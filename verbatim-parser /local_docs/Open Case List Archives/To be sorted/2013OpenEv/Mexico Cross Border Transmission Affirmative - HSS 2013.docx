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1CE8" w:rsidRPr="00DB1CE8" w:rsidRDefault="00DB1CE8" w:rsidP="00DB1CE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MS Gothic" w:cs="Times New Roman"/>
          <w:b/>
          <w:bCs/>
          <w:sz w:val="52"/>
          <w:szCs w:val="28"/>
        </w:rPr>
      </w:pPr>
      <w:r w:rsidRPr="00DB1CE8">
        <w:rPr>
          <w:rFonts w:eastAsia="MS Gothic" w:cs="Times New Roman"/>
          <w:b/>
          <w:bCs/>
          <w:sz w:val="52"/>
          <w:szCs w:val="28"/>
        </w:rPr>
        <w:t>Mexican Cross-Border Transmission Networks Aff</w:t>
      </w:r>
    </w:p>
    <w:p w:rsidR="00DB1CE8" w:rsidRPr="00DB1CE8" w:rsidRDefault="00DB1CE8" w:rsidP="00DB1CE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rPr>
          <w:rFonts w:eastAsia="Times New Roman" w:cs="Times New Roman"/>
          <w:b/>
          <w:bCs/>
          <w:sz w:val="52"/>
          <w:szCs w:val="28"/>
        </w:rPr>
      </w:pPr>
      <w:r w:rsidRPr="00DB1CE8">
        <w:rPr>
          <w:rFonts w:eastAsia="Times New Roman" w:cs="Times New Roman"/>
          <w:b/>
          <w:bCs/>
          <w:sz w:val="52"/>
          <w:szCs w:val="28"/>
        </w:rPr>
        <w:lastRenderedPageBreak/>
        <w:t>**1AC Starts Here</w:t>
      </w:r>
    </w:p>
    <w:p w:rsidR="00DB1CE8" w:rsidRPr="00DB1CE8" w:rsidRDefault="00DB1CE8" w:rsidP="00DB1CE8">
      <w:pPr>
        <w:rPr>
          <w:rFonts w:eastAsia="Calibri"/>
        </w:rPr>
      </w:pPr>
    </w:p>
    <w:p w:rsidR="00DB1CE8" w:rsidRPr="00DB1CE8" w:rsidRDefault="00DB1CE8" w:rsidP="00DB1CE8">
      <w:pPr>
        <w:rPr>
          <w:rFonts w:eastAsia="Calibri"/>
        </w:rPr>
      </w:pPr>
    </w:p>
    <w:p w:rsidR="00DB1CE8" w:rsidRPr="00DB1CE8" w:rsidRDefault="00DB1CE8" w:rsidP="00DB1CE8">
      <w:pPr>
        <w:keepNext/>
        <w:keepLines/>
        <w:pageBreakBefore/>
        <w:spacing w:before="200"/>
        <w:jc w:val="center"/>
        <w:outlineLvl w:val="2"/>
        <w:rPr>
          <w:rFonts w:eastAsia="Times New Roman" w:cs="Times New Roman"/>
          <w:b/>
          <w:bCs/>
          <w:sz w:val="32"/>
          <w:u w:val="single"/>
        </w:rPr>
      </w:pPr>
      <w:r w:rsidRPr="00DB1CE8">
        <w:rPr>
          <w:rFonts w:eastAsia="Times New Roman" w:cs="Times New Roman"/>
          <w:b/>
          <w:bCs/>
          <w:sz w:val="32"/>
          <w:u w:val="single"/>
        </w:rPr>
        <w:lastRenderedPageBreak/>
        <w:t>Thus the Plan:</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The United States federal government should increase investment aimed to develop cross-border and interconnected grid, transmission, and distribution infrastructure in Mexico.</w:t>
      </w:r>
    </w:p>
    <w:p w:rsidR="00DB1CE8" w:rsidRPr="00DB1CE8" w:rsidRDefault="00DB1CE8" w:rsidP="00DB1CE8">
      <w:pPr>
        <w:rPr>
          <w:rFonts w:eastAsia="Calibri"/>
        </w:rPr>
      </w:pPr>
    </w:p>
    <w:p w:rsidR="00DB1CE8" w:rsidRPr="00DB1CE8" w:rsidRDefault="00DB1CE8" w:rsidP="00DB1CE8">
      <w:pPr>
        <w:keepNext/>
        <w:keepLines/>
        <w:pageBreakBefore/>
        <w:spacing w:before="200"/>
        <w:jc w:val="center"/>
        <w:outlineLvl w:val="2"/>
        <w:rPr>
          <w:rFonts w:eastAsia="MS Gothic" w:cs="Times New Roman"/>
          <w:b/>
          <w:bCs/>
          <w:sz w:val="32"/>
          <w:u w:val="single"/>
        </w:rPr>
      </w:pPr>
      <w:r w:rsidRPr="00DB1CE8">
        <w:rPr>
          <w:rFonts w:eastAsia="MS Gothic" w:cs="Times New Roman"/>
          <w:b/>
          <w:bCs/>
          <w:sz w:val="32"/>
          <w:u w:val="single"/>
        </w:rPr>
        <w:lastRenderedPageBreak/>
        <w:t>Contention 1 is Solvency</w:t>
      </w:r>
    </w:p>
    <w:p w:rsidR="00DB1CE8" w:rsidRPr="00DB1CE8" w:rsidRDefault="00DB1CE8" w:rsidP="00DB1CE8">
      <w:pPr>
        <w:rPr>
          <w:rFonts w:eastAsia="Cambria"/>
        </w:rPr>
      </w:pPr>
    </w:p>
    <w:p w:rsidR="00DB1CE8" w:rsidRPr="00DB1CE8" w:rsidRDefault="00DB1CE8" w:rsidP="00DB1CE8">
      <w:pPr>
        <w:rPr>
          <w:rFonts w:eastAsia="MS Gothic" w:cs="Times New Roman"/>
          <w:b/>
          <w:bCs/>
          <w:iCs/>
          <w:sz w:val="26"/>
        </w:rPr>
      </w:pPr>
      <w:r w:rsidRPr="00DB1CE8">
        <w:rPr>
          <w:rFonts w:eastAsia="MS Gothic" w:cs="Times New Roman"/>
          <w:b/>
          <w:bCs/>
          <w:iCs/>
          <w:sz w:val="26"/>
        </w:rPr>
        <w:t>CBT is a priority- it’s a mutual interest</w:t>
      </w:r>
    </w:p>
    <w:p w:rsidR="00DB1CE8" w:rsidRPr="00DB1CE8" w:rsidRDefault="00DB1CE8" w:rsidP="00DB1CE8">
      <w:pPr>
        <w:rPr>
          <w:rFonts w:ascii="Cambria" w:eastAsia="Cambria" w:hAnsi="Cambria" w:cs="Times New Roman"/>
          <w:sz w:val="16"/>
          <w:szCs w:val="16"/>
        </w:rPr>
      </w:pPr>
      <w:r w:rsidRPr="00DB1CE8">
        <w:rPr>
          <w:rFonts w:ascii="Cambria" w:eastAsia="Cambria" w:hAnsi="Cambria" w:cs="Times New Roman"/>
          <w:b/>
          <w:sz w:val="24"/>
        </w:rPr>
        <w:t xml:space="preserve">Wood 12, </w:t>
      </w:r>
      <w:r w:rsidRPr="00DB1CE8">
        <w:rPr>
          <w:rFonts w:ascii="Cambria" w:eastAsia="Cambria" w:hAnsi="Cambria" w:cs="Times New Roman"/>
          <w:sz w:val="16"/>
          <w:szCs w:val="16"/>
        </w:rPr>
        <w:t>Duncan Wood,</w:t>
      </w:r>
      <w:r w:rsidRPr="00DB1CE8">
        <w:rPr>
          <w:rFonts w:ascii="Cambria" w:eastAsia="Cambria" w:hAnsi="Cambria" w:cs="Times New Roman"/>
          <w:b/>
          <w:sz w:val="24"/>
        </w:rPr>
        <w:t xml:space="preserve"> </w:t>
      </w:r>
      <w:r w:rsidRPr="00DB1CE8">
        <w:rPr>
          <w:rFonts w:ascii="Cambria" w:eastAsia="Cambria" w:hAnsi="Cambria" w:cs="Times New Roman"/>
          <w:sz w:val="16"/>
          <w:szCs w:val="16"/>
        </w:rPr>
        <w:t xml:space="preserve">[Director of the Mexico Institute at the Woodrow Wilson International Center for Scholars, professor and the director of the International Relations Program at the Instituto Tecnológico Autónomo de México (ITAM), researcher at the Centro de Derecho Económico Internacional (CDEI) at ITAM., member of the Mexican National Research System (level 2), a member of the editorial board of Foreign Affairs Latinoamerica and has been an editorial advisor to Reforma newspaper, technical secretary of the Red Mexicana de Energia,  Senior Associate with the Simon Chair and the Americas Program at the Center for Strategic and International Studies] </w:t>
      </w:r>
      <w:hyperlink r:id="rId11" w:history="1">
        <w:r w:rsidRPr="00DB1CE8">
          <w:rPr>
            <w:rFonts w:ascii="Cambria" w:eastAsia="Cambria" w:hAnsi="Cambria" w:cs="Times New Roman"/>
            <w:sz w:val="16"/>
            <w:szCs w:val="16"/>
          </w:rPr>
          <w:t>http://wilsoncenter.org/sites/default/files/wood_energy.pdf</w:t>
        </w:r>
      </w:hyperlink>
    </w:p>
    <w:p w:rsidR="00DB1CE8" w:rsidRPr="00DB1CE8" w:rsidRDefault="00DB1CE8" w:rsidP="00DB1CE8">
      <w:pPr>
        <w:rPr>
          <w:rFonts w:ascii="Cambria" w:eastAsia="Cambria" w:hAnsi="Cambria" w:cs="Times New Roman"/>
          <w:b/>
          <w:bCs/>
          <w:u w:val="single"/>
        </w:rPr>
      </w:pPr>
      <w:r w:rsidRPr="00DB1CE8">
        <w:rPr>
          <w:rFonts w:ascii="Cambria" w:eastAsia="Cambria" w:hAnsi="Cambria" w:cs="Times New Roman"/>
          <w:b/>
          <w:bCs/>
          <w:highlight w:val="yellow"/>
          <w:u w:val="single"/>
        </w:rPr>
        <w:t>Looking ahead to the</w:t>
      </w:r>
      <w:r w:rsidRPr="00DB1CE8">
        <w:rPr>
          <w:rFonts w:ascii="Cambria" w:eastAsia="Cambria" w:hAnsi="Cambria" w:cs="Times New Roman"/>
          <w:b/>
          <w:bCs/>
          <w:u w:val="single"/>
        </w:rPr>
        <w:t xml:space="preserve"> next six years of </w:t>
      </w:r>
      <w:r w:rsidRPr="00DB1CE8">
        <w:rPr>
          <w:rFonts w:ascii="Cambria" w:eastAsia="Cambria" w:hAnsi="Cambria" w:cs="Times New Roman"/>
          <w:b/>
          <w:bCs/>
          <w:highlight w:val="yellow"/>
          <w:u w:val="single"/>
        </w:rPr>
        <w:t>interaction between governments of Mexico and the United States</w:t>
      </w:r>
      <w:r w:rsidRPr="00DB1CE8">
        <w:rPr>
          <w:rFonts w:ascii="Cambria" w:eastAsia="Cambria" w:hAnsi="Cambria" w:cs="Times New Roman"/>
          <w:b/>
          <w:bCs/>
          <w:u w:val="single"/>
        </w:rPr>
        <w:t xml:space="preserve">, </w:t>
      </w:r>
      <w:r w:rsidRPr="00DB1CE8">
        <w:rPr>
          <w:rFonts w:ascii="Cambria" w:eastAsia="Cambria" w:hAnsi="Cambria" w:cs="Times New Roman"/>
          <w:b/>
          <w:bCs/>
          <w:highlight w:val="yellow"/>
          <w:u w:val="single"/>
        </w:rPr>
        <w:t>there is</w:t>
      </w:r>
      <w:r w:rsidRPr="00DB1CE8">
        <w:rPr>
          <w:rFonts w:ascii="Cambria" w:eastAsia="Cambria" w:hAnsi="Cambria" w:cs="Times New Roman"/>
          <w:b/>
          <w:bCs/>
          <w:u w:val="single"/>
        </w:rPr>
        <w:t xml:space="preserve"> the </w:t>
      </w:r>
      <w:r w:rsidRPr="00DB1CE8">
        <w:rPr>
          <w:rFonts w:ascii="Cambria" w:eastAsia="Cambria" w:hAnsi="Cambria" w:cs="Times New Roman"/>
          <w:b/>
          <w:bCs/>
          <w:highlight w:val="yellow"/>
          <w:u w:val="single"/>
        </w:rPr>
        <w:t>potential</w:t>
      </w:r>
      <w:r w:rsidRPr="00DB1CE8">
        <w:rPr>
          <w:rFonts w:ascii="Cambria" w:eastAsia="Cambria" w:hAnsi="Cambria" w:cs="Times New Roman"/>
          <w:b/>
          <w:bCs/>
          <w:u w:val="single"/>
        </w:rPr>
        <w:t xml:space="preserve"> </w:t>
      </w:r>
      <w:r w:rsidRPr="00DB1CE8">
        <w:rPr>
          <w:rFonts w:ascii="Cambria" w:eastAsia="Cambria" w:hAnsi="Cambria" w:cs="Times New Roman"/>
          <w:b/>
          <w:bCs/>
          <w:highlight w:val="yellow"/>
          <w:u w:val="single"/>
        </w:rPr>
        <w:t>for a</w:t>
      </w:r>
      <w:r w:rsidRPr="00DB1CE8">
        <w:rPr>
          <w:rFonts w:ascii="Cambria" w:eastAsia="Cambria" w:hAnsi="Cambria" w:cs="Times New Roman"/>
          <w:b/>
          <w:bCs/>
          <w:u w:val="single"/>
        </w:rPr>
        <w:t xml:space="preserve">n enormously </w:t>
      </w:r>
      <w:r w:rsidRPr="00DB1CE8">
        <w:rPr>
          <w:rFonts w:ascii="Cambria" w:eastAsia="Cambria" w:hAnsi="Cambria" w:cs="Times New Roman"/>
          <w:b/>
          <w:bCs/>
          <w:highlight w:val="yellow"/>
          <w:u w:val="single"/>
        </w:rPr>
        <w:t>fruitful relationship in energy affairs</w:t>
      </w:r>
      <w:r w:rsidRPr="00DB1CE8">
        <w:rPr>
          <w:rFonts w:ascii="Cambria" w:eastAsia="Times New Roman" w:hAnsi="Cambria" w:cs="Times New Roman"/>
          <w:sz w:val="14"/>
        </w:rPr>
        <w:t>. Much of this depends on two key factors, political will and the internal changes that are underway in Mexico’s energy sector</w:t>
      </w:r>
      <w:r w:rsidRPr="00DB1CE8">
        <w:rPr>
          <w:rFonts w:ascii="Cambria" w:eastAsia="Times New Roman" w:hAnsi="Cambria" w:cs="Times New Roman"/>
          <w:u w:val="single"/>
        </w:rPr>
        <w:t xml:space="preserve">. </w:t>
      </w:r>
      <w:r w:rsidRPr="00DB1CE8">
        <w:rPr>
          <w:rFonts w:ascii="Cambria" w:eastAsia="Cambria" w:hAnsi="Cambria" w:cs="Times New Roman"/>
          <w:b/>
          <w:bCs/>
          <w:u w:val="single"/>
        </w:rPr>
        <w:t xml:space="preserve">In the past, </w:t>
      </w:r>
      <w:r w:rsidRPr="00DB1CE8">
        <w:rPr>
          <w:rFonts w:ascii="Cambria" w:eastAsia="Cambria" w:hAnsi="Cambria" w:cs="Times New Roman"/>
          <w:b/>
          <w:bCs/>
          <w:highlight w:val="yellow"/>
          <w:u w:val="single"/>
        </w:rPr>
        <w:t>political sensitivities concerning U.S. involvement in the Mexican hydrocarbons industry have</w:t>
      </w:r>
      <w:r w:rsidRPr="00DB1CE8">
        <w:rPr>
          <w:rFonts w:ascii="Cambria" w:eastAsia="Cambria" w:hAnsi="Cambria" w:cs="Times New Roman"/>
          <w:b/>
          <w:bCs/>
          <w:u w:val="single"/>
        </w:rPr>
        <w:t xml:space="preserve"> </w:t>
      </w:r>
      <w:r w:rsidRPr="00DB1CE8">
        <w:rPr>
          <w:rFonts w:ascii="Cambria" w:eastAsia="Cambria" w:hAnsi="Cambria" w:cs="Times New Roman"/>
          <w:b/>
          <w:bCs/>
          <w:highlight w:val="yellow"/>
          <w:u w:val="single"/>
        </w:rPr>
        <w:t>limited the extent of collaboration</w:t>
      </w:r>
      <w:r w:rsidRPr="00DB1CE8">
        <w:rPr>
          <w:rFonts w:ascii="Cambria" w:eastAsia="Cambria" w:hAnsi="Cambria" w:cs="Times New Roman"/>
          <w:b/>
          <w:bCs/>
          <w:u w:val="single"/>
        </w:rPr>
        <w:t xml:space="preserve"> in the oil and gas sectors.</w:t>
      </w:r>
      <w:r w:rsidRPr="00DB1CE8">
        <w:rPr>
          <w:rFonts w:ascii="Cambria" w:eastAsia="Times New Roman" w:hAnsi="Cambria" w:cs="Times New Roman"/>
          <w:sz w:val="14"/>
        </w:rPr>
        <w:t xml:space="preserve"> This continues to be a cause for concern in any U.S. based discussion (from either the public or private sectors) of Mexican energy policy and the potential for collaboration, but in recent years there has been a relaxation of sensitivity in this area. </w:t>
      </w:r>
      <w:r w:rsidRPr="00DB1CE8">
        <w:rPr>
          <w:rFonts w:ascii="Cambria" w:eastAsia="Cambria" w:hAnsi="Cambria" w:cs="Times New Roman"/>
          <w:b/>
          <w:bCs/>
          <w:u w:val="single"/>
        </w:rPr>
        <w:t xml:space="preserve">Partly in response to the perceived need for international assistance in resolving Mexico’s multiple energy challenges, and partly </w:t>
      </w:r>
      <w:r w:rsidRPr="00DB1CE8">
        <w:rPr>
          <w:rFonts w:ascii="Cambria" w:eastAsia="Cambria" w:hAnsi="Cambria" w:cs="Times New Roman"/>
          <w:b/>
          <w:bCs/>
          <w:highlight w:val="yellow"/>
          <w:u w:val="single"/>
        </w:rPr>
        <w:t>as a result of a</w:t>
      </w:r>
      <w:r w:rsidRPr="00DB1CE8">
        <w:rPr>
          <w:rFonts w:ascii="Cambria" w:eastAsia="Cambria" w:hAnsi="Cambria" w:cs="Times New Roman"/>
          <w:b/>
          <w:bCs/>
          <w:u w:val="single"/>
        </w:rPr>
        <w:t xml:space="preserve"> </w:t>
      </w:r>
      <w:r w:rsidRPr="00DB1CE8">
        <w:rPr>
          <w:rFonts w:ascii="Cambria" w:eastAsia="Cambria" w:hAnsi="Cambria" w:cs="Times New Roman"/>
          <w:b/>
          <w:bCs/>
          <w:highlight w:val="yellow"/>
          <w:u w:val="single"/>
        </w:rPr>
        <w:t>productive bilateral</w:t>
      </w:r>
      <w:r w:rsidRPr="00DB1CE8">
        <w:rPr>
          <w:rFonts w:ascii="Cambria" w:eastAsia="Cambria" w:hAnsi="Cambria" w:cs="Times New Roman"/>
          <w:b/>
          <w:bCs/>
          <w:u w:val="single"/>
        </w:rPr>
        <w:t xml:space="preserve"> institutional </w:t>
      </w:r>
      <w:r w:rsidRPr="00DB1CE8">
        <w:rPr>
          <w:rFonts w:ascii="Cambria" w:eastAsia="Cambria" w:hAnsi="Cambria" w:cs="Times New Roman"/>
          <w:b/>
          <w:bCs/>
          <w:highlight w:val="yellow"/>
          <w:u w:val="single"/>
        </w:rPr>
        <w:t>relationship between federal energy agencies, there is now a</w:t>
      </w:r>
      <w:r w:rsidRPr="00DB1CE8">
        <w:rPr>
          <w:rFonts w:ascii="Cambria" w:eastAsia="Cambria" w:hAnsi="Cambria" w:cs="Times New Roman"/>
          <w:b/>
          <w:bCs/>
          <w:u w:val="single"/>
        </w:rPr>
        <w:t xml:space="preserve"> greater </w:t>
      </w:r>
      <w:r w:rsidRPr="00DB1CE8">
        <w:rPr>
          <w:rFonts w:ascii="Cambria" w:eastAsia="Cambria" w:hAnsi="Cambria" w:cs="Times New Roman"/>
          <w:b/>
          <w:bCs/>
          <w:highlight w:val="yellow"/>
          <w:u w:val="single"/>
        </w:rPr>
        <w:t>potential for engagement</w:t>
      </w:r>
      <w:r w:rsidRPr="00DB1CE8">
        <w:rPr>
          <w:rFonts w:ascii="Cambria" w:eastAsia="Cambria" w:hAnsi="Cambria" w:cs="Times New Roman"/>
          <w:b/>
          <w:bCs/>
          <w:u w:val="single"/>
        </w:rPr>
        <w:t xml:space="preserve"> than at any time in recent memory.</w:t>
      </w:r>
      <w:r w:rsidRPr="00DB1CE8">
        <w:rPr>
          <w:rFonts w:ascii="Cambria" w:eastAsia="Times New Roman" w:hAnsi="Cambria" w:cs="Times New Roman"/>
          <w:sz w:val="14"/>
        </w:rPr>
        <w:t xml:space="preserve"> We can identify three main areas in which bilateral energy cooperation holds great promise in the short to medium term. First, given the importance of the theme for both countries, there is great potential in the oil and gas industries. This lies in the prospects for investment, infrastructure and technical collaboration. </w:t>
      </w:r>
      <w:r w:rsidRPr="00DB1CE8">
        <w:rPr>
          <w:rFonts w:ascii="Cambria" w:eastAsia="Times New Roman" w:hAnsi="Cambria" w:cs="Times New Roman"/>
          <w:b/>
          <w:u w:val="single"/>
        </w:rPr>
        <w:t xml:space="preserve">Second, we can point to the electricity sector, where </w:t>
      </w:r>
      <w:r w:rsidRPr="00DB1CE8">
        <w:rPr>
          <w:rFonts w:ascii="Cambria" w:eastAsia="Times New Roman" w:hAnsi="Cambria" w:cs="Times New Roman"/>
          <w:b/>
          <w:highlight w:val="yellow"/>
          <w:u w:val="single"/>
        </w:rPr>
        <w:t>the creation of a more complete cross- border transmission network</w:t>
      </w:r>
      <w:r w:rsidRPr="00DB1CE8">
        <w:rPr>
          <w:rFonts w:ascii="Cambria" w:eastAsia="Times New Roman" w:hAnsi="Cambria" w:cs="Times New Roman"/>
          <w:b/>
          <w:u w:val="single"/>
        </w:rPr>
        <w:t xml:space="preserve"> </w:t>
      </w:r>
      <w:r w:rsidRPr="00DB1CE8">
        <w:rPr>
          <w:rFonts w:ascii="Cambria" w:eastAsia="Times New Roman" w:hAnsi="Cambria" w:cs="Times New Roman"/>
          <w:b/>
          <w:highlight w:val="yellow"/>
          <w:u w:val="single"/>
        </w:rPr>
        <w:t>and</w:t>
      </w:r>
      <w:r w:rsidRPr="00DB1CE8">
        <w:rPr>
          <w:rFonts w:ascii="Cambria" w:eastAsia="Times New Roman" w:hAnsi="Cambria" w:cs="Times New Roman"/>
          <w:b/>
          <w:u w:val="single"/>
        </w:rPr>
        <w:t xml:space="preserve"> working towards the creation of </w:t>
      </w:r>
      <w:r w:rsidRPr="00DB1CE8">
        <w:rPr>
          <w:rFonts w:ascii="Cambria" w:eastAsia="Times New Roman" w:hAnsi="Cambria" w:cs="Times New Roman"/>
          <w:b/>
          <w:highlight w:val="yellow"/>
          <w:u w:val="single"/>
        </w:rPr>
        <w:t>a market for electric power</w:t>
      </w:r>
      <w:r w:rsidRPr="00DB1CE8">
        <w:rPr>
          <w:rFonts w:ascii="Cambria" w:eastAsia="Times New Roman" w:hAnsi="Cambria" w:cs="Times New Roman"/>
          <w:b/>
          <w:u w:val="single"/>
        </w:rPr>
        <w:t xml:space="preserve"> at the regional level </w:t>
      </w:r>
      <w:r w:rsidRPr="00DB1CE8">
        <w:rPr>
          <w:rFonts w:ascii="Cambria" w:eastAsia="Times New Roman" w:hAnsi="Cambria" w:cs="Times New Roman"/>
          <w:b/>
          <w:highlight w:val="yellow"/>
          <w:u w:val="single"/>
        </w:rPr>
        <w:t>should be priorities for the two countries</w:t>
      </w:r>
      <w:r w:rsidRPr="00DB1CE8">
        <w:rPr>
          <w:rFonts w:ascii="Cambria" w:eastAsia="Times New Roman" w:hAnsi="Cambria" w:cs="Times New Roman"/>
          <w:b/>
          <w:sz w:val="14"/>
        </w:rPr>
        <w:t>.</w:t>
      </w:r>
      <w:r w:rsidRPr="00DB1CE8">
        <w:rPr>
          <w:rFonts w:ascii="Cambria" w:eastAsia="Times New Roman" w:hAnsi="Cambria" w:cs="Times New Roman"/>
          <w:sz w:val="14"/>
        </w:rPr>
        <w:t xml:space="preserve"> Third, in the area of climate change policy, existing cooperation on renewable energies and the need for a strategic dialogue on the question of carbon emissions policy are two issues can bring benefits for both partners</w:t>
      </w:r>
      <w:r w:rsidRPr="00DB1CE8">
        <w:rPr>
          <w:rFonts w:ascii="Cambria" w:eastAsia="Times New Roman" w:hAnsi="Cambria" w:cs="Times New Roman"/>
          <w:u w:val="single"/>
        </w:rPr>
        <w:t xml:space="preserve">. </w:t>
      </w:r>
      <w:r w:rsidRPr="00DB1CE8">
        <w:rPr>
          <w:rFonts w:ascii="Cambria" w:eastAsia="Cambria" w:hAnsi="Cambria" w:cs="Times New Roman"/>
          <w:b/>
          <w:bCs/>
          <w:u w:val="single"/>
        </w:rPr>
        <w:t xml:space="preserve">Underlying all three of these areas are broader concerns about regional economic competitiveness and the consolidation of economic development in Mexico. The first of these concerns derives from the hugely important comparative advantage that the North American economic region has derived in recent years from low cost energy, driven by the shale revolution. In order to maintain this comparative advantage, and to ensure that the integrated manufacturing production platform in all three countries benefits from the lowcost energy, the gains of recent years must be consolidated by fully developing Mexico’s energy resources. With regards to the second concern, economic development, a number of commentators, analysts and political figures in Mexico have identified energy reform as a potential source for driving long term economic growth and job creation, and the potential opportunities for foreign firms are considerable. While the United States cannot play an active role in driving the reform process, </w:t>
      </w:r>
      <w:r w:rsidRPr="00DB1CE8">
        <w:rPr>
          <w:rFonts w:ascii="Cambria" w:eastAsia="Cambria" w:hAnsi="Cambria" w:cs="Times New Roman"/>
          <w:b/>
          <w:bCs/>
          <w:highlight w:val="yellow"/>
          <w:u w:val="single"/>
        </w:rPr>
        <w:t>the implementation of any future reform will benefit from technical cooperation with the U.S.</w:t>
      </w:r>
      <w:r w:rsidRPr="00DB1CE8">
        <w:rPr>
          <w:rFonts w:ascii="Cambria" w:eastAsia="Cambria" w:hAnsi="Cambria" w:cs="Times New Roman"/>
          <w:b/>
          <w:bCs/>
          <w:u w:val="single"/>
        </w:rPr>
        <w:t xml:space="preserve"> in areas such as pricing, regulation and industry best practices.</w:t>
      </w:r>
    </w:p>
    <w:p w:rsidR="00DB1CE8" w:rsidRPr="00DB1CE8" w:rsidRDefault="00DB1CE8" w:rsidP="00DB1CE8">
      <w:pPr>
        <w:keepNext/>
        <w:keepLines/>
        <w:spacing w:before="200"/>
        <w:outlineLvl w:val="3"/>
        <w:rPr>
          <w:rFonts w:eastAsia="MS Gothic" w:cs="Times New Roman"/>
          <w:b/>
          <w:bCs/>
          <w:iCs/>
          <w:sz w:val="26"/>
        </w:rPr>
      </w:pPr>
      <w:r w:rsidRPr="00DB1CE8">
        <w:rPr>
          <w:rFonts w:eastAsia="MS Gothic" w:cs="Times New Roman"/>
          <w:b/>
          <w:bCs/>
          <w:iCs/>
          <w:sz w:val="26"/>
        </w:rPr>
        <w:t xml:space="preserve">Current transmission fails </w:t>
      </w:r>
    </w:p>
    <w:p w:rsidR="00DB1CE8" w:rsidRPr="00DB1CE8" w:rsidRDefault="00DB1CE8" w:rsidP="00DB1CE8">
      <w:pPr>
        <w:rPr>
          <w:rFonts w:ascii="Cambria" w:eastAsia="Cambria" w:hAnsi="Cambria" w:cs="Times New Roman"/>
          <w:sz w:val="16"/>
          <w:szCs w:val="16"/>
        </w:rPr>
      </w:pPr>
      <w:r w:rsidRPr="00DB1CE8">
        <w:rPr>
          <w:rFonts w:ascii="Cambria" w:eastAsia="Cambria" w:hAnsi="Cambria" w:cs="Times New Roman"/>
          <w:b/>
          <w:bCs/>
          <w:sz w:val="24"/>
          <w:szCs w:val="24"/>
        </w:rPr>
        <w:t>Wood et al 13</w:t>
      </w:r>
      <w:r w:rsidRPr="00DB1CE8">
        <w:rPr>
          <w:rFonts w:ascii="Cambria" w:eastAsia="Cambria" w:hAnsi="Cambria" w:cs="Times New Roman"/>
          <w:b/>
          <w:bCs/>
          <w:sz w:val="26"/>
        </w:rPr>
        <w:t xml:space="preserve"> </w:t>
      </w:r>
      <w:r w:rsidRPr="00DB1CE8">
        <w:rPr>
          <w:rFonts w:ascii="Cambria" w:eastAsia="Cambria" w:hAnsi="Cambria" w:cs="Times New Roman"/>
          <w:sz w:val="16"/>
          <w:szCs w:val="16"/>
        </w:rPr>
        <w:t xml:space="preserve">[January 13; </w:t>
      </w:r>
      <w:hyperlink r:id="rId12" w:history="1">
        <w:r w:rsidRPr="00DB1CE8">
          <w:rPr>
            <w:rFonts w:ascii="Cambria" w:eastAsia="Cambria" w:hAnsi="Cambria" w:cs="Times New Roman"/>
            <w:sz w:val="16"/>
            <w:szCs w:val="16"/>
          </w:rPr>
          <w:t>http://www.wilsoncenter.org/sites/default/files/new_ideas_us_mexico_relations.pdf</w:t>
        </w:r>
      </w:hyperlink>
      <w:r w:rsidRPr="00DB1CE8">
        <w:rPr>
          <w:rFonts w:ascii="Cambria" w:eastAsia="Cambria" w:hAnsi="Cambria" w:cs="Times New Roman"/>
          <w:sz w:val="16"/>
          <w:szCs w:val="16"/>
        </w:rPr>
        <w:t>; Duncan Wood, [Director of the Mexico Institute at the Woodrow Wilson International Center for Scholars, professor and the director of the International Relations Program at the Instituto Tecnológico Autónomo de México (ITAM), researcher at the Centro de Derecho Económico Internacional (CDEI) at ITAM., member of the Mexican National Research System (level 2), a member of the editorial board of Foreign Affairs Latinoamerica and has been an editorial advisor to Reforma newspaper, technical secretary of the Red Mexicana de Energia,  Senior Associate with the Simon Chair and the Americas Program at the Center for Strategic and International Studies]</w:t>
      </w:r>
    </w:p>
    <w:p w:rsidR="00DB1CE8" w:rsidRPr="00DB1CE8" w:rsidRDefault="00DB1CE8" w:rsidP="00DB1CE8">
      <w:pPr>
        <w:rPr>
          <w:rFonts w:ascii="Cambria" w:eastAsia="Cambria" w:hAnsi="Cambria" w:cs="Times New Roman"/>
          <w:b/>
          <w:bCs/>
          <w:u w:val="single"/>
        </w:rPr>
      </w:pPr>
      <w:r w:rsidRPr="00DB1CE8">
        <w:rPr>
          <w:rFonts w:ascii="Cambria" w:eastAsia="Cambria" w:hAnsi="Cambria" w:cs="Times New Roman"/>
          <w:b/>
          <w:bCs/>
          <w:u w:val="single"/>
        </w:rPr>
        <w:t>In order to get electricity from Texas to Mexico</w:t>
      </w:r>
      <w:r w:rsidRPr="00DB1CE8">
        <w:rPr>
          <w:rFonts w:ascii="Cambria" w:eastAsia="Cambria" w:hAnsi="Cambria" w:cs="Times New Roman"/>
          <w:sz w:val="16"/>
        </w:rPr>
        <w:t xml:space="preserve">, however, some </w:t>
      </w:r>
      <w:r w:rsidRPr="00DB1CE8">
        <w:rPr>
          <w:rFonts w:ascii="Cambria" w:eastAsia="Cambria" w:hAnsi="Cambria" w:cs="Times New Roman"/>
          <w:b/>
          <w:bCs/>
          <w:highlight w:val="yellow"/>
          <w:u w:val="single"/>
        </w:rPr>
        <w:t>major investments must take place in the area of transmission</w:t>
      </w:r>
      <w:r w:rsidRPr="00DB1CE8">
        <w:rPr>
          <w:rFonts w:ascii="Cambria" w:eastAsia="Cambria" w:hAnsi="Cambria" w:cs="Times New Roman"/>
          <w:b/>
          <w:bCs/>
          <w:u w:val="single"/>
        </w:rPr>
        <w:t xml:space="preserve">. </w:t>
      </w:r>
      <w:r w:rsidRPr="00DB1CE8">
        <w:rPr>
          <w:rFonts w:ascii="Cambria" w:eastAsia="Cambria" w:hAnsi="Cambria" w:cs="Times New Roman"/>
          <w:b/>
          <w:bCs/>
          <w:highlight w:val="yellow"/>
          <w:u w:val="single"/>
        </w:rPr>
        <w:t>At the present time the cross-border transmission infrastructure is highly limited</w:t>
      </w:r>
      <w:r w:rsidRPr="00DB1CE8">
        <w:rPr>
          <w:rFonts w:ascii="Cambria" w:eastAsia="Cambria" w:hAnsi="Cambria" w:cs="Times New Roman"/>
          <w:b/>
          <w:bCs/>
          <w:u w:val="single"/>
        </w:rPr>
        <w:t xml:space="preserve"> and </w:t>
      </w:r>
      <w:r w:rsidRPr="00DB1CE8">
        <w:rPr>
          <w:rFonts w:ascii="Cambria" w:eastAsia="Cambria" w:hAnsi="Cambria" w:cs="Times New Roman"/>
          <w:b/>
          <w:bCs/>
          <w:highlight w:val="yellow"/>
          <w:u w:val="single"/>
        </w:rPr>
        <w:t>talks between the two countries aimed at facilitating new cross-border projects have achieved little real progres</w:t>
      </w:r>
      <w:r w:rsidRPr="00DB1CE8">
        <w:rPr>
          <w:rFonts w:ascii="Cambria" w:eastAsia="Cambria" w:hAnsi="Cambria" w:cs="Times New Roman"/>
          <w:b/>
          <w:bCs/>
          <w:u w:val="single"/>
        </w:rPr>
        <w:t>s</w:t>
      </w:r>
      <w:r w:rsidRPr="00DB1CE8">
        <w:rPr>
          <w:rFonts w:ascii="Cambria" w:eastAsia="Cambria" w:hAnsi="Cambria" w:cs="Times New Roman"/>
          <w:sz w:val="16"/>
        </w:rPr>
        <w:t xml:space="preserve"> since 2010. Nine cross-border interconnections exist at the time of writing, with new transmission capacity last added in 2007, with the opening of the Sharyland McAllen-Reynosa </w:t>
      </w:r>
      <w:r w:rsidRPr="00DB1CE8">
        <w:rPr>
          <w:rFonts w:ascii="Cambria" w:eastAsia="Cambria" w:hAnsi="Cambria" w:cs="Times New Roman"/>
          <w:sz w:val="16"/>
        </w:rPr>
        <w:lastRenderedPageBreak/>
        <w:t xml:space="preserve">150MW connection. </w:t>
      </w:r>
      <w:r w:rsidRPr="00DB1CE8">
        <w:rPr>
          <w:rFonts w:ascii="Cambria" w:eastAsia="Cambria" w:hAnsi="Cambria" w:cs="Times New Roman"/>
          <w:b/>
          <w:bCs/>
          <w:u w:val="single"/>
        </w:rPr>
        <w:t>Of course transmission not only affects the prospects for electricity imports into Mexico from Texas, but also exports from Baja California to California, particularly of electricity from renewable sources such as wind</w:t>
      </w:r>
      <w:r w:rsidRPr="00DB1CE8">
        <w:rPr>
          <w:rFonts w:ascii="Cambria" w:eastAsia="Cambria" w:hAnsi="Cambria" w:cs="Times New Roman"/>
          <w:sz w:val="16"/>
        </w:rPr>
        <w:t xml:space="preserve"> (see below). Mexico and the United States will need to deepen their cooperation in the area of transmission if these projects are to be brought to fruition. </w:t>
      </w:r>
      <w:r w:rsidRPr="00DB1CE8">
        <w:rPr>
          <w:rFonts w:ascii="Cambria" w:eastAsia="Cambria" w:hAnsi="Cambria" w:cs="Times New Roman"/>
          <w:b/>
          <w:bCs/>
          <w:u w:val="single"/>
        </w:rPr>
        <w:t xml:space="preserve">As noted above, to date the </w:t>
      </w:r>
      <w:r w:rsidRPr="00DB1CE8">
        <w:rPr>
          <w:rFonts w:ascii="Cambria" w:eastAsia="Cambria" w:hAnsi="Cambria" w:cs="Times New Roman"/>
          <w:b/>
          <w:bCs/>
          <w:highlight w:val="yellow"/>
          <w:u w:val="single"/>
        </w:rPr>
        <w:t>cross-border transmission discussions between the two countries have not yielded very much of substance, and it should be a priority of both governments to try to inject the process with more vigor</w:t>
      </w:r>
      <w:r w:rsidRPr="00DB1CE8">
        <w:rPr>
          <w:rFonts w:ascii="Cambria" w:eastAsia="Cambria" w:hAnsi="Cambria" w:cs="Times New Roman"/>
          <w:b/>
          <w:bCs/>
          <w:u w:val="single"/>
        </w:rPr>
        <w:t xml:space="preserve"> and enthusiasm. In part the slow movement of the talks so far is a result of the fact that neither side has attached much importance to them</w:t>
      </w:r>
      <w:r w:rsidRPr="00DB1CE8">
        <w:rPr>
          <w:rFonts w:ascii="Cambria" w:eastAsia="Cambria" w:hAnsi="Cambria" w:cs="Times New Roman"/>
          <w:sz w:val="16"/>
        </w:rPr>
        <w:t xml:space="preserve">; on another level, however, the differences between the two countries’ systems has run into cultural barriers. Because the CFE is run as a federal government agency, rather than as a business, it has been noted that the organization thinks not in terms of business opportunities, but rather of fulfilling its mission of providing electricity as a public service. This cultural obstacle to progress must be overcome, however, </w:t>
      </w:r>
      <w:r w:rsidRPr="00DB1CE8">
        <w:rPr>
          <w:rFonts w:ascii="Cambria" w:eastAsia="Cambria" w:hAnsi="Cambria" w:cs="Times New Roman"/>
          <w:b/>
          <w:bCs/>
          <w:u w:val="single"/>
        </w:rPr>
        <w:t xml:space="preserve">if the true potential for electricity trade is to be realized. </w:t>
      </w:r>
    </w:p>
    <w:p w:rsidR="00DB1CE8" w:rsidRPr="00DB1CE8" w:rsidRDefault="00DB1CE8" w:rsidP="00DB1CE8">
      <w:pPr>
        <w:keepNext/>
        <w:keepLines/>
        <w:spacing w:before="200"/>
        <w:outlineLvl w:val="3"/>
        <w:rPr>
          <w:rFonts w:ascii="Cambria" w:eastAsia="MS Gothic" w:hAnsi="Cambria" w:cs="Times New Roman"/>
          <w:b/>
          <w:bCs/>
          <w:iCs/>
          <w:sz w:val="26"/>
        </w:rPr>
      </w:pPr>
      <w:r w:rsidRPr="00DB1CE8">
        <w:rPr>
          <w:rFonts w:ascii="Cambria" w:eastAsia="MS Gothic" w:hAnsi="Cambria" w:cs="Times New Roman"/>
          <w:b/>
          <w:bCs/>
          <w:iCs/>
          <w:sz w:val="26"/>
        </w:rPr>
        <w:t>Developing an effective transmission system is a pre-req to US-Mexico Smart Grid</w:t>
      </w:r>
    </w:p>
    <w:p w:rsidR="00DB1CE8" w:rsidRPr="00DB1CE8" w:rsidRDefault="00DB1CE8" w:rsidP="00DB1CE8">
      <w:pPr>
        <w:rPr>
          <w:rFonts w:ascii="Cambria" w:eastAsia="MS Gothic" w:hAnsi="Cambria" w:cs="Times New Roman"/>
          <w:b/>
          <w:bCs/>
          <w:iCs/>
          <w:sz w:val="26"/>
        </w:rPr>
      </w:pPr>
      <w:r w:rsidRPr="00DB1CE8">
        <w:rPr>
          <w:rFonts w:ascii="Cambria" w:eastAsia="MS Gothic" w:hAnsi="Cambria" w:cs="Times New Roman"/>
          <w:b/>
          <w:bCs/>
          <w:iCs/>
          <w:sz w:val="26"/>
        </w:rPr>
        <w:t xml:space="preserve">NETL, 09, </w:t>
      </w:r>
      <w:r w:rsidRPr="00DB1CE8">
        <w:rPr>
          <w:rFonts w:ascii="Cambria" w:eastAsia="Cambria" w:hAnsi="Cambria" w:cs="Times New Roman"/>
          <w:sz w:val="16"/>
          <w:szCs w:val="16"/>
        </w:rPr>
        <w:t xml:space="preserve">National Energy Technology Laboratory, [U.S. Department of Energy Office of Electricity Delivery and Energy Reliability] </w:t>
      </w:r>
      <w:hyperlink r:id="rId13" w:history="1">
        <w:r w:rsidRPr="00DB1CE8">
          <w:rPr>
            <w:rFonts w:ascii="Cambria" w:eastAsia="Cambria" w:hAnsi="Cambria" w:cs="Times New Roman"/>
            <w:sz w:val="16"/>
            <w:szCs w:val="16"/>
          </w:rPr>
          <w:t>http://www.netl.doe.gov/smartgrid/referenceshelf/whitepapers/The%20Transmission%20Smart%20Grid%20Imperative_2009_09_29.pdf</w:t>
        </w:r>
      </w:hyperlink>
    </w:p>
    <w:p w:rsidR="00DB1CE8" w:rsidRPr="00DB1CE8" w:rsidRDefault="00DB1CE8" w:rsidP="00DB1CE8">
      <w:pPr>
        <w:rPr>
          <w:rFonts w:ascii="Cambria" w:eastAsia="Cambria" w:hAnsi="Cambria" w:cs="Times New Roman"/>
          <w:b/>
          <w:bCs/>
          <w:u w:val="single"/>
        </w:rPr>
      </w:pPr>
      <w:r w:rsidRPr="00DB1CE8">
        <w:rPr>
          <w:rFonts w:ascii="Cambria" w:eastAsia="Cambria" w:hAnsi="Cambria" w:cs="Times New Roman"/>
          <w:b/>
          <w:bCs/>
          <w:highlight w:val="yellow"/>
          <w:u w:val="single"/>
        </w:rPr>
        <w:t xml:space="preserve">The time has come to increase the smart grid ’s </w:t>
      </w:r>
      <w:r w:rsidRPr="00DB1CE8">
        <w:rPr>
          <w:rFonts w:ascii="Cambria" w:eastAsia="Cambria" w:hAnsi="Cambria" w:cs="Times New Roman"/>
          <w:b/>
          <w:bCs/>
          <w:u w:val="single"/>
        </w:rPr>
        <w:t xml:space="preserve">focus on </w:t>
      </w:r>
      <w:r w:rsidRPr="00DB1CE8">
        <w:rPr>
          <w:rFonts w:ascii="Cambria" w:eastAsia="Cambria" w:hAnsi="Cambria" w:cs="Times New Roman"/>
          <w:b/>
          <w:bCs/>
          <w:highlight w:val="yellow"/>
          <w:u w:val="single"/>
        </w:rPr>
        <w:t>transmission</w:t>
      </w:r>
      <w:r w:rsidRPr="00DB1CE8">
        <w:rPr>
          <w:rFonts w:ascii="Cambria" w:eastAsia="Cambria" w:hAnsi="Cambria" w:cs="Times New Roman"/>
          <w:b/>
          <w:bCs/>
          <w:u w:val="single"/>
        </w:rPr>
        <w:t xml:space="preserve">. Both need and opportunity argue as much. </w:t>
      </w:r>
      <w:r w:rsidRPr="00DB1CE8">
        <w:rPr>
          <w:rFonts w:ascii="Cambria" w:eastAsia="Cambria" w:hAnsi="Cambria" w:cs="Times New Roman"/>
          <w:b/>
          <w:bCs/>
          <w:highlight w:val="yellow"/>
          <w:u w:val="single"/>
        </w:rPr>
        <w:t>An efficient, reliable transmission system</w:t>
      </w:r>
      <w:r w:rsidRPr="00DB1CE8">
        <w:rPr>
          <w:rFonts w:ascii="Cambria" w:eastAsia="Cambria" w:hAnsi="Cambria" w:cs="Times New Roman"/>
          <w:b/>
          <w:bCs/>
          <w:u w:val="single"/>
        </w:rPr>
        <w:t xml:space="preserve"> has had, and </w:t>
      </w:r>
      <w:r w:rsidRPr="00DB1CE8">
        <w:rPr>
          <w:rFonts w:ascii="Cambria" w:eastAsia="Cambria" w:hAnsi="Cambria" w:cs="Times New Roman"/>
          <w:b/>
          <w:bCs/>
          <w:highlight w:val="yellow"/>
          <w:u w:val="single"/>
        </w:rPr>
        <w:t>will</w:t>
      </w:r>
      <w:r w:rsidRPr="00DB1CE8">
        <w:rPr>
          <w:rFonts w:ascii="Cambria" w:eastAsia="Cambria" w:hAnsi="Cambria" w:cs="Times New Roman"/>
          <w:b/>
          <w:bCs/>
          <w:u w:val="single"/>
        </w:rPr>
        <w:t xml:space="preserve"> continue to </w:t>
      </w:r>
      <w:r w:rsidRPr="00DB1CE8">
        <w:rPr>
          <w:rFonts w:ascii="Cambria" w:eastAsia="Cambria" w:hAnsi="Cambria" w:cs="Times New Roman"/>
          <w:b/>
          <w:bCs/>
          <w:highlight w:val="yellow"/>
          <w:u w:val="single"/>
        </w:rPr>
        <w:t>have, an essential role in satisfying the nation’s growing thirst for electricity</w:t>
      </w:r>
      <w:r w:rsidRPr="00DB1CE8">
        <w:rPr>
          <w:rFonts w:ascii="Cambria" w:eastAsia="Cambria" w:hAnsi="Cambria" w:cs="Times New Roman"/>
          <w:b/>
          <w:bCs/>
          <w:u w:val="single"/>
        </w:rPr>
        <w:t>, the most flexible and useable form of energy</w:t>
      </w:r>
      <w:r w:rsidRPr="00DB1CE8">
        <w:rPr>
          <w:rFonts w:ascii="Cambria" w:eastAsia="Cambria" w:hAnsi="Cambria" w:cs="Times New Roman"/>
        </w:rPr>
        <w:t xml:space="preserve">. </w:t>
      </w:r>
      <w:r w:rsidRPr="00DB1CE8">
        <w:rPr>
          <w:rFonts w:ascii="Cambria" w:eastAsia="Cambria" w:hAnsi="Cambria" w:cs="Times New Roman"/>
          <w:sz w:val="16"/>
          <w:szCs w:val="16"/>
        </w:rPr>
        <w:t>Advanced digital technology, as well as power electronics, can raise transmission to a new level of performance, even as the emergence of remote renewable energy farms and increa</w:t>
      </w:r>
      <w:r w:rsidRPr="00DB1CE8">
        <w:rPr>
          <w:rFonts w:ascii="Cambria" w:eastAsia="Times New Roman" w:hAnsi="Cambria" w:cs="Arial"/>
          <w:sz w:val="16"/>
          <w:szCs w:val="16"/>
        </w:rPr>
        <w:t>sing electricity market applications create new challenges</w:t>
      </w:r>
      <w:r w:rsidRPr="00DB1CE8">
        <w:rPr>
          <w:rFonts w:ascii="Cambria" w:eastAsia="Times New Roman" w:hAnsi="Cambria" w:cs="Arial"/>
          <w:sz w:val="16"/>
          <w:szCs w:val="16"/>
          <w:u w:val="single"/>
        </w:rPr>
        <w:t>.</w:t>
      </w:r>
      <w:r w:rsidRPr="00DB1CE8">
        <w:rPr>
          <w:rFonts w:ascii="Cambria" w:eastAsia="Times New Roman" w:hAnsi="Cambria" w:cs="Arial"/>
          <w:u w:val="single"/>
        </w:rPr>
        <w:t xml:space="preserve"> </w:t>
      </w:r>
      <w:r w:rsidRPr="00DB1CE8">
        <w:rPr>
          <w:rFonts w:ascii="Cambria" w:eastAsia="Cambria" w:hAnsi="Cambria" w:cs="Times New Roman"/>
          <w:b/>
          <w:bCs/>
          <w:highlight w:val="yellow"/>
          <w:u w:val="single"/>
        </w:rPr>
        <w:t>Growth of large central station</w:t>
      </w:r>
      <w:r w:rsidRPr="00DB1CE8">
        <w:rPr>
          <w:rFonts w:ascii="Cambria" w:eastAsia="Cambria" w:hAnsi="Cambria" w:cs="Times New Roman"/>
          <w:b/>
          <w:bCs/>
          <w:u w:val="single"/>
        </w:rPr>
        <w:t xml:space="preserve"> wind and solar farms, a national priority, </w:t>
      </w:r>
      <w:r w:rsidRPr="00DB1CE8">
        <w:rPr>
          <w:rFonts w:ascii="Cambria" w:eastAsia="Cambria" w:hAnsi="Cambria" w:cs="Times New Roman"/>
          <w:b/>
          <w:bCs/>
          <w:highlight w:val="yellow"/>
          <w:u w:val="single"/>
        </w:rPr>
        <w:t>will be stymied until existing transmission capacity is increased</w:t>
      </w:r>
      <w:r w:rsidRPr="00DB1CE8">
        <w:rPr>
          <w:rFonts w:ascii="Cambria" w:eastAsia="Cambria" w:hAnsi="Cambria" w:cs="Times New Roman"/>
          <w:b/>
          <w:bCs/>
          <w:u w:val="single"/>
        </w:rPr>
        <w:t xml:space="preserve"> using new technology</w:t>
      </w:r>
      <w:r w:rsidRPr="00DB1CE8">
        <w:rPr>
          <w:rFonts w:ascii="Cambria" w:eastAsia="Times New Roman" w:hAnsi="Cambria" w:cs="Arial"/>
        </w:rPr>
        <w:t xml:space="preserve"> </w:t>
      </w:r>
      <w:r w:rsidRPr="00DB1CE8">
        <w:rPr>
          <w:rFonts w:ascii="Cambria" w:eastAsia="Times New Roman" w:hAnsi="Cambria" w:cs="Arial"/>
          <w:sz w:val="16"/>
          <w:szCs w:val="16"/>
        </w:rPr>
        <w:t>(FACTS, optimized transmission dispatch, high capacity conductors, advanced stor a ge, etc.) a long with the addition of new high capacity high voltage direct current ( HVDC ) — 800 kV — and high voltage alternating current ( HVAC ) —65 kV lines. Bottom line</w:t>
      </w:r>
      <w:r w:rsidRPr="00DB1CE8">
        <w:rPr>
          <w:rFonts w:ascii="Cambria" w:eastAsia="Times New Roman" w:hAnsi="Cambria" w:cs="Arial"/>
        </w:rPr>
        <w:t xml:space="preserve">: </w:t>
      </w:r>
      <w:r w:rsidRPr="00DB1CE8">
        <w:rPr>
          <w:rFonts w:ascii="Cambria" w:eastAsia="Cambria" w:hAnsi="Cambria" w:cs="Times New Roman"/>
          <w:b/>
          <w:bCs/>
          <w:u w:val="single"/>
        </w:rPr>
        <w:t xml:space="preserve">while it is true that today’s transmission is more advanced than distribution, </w:t>
      </w:r>
      <w:r w:rsidRPr="00DB1CE8">
        <w:rPr>
          <w:rFonts w:ascii="Cambria" w:eastAsia="Cambria" w:hAnsi="Cambria" w:cs="Times New Roman"/>
          <w:b/>
          <w:bCs/>
          <w:highlight w:val="yellow"/>
          <w:u w:val="single"/>
        </w:rPr>
        <w:t>the transition to a smart grid requires much more transmission capability</w:t>
      </w:r>
      <w:r w:rsidRPr="00DB1CE8">
        <w:rPr>
          <w:rFonts w:ascii="Cambria" w:eastAsia="Cambria" w:hAnsi="Cambria" w:cs="Times New Roman"/>
          <w:b/>
          <w:bCs/>
          <w:u w:val="single"/>
        </w:rPr>
        <w:t xml:space="preserve"> and now is the time to make the required investment.</w:t>
      </w:r>
    </w:p>
    <w:p w:rsidR="00DB1CE8" w:rsidRPr="00DB1CE8" w:rsidRDefault="00DB1CE8" w:rsidP="00DB1CE8">
      <w:pPr>
        <w:rPr>
          <w:rFonts w:ascii="Cambria" w:eastAsia="Cambria" w:hAnsi="Cambria" w:cs="Times New Roman"/>
        </w:rPr>
      </w:pPr>
    </w:p>
    <w:p w:rsidR="00DB1CE8" w:rsidRPr="00DB1CE8" w:rsidRDefault="00DB1CE8" w:rsidP="00DB1CE8">
      <w:pPr>
        <w:rPr>
          <w:rFonts w:eastAsia="Calibri"/>
        </w:rPr>
      </w:pPr>
    </w:p>
    <w:p w:rsidR="00DB1CE8" w:rsidRPr="00DB1CE8" w:rsidRDefault="00DB1CE8" w:rsidP="00DB1CE8">
      <w:pPr>
        <w:keepNext/>
        <w:keepLines/>
        <w:pageBreakBefore/>
        <w:spacing w:before="200"/>
        <w:jc w:val="center"/>
        <w:outlineLvl w:val="2"/>
        <w:rPr>
          <w:rFonts w:eastAsia="MS Gothic" w:cs="Times New Roman"/>
          <w:b/>
          <w:bCs/>
          <w:sz w:val="32"/>
          <w:u w:val="single"/>
          <w:lang w:eastAsia="zh-CN"/>
        </w:rPr>
      </w:pPr>
      <w:r w:rsidRPr="00DB1CE8">
        <w:rPr>
          <w:rFonts w:eastAsia="MS Gothic" w:cs="Times New Roman"/>
          <w:b/>
          <w:bCs/>
          <w:sz w:val="32"/>
          <w:u w:val="single"/>
          <w:lang w:eastAsia="zh-CN"/>
        </w:rPr>
        <w:lastRenderedPageBreak/>
        <w:t>Contention 2 is Smart Grids</w:t>
      </w:r>
    </w:p>
    <w:p w:rsidR="00DB1CE8" w:rsidRPr="00DB1CE8" w:rsidRDefault="00DB1CE8" w:rsidP="00DB1CE8">
      <w:pPr>
        <w:rPr>
          <w:rFonts w:eastAsia="Cambria"/>
          <w:lang w:eastAsia="zh-CN"/>
        </w:rPr>
      </w:pPr>
      <w:r w:rsidRPr="00DB1CE8">
        <w:rPr>
          <w:rFonts w:eastAsia="Cambria"/>
          <w:lang w:eastAsia="zh-CN"/>
        </w:rPr>
        <w:t>Scenario One is Warming</w:t>
      </w:r>
    </w:p>
    <w:p w:rsidR="00DB1CE8" w:rsidRPr="00DB1CE8" w:rsidRDefault="00DB1CE8" w:rsidP="00DB1CE8">
      <w:pPr>
        <w:keepNext/>
        <w:keepLines/>
        <w:spacing w:before="200"/>
        <w:outlineLvl w:val="3"/>
        <w:rPr>
          <w:rFonts w:eastAsia="SimSun" w:cs="Times New Roman"/>
          <w:b/>
          <w:bCs/>
          <w:iCs/>
          <w:sz w:val="26"/>
          <w:lang w:eastAsia="zh-CN"/>
        </w:rPr>
      </w:pPr>
      <w:r w:rsidRPr="00DB1CE8">
        <w:rPr>
          <w:rFonts w:eastAsia="SimSun" w:cs="Times New Roman"/>
          <w:b/>
          <w:bCs/>
          <w:iCs/>
          <w:sz w:val="26"/>
          <w:lang w:eastAsia="zh-CN"/>
        </w:rPr>
        <w:t>The earth’s warming – prefer long term trends</w:t>
      </w:r>
    </w:p>
    <w:p w:rsidR="00DB1CE8" w:rsidRPr="00DB1CE8" w:rsidRDefault="00DB1CE8" w:rsidP="00DB1CE8">
      <w:pPr>
        <w:rPr>
          <w:rFonts w:eastAsia="Calibri"/>
          <w:lang w:eastAsia="zh-CN"/>
        </w:rPr>
      </w:pPr>
      <w:r w:rsidRPr="00DB1CE8">
        <w:rPr>
          <w:rFonts w:eastAsia="Calibri"/>
          <w:b/>
          <w:bCs/>
          <w:sz w:val="26"/>
          <w:lang w:eastAsia="zh-CN"/>
        </w:rPr>
        <w:t xml:space="preserve">Nordhaus, </w:t>
      </w:r>
      <w:r w:rsidRPr="00DB1CE8">
        <w:rPr>
          <w:rFonts w:eastAsia="Calibri"/>
          <w:bCs/>
          <w:sz w:val="16"/>
          <w:szCs w:val="16"/>
          <w:lang w:eastAsia="zh-CN"/>
        </w:rPr>
        <w:t>professor of environment</w:t>
      </w:r>
      <w:r w:rsidRPr="00DB1CE8">
        <w:rPr>
          <w:rFonts w:eastAsia="Calibri"/>
          <w:b/>
          <w:bCs/>
          <w:sz w:val="26"/>
          <w:lang w:eastAsia="zh-CN"/>
        </w:rPr>
        <w:t xml:space="preserve">, </w:t>
      </w:r>
      <w:r w:rsidRPr="00DB1CE8">
        <w:rPr>
          <w:rFonts w:eastAsia="Calibri"/>
          <w:b/>
          <w:bCs/>
          <w:sz w:val="24"/>
          <w:szCs w:val="24"/>
          <w:lang w:eastAsia="zh-CN"/>
        </w:rPr>
        <w:t>12</w:t>
      </w:r>
      <w:r w:rsidRPr="00DB1CE8">
        <w:rPr>
          <w:rFonts w:eastAsia="Calibri"/>
          <w:lang w:eastAsia="zh-CN"/>
        </w:rPr>
        <w:t xml:space="preserve"> – Professor in the School of Forestry and Environmental Studies at Yale University (William D., Sterling Professor of Economics at Yale University, holds a Certificat from the Institut d'Etudes Politiques and a Ph.D. in Economics from MIT, served in the Panel on Policy Implications of Greenhouse Warming and the Committee on the Implications for Science and Society of Abrupt Climate Change in the National Academy of Sciences, former Provost and Vice President for Finance and Administration at Yale, member of the Council of Economic Advisers in the Carter Administration, foreign member of the Royal Swedish Academy of Engineering Sciences, 3/22/12, “Why the Global Warming Skeptics Are Wrong,” The New York Review of Books, </w:t>
      </w:r>
      <w:hyperlink r:id="rId14" w:history="1">
        <w:r w:rsidRPr="00DB1CE8">
          <w:rPr>
            <w:rFonts w:eastAsia="SimSun" w:cs="Times New Roman"/>
            <w:bCs/>
            <w:iCs/>
            <w:sz w:val="16"/>
            <w:szCs w:val="16"/>
            <w:lang w:eastAsia="zh-CN"/>
          </w:rPr>
          <w:t>http://www.nybooks.com/articles/archives/2012/mar/22/why-global-warming-skeptics-are-wrong/?pagination=false</w:t>
        </w:r>
      </w:hyperlink>
    </w:p>
    <w:p w:rsidR="00DB1CE8" w:rsidRPr="00DB1CE8" w:rsidRDefault="00DB1CE8" w:rsidP="00DB1CE8">
      <w:pPr>
        <w:keepNext/>
        <w:keepLines/>
        <w:spacing w:before="200"/>
        <w:outlineLvl w:val="3"/>
        <w:rPr>
          <w:rFonts w:eastAsia="SimSun" w:cs="Times New Roman"/>
          <w:b/>
          <w:bCs/>
          <w:iCs/>
          <w:sz w:val="26"/>
          <w:u w:val="single"/>
          <w:lang w:eastAsia="zh-CN"/>
        </w:rPr>
      </w:pPr>
      <w:r w:rsidRPr="00DB1CE8">
        <w:rPr>
          <w:rFonts w:eastAsia="Calibri"/>
          <w:sz w:val="16"/>
          <w:szCs w:val="16"/>
        </w:rPr>
        <w:t>The first claim is that the planet is not warming. More precisely</w:t>
      </w:r>
      <w:r w:rsidRPr="00DB1CE8">
        <w:rPr>
          <w:rFonts w:eastAsia="Calibri"/>
          <w:sz w:val="16"/>
          <w:szCs w:val="16"/>
          <w:u w:val="single"/>
        </w:rPr>
        <w:t>,</w:t>
      </w:r>
      <w:r w:rsidRPr="00DB1CE8">
        <w:rPr>
          <w:rFonts w:eastAsia="Calibri"/>
          <w:u w:val="single"/>
        </w:rPr>
        <w:t xml:space="preserve"> “Perhaps the most inconvenient fact is the lack of global warming for well over 10 years now.” It is easy to get lost in the tiniest details here. Most people will benefit from stepping back and looking at the record of actual temperature measurements. The figure below shows data from 1880 to 2011 on global mean temperature averaged from three different sources.</w:t>
      </w:r>
      <w:hyperlink r:id="rId15" w:anchor="fn-2" w:history="1">
        <w:r w:rsidRPr="00DB1CE8">
          <w:rPr>
            <w:rFonts w:eastAsia="Calibri"/>
            <w:color w:val="0000FF"/>
            <w:u w:val="single"/>
            <w:vertAlign w:val="superscript"/>
          </w:rPr>
          <w:t>2</w:t>
        </w:r>
      </w:hyperlink>
      <w:r w:rsidRPr="00DB1CE8">
        <w:rPr>
          <w:rFonts w:eastAsia="Calibri"/>
          <w:u w:val="single"/>
        </w:rPr>
        <w:t xml:space="preserve"> We do not need any complicated statistical analysis to see that </w:t>
      </w:r>
      <w:r w:rsidRPr="00DB1CE8">
        <w:rPr>
          <w:rFonts w:eastAsia="Calibri"/>
          <w:highlight w:val="yellow"/>
          <w:u w:val="single"/>
        </w:rPr>
        <w:t>temperatures are rising</w:t>
      </w:r>
      <w:r w:rsidRPr="00DB1CE8">
        <w:rPr>
          <w:rFonts w:eastAsia="Calibri"/>
          <w:u w:val="single"/>
        </w:rPr>
        <w:t xml:space="preserve">, and </w:t>
      </w:r>
      <w:r w:rsidRPr="00DB1CE8">
        <w:rPr>
          <w:rFonts w:eastAsia="Calibri"/>
          <w:highlight w:val="yellow"/>
          <w:u w:val="single"/>
        </w:rPr>
        <w:t>furthermore that they are higher in the last decade than they were in earlier decades.</w:t>
      </w:r>
      <w:hyperlink r:id="rId16" w:anchor="fn-3" w:history="1">
        <w:r w:rsidRPr="00DB1CE8">
          <w:rPr>
            <w:rFonts w:eastAsia="Calibri"/>
            <w:color w:val="0000FF"/>
            <w:sz w:val="16"/>
            <w:szCs w:val="16"/>
            <w:u w:val="single"/>
            <w:vertAlign w:val="superscript"/>
          </w:rPr>
          <w:t>3</w:t>
        </w:r>
      </w:hyperlink>
      <w:r w:rsidRPr="00DB1CE8">
        <w:rPr>
          <w:rFonts w:eastAsia="Calibri"/>
          <w:sz w:val="16"/>
          <w:szCs w:val="16"/>
        </w:rPr>
        <w:t xml:space="preserve">One of the reasons that drawing conclusions on temperature trends is tricky is that the historical temperature series is highly volatile, as can be seen in the figure. The presence of short-term volatility requires looking at long-term trends. A useful analogy is the </w:t>
      </w:r>
      <w:hyperlink r:id="rId17" w:history="1">
        <w:r w:rsidRPr="00DB1CE8">
          <w:rPr>
            <w:rFonts w:eastAsia="Calibri"/>
            <w:color w:val="0000FF"/>
            <w:sz w:val="16"/>
            <w:szCs w:val="16"/>
            <w:u w:val="single"/>
          </w:rPr>
          <w:t>stock market</w:t>
        </w:r>
      </w:hyperlink>
      <w:r w:rsidRPr="00DB1CE8">
        <w:rPr>
          <w:rFonts w:eastAsia="Calibri"/>
          <w:sz w:val="16"/>
          <w:szCs w:val="16"/>
        </w:rPr>
        <w:t>. Suppose an analyst says that because real stock prices have declined over the last decade (which is true), it follows that there is no upward trend. Here again, an examination of the long-term data would quickly show this to be incorrect.</w:t>
      </w:r>
      <w:r w:rsidRPr="00DB1CE8">
        <w:rPr>
          <w:rFonts w:eastAsia="Calibri"/>
        </w:rPr>
        <w:t xml:space="preserve"> </w:t>
      </w:r>
      <w:r w:rsidRPr="00DB1CE8">
        <w:rPr>
          <w:rFonts w:eastAsia="Calibri"/>
          <w:highlight w:val="yellow"/>
          <w:u w:val="single"/>
        </w:rPr>
        <w:t>The last decade of temperature and stock market data is not representative of the longer-term trends</w:t>
      </w:r>
      <w:r w:rsidRPr="00DB1CE8">
        <w:rPr>
          <w:rFonts w:eastAsia="Calibri"/>
          <w:u w:val="single"/>
        </w:rPr>
        <w:t xml:space="preserve">. </w:t>
      </w:r>
      <w:r w:rsidRPr="00DB1CE8">
        <w:rPr>
          <w:rFonts w:eastAsia="Calibri"/>
          <w:highlight w:val="yellow"/>
          <w:u w:val="single"/>
        </w:rPr>
        <w:t>The finding that global temperatures are rising over the last century-plus is one of the most robust findings of climate science and statistics.</w:t>
      </w:r>
    </w:p>
    <w:p w:rsidR="00DB1CE8" w:rsidRPr="00DB1CE8" w:rsidRDefault="00DB1CE8" w:rsidP="00DB1CE8">
      <w:pPr>
        <w:rPr>
          <w:rFonts w:eastAsia="Cambria"/>
          <w:lang w:eastAsia="zh-CN"/>
        </w:rPr>
      </w:pPr>
    </w:p>
    <w:p w:rsidR="00DB1CE8" w:rsidRPr="00DB1CE8" w:rsidRDefault="00DB1CE8" w:rsidP="00DB1CE8">
      <w:pPr>
        <w:keepNext/>
        <w:keepLines/>
        <w:spacing w:before="200"/>
        <w:outlineLvl w:val="3"/>
        <w:rPr>
          <w:rFonts w:ascii="Times New Roman" w:eastAsia="MS Gothic" w:hAnsi="Times New Roman" w:cs="Times New Roman"/>
          <w:b/>
          <w:bCs/>
          <w:iCs/>
          <w:sz w:val="24"/>
          <w:szCs w:val="24"/>
        </w:rPr>
      </w:pPr>
      <w:r w:rsidRPr="00DB1CE8">
        <w:rPr>
          <w:rFonts w:ascii="Times New Roman" w:eastAsia="MS Gothic" w:hAnsi="Times New Roman" w:cs="Times New Roman"/>
          <w:b/>
          <w:bCs/>
          <w:iCs/>
          <w:sz w:val="24"/>
          <w:szCs w:val="24"/>
        </w:rPr>
        <w:t xml:space="preserve">Warming causes extinction </w:t>
      </w:r>
    </w:p>
    <w:p w:rsidR="00DB1CE8" w:rsidRPr="00DB1CE8" w:rsidRDefault="00DB1CE8" w:rsidP="00DB1CE8">
      <w:pPr>
        <w:rPr>
          <w:rFonts w:ascii="Times New Roman" w:eastAsia="MS Mincho" w:hAnsi="Times New Roman"/>
          <w:sz w:val="24"/>
          <w:szCs w:val="24"/>
        </w:rPr>
      </w:pPr>
      <w:r w:rsidRPr="00DB1CE8">
        <w:rPr>
          <w:rFonts w:ascii="Times New Roman" w:eastAsia="MS Mincho" w:hAnsi="Times New Roman"/>
          <w:b/>
          <w:sz w:val="24"/>
          <w:szCs w:val="24"/>
        </w:rPr>
        <w:t>Flournoy 12</w:t>
      </w:r>
      <w:r w:rsidRPr="00DB1CE8">
        <w:rPr>
          <w:rFonts w:ascii="Times New Roman" w:eastAsia="MS Mincho" w:hAnsi="Times New Roman"/>
          <w:sz w:val="24"/>
          <w:szCs w:val="24"/>
        </w:rPr>
        <w:t xml:space="preserve"> – Citing Feng Hsu, PhdD NASA Scientist @ the Goddard Space Flight Center, Don FLournoy, PhD and MA from UT, former Dean of the University College @ Ohio University, former Associate Dean at SUNY and Case Institute of Technology, Former Manager for Unviersity/Industry Experiments for the NASA ACTS Satellite, currently Professor of Telecommunications @ Scripps College of Communications, Ohio University, “Solar Power Satellites,” January 2012, Springer Briefs in Space Development, p. 10-11</w:t>
      </w:r>
    </w:p>
    <w:p w:rsidR="00DB1CE8" w:rsidRPr="00DB1CE8" w:rsidRDefault="00DB1CE8" w:rsidP="00DB1CE8">
      <w:pPr>
        <w:rPr>
          <w:rFonts w:ascii="Times New Roman" w:eastAsia="MS Mincho" w:hAnsi="Times New Roman"/>
          <w:i/>
          <w:sz w:val="24"/>
          <w:szCs w:val="24"/>
        </w:rPr>
      </w:pPr>
      <w:r w:rsidRPr="00DB1CE8">
        <w:rPr>
          <w:rFonts w:ascii="Times New Roman" w:eastAsia="MS Mincho" w:hAnsi="Times New Roman"/>
          <w:i/>
          <w:sz w:val="24"/>
          <w:szCs w:val="24"/>
        </w:rPr>
        <w:t>**We disagree with the author’s use of gendered language</w:t>
      </w:r>
    </w:p>
    <w:p w:rsidR="00DB1CE8" w:rsidRPr="00DB1CE8" w:rsidRDefault="00DB1CE8" w:rsidP="00DB1CE8">
      <w:pPr>
        <w:ind w:right="288"/>
        <w:rPr>
          <w:rFonts w:ascii="Times New Roman" w:eastAsia="Calibri" w:hAnsi="Times New Roman" w:cs="Times New Roman"/>
          <w:sz w:val="16"/>
          <w:szCs w:val="24"/>
        </w:rPr>
      </w:pPr>
      <w:r w:rsidRPr="00DB1CE8">
        <w:rPr>
          <w:rFonts w:ascii="Times New Roman" w:eastAsia="Calibri" w:hAnsi="Times New Roman" w:cs="Times New Roman"/>
          <w:sz w:val="16"/>
          <w:szCs w:val="24"/>
        </w:rPr>
        <w:t>In the Online Journal of Space Communication , Dr. Feng Hsu, a  NASA scientist at Goddard Space Flight Center, a research center in the forefront of science of space and Earth, writes, “</w:t>
      </w:r>
      <w:r w:rsidRPr="00DB1CE8">
        <w:rPr>
          <w:rFonts w:ascii="Times New Roman" w:eastAsia="Calibri" w:hAnsi="Times New Roman" w:cs="Times New Roman"/>
          <w:sz w:val="24"/>
          <w:szCs w:val="24"/>
          <w:u w:val="single"/>
        </w:rPr>
        <w:t>The evidence of global warming is alarming</w:t>
      </w:r>
      <w:r w:rsidRPr="00DB1CE8">
        <w:rPr>
          <w:rFonts w:ascii="Times New Roman" w:eastAsia="Calibri" w:hAnsi="Times New Roman" w:cs="Times New Roman"/>
          <w:sz w:val="16"/>
          <w:szCs w:val="24"/>
        </w:rPr>
        <w:t xml:space="preserve">,” noting the </w:t>
      </w:r>
      <w:r w:rsidRPr="00DB1CE8">
        <w:rPr>
          <w:rFonts w:ascii="Times New Roman" w:eastAsia="Calibri" w:hAnsi="Times New Roman" w:cs="Times New Roman"/>
          <w:sz w:val="24"/>
          <w:szCs w:val="24"/>
          <w:highlight w:val="yellow"/>
          <w:u w:val="single"/>
        </w:rPr>
        <w:t>potential for</w:t>
      </w:r>
      <w:r w:rsidRPr="00DB1CE8">
        <w:rPr>
          <w:rFonts w:ascii="Times New Roman" w:eastAsia="Calibri" w:hAnsi="Times New Roman" w:cs="Times New Roman"/>
          <w:sz w:val="24"/>
          <w:szCs w:val="24"/>
          <w:u w:val="single"/>
        </w:rPr>
        <w:t xml:space="preserve"> a</w:t>
      </w:r>
      <w:r w:rsidRPr="00DB1CE8">
        <w:rPr>
          <w:rFonts w:ascii="Times New Roman" w:eastAsia="Calibri" w:hAnsi="Times New Roman" w:cs="Times New Roman"/>
          <w:sz w:val="16"/>
          <w:szCs w:val="24"/>
        </w:rPr>
        <w:t xml:space="preserve"> </w:t>
      </w:r>
      <w:r w:rsidRPr="00DB1CE8">
        <w:rPr>
          <w:rFonts w:ascii="Times New Roman" w:eastAsia="Calibri" w:hAnsi="Times New Roman" w:cs="Times New Roman"/>
          <w:sz w:val="24"/>
          <w:szCs w:val="24"/>
          <w:highlight w:val="yellow"/>
          <w:u w:val="single"/>
        </w:rPr>
        <w:t>catastrophic</w:t>
      </w:r>
      <w:r w:rsidRPr="00DB1CE8">
        <w:rPr>
          <w:rFonts w:ascii="Times New Roman" w:eastAsia="Calibri" w:hAnsi="Times New Roman" w:cs="Times New Roman"/>
          <w:sz w:val="24"/>
          <w:szCs w:val="24"/>
          <w:u w:val="single"/>
        </w:rPr>
        <w:t xml:space="preserve"> planetary </w:t>
      </w:r>
      <w:r w:rsidRPr="00DB1CE8">
        <w:rPr>
          <w:rFonts w:ascii="Times New Roman" w:eastAsia="Calibri" w:hAnsi="Times New Roman" w:cs="Times New Roman"/>
          <w:sz w:val="24"/>
          <w:szCs w:val="24"/>
          <w:highlight w:val="yellow"/>
          <w:u w:val="single"/>
        </w:rPr>
        <w:t>climate change</w:t>
      </w:r>
      <w:r w:rsidRPr="00DB1CE8">
        <w:rPr>
          <w:rFonts w:ascii="Times New Roman" w:eastAsia="Calibri" w:hAnsi="Times New Roman" w:cs="Times New Roman"/>
          <w:sz w:val="16"/>
          <w:szCs w:val="24"/>
          <w:highlight w:val="yellow"/>
        </w:rPr>
        <w:t xml:space="preserve"> </w:t>
      </w:r>
      <w:r w:rsidRPr="00DB1CE8">
        <w:rPr>
          <w:rFonts w:ascii="Times New Roman" w:eastAsia="Calibri" w:hAnsi="Times New Roman" w:cs="Times New Roman"/>
          <w:sz w:val="24"/>
          <w:szCs w:val="24"/>
          <w:highlight w:val="yellow"/>
          <w:u w:val="single"/>
        </w:rPr>
        <w:t>is real</w:t>
      </w:r>
      <w:r w:rsidRPr="00DB1CE8">
        <w:rPr>
          <w:rFonts w:ascii="Times New Roman" w:eastAsia="Calibri" w:hAnsi="Times New Roman" w:cs="Times New Roman"/>
          <w:sz w:val="24"/>
          <w:szCs w:val="24"/>
          <w:u w:val="single"/>
        </w:rPr>
        <w:t xml:space="preserve"> and troubling</w:t>
      </w:r>
      <w:r w:rsidRPr="00DB1CE8">
        <w:rPr>
          <w:rFonts w:ascii="Times New Roman" w:eastAsia="Calibri" w:hAnsi="Times New Roman" w:cs="Times New Roman"/>
          <w:sz w:val="16"/>
          <w:szCs w:val="24"/>
        </w:rPr>
        <w:t> (Hsu 2010 ) . Hsu and his </w:t>
      </w:r>
      <w:r w:rsidRPr="00DB1CE8">
        <w:rPr>
          <w:rFonts w:ascii="Times New Roman" w:eastAsia="Calibri" w:hAnsi="Times New Roman" w:cs="Times New Roman"/>
          <w:sz w:val="24"/>
          <w:szCs w:val="24"/>
          <w:u w:val="single"/>
        </w:rPr>
        <w:t>NASA</w:t>
      </w:r>
      <w:r w:rsidRPr="00DB1CE8">
        <w:rPr>
          <w:rFonts w:ascii="Times New Roman" w:eastAsia="Calibri" w:hAnsi="Times New Roman" w:cs="Times New Roman"/>
          <w:sz w:val="16"/>
          <w:szCs w:val="24"/>
        </w:rPr>
        <w:t xml:space="preserve"> colleagues </w:t>
      </w:r>
      <w:r w:rsidRPr="00DB1CE8">
        <w:rPr>
          <w:rFonts w:ascii="Times New Roman" w:eastAsia="Calibri" w:hAnsi="Times New Roman" w:cs="Times New Roman"/>
          <w:sz w:val="24"/>
          <w:szCs w:val="24"/>
          <w:u w:val="single"/>
        </w:rPr>
        <w:t>were</w:t>
      </w:r>
      <w:r w:rsidRPr="00DB1CE8">
        <w:rPr>
          <w:rFonts w:ascii="Times New Roman" w:eastAsia="Calibri" w:hAnsi="Times New Roman" w:cs="Times New Roman"/>
          <w:sz w:val="16"/>
          <w:szCs w:val="24"/>
        </w:rPr>
        <w:t xml:space="preserve"> engaged in </w:t>
      </w:r>
      <w:r w:rsidRPr="00DB1CE8">
        <w:rPr>
          <w:rFonts w:ascii="Times New Roman" w:eastAsia="Calibri" w:hAnsi="Times New Roman" w:cs="Times New Roman"/>
          <w:sz w:val="24"/>
          <w:szCs w:val="24"/>
          <w:u w:val="single"/>
        </w:rPr>
        <w:t>monitoring and analyzing climate changes on a global scale, through which they received first-hand scientific information and data</w:t>
      </w:r>
      <w:r w:rsidRPr="00DB1CE8">
        <w:rPr>
          <w:rFonts w:ascii="Times New Roman" w:eastAsia="Calibri" w:hAnsi="Times New Roman" w:cs="Times New Roman"/>
          <w:sz w:val="16"/>
          <w:szCs w:val="24"/>
        </w:rPr>
        <w:t xml:space="preserve"> relating to global warming issues, </w:t>
      </w:r>
      <w:r w:rsidRPr="00DB1CE8">
        <w:rPr>
          <w:rFonts w:ascii="Times New Roman" w:eastAsia="Calibri" w:hAnsi="Times New Roman" w:cs="Times New Roman"/>
          <w:sz w:val="24"/>
          <w:szCs w:val="24"/>
          <w:u w:val="single"/>
        </w:rPr>
        <w:t>including</w:t>
      </w:r>
      <w:r w:rsidRPr="00DB1CE8">
        <w:rPr>
          <w:rFonts w:ascii="Times New Roman" w:eastAsia="Calibri" w:hAnsi="Times New Roman" w:cs="Times New Roman"/>
          <w:sz w:val="16"/>
          <w:szCs w:val="24"/>
        </w:rPr>
        <w:t xml:space="preserve"> the dynamics of </w:t>
      </w:r>
      <w:r w:rsidRPr="00DB1CE8">
        <w:rPr>
          <w:rFonts w:ascii="Times New Roman" w:eastAsia="Calibri" w:hAnsi="Times New Roman" w:cs="Times New Roman"/>
          <w:sz w:val="24"/>
          <w:szCs w:val="24"/>
          <w:u w:val="single"/>
        </w:rPr>
        <w:t>polar ice cap melting.</w:t>
      </w:r>
      <w:r w:rsidRPr="00DB1CE8">
        <w:rPr>
          <w:rFonts w:ascii="Times New Roman" w:eastAsia="Calibri" w:hAnsi="Times New Roman" w:cs="Times New Roman"/>
          <w:sz w:val="16"/>
          <w:szCs w:val="24"/>
        </w:rPr>
        <w:t xml:space="preserve"> After discussing this research with colleagues who were world experts on the subject, he wrote: </w:t>
      </w:r>
      <w:r w:rsidRPr="00DB1CE8">
        <w:rPr>
          <w:rFonts w:ascii="Times New Roman" w:eastAsia="Calibri" w:hAnsi="Times New Roman" w:cs="Times New Roman"/>
          <w:sz w:val="24"/>
          <w:szCs w:val="24"/>
          <w:u w:val="single"/>
        </w:rPr>
        <w:t>I now have no doubt global temperatures are rising, and</w:t>
      </w:r>
      <w:r w:rsidRPr="00DB1CE8">
        <w:rPr>
          <w:rFonts w:ascii="Times New Roman" w:eastAsia="Calibri" w:hAnsi="Times New Roman" w:cs="Times New Roman"/>
          <w:sz w:val="16"/>
          <w:szCs w:val="24"/>
        </w:rPr>
        <w:t xml:space="preserve"> that </w:t>
      </w:r>
      <w:r w:rsidRPr="00DB1CE8">
        <w:rPr>
          <w:rFonts w:ascii="Times New Roman" w:eastAsia="Calibri" w:hAnsi="Times New Roman" w:cs="Times New Roman"/>
          <w:sz w:val="24"/>
          <w:szCs w:val="24"/>
          <w:u w:val="single"/>
        </w:rPr>
        <w:t>global warming is a serious problem confronting all of humanity</w:t>
      </w:r>
      <w:r w:rsidRPr="00DB1CE8">
        <w:rPr>
          <w:rFonts w:ascii="Times New Roman" w:eastAsia="Calibri" w:hAnsi="Times New Roman" w:cs="Times New Roman"/>
          <w:sz w:val="16"/>
          <w:szCs w:val="24"/>
        </w:rPr>
        <w:t xml:space="preserve">. </w:t>
      </w:r>
      <w:r w:rsidRPr="00DB1CE8">
        <w:rPr>
          <w:rFonts w:ascii="Times New Roman" w:eastAsia="Calibri" w:hAnsi="Times New Roman" w:cs="Times New Roman"/>
          <w:sz w:val="24"/>
          <w:szCs w:val="24"/>
          <w:u w:val="single"/>
        </w:rPr>
        <w:t>No matter whether these trends are due to human interference or</w:t>
      </w:r>
      <w:r w:rsidRPr="00DB1CE8">
        <w:rPr>
          <w:rFonts w:ascii="Times New Roman" w:eastAsia="Calibri" w:hAnsi="Times New Roman" w:cs="Times New Roman"/>
          <w:sz w:val="16"/>
          <w:szCs w:val="24"/>
        </w:rPr>
        <w:t xml:space="preserve"> to the </w:t>
      </w:r>
      <w:r w:rsidRPr="00DB1CE8">
        <w:rPr>
          <w:rFonts w:ascii="Times New Roman" w:eastAsia="Calibri" w:hAnsi="Times New Roman" w:cs="Times New Roman"/>
          <w:sz w:val="24"/>
          <w:szCs w:val="24"/>
          <w:u w:val="single"/>
        </w:rPr>
        <w:t>cosmic cycling</w:t>
      </w:r>
      <w:r w:rsidRPr="00DB1CE8">
        <w:rPr>
          <w:rFonts w:ascii="Times New Roman" w:eastAsia="Calibri" w:hAnsi="Times New Roman" w:cs="Times New Roman"/>
          <w:sz w:val="16"/>
          <w:szCs w:val="24"/>
        </w:rPr>
        <w:t xml:space="preserve"> of our solar system, there are two basic facts that are crystal clear: (a) </w:t>
      </w:r>
      <w:r w:rsidRPr="00DB1CE8">
        <w:rPr>
          <w:rFonts w:ascii="Times New Roman" w:eastAsia="Calibri" w:hAnsi="Times New Roman" w:cs="Times New Roman"/>
          <w:sz w:val="24"/>
          <w:szCs w:val="24"/>
          <w:highlight w:val="yellow"/>
          <w:u w:val="single"/>
        </w:rPr>
        <w:t>there is</w:t>
      </w:r>
      <w:r w:rsidRPr="00DB1CE8">
        <w:rPr>
          <w:rFonts w:ascii="Times New Roman" w:eastAsia="Calibri" w:hAnsi="Times New Roman" w:cs="Times New Roman"/>
          <w:sz w:val="16"/>
          <w:szCs w:val="24"/>
          <w:highlight w:val="yellow"/>
        </w:rPr>
        <w:t xml:space="preserve"> </w:t>
      </w:r>
      <w:r w:rsidRPr="00DB1CE8">
        <w:rPr>
          <w:rFonts w:ascii="Times New Roman" w:eastAsia="Calibri" w:hAnsi="Times New Roman" w:cs="Times New Roman"/>
          <w:sz w:val="24"/>
          <w:szCs w:val="24"/>
          <w:highlight w:val="yellow"/>
          <w:u w:val="single"/>
        </w:rPr>
        <w:t>overwhelming scientific evidence</w:t>
      </w:r>
      <w:r w:rsidRPr="00DB1CE8">
        <w:rPr>
          <w:rFonts w:ascii="Times New Roman" w:eastAsia="Calibri" w:hAnsi="Times New Roman" w:cs="Times New Roman"/>
          <w:sz w:val="16"/>
          <w:szCs w:val="24"/>
          <w:highlight w:val="yellow"/>
        </w:rPr>
        <w:t xml:space="preserve"> </w:t>
      </w:r>
      <w:r w:rsidRPr="00DB1CE8">
        <w:rPr>
          <w:rFonts w:ascii="Times New Roman" w:eastAsia="Calibri" w:hAnsi="Times New Roman" w:cs="Times New Roman"/>
          <w:sz w:val="24"/>
          <w:szCs w:val="24"/>
          <w:highlight w:val="yellow"/>
          <w:u w:val="single"/>
        </w:rPr>
        <w:t>showing positive correlations between</w:t>
      </w:r>
      <w:r w:rsidRPr="00DB1CE8">
        <w:rPr>
          <w:rFonts w:ascii="Times New Roman" w:eastAsia="Calibri" w:hAnsi="Times New Roman" w:cs="Times New Roman"/>
          <w:sz w:val="24"/>
          <w:szCs w:val="24"/>
          <w:u w:val="single"/>
        </w:rPr>
        <w:t xml:space="preserve"> the level of </w:t>
      </w:r>
      <w:r w:rsidRPr="00DB1CE8">
        <w:rPr>
          <w:rFonts w:ascii="Times New Roman" w:eastAsia="Calibri" w:hAnsi="Times New Roman" w:cs="Times New Roman"/>
          <w:sz w:val="24"/>
          <w:szCs w:val="24"/>
          <w:highlight w:val="yellow"/>
          <w:u w:val="single"/>
        </w:rPr>
        <w:t>CO2</w:t>
      </w:r>
      <w:r w:rsidRPr="00DB1CE8">
        <w:rPr>
          <w:rFonts w:ascii="Times New Roman" w:eastAsia="Calibri" w:hAnsi="Times New Roman" w:cs="Times New Roman"/>
          <w:sz w:val="24"/>
          <w:szCs w:val="24"/>
          <w:u w:val="single"/>
        </w:rPr>
        <w:t xml:space="preserve"> concentrations in Earth’s atmosphere </w:t>
      </w:r>
      <w:r w:rsidRPr="00DB1CE8">
        <w:rPr>
          <w:rFonts w:ascii="Times New Roman" w:eastAsia="Calibri" w:hAnsi="Times New Roman" w:cs="Times New Roman"/>
          <w:sz w:val="24"/>
          <w:szCs w:val="24"/>
          <w:highlight w:val="yellow"/>
          <w:u w:val="single"/>
        </w:rPr>
        <w:t>with respect to</w:t>
      </w:r>
      <w:r w:rsidRPr="00DB1CE8">
        <w:rPr>
          <w:rFonts w:ascii="Times New Roman" w:eastAsia="Calibri" w:hAnsi="Times New Roman" w:cs="Times New Roman"/>
          <w:sz w:val="16"/>
          <w:szCs w:val="24"/>
        </w:rPr>
        <w:t xml:space="preserve"> the </w:t>
      </w:r>
      <w:r w:rsidRPr="00DB1CE8">
        <w:rPr>
          <w:rFonts w:ascii="Times New Roman" w:eastAsia="Calibri" w:hAnsi="Times New Roman" w:cs="Times New Roman"/>
          <w:sz w:val="24"/>
          <w:szCs w:val="24"/>
          <w:u w:val="single"/>
        </w:rPr>
        <w:t xml:space="preserve">historical fluctuations of </w:t>
      </w:r>
      <w:r w:rsidRPr="00DB1CE8">
        <w:rPr>
          <w:rFonts w:ascii="Times New Roman" w:eastAsia="Calibri" w:hAnsi="Times New Roman" w:cs="Times New Roman"/>
          <w:sz w:val="24"/>
          <w:szCs w:val="24"/>
          <w:highlight w:val="yellow"/>
          <w:u w:val="single"/>
        </w:rPr>
        <w:t>global temperature changes</w:t>
      </w:r>
      <w:r w:rsidRPr="00DB1CE8">
        <w:rPr>
          <w:rFonts w:ascii="Times New Roman" w:eastAsia="Calibri" w:hAnsi="Times New Roman" w:cs="Times New Roman"/>
          <w:sz w:val="24"/>
          <w:szCs w:val="24"/>
          <w:u w:val="single"/>
        </w:rPr>
        <w:t>; and</w:t>
      </w:r>
      <w:r w:rsidRPr="00DB1CE8">
        <w:rPr>
          <w:rFonts w:ascii="Times New Roman" w:eastAsia="Calibri" w:hAnsi="Times New Roman" w:cs="Times New Roman"/>
          <w:sz w:val="16"/>
          <w:szCs w:val="24"/>
        </w:rPr>
        <w:t> (b) </w:t>
      </w:r>
      <w:r w:rsidRPr="00DB1CE8">
        <w:rPr>
          <w:rFonts w:ascii="Times New Roman" w:eastAsia="Calibri" w:hAnsi="Times New Roman" w:cs="Times New Roman"/>
          <w:sz w:val="24"/>
          <w:szCs w:val="24"/>
          <w:highlight w:val="yellow"/>
          <w:u w:val="single"/>
        </w:rPr>
        <w:t>the</w:t>
      </w:r>
      <w:r w:rsidRPr="00DB1CE8">
        <w:rPr>
          <w:rFonts w:ascii="Times New Roman" w:eastAsia="Calibri" w:hAnsi="Times New Roman" w:cs="Times New Roman"/>
          <w:sz w:val="16"/>
          <w:szCs w:val="24"/>
          <w:highlight w:val="yellow"/>
        </w:rPr>
        <w:t xml:space="preserve"> </w:t>
      </w:r>
      <w:r w:rsidRPr="00DB1CE8">
        <w:rPr>
          <w:rFonts w:ascii="Times New Roman" w:eastAsia="Calibri" w:hAnsi="Times New Roman" w:cs="Times New Roman"/>
          <w:sz w:val="24"/>
          <w:szCs w:val="24"/>
          <w:highlight w:val="yellow"/>
          <w:u w:val="single"/>
        </w:rPr>
        <w:t>overwhelming majority of the</w:t>
      </w:r>
      <w:r w:rsidRPr="00DB1CE8">
        <w:rPr>
          <w:rFonts w:ascii="Times New Roman" w:eastAsia="Calibri" w:hAnsi="Times New Roman" w:cs="Times New Roman"/>
          <w:sz w:val="24"/>
          <w:szCs w:val="24"/>
          <w:u w:val="single"/>
        </w:rPr>
        <w:t xml:space="preserve"> world’s </w:t>
      </w:r>
      <w:r w:rsidRPr="00DB1CE8">
        <w:rPr>
          <w:rFonts w:ascii="Times New Roman" w:eastAsia="Calibri" w:hAnsi="Times New Roman" w:cs="Times New Roman"/>
          <w:sz w:val="24"/>
          <w:szCs w:val="24"/>
          <w:highlight w:val="yellow"/>
          <w:u w:val="single"/>
        </w:rPr>
        <w:t>scientific community</w:t>
      </w:r>
      <w:r w:rsidRPr="00DB1CE8">
        <w:rPr>
          <w:rFonts w:ascii="Times New Roman" w:eastAsia="Calibri" w:hAnsi="Times New Roman" w:cs="Times New Roman"/>
          <w:sz w:val="16"/>
          <w:szCs w:val="24"/>
          <w:highlight w:val="yellow"/>
        </w:rPr>
        <w:t xml:space="preserve"> </w:t>
      </w:r>
      <w:r w:rsidRPr="00DB1CE8">
        <w:rPr>
          <w:rFonts w:ascii="Times New Roman" w:eastAsia="Calibri" w:hAnsi="Times New Roman" w:cs="Times New Roman"/>
          <w:sz w:val="24"/>
          <w:szCs w:val="24"/>
          <w:highlight w:val="yellow"/>
          <w:u w:val="single"/>
        </w:rPr>
        <w:t xml:space="preserve">is </w:t>
      </w:r>
      <w:r w:rsidRPr="00DB1CE8">
        <w:rPr>
          <w:rFonts w:ascii="Times New Roman" w:eastAsia="Calibri" w:hAnsi="Times New Roman" w:cs="Times New Roman"/>
          <w:sz w:val="24"/>
          <w:szCs w:val="24"/>
          <w:highlight w:val="yellow"/>
          <w:u w:val="single"/>
        </w:rPr>
        <w:lastRenderedPageBreak/>
        <w:t>in agreement about</w:t>
      </w:r>
      <w:r w:rsidRPr="00DB1CE8">
        <w:rPr>
          <w:rFonts w:ascii="Times New Roman" w:eastAsia="Calibri" w:hAnsi="Times New Roman" w:cs="Times New Roman"/>
          <w:sz w:val="24"/>
          <w:szCs w:val="24"/>
          <w:u w:val="single"/>
        </w:rPr>
        <w:t xml:space="preserve"> the </w:t>
      </w:r>
      <w:r w:rsidRPr="00DB1CE8">
        <w:rPr>
          <w:rFonts w:ascii="Times New Roman" w:eastAsia="Calibri" w:hAnsi="Times New Roman" w:cs="Times New Roman"/>
          <w:sz w:val="24"/>
          <w:szCs w:val="24"/>
          <w:highlight w:val="yellow"/>
          <w:u w:val="single"/>
        </w:rPr>
        <w:t>risks of</w:t>
      </w:r>
      <w:r w:rsidRPr="00DB1CE8">
        <w:rPr>
          <w:rFonts w:ascii="Times New Roman" w:eastAsia="Calibri" w:hAnsi="Times New Roman" w:cs="Times New Roman"/>
          <w:sz w:val="24"/>
          <w:szCs w:val="24"/>
          <w:u w:val="single"/>
        </w:rPr>
        <w:t xml:space="preserve"> a</w:t>
      </w:r>
      <w:r w:rsidRPr="00DB1CE8">
        <w:rPr>
          <w:rFonts w:ascii="Times New Roman" w:eastAsia="Calibri" w:hAnsi="Times New Roman" w:cs="Times New Roman"/>
          <w:sz w:val="16"/>
          <w:szCs w:val="24"/>
        </w:rPr>
        <w:t xml:space="preserve"> </w:t>
      </w:r>
      <w:r w:rsidRPr="00DB1CE8">
        <w:rPr>
          <w:rFonts w:ascii="Times New Roman" w:eastAsia="Calibri" w:hAnsi="Times New Roman" w:cs="Times New Roman"/>
          <w:sz w:val="24"/>
          <w:szCs w:val="24"/>
          <w:u w:val="single"/>
        </w:rPr>
        <w:t xml:space="preserve">potential </w:t>
      </w:r>
      <w:r w:rsidRPr="00DB1CE8">
        <w:rPr>
          <w:rFonts w:ascii="Times New Roman" w:eastAsia="Calibri" w:hAnsi="Times New Roman" w:cs="Times New Roman"/>
          <w:sz w:val="24"/>
          <w:szCs w:val="24"/>
          <w:highlight w:val="yellow"/>
          <w:u w:val="single"/>
        </w:rPr>
        <w:t>catastrophic</w:t>
      </w:r>
      <w:r w:rsidRPr="00DB1CE8">
        <w:rPr>
          <w:rFonts w:ascii="Times New Roman" w:eastAsia="Calibri" w:hAnsi="Times New Roman" w:cs="Times New Roman"/>
          <w:sz w:val="24"/>
          <w:szCs w:val="24"/>
          <w:u w:val="single"/>
        </w:rPr>
        <w:t xml:space="preserve"> global </w:t>
      </w:r>
      <w:r w:rsidRPr="00DB1CE8">
        <w:rPr>
          <w:rFonts w:ascii="Times New Roman" w:eastAsia="Calibri" w:hAnsi="Times New Roman" w:cs="Times New Roman"/>
          <w:sz w:val="24"/>
          <w:szCs w:val="24"/>
          <w:highlight w:val="yellow"/>
          <w:u w:val="single"/>
        </w:rPr>
        <w:t>climate change</w:t>
      </w:r>
      <w:r w:rsidRPr="00DB1CE8">
        <w:rPr>
          <w:rFonts w:ascii="Times New Roman" w:eastAsia="Calibri" w:hAnsi="Times New Roman" w:cs="Times New Roman"/>
          <w:sz w:val="16"/>
          <w:szCs w:val="24"/>
        </w:rPr>
        <w:t xml:space="preserve">. That is, </w:t>
      </w:r>
      <w:r w:rsidRPr="00DB1CE8">
        <w:rPr>
          <w:rFonts w:ascii="Times New Roman" w:eastAsia="Calibri" w:hAnsi="Times New Roman" w:cs="Times New Roman"/>
          <w:sz w:val="24"/>
          <w:szCs w:val="24"/>
          <w:u w:val="single"/>
        </w:rPr>
        <w:t>if</w:t>
      </w:r>
      <w:r w:rsidRPr="00DB1CE8">
        <w:rPr>
          <w:rFonts w:ascii="Times New Roman" w:eastAsia="Calibri" w:hAnsi="Times New Roman" w:cs="Times New Roman"/>
          <w:sz w:val="16"/>
          <w:szCs w:val="24"/>
        </w:rPr>
        <w:t xml:space="preserve"> we </w:t>
      </w:r>
      <w:r w:rsidRPr="00DB1CE8">
        <w:rPr>
          <w:rFonts w:ascii="Times New Roman" w:eastAsia="Calibri" w:hAnsi="Times New Roman" w:cs="Times New Roman"/>
          <w:sz w:val="24"/>
          <w:szCs w:val="24"/>
          <w:u w:val="single"/>
        </w:rPr>
        <w:t>humans continue to ignore this problem</w:t>
      </w:r>
      <w:r w:rsidRPr="00DB1CE8">
        <w:rPr>
          <w:rFonts w:ascii="Times New Roman" w:eastAsia="Calibri" w:hAnsi="Times New Roman" w:cs="Times New Roman"/>
          <w:sz w:val="16"/>
          <w:szCs w:val="24"/>
        </w:rPr>
        <w:t xml:space="preserve"> and do nothing, if we continue dumping huge quantities of greenhouse gases into Earth’s biosphere, </w:t>
      </w:r>
      <w:r w:rsidRPr="00DB1CE8">
        <w:rPr>
          <w:rFonts w:ascii="Times New Roman" w:eastAsia="Calibri" w:hAnsi="Times New Roman" w:cs="Times New Roman"/>
          <w:sz w:val="24"/>
          <w:szCs w:val="24"/>
          <w:u w:val="single"/>
        </w:rPr>
        <w:t>humanity will be at dire risk</w:t>
      </w:r>
      <w:r w:rsidRPr="00DB1CE8">
        <w:rPr>
          <w:rFonts w:ascii="Times New Roman" w:eastAsia="Calibri" w:hAnsi="Times New Roman" w:cs="Times New Roman"/>
          <w:sz w:val="16"/>
          <w:szCs w:val="24"/>
        </w:rPr>
        <w:t> (Hsu 2010 )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DB1CE8">
        <w:rPr>
          <w:rFonts w:ascii="Times New Roman" w:eastAsia="Calibri" w:hAnsi="Times New Roman" w:cs="Times New Roman"/>
          <w:sz w:val="24"/>
          <w:szCs w:val="24"/>
          <w:highlight w:val="yellow"/>
          <w:u w:val="single"/>
        </w:rPr>
        <w:t>the risks of</w:t>
      </w:r>
      <w:r w:rsidRPr="00DB1CE8">
        <w:rPr>
          <w:rFonts w:ascii="Times New Roman" w:eastAsia="Calibri" w:hAnsi="Times New Roman" w:cs="Times New Roman"/>
          <w:sz w:val="24"/>
          <w:szCs w:val="24"/>
          <w:u w:val="single"/>
        </w:rPr>
        <w:t xml:space="preserve"> a </w:t>
      </w:r>
      <w:r w:rsidRPr="00DB1CE8">
        <w:rPr>
          <w:rFonts w:ascii="Times New Roman" w:eastAsia="Calibri" w:hAnsi="Times New Roman" w:cs="Times New Roman"/>
          <w:sz w:val="24"/>
          <w:szCs w:val="24"/>
          <w:highlight w:val="yellow"/>
          <w:u w:val="single"/>
        </w:rPr>
        <w:t>catastrophic anthropogenic climate change can</w:t>
      </w:r>
      <w:r w:rsidRPr="00DB1CE8">
        <w:rPr>
          <w:rFonts w:ascii="Times New Roman" w:eastAsia="Calibri" w:hAnsi="Times New Roman" w:cs="Times New Roman"/>
          <w:sz w:val="16"/>
          <w:szCs w:val="24"/>
          <w:highlight w:val="yellow"/>
        </w:rPr>
        <w:t xml:space="preserve"> </w:t>
      </w:r>
      <w:r w:rsidRPr="00DB1CE8">
        <w:rPr>
          <w:rFonts w:ascii="Times New Roman" w:eastAsia="Calibri" w:hAnsi="Times New Roman" w:cs="Times New Roman"/>
          <w:sz w:val="24"/>
          <w:szCs w:val="24"/>
          <w:highlight w:val="yellow"/>
          <w:u w:val="single"/>
        </w:rPr>
        <w:t>be</w:t>
      </w:r>
      <w:r w:rsidRPr="00DB1CE8">
        <w:rPr>
          <w:rFonts w:ascii="Times New Roman" w:eastAsia="Calibri" w:hAnsi="Times New Roman" w:cs="Times New Roman"/>
          <w:sz w:val="16"/>
          <w:szCs w:val="24"/>
        </w:rPr>
        <w:t xml:space="preserve"> potentially </w:t>
      </w:r>
      <w:r w:rsidRPr="00DB1CE8">
        <w:rPr>
          <w:rFonts w:ascii="Times New Roman" w:eastAsia="Calibri" w:hAnsi="Times New Roman" w:cs="Times New Roman"/>
          <w:b/>
          <w:sz w:val="24"/>
          <w:szCs w:val="24"/>
          <w:highlight w:val="yellow"/>
          <w:u w:val="single"/>
          <w:bdr w:val="single" w:sz="4" w:space="0" w:color="auto"/>
        </w:rPr>
        <w:t>the extinction of human species</w:t>
      </w:r>
      <w:r w:rsidRPr="00DB1CE8">
        <w:rPr>
          <w:rFonts w:ascii="Times New Roman" w:eastAsia="Calibri" w:hAnsi="Times New Roman" w:cs="Times New Roman"/>
          <w:sz w:val="16"/>
          <w:szCs w:val="24"/>
        </w:rPr>
        <w:t>, a risk that is simply too high for us to take any chances” (Hsu 2010 ) </w:t>
      </w:r>
    </w:p>
    <w:p w:rsidR="00DB1CE8" w:rsidRPr="00DB1CE8" w:rsidRDefault="00DB1CE8" w:rsidP="00DB1CE8">
      <w:pPr>
        <w:rPr>
          <w:rFonts w:eastAsia="Cambria"/>
          <w:lang w:eastAsia="zh-CN"/>
        </w:rPr>
      </w:pP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 xml:space="preserve">Specifically, US-Mexico smart grid collaboration creates an </w:t>
      </w:r>
      <w:r w:rsidRPr="00DB1CE8">
        <w:rPr>
          <w:rFonts w:eastAsia="Times New Roman" w:cs="Times New Roman"/>
          <w:b/>
          <w:bCs/>
          <w:iCs/>
          <w:sz w:val="26"/>
          <w:u w:val="single"/>
        </w:rPr>
        <w:t>expertise bank</w:t>
      </w:r>
      <w:r w:rsidRPr="00DB1CE8">
        <w:rPr>
          <w:rFonts w:eastAsia="Times New Roman" w:cs="Times New Roman"/>
          <w:b/>
          <w:bCs/>
          <w:iCs/>
          <w:sz w:val="26"/>
        </w:rPr>
        <w:t xml:space="preserve"> – spurs global modeling </w:t>
      </w:r>
    </w:p>
    <w:p w:rsidR="00DB1CE8" w:rsidRPr="00DB1CE8" w:rsidRDefault="00DB1CE8" w:rsidP="00DB1CE8">
      <w:pPr>
        <w:rPr>
          <w:rFonts w:eastAsia="Calibri"/>
        </w:rPr>
      </w:pPr>
      <w:r w:rsidRPr="00DB1CE8">
        <w:rPr>
          <w:rFonts w:eastAsia="Calibri"/>
          <w:b/>
          <w:bCs/>
          <w:sz w:val="26"/>
        </w:rPr>
        <w:t>Bennett 11</w:t>
      </w:r>
      <w:r w:rsidRPr="00DB1CE8">
        <w:rPr>
          <w:rFonts w:eastAsia="Calibri"/>
        </w:rPr>
        <w:t xml:space="preserve"> (Nicholas, Regional Sales Representative – Terryberry Company, “Smart Grid Technology – Mexico’s Upcoming Market Boon,” University of Arizona, </w:t>
      </w:r>
      <w:hyperlink r:id="rId18" w:history="1">
        <w:r w:rsidRPr="00DB1CE8">
          <w:rPr>
            <w:rFonts w:eastAsia="Calibri"/>
          </w:rPr>
          <w:t>http://next.eller.arizona.edu/courses/BusinessInternationalEnvironments/Fall2011/student_papers/finalnicholasbennett.pdf</w:t>
        </w:r>
      </w:hyperlink>
      <w:r w:rsidRPr="00DB1CE8">
        <w:rPr>
          <w:rFonts w:eastAsia="Calibri"/>
        </w:rPr>
        <w:t>)</w:t>
      </w:r>
    </w:p>
    <w:p w:rsidR="00DB1CE8" w:rsidRPr="00DB1CE8" w:rsidRDefault="00DB1CE8" w:rsidP="00DB1CE8">
      <w:pPr>
        <w:rPr>
          <w:rFonts w:eastAsia="Calibri"/>
        </w:rPr>
      </w:pPr>
    </w:p>
    <w:p w:rsidR="00DB1CE8" w:rsidRPr="00DB1CE8" w:rsidRDefault="00DB1CE8" w:rsidP="00DB1CE8">
      <w:pPr>
        <w:rPr>
          <w:rFonts w:eastAsia="Calibri"/>
          <w:sz w:val="16"/>
        </w:rPr>
      </w:pPr>
      <w:r w:rsidRPr="00DB1CE8">
        <w:rPr>
          <w:rFonts w:eastAsia="Calibri"/>
          <w:b/>
          <w:bCs/>
          <w:u w:val="single"/>
        </w:rPr>
        <w:t xml:space="preserve">The </w:t>
      </w:r>
      <w:r w:rsidRPr="00DB1CE8">
        <w:rPr>
          <w:rFonts w:eastAsia="Calibri"/>
          <w:b/>
          <w:iCs/>
          <w:u w:val="single"/>
          <w:bdr w:val="single" w:sz="18" w:space="0" w:color="auto"/>
        </w:rPr>
        <w:t>lack of synchronicity and communication</w:t>
      </w:r>
      <w:r w:rsidRPr="00DB1CE8">
        <w:rPr>
          <w:rFonts w:eastAsia="Calibri"/>
          <w:b/>
          <w:bCs/>
          <w:u w:val="single"/>
        </w:rPr>
        <w:t xml:space="preserve"> between competing smart grid providers is possibly the most </w:t>
      </w:r>
      <w:r w:rsidRPr="00DB1CE8">
        <w:rPr>
          <w:rFonts w:eastAsia="Calibri"/>
          <w:b/>
          <w:iCs/>
          <w:u w:val="single"/>
          <w:bdr w:val="single" w:sz="18" w:space="0" w:color="auto"/>
        </w:rPr>
        <w:t>detrimental factor</w:t>
      </w:r>
      <w:r w:rsidRPr="00DB1CE8">
        <w:rPr>
          <w:rFonts w:eastAsia="Calibri"/>
          <w:b/>
          <w:bCs/>
          <w:u w:val="single"/>
        </w:rPr>
        <w:t xml:space="preserve"> hampering the industry</w:t>
      </w:r>
      <w:r w:rsidRPr="00DB1CE8">
        <w:rPr>
          <w:rFonts w:eastAsia="Calibri"/>
          <w:sz w:val="16"/>
        </w:rPr>
        <w:t xml:space="preserve">. Reviewing the companies examined before, Austin Energy is a city-owned public utility company, while Mexico City’s smart grid provider, Elster, is a third-party private company. </w:t>
      </w:r>
      <w:r w:rsidRPr="00DB1CE8">
        <w:rPr>
          <w:rFonts w:eastAsia="Calibri"/>
          <w:b/>
          <w:bCs/>
          <w:u w:val="single"/>
        </w:rPr>
        <w:t>The right to choose the most advantageous and cost-effective smart grid servicer is discretionary as it should be.</w:t>
      </w:r>
      <w:r w:rsidRPr="00DB1CE8">
        <w:rPr>
          <w:rFonts w:eastAsia="Calibri"/>
          <w:sz w:val="16"/>
        </w:rPr>
        <w:t xml:space="preserve"> </w:t>
      </w:r>
      <w:r w:rsidRPr="00DB1CE8">
        <w:rPr>
          <w:rFonts w:eastAsia="Calibri"/>
          <w:b/>
          <w:bCs/>
          <w:u w:val="single"/>
        </w:rPr>
        <w:t>The issue stems from a highly competitive atmosphere in a field that is still relatively volatile and still developing</w:t>
      </w:r>
      <w:r w:rsidRPr="00DB1CE8">
        <w:rPr>
          <w:rFonts w:eastAsia="Calibri"/>
          <w:sz w:val="16"/>
        </w:rPr>
        <w:t xml:space="preserve">. Also, </w:t>
      </w:r>
      <w:r w:rsidRPr="00DB1CE8">
        <w:rPr>
          <w:rFonts w:eastAsia="Calibri"/>
          <w:b/>
          <w:bCs/>
          <w:u w:val="single"/>
        </w:rPr>
        <w:t xml:space="preserve">the importance of </w:t>
      </w:r>
      <w:r w:rsidRPr="00DB1CE8">
        <w:rPr>
          <w:rFonts w:eastAsia="Calibri"/>
          <w:b/>
          <w:bCs/>
          <w:highlight w:val="yellow"/>
          <w:u w:val="single"/>
        </w:rPr>
        <w:t xml:space="preserve">successful implementation of smart grid technologies is </w:t>
      </w:r>
      <w:r w:rsidRPr="00DB1CE8">
        <w:rPr>
          <w:rFonts w:eastAsia="Calibri"/>
          <w:b/>
          <w:iCs/>
          <w:highlight w:val="yellow"/>
          <w:u w:val="single"/>
          <w:bdr w:val="single" w:sz="18" w:space="0" w:color="auto"/>
        </w:rPr>
        <w:t xml:space="preserve">vital for the </w:t>
      </w:r>
      <w:r w:rsidRPr="00DB1CE8">
        <w:rPr>
          <w:rFonts w:eastAsia="Calibri"/>
          <w:b/>
          <w:iCs/>
          <w:u w:val="single"/>
          <w:bdr w:val="single" w:sz="18" w:space="0" w:color="auto"/>
        </w:rPr>
        <w:t xml:space="preserve">day-to-day </w:t>
      </w:r>
      <w:r w:rsidRPr="00DB1CE8">
        <w:rPr>
          <w:rFonts w:eastAsia="Calibri"/>
          <w:b/>
          <w:iCs/>
          <w:highlight w:val="yellow"/>
          <w:u w:val="single"/>
          <w:bdr w:val="single" w:sz="18" w:space="0" w:color="auto"/>
        </w:rPr>
        <w:t>operations</w:t>
      </w:r>
      <w:r w:rsidRPr="00DB1CE8">
        <w:rPr>
          <w:rFonts w:eastAsia="Calibri"/>
          <w:b/>
          <w:bCs/>
          <w:u w:val="single"/>
        </w:rPr>
        <w:t xml:space="preserve"> in cities </w:t>
      </w:r>
      <w:r w:rsidRPr="00DB1CE8">
        <w:rPr>
          <w:rFonts w:eastAsia="Calibri"/>
          <w:b/>
          <w:bCs/>
          <w:highlight w:val="yellow"/>
          <w:u w:val="single"/>
        </w:rPr>
        <w:t>across the world</w:t>
      </w:r>
      <w:r w:rsidRPr="00DB1CE8">
        <w:rPr>
          <w:rFonts w:eastAsia="Calibri"/>
          <w:sz w:val="16"/>
        </w:rPr>
        <w:t xml:space="preserve">. </w:t>
      </w:r>
      <w:r w:rsidRPr="00DB1CE8">
        <w:rPr>
          <w:rFonts w:eastAsia="Calibri"/>
          <w:b/>
          <w:bCs/>
          <w:u w:val="single"/>
        </w:rPr>
        <w:t xml:space="preserve">Major mistakes could lead to </w:t>
      </w:r>
      <w:r w:rsidRPr="00DB1CE8">
        <w:rPr>
          <w:rFonts w:eastAsia="Calibri"/>
          <w:b/>
          <w:iCs/>
          <w:u w:val="single"/>
          <w:bdr w:val="single" w:sz="18" w:space="0" w:color="auto"/>
        </w:rPr>
        <w:t>detrimental effects</w:t>
      </w:r>
      <w:r w:rsidRPr="00DB1CE8">
        <w:rPr>
          <w:rFonts w:eastAsia="Calibri"/>
          <w:sz w:val="16"/>
        </w:rPr>
        <w:t xml:space="preserve"> in their respective regions. </w:t>
      </w:r>
      <w:r w:rsidRPr="00DB1CE8">
        <w:rPr>
          <w:rFonts w:eastAsia="Calibri"/>
          <w:b/>
          <w:bCs/>
          <w:highlight w:val="yellow"/>
          <w:u w:val="single"/>
        </w:rPr>
        <w:t>The foundation of an international</w:t>
      </w:r>
      <w:r w:rsidRPr="00DB1CE8">
        <w:rPr>
          <w:rFonts w:eastAsia="Calibri"/>
          <w:b/>
          <w:bCs/>
          <w:u w:val="single"/>
        </w:rPr>
        <w:t xml:space="preserve"> committee or board of regents consisting of </w:t>
      </w:r>
      <w:r w:rsidRPr="00DB1CE8">
        <w:rPr>
          <w:rFonts w:eastAsia="Calibri"/>
          <w:b/>
          <w:bCs/>
          <w:highlight w:val="yellow"/>
          <w:u w:val="single"/>
        </w:rPr>
        <w:t>smart grid</w:t>
      </w:r>
      <w:r w:rsidRPr="00DB1CE8">
        <w:rPr>
          <w:rFonts w:eastAsia="Calibri"/>
          <w:b/>
          <w:bCs/>
          <w:u w:val="single"/>
        </w:rPr>
        <w:t xml:space="preserve"> professionals and approved providers </w:t>
      </w:r>
      <w:r w:rsidRPr="00DB1CE8">
        <w:rPr>
          <w:rFonts w:eastAsia="Calibri"/>
          <w:b/>
          <w:bCs/>
          <w:highlight w:val="yellow"/>
          <w:u w:val="single"/>
        </w:rPr>
        <w:t xml:space="preserve">would </w:t>
      </w:r>
      <w:r w:rsidRPr="00DB1CE8">
        <w:rPr>
          <w:rFonts w:eastAsia="Calibri"/>
          <w:b/>
          <w:iCs/>
          <w:highlight w:val="yellow"/>
          <w:u w:val="single"/>
          <w:bdr w:val="single" w:sz="18" w:space="0" w:color="auto"/>
        </w:rPr>
        <w:t>increase shared information</w:t>
      </w:r>
      <w:r w:rsidRPr="00DB1CE8">
        <w:rPr>
          <w:rFonts w:eastAsia="Calibri"/>
          <w:b/>
          <w:bCs/>
          <w:u w:val="single"/>
        </w:rPr>
        <w:t xml:space="preserve"> and </w:t>
      </w:r>
      <w:r w:rsidRPr="00DB1CE8">
        <w:rPr>
          <w:rFonts w:eastAsia="Calibri"/>
          <w:b/>
          <w:iCs/>
          <w:highlight w:val="yellow"/>
          <w:u w:val="single"/>
          <w:bdr w:val="single" w:sz="18" w:space="0" w:color="auto"/>
        </w:rPr>
        <w:t>provide a reliable resource for prospective customers</w:t>
      </w:r>
      <w:r w:rsidRPr="00DB1CE8">
        <w:rPr>
          <w:rFonts w:eastAsia="Calibri"/>
          <w:sz w:val="16"/>
        </w:rPr>
        <w:t xml:space="preserve">. </w:t>
      </w:r>
      <w:r w:rsidRPr="00DB1CE8">
        <w:rPr>
          <w:rFonts w:eastAsia="Calibri"/>
          <w:b/>
          <w:bCs/>
          <w:highlight w:val="yellow"/>
          <w:u w:val="single"/>
        </w:rPr>
        <w:t>Mexico and the United States could instigate the formation</w:t>
      </w:r>
      <w:r w:rsidRPr="00DB1CE8">
        <w:rPr>
          <w:rFonts w:eastAsia="Calibri"/>
          <w:b/>
          <w:bCs/>
          <w:u w:val="single"/>
        </w:rPr>
        <w:t xml:space="preserve"> of this committee</w:t>
      </w:r>
      <w:r w:rsidRPr="00DB1CE8">
        <w:rPr>
          <w:rFonts w:eastAsia="Calibri"/>
          <w:sz w:val="16"/>
        </w:rPr>
        <w:t xml:space="preserve">. </w:t>
      </w:r>
      <w:r w:rsidRPr="00DB1CE8">
        <w:rPr>
          <w:rFonts w:eastAsia="Calibri"/>
          <w:b/>
          <w:bCs/>
          <w:u w:val="single"/>
        </w:rPr>
        <w:t>Their existing relationship regarding the smart grid field is already close, so support should be mutual</w:t>
      </w:r>
      <w:r w:rsidRPr="00DB1CE8">
        <w:rPr>
          <w:rFonts w:eastAsia="Calibri"/>
          <w:sz w:val="16"/>
        </w:rPr>
        <w:t xml:space="preserve">. </w:t>
      </w:r>
      <w:r w:rsidRPr="00DB1CE8">
        <w:rPr>
          <w:rFonts w:eastAsia="Calibri"/>
          <w:b/>
          <w:bCs/>
          <w:highlight w:val="yellow"/>
          <w:u w:val="single"/>
        </w:rPr>
        <w:t>With two of the most promising nations moving forward to a collaborative smart grid committee</w:t>
      </w:r>
      <w:r w:rsidRPr="00DB1CE8">
        <w:rPr>
          <w:rFonts w:eastAsia="Calibri"/>
          <w:sz w:val="16"/>
          <w:highlight w:val="yellow"/>
        </w:rPr>
        <w:t xml:space="preserve">, </w:t>
      </w:r>
      <w:r w:rsidRPr="00DB1CE8">
        <w:rPr>
          <w:rFonts w:eastAsia="Calibri"/>
          <w:b/>
          <w:iCs/>
          <w:highlight w:val="yellow"/>
          <w:u w:val="single"/>
          <w:bdr w:val="single" w:sz="18" w:space="0" w:color="auto"/>
        </w:rPr>
        <w:t>other nations will likely want to join</w:t>
      </w:r>
      <w:r w:rsidRPr="00DB1CE8">
        <w:rPr>
          <w:rFonts w:eastAsia="Calibri"/>
          <w:sz w:val="16"/>
          <w:highlight w:val="yellow"/>
        </w:rPr>
        <w:t>.</w:t>
      </w:r>
      <w:r w:rsidRPr="00DB1CE8">
        <w:rPr>
          <w:rFonts w:eastAsia="Calibri"/>
          <w:sz w:val="16"/>
        </w:rPr>
        <w:t xml:space="preserve"> </w:t>
      </w:r>
      <w:r w:rsidRPr="00DB1CE8">
        <w:rPr>
          <w:rFonts w:eastAsia="Calibri"/>
          <w:b/>
          <w:bCs/>
          <w:u w:val="single"/>
        </w:rPr>
        <w:t>The incentives of international support and training would lead to even more effective solutions to energy usage</w:t>
      </w:r>
      <w:r w:rsidRPr="00DB1CE8">
        <w:rPr>
          <w:rFonts w:eastAsia="Calibri"/>
          <w:sz w:val="16"/>
        </w:rPr>
        <w:t xml:space="preserve">. </w:t>
      </w:r>
      <w:r w:rsidRPr="00DB1CE8">
        <w:rPr>
          <w:rFonts w:eastAsia="Calibri"/>
          <w:b/>
          <w:bCs/>
          <w:u w:val="single"/>
        </w:rPr>
        <w:t>The committee could also be used to raise funds for countries who cannot afford the upfront capital to begin smart grid programs</w:t>
      </w:r>
      <w:r w:rsidRPr="00DB1CE8">
        <w:rPr>
          <w:rFonts w:eastAsia="Calibri"/>
          <w:sz w:val="16"/>
        </w:rPr>
        <w:t xml:space="preserve">. </w:t>
      </w:r>
      <w:r w:rsidRPr="00DB1CE8">
        <w:rPr>
          <w:rFonts w:eastAsia="Calibri"/>
          <w:b/>
          <w:bCs/>
          <w:u w:val="single"/>
        </w:rPr>
        <w:t>The provision of numerous jobs</w:t>
      </w:r>
      <w:r w:rsidRPr="00DB1CE8">
        <w:rPr>
          <w:rFonts w:eastAsia="Calibri"/>
          <w:sz w:val="16"/>
        </w:rPr>
        <w:t xml:space="preserve">, </w:t>
      </w:r>
      <w:r w:rsidRPr="00DB1CE8">
        <w:rPr>
          <w:rFonts w:eastAsia="Calibri"/>
          <w:b/>
          <w:bCs/>
          <w:u w:val="single"/>
        </w:rPr>
        <w:t>strengthened international relationships</w:t>
      </w:r>
      <w:r w:rsidRPr="00DB1CE8">
        <w:rPr>
          <w:rFonts w:eastAsia="Calibri"/>
          <w:sz w:val="16"/>
        </w:rPr>
        <w:t xml:space="preserve">, </w:t>
      </w:r>
      <w:r w:rsidRPr="00DB1CE8">
        <w:rPr>
          <w:rFonts w:eastAsia="Calibri"/>
          <w:b/>
          <w:bCs/>
          <w:u w:val="single"/>
        </w:rPr>
        <w:t>and the culmination of smarter energy solutions</w:t>
      </w:r>
      <w:r w:rsidRPr="00DB1CE8">
        <w:rPr>
          <w:rFonts w:eastAsia="Calibri"/>
          <w:sz w:val="16"/>
        </w:rPr>
        <w:t xml:space="preserve"> are only some of the benefits such a committee could provide. Strict regulations regarding privacy and control between public and private companies will be enforced, limiting the barriers of entry for prospective members. The details and complexities of formation of this committee would be subject to its representatives. </w:t>
      </w:r>
      <w:r w:rsidRPr="00DB1CE8">
        <w:rPr>
          <w:rFonts w:eastAsia="Calibri"/>
          <w:b/>
          <w:bCs/>
          <w:highlight w:val="yellow"/>
          <w:u w:val="single"/>
        </w:rPr>
        <w:t>A</w:t>
      </w:r>
      <w:r w:rsidRPr="00DB1CE8">
        <w:rPr>
          <w:rFonts w:eastAsia="Calibri"/>
          <w:b/>
          <w:bCs/>
          <w:u w:val="single"/>
        </w:rPr>
        <w:t xml:space="preserve"> </w:t>
      </w:r>
      <w:r w:rsidRPr="00DB1CE8">
        <w:rPr>
          <w:rFonts w:eastAsia="Calibri"/>
          <w:b/>
          <w:bCs/>
          <w:highlight w:val="yellow"/>
          <w:u w:val="single"/>
        </w:rPr>
        <w:t xml:space="preserve">global committee focusing on the details of smart grid systems is a </w:t>
      </w:r>
      <w:r w:rsidRPr="00DB1CE8">
        <w:rPr>
          <w:rFonts w:eastAsia="Calibri"/>
          <w:b/>
          <w:iCs/>
          <w:highlight w:val="yellow"/>
          <w:u w:val="single"/>
          <w:bdr w:val="single" w:sz="18" w:space="0" w:color="auto"/>
        </w:rPr>
        <w:t>proactive response</w:t>
      </w:r>
      <w:r w:rsidRPr="00DB1CE8">
        <w:rPr>
          <w:rFonts w:eastAsia="Calibri"/>
          <w:b/>
          <w:bCs/>
          <w:highlight w:val="yellow"/>
          <w:u w:val="single"/>
        </w:rPr>
        <w:t xml:space="preserve"> to an emerging</w:t>
      </w:r>
      <w:r w:rsidRPr="00DB1CE8">
        <w:rPr>
          <w:rFonts w:eastAsia="Calibri"/>
          <w:b/>
          <w:bCs/>
          <w:u w:val="single"/>
        </w:rPr>
        <w:t xml:space="preserve"> and exciting </w:t>
      </w:r>
      <w:r w:rsidRPr="00DB1CE8">
        <w:rPr>
          <w:rFonts w:eastAsia="Calibri"/>
          <w:b/>
          <w:bCs/>
          <w:highlight w:val="yellow"/>
          <w:u w:val="single"/>
        </w:rPr>
        <w:t>new market</w:t>
      </w:r>
      <w:r w:rsidRPr="00DB1CE8">
        <w:rPr>
          <w:rFonts w:eastAsia="Calibri"/>
          <w:sz w:val="16"/>
        </w:rPr>
        <w:t xml:space="preserve">. </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Mexican leadership leads to GLOBAL climate agreements</w:t>
      </w:r>
    </w:p>
    <w:p w:rsidR="00DB1CE8" w:rsidRPr="00DB1CE8" w:rsidRDefault="00DB1CE8" w:rsidP="00DB1CE8">
      <w:pPr>
        <w:rPr>
          <w:rFonts w:eastAsia="Calibri"/>
        </w:rPr>
      </w:pPr>
      <w:r w:rsidRPr="00DB1CE8">
        <w:rPr>
          <w:rFonts w:eastAsia="Calibri"/>
          <w:b/>
          <w:bCs/>
          <w:sz w:val="26"/>
        </w:rPr>
        <w:t>O’Neill 13</w:t>
      </w:r>
      <w:r w:rsidRPr="00DB1CE8">
        <w:rPr>
          <w:rFonts w:eastAsia="Calibri"/>
        </w:rPr>
        <w:t xml:space="preserve"> – PhD in Government @ Harvard, senior fellow for Latin America Studies at the Council on Foreign Relations, a nonpartisan foreign-policy think tank and membership organization</w:t>
      </w:r>
    </w:p>
    <w:p w:rsidR="00DB1CE8" w:rsidRPr="00DB1CE8" w:rsidRDefault="00DB1CE8" w:rsidP="00DB1CE8">
      <w:pPr>
        <w:rPr>
          <w:rFonts w:eastAsia="Calibri"/>
        </w:rPr>
      </w:pPr>
      <w:r w:rsidRPr="00DB1CE8">
        <w:rPr>
          <w:rFonts w:eastAsia="Calibri"/>
        </w:rPr>
        <w:t>(Shannon, “Mexico Makes It: A Transformed Society, Economy, and Government,” Foreign Affairs, 92.2)</w:t>
      </w:r>
    </w:p>
    <w:p w:rsidR="00DB1CE8" w:rsidRPr="00DB1CE8" w:rsidRDefault="00DB1CE8" w:rsidP="00DB1CE8">
      <w:pPr>
        <w:rPr>
          <w:rFonts w:eastAsia="Calibri"/>
        </w:rPr>
      </w:pPr>
    </w:p>
    <w:p w:rsidR="00DB1CE8" w:rsidRPr="00DB1CE8" w:rsidRDefault="00DB1CE8" w:rsidP="00DB1CE8">
      <w:pPr>
        <w:rPr>
          <w:rFonts w:eastAsia="Times New Roman"/>
          <w:sz w:val="16"/>
        </w:rPr>
      </w:pPr>
      <w:r w:rsidRPr="00DB1CE8">
        <w:rPr>
          <w:rFonts w:eastAsia="Times New Roman"/>
          <w:b/>
          <w:bCs/>
          <w:highlight w:val="yellow"/>
          <w:u w:val="single"/>
        </w:rPr>
        <w:t xml:space="preserve">If Mexico addresses these challenges, it will emerge as a </w:t>
      </w:r>
      <w:r w:rsidRPr="00DB1CE8">
        <w:rPr>
          <w:rFonts w:eastAsia="Times New Roman"/>
          <w:b/>
          <w:iCs/>
          <w:highlight w:val="yellow"/>
          <w:u w:val="single"/>
          <w:bdr w:val="single" w:sz="18" w:space="0" w:color="auto"/>
        </w:rPr>
        <w:t>powerful player</w:t>
      </w:r>
      <w:r w:rsidRPr="00DB1CE8">
        <w:rPr>
          <w:rFonts w:eastAsia="Times New Roman"/>
          <w:b/>
          <w:bCs/>
          <w:highlight w:val="yellow"/>
          <w:u w:val="single"/>
        </w:rPr>
        <w:t xml:space="preserve"> on the international stage</w:t>
      </w:r>
      <w:r w:rsidRPr="00DB1CE8">
        <w:rPr>
          <w:rFonts w:eastAsia="Times New Roman"/>
          <w:b/>
          <w:bCs/>
          <w:u w:val="single"/>
        </w:rPr>
        <w:t>.</w:t>
      </w:r>
      <w:r w:rsidRPr="00DB1CE8">
        <w:rPr>
          <w:rFonts w:eastAsia="Times New Roman"/>
          <w:sz w:val="16"/>
        </w:rPr>
        <w:t xml:space="preserve"> A democratic and safe Mexico would attract billions of dollars in foreign investment and propel the country into the world's top economic ranks. Robust growth would both reduce northbound emigration and increase southbound trade, benefiting U.S. employers and employees alike. </w:t>
      </w:r>
      <w:r w:rsidRPr="00DB1CE8">
        <w:rPr>
          <w:rFonts w:eastAsia="Times New Roman"/>
          <w:b/>
          <w:bCs/>
          <w:u w:val="single"/>
        </w:rPr>
        <w:lastRenderedPageBreak/>
        <w:t xml:space="preserve">Already influential in the G-20 and other multilateral organizations, </w:t>
      </w:r>
      <w:r w:rsidRPr="00DB1CE8">
        <w:rPr>
          <w:rFonts w:eastAsia="Times New Roman"/>
          <w:b/>
          <w:bCs/>
          <w:highlight w:val="yellow"/>
          <w:u w:val="single"/>
        </w:rPr>
        <w:t xml:space="preserve">Mexico </w:t>
      </w:r>
      <w:r w:rsidRPr="00DB1CE8">
        <w:rPr>
          <w:rFonts w:eastAsia="Times New Roman"/>
          <w:b/>
          <w:iCs/>
          <w:highlight w:val="yellow"/>
          <w:u w:val="single"/>
          <w:bdr w:val="single" w:sz="18" w:space="0" w:color="auto"/>
        </w:rPr>
        <w:t>could become</w:t>
      </w:r>
      <w:r w:rsidRPr="00DB1CE8">
        <w:rPr>
          <w:rFonts w:eastAsia="Times New Roman"/>
          <w:sz w:val="16"/>
        </w:rPr>
        <w:t xml:space="preserve"> even more of </w:t>
      </w:r>
      <w:r w:rsidRPr="00DB1CE8">
        <w:rPr>
          <w:rFonts w:eastAsia="Times New Roman"/>
          <w:b/>
          <w:bCs/>
          <w:u w:val="single"/>
        </w:rPr>
        <w:t xml:space="preserve">a </w:t>
      </w:r>
      <w:r w:rsidRPr="00DB1CE8">
        <w:rPr>
          <w:rFonts w:eastAsia="Times New Roman"/>
          <w:b/>
          <w:iCs/>
          <w:highlight w:val="yellow"/>
          <w:u w:val="single"/>
          <w:bdr w:val="single" w:sz="18" w:space="0" w:color="auto"/>
        </w:rPr>
        <w:t>powerbroker</w:t>
      </w:r>
      <w:r w:rsidRPr="00DB1CE8">
        <w:rPr>
          <w:rFonts w:eastAsia="Times New Roman"/>
          <w:b/>
          <w:bCs/>
          <w:highlight w:val="yellow"/>
          <w:u w:val="single"/>
        </w:rPr>
        <w:t>in global institutions and</w:t>
      </w:r>
      <w:r w:rsidRPr="00DB1CE8">
        <w:rPr>
          <w:rFonts w:eastAsia="Times New Roman"/>
          <w:sz w:val="16"/>
        </w:rPr>
        <w:t xml:space="preserve"> help </w:t>
      </w:r>
      <w:r w:rsidRPr="00DB1CE8">
        <w:rPr>
          <w:rFonts w:eastAsia="Times New Roman"/>
          <w:b/>
          <w:bCs/>
          <w:u w:val="single"/>
        </w:rPr>
        <w:t xml:space="preserve">construct new international financial, trade, and </w:t>
      </w:r>
      <w:r w:rsidRPr="00DB1CE8">
        <w:rPr>
          <w:rFonts w:eastAsia="Times New Roman"/>
          <w:b/>
          <w:iCs/>
          <w:highlight w:val="yellow"/>
          <w:u w:val="single"/>
          <w:bdr w:val="single" w:sz="18" w:space="0" w:color="auto"/>
        </w:rPr>
        <w:t>climatechange accords</w:t>
      </w:r>
      <w:r w:rsidRPr="00DB1CE8">
        <w:rPr>
          <w:rFonts w:eastAsia="Times New Roman"/>
          <w:sz w:val="16"/>
        </w:rPr>
        <w:t>.</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Improving the effectiveness of global coop key to solve warming</w:t>
      </w:r>
    </w:p>
    <w:p w:rsidR="00DB1CE8" w:rsidRPr="00DB1CE8" w:rsidRDefault="00DB1CE8" w:rsidP="00DB1CE8">
      <w:pPr>
        <w:rPr>
          <w:rFonts w:eastAsia="Calibri"/>
        </w:rPr>
      </w:pPr>
    </w:p>
    <w:p w:rsidR="00DB1CE8" w:rsidRPr="00DB1CE8" w:rsidRDefault="00DB1CE8" w:rsidP="00DB1CE8">
      <w:pPr>
        <w:rPr>
          <w:rFonts w:eastAsia="Calibri"/>
          <w:sz w:val="16"/>
        </w:rPr>
      </w:pPr>
      <w:r w:rsidRPr="00DB1CE8">
        <w:rPr>
          <w:rFonts w:eastAsia="Calibri"/>
          <w:b/>
          <w:bCs/>
          <w:sz w:val="26"/>
        </w:rPr>
        <w:t>Slaughter‘11</w:t>
      </w:r>
    </w:p>
    <w:p w:rsidR="00DB1CE8" w:rsidRPr="00DB1CE8" w:rsidRDefault="00DB1CE8" w:rsidP="00DB1CE8">
      <w:pPr>
        <w:rPr>
          <w:rFonts w:eastAsia="Calibri"/>
          <w:sz w:val="16"/>
          <w:szCs w:val="16"/>
        </w:rPr>
      </w:pPr>
      <w:r w:rsidRPr="00DB1CE8">
        <w:rPr>
          <w:rFonts w:eastAsia="Calibri"/>
          <w:sz w:val="16"/>
          <w:szCs w:val="16"/>
        </w:rPr>
        <w:t>(Anne-Marie, Bert G. Kerstetter '66 university professor of politics and international affairs at Princeton University, “Problems Will Be Global -- And Solutions Will Be, Too”, Foreign Policy, Sept/Oct, Issue 188, Ebsco)</w:t>
      </w:r>
    </w:p>
    <w:p w:rsidR="00DB1CE8" w:rsidRPr="00DB1CE8" w:rsidRDefault="00DB1CE8" w:rsidP="00DB1CE8">
      <w:pPr>
        <w:rPr>
          <w:rFonts w:eastAsia="Calibri"/>
          <w:u w:val="single"/>
        </w:rPr>
      </w:pPr>
      <w:r w:rsidRPr="00DB1CE8">
        <w:rPr>
          <w:rFonts w:eastAsia="Calibri"/>
          <w:highlight w:val="yellow"/>
          <w:u w:val="single"/>
        </w:rPr>
        <w:t>A more multilateral world is just the beginning.</w:t>
      </w:r>
      <w:r w:rsidRPr="00DB1CE8">
        <w:rPr>
          <w:rFonts w:eastAsia="Calibri"/>
          <w:u w:val="single"/>
        </w:rPr>
        <w:t xml:space="preserve"> </w:t>
      </w:r>
      <w:r w:rsidRPr="00DB1CE8">
        <w:rPr>
          <w:rFonts w:eastAsia="Calibri"/>
          <w:sz w:val="16"/>
        </w:rPr>
        <w:t xml:space="preserve">Before considering the world in 2025,14 years from now, it is worth remembering the world </w:t>
      </w:r>
      <w:r w:rsidRPr="00DB1CE8">
        <w:rPr>
          <w:rFonts w:eastAsia="Calibri"/>
          <w:u w:val="single"/>
        </w:rPr>
        <w:t>14 years ago</w:t>
      </w:r>
      <w:r w:rsidRPr="00DB1CE8">
        <w:rPr>
          <w:rFonts w:eastAsia="Calibri"/>
          <w:sz w:val="16"/>
        </w:rPr>
        <w:t xml:space="preserve">, in 1997. Back then, </w:t>
      </w:r>
      <w:r w:rsidRPr="00DB1CE8">
        <w:rPr>
          <w:rFonts w:eastAsia="Calibri"/>
          <w:u w:val="single"/>
        </w:rPr>
        <w:t>the United States was the sole superpower</w:t>
      </w:r>
      <w:r w:rsidRPr="00DB1CE8">
        <w:rPr>
          <w:rFonts w:eastAsia="Calibri"/>
          <w:sz w:val="16"/>
        </w:rPr>
        <w:t xml:space="preserve">, its immensity and dominance of the international system so evident as to trigger the resentful label of "hyperpower" from the French foreign minister. </w:t>
      </w:r>
      <w:r w:rsidRPr="00DB1CE8">
        <w:rPr>
          <w:rFonts w:eastAsia="Calibri"/>
          <w:u w:val="single"/>
        </w:rPr>
        <w:t xml:space="preserve">The American economy was expanding fast enough to leave the country a healthy and growing surplus </w:t>
      </w:r>
      <w:r w:rsidRPr="00DB1CE8">
        <w:rPr>
          <w:rFonts w:eastAsia="Calibri"/>
          <w:sz w:val="16"/>
        </w:rPr>
        <w:t xml:space="preserve">by the end of Bill Clinton's presidency three years later. </w:t>
      </w:r>
      <w:r w:rsidRPr="00DB1CE8">
        <w:rPr>
          <w:rFonts w:eastAsia="Calibri"/>
          <w:u w:val="single"/>
        </w:rPr>
        <w:t>The E</w:t>
      </w:r>
      <w:r w:rsidRPr="00DB1CE8">
        <w:rPr>
          <w:rFonts w:eastAsia="Calibri"/>
          <w:sz w:val="16"/>
        </w:rPr>
        <w:t xml:space="preserve">uropean </w:t>
      </w:r>
      <w:r w:rsidRPr="00DB1CE8">
        <w:rPr>
          <w:rFonts w:eastAsia="Calibri"/>
          <w:u w:val="single"/>
        </w:rPr>
        <w:t>U</w:t>
      </w:r>
      <w:r w:rsidRPr="00DB1CE8">
        <w:rPr>
          <w:rFonts w:eastAsia="Calibri"/>
          <w:sz w:val="16"/>
        </w:rPr>
        <w:t xml:space="preserve">nion, then still only four years old, </w:t>
      </w:r>
      <w:r w:rsidRPr="00DB1CE8">
        <w:rPr>
          <w:rFonts w:eastAsia="Calibri"/>
          <w:u w:val="single"/>
        </w:rPr>
        <w:t>had just 15 members; the euro did not exist</w:t>
      </w:r>
      <w:r w:rsidRPr="00DB1CE8">
        <w:rPr>
          <w:rFonts w:eastAsia="Calibri"/>
          <w:sz w:val="16"/>
        </w:rPr>
        <w:t xml:space="preserve">. </w:t>
      </w:r>
      <w:r w:rsidRPr="00DB1CE8">
        <w:rPr>
          <w:rFonts w:eastAsia="Calibri"/>
          <w:u w:val="single"/>
        </w:rPr>
        <w:t>The wars dominating the headlines were in Europe</w:t>
      </w:r>
      <w:r w:rsidRPr="00DB1CE8">
        <w:rPr>
          <w:rFonts w:eastAsia="Calibri"/>
          <w:sz w:val="16"/>
        </w:rPr>
        <w:t xml:space="preserve">: Bosnia, Croatia, and, soon, Kosovo. </w:t>
      </w:r>
      <w:r w:rsidRPr="00DB1CE8">
        <w:rPr>
          <w:rFonts w:eastAsia="Calibri"/>
          <w:u w:val="single"/>
        </w:rPr>
        <w:t>The term BRICs</w:t>
      </w:r>
      <w:r w:rsidRPr="00DB1CE8">
        <w:rPr>
          <w:rFonts w:eastAsia="Calibri"/>
          <w:sz w:val="16"/>
        </w:rPr>
        <w:t xml:space="preserve"> -- the Goldman Sachs label attached to the fast-growing emerging markets of Brazil, Russia, India, and China -- </w:t>
      </w:r>
      <w:r w:rsidRPr="00DB1CE8">
        <w:rPr>
          <w:rFonts w:eastAsia="Calibri"/>
          <w:u w:val="single"/>
        </w:rPr>
        <w:t>had not yet been invented</w:t>
      </w:r>
      <w:r w:rsidRPr="00DB1CE8">
        <w:rPr>
          <w:rFonts w:eastAsia="Calibri"/>
          <w:sz w:val="16"/>
        </w:rPr>
        <w:t xml:space="preserve">. The Internet was booming, but social media did not exist. You get the point: </w:t>
      </w:r>
      <w:r w:rsidRPr="00DB1CE8">
        <w:rPr>
          <w:rFonts w:eastAsia="Calibri"/>
          <w:u w:val="single"/>
        </w:rPr>
        <w:t>A lot can change in 14 years, and rarely in ways foreseen</w:t>
      </w:r>
      <w:r w:rsidRPr="00DB1CE8">
        <w:rPr>
          <w:rFonts w:eastAsia="Calibri"/>
          <w:sz w:val="16"/>
        </w:rPr>
        <w:t xml:space="preserve">. In the spirit of proper humility, then, here's my take on what the landscape of global diplomacy will look like a decade and a half from now: For starters, </w:t>
      </w:r>
      <w:r w:rsidRPr="00DB1CE8">
        <w:rPr>
          <w:rFonts w:eastAsia="Calibri"/>
          <w:u w:val="single"/>
        </w:rPr>
        <w:t>the world will be much more multilateral. By 2025 the U.N. Security Council will have expanded from the present 15 members to between 25 and 30 and will include</w:t>
      </w:r>
      <w:r w:rsidRPr="00DB1CE8">
        <w:rPr>
          <w:rFonts w:eastAsia="Calibri"/>
          <w:sz w:val="16"/>
        </w:rPr>
        <w:t xml:space="preserve">, either as de jure or de facto permanent members, </w:t>
      </w:r>
      <w:r w:rsidRPr="00DB1CE8">
        <w:rPr>
          <w:rFonts w:eastAsia="Calibri"/>
          <w:u w:val="single"/>
        </w:rPr>
        <w:t>Brazil, India, Japan, South Africa, either Egypt or Nigeria, and either Indonesia or Turkey.</w:t>
      </w:r>
      <w:r w:rsidRPr="00DB1CE8">
        <w:rPr>
          <w:rFonts w:eastAsia="Calibri"/>
          <w:sz w:val="16"/>
        </w:rPr>
        <w:t xml:space="preserve"> At the same time, </w:t>
      </w:r>
      <w:r w:rsidRPr="00DB1CE8">
        <w:rPr>
          <w:rFonts w:eastAsia="Calibri"/>
          <w:u w:val="single"/>
        </w:rPr>
        <w:t>regional organizations on every continent</w:t>
      </w:r>
      <w:r w:rsidRPr="00DB1CE8">
        <w:rPr>
          <w:rFonts w:eastAsia="Calibri"/>
          <w:sz w:val="16"/>
        </w:rPr>
        <w:t xml:space="preserve"> -- the African Union, the Association of Southeast Asian Nations, some version of the Organization of American States -- </w:t>
      </w:r>
      <w:r w:rsidRPr="00DB1CE8">
        <w:rPr>
          <w:rFonts w:eastAsia="Calibri"/>
          <w:u w:val="single"/>
        </w:rPr>
        <w:t>will be much stronger</w:t>
      </w:r>
      <w:r w:rsidRPr="00DB1CE8">
        <w:rPr>
          <w:rFonts w:eastAsia="Calibri"/>
          <w:sz w:val="16"/>
        </w:rPr>
        <w:t xml:space="preserve">. Each will follow its own version of economic and political integration, inspired by the European Union, and many will include representation from smaller subregional organizations. In the Middle East, Israel, Palestine, Jordan, Syria, and Turkey could provide the core of a new Middle East free trade area; alternatively the European Union could be interlocked with an emerging Mediterranean Union. </w:t>
      </w:r>
      <w:r w:rsidRPr="00DB1CE8">
        <w:rPr>
          <w:rFonts w:eastAsia="Calibri"/>
          <w:highlight w:val="yellow"/>
          <w:u w:val="single"/>
        </w:rPr>
        <w:t>Driving this massive multilateralization is the increasingly global and regional nature of our problems</w:t>
      </w:r>
      <w:r w:rsidRPr="00DB1CE8">
        <w:rPr>
          <w:rFonts w:eastAsia="Calibri"/>
          <w:sz w:val="16"/>
        </w:rPr>
        <w:t xml:space="preserve">, combined with an expanding number of countries splitting off from existing states. </w:t>
      </w:r>
      <w:r w:rsidRPr="00DB1CE8">
        <w:rPr>
          <w:rFonts w:eastAsia="Calibri"/>
          <w:u w:val="single"/>
        </w:rPr>
        <w:t xml:space="preserve">National governments will remain essential for many purposes, but </w:t>
      </w:r>
      <w:r w:rsidRPr="00DB1CE8">
        <w:rPr>
          <w:rFonts w:eastAsia="Calibri"/>
          <w:highlight w:val="yellow"/>
          <w:u w:val="single"/>
        </w:rPr>
        <w:t>managing bilateral relations and engaging in successful global negotiation</w:t>
      </w:r>
      <w:r w:rsidRPr="00DB1CE8">
        <w:rPr>
          <w:rFonts w:eastAsia="Calibri"/>
          <w:u w:val="single"/>
        </w:rPr>
        <w:t>s with nearly 200 stateswill become increasingly unwieldy</w:t>
      </w:r>
      <w:r w:rsidRPr="00DB1CE8">
        <w:rPr>
          <w:rFonts w:eastAsia="Calibri"/>
          <w:sz w:val="16"/>
        </w:rPr>
        <w:t xml:space="preserve">. </w:t>
      </w:r>
      <w:r w:rsidRPr="00DB1CE8">
        <w:rPr>
          <w:rFonts w:eastAsia="Calibri"/>
          <w:u w:val="single"/>
        </w:rPr>
        <w:t xml:space="preserve">So we'll negotiate territorial disputes </w:t>
      </w:r>
      <w:r w:rsidRPr="00DB1CE8">
        <w:rPr>
          <w:rFonts w:eastAsia="Calibri"/>
          <w:sz w:val="16"/>
        </w:rPr>
        <w:t xml:space="preserve">in the South China Sea </w:t>
      </w:r>
      <w:r w:rsidRPr="00DB1CE8">
        <w:rPr>
          <w:rFonts w:eastAsia="Calibri"/>
          <w:u w:val="single"/>
        </w:rPr>
        <w:t>in a regional framework</w:t>
      </w:r>
      <w:r w:rsidRPr="00DB1CE8">
        <w:rPr>
          <w:rFonts w:eastAsia="Calibri"/>
          <w:sz w:val="16"/>
        </w:rPr>
        <w:t xml:space="preserve"> and deal with crises in Ivory Coast or Guinea through the African Union or even smaller subregional forums. </w:t>
      </w:r>
      <w:r w:rsidRPr="00DB1CE8">
        <w:rPr>
          <w:rFonts w:eastAsia="Calibri"/>
          <w:highlight w:val="yellow"/>
          <w:u w:val="single"/>
        </w:rPr>
        <w:t>At the global level</w:t>
      </w:r>
      <w:r w:rsidRPr="00DB1CE8">
        <w:rPr>
          <w:rFonts w:eastAsia="Calibri"/>
          <w:u w:val="single"/>
        </w:rPr>
        <w:t xml:space="preserve">, the speed and flexibility necessary </w:t>
      </w:r>
      <w:r w:rsidRPr="00DB1CE8">
        <w:rPr>
          <w:rFonts w:eastAsia="Calibri"/>
          <w:highlight w:val="yellow"/>
          <w:u w:val="single"/>
        </w:rPr>
        <w:t>to resolve crises require</w:t>
      </w:r>
      <w:r w:rsidRPr="00DB1CE8">
        <w:rPr>
          <w:rFonts w:eastAsia="Calibri"/>
          <w:u w:val="single"/>
        </w:rPr>
        <w:t xml:space="preserve"> smaller groups</w:t>
      </w:r>
      <w:r w:rsidRPr="00DB1CE8">
        <w:rPr>
          <w:rFonts w:eastAsia="Calibri"/>
          <w:sz w:val="16"/>
        </w:rPr>
        <w:t xml:space="preserve"> like the G-20, </w:t>
      </w:r>
      <w:r w:rsidRPr="00DB1CE8">
        <w:rPr>
          <w:rFonts w:eastAsia="Calibri"/>
          <w:u w:val="single"/>
        </w:rPr>
        <w:t xml:space="preserve">while long-term legitimacy and durability still require </w:t>
      </w:r>
      <w:r w:rsidRPr="00DB1CE8">
        <w:rPr>
          <w:rFonts w:eastAsia="Calibri"/>
          <w:highlight w:val="yellow"/>
          <w:u w:val="single"/>
        </w:rPr>
        <w:t>the representation of all countries affected by a particular issue</w:t>
      </w:r>
      <w:r w:rsidRPr="00DB1CE8">
        <w:rPr>
          <w:rFonts w:eastAsia="Calibri"/>
          <w:u w:val="single"/>
        </w:rPr>
        <w:t xml:space="preserve"> through large standing organizations</w:t>
      </w:r>
      <w:r w:rsidRPr="00DB1CE8">
        <w:rPr>
          <w:rFonts w:eastAsia="Calibri"/>
          <w:sz w:val="16"/>
        </w:rPr>
        <w:t xml:space="preserve">. As for individual countries, </w:t>
      </w:r>
      <w:r w:rsidRPr="00DB1CE8">
        <w:rPr>
          <w:rFonts w:eastAsia="Calibri"/>
          <w:u w:val="single"/>
        </w:rPr>
        <w:t xml:space="preserve">the states that will be the strongest in 2025 will be those that have figured out how to do more with less. </w:t>
      </w:r>
      <w:r w:rsidRPr="00DB1CE8">
        <w:rPr>
          <w:rFonts w:eastAsia="Calibri"/>
          <w:highlight w:val="yellow"/>
          <w:u w:val="single"/>
        </w:rPr>
        <w:t>They will be those governments that have successfully embraced radical sustainability</w:t>
      </w:r>
      <w:r w:rsidRPr="00DB1CE8">
        <w:rPr>
          <w:rFonts w:eastAsia="Calibri"/>
          <w:u w:val="single"/>
        </w:rPr>
        <w:t xml:space="preserve"> -- </w:t>
      </w:r>
      <w:r w:rsidRPr="00DB1CE8">
        <w:rPr>
          <w:rFonts w:eastAsia="Calibri"/>
          <w:highlight w:val="yellow"/>
          <w:u w:val="single"/>
        </w:rPr>
        <w:t>maintaining vibrant economies through largely renewable energy</w:t>
      </w:r>
      <w:r w:rsidRPr="00DB1CE8">
        <w:rPr>
          <w:rFonts w:eastAsia="Calibri"/>
          <w:u w:val="single"/>
        </w:rPr>
        <w:t xml:space="preserve"> and creative reuse of just about everything</w:t>
      </w:r>
      <w:r w:rsidRPr="00DB1CE8">
        <w:rPr>
          <w:rFonts w:eastAsia="Calibri"/>
          <w:sz w:val="16"/>
        </w:rPr>
        <w:t xml:space="preserve">. The leader will be Japan, a great civilization that has for centuries pioneered spectacularly beautiful ways of appreciating and coexisting with nature. As China's youth seek more of everything, Japan's are prepared to embrace a far more sustainable path. Scandinavia, Germany, New Zealand, and possibly South Korea will also be strong; many emerging or even less developed economies have real potential, if they can tap into their indigenous habits of conservation. Embracing sustainable growth will challenge the United States; its national renewal will depend on connecting its traditions of innovation, decentralization, and liberty with a narrative of protecting America's natural bounty. Think America the Beautiful more than the Star-Spangled Banner. But </w:t>
      </w:r>
      <w:r w:rsidRPr="00DB1CE8">
        <w:rPr>
          <w:rFonts w:eastAsia="Calibri"/>
          <w:u w:val="single"/>
        </w:rPr>
        <w:t>the most dramatic changes</w:t>
      </w:r>
      <w:r w:rsidRPr="00DB1CE8">
        <w:rPr>
          <w:rFonts w:eastAsia="Calibri"/>
          <w:sz w:val="16"/>
        </w:rPr>
        <w:t xml:space="preserve"> between 2011 and 2025 </w:t>
      </w:r>
      <w:r w:rsidRPr="00DB1CE8">
        <w:rPr>
          <w:rFonts w:eastAsia="Calibri"/>
          <w:u w:val="single"/>
        </w:rPr>
        <w:t>won't take place at the level of statecraft and grand strategy; they are likely to happen as new technologies continue to transform businesses, civic organizations of all kinds, universities, foundations, and churches -- now able to self-organize as never before around issues they care about</w:t>
      </w:r>
      <w:r w:rsidRPr="00DB1CE8">
        <w:rPr>
          <w:rFonts w:eastAsia="Calibri"/>
          <w:sz w:val="16"/>
        </w:rPr>
        <w:t xml:space="preserve">. </w:t>
      </w:r>
      <w:r w:rsidRPr="00DB1CE8">
        <w:rPr>
          <w:rFonts w:eastAsia="Calibri"/>
          <w:u w:val="single"/>
        </w:rPr>
        <w:t>The American social revolution</w:t>
      </w:r>
      <w:r w:rsidRPr="00DB1CE8">
        <w:rPr>
          <w:rFonts w:eastAsia="Calibri"/>
          <w:sz w:val="16"/>
        </w:rPr>
        <w:t xml:space="preserve"> that Alexis de Tocqueville observed in the early 19th century, </w:t>
      </w:r>
      <w:r w:rsidRPr="00DB1CE8">
        <w:rPr>
          <w:rFonts w:eastAsia="Calibri"/>
          <w:u w:val="single"/>
        </w:rPr>
        <w:t>of citizens joining groups of every conceivable kind, is about to go global</w:t>
      </w:r>
      <w:r w:rsidRPr="00DB1CE8">
        <w:rPr>
          <w:rFonts w:eastAsia="Calibri"/>
          <w:sz w:val="16"/>
        </w:rPr>
        <w:t xml:space="preserve">, forever changing the relationship between citizens and their governments, and governments with each other. The Arab revolutions are but the first taste of this larger change. These predictions may appear rosy. In fact, </w:t>
      </w:r>
      <w:r w:rsidRPr="00DB1CE8">
        <w:rPr>
          <w:rFonts w:eastAsia="Calibri"/>
          <w:u w:val="single"/>
        </w:rPr>
        <w:t xml:space="preserve">the enormous changes on the horizon will require major </w:t>
      </w:r>
      <w:r w:rsidRPr="00DB1CE8">
        <w:rPr>
          <w:rFonts w:eastAsia="Calibri"/>
          <w:u w:val="single"/>
        </w:rPr>
        <w:lastRenderedPageBreak/>
        <w:t>crises, even cataclysm, before they can materialize</w:t>
      </w:r>
      <w:r w:rsidRPr="00DB1CE8">
        <w:rPr>
          <w:rFonts w:eastAsia="Calibri"/>
          <w:sz w:val="16"/>
        </w:rPr>
        <w:t xml:space="preserve">. It took World War I to generate the political will and circumstances necessary to create the League of Nations; it took World War II to create the United Nations; it took the worst economic crisis since the 1930s to force the expansion of the G-8 into the G-20. Just imagine what it will take to break the decades-old logjam of Security Council reform. And creating and changing multilateral organizations is child's play next to the profound changes in public and private behavior required to move away from the more-is-better economic model to one which accepts that our resources are finite on a planetary scale. </w:t>
      </w:r>
      <w:r w:rsidRPr="00DB1CE8">
        <w:rPr>
          <w:rFonts w:eastAsia="Calibri"/>
          <w:u w:val="single"/>
        </w:rPr>
        <w:t xml:space="preserve">Yet </w:t>
      </w:r>
      <w:r w:rsidRPr="00DB1CE8">
        <w:rPr>
          <w:rFonts w:eastAsia="Calibri"/>
          <w:highlight w:val="yellow"/>
          <w:u w:val="single"/>
        </w:rPr>
        <w:t>the sources of potential crises and disasters of a magnitude sufficient to force systemic change are all around us: Climate change is driving countries closer</w:t>
      </w:r>
      <w:r w:rsidRPr="00DB1CE8">
        <w:rPr>
          <w:rFonts w:eastAsia="Calibri"/>
          <w:u w:val="single"/>
        </w:rPr>
        <w:t xml:space="preserve"> to the extremes of desert and jungle, droughts and floods, while a global pandemic or a nuclear terrorist attack would have a similar impact. </w:t>
      </w:r>
      <w:r w:rsidRPr="00DB1CE8">
        <w:rPr>
          <w:rFonts w:eastAsia="Calibri"/>
          <w:sz w:val="16"/>
        </w:rPr>
        <w:t xml:space="preserve">This is not Malthusian gloom, however. As Robert Wright argues in Nonzero: The Logic of Human Destiny, catastrophe is terrible for individual human beings but beneficial for humanity as a whole. </w:t>
      </w:r>
      <w:r w:rsidRPr="00DB1CE8">
        <w:rPr>
          <w:rFonts w:eastAsia="Calibri"/>
          <w:u w:val="single"/>
        </w:rPr>
        <w:t>As the full consequencesof genuinely global interconnectednesscontinue to make themselves felt, the world of both states and the societies they represent will have no choice but to adapt.</w:t>
      </w:r>
    </w:p>
    <w:p w:rsidR="00DB1CE8" w:rsidRPr="00DB1CE8" w:rsidRDefault="00DB1CE8" w:rsidP="00DB1CE8">
      <w:pPr>
        <w:rPr>
          <w:rFonts w:eastAsia="Cambria"/>
          <w:lang w:eastAsia="zh-CN"/>
        </w:rPr>
      </w:pPr>
    </w:p>
    <w:p w:rsidR="00DB1CE8" w:rsidRPr="00DB1CE8" w:rsidRDefault="00DB1CE8" w:rsidP="00DB1CE8">
      <w:pPr>
        <w:keepNext/>
        <w:keepLines/>
        <w:spacing w:before="200"/>
        <w:outlineLvl w:val="3"/>
        <w:rPr>
          <w:rFonts w:eastAsia="MS Gothic" w:cs="Times New Roman"/>
          <w:b/>
          <w:bCs/>
          <w:iCs/>
          <w:sz w:val="26"/>
          <w:lang w:eastAsia="zh-CN"/>
        </w:rPr>
      </w:pPr>
      <w:r w:rsidRPr="00DB1CE8">
        <w:rPr>
          <w:rFonts w:eastAsia="MS Gothic" w:cs="Times New Roman"/>
          <w:b/>
          <w:bCs/>
          <w:iCs/>
          <w:sz w:val="26"/>
          <w:lang w:eastAsia="zh-CN"/>
        </w:rPr>
        <w:t>Scenario 2 is Grid Security:</w:t>
      </w:r>
    </w:p>
    <w:p w:rsidR="00DB1CE8" w:rsidRPr="00DB1CE8" w:rsidRDefault="00DB1CE8" w:rsidP="00DB1CE8">
      <w:pPr>
        <w:rPr>
          <w:rFonts w:eastAsia="Cambria"/>
          <w:lang w:eastAsia="zh-CN"/>
        </w:rPr>
      </w:pPr>
    </w:p>
    <w:p w:rsidR="00DB1CE8" w:rsidRPr="00DB1CE8" w:rsidRDefault="00DB1CE8" w:rsidP="00DB1CE8">
      <w:pPr>
        <w:rPr>
          <w:rFonts w:eastAsia="Cambria"/>
          <w:lang w:eastAsia="zh-CN"/>
        </w:rPr>
      </w:pP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Current Power Grid is vulnerable to EMP Attacks- attractive option to terrorists</w:t>
      </w:r>
    </w:p>
    <w:p w:rsidR="00DB1CE8" w:rsidRPr="00DB1CE8" w:rsidRDefault="00DB1CE8" w:rsidP="00DB1CE8">
      <w:pPr>
        <w:rPr>
          <w:rFonts w:eastAsia="Calibri"/>
          <w:sz w:val="16"/>
          <w:szCs w:val="16"/>
        </w:rPr>
      </w:pPr>
      <w:r w:rsidRPr="00DB1CE8">
        <w:rPr>
          <w:rFonts w:eastAsia="Calibri"/>
          <w:b/>
          <w:sz w:val="24"/>
          <w:szCs w:val="24"/>
        </w:rPr>
        <w:t xml:space="preserve">Carafano, Spring, and Weitz, 11, </w:t>
      </w:r>
      <w:r w:rsidRPr="00DB1CE8">
        <w:rPr>
          <w:rFonts w:eastAsia="Calibri"/>
          <w:sz w:val="16"/>
          <w:szCs w:val="16"/>
        </w:rPr>
        <w:t>[James Jay Carafano, a leading expert in national security and foreign policy challenges, is The Heritage Foundation’s Vice President, Foreign and Defense Policy Studies, E. W. Richardson Fellow, and Director of the Kathryn and Shelby Cullom Davis Institute for International Studies., Baker Spring is the F.M. Kirby Research Fellow in National Security Policy at The Heritage Foundation., Richard Weitz, Ph.D.] http://www.heritage.org/research/reports/2011/08/before-the-lights-go-out-a-survey-of-emp-preparedness-reveals-significant-shortfalls</w:t>
      </w:r>
    </w:p>
    <w:p w:rsidR="00DB1CE8" w:rsidRPr="00DB1CE8" w:rsidRDefault="00DB1CE8" w:rsidP="00DB1CE8">
      <w:pPr>
        <w:rPr>
          <w:rFonts w:eastAsia="Calibri"/>
        </w:rPr>
      </w:pPr>
      <w:r w:rsidRPr="00DB1CE8">
        <w:rPr>
          <w:rFonts w:eastAsia="Calibri"/>
          <w:u w:val="single"/>
        </w:rPr>
        <w:t>Members of the EMP Commission testified before the House Armed Services Committee in July 2002, releasing a partially classified five-volume report on the United States’ vulnerability to a potential EMP attack.</w:t>
      </w:r>
      <w:r w:rsidRPr="00DB1CE8">
        <w:rPr>
          <w:rFonts w:eastAsia="Calibri"/>
        </w:rPr>
        <w:t>[5</w:t>
      </w:r>
      <w:r w:rsidRPr="00DB1CE8">
        <w:rPr>
          <w:rFonts w:eastAsia="Calibri"/>
          <w:u w:val="single"/>
        </w:rPr>
        <w:t xml:space="preserve">] </w:t>
      </w:r>
      <w:r w:rsidRPr="00DB1CE8">
        <w:rPr>
          <w:rFonts w:eastAsia="Calibri"/>
          <w:highlight w:val="yellow"/>
          <w:u w:val="single"/>
        </w:rPr>
        <w:t>The EMP Commission concluded that</w:t>
      </w:r>
      <w:r w:rsidRPr="00DB1CE8">
        <w:rPr>
          <w:rFonts w:eastAsia="Calibri"/>
          <w:u w:val="single"/>
        </w:rPr>
        <w:t xml:space="preserve"> </w:t>
      </w:r>
      <w:r w:rsidRPr="00DB1CE8">
        <w:rPr>
          <w:rFonts w:eastAsia="Calibri"/>
          <w:highlight w:val="yellow"/>
          <w:u w:val="single"/>
        </w:rPr>
        <w:t>the United States was extremely vulnerable to a catastrophic EMP attack,</w:t>
      </w:r>
      <w:r w:rsidRPr="00DB1CE8">
        <w:rPr>
          <w:rFonts w:eastAsia="Calibri"/>
          <w:u w:val="single"/>
        </w:rPr>
        <w:t xml:space="preserve"> finding </w:t>
      </w:r>
      <w:r w:rsidRPr="00DB1CE8">
        <w:rPr>
          <w:rFonts w:eastAsia="Calibri"/>
          <w:highlight w:val="yellow"/>
          <w:u w:val="single"/>
        </w:rPr>
        <w:t>“[o]ur increasing dependence on advanced electronics systems results in the potential for an increased EMP vulnerability of our technologically advanced forces</w:t>
      </w:r>
      <w:r w:rsidRPr="00DB1CE8">
        <w:rPr>
          <w:rFonts w:eastAsia="Calibri"/>
          <w:u w:val="single"/>
        </w:rPr>
        <w:t xml:space="preserve">, </w:t>
      </w:r>
      <w:r w:rsidRPr="00DB1CE8">
        <w:rPr>
          <w:rFonts w:eastAsia="Calibri"/>
          <w:highlight w:val="yellow"/>
          <w:u w:val="single"/>
        </w:rPr>
        <w:t>and if unaddressed makes EMP employment by an adversary</w:t>
      </w:r>
      <w:r w:rsidRPr="00DB1CE8">
        <w:rPr>
          <w:rFonts w:eastAsia="Calibri"/>
          <w:u w:val="single"/>
        </w:rPr>
        <w:t xml:space="preserve"> </w:t>
      </w:r>
      <w:r w:rsidRPr="00DB1CE8">
        <w:rPr>
          <w:rFonts w:eastAsia="Calibri"/>
          <w:highlight w:val="yellow"/>
          <w:u w:val="single"/>
        </w:rPr>
        <w:t>an attractive</w:t>
      </w:r>
      <w:r w:rsidRPr="00DB1CE8">
        <w:rPr>
          <w:rFonts w:eastAsia="Calibri"/>
          <w:u w:val="single"/>
        </w:rPr>
        <w:t xml:space="preserve"> asymmetric </w:t>
      </w:r>
      <w:r w:rsidRPr="00DB1CE8">
        <w:rPr>
          <w:rFonts w:eastAsia="Calibri"/>
          <w:highlight w:val="yellow"/>
          <w:u w:val="single"/>
        </w:rPr>
        <w:t>option.”[</w:t>
      </w:r>
      <w:r w:rsidRPr="00DB1CE8">
        <w:rPr>
          <w:rFonts w:eastAsia="Calibri"/>
        </w:rPr>
        <w:t xml:space="preserve">6] </w:t>
      </w:r>
      <w:r w:rsidRPr="00DB1CE8">
        <w:rPr>
          <w:rFonts w:eastAsia="Calibri"/>
          <w:sz w:val="16"/>
          <w:szCs w:val="16"/>
        </w:rPr>
        <w:t>The commission proposed a five-year plan aimed at protecting critical infrastructure from potential EMP attack. The National Defense Authorization Act for fiscal year 2006 reestablished the EMP Commission to continue its efforts “to monitor, investigate, and make recommendations, and report to Congress on the evolving threat to the United States from electromagnetic pulse attack resulting from the detonation of a nuclear weapon or weapons at high altitude.”[7] The goals of the renewed commission were to assess the threats to U.S. critical infrastructure and provide recommendations to address vulnerabilities. This new commission released its final findings in 2008 through the publication of the Critical National Infrastructure Report, as well as testimony before the U.S. House Armed Services Committee.</w:t>
      </w:r>
      <w:r w:rsidRPr="00DB1CE8">
        <w:rPr>
          <w:rFonts w:eastAsia="Calibri"/>
        </w:rPr>
        <w:t xml:space="preserve"> </w:t>
      </w:r>
      <w:r w:rsidRPr="00DB1CE8">
        <w:rPr>
          <w:rFonts w:eastAsia="Calibri"/>
          <w:u w:val="single"/>
        </w:rPr>
        <w:t xml:space="preserve">The commission concluded that </w:t>
      </w:r>
      <w:r w:rsidRPr="00DB1CE8">
        <w:rPr>
          <w:rFonts w:eastAsia="Calibri"/>
          <w:highlight w:val="yellow"/>
          <w:u w:val="single"/>
        </w:rPr>
        <w:t>an EMP attack on the United States would be devastating</w:t>
      </w:r>
      <w:r w:rsidRPr="00DB1CE8">
        <w:rPr>
          <w:rFonts w:eastAsia="Calibri"/>
          <w:u w:val="single"/>
        </w:rPr>
        <w:t xml:space="preserve">: Should significant parts of the electrical power infrastructure be lost for any substantial period of time, </w:t>
      </w:r>
      <w:r w:rsidRPr="00DB1CE8">
        <w:rPr>
          <w:rFonts w:eastAsia="Calibri"/>
          <w:highlight w:val="yellow"/>
          <w:u w:val="single"/>
        </w:rPr>
        <w:t>the Commission believes that the consequences are likely to be catastrophic, and many people may ultimately die</w:t>
      </w:r>
      <w:r w:rsidRPr="00DB1CE8">
        <w:rPr>
          <w:rFonts w:eastAsia="Calibri"/>
          <w:u w:val="single"/>
        </w:rPr>
        <w:t xml:space="preserve"> for lack of the basic elements necessary to sustain life in dense urban and suburban communities. In fact, the Commission is deeply concerned that such impacts are likely in the event of an EMP attack unless practical steps are taken to provide protection for critical elements of the electric system and for rapid restoration of electric power, particularly to essential services</w:t>
      </w:r>
      <w:r w:rsidRPr="00DB1CE8">
        <w:rPr>
          <w:rFonts w:eastAsia="Calibri"/>
        </w:rPr>
        <w:t>.[8]</w:t>
      </w:r>
    </w:p>
    <w:p w:rsidR="00DB1CE8" w:rsidRPr="00DB1CE8" w:rsidRDefault="00DB1CE8" w:rsidP="00DB1CE8">
      <w:pPr>
        <w:rPr>
          <w:rFonts w:eastAsia="Cambria"/>
          <w:lang w:eastAsia="zh-CN"/>
        </w:rPr>
      </w:pPr>
    </w:p>
    <w:p w:rsidR="00DB1CE8" w:rsidRPr="00DB1CE8" w:rsidRDefault="00DB1CE8" w:rsidP="00DB1CE8">
      <w:pPr>
        <w:rPr>
          <w:rFonts w:eastAsia="Calibri"/>
          <w:u w:val="single"/>
        </w:rPr>
      </w:pP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They’ll use EMPs</w:t>
      </w:r>
    </w:p>
    <w:p w:rsidR="00DB1CE8" w:rsidRPr="00DB1CE8" w:rsidRDefault="00DB1CE8" w:rsidP="00DB1CE8">
      <w:pPr>
        <w:rPr>
          <w:rFonts w:eastAsia="Calibri"/>
          <w:b/>
          <w:sz w:val="24"/>
          <w:szCs w:val="24"/>
        </w:rPr>
      </w:pPr>
      <w:r w:rsidRPr="00DB1CE8">
        <w:rPr>
          <w:rFonts w:eastAsia="Calibri"/>
          <w:b/>
          <w:sz w:val="24"/>
          <w:szCs w:val="24"/>
        </w:rPr>
        <w:t xml:space="preserve">Glunt 11, </w:t>
      </w:r>
      <w:r w:rsidRPr="00DB1CE8">
        <w:rPr>
          <w:rFonts w:eastAsia="Calibri"/>
          <w:sz w:val="16"/>
          <w:szCs w:val="16"/>
        </w:rPr>
        <w:t>Nick Glunt,</w:t>
      </w:r>
      <w:r w:rsidRPr="00DB1CE8">
        <w:rPr>
          <w:rFonts w:eastAsia="Calibri"/>
          <w:b/>
          <w:sz w:val="24"/>
          <w:szCs w:val="24"/>
        </w:rPr>
        <w:t xml:space="preserve"> [Card quotes R. James Woolsey, former head of the CIA, having held the office between 1993 and 1995] </w:t>
      </w:r>
      <w:r w:rsidRPr="00DB1CE8">
        <w:rPr>
          <w:rFonts w:eastAsia="Calibri"/>
          <w:sz w:val="16"/>
          <w:szCs w:val="16"/>
        </w:rPr>
        <w:t>http://chqdaily.com/2011/07/15/woolsey-u-s-energy-can-be-target-of-terrorist-attacks/</w:t>
      </w:r>
    </w:p>
    <w:p w:rsidR="00DB1CE8" w:rsidRPr="00DB1CE8" w:rsidRDefault="00DB1CE8" w:rsidP="00DB1CE8">
      <w:pPr>
        <w:rPr>
          <w:rFonts w:eastAsia="Calibri"/>
        </w:rPr>
      </w:pPr>
      <w:r w:rsidRPr="00DB1CE8">
        <w:rPr>
          <w:rFonts w:eastAsia="Calibri"/>
          <w:u w:val="single"/>
        </w:rPr>
        <w:t>As suggested by his story, Woolsey said</w:t>
      </w:r>
      <w:r w:rsidRPr="00DB1CE8">
        <w:rPr>
          <w:rFonts w:eastAsia="Calibri"/>
          <w:highlight w:val="yellow"/>
          <w:u w:val="single"/>
        </w:rPr>
        <w:t>, terrorists have the means to cut power to many Americans.</w:t>
      </w:r>
      <w:r w:rsidRPr="00DB1CE8">
        <w:rPr>
          <w:rFonts w:eastAsia="Calibri"/>
          <w:u w:val="single"/>
        </w:rPr>
        <w:t xml:space="preserve"> This is mostly because </w:t>
      </w:r>
      <w:r w:rsidRPr="00DB1CE8">
        <w:rPr>
          <w:rFonts w:eastAsia="Calibri"/>
          <w:highlight w:val="yellow"/>
          <w:u w:val="single"/>
        </w:rPr>
        <w:t>the means to controlling power now lie on the Internet</w:t>
      </w:r>
      <w:r w:rsidRPr="00DB1CE8">
        <w:rPr>
          <w:rFonts w:eastAsia="Calibri"/>
          <w:u w:val="single"/>
        </w:rPr>
        <w:t xml:space="preserve"> — meaning hackers can access </w:t>
      </w:r>
      <w:r w:rsidRPr="00DB1CE8">
        <w:rPr>
          <w:rFonts w:eastAsia="Calibri"/>
          <w:u w:val="single"/>
        </w:rPr>
        <w:lastRenderedPageBreak/>
        <w:t>it with the right skill. “We’ve got 18 critical infrastructures in the U.S. — water, food, sewage, electricity, gas pipe lines, etcetera,” Woolsey said. “All 17 of the others (aside from electricity) depend on electricity.” If the power grid was to go down because of an attack, it wouldn’t just be electricity Americans would be without, he said. It would be like dropping to the 1870s in an instant</w:t>
      </w:r>
      <w:r w:rsidRPr="00DB1CE8">
        <w:rPr>
          <w:rFonts w:eastAsia="Calibri"/>
        </w:rPr>
        <w:t xml:space="preserve">. </w:t>
      </w:r>
      <w:r w:rsidRPr="00DB1CE8">
        <w:rPr>
          <w:rFonts w:eastAsia="Calibri"/>
          <w:sz w:val="16"/>
          <w:szCs w:val="16"/>
        </w:rPr>
        <w:t>He said it’s important to remember it was a single teenager who gave hundreds of thousands of secret cables to WikiLeaks. Another issue that faces the electrical grid is that of the electromagnetic pulse</w:t>
      </w:r>
      <w:r w:rsidRPr="00DB1CE8">
        <w:rPr>
          <w:rFonts w:eastAsia="Calibri"/>
          <w:u w:val="single"/>
        </w:rPr>
        <w:t xml:space="preserve">. </w:t>
      </w:r>
      <w:r w:rsidRPr="00DB1CE8">
        <w:rPr>
          <w:rFonts w:eastAsia="Calibri"/>
          <w:highlight w:val="yellow"/>
          <w:u w:val="single"/>
        </w:rPr>
        <w:t>EMPs are emitted from nuclear bombs and other high-energy explosions</w:t>
      </w:r>
      <w:r w:rsidRPr="00DB1CE8">
        <w:rPr>
          <w:rFonts w:eastAsia="Calibri"/>
          <w:u w:val="single"/>
        </w:rPr>
        <w:t xml:space="preserve">. They can affect the ground even if the bombs are detonated at very high altitudes. EMPs can travel along electrical wiring, Woolsey said, disrupting and destroying transformers and other electrical devices as they go. Even though the U.S. has been aware of EMPs since the Cold War, Woolsey is concerned because he believes </w:t>
      </w:r>
      <w:r w:rsidRPr="00DB1CE8">
        <w:rPr>
          <w:rFonts w:eastAsia="Calibri"/>
          <w:highlight w:val="yellow"/>
          <w:u w:val="single"/>
        </w:rPr>
        <w:t>the U.S. has not done enough to protect its electronics</w:t>
      </w:r>
      <w:r w:rsidRPr="00DB1CE8">
        <w:rPr>
          <w:rFonts w:eastAsia="Calibri"/>
          <w:u w:val="single"/>
        </w:rPr>
        <w:t>.</w:t>
      </w:r>
      <w:r w:rsidRPr="00DB1CE8">
        <w:rPr>
          <w:rFonts w:eastAsia="Calibri"/>
        </w:rPr>
        <w:t xml:space="preserve"> The technology to shield from EMPs has been developed but has been largely neglected. </w:t>
      </w:r>
      <w:r w:rsidRPr="00DB1CE8">
        <w:rPr>
          <w:rFonts w:eastAsia="Calibri"/>
          <w:u w:val="single"/>
        </w:rPr>
        <w:t xml:space="preserve">If North Korea or Iran launched </w:t>
      </w:r>
      <w:r w:rsidRPr="00DB1CE8">
        <w:rPr>
          <w:rFonts w:eastAsia="Calibri"/>
          <w:highlight w:val="yellow"/>
          <w:u w:val="single"/>
        </w:rPr>
        <w:t>a relatively small scud missile</w:t>
      </w:r>
      <w:r w:rsidRPr="00DB1CE8">
        <w:rPr>
          <w:rFonts w:eastAsia="Calibri"/>
          <w:u w:val="single"/>
        </w:rPr>
        <w:t xml:space="preserve">, Woolsey said the bomb </w:t>
      </w:r>
      <w:r w:rsidRPr="00DB1CE8">
        <w:rPr>
          <w:rFonts w:eastAsia="Calibri"/>
          <w:highlight w:val="yellow"/>
          <w:u w:val="single"/>
        </w:rPr>
        <w:t>could do “a pretty brutal job</w:t>
      </w:r>
      <w:r w:rsidRPr="00DB1CE8">
        <w:rPr>
          <w:rFonts w:eastAsia="Calibri"/>
          <w:u w:val="single"/>
        </w:rPr>
        <w:t xml:space="preserve">” against shares of America’s important electronics. As a result of the advent of </w:t>
      </w:r>
      <w:r w:rsidRPr="00DB1CE8">
        <w:rPr>
          <w:rFonts w:eastAsia="Calibri"/>
          <w:highlight w:val="yellow"/>
          <w:u w:val="single"/>
        </w:rPr>
        <w:t>terrorism</w:t>
      </w:r>
      <w:r w:rsidRPr="00DB1CE8">
        <w:rPr>
          <w:rFonts w:eastAsia="Calibri"/>
          <w:u w:val="single"/>
        </w:rPr>
        <w:t xml:space="preserve">, Woolsey said, </w:t>
      </w:r>
      <w:r w:rsidRPr="00DB1CE8">
        <w:rPr>
          <w:rFonts w:eastAsia="Calibri"/>
          <w:highlight w:val="yellow"/>
          <w:u w:val="single"/>
        </w:rPr>
        <w:t>attacks can now be completely unidentified</w:t>
      </w:r>
      <w:r w:rsidRPr="00DB1CE8">
        <w:rPr>
          <w:rFonts w:eastAsia="Calibri"/>
          <w:u w:val="single"/>
        </w:rPr>
        <w:t>, be it because of suicide missions or computer-based attacks from other countries. Furthermore, the designs of those grids lie in wait on the Internet, Woolsey said</w:t>
      </w:r>
      <w:r w:rsidRPr="00DB1CE8">
        <w:rPr>
          <w:rFonts w:eastAsia="Calibri"/>
        </w:rPr>
        <w:t>.</w:t>
      </w:r>
      <w:r w:rsidRPr="00DB1CE8">
        <w:rPr>
          <w:rFonts w:eastAsia="Calibri"/>
          <w:sz w:val="16"/>
          <w:szCs w:val="16"/>
        </w:rPr>
        <w:t xml:space="preserve"> On these maps, the most “sensitive areas” are marked with “Danger” and “High Voltage” signs to make maintenance easier. “The transformers are well protected — they’re 30 yards from the side of the highway; they’re well fenced-in by cyclone fences and by big signs that point to the transformers and say, ‘Danger! Do not touch,’” Woolsey said. “Well, the system is pretty well-designed to keep out, let’s say, a drunk teenager on Saturday night.” The problem here is that the transformers were designed before terrorism, when the U.S. never expected to be attacked at home, he said.</w:t>
      </w:r>
      <w:r w:rsidRPr="00DB1CE8">
        <w:rPr>
          <w:rFonts w:eastAsia="Calibri"/>
        </w:rPr>
        <w:t xml:space="preserve"> </w:t>
      </w:r>
      <w:r w:rsidRPr="00DB1CE8">
        <w:rPr>
          <w:rFonts w:eastAsia="Calibri"/>
          <w:u w:val="single"/>
        </w:rPr>
        <w:t xml:space="preserve">“We don’t have (an energy protection) problem that we can solve with better intelligence,” Woolsey said. “We don’t have a problem we can solve with better weapons. </w:t>
      </w:r>
      <w:r w:rsidRPr="00DB1CE8">
        <w:rPr>
          <w:rFonts w:eastAsia="Calibri"/>
          <w:highlight w:val="yellow"/>
          <w:u w:val="single"/>
        </w:rPr>
        <w:t>We have got to begin to have our electricity system evolve into something that is a lot more resilient.”</w:t>
      </w:r>
    </w:p>
    <w:p w:rsidR="00DB1CE8" w:rsidRPr="00DB1CE8" w:rsidRDefault="00DB1CE8" w:rsidP="00DB1CE8">
      <w:pPr>
        <w:rPr>
          <w:rFonts w:eastAsia="Times New Roman" w:cs="Times New Roman"/>
          <w:b/>
          <w:bCs/>
          <w:iCs/>
          <w:sz w:val="26"/>
        </w:rPr>
      </w:pPr>
    </w:p>
    <w:p w:rsidR="00DB1CE8" w:rsidRPr="00DB1CE8" w:rsidRDefault="00DB1CE8" w:rsidP="00DB1CE8">
      <w:pPr>
        <w:rPr>
          <w:rFonts w:eastAsia="Calibri"/>
          <w:lang w:val="en-GB"/>
        </w:rPr>
      </w:pPr>
      <w:r w:rsidRPr="00DB1CE8">
        <w:rPr>
          <w:rFonts w:eastAsia="Times New Roman" w:cs="Times New Roman"/>
          <w:b/>
          <w:bCs/>
          <w:iCs/>
          <w:sz w:val="26"/>
        </w:rPr>
        <w:t>EMP attack would kill hundreds of millions</w:t>
      </w:r>
      <w:r w:rsidRPr="00DB1CE8">
        <w:rPr>
          <w:rFonts w:ascii="Arial" w:eastAsia="Calibri" w:hAnsi="Arial" w:cs="Arial"/>
          <w:color w:val="000000"/>
          <w:sz w:val="20"/>
          <w:szCs w:val="20"/>
        </w:rPr>
        <w:br/>
      </w:r>
      <w:r w:rsidRPr="00DB1CE8">
        <w:rPr>
          <w:rFonts w:eastAsia="Calibri"/>
          <w:b/>
          <w:bCs/>
          <w:sz w:val="26"/>
        </w:rPr>
        <w:t>Marsteller 11</w:t>
      </w:r>
      <w:r w:rsidRPr="00DB1CE8">
        <w:rPr>
          <w:rFonts w:ascii="Arial" w:eastAsia="Calibri" w:hAnsi="Arial" w:cs="Arial"/>
          <w:color w:val="000000"/>
          <w:sz w:val="20"/>
          <w:szCs w:val="20"/>
        </w:rPr>
        <w:t xml:space="preserve"> (Jackson, November 24, 2011, “The Next Great Threat to America,” </w:t>
      </w:r>
      <w:r w:rsidRPr="00DB1CE8">
        <w:rPr>
          <w:rFonts w:ascii="Arial" w:eastAsia="Calibri" w:hAnsi="Arial" w:cs="Arial"/>
          <w:i/>
          <w:iCs/>
          <w:color w:val="000000"/>
          <w:sz w:val="20"/>
          <w:szCs w:val="20"/>
        </w:rPr>
        <w:t>Right Side News</w:t>
      </w:r>
      <w:r w:rsidRPr="00DB1CE8">
        <w:rPr>
          <w:rFonts w:ascii="Arial" w:eastAsia="Calibri" w:hAnsi="Arial" w:cs="Arial"/>
          <w:color w:val="000000"/>
          <w:sz w:val="20"/>
          <w:szCs w:val="20"/>
        </w:rPr>
        <w:t xml:space="preserve">, **EMP = electromagnetic pulse attack, </w:t>
      </w:r>
      <w:hyperlink r:id="rId19" w:history="1">
        <w:r w:rsidRPr="00DB1CE8">
          <w:rPr>
            <w:rFonts w:ascii="Arial" w:eastAsia="Calibri" w:hAnsi="Arial" w:cs="Arial"/>
            <w:sz w:val="20"/>
            <w:szCs w:val="20"/>
          </w:rPr>
          <w:t>http://www.rightsidenews.com/2011112415012/us/homeland-security/emps-the-next-great-threat-to-america.html</w:t>
        </w:r>
      </w:hyperlink>
      <w:r w:rsidRPr="00DB1CE8">
        <w:rPr>
          <w:rFonts w:ascii="Arial" w:eastAsia="Calibri" w:hAnsi="Arial" w:cs="Arial"/>
          <w:sz w:val="20"/>
          <w:szCs w:val="20"/>
        </w:rPr>
        <w:t>)</w:t>
      </w:r>
    </w:p>
    <w:p w:rsidR="00DB1CE8" w:rsidRPr="00DB1CE8" w:rsidRDefault="00DB1CE8" w:rsidP="00DB1CE8">
      <w:pPr>
        <w:rPr>
          <w:ins w:id="0" w:author="Unknown"/>
          <w:rFonts w:eastAsia="Calibri"/>
          <w:lang w:val="en-GB"/>
        </w:rPr>
      </w:pPr>
      <w:r w:rsidRPr="00DB1CE8">
        <w:rPr>
          <w:rFonts w:eastAsia="Calibri"/>
          <w:u w:val="single"/>
          <w:lang w:val="en-GB"/>
        </w:rPr>
        <w:t xml:space="preserve">Tuesday night at </w:t>
      </w:r>
      <w:hyperlink r:id="rId20" w:tgtFrame="_blank" w:history="1">
        <w:r w:rsidRPr="00DB1CE8">
          <w:rPr>
            <w:rFonts w:eastAsia="Calibri"/>
            <w:u w:val="single"/>
            <w:lang w:val="en-GB"/>
          </w:rPr>
          <w:t>The Republican National Security Debate</w:t>
        </w:r>
      </w:hyperlink>
      <w:r w:rsidRPr="00DB1CE8">
        <w:rPr>
          <w:rFonts w:eastAsia="Calibri"/>
          <w:u w:val="single"/>
          <w:lang w:val="en-GB"/>
        </w:rPr>
        <w:t xml:space="preserve">, hosted </w:t>
      </w:r>
      <w:hyperlink r:id="rId21" w:anchor="/video/bestoftv/2011/11/22/bts-republican-cnn-debate.cnn" w:tgtFrame="_blank" w:history="1">
        <w:r w:rsidRPr="00DB1CE8">
          <w:rPr>
            <w:rFonts w:eastAsia="Calibri"/>
            <w:u w:val="single"/>
            <w:lang w:val="en-GB"/>
          </w:rPr>
          <w:t>on CNN</w:t>
        </w:r>
      </w:hyperlink>
      <w:r w:rsidRPr="00DB1CE8">
        <w:rPr>
          <w:rFonts w:eastAsia="Calibri"/>
          <w:u w:val="single"/>
          <w:lang w:val="en-GB"/>
        </w:rPr>
        <w:t xml:space="preserve"> by The Heritage Foundation and the American Enterprise Institute, an electromagnetic pulse attack (EMP) was mentioned as one of the most important national security issues that is not discussed often. This is true. Despite the gravity of the threat, the United States remains unprotected from the effects of an EMP.</w:t>
      </w:r>
      <w:r w:rsidRPr="00DB1CE8">
        <w:rPr>
          <w:rFonts w:eastAsia="Calibri"/>
          <w:lang w:val="en-GB"/>
        </w:rPr>
        <w:t xml:space="preserve"> </w:t>
      </w:r>
      <w:r w:rsidRPr="00DB1CE8">
        <w:rPr>
          <w:rFonts w:eastAsia="Calibri"/>
          <w:sz w:val="16"/>
          <w:szCs w:val="16"/>
          <w:lang w:val="en-GB"/>
        </w:rPr>
        <w:t xml:space="preserve">An </w:t>
      </w:r>
      <w:hyperlink r:id="rId22" w:history="1">
        <w:r w:rsidRPr="00DB1CE8">
          <w:rPr>
            <w:rFonts w:eastAsia="Calibri"/>
            <w:sz w:val="16"/>
            <w:szCs w:val="16"/>
            <w:lang w:val="en-GB"/>
          </w:rPr>
          <w:t>EMP</w:t>
        </w:r>
      </w:hyperlink>
      <w:r w:rsidRPr="00DB1CE8">
        <w:rPr>
          <w:rFonts w:eastAsia="Calibri"/>
          <w:sz w:val="16"/>
          <w:szCs w:val="16"/>
          <w:lang w:val="en-GB"/>
        </w:rPr>
        <w:t xml:space="preserve"> is a high-intensity burst of electromagnetic energy caused by a rapid acceleration of charged particles.</w:t>
      </w:r>
      <w:r w:rsidRPr="00DB1CE8">
        <w:rPr>
          <w:rFonts w:eastAsia="Calibri"/>
          <w:lang w:val="en-GB"/>
        </w:rPr>
        <w:t xml:space="preserve"> </w:t>
      </w:r>
      <w:r w:rsidRPr="00DB1CE8">
        <w:rPr>
          <w:rFonts w:eastAsia="Calibri"/>
          <w:b/>
          <w:u w:val="single"/>
          <w:lang w:val="en-GB"/>
        </w:rPr>
        <w:t xml:space="preserve">The </w:t>
      </w:r>
      <w:r w:rsidRPr="00DB1CE8">
        <w:rPr>
          <w:rFonts w:eastAsia="Calibri"/>
          <w:b/>
          <w:highlight w:val="yellow"/>
          <w:u w:val="single"/>
          <w:lang w:val="en-GB"/>
        </w:rPr>
        <w:t>EMP would disrupt all electronic devices within its zone of impact</w:t>
      </w:r>
      <w:r w:rsidRPr="00DB1CE8">
        <w:rPr>
          <w:rFonts w:eastAsia="Calibri"/>
          <w:b/>
          <w:u w:val="single"/>
          <w:lang w:val="en-GB"/>
        </w:rPr>
        <w:t>. It would burn circuits and immobilize electronic components and systems. It addition, the EMP would flow through electricity transmission lines and would damage distribution centers and power lines</w:t>
      </w:r>
      <w:r w:rsidRPr="00DB1CE8">
        <w:rPr>
          <w:rFonts w:eastAsia="Calibri"/>
          <w:lang w:val="en-GB"/>
        </w:rPr>
        <w:t xml:space="preserve">. </w:t>
      </w:r>
      <w:r w:rsidRPr="00DB1CE8">
        <w:rPr>
          <w:rFonts w:eastAsia="Calibri"/>
          <w:sz w:val="16"/>
          <w:szCs w:val="16"/>
          <w:lang w:val="en-GB"/>
        </w:rPr>
        <w:t>Detonating a singular nuclear weapon at a high altitude can create an EMP large enough to envelop the entire continental United States. The nuclear weapon could be delivered by a long-range ballistic missile from Iran, China, Russia, or North Korea. Even a short-range nuclear-tipped missile launched off of the U.S. shore could cause a devastating EMP effect. But not all causes of an EMP are man-made, as it can also be caused by a large solar flare called the Carrington effect. The last time such an event happened on a larger scale, it shocked telegraph operators unconscious and their machines caught on fire as the electromagnetic forces from the flare surged through the lines</w:t>
      </w:r>
      <w:r w:rsidRPr="00DB1CE8">
        <w:rPr>
          <w:rFonts w:eastAsia="Calibri"/>
          <w:sz w:val="16"/>
          <w:szCs w:val="16"/>
          <w:highlight w:val="yellow"/>
          <w:lang w:val="en-GB"/>
        </w:rPr>
        <w:t xml:space="preserve">. </w:t>
      </w:r>
      <w:r w:rsidRPr="00DB1CE8">
        <w:rPr>
          <w:rFonts w:eastAsia="Calibri"/>
          <w:highlight w:val="yellow"/>
          <w:u w:val="single"/>
          <w:lang w:val="en-GB"/>
        </w:rPr>
        <w:t>The effects of an EMP on today’s society would be</w:t>
      </w:r>
      <w:r w:rsidRPr="00DB1CE8">
        <w:rPr>
          <w:rFonts w:eastAsia="Calibri"/>
          <w:u w:val="single"/>
          <w:lang w:val="en-GB"/>
        </w:rPr>
        <w:t xml:space="preserve"> even more </w:t>
      </w:r>
      <w:r w:rsidRPr="00DB1CE8">
        <w:rPr>
          <w:rFonts w:eastAsia="Calibri"/>
          <w:highlight w:val="yellow"/>
          <w:u w:val="single"/>
          <w:lang w:val="en-GB"/>
        </w:rPr>
        <w:t>devastating</w:t>
      </w:r>
      <w:r w:rsidRPr="00DB1CE8">
        <w:rPr>
          <w:rFonts w:eastAsia="Calibri"/>
          <w:u w:val="single"/>
          <w:lang w:val="en-GB"/>
        </w:rPr>
        <w:t>. According to Heritage’s James Carafano, “</w:t>
      </w:r>
      <w:r w:rsidRPr="00DB1CE8">
        <w:rPr>
          <w:rFonts w:eastAsia="Calibri"/>
          <w:highlight w:val="yellow"/>
          <w:u w:val="single"/>
          <w:lang w:val="en-GB"/>
        </w:rPr>
        <w:t>communications would collapse, transportation would halt, and electrical power would simply be nonexistent. Not even a global humanitarian effort would be enough to keep hundreds of millions of Americans from death by starvation, exposure, or lack of medicine.”</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Smart Grid ensures grid security- that solves EMPs</w:t>
      </w:r>
    </w:p>
    <w:p w:rsidR="00DB1CE8" w:rsidRPr="00DB1CE8" w:rsidRDefault="00DB1CE8" w:rsidP="00DB1CE8">
      <w:pPr>
        <w:rPr>
          <w:rFonts w:eastAsia="Calibri"/>
          <w:sz w:val="16"/>
          <w:szCs w:val="16"/>
        </w:rPr>
      </w:pPr>
      <w:r w:rsidRPr="00DB1CE8">
        <w:rPr>
          <w:rFonts w:eastAsia="Calibri"/>
          <w:b/>
          <w:sz w:val="24"/>
          <w:szCs w:val="24"/>
        </w:rPr>
        <w:t xml:space="preserve">GSGF, 12, </w:t>
      </w:r>
      <w:r w:rsidRPr="00DB1CE8">
        <w:rPr>
          <w:rFonts w:eastAsia="Calibri"/>
          <w:sz w:val="16"/>
          <w:szCs w:val="16"/>
        </w:rPr>
        <w:t>Global Smart Grid Federation, [Global Smart Grid Federation works with the International Smart Grid Action Network as well as with national and international government policymakers to address the broad challenges of deploying smarter grids.] http://www.globalsmartgridfederation.org/documents/May31GSGF_report_digital_single.pdf</w:t>
      </w:r>
    </w:p>
    <w:p w:rsidR="00DB1CE8" w:rsidRPr="00DB1CE8" w:rsidRDefault="00DB1CE8" w:rsidP="00DB1CE8">
      <w:pPr>
        <w:rPr>
          <w:rFonts w:eastAsia="Calibri"/>
        </w:rPr>
      </w:pPr>
      <w:r w:rsidRPr="00DB1CE8">
        <w:rPr>
          <w:rFonts w:eastAsia="Calibri"/>
          <w:sz w:val="16"/>
          <w:szCs w:val="16"/>
        </w:rPr>
        <w:t xml:space="preserve">The term “smart grid” is a flexible concept which can be very simple or very ambitious in its expression. </w:t>
      </w:r>
      <w:r w:rsidRPr="00DB1CE8">
        <w:rPr>
          <w:rFonts w:eastAsia="Calibri"/>
          <w:u w:val="single"/>
        </w:rPr>
        <w:t xml:space="preserve">The European Union Commission Task Force for Smart Grids defines </w:t>
      </w:r>
      <w:r w:rsidRPr="00DB1CE8">
        <w:rPr>
          <w:rFonts w:eastAsia="Calibri"/>
          <w:highlight w:val="yellow"/>
          <w:u w:val="single"/>
        </w:rPr>
        <w:t>“smart grid”</w:t>
      </w:r>
      <w:r w:rsidRPr="00DB1CE8">
        <w:rPr>
          <w:rFonts w:eastAsia="Calibri"/>
          <w:u w:val="single"/>
        </w:rPr>
        <w:t xml:space="preserve"> as </w:t>
      </w:r>
      <w:r w:rsidRPr="00DB1CE8">
        <w:rPr>
          <w:rFonts w:eastAsia="Calibri"/>
          <w:highlight w:val="yellow"/>
          <w:u w:val="single"/>
        </w:rPr>
        <w:t>an electricity network that can cost-</w:t>
      </w:r>
      <w:r w:rsidRPr="00DB1CE8">
        <w:rPr>
          <w:rFonts w:eastAsia="Calibri"/>
          <w:highlight w:val="yellow"/>
          <w:u w:val="single"/>
        </w:rPr>
        <w:lastRenderedPageBreak/>
        <w:t>efficiently integrate the behaviour and actions of all users connected to it in a manner which ensures an economically efficient, sustainable power system with low losses and high levels of quality and security of supply and safety.</w:t>
      </w:r>
      <w:r w:rsidRPr="00DB1CE8">
        <w:rPr>
          <w:rFonts w:eastAsia="Calibri"/>
          <w:u w:val="single"/>
        </w:rPr>
        <w:t xml:space="preserve"> The U.S. Department of Energy Smart Grid Task Force goes into further detail, specifying that </w:t>
      </w:r>
      <w:r w:rsidRPr="00DB1CE8">
        <w:rPr>
          <w:rFonts w:eastAsia="Calibri"/>
          <w:highlight w:val="yellow"/>
          <w:u w:val="single"/>
        </w:rPr>
        <w:t>smart grids anticipate and respond to system disturbances in a self-healing manner, enable active consumer participation, accommodate all generation and storage options,</w:t>
      </w:r>
      <w:r w:rsidRPr="00DB1CE8">
        <w:rPr>
          <w:rFonts w:eastAsia="Calibri"/>
          <w:u w:val="single"/>
        </w:rPr>
        <w:t xml:space="preserve"> enable new eco opportunities, optimize asset utilization and efficient operation, and provide the power quality needed in a digital economy.</w:t>
      </w:r>
      <w:r w:rsidRPr="00DB1CE8">
        <w:rPr>
          <w:rFonts w:eastAsia="Calibri"/>
        </w:rPr>
        <w:t xml:space="preserve"> </w:t>
      </w:r>
      <w:r w:rsidRPr="00DB1CE8">
        <w:rPr>
          <w:rFonts w:eastAsia="Calibri"/>
          <w:sz w:val="16"/>
          <w:szCs w:val="16"/>
        </w:rPr>
        <w:t>The smart grid brings together the idea of grid modernization and the closer integration of all actors in our electricity system.</w:t>
      </w:r>
    </w:p>
    <w:p w:rsidR="00DB1CE8" w:rsidRPr="00DB1CE8" w:rsidRDefault="00DB1CE8" w:rsidP="00DB1CE8">
      <w:pPr>
        <w:rPr>
          <w:rFonts w:ascii="Cambria" w:eastAsia="Cambria" w:hAnsi="Cambria" w:cs="Times New Roman"/>
          <w:b/>
          <w:bCs/>
          <w:u w:val="single"/>
        </w:rPr>
      </w:pPr>
    </w:p>
    <w:p w:rsidR="00DB1CE8" w:rsidRPr="00DB1CE8" w:rsidRDefault="00DB1CE8" w:rsidP="00DB1CE8">
      <w:pPr>
        <w:keepNext/>
        <w:keepLines/>
        <w:pageBreakBefore/>
        <w:spacing w:before="200"/>
        <w:jc w:val="center"/>
        <w:outlineLvl w:val="2"/>
        <w:rPr>
          <w:rFonts w:eastAsia="Times New Roman" w:cs="Times New Roman"/>
          <w:b/>
          <w:bCs/>
          <w:sz w:val="32"/>
          <w:u w:val="single"/>
        </w:rPr>
      </w:pPr>
      <w:r w:rsidRPr="00DB1CE8">
        <w:rPr>
          <w:rFonts w:eastAsia="Times New Roman" w:cs="Times New Roman"/>
          <w:b/>
          <w:bCs/>
          <w:sz w:val="32"/>
          <w:u w:val="single"/>
        </w:rPr>
        <w:lastRenderedPageBreak/>
        <w:t xml:space="preserve">Contention 3 is Renewables </w:t>
      </w:r>
    </w:p>
    <w:p w:rsidR="00DB1CE8" w:rsidRPr="00DB1CE8" w:rsidRDefault="00DB1CE8" w:rsidP="00DB1CE8">
      <w:pPr>
        <w:keepNext/>
        <w:keepLines/>
        <w:spacing w:before="200"/>
        <w:outlineLvl w:val="3"/>
        <w:rPr>
          <w:rFonts w:eastAsia="MS Gothic" w:cs="Times New Roman"/>
          <w:b/>
          <w:bCs/>
          <w:iCs/>
          <w:sz w:val="26"/>
        </w:rPr>
      </w:pPr>
      <w:r w:rsidRPr="00DB1CE8">
        <w:rPr>
          <w:rFonts w:eastAsia="MS Gothic" w:cs="Times New Roman"/>
          <w:b/>
          <w:bCs/>
          <w:iCs/>
          <w:sz w:val="26"/>
        </w:rPr>
        <w:t>The need for integration of North American renewable energy markets is real and immediate- Interdependence Solves</w:t>
      </w:r>
    </w:p>
    <w:p w:rsidR="00DB1CE8" w:rsidRPr="00DB1CE8" w:rsidRDefault="00DB1CE8" w:rsidP="00DB1CE8">
      <w:pPr>
        <w:rPr>
          <w:rFonts w:ascii="Cambria" w:eastAsia="Cambria" w:hAnsi="Cambria" w:cs="Times New Roman"/>
          <w:sz w:val="16"/>
          <w:szCs w:val="16"/>
        </w:rPr>
      </w:pPr>
      <w:r w:rsidRPr="00DB1CE8">
        <w:rPr>
          <w:rFonts w:ascii="Cambria" w:eastAsia="Cambria" w:hAnsi="Cambria" w:cs="Times New Roman"/>
          <w:b/>
          <w:sz w:val="24"/>
        </w:rPr>
        <w:t xml:space="preserve">Wood 12, </w:t>
      </w:r>
      <w:r w:rsidRPr="00DB1CE8">
        <w:rPr>
          <w:rFonts w:ascii="Cambria" w:eastAsia="Cambria" w:hAnsi="Cambria" w:cs="Times New Roman"/>
          <w:sz w:val="16"/>
          <w:szCs w:val="16"/>
        </w:rPr>
        <w:t>Duncan Wood,</w:t>
      </w:r>
      <w:r w:rsidRPr="00DB1CE8">
        <w:rPr>
          <w:rFonts w:ascii="Cambria" w:eastAsia="Cambria" w:hAnsi="Cambria" w:cs="Times New Roman"/>
          <w:b/>
          <w:sz w:val="24"/>
        </w:rPr>
        <w:t xml:space="preserve"> </w:t>
      </w:r>
      <w:r w:rsidRPr="00DB1CE8">
        <w:rPr>
          <w:rFonts w:ascii="Cambria" w:eastAsia="Cambria" w:hAnsi="Cambria" w:cs="Times New Roman"/>
          <w:sz w:val="16"/>
          <w:szCs w:val="16"/>
        </w:rPr>
        <w:t xml:space="preserve">[Director of the Mexico Institute at the Woodrow Wilson International Center for Scholars, professor and the director of the International Relations Program at the Instituto Tecnológico Autónomo de México (ITAM), researcher at the Centro de Derecho Económico Internacional (CDEI) at ITAM., member of the Mexican National Research System (level 2), a member of the editorial board of Foreign Affairs Latinoamerica and has been an editorial advisor to Reforma newspaper, technical secretary of the Red Mexicana de Energia, Senior Associate with the Simon Chair and the Americas Program at the Center for Strategic and International Studies] </w:t>
      </w:r>
      <w:hyperlink r:id="rId23" w:history="1">
        <w:r w:rsidRPr="00DB1CE8">
          <w:rPr>
            <w:rFonts w:ascii="Cambria" w:eastAsia="Cambria" w:hAnsi="Cambria" w:cs="Times New Roman"/>
            <w:sz w:val="16"/>
            <w:szCs w:val="16"/>
          </w:rPr>
          <w:t>http://wilsoncenter.org/sites/default/files/wood_energy.pdf</w:t>
        </w:r>
      </w:hyperlink>
      <w:r w:rsidRPr="00DB1CE8">
        <w:rPr>
          <w:rFonts w:ascii="Cambria" w:eastAsia="Cambria" w:hAnsi="Cambria" w:cs="Times New Roman"/>
          <w:sz w:val="16"/>
          <w:szCs w:val="16"/>
        </w:rPr>
        <w:t xml:space="preserve"> </w:t>
      </w:r>
      <w:r w:rsidRPr="00DB1CE8">
        <w:rPr>
          <w:rFonts w:ascii="Cambria" w:eastAsia="Cambria" w:hAnsi="Cambria" w:cs="Times New Roman"/>
          <w:b/>
          <w:bCs/>
          <w:highlight w:val="yellow"/>
          <w:u w:val="single"/>
        </w:rPr>
        <w:t>The need for integration of North American renewable energy markets is real and immediate</w:t>
      </w:r>
      <w:r w:rsidRPr="00DB1CE8">
        <w:rPr>
          <w:rFonts w:ascii="Cambria" w:eastAsia="Cambria" w:hAnsi="Cambria" w:cs="Times New Roman"/>
          <w:b/>
          <w:bCs/>
          <w:u w:val="single"/>
        </w:rPr>
        <w:t xml:space="preserve">. Although the region has extensive renewable energy resources, </w:t>
      </w:r>
      <w:r w:rsidRPr="00DB1CE8">
        <w:rPr>
          <w:rFonts w:ascii="Cambria" w:eastAsia="Cambria" w:hAnsi="Cambria" w:cs="Times New Roman"/>
          <w:b/>
          <w:bCs/>
          <w:highlight w:val="yellow"/>
          <w:u w:val="single"/>
        </w:rPr>
        <w:t>their geographic distribution, and their nature</w:t>
      </w:r>
      <w:r w:rsidRPr="00DB1CE8">
        <w:rPr>
          <w:rFonts w:ascii="Cambria" w:eastAsia="Cambria" w:hAnsi="Cambria" w:cs="Times New Roman"/>
          <w:b/>
          <w:bCs/>
          <w:u w:val="single"/>
        </w:rPr>
        <w:t xml:space="preserve"> (intermittent and of variable strength), </w:t>
      </w:r>
      <w:r w:rsidRPr="00DB1CE8">
        <w:rPr>
          <w:rFonts w:ascii="Cambria" w:eastAsia="Cambria" w:hAnsi="Cambria" w:cs="Times New Roman"/>
          <w:b/>
          <w:bCs/>
          <w:highlight w:val="yellow"/>
          <w:u w:val="single"/>
        </w:rPr>
        <w:t>mean that it makes sense to integrate both supply and distribution across national borders</w:t>
      </w:r>
      <w:r w:rsidRPr="00DB1CE8">
        <w:rPr>
          <w:rFonts w:ascii="Cambria" w:eastAsia="Cambria" w:hAnsi="Cambria" w:cs="Times New Roman"/>
        </w:rPr>
        <w:t xml:space="preserve">. </w:t>
      </w:r>
      <w:r w:rsidRPr="00DB1CE8">
        <w:rPr>
          <w:rFonts w:ascii="Cambria" w:eastAsia="Cambria" w:hAnsi="Cambria" w:cs="Times New Roman"/>
          <w:sz w:val="16"/>
          <w:szCs w:val="16"/>
        </w:rPr>
        <w:t>This has long been the case with energy; electricity grids have seen extensive integration across the US northern border, and pipelines have brought Canadian natural gas and oil to the United States for a long time.</w:t>
      </w:r>
      <w:r w:rsidRPr="00DB1CE8">
        <w:rPr>
          <w:rFonts w:ascii="Cambria" w:eastAsia="Cambria" w:hAnsi="Cambria" w:cs="Times New Roman"/>
        </w:rPr>
        <w:t xml:space="preserve"> </w:t>
      </w:r>
      <w:r w:rsidRPr="00DB1CE8">
        <w:rPr>
          <w:rFonts w:ascii="Cambria" w:eastAsia="Cambria" w:hAnsi="Cambria" w:cs="Times New Roman"/>
          <w:b/>
          <w:bCs/>
          <w:u w:val="single"/>
        </w:rPr>
        <w:t>As US demand for renewable energy increases, satisfying that demand will require importing energy from its neighbors</w:t>
      </w:r>
      <w:r w:rsidRPr="00DB1CE8">
        <w:rPr>
          <w:rFonts w:ascii="Cambria" w:eastAsia="Cambria" w:hAnsi="Cambria" w:cs="Times New Roman"/>
        </w:rPr>
        <w:t xml:space="preserve">, </w:t>
      </w:r>
      <w:r w:rsidRPr="00DB1CE8">
        <w:rPr>
          <w:rFonts w:ascii="Cambria" w:eastAsia="Cambria" w:hAnsi="Cambria" w:cs="Times New Roman"/>
          <w:sz w:val="16"/>
          <w:szCs w:val="16"/>
        </w:rPr>
        <w:t>and Mexico offers a reliable and relatively low ‐ cost supply from its wind energy farms in the north.</w:t>
      </w:r>
    </w:p>
    <w:p w:rsidR="00DB1CE8" w:rsidRPr="00DB1CE8" w:rsidRDefault="00DB1CE8" w:rsidP="00DB1CE8">
      <w:pPr>
        <w:rPr>
          <w:rFonts w:eastAsia="Calibri"/>
        </w:rPr>
      </w:pP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 xml:space="preserve">Oil Demand steadily increasing into a “sea of uncertainties” </w:t>
      </w:r>
    </w:p>
    <w:p w:rsidR="00DB1CE8" w:rsidRPr="00DB1CE8" w:rsidRDefault="00DB1CE8" w:rsidP="00DB1CE8">
      <w:pPr>
        <w:rPr>
          <w:rFonts w:eastAsia="Calibri"/>
          <w:bCs/>
          <w:sz w:val="16"/>
          <w:szCs w:val="16"/>
        </w:rPr>
      </w:pPr>
      <w:r w:rsidRPr="00DB1CE8">
        <w:rPr>
          <w:rFonts w:eastAsia="Calibri"/>
          <w:b/>
          <w:bCs/>
          <w:sz w:val="26"/>
        </w:rPr>
        <w:t xml:space="preserve">Bangkok Post 13, </w:t>
      </w:r>
      <w:r w:rsidRPr="00DB1CE8">
        <w:rPr>
          <w:rFonts w:eastAsia="Calibri"/>
          <w:bCs/>
          <w:sz w:val="16"/>
          <w:szCs w:val="16"/>
        </w:rPr>
        <w:t xml:space="preserve">7/8/13, [Card quotes the International Energy Agency] </w:t>
      </w:r>
    </w:p>
    <w:p w:rsidR="00DB1CE8" w:rsidRPr="00DB1CE8" w:rsidRDefault="00DB1CE8" w:rsidP="00DB1CE8">
      <w:pPr>
        <w:tabs>
          <w:tab w:val="left" w:pos="2880"/>
        </w:tabs>
        <w:rPr>
          <w:rFonts w:eastAsia="Calibri"/>
          <w:sz w:val="16"/>
          <w:szCs w:val="16"/>
        </w:rPr>
      </w:pPr>
      <w:r w:rsidRPr="00DB1CE8">
        <w:rPr>
          <w:rFonts w:eastAsia="Calibri"/>
          <w:sz w:val="16"/>
          <w:szCs w:val="16"/>
        </w:rPr>
        <w:t>Global economic recovery and</w:t>
      </w:r>
      <w:r w:rsidRPr="00DB1CE8">
        <w:rPr>
          <w:rFonts w:eastAsia="Calibri"/>
          <w:u w:val="single"/>
        </w:rPr>
        <w:t xml:space="preserve"> </w:t>
      </w:r>
      <w:hyperlink r:id="rId24" w:history="1">
        <w:r w:rsidRPr="00DB1CE8">
          <w:rPr>
            <w:rFonts w:eastAsia="Calibri"/>
            <w:highlight w:val="yellow"/>
            <w:u w:val="single"/>
          </w:rPr>
          <w:t>emerging markets</w:t>
        </w:r>
      </w:hyperlink>
      <w:r w:rsidRPr="00DB1CE8">
        <w:rPr>
          <w:rFonts w:eastAsia="Calibri"/>
          <w:highlight w:val="yellow"/>
          <w:u w:val="single"/>
        </w:rPr>
        <w:t xml:space="preserve"> led by China will boost growth of oil demand to a record high total next year</w:t>
      </w:r>
      <w:r w:rsidRPr="00DB1CE8">
        <w:rPr>
          <w:rFonts w:eastAsia="Calibri"/>
          <w:u w:val="single"/>
        </w:rPr>
        <w:t>, the IEA forecast on Thursday.</w:t>
      </w:r>
      <w:r w:rsidRPr="00DB1CE8">
        <w:rPr>
          <w:rFonts w:ascii="Times New Roman" w:eastAsia="Times New Roman" w:hAnsi="Times New Roman" w:cs="Times New Roman"/>
          <w:sz w:val="24"/>
          <w:szCs w:val="24"/>
        </w:rPr>
        <w:t xml:space="preserve"> </w:t>
      </w:r>
      <w:r w:rsidRPr="00DB1CE8">
        <w:rPr>
          <w:rFonts w:ascii="Times New Roman" w:eastAsia="Times New Roman" w:hAnsi="Times New Roman" w:cs="Times New Roman"/>
          <w:sz w:val="24"/>
          <w:szCs w:val="24"/>
          <w:u w:val="single"/>
        </w:rPr>
        <w:t xml:space="preserve">Next year, </w:t>
      </w:r>
      <w:r w:rsidRPr="00DB1CE8">
        <w:rPr>
          <w:rFonts w:ascii="Times New Roman" w:eastAsia="Times New Roman" w:hAnsi="Times New Roman" w:cs="Times New Roman"/>
          <w:sz w:val="24"/>
          <w:szCs w:val="24"/>
          <w:highlight w:val="yellow"/>
          <w:u w:val="single"/>
        </w:rPr>
        <w:t>consumption by emerging markets will dominate demand overall</w:t>
      </w:r>
      <w:r w:rsidRPr="00DB1CE8">
        <w:rPr>
          <w:rFonts w:ascii="Times New Roman" w:eastAsia="Times New Roman" w:hAnsi="Times New Roman" w:cs="Times New Roman"/>
          <w:sz w:val="24"/>
          <w:szCs w:val="24"/>
          <w:u w:val="single"/>
        </w:rPr>
        <w:t xml:space="preserve">, a position "they should hold in perpetuity", the International Energy Agency said. But the IEA monthly report stressed that </w:t>
      </w:r>
      <w:r w:rsidRPr="00DB1CE8">
        <w:rPr>
          <w:rFonts w:ascii="Times New Roman" w:eastAsia="Times New Roman" w:hAnsi="Times New Roman" w:cs="Times New Roman"/>
          <w:sz w:val="24"/>
          <w:szCs w:val="24"/>
          <w:highlight w:val="yellow"/>
          <w:u w:val="single"/>
        </w:rPr>
        <w:t>the oil market is heading into a sea of "many uncertainties</w:t>
      </w:r>
      <w:r w:rsidRPr="00DB1CE8">
        <w:rPr>
          <w:rFonts w:ascii="Times New Roman" w:eastAsia="Times New Roman" w:hAnsi="Times New Roman" w:cs="Times New Roman"/>
          <w:sz w:val="24"/>
          <w:szCs w:val="24"/>
          <w:u w:val="single"/>
        </w:rPr>
        <w:t>",</w:t>
      </w:r>
      <w:r w:rsidRPr="00DB1CE8">
        <w:rPr>
          <w:rFonts w:ascii="Times New Roman" w:eastAsia="Times New Roman" w:hAnsi="Times New Roman" w:cs="Times New Roman"/>
          <w:sz w:val="24"/>
          <w:szCs w:val="24"/>
        </w:rPr>
        <w:t xml:space="preserve"> </w:t>
      </w:r>
      <w:r w:rsidRPr="00DB1CE8">
        <w:rPr>
          <w:rFonts w:ascii="Times New Roman" w:eastAsia="Times New Roman" w:hAnsi="Times New Roman" w:cs="Times New Roman"/>
          <w:sz w:val="16"/>
          <w:szCs w:val="16"/>
        </w:rPr>
        <w:t xml:space="preserve">partly because oil production in the United States is "set to grow strongly". </w:t>
      </w:r>
      <w:r w:rsidRPr="00DB1CE8">
        <w:rPr>
          <w:rFonts w:eastAsia="Calibri"/>
          <w:sz w:val="16"/>
          <w:szCs w:val="16"/>
        </w:rPr>
        <w:t>Supply from other countries outside the Organization of Petroleum Exporting Countries (OPEC), notably Brazil, Kazakhstan and South Sudan, would also rise and was set for a 20-year record, the agency forecast</w:t>
      </w:r>
      <w:r w:rsidRPr="00DB1CE8">
        <w:rPr>
          <w:rFonts w:eastAsia="Calibri"/>
          <w:u w:val="single"/>
        </w:rPr>
        <w:t xml:space="preserve">. </w:t>
      </w:r>
      <w:r w:rsidRPr="00DB1CE8">
        <w:rPr>
          <w:rFonts w:ascii="Times New Roman" w:eastAsia="Times New Roman" w:hAnsi="Times New Roman" w:cs="Times New Roman"/>
          <w:sz w:val="24"/>
          <w:szCs w:val="24"/>
          <w:u w:val="single"/>
        </w:rPr>
        <w:t xml:space="preserve">For this year, because </w:t>
      </w:r>
      <w:r w:rsidRPr="00DB1CE8">
        <w:rPr>
          <w:rFonts w:ascii="Times New Roman" w:eastAsia="Times New Roman" w:hAnsi="Times New Roman" w:cs="Times New Roman"/>
          <w:sz w:val="24"/>
          <w:szCs w:val="24"/>
          <w:highlight w:val="yellow"/>
          <w:u w:val="single"/>
        </w:rPr>
        <w:t>unseasonally cold weather</w:t>
      </w:r>
      <w:r w:rsidRPr="00DB1CE8">
        <w:rPr>
          <w:rFonts w:ascii="Times New Roman" w:eastAsia="Times New Roman" w:hAnsi="Times New Roman" w:cs="Times New Roman"/>
          <w:sz w:val="24"/>
          <w:szCs w:val="24"/>
          <w:u w:val="single"/>
        </w:rPr>
        <w:t xml:space="preserve"> had caused a big increase in demand for </w:t>
      </w:r>
      <w:hyperlink r:id="rId25" w:history="1">
        <w:r w:rsidRPr="00DB1CE8">
          <w:rPr>
            <w:rFonts w:ascii="Times New Roman" w:eastAsia="Times New Roman" w:hAnsi="Times New Roman" w:cs="Times New Roman"/>
            <w:sz w:val="24"/>
            <w:szCs w:val="24"/>
            <w:u w:val="single"/>
          </w:rPr>
          <w:t>heating oil</w:t>
        </w:r>
      </w:hyperlink>
      <w:r w:rsidRPr="00DB1CE8">
        <w:rPr>
          <w:rFonts w:ascii="Times New Roman" w:eastAsia="Times New Roman" w:hAnsi="Times New Roman" w:cs="Times New Roman"/>
          <w:sz w:val="24"/>
          <w:szCs w:val="24"/>
          <w:u w:val="single"/>
        </w:rPr>
        <w:t xml:space="preserve"> in the northern hemisphere in the second quarter, the agency raised its estimate for global demand by 215,000 barrels per day (bd).</w:t>
      </w:r>
      <w:r w:rsidRPr="00DB1CE8">
        <w:rPr>
          <w:rFonts w:ascii="Times New Roman" w:eastAsia="Times New Roman" w:hAnsi="Times New Roman" w:cs="Times New Roman"/>
          <w:sz w:val="24"/>
          <w:szCs w:val="24"/>
        </w:rPr>
        <w:t xml:space="preserve"> </w:t>
      </w:r>
      <w:r w:rsidRPr="00DB1CE8">
        <w:rPr>
          <w:rFonts w:ascii="Times New Roman" w:eastAsia="Times New Roman" w:hAnsi="Times New Roman" w:cs="Times New Roman"/>
          <w:sz w:val="16"/>
          <w:szCs w:val="16"/>
        </w:rPr>
        <w:t xml:space="preserve">This took the overall estimated annual growth to 930,000 bd, and total consumption to 90.8 million barrels per day (mbd). </w:t>
      </w:r>
      <w:r w:rsidRPr="00DB1CE8">
        <w:rPr>
          <w:rFonts w:ascii="Times New Roman" w:eastAsia="Times New Roman" w:hAnsi="Times New Roman" w:cs="Times New Roman"/>
          <w:sz w:val="24"/>
          <w:szCs w:val="24"/>
          <w:u w:val="single"/>
        </w:rPr>
        <w:t>The IEA estimates show demand rising by a further 1.2 mbd next year to 92.0 million barrels per day, a new record after record demand also this year.</w:t>
      </w:r>
      <w:r w:rsidRPr="00DB1CE8">
        <w:rPr>
          <w:rFonts w:ascii="Times New Roman" w:eastAsia="Times New Roman" w:hAnsi="Times New Roman" w:cs="Times New Roman"/>
          <w:sz w:val="24"/>
          <w:szCs w:val="24"/>
        </w:rPr>
        <w:t xml:space="preserve"> </w:t>
      </w:r>
      <w:r w:rsidRPr="00DB1CE8">
        <w:rPr>
          <w:rFonts w:ascii="Times New Roman" w:eastAsia="Times New Roman" w:hAnsi="Times New Roman" w:cs="Times New Roman"/>
          <w:sz w:val="16"/>
          <w:szCs w:val="16"/>
        </w:rPr>
        <w:t>In London, the price of benchmark West Texas Intermediate oil fell 24 cents from the closing price on Wednesday to $106.28, partly in response to the report but also due to comments on monetary policy from the US Federal Reserve and a bullish outlook for US fuel stocks, traders said. The price is at a 15-month high point, however</w:t>
      </w:r>
      <w:r w:rsidRPr="00DB1CE8">
        <w:rPr>
          <w:rFonts w:ascii="Times New Roman" w:eastAsia="Times New Roman" w:hAnsi="Times New Roman" w:cs="Times New Roman"/>
          <w:sz w:val="24"/>
          <w:szCs w:val="24"/>
        </w:rPr>
        <w:t xml:space="preserve">. </w:t>
      </w:r>
      <w:r w:rsidRPr="00DB1CE8">
        <w:rPr>
          <w:rFonts w:ascii="Times New Roman" w:eastAsia="Times New Roman" w:hAnsi="Times New Roman" w:cs="Times New Roman"/>
          <w:sz w:val="24"/>
          <w:szCs w:val="24"/>
          <w:u w:val="single"/>
        </w:rPr>
        <w:t>Regarding supply, "</w:t>
      </w:r>
      <w:r w:rsidRPr="00DB1CE8">
        <w:rPr>
          <w:rFonts w:ascii="Times New Roman" w:eastAsia="Times New Roman" w:hAnsi="Times New Roman" w:cs="Times New Roman"/>
          <w:sz w:val="24"/>
          <w:szCs w:val="24"/>
          <w:highlight w:val="yellow"/>
          <w:u w:val="single"/>
        </w:rPr>
        <w:t>upheaval in the Middle East and North Africa</w:t>
      </w:r>
      <w:r w:rsidRPr="00DB1CE8">
        <w:rPr>
          <w:rFonts w:ascii="Times New Roman" w:eastAsia="Times New Roman" w:hAnsi="Times New Roman" w:cs="Times New Roman"/>
          <w:sz w:val="24"/>
          <w:szCs w:val="24"/>
          <w:u w:val="single"/>
        </w:rPr>
        <w:t xml:space="preserve"> remains an overarching concern," the IEA warned. "</w:t>
      </w:r>
      <w:r w:rsidRPr="00DB1CE8">
        <w:rPr>
          <w:rFonts w:ascii="Times New Roman" w:eastAsia="Times New Roman" w:hAnsi="Times New Roman" w:cs="Times New Roman"/>
          <w:sz w:val="24"/>
          <w:szCs w:val="24"/>
          <w:highlight w:val="yellow"/>
          <w:u w:val="single"/>
        </w:rPr>
        <w:t>Emerging markets and developing economies</w:t>
      </w:r>
      <w:r w:rsidRPr="00DB1CE8">
        <w:rPr>
          <w:rFonts w:ascii="Times New Roman" w:eastAsia="Times New Roman" w:hAnsi="Times New Roman" w:cs="Times New Roman"/>
          <w:sz w:val="24"/>
          <w:szCs w:val="24"/>
          <w:u w:val="single"/>
        </w:rPr>
        <w:t xml:space="preserve"> </w:t>
      </w:r>
      <w:r w:rsidRPr="00DB1CE8">
        <w:rPr>
          <w:rFonts w:ascii="Times New Roman" w:eastAsia="Times New Roman" w:hAnsi="Times New Roman" w:cs="Times New Roman"/>
          <w:sz w:val="24"/>
          <w:szCs w:val="24"/>
          <w:highlight w:val="yellow"/>
          <w:u w:val="single"/>
        </w:rPr>
        <w:t>are forecast to lead demand growth</w:t>
      </w:r>
      <w:r w:rsidRPr="00DB1CE8">
        <w:rPr>
          <w:rFonts w:ascii="Times New Roman" w:eastAsia="Times New Roman" w:hAnsi="Times New Roman" w:cs="Times New Roman"/>
          <w:sz w:val="24"/>
          <w:szCs w:val="24"/>
          <w:u w:val="single"/>
        </w:rPr>
        <w:t xml:space="preserve"> in 2014," the IEA said. The growth of demand from countries outside the 34-member OECD had slowed "from the heady pace of recent years" but would "climb above total OECD demand in the second quarter of 2014," the agency said</w:t>
      </w:r>
      <w:r w:rsidRPr="00DB1CE8">
        <w:rPr>
          <w:rFonts w:ascii="Times New Roman" w:eastAsia="Times New Roman" w:hAnsi="Times New Roman" w:cs="Times New Roman"/>
          <w:sz w:val="24"/>
          <w:szCs w:val="24"/>
        </w:rPr>
        <w:t xml:space="preserve">. Recently, the speed of expansion had slowed most in China, India and the Middle East, but </w:t>
      </w:r>
      <w:r w:rsidRPr="00DB1CE8">
        <w:rPr>
          <w:rFonts w:ascii="Times New Roman" w:eastAsia="Times New Roman" w:hAnsi="Times New Roman" w:cs="Times New Roman"/>
          <w:sz w:val="24"/>
          <w:szCs w:val="24"/>
          <w:highlight w:val="yellow"/>
          <w:u w:val="single"/>
        </w:rPr>
        <w:t>demand by China would still lead consumption by emerging markets</w:t>
      </w:r>
      <w:r w:rsidRPr="00DB1CE8">
        <w:rPr>
          <w:rFonts w:ascii="Times New Roman" w:eastAsia="Times New Roman" w:hAnsi="Times New Roman" w:cs="Times New Roman"/>
          <w:sz w:val="24"/>
          <w:szCs w:val="24"/>
          <w:u w:val="single"/>
        </w:rPr>
        <w:t>, the agency said. -- Unrest in Egypt, Syria, worries oil market</w:t>
      </w:r>
      <w:r w:rsidRPr="00DB1CE8">
        <w:rPr>
          <w:rFonts w:ascii="Times New Roman" w:eastAsia="Times New Roman" w:hAnsi="Times New Roman" w:cs="Times New Roman"/>
          <w:sz w:val="16"/>
          <w:szCs w:val="16"/>
        </w:rPr>
        <w:t xml:space="preserve"> -- The IEA said that the United States would play a role in "an expected steep increase in global refining activity in the third quarter of 2013". This was part of "tectonic shifts in the mid-stream and down-stream industries." Analysts at PVM oil brokers in London commented that the IEA report "reveals that the US shale oil boom will represent a significant growth of non-OPEC supply in 2014." The agency said that improving prospects for global </w:t>
      </w:r>
      <w:hyperlink r:id="rId26" w:history="1">
        <w:r w:rsidRPr="00DB1CE8">
          <w:rPr>
            <w:rFonts w:ascii="Times New Roman" w:eastAsia="Times New Roman" w:hAnsi="Times New Roman" w:cs="Times New Roman"/>
            <w:sz w:val="16"/>
            <w:szCs w:val="16"/>
          </w:rPr>
          <w:t>economic growth</w:t>
        </w:r>
      </w:hyperlink>
      <w:r w:rsidRPr="00DB1CE8">
        <w:rPr>
          <w:rFonts w:ascii="Times New Roman" w:eastAsia="Times New Roman" w:hAnsi="Times New Roman" w:cs="Times New Roman"/>
          <w:sz w:val="16"/>
          <w:szCs w:val="16"/>
        </w:rPr>
        <w:t xml:space="preserve"> would pull demand and that demand from countries in the Organisation for Economic Cooperation and Development would shrink at a much slower pace than it had since the financial crisis began in 2008. OECD demand would fall by 0.8 percent this year and 0.4 percent in 2014, on the basis that "OECD economies will on average return to growth in 2014". </w:t>
      </w:r>
      <w:r w:rsidRPr="00DB1CE8">
        <w:rPr>
          <w:rFonts w:ascii="Times New Roman" w:eastAsia="Times New Roman" w:hAnsi="Times New Roman" w:cs="Times New Roman"/>
          <w:sz w:val="24"/>
          <w:szCs w:val="24"/>
          <w:u w:val="single"/>
        </w:rPr>
        <w:t xml:space="preserve">The IEA said that oil prices had risen recently because of concerns that unrest in Egypt could affect supplies via the Suez Canal and the SUMED pipeline which runs </w:t>
      </w:r>
      <w:r w:rsidRPr="00DB1CE8">
        <w:rPr>
          <w:rFonts w:ascii="Times New Roman" w:eastAsia="Times New Roman" w:hAnsi="Times New Roman" w:cs="Times New Roman"/>
          <w:sz w:val="24"/>
          <w:szCs w:val="24"/>
          <w:u w:val="single"/>
        </w:rPr>
        <w:lastRenderedPageBreak/>
        <w:t>from the Gulf of Suez to the Mediterranean Sea. "</w:t>
      </w:r>
      <w:r w:rsidRPr="00DB1CE8">
        <w:rPr>
          <w:rFonts w:ascii="Times New Roman" w:eastAsia="Times New Roman" w:hAnsi="Times New Roman" w:cs="Times New Roman"/>
          <w:sz w:val="24"/>
          <w:szCs w:val="24"/>
          <w:highlight w:val="yellow"/>
          <w:u w:val="single"/>
        </w:rPr>
        <w:t>Observers worry that the political confrontation</w:t>
      </w:r>
      <w:r w:rsidRPr="00DB1CE8">
        <w:rPr>
          <w:rFonts w:ascii="Times New Roman" w:eastAsia="Times New Roman" w:hAnsi="Times New Roman" w:cs="Times New Roman"/>
          <w:sz w:val="24"/>
          <w:szCs w:val="24"/>
          <w:u w:val="single"/>
        </w:rPr>
        <w:t xml:space="preserve"> in Egypt, like the Syrian civil war, </w:t>
      </w:r>
      <w:r w:rsidRPr="00DB1CE8">
        <w:rPr>
          <w:rFonts w:ascii="Times New Roman" w:eastAsia="Times New Roman" w:hAnsi="Times New Roman" w:cs="Times New Roman"/>
          <w:sz w:val="24"/>
          <w:szCs w:val="24"/>
          <w:highlight w:val="yellow"/>
          <w:u w:val="single"/>
        </w:rPr>
        <w:t>could drag on and worsen before it gets better</w:t>
      </w:r>
      <w:r w:rsidRPr="00DB1CE8">
        <w:rPr>
          <w:rFonts w:ascii="Times New Roman" w:eastAsia="Times New Roman" w:hAnsi="Times New Roman" w:cs="Times New Roman"/>
          <w:sz w:val="24"/>
          <w:szCs w:val="24"/>
          <w:u w:val="single"/>
        </w:rPr>
        <w:t xml:space="preserve">, and the </w:t>
      </w:r>
      <w:r w:rsidRPr="00DB1CE8">
        <w:rPr>
          <w:rFonts w:ascii="Times New Roman" w:eastAsia="Times New Roman" w:hAnsi="Times New Roman" w:cs="Times New Roman"/>
          <w:sz w:val="24"/>
          <w:szCs w:val="24"/>
          <w:highlight w:val="yellow"/>
          <w:u w:val="single"/>
        </w:rPr>
        <w:t>instability could theoretically threaten production</w:t>
      </w:r>
      <w:r w:rsidRPr="00DB1CE8">
        <w:rPr>
          <w:rFonts w:ascii="Times New Roman" w:eastAsia="Times New Roman" w:hAnsi="Times New Roman" w:cs="Times New Roman"/>
          <w:sz w:val="24"/>
          <w:szCs w:val="24"/>
          <w:u w:val="single"/>
        </w:rPr>
        <w:t xml:space="preserve"> and transit through the Suez Canal,"</w:t>
      </w:r>
      <w:r w:rsidRPr="00DB1CE8">
        <w:rPr>
          <w:rFonts w:ascii="Times New Roman" w:eastAsia="Times New Roman" w:hAnsi="Times New Roman" w:cs="Times New Roman"/>
          <w:sz w:val="24"/>
          <w:szCs w:val="24"/>
        </w:rPr>
        <w:t xml:space="preserve"> </w:t>
      </w:r>
      <w:r w:rsidRPr="00DB1CE8">
        <w:rPr>
          <w:rFonts w:ascii="Times New Roman" w:eastAsia="Times New Roman" w:hAnsi="Times New Roman" w:cs="Times New Roman"/>
          <w:sz w:val="16"/>
          <w:szCs w:val="16"/>
        </w:rPr>
        <w:t xml:space="preserve">the IEA said. Unrest had also disrupted supplies from Libya, Nigeria and Iraq. </w:t>
      </w:r>
    </w:p>
    <w:p w:rsidR="00DB1CE8" w:rsidRPr="00DB1CE8" w:rsidRDefault="00DB1CE8" w:rsidP="00DB1CE8">
      <w:pPr>
        <w:keepNext/>
        <w:keepLines/>
        <w:spacing w:before="200" w:after="200" w:line="276" w:lineRule="auto"/>
        <w:outlineLvl w:val="3"/>
        <w:rPr>
          <w:rFonts w:eastAsia="Times New Roman" w:cs="Times New Roman"/>
          <w:b/>
          <w:bCs/>
          <w:iCs/>
          <w:sz w:val="26"/>
        </w:rPr>
      </w:pPr>
      <w:r w:rsidRPr="00DB1CE8">
        <w:rPr>
          <w:rFonts w:eastAsia="Times New Roman" w:cs="Times New Roman"/>
          <w:b/>
          <w:bCs/>
          <w:iCs/>
          <w:sz w:val="26"/>
        </w:rPr>
        <w:t>Perception alone triggers the link:  The perception of a change in demand will cause global Price Spikes</w:t>
      </w:r>
    </w:p>
    <w:p w:rsidR="00DB1CE8" w:rsidRPr="00DB1CE8" w:rsidRDefault="00DB1CE8" w:rsidP="00DB1CE8">
      <w:pPr>
        <w:spacing w:after="200" w:line="276" w:lineRule="auto"/>
        <w:rPr>
          <w:rFonts w:eastAsia="Calibri" w:cs="Times New Roman"/>
        </w:rPr>
      </w:pPr>
      <w:r w:rsidRPr="00DB1CE8">
        <w:rPr>
          <w:rFonts w:eastAsia="Calibri" w:cs="Times New Roman"/>
          <w:b/>
          <w:bCs/>
          <w:sz w:val="26"/>
        </w:rPr>
        <w:t xml:space="preserve">Kosakowski, 11  </w:t>
      </w:r>
      <w:r w:rsidRPr="00DB1CE8">
        <w:rPr>
          <w:rFonts w:eastAsia="Calibri" w:cs="Times New Roman"/>
        </w:rPr>
        <w:t xml:space="preserve">(Paul, writer and long-time investor from investopedia.com, 6/11, Investopedia.com “What Determines Oil Prices”, </w:t>
      </w:r>
      <w:hyperlink r:id="rId27" w:anchor="axzz1zuSutPpH" w:history="1">
        <w:r w:rsidRPr="00DB1CE8">
          <w:rPr>
            <w:rFonts w:eastAsia="Calibri" w:cs="Times New Roman"/>
          </w:rPr>
          <w:t>http://www.investopedia.com/articles/economics/08/determining-oil-prices.asp#axzz1zuSutPpH</w:t>
        </w:r>
      </w:hyperlink>
      <w:r w:rsidRPr="00DB1CE8">
        <w:rPr>
          <w:rFonts w:eastAsia="Calibri" w:cs="Times New Roman"/>
        </w:rPr>
        <w:t xml:space="preserve">, 7/7/12) </w:t>
      </w:r>
    </w:p>
    <w:p w:rsidR="00DB1CE8" w:rsidRPr="00DB1CE8" w:rsidRDefault="00DB1CE8" w:rsidP="00DB1CE8">
      <w:pPr>
        <w:spacing w:after="200" w:line="276" w:lineRule="auto"/>
        <w:rPr>
          <w:rFonts w:eastAsia="Calibri" w:cs="Times New Roman"/>
          <w:sz w:val="16"/>
        </w:rPr>
      </w:pPr>
      <w:r w:rsidRPr="00DB1CE8">
        <w:rPr>
          <w:rFonts w:eastAsia="Calibri" w:cs="Times New Roman"/>
          <w:sz w:val="16"/>
        </w:rPr>
        <w:t>Not quite. The price of oil as we know it is actually set in the oil futures market. An oil futures contract is a binding agreement that gives one the right to purchase oil by the barrel at a predefined price on a predefined date in the future. Under a futures contract, both the buyer and the seller are obligated to fulfill their side of the transaction on the specified date. The following are two types of futures traders: hedgers speculators An example of a hedger would be an airline buying oil futures to guard against potential rising prices. An example of a speculator would be someone who is just guessing the price direction and has no intention of actually buying the product. According to the Chicago Mercantile Exchange (CME), the majority of futures trading is done by speculators as less than 3% of transactions actually result in the purchaser of a futures contract taking possession of the commodity being traded</w:t>
      </w:r>
      <w:r w:rsidRPr="00DB1CE8">
        <w:rPr>
          <w:rFonts w:eastAsia="Calibri" w:cs="Times New Roman"/>
          <w:b/>
          <w:bCs/>
          <w:highlight w:val="yellow"/>
          <w:u w:val="single"/>
        </w:rPr>
        <w:t>. The</w:t>
      </w:r>
      <w:r w:rsidRPr="00DB1CE8">
        <w:rPr>
          <w:rFonts w:eastAsia="Calibri" w:cs="Times New Roman"/>
          <w:sz w:val="16"/>
        </w:rPr>
        <w:t xml:space="preserve"> other </w:t>
      </w:r>
      <w:r w:rsidRPr="00DB1CE8">
        <w:rPr>
          <w:rFonts w:eastAsia="Calibri" w:cs="Times New Roman"/>
          <w:b/>
          <w:bCs/>
          <w:highlight w:val="yellow"/>
          <w:u w:val="single"/>
        </w:rPr>
        <w:t>key factor in determining oil prices is sentiment</w:t>
      </w:r>
      <w:r w:rsidRPr="00DB1CE8">
        <w:rPr>
          <w:rFonts w:eastAsia="Calibri" w:cs="Times New Roman"/>
          <w:sz w:val="16"/>
          <w:highlight w:val="yellow"/>
        </w:rPr>
        <w:t xml:space="preserve">. </w:t>
      </w:r>
      <w:r w:rsidRPr="00DB1CE8">
        <w:rPr>
          <w:rFonts w:eastAsia="Calibri" w:cs="Times New Roman"/>
          <w:b/>
          <w:bCs/>
          <w:highlight w:val="yellow"/>
          <w:u w:val="single"/>
        </w:rPr>
        <w:t xml:space="preserve">The mere belief that oil demand will increase dramatically at some point in the future can result in a dramatic increase in oil prices in the present as speculators and hedgers alike snap up oil futures contracts. </w:t>
      </w:r>
      <w:r w:rsidRPr="00DB1CE8">
        <w:rPr>
          <w:rFonts w:eastAsia="Calibri" w:cs="Times New Roman"/>
          <w:b/>
          <w:bCs/>
          <w:u w:val="single"/>
        </w:rPr>
        <w:t>Of course, the opposite is also true. The mere belief that oil demand will decrease at some point in the future can result in a dramatic decrease in prices in the present as oil futures contracts are sold</w:t>
      </w:r>
      <w:r w:rsidRPr="00DB1CE8">
        <w:rPr>
          <w:rFonts w:eastAsia="Calibri" w:cs="Times New Roman"/>
          <w:sz w:val="16"/>
        </w:rPr>
        <w:t xml:space="preserve"> (possibly sold short as well).</w:t>
      </w:r>
    </w:p>
    <w:p w:rsidR="00DB1CE8" w:rsidRPr="00DB1CE8" w:rsidRDefault="00DB1CE8" w:rsidP="00DB1CE8">
      <w:pPr>
        <w:keepNext/>
        <w:keepLines/>
        <w:spacing w:before="200"/>
        <w:outlineLvl w:val="3"/>
        <w:rPr>
          <w:rFonts w:eastAsia="Calibri" w:cs="Times New Roman"/>
          <w:b/>
          <w:bCs/>
          <w:iCs/>
          <w:sz w:val="16"/>
        </w:rPr>
      </w:pPr>
      <w:r w:rsidRPr="00DB1CE8">
        <w:rPr>
          <w:rFonts w:eastAsia="MS Gothic" w:cs="Times New Roman"/>
          <w:b/>
          <w:bCs/>
          <w:iCs/>
          <w:sz w:val="26"/>
        </w:rPr>
        <w:t xml:space="preserve"> Oil price hikes threaten a global recession:</w:t>
      </w:r>
    </w:p>
    <w:p w:rsidR="00DB1CE8" w:rsidRPr="00DB1CE8" w:rsidRDefault="00DB1CE8" w:rsidP="00DB1CE8">
      <w:pPr>
        <w:spacing w:after="200" w:line="276" w:lineRule="auto"/>
        <w:rPr>
          <w:rFonts w:eastAsia="Calibri" w:cs="Times New Roman"/>
        </w:rPr>
      </w:pPr>
      <w:r w:rsidRPr="00DB1CE8">
        <w:rPr>
          <w:rFonts w:eastAsia="Calibri" w:cs="Times New Roman"/>
        </w:rPr>
        <w:t xml:space="preserve">Richard </w:t>
      </w:r>
      <w:r w:rsidRPr="00DB1CE8">
        <w:rPr>
          <w:rFonts w:eastAsia="Calibri" w:cs="Times New Roman"/>
          <w:b/>
          <w:bCs/>
          <w:sz w:val="26"/>
        </w:rPr>
        <w:t>Valdmanis,</w:t>
      </w:r>
      <w:r w:rsidRPr="00DB1CE8">
        <w:rPr>
          <w:rFonts w:eastAsia="Calibri" w:cs="Times New Roman"/>
          <w:b/>
          <w:u w:val="single"/>
        </w:rPr>
        <w:t xml:space="preserve"> 6/2/20</w:t>
      </w:r>
      <w:r w:rsidRPr="00DB1CE8">
        <w:rPr>
          <w:rFonts w:eastAsia="Calibri" w:cs="Times New Roman"/>
          <w:b/>
          <w:bCs/>
          <w:sz w:val="26"/>
        </w:rPr>
        <w:t xml:space="preserve">08 </w:t>
      </w:r>
      <w:r w:rsidRPr="00DB1CE8">
        <w:rPr>
          <w:rFonts w:eastAsia="Calibri" w:cs="Times New Roman"/>
        </w:rPr>
        <w:t>(</w:t>
      </w:r>
      <w:hyperlink r:id="rId28" w:history="1">
        <w:r w:rsidRPr="00DB1CE8">
          <w:rPr>
            <w:rFonts w:eastAsia="Calibri" w:cs="Times New Roman"/>
          </w:rPr>
          <w:t>http://www.reuters.com/article/CentralEuropeanInvestment08/idUSSP32671320080602</w:t>
        </w:r>
      </w:hyperlink>
      <w:r w:rsidRPr="00DB1CE8">
        <w:rPr>
          <w:rFonts w:eastAsia="Calibri" w:cs="Times New Roman"/>
        </w:rPr>
        <w:t>)</w:t>
      </w:r>
    </w:p>
    <w:p w:rsidR="00DB1CE8" w:rsidRPr="00DB1CE8" w:rsidRDefault="00DB1CE8" w:rsidP="00DB1CE8">
      <w:pPr>
        <w:spacing w:after="200" w:line="276" w:lineRule="auto"/>
        <w:rPr>
          <w:rFonts w:eastAsia="Calibri" w:cs="Times New Roman"/>
        </w:rPr>
      </w:pPr>
      <w:r w:rsidRPr="00DB1CE8">
        <w:rPr>
          <w:rFonts w:eastAsia="Calibri" w:cs="Times New Roman"/>
          <w:sz w:val="16"/>
          <w:szCs w:val="16"/>
        </w:rPr>
        <w:t>In the meantime</w:t>
      </w:r>
      <w:r w:rsidRPr="00DB1CE8">
        <w:rPr>
          <w:rFonts w:eastAsia="Calibri" w:cs="Times New Roman"/>
        </w:rPr>
        <w:t xml:space="preserve"> </w:t>
      </w:r>
      <w:r w:rsidRPr="00DB1CE8">
        <w:rPr>
          <w:rFonts w:eastAsia="Calibri" w:cs="Times New Roman"/>
          <w:b/>
          <w:bCs/>
          <w:highlight w:val="yellow"/>
          <w:u w:val="single"/>
        </w:rPr>
        <w:t>continued price hikes are darkening the clouds on the global economic horizon. Energy experts said a co</w:t>
      </w:r>
      <w:r w:rsidRPr="00DB1CE8">
        <w:rPr>
          <w:rFonts w:eastAsia="Calibri" w:cs="Times New Roman"/>
          <w:b/>
          <w:bCs/>
          <w:u w:val="single"/>
        </w:rPr>
        <w:t xml:space="preserve">ntinued </w:t>
      </w:r>
      <w:r w:rsidRPr="00DB1CE8">
        <w:rPr>
          <w:rFonts w:eastAsia="Calibri" w:cs="Times New Roman"/>
          <w:b/>
          <w:bCs/>
          <w:highlight w:val="yellow"/>
          <w:u w:val="single"/>
        </w:rPr>
        <w:t>rise could worsen an economic slowdown in Europe and the United States</w:t>
      </w:r>
      <w:r w:rsidRPr="00DB1CE8">
        <w:rPr>
          <w:rFonts w:eastAsia="Calibri" w:cs="Times New Roman"/>
          <w:b/>
          <w:bCs/>
          <w:sz w:val="16"/>
          <w:szCs w:val="16"/>
          <w:highlight w:val="yellow"/>
        </w:rPr>
        <w:t xml:space="preserve">, </w:t>
      </w:r>
      <w:r w:rsidRPr="00DB1CE8">
        <w:rPr>
          <w:rFonts w:eastAsia="Calibri" w:cs="Times New Roman"/>
          <w:b/>
          <w:bCs/>
          <w:sz w:val="16"/>
          <w:szCs w:val="16"/>
        </w:rPr>
        <w:t>already hit by a housing slump and credit crisis</w:t>
      </w:r>
      <w:r w:rsidRPr="00DB1CE8">
        <w:rPr>
          <w:rFonts w:eastAsia="Calibri" w:cs="Times New Roman"/>
          <w:b/>
          <w:bCs/>
          <w:highlight w:val="yellow"/>
          <w:u w:val="single"/>
        </w:rPr>
        <w:t xml:space="preserve"> and potentially trigger a decisive recession.  It's</w:t>
      </w:r>
      <w:r w:rsidRPr="00DB1CE8">
        <w:rPr>
          <w:rFonts w:eastAsia="Calibri" w:cs="Times New Roman"/>
          <w:b/>
          <w:bCs/>
          <w:u w:val="single"/>
        </w:rPr>
        <w:t xml:space="preserve"> </w:t>
      </w:r>
      <w:r w:rsidRPr="00DB1CE8">
        <w:rPr>
          <w:rFonts w:eastAsia="Calibri" w:cs="Times New Roman"/>
          <w:b/>
          <w:bCs/>
          <w:highlight w:val="yellow"/>
          <w:u w:val="single"/>
        </w:rPr>
        <w:t>also bad news for the developing Asian economies that fueled the spike, threatening to slow down their pace of growth.  "We'll see growth slow globally,"</w:t>
      </w:r>
      <w:r w:rsidRPr="00DB1CE8">
        <w:rPr>
          <w:rFonts w:eastAsia="Calibri" w:cs="Times New Roman"/>
        </w:rPr>
        <w:t xml:space="preserve"> </w:t>
      </w:r>
      <w:r w:rsidRPr="00DB1CE8">
        <w:rPr>
          <w:rFonts w:eastAsia="Calibri" w:cs="Times New Roman"/>
          <w:sz w:val="16"/>
          <w:szCs w:val="16"/>
        </w:rPr>
        <w:t>said Jay Bryson, global economist at Wachovia Bank. "But</w:t>
      </w:r>
      <w:r w:rsidRPr="00DB1CE8">
        <w:rPr>
          <w:rFonts w:eastAsia="Calibri" w:cs="Times New Roman"/>
        </w:rPr>
        <w:t xml:space="preserve"> </w:t>
      </w:r>
      <w:r w:rsidRPr="00DB1CE8">
        <w:rPr>
          <w:rFonts w:eastAsia="Calibri" w:cs="Times New Roman"/>
          <w:b/>
          <w:bCs/>
          <w:highlight w:val="yellow"/>
          <w:u w:val="single"/>
        </w:rPr>
        <w:t>the big losers are the oil importers of the world, including (South) Korea, Japan, China and a lot of other Asian economies in general."</w:t>
      </w:r>
      <w:r w:rsidRPr="00DB1CE8">
        <w:rPr>
          <w:rFonts w:eastAsia="Times New Roman" w:cs="Times New Roman"/>
          <w:b/>
          <w:bCs/>
          <w:iCs/>
          <w:sz w:val="26"/>
        </w:rPr>
        <w:t xml:space="preserve"> </w:t>
      </w:r>
    </w:p>
    <w:p w:rsidR="00DB1CE8" w:rsidRPr="00DB1CE8" w:rsidRDefault="00DB1CE8" w:rsidP="00DB1CE8">
      <w:pPr>
        <w:keepNext/>
        <w:keepLines/>
        <w:spacing w:before="200"/>
        <w:outlineLvl w:val="3"/>
        <w:rPr>
          <w:rFonts w:eastAsia="Calibri" w:cs="Times New Roman"/>
          <w:b/>
          <w:bCs/>
          <w:iCs/>
          <w:u w:val="single"/>
        </w:rPr>
      </w:pPr>
      <w:r w:rsidRPr="00DB1CE8">
        <w:rPr>
          <w:rFonts w:eastAsia="MS Gothic" w:cs="Times New Roman"/>
          <w:b/>
          <w:bCs/>
          <w:iCs/>
          <w:sz w:val="26"/>
        </w:rPr>
        <w:t>Economic Decline Causes Nuclear War:</w:t>
      </w:r>
    </w:p>
    <w:p w:rsidR="00DB1CE8" w:rsidRPr="00DB1CE8" w:rsidRDefault="00DB1CE8" w:rsidP="00DB1CE8">
      <w:pPr>
        <w:spacing w:after="200" w:line="276" w:lineRule="auto"/>
        <w:rPr>
          <w:rFonts w:eastAsia="Calibri" w:cs="Times New Roman"/>
          <w:u w:val="single"/>
        </w:rPr>
      </w:pPr>
      <w:r w:rsidRPr="00DB1CE8">
        <w:rPr>
          <w:rFonts w:eastAsia="Calibri" w:cs="Times New Roman"/>
        </w:rPr>
        <w:t xml:space="preserve">Walter </w:t>
      </w:r>
      <w:r w:rsidRPr="00DB1CE8">
        <w:rPr>
          <w:rFonts w:eastAsia="Calibri" w:cs="Times New Roman"/>
          <w:b/>
          <w:bCs/>
          <w:sz w:val="26"/>
        </w:rPr>
        <w:t>Mead, 1992</w:t>
      </w:r>
      <w:r w:rsidRPr="00DB1CE8">
        <w:rPr>
          <w:rFonts w:eastAsia="Calibri" w:cs="Times New Roman"/>
          <w:u w:val="single"/>
        </w:rPr>
        <w:t xml:space="preserve"> </w:t>
      </w:r>
      <w:r w:rsidRPr="00DB1CE8">
        <w:rPr>
          <w:rFonts w:eastAsia="Calibri" w:cs="Times New Roman"/>
        </w:rPr>
        <w:t>NPQ's Board of Advisors, New Perspectives Quarterly, Summer</w:t>
      </w:r>
      <w:r w:rsidRPr="00DB1CE8">
        <w:rPr>
          <w:rFonts w:eastAsia="Calibri" w:cs="Times New Roman"/>
          <w:u w:val="single"/>
        </w:rPr>
        <w:t xml:space="preserve"> 1992, </w:t>
      </w:r>
      <w:r w:rsidRPr="00DB1CE8">
        <w:rPr>
          <w:rFonts w:eastAsia="Calibri" w:cs="Times New Roman"/>
        </w:rPr>
        <w:t xml:space="preserve">p.30 </w:t>
      </w:r>
    </w:p>
    <w:p w:rsidR="00DB1CE8" w:rsidRPr="00DB1CE8" w:rsidRDefault="00DB1CE8" w:rsidP="00DB1CE8">
      <w:pPr>
        <w:spacing w:after="200" w:line="276" w:lineRule="auto"/>
        <w:rPr>
          <w:rFonts w:eastAsia="Calibri" w:cs="Times New Roman"/>
          <w:b/>
          <w:bCs/>
          <w:u w:val="single"/>
        </w:rPr>
      </w:pPr>
      <w:r w:rsidRPr="00DB1CE8">
        <w:rPr>
          <w:rFonts w:eastAsia="Calibri" w:cs="Times New Roman"/>
          <w:b/>
          <w:bCs/>
          <w:highlight w:val="yellow"/>
          <w:u w:val="single"/>
        </w:rPr>
        <w:t>What if the global economy stagnates-or even shrinks? In the case, we will face a new period of international conflict: South against North, rich against poor, Russia, China, India-these countries with their billions of people and their nuclear weapons will pose a much greater danger to world order than Germany and Japan did in the '30s.</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lastRenderedPageBreak/>
        <w:t xml:space="preserve">US-Mexico grid expansion is key – the plan creates </w:t>
      </w:r>
      <w:r w:rsidRPr="00DB1CE8">
        <w:rPr>
          <w:rFonts w:eastAsia="Times New Roman" w:cs="Times New Roman"/>
          <w:b/>
          <w:bCs/>
          <w:iCs/>
          <w:sz w:val="26"/>
          <w:u w:val="single"/>
        </w:rPr>
        <w:t>pilot projects</w:t>
      </w:r>
      <w:r w:rsidRPr="00DB1CE8">
        <w:rPr>
          <w:rFonts w:eastAsia="Times New Roman" w:cs="Times New Roman"/>
          <w:b/>
          <w:bCs/>
          <w:iCs/>
          <w:sz w:val="26"/>
        </w:rPr>
        <w:t xml:space="preserve"> that spill over to developing countries and make renewable energy </w:t>
      </w:r>
      <w:r w:rsidRPr="00DB1CE8">
        <w:rPr>
          <w:rFonts w:eastAsia="Times New Roman" w:cs="Times New Roman"/>
          <w:b/>
          <w:bCs/>
          <w:i/>
          <w:iCs/>
          <w:sz w:val="26"/>
        </w:rPr>
        <w:t>successful</w:t>
      </w:r>
    </w:p>
    <w:p w:rsidR="00DB1CE8" w:rsidRPr="00DB1CE8" w:rsidRDefault="00DB1CE8" w:rsidP="00DB1CE8">
      <w:pPr>
        <w:rPr>
          <w:rFonts w:eastAsia="Calibri"/>
        </w:rPr>
      </w:pPr>
      <w:r w:rsidRPr="00DB1CE8">
        <w:rPr>
          <w:rFonts w:eastAsia="Calibri"/>
          <w:b/>
          <w:bCs/>
          <w:sz w:val="26"/>
        </w:rPr>
        <w:t>Bruns 11</w:t>
      </w:r>
      <w:r w:rsidRPr="00DB1CE8">
        <w:rPr>
          <w:rFonts w:eastAsia="Calibri"/>
        </w:rPr>
        <w:t xml:space="preserve"> (Adam, Managing Editor – Site Selection (Magazine about Real Estate Strategy and Economic Development, “Crossing Boundaries,” Site Selection, August, </w:t>
      </w:r>
      <w:hyperlink r:id="rId29" w:history="1">
        <w:r w:rsidRPr="00DB1CE8">
          <w:rPr>
            <w:rFonts w:eastAsia="Calibri"/>
          </w:rPr>
          <w:t>http://www.siteselection.com/theEnergyReport/2011/aug/energy-storage.cfm</w:t>
        </w:r>
      </w:hyperlink>
      <w:r w:rsidRPr="00DB1CE8">
        <w:rPr>
          <w:rFonts w:eastAsia="Calibri"/>
        </w:rPr>
        <w:t xml:space="preserve">) </w:t>
      </w:r>
    </w:p>
    <w:p w:rsidR="00DB1CE8" w:rsidRPr="00DB1CE8" w:rsidRDefault="00DB1CE8" w:rsidP="00DB1CE8">
      <w:pPr>
        <w:rPr>
          <w:rFonts w:eastAsia="Calibri"/>
        </w:rPr>
      </w:pPr>
    </w:p>
    <w:p w:rsidR="00DB1CE8" w:rsidRPr="00DB1CE8" w:rsidRDefault="00DB1CE8" w:rsidP="00DB1CE8">
      <w:pPr>
        <w:rPr>
          <w:rFonts w:eastAsia="Calibri"/>
          <w:sz w:val="16"/>
        </w:rPr>
      </w:pPr>
      <w:r w:rsidRPr="00DB1CE8">
        <w:rPr>
          <w:rFonts w:eastAsia="Calibri"/>
          <w:sz w:val="16"/>
        </w:rPr>
        <w:t xml:space="preserve">Founded by a man from Denmark, currently based in the UAE, and with offices in such locations as Moscow and Johannesburg, </w:t>
      </w:r>
      <w:r w:rsidRPr="00DB1CE8">
        <w:rPr>
          <w:rFonts w:eastAsia="Calibri"/>
          <w:b/>
          <w:bCs/>
          <w:highlight w:val="yellow"/>
          <w:u w:val="single"/>
        </w:rPr>
        <w:t>energy storage and smart grid</w:t>
      </w:r>
      <w:r w:rsidRPr="00DB1CE8">
        <w:rPr>
          <w:rFonts w:eastAsia="Calibri"/>
          <w:sz w:val="16"/>
        </w:rPr>
        <w:t xml:space="preserve"> firm Rubenius </w:t>
      </w:r>
      <w:r w:rsidRPr="00DB1CE8">
        <w:rPr>
          <w:rFonts w:eastAsia="Calibri"/>
          <w:b/>
          <w:bCs/>
          <w:highlight w:val="yellow"/>
          <w:u w:val="single"/>
        </w:rPr>
        <w:t>is nothing if not globa</w:t>
      </w:r>
      <w:r w:rsidRPr="00DB1CE8">
        <w:rPr>
          <w:rFonts w:eastAsia="Calibri"/>
          <w:b/>
          <w:bCs/>
          <w:u w:val="single"/>
        </w:rPr>
        <w:t>l</w:t>
      </w:r>
      <w:r w:rsidRPr="00DB1CE8">
        <w:rPr>
          <w:rFonts w:eastAsia="Calibri"/>
          <w:sz w:val="16"/>
        </w:rPr>
        <w:t xml:space="preserve">. </w:t>
      </w:r>
      <w:r w:rsidRPr="00DB1CE8">
        <w:rPr>
          <w:rFonts w:eastAsia="Calibri"/>
          <w:b/>
          <w:bCs/>
          <w:u w:val="single"/>
        </w:rPr>
        <w:t>The</w:t>
      </w:r>
      <w:r w:rsidRPr="00DB1CE8">
        <w:rPr>
          <w:rFonts w:eastAsia="Calibri"/>
          <w:sz w:val="16"/>
        </w:rPr>
        <w:t xml:space="preserve"> company's </w:t>
      </w:r>
      <w:r w:rsidRPr="00DB1CE8">
        <w:rPr>
          <w:rFonts w:eastAsia="Calibri"/>
          <w:b/>
          <w:bCs/>
          <w:u w:val="single"/>
        </w:rPr>
        <w:t>latest foray is taking place</w:t>
      </w:r>
      <w:r w:rsidRPr="00DB1CE8">
        <w:rPr>
          <w:rFonts w:eastAsia="Calibri"/>
          <w:sz w:val="16"/>
        </w:rPr>
        <w:t xml:space="preserve"> at one of the globe's most fraught borders, </w:t>
      </w:r>
      <w:r w:rsidRPr="00DB1CE8">
        <w:rPr>
          <w:rFonts w:eastAsia="Calibri"/>
          <w:b/>
          <w:bCs/>
          <w:u w:val="single"/>
        </w:rPr>
        <w:t>tackling one of the energy sector's most daunting challenges</w:t>
      </w:r>
      <w:r w:rsidRPr="00DB1CE8">
        <w:rPr>
          <w:rFonts w:eastAsia="Calibri"/>
          <w:sz w:val="16"/>
        </w:rPr>
        <w:t xml:space="preserve">. Last fall, Rubenius purchased 346 acres (140 hectares) at the Silicon Border development near Mexicali </w:t>
      </w:r>
      <w:r w:rsidRPr="00DB1CE8">
        <w:rPr>
          <w:rFonts w:eastAsia="Calibri"/>
          <w:b/>
          <w:bCs/>
          <w:u w:val="single"/>
        </w:rPr>
        <w:t>in Baja California, Mexico</w:t>
      </w:r>
      <w:r w:rsidRPr="00DB1CE8">
        <w:rPr>
          <w:rFonts w:eastAsia="Calibri"/>
          <w:sz w:val="16"/>
        </w:rPr>
        <w:t xml:space="preserve">, </w:t>
      </w:r>
      <w:r w:rsidRPr="00DB1CE8">
        <w:rPr>
          <w:rFonts w:eastAsia="Calibri"/>
          <w:b/>
          <w:bCs/>
          <w:u w:val="single"/>
        </w:rPr>
        <w:t>for the installation of a large utility-scale energy storage operation</w:t>
      </w:r>
      <w:r w:rsidRPr="00DB1CE8">
        <w:rPr>
          <w:rFonts w:eastAsia="Calibri"/>
          <w:sz w:val="16"/>
        </w:rPr>
        <w:t>. Rubenius calls it "the world's first mega region energy warehouse," aka Energy Warehouse No. 1, and plans to roll out similar complexes in other emerging economies around the world. Ultimately Rubenius plans to install 1,000 megawatts (1 gigawatt) of sodium sulfur (NaS) energy storage batteries at a fully commissioned cost of over US$4 billion. "</w:t>
      </w:r>
      <w:r w:rsidRPr="00DB1CE8">
        <w:rPr>
          <w:rFonts w:eastAsia="Calibri"/>
          <w:b/>
          <w:bCs/>
          <w:u w:val="single"/>
        </w:rPr>
        <w:t xml:space="preserve">The reason Rubenius chose this location is </w:t>
      </w:r>
      <w:r w:rsidRPr="00DB1CE8">
        <w:rPr>
          <w:rFonts w:eastAsia="Calibri"/>
          <w:b/>
          <w:bCs/>
          <w:highlight w:val="yellow"/>
          <w:u w:val="single"/>
        </w:rPr>
        <w:t>the U.S. grid is under expansion in the area</w:t>
      </w:r>
      <w:r w:rsidRPr="00DB1CE8">
        <w:rPr>
          <w:rFonts w:eastAsia="Calibri"/>
          <w:sz w:val="16"/>
          <w:highlight w:val="yellow"/>
        </w:rPr>
        <w:t xml:space="preserve">, </w:t>
      </w:r>
      <w:r w:rsidRPr="00DB1CE8">
        <w:rPr>
          <w:rFonts w:eastAsia="Calibri"/>
          <w:b/>
          <w:bCs/>
          <w:highlight w:val="yellow"/>
          <w:u w:val="single"/>
        </w:rPr>
        <w:t>and at the Mexican border</w:t>
      </w:r>
      <w:r w:rsidRPr="00DB1CE8">
        <w:rPr>
          <w:rFonts w:eastAsia="Calibri"/>
          <w:sz w:val="16"/>
          <w:highlight w:val="yellow"/>
        </w:rPr>
        <w:t xml:space="preserve">, </w:t>
      </w:r>
      <w:r w:rsidRPr="00DB1CE8">
        <w:rPr>
          <w:rFonts w:eastAsia="Calibri"/>
          <w:b/>
          <w:bCs/>
          <w:highlight w:val="yellow"/>
          <w:u w:val="single"/>
        </w:rPr>
        <w:t>the [Mexican] grid crosses our property into the U.S. and connects to the U.S. grid</w:t>
      </w:r>
      <w:r w:rsidRPr="00DB1CE8">
        <w:rPr>
          <w:rFonts w:eastAsia="Calibri"/>
          <w:sz w:val="16"/>
        </w:rPr>
        <w:t xml:space="preserve">," says Daniel Hill, CEO of the 4,000-acre (1,620-hectare) Silicon Border technology park. "So from that location you have a lot of potential customers in California and even Arizona. And of course you're connected to the Mexican grid, which has large switches across the street from us." According to a report published by Greentech Media in March, the giant batteries are being financed "with the help of Japan's Export/Import bank" and are made by only one manufacturer, Japan's NGK Insulators. In early 2010 NGK and other parties signed an agreement to develop large scale sodium sulfur NAS battery assets for use by EDF Energy in the United Kingdom. </w:t>
      </w:r>
      <w:r w:rsidRPr="00DB1CE8">
        <w:rPr>
          <w:rFonts w:eastAsia="Calibri"/>
          <w:b/>
          <w:bCs/>
          <w:u w:val="single"/>
        </w:rPr>
        <w:t>The storage space in Mexico will be offered to energy companies and utilities in both countries</w:t>
      </w:r>
      <w:r w:rsidRPr="00DB1CE8">
        <w:rPr>
          <w:rFonts w:eastAsia="Calibri"/>
          <w:sz w:val="16"/>
        </w:rPr>
        <w:t xml:space="preserve">, </w:t>
      </w:r>
      <w:r w:rsidRPr="00DB1CE8">
        <w:rPr>
          <w:rFonts w:eastAsia="Calibri"/>
          <w:b/>
          <w:bCs/>
          <w:u w:val="single"/>
        </w:rPr>
        <w:t xml:space="preserve">and ostensibly </w:t>
      </w:r>
      <w:r w:rsidRPr="00DB1CE8">
        <w:rPr>
          <w:rFonts w:eastAsia="Calibri"/>
          <w:b/>
          <w:bCs/>
          <w:highlight w:val="yellow"/>
          <w:u w:val="single"/>
        </w:rPr>
        <w:t xml:space="preserve">will </w:t>
      </w:r>
      <w:r w:rsidRPr="00DB1CE8">
        <w:rPr>
          <w:rFonts w:eastAsia="Calibri"/>
          <w:b/>
          <w:iCs/>
          <w:highlight w:val="yellow"/>
          <w:u w:val="single"/>
          <w:bdr w:val="single" w:sz="18" w:space="0" w:color="auto"/>
        </w:rPr>
        <w:t>make deployment of wind energy and solar energy more viable</w:t>
      </w:r>
      <w:r w:rsidRPr="00DB1CE8">
        <w:rPr>
          <w:rFonts w:eastAsia="Calibri"/>
          <w:sz w:val="16"/>
        </w:rPr>
        <w:t xml:space="preserve">. According to research published this summer from BCC Research, the global market for alternative energy storage is projected to be $325 million in 2011. That value should reach $423 million in 2016 as it increases at a five-year compound annual growth rate (CAGR) of 5.4 percent. "The global alternative energy storage market can be broken down into four segments – batteries, capacitive energy storage, fuel cells, and flywheel energy storage," said the report. "The segment made up of batteries is estimated to be worth $256 million in 2011 and in 2016 should be worth $322 million," or 76 percent of the total alternative energy storage market. Initial project plans in Mexico call for a 50-MW battery to be installed within one year. "Rubenius is in the process of negotiating commercial contracts for that battery, and I'd say they're probably going to be completed in the next few weeks," says Hill, noting that he's observed Rubenius systems in action in Abu Dhabi, where the company's Amplex subsidiary has installed what it calls the largest energy storage system in the world. "They're also working on a license with a utility-scale battery company, to have a license to produce their battery in this location," says Hill. "The idea is they would use the location for large-scale battery storage and also to manufacture batteries. We've done a lot to scope the size of the buildings and budgets to build this factory, and their intent is to possibly start construction toward the end of this year or early next year on this factory." In addition to the grid connection, Silicon Border's amenities include a state university campus and collaboration with UC San Diego. The U.S. transmission </w:t>
      </w:r>
      <w:r w:rsidRPr="00DB1CE8">
        <w:rPr>
          <w:rFonts w:eastAsia="Calibri"/>
          <w:b/>
          <w:iCs/>
          <w:highlight w:val="yellow"/>
          <w:u w:val="single"/>
          <w:bdr w:val="single" w:sz="18" w:space="0" w:color="auto"/>
        </w:rPr>
        <w:t>grid expansion</w:t>
      </w:r>
      <w:r w:rsidRPr="00DB1CE8">
        <w:rPr>
          <w:rFonts w:eastAsia="Calibri"/>
          <w:b/>
          <w:bCs/>
          <w:highlight w:val="yellow"/>
          <w:u w:val="single"/>
        </w:rPr>
        <w:t xml:space="preserve"> is</w:t>
      </w:r>
      <w:r w:rsidRPr="00DB1CE8">
        <w:rPr>
          <w:rFonts w:eastAsia="Calibri"/>
          <w:sz w:val="16"/>
        </w:rPr>
        <w:t xml:space="preserve"> the Sunrise Powerlink project </w:t>
      </w:r>
      <w:r w:rsidRPr="00DB1CE8">
        <w:rPr>
          <w:rFonts w:eastAsia="Calibri"/>
          <w:b/>
          <w:bCs/>
          <w:highlight w:val="yellow"/>
          <w:u w:val="single"/>
        </w:rPr>
        <w:t>being pursued</w:t>
      </w:r>
      <w:r w:rsidRPr="00DB1CE8">
        <w:rPr>
          <w:rFonts w:eastAsia="Calibri"/>
          <w:sz w:val="16"/>
          <w:highlight w:val="yellow"/>
        </w:rPr>
        <w:t xml:space="preserve"> by San Diego Gas &amp; Electric, </w:t>
      </w:r>
      <w:r w:rsidRPr="00DB1CE8">
        <w:rPr>
          <w:rFonts w:eastAsia="Calibri"/>
          <w:b/>
          <w:bCs/>
          <w:highlight w:val="yellow"/>
          <w:u w:val="single"/>
        </w:rPr>
        <w:t>with the purpose of linking renewable power</w:t>
      </w:r>
      <w:r w:rsidRPr="00DB1CE8">
        <w:rPr>
          <w:rFonts w:eastAsia="Calibri"/>
          <w:sz w:val="16"/>
        </w:rPr>
        <w:t xml:space="preserve"> in the Imperial County region of California to San Diego. The 117-mile (188-km.), $1.8-billion, 500-kilovolt electric "superhighway," like the Rubenius energy warehouse, will have a capacity of 1 gigawatt, and its schedule calls for it to be in service in 2012. The Sunrise Powerlink project has bred other economic development activity as well: In March, in conjunction with a 25-year contract between SDG&amp;E and a subsidiary of CSOLAR Development, LLC, a renewable energy company managed by Tenaska Solar Ventures, for up to 150 megawatts (MW) of solar energy to be generated at the Imperial Solar Energy Center (ISEC) West's proposed 1,057-acre solar energy facility near El Centro, Calif., Soitec, a French company, said it would build a new factory in the San Diego region to manufacture proprietary concentrated photovoltaic modules. Multiple Hubs to Roll in Unison The company's border investment includes an R&amp;D operation in San Diego, Calif. The U.S. location will include labs for smart grid products and services. The company expects to immediately employ more than 60 researchers, expanding to more than 200 employees for current products. The company says it will outsource many operations, creating more than 400 additional green jobs in the region. "After a very successful roll-out of smart grid products in the U.A.E., including street lighting controls, smart meter installations, and utility scale batteries, we are confident we can be a significant contributor to communities and countries in America who are embracing renewable energy and improving the efficiency of scarce resources with an eco-friendly approach," said Claus Rubenius, the company's chairman and founder, last fall. Also speaking at the announcement was Mexican President Felipe Calderon. "Once we showed them our attributes, which include the proximity to the manufacturing strength and the location of Silicon Border to Mexico, they decided to participate in our efforts to make this an energy and technology hub," said Calderon. "</w:t>
      </w:r>
      <w:r w:rsidRPr="00DB1CE8">
        <w:rPr>
          <w:rFonts w:eastAsia="Calibri"/>
          <w:b/>
          <w:bCs/>
          <w:highlight w:val="yellow"/>
          <w:u w:val="single"/>
        </w:rPr>
        <w:t>This is the kind of collaboration we should be doing more of among Mexico, the United States</w:t>
      </w:r>
      <w:r w:rsidRPr="00DB1CE8">
        <w:rPr>
          <w:rFonts w:eastAsia="Calibri"/>
          <w:b/>
          <w:bCs/>
          <w:u w:val="single"/>
        </w:rPr>
        <w:t xml:space="preserve"> and private businesses from around the world</w:t>
      </w:r>
      <w:r w:rsidRPr="00DB1CE8">
        <w:rPr>
          <w:rFonts w:eastAsia="Calibri"/>
          <w:sz w:val="16"/>
        </w:rPr>
        <w:t xml:space="preserve">. </w:t>
      </w:r>
      <w:r w:rsidRPr="00DB1CE8">
        <w:rPr>
          <w:rFonts w:eastAsia="Calibri"/>
          <w:b/>
          <w:bCs/>
          <w:u w:val="single"/>
        </w:rPr>
        <w:t xml:space="preserve">Our </w:t>
      </w:r>
      <w:r w:rsidRPr="00DB1CE8">
        <w:rPr>
          <w:rFonts w:eastAsia="Calibri"/>
          <w:b/>
          <w:bCs/>
          <w:highlight w:val="yellow"/>
          <w:u w:val="single"/>
        </w:rPr>
        <w:t xml:space="preserve">two countries offer the </w:t>
      </w:r>
      <w:r w:rsidRPr="00DB1CE8">
        <w:rPr>
          <w:rFonts w:eastAsia="Calibri"/>
          <w:b/>
          <w:iCs/>
          <w:highlight w:val="yellow"/>
          <w:u w:val="single"/>
          <w:bdr w:val="single" w:sz="18" w:space="0" w:color="auto"/>
        </w:rPr>
        <w:t>largest markets</w:t>
      </w:r>
      <w:r w:rsidRPr="00DB1CE8">
        <w:rPr>
          <w:rFonts w:eastAsia="Calibri"/>
          <w:b/>
          <w:bCs/>
          <w:highlight w:val="yellow"/>
          <w:u w:val="single"/>
        </w:rPr>
        <w:t xml:space="preserve"> and </w:t>
      </w:r>
      <w:r w:rsidRPr="00DB1CE8">
        <w:rPr>
          <w:rFonts w:eastAsia="Calibri"/>
          <w:b/>
          <w:iCs/>
          <w:highlight w:val="yellow"/>
          <w:u w:val="single"/>
          <w:bdr w:val="single" w:sz="18" w:space="0" w:color="auto"/>
        </w:rPr>
        <w:t>workers who are second to none</w:t>
      </w:r>
      <w:r w:rsidRPr="00DB1CE8">
        <w:rPr>
          <w:rFonts w:eastAsia="Calibri"/>
          <w:sz w:val="16"/>
        </w:rPr>
        <w:t xml:space="preserve">." Rubenius says the storage project is expected to create more than 200 direct jobs and 800 indirect jobs in the region. "After meetings with Mexico's President Calderon and the Minister of Economy, Bruno Ferrari, as well as various communities in Mexico, we felt a manufacturing base in Baja California will enable us to address markets throughout North America," said Rubenius. "Furthermore, we believe the regional approach to become a mega center of energy and technology on the border of </w:t>
      </w:r>
      <w:r w:rsidRPr="00DB1CE8">
        <w:rPr>
          <w:rFonts w:eastAsia="Calibri"/>
          <w:sz w:val="16"/>
        </w:rPr>
        <w:lastRenderedPageBreak/>
        <w:t xml:space="preserve">Mexico and San Diego is the best way to capitalize on the strengths of the people and both countries." The company credited the efforts of San Diego Mayor Jerry Sanders and the alternative energy promotion efforts of CleanTECH, San Diego Economic Development Corp., San Diego CONNECT and the State of California in helping it reach its investment decision. In April, after five years of operating in the UAE, Rubenius officially moved its global operations offices to Dubai. Assisted by the emirate's Foreign Investment Office (Dubai FDI), the investment promotion arm of the Department of Economic Development (DED) in Dubai, the company said it moved there because of Dubai's "strategic location between Europe and Asia, excellent connectivity, business-friendly environment and easy access to global project financing, critical to the company's ongoing initiatives and growth targets." "Rubenius establishing their headquarters in Dubai is an outstanding success for our joint efforts with Dubai FDI to promote bilateral trade and investment," said Jose Neif Jury Fabre, Middle East Business &amp; Economic Affairs Minister at ProMexico, the trade and investment promotion agency of the government of Mexico. "We are confident Rubenius and its growth plans will continue to create strong grounds for increased engagement between Dubai and Mexico as we move forward." Among </w:t>
      </w:r>
      <w:r w:rsidRPr="00DB1CE8">
        <w:rPr>
          <w:rFonts w:eastAsia="Calibri"/>
          <w:b/>
          <w:bCs/>
          <w:u w:val="single"/>
        </w:rPr>
        <w:t>the company's work areas is development of smart-grid systems</w:t>
      </w:r>
      <w:r w:rsidRPr="00DB1CE8">
        <w:rPr>
          <w:rFonts w:eastAsia="Calibri"/>
          <w:sz w:val="16"/>
        </w:rPr>
        <w:t xml:space="preserve"> that incorporate water use as well as power use. It also deploys technologies enabling off-grid locations to operate with dependable power, and </w:t>
      </w:r>
      <w:r w:rsidRPr="00DB1CE8">
        <w:rPr>
          <w:rFonts w:eastAsia="Calibri"/>
          <w:b/>
          <w:bCs/>
          <w:highlight w:val="yellow"/>
          <w:u w:val="single"/>
        </w:rPr>
        <w:t xml:space="preserve">plans to explore </w:t>
      </w:r>
      <w:r w:rsidRPr="00DB1CE8">
        <w:rPr>
          <w:rFonts w:eastAsia="Calibri"/>
          <w:b/>
          <w:iCs/>
          <w:highlight w:val="yellow"/>
          <w:u w:val="single"/>
          <w:bdr w:val="single" w:sz="18" w:space="0" w:color="auto"/>
        </w:rPr>
        <w:t>pilot projects for those technologies in Mexico</w:t>
      </w:r>
      <w:r w:rsidRPr="00DB1CE8">
        <w:rPr>
          <w:rFonts w:eastAsia="Calibri"/>
          <w:sz w:val="16"/>
        </w:rPr>
        <w:t>. "</w:t>
      </w:r>
      <w:r w:rsidRPr="00DB1CE8">
        <w:rPr>
          <w:rFonts w:eastAsia="Calibri"/>
          <w:b/>
          <w:bCs/>
          <w:u w:val="single"/>
        </w:rPr>
        <w:t>In developing markets</w:t>
      </w:r>
      <w:r w:rsidRPr="00DB1CE8">
        <w:rPr>
          <w:rFonts w:eastAsia="Calibri"/>
          <w:sz w:val="16"/>
        </w:rPr>
        <w:t xml:space="preserve"> </w:t>
      </w:r>
      <w:r w:rsidRPr="00DB1CE8">
        <w:rPr>
          <w:rFonts w:eastAsia="Calibri"/>
          <w:b/>
          <w:bCs/>
          <w:u w:val="single"/>
        </w:rPr>
        <w:t>such as Africa, South America and The Middle East, legacy utility infrastructure simply cannot keep up with the economic growth and increasing migration from rural to urban areas</w:t>
      </w:r>
      <w:r w:rsidRPr="00DB1CE8">
        <w:rPr>
          <w:rFonts w:eastAsia="Calibri"/>
          <w:sz w:val="16"/>
        </w:rPr>
        <w:t>," explains the company's website. "</w:t>
      </w:r>
      <w:r w:rsidRPr="00DB1CE8">
        <w:rPr>
          <w:rFonts w:eastAsia="Calibri"/>
          <w:b/>
          <w:bCs/>
          <w:u w:val="single"/>
        </w:rPr>
        <w:t>The result is a huge utility imbalance</w:t>
      </w:r>
      <w:r w:rsidRPr="00DB1CE8">
        <w:rPr>
          <w:rFonts w:eastAsia="Calibri"/>
          <w:sz w:val="16"/>
        </w:rPr>
        <w:t xml:space="preserve">," </w:t>
      </w:r>
      <w:r w:rsidRPr="00DB1CE8">
        <w:rPr>
          <w:rFonts w:eastAsia="Calibri"/>
          <w:b/>
          <w:bCs/>
          <w:u w:val="single"/>
        </w:rPr>
        <w:t>with more and more people leaving rural areas with poor utility infrastructure but in doing so inevitably increasing pressure on the already overloaded metropolitan grids</w:t>
      </w:r>
      <w:r w:rsidRPr="00DB1CE8">
        <w:rPr>
          <w:rFonts w:eastAsia="Calibri"/>
          <w:sz w:val="16"/>
        </w:rPr>
        <w:t>. "</w:t>
      </w:r>
      <w:r w:rsidRPr="00DB1CE8">
        <w:rPr>
          <w:rFonts w:eastAsia="Calibri"/>
          <w:b/>
          <w:bCs/>
          <w:highlight w:val="yellow"/>
          <w:u w:val="single"/>
        </w:rPr>
        <w:t>The solution to this imbalance is to deploy purpose-built utility service systems operating independently of the national or regional grids</w:t>
      </w:r>
      <w:r w:rsidRPr="00DB1CE8">
        <w:rPr>
          <w:rFonts w:eastAsia="Calibri"/>
          <w:sz w:val="16"/>
        </w:rPr>
        <w:t>," says Rubenius. "The Rubenius Off-Grid solution makes sense for suburban housing re-location projects but even more so for rural areas earmarked for growth in sectors such as technology parks, economic free zones, agriculture or mineral exploration."</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Renewable Energy is uniquely key to stabilize energy prices</w:t>
      </w:r>
    </w:p>
    <w:p w:rsidR="00DB1CE8" w:rsidRPr="00DB1CE8" w:rsidRDefault="00DB1CE8" w:rsidP="00DB1CE8">
      <w:pPr>
        <w:rPr>
          <w:rFonts w:eastAsia="Calibri"/>
          <w:sz w:val="16"/>
          <w:szCs w:val="16"/>
        </w:rPr>
      </w:pPr>
      <w:r w:rsidRPr="00DB1CE8">
        <w:rPr>
          <w:rFonts w:eastAsia="Calibri"/>
          <w:b/>
          <w:sz w:val="24"/>
          <w:szCs w:val="24"/>
        </w:rPr>
        <w:t>UCS 13</w:t>
      </w:r>
      <w:r w:rsidRPr="00DB1CE8">
        <w:rPr>
          <w:rFonts w:eastAsia="Calibri"/>
          <w:sz w:val="16"/>
          <w:szCs w:val="16"/>
        </w:rPr>
        <w:t>, Union Concerned Scientists,</w:t>
      </w:r>
      <w:r w:rsidRPr="00DB1CE8">
        <w:rPr>
          <w:rFonts w:eastAsia="Calibri"/>
          <w:b/>
          <w:sz w:val="24"/>
          <w:szCs w:val="24"/>
        </w:rPr>
        <w:t xml:space="preserve"> [</w:t>
      </w:r>
      <w:r w:rsidRPr="00DB1CE8">
        <w:rPr>
          <w:rFonts w:eastAsia="Calibri"/>
          <w:sz w:val="16"/>
          <w:szCs w:val="16"/>
        </w:rPr>
        <w:t>alliance of more than 400,000 citizens and scientists, UCS stands out among nonprofit organizations as the reliable source for independent scientific analysis.] http://www.ucsusa.org/clean_energy/our-energy-choices/renewable-energy/public-benefits-of-renewable.html</w:t>
      </w:r>
    </w:p>
    <w:p w:rsidR="00DB1CE8" w:rsidRPr="00DB1CE8" w:rsidRDefault="00DB1CE8" w:rsidP="00DB1CE8">
      <w:pPr>
        <w:rPr>
          <w:rFonts w:eastAsia="Calibri"/>
        </w:rPr>
      </w:pPr>
      <w:r w:rsidRPr="00DB1CE8">
        <w:rPr>
          <w:rFonts w:eastAsia="Calibri"/>
          <w:u w:val="single"/>
        </w:rPr>
        <w:t>Renewable energy is providing affordable electricity across the country right now, and can help stabilize energy prices in the future.</w:t>
      </w:r>
      <w:r w:rsidRPr="00DB1CE8">
        <w:rPr>
          <w:rFonts w:eastAsia="Calibri"/>
        </w:rPr>
        <w:t xml:space="preserve"> </w:t>
      </w:r>
      <w:r w:rsidRPr="00DB1CE8">
        <w:rPr>
          <w:rFonts w:eastAsia="Calibri"/>
          <w:u w:val="single"/>
        </w:rPr>
        <w:t>The costs of renewable energy technologies have declined steadily, and are projected to drop even more.</w:t>
      </w:r>
      <w:r w:rsidRPr="00DB1CE8">
        <w:rPr>
          <w:rFonts w:eastAsia="Calibri"/>
        </w:rPr>
        <w:t xml:space="preserve"> </w:t>
      </w:r>
      <w:r w:rsidRPr="00DB1CE8">
        <w:rPr>
          <w:rFonts w:eastAsia="Calibri"/>
          <w:sz w:val="16"/>
          <w:szCs w:val="16"/>
        </w:rPr>
        <w:t xml:space="preserve">For example, the average price of a solar panel has dropped almost 60 percent since 2011 </w:t>
      </w:r>
      <w:hyperlink r:id="rId30" w:anchor="references" w:history="1">
        <w:r w:rsidRPr="00DB1CE8">
          <w:rPr>
            <w:rFonts w:eastAsia="Calibri"/>
            <w:color w:val="0000FF"/>
            <w:sz w:val="16"/>
            <w:szCs w:val="16"/>
            <w:u w:val="single"/>
          </w:rPr>
          <w:t>[20</w:t>
        </w:r>
      </w:hyperlink>
      <w:r w:rsidRPr="00DB1CE8">
        <w:rPr>
          <w:rFonts w:eastAsia="Calibri"/>
          <w:sz w:val="16"/>
          <w:szCs w:val="16"/>
        </w:rPr>
        <w:t>]. The cost of generating electricity from wind dropped more than 20 percent between 2010 and 2012 and more than 80 percent since 1980</w:t>
      </w:r>
      <w:r w:rsidRPr="00DB1CE8">
        <w:rPr>
          <w:rFonts w:eastAsia="Calibri"/>
        </w:rPr>
        <w:t xml:space="preserve"> [</w:t>
      </w:r>
      <w:hyperlink r:id="rId31" w:anchor="references" w:history="1">
        <w:r w:rsidRPr="00DB1CE8">
          <w:rPr>
            <w:rFonts w:eastAsia="Calibri"/>
            <w:color w:val="0000FF"/>
            <w:u w:val="single"/>
          </w:rPr>
          <w:t>21</w:t>
        </w:r>
      </w:hyperlink>
      <w:r w:rsidRPr="00DB1CE8">
        <w:rPr>
          <w:rFonts w:eastAsia="Calibri"/>
          <w:b/>
          <w:u w:val="single"/>
        </w:rPr>
        <w:t xml:space="preserve">]. </w:t>
      </w:r>
      <w:r w:rsidRPr="00DB1CE8">
        <w:rPr>
          <w:rFonts w:eastAsia="Calibri"/>
          <w:b/>
          <w:highlight w:val="yellow"/>
          <w:u w:val="single"/>
        </w:rPr>
        <w:t>In areas with strong wind resources</w:t>
      </w:r>
      <w:r w:rsidRPr="00DB1CE8">
        <w:rPr>
          <w:rFonts w:eastAsia="Calibri"/>
          <w:b/>
          <w:u w:val="single"/>
        </w:rPr>
        <w:t xml:space="preserve"> like Texas, </w:t>
      </w:r>
      <w:r w:rsidRPr="00DB1CE8">
        <w:rPr>
          <w:rFonts w:eastAsia="Calibri"/>
          <w:b/>
          <w:highlight w:val="yellow"/>
          <w:u w:val="single"/>
        </w:rPr>
        <w:t>wind power can compete directly with fossil fuels</w:t>
      </w:r>
      <w:r w:rsidRPr="00DB1CE8">
        <w:rPr>
          <w:rFonts w:eastAsia="Calibri"/>
          <w:b/>
          <w:u w:val="single"/>
        </w:rPr>
        <w:t xml:space="preserve"> on costs [</w:t>
      </w:r>
      <w:hyperlink r:id="rId32" w:anchor="references" w:history="1">
        <w:r w:rsidRPr="00DB1CE8">
          <w:rPr>
            <w:rFonts w:eastAsia="Calibri"/>
            <w:b/>
            <w:color w:val="0000FF"/>
            <w:u w:val="single"/>
          </w:rPr>
          <w:t>22</w:t>
        </w:r>
      </w:hyperlink>
      <w:r w:rsidRPr="00DB1CE8">
        <w:rPr>
          <w:rFonts w:eastAsia="Calibri"/>
          <w:b/>
          <w:highlight w:val="yellow"/>
          <w:u w:val="single"/>
        </w:rPr>
        <w:t>]. The cost of renewable energy will decline</w:t>
      </w:r>
      <w:r w:rsidRPr="00DB1CE8">
        <w:rPr>
          <w:rFonts w:eastAsia="Calibri"/>
          <w:b/>
          <w:u w:val="single"/>
        </w:rPr>
        <w:t xml:space="preserve"> even further </w:t>
      </w:r>
      <w:r w:rsidRPr="00DB1CE8">
        <w:rPr>
          <w:rFonts w:eastAsia="Calibri"/>
          <w:b/>
          <w:highlight w:val="yellow"/>
          <w:u w:val="single"/>
        </w:rPr>
        <w:t>as markets mature and companies increasingly take advantage of economies of scale.</w:t>
      </w:r>
      <w:r w:rsidRPr="00DB1CE8">
        <w:rPr>
          <w:rFonts w:eastAsia="Calibri"/>
          <w:b/>
          <w:u w:val="single"/>
        </w:rPr>
        <w:t xml:space="preserve"> While renewable facilities require upfront investments to build, o</w:t>
      </w:r>
      <w:r w:rsidRPr="00DB1CE8">
        <w:rPr>
          <w:rFonts w:eastAsia="Calibri"/>
          <w:b/>
          <w:highlight w:val="yellow"/>
          <w:u w:val="single"/>
        </w:rPr>
        <w:t>nce built they operate at very low cost and, for most technologies, the fuel is free. As a result, renewable energy prices are relatively stable over time.</w:t>
      </w:r>
      <w:r w:rsidRPr="00DB1CE8">
        <w:rPr>
          <w:rFonts w:eastAsia="Calibri"/>
          <w:b/>
          <w:sz w:val="16"/>
          <w:szCs w:val="16"/>
          <w:u w:val="single"/>
        </w:rPr>
        <w:t xml:space="preserve"> </w:t>
      </w:r>
      <w:r w:rsidRPr="00DB1CE8">
        <w:rPr>
          <w:rFonts w:eastAsia="Calibri"/>
          <w:sz w:val="16"/>
          <w:szCs w:val="16"/>
        </w:rPr>
        <w:t>UCS’s analysis of the economic benefits of a 25 percent renewable electricity standard found that such a policy would lead to 4.1 percent lower natural gas prices and 7.6 percent lower electricity prices by 2030 [</w:t>
      </w:r>
      <w:hyperlink r:id="rId33" w:anchor="references" w:history="1">
        <w:r w:rsidRPr="00DB1CE8">
          <w:rPr>
            <w:rFonts w:eastAsia="Calibri"/>
            <w:color w:val="0000FF"/>
            <w:sz w:val="16"/>
            <w:szCs w:val="16"/>
            <w:u w:val="single"/>
          </w:rPr>
          <w:t>23</w:t>
        </w:r>
      </w:hyperlink>
      <w:r w:rsidRPr="00DB1CE8">
        <w:rPr>
          <w:rFonts w:eastAsia="Calibri"/>
          <w:sz w:val="24"/>
          <w:szCs w:val="24"/>
          <w:u w:val="single"/>
        </w:rPr>
        <w:t>]. In contrast, fossil fuel prices can vary dramatically and are prone to substantial price swings</w:t>
      </w:r>
      <w:r w:rsidRPr="00DB1CE8">
        <w:rPr>
          <w:rFonts w:eastAsia="Calibri"/>
          <w:sz w:val="16"/>
          <w:szCs w:val="16"/>
        </w:rPr>
        <w:t>. For example, there was a rapid increase in U.S. coal prices due to rising global demand before 2008, then a rapid fall after 2008 when global demands declined [</w:t>
      </w:r>
      <w:hyperlink r:id="rId34" w:anchor="references" w:history="1">
        <w:r w:rsidRPr="00DB1CE8">
          <w:rPr>
            <w:rFonts w:eastAsia="Calibri"/>
            <w:color w:val="0000FF"/>
            <w:sz w:val="16"/>
            <w:szCs w:val="16"/>
            <w:u w:val="single"/>
          </w:rPr>
          <w:t>24</w:t>
        </w:r>
      </w:hyperlink>
      <w:r w:rsidRPr="00DB1CE8">
        <w:rPr>
          <w:rFonts w:eastAsia="Calibri"/>
          <w:sz w:val="16"/>
          <w:szCs w:val="16"/>
        </w:rPr>
        <w:t>]. Likewise, natural gas prices have fluctuated greatly since 2000 [</w:t>
      </w:r>
      <w:hyperlink r:id="rId35" w:anchor="references" w:history="1">
        <w:r w:rsidRPr="00DB1CE8">
          <w:rPr>
            <w:rFonts w:eastAsia="Calibri"/>
            <w:color w:val="0000FF"/>
            <w:sz w:val="16"/>
            <w:szCs w:val="16"/>
            <w:u w:val="single"/>
          </w:rPr>
          <w:t>25</w:t>
        </w:r>
      </w:hyperlink>
      <w:r w:rsidRPr="00DB1CE8">
        <w:rPr>
          <w:rFonts w:eastAsia="Calibri"/>
          <w:sz w:val="16"/>
          <w:szCs w:val="16"/>
        </w:rPr>
        <w:t>].</w:t>
      </w:r>
    </w:p>
    <w:p w:rsidR="00DB1CE8" w:rsidRPr="00DB1CE8" w:rsidRDefault="00DB1CE8" w:rsidP="00DB1CE8">
      <w:pPr>
        <w:rPr>
          <w:rFonts w:eastAsia="Calibri"/>
        </w:rPr>
      </w:pP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 xml:space="preserve">Adequate Transmission is uniquely key to developing Renewable Markets </w:t>
      </w:r>
    </w:p>
    <w:p w:rsidR="00DB1CE8" w:rsidRPr="00DB1CE8" w:rsidRDefault="00DB1CE8" w:rsidP="00DB1CE8">
      <w:pPr>
        <w:rPr>
          <w:rFonts w:eastAsia="Calibri"/>
          <w:b/>
          <w:bCs/>
          <w:sz w:val="26"/>
        </w:rPr>
      </w:pPr>
      <w:r w:rsidRPr="00DB1CE8">
        <w:rPr>
          <w:rFonts w:eastAsia="Calibri"/>
          <w:b/>
          <w:bCs/>
          <w:sz w:val="26"/>
        </w:rPr>
        <w:t xml:space="preserve">Dombek 12, </w:t>
      </w:r>
      <w:r w:rsidRPr="00DB1CE8">
        <w:rPr>
          <w:rFonts w:eastAsia="Calibri"/>
          <w:bCs/>
          <w:sz w:val="16"/>
          <w:szCs w:val="16"/>
        </w:rPr>
        <w:t xml:space="preserve">Carl Dombek, [Card quotes Sharon Reishus, senior director of Cambridge Energy Resource Associates] </w:t>
      </w:r>
    </w:p>
    <w:p w:rsidR="00DB1CE8" w:rsidRPr="00DB1CE8" w:rsidRDefault="00DB1CE8" w:rsidP="00DB1CE8">
      <w:pPr>
        <w:rPr>
          <w:rFonts w:eastAsia="Calibri"/>
          <w:sz w:val="16"/>
          <w:szCs w:val="16"/>
        </w:rPr>
      </w:pPr>
      <w:r w:rsidRPr="00DB1CE8">
        <w:rPr>
          <w:rFonts w:eastAsia="Calibri"/>
          <w:u w:val="single"/>
        </w:rPr>
        <w:t>Large portions of the country will not meet their renewable portfolio standard (RPS) mandates, primarily due to lack of adequate transmission.</w:t>
      </w:r>
      <w:r w:rsidRPr="00DB1CE8">
        <w:rPr>
          <w:rFonts w:eastAsia="Calibri"/>
        </w:rPr>
        <w:t xml:space="preserve"> </w:t>
      </w:r>
      <w:r w:rsidRPr="00DB1CE8">
        <w:rPr>
          <w:rFonts w:eastAsia="Calibri"/>
          <w:sz w:val="16"/>
          <w:szCs w:val="16"/>
        </w:rPr>
        <w:t>That message was delivered to FERC and state commissioners at the National Association of Regulatory Utility Commissioners’ (NARUC) summer committee meetings in Portland, Ore.</w:t>
      </w:r>
      <w:r w:rsidRPr="00DB1CE8">
        <w:rPr>
          <w:rFonts w:eastAsia="Calibri"/>
        </w:rPr>
        <w:t xml:space="preserve"> “</w:t>
      </w:r>
      <w:r w:rsidRPr="00DB1CE8">
        <w:rPr>
          <w:rFonts w:eastAsia="Calibri"/>
          <w:u w:val="single"/>
        </w:rPr>
        <w:t xml:space="preserve">There are some very significant constraints for why it’s going to be difficult to meet RPS targets,” Sharon Reishus, senior director of Cambridge Energy Research Associates (CERA), told the FERC/NARUC emerging issues collaborative on July 22. “The two major ones are transmission-related and cost-related.” “Clearly, </w:t>
      </w:r>
      <w:r w:rsidRPr="00DB1CE8">
        <w:rPr>
          <w:rFonts w:eastAsia="Calibri"/>
          <w:highlight w:val="yellow"/>
          <w:u w:val="single"/>
        </w:rPr>
        <w:t>transmission is a limiting factor</w:t>
      </w:r>
      <w:r w:rsidRPr="00DB1CE8">
        <w:rPr>
          <w:rFonts w:eastAsia="Calibri"/>
          <w:u w:val="single"/>
        </w:rPr>
        <w:t xml:space="preserve"> for a number of states that need to meet their targets,” she said, noting that </w:t>
      </w:r>
      <w:r w:rsidRPr="00DB1CE8">
        <w:rPr>
          <w:rFonts w:eastAsia="Calibri"/>
          <w:highlight w:val="yellow"/>
          <w:u w:val="single"/>
        </w:rPr>
        <w:t>aggressive targets and transmission constraints are impeding RPS implementation</w:t>
      </w:r>
      <w:r w:rsidRPr="00DB1CE8">
        <w:rPr>
          <w:rFonts w:eastAsia="Calibri"/>
          <w:u w:val="single"/>
        </w:rPr>
        <w:t xml:space="preserve"> in large portions of New England, </w:t>
      </w:r>
      <w:r w:rsidRPr="00DB1CE8">
        <w:rPr>
          <w:rFonts w:eastAsia="Calibri"/>
          <w:highlight w:val="yellow"/>
          <w:u w:val="single"/>
        </w:rPr>
        <w:t>transmission congestion is inhibiting renewable energy</w:t>
      </w:r>
      <w:r w:rsidRPr="00DB1CE8">
        <w:rPr>
          <w:rFonts w:eastAsia="Calibri"/>
          <w:u w:val="single"/>
        </w:rPr>
        <w:t xml:space="preserve"> use in New York, and import constraints </w:t>
      </w:r>
      <w:r w:rsidRPr="00DB1CE8">
        <w:rPr>
          <w:rFonts w:eastAsia="Calibri"/>
          <w:u w:val="single"/>
        </w:rPr>
        <w:lastRenderedPageBreak/>
        <w:t>from the Midwest ISO (MISO) are restricting transfers of renewable energy into the PJM Interconnection (PJM).</w:t>
      </w:r>
      <w:r w:rsidRPr="00DB1CE8">
        <w:rPr>
          <w:rFonts w:ascii="MS Gothic" w:eastAsia="MS Gothic" w:hAnsi="MS Gothic" w:cs="MS Gothic"/>
          <w:sz w:val="16"/>
          <w:szCs w:val="16"/>
          <w:u w:val="single"/>
        </w:rPr>
        <w:t> </w:t>
      </w:r>
      <w:r w:rsidRPr="00DB1CE8">
        <w:rPr>
          <w:rFonts w:eastAsia="Calibri"/>
          <w:sz w:val="16"/>
          <w:szCs w:val="16"/>
        </w:rPr>
        <w:t>Politics, not transmission, could keep California from meeting its 33% RPS mandate, Reishus said</w:t>
      </w:r>
      <w:r w:rsidRPr="00DB1CE8">
        <w:rPr>
          <w:rFonts w:eastAsia="Calibri"/>
          <w:b/>
          <w:sz w:val="16"/>
          <w:szCs w:val="16"/>
          <w:u w:val="single"/>
        </w:rPr>
        <w:t>.</w:t>
      </w:r>
      <w:r w:rsidRPr="00DB1CE8">
        <w:rPr>
          <w:rFonts w:eastAsia="Calibri"/>
          <w:b/>
          <w:u w:val="single"/>
        </w:rPr>
        <w:t xml:space="preserve"> “California could import more renewable energy and meet its target if its rule changes in the later part of the decade,” Reishus said, referring to the state’s current policy requiring that its renewable energy come from in-state resources. California commissioner Timothy Simon agreed that the state should be using out of state renewable energy, but predicted that the state would still meet its mandate. “I do believe in </w:t>
      </w:r>
      <w:r w:rsidRPr="00DB1CE8">
        <w:rPr>
          <w:rFonts w:eastAsia="Calibri"/>
          <w:b/>
          <w:highlight w:val="yellow"/>
          <w:u w:val="single"/>
        </w:rPr>
        <w:t>a more regional approach,</w:t>
      </w:r>
      <w:r w:rsidRPr="00DB1CE8">
        <w:rPr>
          <w:rFonts w:eastAsia="Calibri"/>
          <w:b/>
          <w:u w:val="single"/>
        </w:rPr>
        <w:t xml:space="preserve"> but I do believe there </w:t>
      </w:r>
      <w:r w:rsidRPr="00DB1CE8">
        <w:rPr>
          <w:rFonts w:eastAsia="Calibri"/>
          <w:b/>
          <w:highlight w:val="yellow"/>
          <w:u w:val="single"/>
        </w:rPr>
        <w:t>are ways we can achieve</w:t>
      </w:r>
      <w:r w:rsidRPr="00DB1CE8">
        <w:rPr>
          <w:rFonts w:eastAsia="Calibri"/>
          <w:b/>
          <w:u w:val="single"/>
        </w:rPr>
        <w:t xml:space="preserve">” the state’s goal, even under the current import limitations. </w:t>
      </w:r>
      <w:r w:rsidRPr="00DB1CE8">
        <w:rPr>
          <w:rFonts w:eastAsia="Calibri"/>
          <w:sz w:val="16"/>
          <w:szCs w:val="16"/>
        </w:rPr>
        <w:t>Simon noted that three of the state’s largest utilities – Pacific Gas &amp; Electric (PG&amp;E), Southern California Edison (SCE), and San Diego Gas &amp; Electric (SDG&amp;E) – are currently each obtaining approximately 21% of their energy from renewable resources.</w:t>
      </w:r>
    </w:p>
    <w:p w:rsidR="00DB1CE8" w:rsidRPr="00DB1CE8" w:rsidRDefault="00DB1CE8" w:rsidP="00DB1CE8">
      <w:pPr>
        <w:rPr>
          <w:rFonts w:eastAsia="Calibri"/>
        </w:rPr>
      </w:pPr>
    </w:p>
    <w:p w:rsidR="00DB1CE8" w:rsidRPr="00DB1CE8" w:rsidRDefault="00DB1CE8" w:rsidP="00DB1CE8">
      <w:pPr>
        <w:rPr>
          <w:rFonts w:eastAsia="SimSun" w:cs="Times New Roman"/>
          <w:sz w:val="16"/>
          <w:szCs w:val="24"/>
          <w:lang w:eastAsia="zh-CN"/>
        </w:rPr>
      </w:pPr>
    </w:p>
    <w:p w:rsidR="00DB1CE8" w:rsidRPr="00DB1CE8" w:rsidRDefault="00DB1CE8" w:rsidP="00DB1CE8">
      <w:pPr>
        <w:keepNext/>
        <w:keepLines/>
        <w:pageBreakBefore/>
        <w:spacing w:before="200"/>
        <w:jc w:val="center"/>
        <w:outlineLvl w:val="2"/>
        <w:rPr>
          <w:rFonts w:eastAsia="MS Gothic" w:cs="Times New Roman"/>
          <w:b/>
          <w:bCs/>
          <w:sz w:val="32"/>
          <w:u w:val="single"/>
        </w:rPr>
      </w:pPr>
      <w:r w:rsidRPr="00DB1CE8">
        <w:rPr>
          <w:rFonts w:eastAsia="MS Gothic" w:cs="Times New Roman"/>
          <w:b/>
          <w:bCs/>
          <w:sz w:val="32"/>
          <w:u w:val="single"/>
        </w:rPr>
        <w:lastRenderedPageBreak/>
        <w:t>Contention 4 is Relations</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 xml:space="preserve">Mexico’s presidential election casts doubt on the future of US-Mexico relations – energy cooperation’s key </w:t>
      </w:r>
    </w:p>
    <w:p w:rsidR="00DB1CE8" w:rsidRPr="00DB1CE8" w:rsidRDefault="00DB1CE8" w:rsidP="00DB1CE8">
      <w:pPr>
        <w:rPr>
          <w:rFonts w:eastAsia="Calibri"/>
        </w:rPr>
      </w:pPr>
      <w:r w:rsidRPr="00DB1CE8">
        <w:rPr>
          <w:rFonts w:eastAsia="Calibri"/>
          <w:b/>
          <w:bCs/>
          <w:sz w:val="26"/>
        </w:rPr>
        <w:t>Seelke 13</w:t>
      </w:r>
      <w:r w:rsidRPr="00DB1CE8">
        <w:rPr>
          <w:rFonts w:eastAsia="Calibri"/>
        </w:rPr>
        <w:t xml:space="preserve"> (Clare Ribando, Specialist in Latin American Affairs – CRS, “Mexico’s New Administration: Priorities and Key Issues in U.S.-Mexican Relations,” Congressional Research Service, 1-16, </w:t>
      </w:r>
      <w:hyperlink r:id="rId36" w:history="1">
        <w:r w:rsidRPr="00DB1CE8">
          <w:rPr>
            <w:rFonts w:eastAsia="Calibri"/>
          </w:rPr>
          <w:t>http://www.fas.org/sgp/crs/row/R42917.pdf</w:t>
        </w:r>
      </w:hyperlink>
      <w:r w:rsidRPr="00DB1CE8">
        <w:rPr>
          <w:rFonts w:eastAsia="Calibri"/>
        </w:rPr>
        <w:t>)</w:t>
      </w:r>
    </w:p>
    <w:p w:rsidR="00DB1CE8" w:rsidRPr="00DB1CE8" w:rsidRDefault="00DB1CE8" w:rsidP="00DB1CE8">
      <w:pPr>
        <w:rPr>
          <w:rFonts w:eastAsia="Calibri"/>
        </w:rPr>
      </w:pPr>
    </w:p>
    <w:p w:rsidR="00DB1CE8" w:rsidRPr="00DB1CE8" w:rsidRDefault="00DB1CE8" w:rsidP="00DB1CE8">
      <w:pPr>
        <w:rPr>
          <w:rFonts w:eastAsia="Calibri"/>
          <w:sz w:val="16"/>
        </w:rPr>
      </w:pPr>
      <w:r w:rsidRPr="00DB1CE8">
        <w:rPr>
          <w:rFonts w:eastAsia="Calibri"/>
          <w:b/>
          <w:bCs/>
          <w:highlight w:val="yellow"/>
          <w:u w:val="single"/>
        </w:rPr>
        <w:t xml:space="preserve">Congress has maintained significant interest in Mexico and played an important role in </w:t>
      </w:r>
      <w:r w:rsidRPr="00DB1CE8">
        <w:rPr>
          <w:rFonts w:eastAsia="Calibri"/>
          <w:b/>
          <w:iCs/>
          <w:highlight w:val="yellow"/>
          <w:u w:val="single"/>
          <w:bdr w:val="single" w:sz="18" w:space="0" w:color="auto"/>
        </w:rPr>
        <w:t>shaping bilateral relations</w:t>
      </w:r>
      <w:r w:rsidRPr="00DB1CE8">
        <w:rPr>
          <w:rFonts w:eastAsia="Calibri"/>
          <w:sz w:val="16"/>
          <w:highlight w:val="yellow"/>
        </w:rPr>
        <w:t>.</w:t>
      </w:r>
      <w:r w:rsidRPr="00DB1CE8">
        <w:rPr>
          <w:rFonts w:eastAsia="Calibri"/>
          <w:sz w:val="16"/>
        </w:rPr>
        <w:t xml:space="preserve"> Recently, the centrist </w:t>
      </w:r>
      <w:r w:rsidRPr="00DB1CE8">
        <w:rPr>
          <w:rFonts w:eastAsia="Calibri"/>
          <w:b/>
          <w:bCs/>
          <w:u w:val="single"/>
        </w:rPr>
        <w:t>Institutional Revolutionary Party (PRI) that governed Mexico from 1929 to 2000 retook the presidency after 12 years of rule by the conservative National Action Party (PAN) in the July 1, 2012 elections</w:t>
      </w:r>
      <w:r w:rsidRPr="00DB1CE8">
        <w:rPr>
          <w:rFonts w:eastAsia="Calibri"/>
          <w:sz w:val="16"/>
        </w:rPr>
        <w:t xml:space="preserve">. The party also captured a plurality (but not a majority) in Mexico’s Senate and Chamber of Deputies. </w:t>
      </w:r>
      <w:r w:rsidRPr="00DB1CE8">
        <w:rPr>
          <w:rFonts w:eastAsia="Calibri"/>
          <w:b/>
          <w:bCs/>
          <w:u w:val="single"/>
        </w:rPr>
        <w:t>PRI President Enrique Peña Nieto</w:t>
      </w:r>
      <w:r w:rsidRPr="00DB1CE8">
        <w:rPr>
          <w:rFonts w:eastAsia="Calibri"/>
          <w:sz w:val="16"/>
        </w:rPr>
        <w:t xml:space="preserve">, a former governor of the state of Mexico, </w:t>
      </w:r>
      <w:r w:rsidRPr="00DB1CE8">
        <w:rPr>
          <w:rFonts w:eastAsia="Calibri"/>
          <w:b/>
          <w:bCs/>
          <w:u w:val="single"/>
        </w:rPr>
        <w:t>took office on December 1, 2012</w:t>
      </w:r>
      <w:r w:rsidRPr="00DB1CE8">
        <w:rPr>
          <w:rFonts w:eastAsia="Calibri"/>
          <w:sz w:val="16"/>
        </w:rPr>
        <w:t xml:space="preserve">, </w:t>
      </w:r>
      <w:r w:rsidRPr="00DB1CE8">
        <w:rPr>
          <w:rFonts w:eastAsia="Calibri"/>
          <w:b/>
          <w:bCs/>
          <w:u w:val="single"/>
        </w:rPr>
        <w:t>pledging to</w:t>
      </w:r>
      <w:r w:rsidRPr="00DB1CE8">
        <w:rPr>
          <w:rFonts w:eastAsia="Calibri"/>
          <w:sz w:val="16"/>
        </w:rPr>
        <w:t xml:space="preserve"> enact bold structural reforms and </w:t>
      </w:r>
      <w:r w:rsidRPr="00DB1CE8">
        <w:rPr>
          <w:rFonts w:eastAsia="Calibri"/>
          <w:b/>
          <w:bCs/>
          <w:u w:val="single"/>
        </w:rPr>
        <w:t>broaden relations with the United States beyond security issues</w:t>
      </w:r>
      <w:r w:rsidRPr="00DB1CE8">
        <w:rPr>
          <w:rFonts w:eastAsia="Calibri"/>
          <w:sz w:val="16"/>
        </w:rPr>
        <w:t xml:space="preserve">. </w:t>
      </w:r>
      <w:r w:rsidRPr="00DB1CE8">
        <w:rPr>
          <w:rFonts w:eastAsia="Calibri"/>
          <w:b/>
          <w:bCs/>
          <w:u w:val="single"/>
        </w:rPr>
        <w:t>U.S. policymakers are closely following what the return of a PRI government portends for Mexico’s</w:t>
      </w:r>
      <w:r w:rsidRPr="00DB1CE8">
        <w:rPr>
          <w:rFonts w:eastAsia="Calibri"/>
          <w:sz w:val="16"/>
        </w:rPr>
        <w:t xml:space="preserve"> domestic policies and </w:t>
      </w:r>
      <w:r w:rsidRPr="00DB1CE8">
        <w:rPr>
          <w:rFonts w:eastAsia="Calibri"/>
          <w:b/>
          <w:bCs/>
          <w:u w:val="single"/>
        </w:rPr>
        <w:t>relations with the United States</w:t>
      </w:r>
      <w:r w:rsidRPr="00DB1CE8">
        <w:rPr>
          <w:rFonts w:eastAsia="Calibri"/>
          <w:sz w:val="16"/>
        </w:rPr>
        <w:t xml:space="preserve">. Upon his inauguration, President Peña Nieto announced a reformist agenda with specific proposals under five broad pillars: reducing violence; combating poverty; boosting economic growth; reforming education; and fostering social responsibility. He then signed a “Pact for Mexico” agreement with the leaders of the PAN and leftist Party of the Democratic Revolution (PRD) containing legislative proposals for implementing an agenda that includes energy and fiscal reform. Although the pact may ease opposition in Mexico’s Congress, Peña Nieto could face other constraints such as violence perpetrated by Mexico’s powerful criminal organizations and the performance of the U.S. and global economies. Some analysts maintain that the prospects for reform under this administration are good, while others are more circumspect. </w:t>
      </w:r>
      <w:r w:rsidRPr="00DB1CE8">
        <w:rPr>
          <w:rFonts w:eastAsia="Calibri"/>
          <w:b/>
          <w:bCs/>
          <w:highlight w:val="yellow"/>
          <w:u w:val="single"/>
        </w:rPr>
        <w:t>U.S.-Mexican relations grew closer during the</w:t>
      </w:r>
      <w:r w:rsidRPr="00DB1CE8">
        <w:rPr>
          <w:rFonts w:eastAsia="Calibri"/>
          <w:sz w:val="16"/>
        </w:rPr>
        <w:t xml:space="preserve"> Felipe </w:t>
      </w:r>
      <w:r w:rsidRPr="00DB1CE8">
        <w:rPr>
          <w:rFonts w:eastAsia="Calibri"/>
          <w:b/>
          <w:bCs/>
          <w:highlight w:val="yellow"/>
          <w:u w:val="single"/>
        </w:rPr>
        <w:t>Calderón Administration</w:t>
      </w:r>
      <w:r w:rsidRPr="00DB1CE8">
        <w:rPr>
          <w:rFonts w:eastAsia="Calibri"/>
          <w:sz w:val="16"/>
        </w:rPr>
        <w:t xml:space="preserve"> (2006-2012) </w:t>
      </w:r>
      <w:r w:rsidRPr="00DB1CE8">
        <w:rPr>
          <w:rFonts w:eastAsia="Calibri"/>
          <w:b/>
          <w:bCs/>
          <w:u w:val="single"/>
        </w:rPr>
        <w:t>as a result of the Mérida Initiative</w:t>
      </w:r>
      <w:r w:rsidRPr="00DB1CE8">
        <w:rPr>
          <w:rFonts w:eastAsia="Calibri"/>
          <w:sz w:val="16"/>
        </w:rPr>
        <w:t xml:space="preserve">, a bilateral security effort for which Congress has provided $1.9 billion. </w:t>
      </w:r>
      <w:r w:rsidRPr="00DB1CE8">
        <w:rPr>
          <w:rFonts w:eastAsia="Calibri"/>
          <w:b/>
          <w:bCs/>
          <w:highlight w:val="yellow"/>
          <w:u w:val="single"/>
        </w:rPr>
        <w:t>Some Members of Congress may be concerned about whether bilateral relations</w:t>
      </w:r>
      <w:r w:rsidRPr="00DB1CE8">
        <w:rPr>
          <w:rFonts w:eastAsia="Calibri"/>
          <w:b/>
          <w:sz w:val="16"/>
          <w:highlight w:val="yellow"/>
        </w:rPr>
        <w:t xml:space="preserve">, </w:t>
      </w:r>
      <w:r w:rsidRPr="00DB1CE8">
        <w:rPr>
          <w:rFonts w:eastAsia="Calibri"/>
          <w:b/>
          <w:bCs/>
          <w:highlight w:val="yellow"/>
          <w:u w:val="single"/>
        </w:rPr>
        <w:t>particularly security cooperation, may suffer now that the party controlling the presidency has changed</w:t>
      </w:r>
      <w:r w:rsidRPr="00DB1CE8">
        <w:rPr>
          <w:rFonts w:eastAsia="Calibri"/>
          <w:sz w:val="16"/>
        </w:rPr>
        <w:t xml:space="preserve">. Although the transition from PAN to PRI rule is unlikely to result in seismic shifts in bilateral relations, a PRI government may emphasize economic issues more than security matters. President Peña </w:t>
      </w:r>
      <w:r w:rsidRPr="00DB1CE8">
        <w:rPr>
          <w:rFonts w:eastAsia="Calibri"/>
          <w:b/>
          <w:bCs/>
          <w:u w:val="single"/>
        </w:rPr>
        <w:t>Nieto has vowed</w:t>
      </w:r>
      <w:r w:rsidRPr="00DB1CE8">
        <w:rPr>
          <w:rFonts w:eastAsia="Calibri"/>
          <w:sz w:val="16"/>
        </w:rPr>
        <w:t xml:space="preserve"> to continue U.S.-Mexican security cooperation, albeit with a </w:t>
      </w:r>
      <w:r w:rsidRPr="00DB1CE8">
        <w:rPr>
          <w:rFonts w:eastAsia="Calibri"/>
          <w:b/>
          <w:bCs/>
          <w:u w:val="single"/>
        </w:rPr>
        <w:t>stronger emphasis on reducing violent crime in Mexico</w:t>
      </w:r>
      <w:r w:rsidRPr="00DB1CE8">
        <w:rPr>
          <w:rFonts w:eastAsia="Calibri"/>
          <w:sz w:val="16"/>
        </w:rPr>
        <w:t xml:space="preserve"> than on combating drug trafficking; </w:t>
      </w:r>
      <w:r w:rsidRPr="00DB1CE8">
        <w:rPr>
          <w:rFonts w:eastAsia="Calibri"/>
          <w:b/>
          <w:bCs/>
          <w:highlight w:val="yellow"/>
          <w:u w:val="single"/>
        </w:rPr>
        <w:t>what that cooperation will look like remains to be seen</w:t>
      </w:r>
      <w:r w:rsidRPr="00DB1CE8">
        <w:rPr>
          <w:rFonts w:eastAsia="Calibri"/>
          <w:sz w:val="16"/>
          <w:highlight w:val="yellow"/>
        </w:rPr>
        <w:t xml:space="preserve">. </w:t>
      </w:r>
      <w:r w:rsidRPr="00DB1CE8">
        <w:rPr>
          <w:rFonts w:eastAsia="Calibri"/>
          <w:b/>
          <w:bCs/>
          <w:highlight w:val="yellow"/>
          <w:u w:val="single"/>
        </w:rPr>
        <w:t>He has also expressed support for</w:t>
      </w:r>
      <w:r w:rsidRPr="00DB1CE8">
        <w:rPr>
          <w:rFonts w:eastAsia="Calibri"/>
          <w:sz w:val="16"/>
        </w:rPr>
        <w:t xml:space="preserve"> increased bilateral and trilateral (with Canada) economic and </w:t>
      </w:r>
      <w:r w:rsidRPr="00DB1CE8">
        <w:rPr>
          <w:rFonts w:eastAsia="Calibri"/>
          <w:b/>
          <w:iCs/>
          <w:highlight w:val="yellow"/>
          <w:u w:val="single"/>
          <w:bdr w:val="single" w:sz="18" w:space="0" w:color="auto"/>
        </w:rPr>
        <w:t>energy cooperation</w:t>
      </w:r>
      <w:r w:rsidRPr="00DB1CE8">
        <w:rPr>
          <w:rFonts w:eastAsia="Calibri"/>
          <w:sz w:val="16"/>
          <w:highlight w:val="yellow"/>
        </w:rPr>
        <w:t>.</w:t>
      </w:r>
    </w:p>
    <w:p w:rsidR="00DB1CE8" w:rsidRPr="00DB1CE8" w:rsidRDefault="00DB1CE8" w:rsidP="00DB1CE8">
      <w:pPr>
        <w:rPr>
          <w:rFonts w:eastAsia="Cambria"/>
        </w:rPr>
      </w:pP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Cross-border energy is uniquely key to US- Mexican Relations</w:t>
      </w:r>
    </w:p>
    <w:p w:rsidR="00DB1CE8" w:rsidRPr="00DB1CE8" w:rsidRDefault="00DB1CE8" w:rsidP="00DB1CE8">
      <w:pPr>
        <w:rPr>
          <w:rFonts w:eastAsia="Calibri"/>
          <w:sz w:val="16"/>
          <w:szCs w:val="16"/>
        </w:rPr>
      </w:pPr>
      <w:r w:rsidRPr="00DB1CE8">
        <w:rPr>
          <w:rFonts w:eastAsia="Calibri"/>
          <w:b/>
        </w:rPr>
        <w:t>Baker Institute,</w:t>
      </w:r>
      <w:r w:rsidRPr="00DB1CE8">
        <w:rPr>
          <w:rFonts w:eastAsia="Calibri"/>
        </w:rPr>
        <w:t xml:space="preserve"> </w:t>
      </w:r>
      <w:r w:rsidRPr="00DB1CE8">
        <w:rPr>
          <w:rFonts w:eastAsia="Calibri"/>
          <w:sz w:val="16"/>
          <w:szCs w:val="16"/>
        </w:rPr>
        <w:t>Baker Institute Energy Forum and Oxford University, http://www.bakerinstitute.org/programs/energy-forum/research/the-future-of-oil-in-mexico-el-futuro-del-sector-petrolero</w:t>
      </w:r>
    </w:p>
    <w:p w:rsidR="00DB1CE8" w:rsidRPr="00DB1CE8" w:rsidRDefault="00DB1CE8" w:rsidP="00DB1CE8">
      <w:pPr>
        <w:rPr>
          <w:rFonts w:eastAsia="Calibri"/>
          <w:sz w:val="16"/>
          <w:szCs w:val="16"/>
        </w:rPr>
      </w:pPr>
      <w:r w:rsidRPr="00DB1CE8">
        <w:rPr>
          <w:rFonts w:eastAsia="Calibri"/>
          <w:sz w:val="16"/>
          <w:szCs w:val="16"/>
        </w:rPr>
        <w:t>The next presidential election cycle will have important implications for the</w:t>
      </w:r>
      <w:r w:rsidRPr="00DB1CE8">
        <w:rPr>
          <w:rFonts w:eastAsia="Calibri"/>
        </w:rPr>
        <w:t xml:space="preserve"> future </w:t>
      </w:r>
      <w:r w:rsidRPr="00DB1CE8">
        <w:rPr>
          <w:rFonts w:eastAsia="Calibri"/>
          <w:u w:val="single"/>
        </w:rPr>
        <w:t xml:space="preserve">of </w:t>
      </w:r>
      <w:r w:rsidRPr="00DB1CE8">
        <w:rPr>
          <w:rFonts w:eastAsia="Calibri"/>
          <w:highlight w:val="yellow"/>
          <w:u w:val="single"/>
        </w:rPr>
        <w:t>Mexico’s energy sector</w:t>
      </w:r>
      <w:r w:rsidRPr="00DB1CE8">
        <w:rPr>
          <w:rFonts w:eastAsia="Calibri"/>
          <w:u w:val="single"/>
        </w:rPr>
        <w:t xml:space="preserve">, with important ramifications for </w:t>
      </w:r>
      <w:r w:rsidRPr="00DB1CE8">
        <w:rPr>
          <w:rFonts w:eastAsia="Calibri"/>
          <w:highlight w:val="yellow"/>
          <w:u w:val="single"/>
        </w:rPr>
        <w:t>cross-border energy trade</w:t>
      </w:r>
      <w:r w:rsidRPr="00DB1CE8">
        <w:rPr>
          <w:rFonts w:eastAsia="Calibri"/>
          <w:u w:val="single"/>
        </w:rPr>
        <w:t xml:space="preserve">, </w:t>
      </w:r>
      <w:r w:rsidRPr="00DB1CE8">
        <w:rPr>
          <w:rFonts w:eastAsia="Calibri"/>
          <w:highlight w:val="yellow"/>
          <w:u w:val="single"/>
        </w:rPr>
        <w:t>environmental quality at border regions, and economic development</w:t>
      </w:r>
      <w:r w:rsidRPr="00DB1CE8">
        <w:rPr>
          <w:rFonts w:eastAsia="Calibri"/>
          <w:u w:val="single"/>
        </w:rPr>
        <w:t xml:space="preserve"> and related immigration flow. Mexican energy policy will </w:t>
      </w:r>
      <w:r w:rsidRPr="00DB1CE8">
        <w:rPr>
          <w:rFonts w:eastAsia="Calibri"/>
          <w:highlight w:val="yellow"/>
          <w:u w:val="single"/>
        </w:rPr>
        <w:t xml:space="preserve">have far reaching consequences for U.S.-Mexico relations and for U.S.-Mexico border regions. Understanding the dynamics of the political trends in Mexico that will impact </w:t>
      </w:r>
      <w:hyperlink r:id="rId37" w:history="1">
        <w:r w:rsidRPr="00DB1CE8">
          <w:rPr>
            <w:rFonts w:eastAsia="Calibri"/>
            <w:color w:val="0000FF"/>
            <w:highlight w:val="yellow"/>
            <w:u w:val="single"/>
          </w:rPr>
          <w:t>future energy</w:t>
        </w:r>
      </w:hyperlink>
      <w:r w:rsidRPr="00DB1CE8">
        <w:rPr>
          <w:rFonts w:eastAsia="Calibri"/>
          <w:highlight w:val="yellow"/>
          <w:u w:val="single"/>
        </w:rPr>
        <w:t xml:space="preserve"> policy and the economic consequences of such policies requires a </w:t>
      </w:r>
      <w:r w:rsidRPr="00DB1CE8">
        <w:rPr>
          <w:rFonts w:eastAsia="Calibri"/>
          <w:u w:val="single"/>
        </w:rPr>
        <w:t>multidisciplinary</w:t>
      </w:r>
      <w:r w:rsidRPr="00DB1CE8">
        <w:rPr>
          <w:rFonts w:eastAsia="Calibri"/>
          <w:highlight w:val="yellow"/>
          <w:u w:val="single"/>
        </w:rPr>
        <w:t xml:space="preserve"> approach that will study underlying issues from many perspectives.</w:t>
      </w:r>
      <w:r w:rsidRPr="00DB1CE8">
        <w:rPr>
          <w:rFonts w:eastAsia="Calibri"/>
        </w:rPr>
        <w:t xml:space="preserve"> </w:t>
      </w:r>
      <w:r w:rsidRPr="00DB1CE8">
        <w:rPr>
          <w:rFonts w:eastAsia="Calibri"/>
          <w:sz w:val="16"/>
          <w:szCs w:val="16"/>
        </w:rPr>
        <w:t>The aim of this study is to promote a better understanding of the challenges facing Mexico’s oil sector and to enhance the debate among policymakers, the media and industry on these important issues.</w:t>
      </w:r>
    </w:p>
    <w:p w:rsidR="00DB1CE8" w:rsidRPr="00DB1CE8" w:rsidRDefault="00DB1CE8" w:rsidP="00DB1CE8">
      <w:pPr>
        <w:rPr>
          <w:rFonts w:eastAsia="Calibri"/>
          <w:sz w:val="16"/>
          <w:szCs w:val="16"/>
        </w:rPr>
      </w:pPr>
      <w:r w:rsidRPr="00DB1CE8">
        <w:rPr>
          <w:rFonts w:eastAsia="Calibri"/>
          <w:sz w:val="16"/>
          <w:szCs w:val="16"/>
        </w:rPr>
        <w:t>D</w:t>
      </w:r>
    </w:p>
    <w:p w:rsidR="00DB1CE8" w:rsidRPr="00DB1CE8" w:rsidRDefault="00DB1CE8" w:rsidP="00DB1CE8">
      <w:pPr>
        <w:rPr>
          <w:rFonts w:eastAsia="Calibri"/>
          <w:sz w:val="16"/>
          <w:szCs w:val="16"/>
        </w:rPr>
      </w:pPr>
    </w:p>
    <w:p w:rsidR="00DB1CE8" w:rsidRPr="00DB1CE8" w:rsidRDefault="00DB1CE8" w:rsidP="00DB1CE8">
      <w:pPr>
        <w:rPr>
          <w:rFonts w:eastAsia="Calibri"/>
          <w:sz w:val="16"/>
          <w:szCs w:val="16"/>
        </w:rPr>
      </w:pP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lastRenderedPageBreak/>
        <w:t>Economic interdependence makes economic engagement most effective for cooperation</w:t>
      </w:r>
    </w:p>
    <w:p w:rsidR="00DB1CE8" w:rsidRPr="00DB1CE8" w:rsidRDefault="00DB1CE8" w:rsidP="00DB1CE8">
      <w:pPr>
        <w:rPr>
          <w:rFonts w:eastAsia="Calibri"/>
          <w:sz w:val="16"/>
        </w:rPr>
      </w:pPr>
      <w:r w:rsidRPr="00DB1CE8">
        <w:rPr>
          <w:rFonts w:eastAsia="Calibri"/>
          <w:b/>
          <w:bCs/>
          <w:sz w:val="26"/>
        </w:rPr>
        <w:t>Castro</w:t>
      </w:r>
      <w:r w:rsidRPr="00DB1CE8">
        <w:rPr>
          <w:rFonts w:eastAsia="Calibri"/>
        </w:rPr>
        <w:t xml:space="preserve"> </w:t>
      </w:r>
      <w:r w:rsidRPr="00DB1CE8">
        <w:rPr>
          <w:rFonts w:eastAsia="Calibri"/>
          <w:b/>
          <w:bCs/>
          <w:sz w:val="26"/>
        </w:rPr>
        <w:t>et</w:t>
      </w:r>
      <w:r w:rsidRPr="00DB1CE8">
        <w:rPr>
          <w:rFonts w:eastAsia="Calibri"/>
        </w:rPr>
        <w:t xml:space="preserve"> </w:t>
      </w:r>
      <w:r w:rsidRPr="00DB1CE8">
        <w:rPr>
          <w:rFonts w:eastAsia="Calibri"/>
          <w:b/>
          <w:bCs/>
          <w:sz w:val="26"/>
        </w:rPr>
        <w:t>al</w:t>
      </w:r>
      <w:r w:rsidRPr="00DB1CE8">
        <w:rPr>
          <w:rFonts w:eastAsia="Calibri"/>
        </w:rPr>
        <w:t xml:space="preserve"> </w:t>
      </w:r>
      <w:r w:rsidRPr="00DB1CE8">
        <w:rPr>
          <w:rFonts w:eastAsia="Calibri"/>
          <w:b/>
          <w:bCs/>
          <w:sz w:val="26"/>
        </w:rPr>
        <w:t>12</w:t>
      </w:r>
      <w:r w:rsidRPr="00DB1CE8">
        <w:rPr>
          <w:rFonts w:eastAsia="Calibri"/>
        </w:rPr>
        <w:t xml:space="preserve"> </w:t>
      </w:r>
      <w:r w:rsidRPr="00DB1CE8">
        <w:rPr>
          <w:rFonts w:eastAsia="Calibri"/>
          <w:sz w:val="16"/>
        </w:rPr>
        <w:t xml:space="preserve">(Rafael Fernandez de </w:t>
      </w:r>
      <w:r w:rsidRPr="00DB1CE8">
        <w:rPr>
          <w:rFonts w:eastAsia="Calibri"/>
          <w:sz w:val="18"/>
        </w:rPr>
        <w:t>Castro</w:t>
      </w:r>
      <w:r w:rsidRPr="00DB1CE8">
        <w:rPr>
          <w:rFonts w:eastAsia="Calibri"/>
          <w:sz w:val="16"/>
        </w:rPr>
        <w:t xml:space="preserve"> is the chair of the department of international studies at the Instituto Tecnológico Autónomo de México and former Foreign Policy Advisor to President Calderón; </w:t>
      </w:r>
      <w:r w:rsidRPr="00DB1CE8">
        <w:rPr>
          <w:rFonts w:eastAsia="Calibri"/>
          <w:sz w:val="18"/>
        </w:rPr>
        <w:t xml:space="preserve">Condoleezza Rice </w:t>
      </w:r>
      <w:r w:rsidRPr="00DB1CE8">
        <w:rPr>
          <w:rFonts w:eastAsia="Calibri"/>
          <w:sz w:val="16"/>
        </w:rPr>
        <w:t xml:space="preserve">is a Thomas &amp; Barbara Stephenson Senior Fellow on Public Policy, Stanford University, former Secretary of State and National Security Adviser to President George W.  Bush; </w:t>
      </w:r>
      <w:r w:rsidRPr="00DB1CE8">
        <w:rPr>
          <w:rFonts w:eastAsia="Calibri"/>
          <w:sz w:val="18"/>
        </w:rPr>
        <w:t xml:space="preserve">Bill Richardson </w:t>
      </w:r>
      <w:r w:rsidRPr="00DB1CE8">
        <w:rPr>
          <w:rFonts w:eastAsia="Calibri"/>
          <w:sz w:val="16"/>
        </w:rPr>
        <w:t>is a Chairman, APCO Global Political Strategies, former Governor of New Mexico, Ambassador to the United Nations, and Secretary of Energy. A Stronger Future: Policy Recommendations for U.S.-Mexico Relations; http://sunnylands.org/files/posts/159/stronger_f.pdf)</w:t>
      </w:r>
    </w:p>
    <w:p w:rsidR="00DB1CE8" w:rsidRPr="00DB1CE8" w:rsidRDefault="00DB1CE8" w:rsidP="00DB1CE8">
      <w:pPr>
        <w:rPr>
          <w:rFonts w:eastAsia="Calibri"/>
          <w:b/>
          <w:bCs/>
          <w:u w:val="single"/>
        </w:rPr>
      </w:pPr>
      <w:r w:rsidRPr="00DB1CE8">
        <w:rPr>
          <w:rFonts w:eastAsia="Calibri"/>
          <w:b/>
          <w:bCs/>
          <w:highlight w:val="yellow"/>
          <w:u w:val="single"/>
        </w:rPr>
        <w:t xml:space="preserve">One of the most important strategic drivers in the relationship today is the </w:t>
      </w:r>
      <w:r w:rsidRPr="00DB1CE8">
        <w:rPr>
          <w:rFonts w:eastAsia="Calibri"/>
          <w:b/>
          <w:iCs/>
          <w:highlight w:val="yellow"/>
          <w:u w:val="single"/>
          <w:bdr w:val="single" w:sz="18" w:space="0" w:color="auto"/>
        </w:rPr>
        <w:t>economic relationship</w:t>
      </w:r>
      <w:r w:rsidRPr="00DB1CE8">
        <w:rPr>
          <w:rFonts w:eastAsia="Calibri"/>
          <w:b/>
          <w:bCs/>
          <w:u w:val="single"/>
        </w:rPr>
        <w:t>.</w:t>
      </w:r>
      <w:r w:rsidRPr="00DB1CE8">
        <w:rPr>
          <w:rFonts w:eastAsia="Calibri"/>
        </w:rPr>
        <w:t xml:space="preserve"> While the other top issues on the bilateral agenda are primarily understood as problems to be solved, </w:t>
      </w:r>
      <w:r w:rsidRPr="00DB1CE8">
        <w:rPr>
          <w:rFonts w:eastAsia="Calibri"/>
          <w:b/>
          <w:bCs/>
          <w:u w:val="single"/>
        </w:rPr>
        <w:t xml:space="preserve">the economic relation is strong and growing. </w:t>
      </w:r>
      <w:r w:rsidRPr="00DB1CE8">
        <w:rPr>
          <w:rFonts w:eastAsia="Calibri"/>
          <w:b/>
          <w:bCs/>
          <w:highlight w:val="yellow"/>
          <w:u w:val="single"/>
        </w:rPr>
        <w:t>A greater focus</w:t>
      </w:r>
      <w:r w:rsidRPr="00DB1CE8">
        <w:rPr>
          <w:rFonts w:eastAsia="Calibri"/>
          <w:b/>
          <w:bCs/>
          <w:u w:val="single"/>
        </w:rPr>
        <w:t xml:space="preserve"> on business</w:t>
      </w:r>
      <w:r w:rsidRPr="00DB1CE8">
        <w:rPr>
          <w:rFonts w:eastAsia="Calibri"/>
          <w:b/>
          <w:bCs/>
          <w:highlight w:val="yellow"/>
          <w:u w:val="single"/>
        </w:rPr>
        <w:t>, investment, and trade</w:t>
      </w:r>
      <w:r w:rsidRPr="00DB1CE8">
        <w:rPr>
          <w:rFonts w:eastAsia="Calibri"/>
          <w:b/>
          <w:bCs/>
          <w:u w:val="single"/>
        </w:rPr>
        <w:t xml:space="preserve"> </w:t>
      </w:r>
      <w:r w:rsidRPr="00DB1CE8">
        <w:rPr>
          <w:rFonts w:eastAsia="Calibri"/>
          <w:b/>
          <w:bCs/>
          <w:highlight w:val="yellow"/>
          <w:u w:val="single"/>
        </w:rPr>
        <w:t xml:space="preserve">has the potential to reframe the </w:t>
      </w:r>
      <w:r w:rsidRPr="00DB1CE8">
        <w:rPr>
          <w:rFonts w:eastAsia="Calibri"/>
          <w:b/>
          <w:iCs/>
          <w:highlight w:val="yellow"/>
          <w:u w:val="single"/>
          <w:bdr w:val="single" w:sz="18" w:space="0" w:color="auto"/>
        </w:rPr>
        <w:t>entire U.S.-Mexico relationship</w:t>
      </w:r>
      <w:r w:rsidRPr="00DB1CE8">
        <w:rPr>
          <w:rFonts w:eastAsia="Calibri"/>
          <w:b/>
          <w:bCs/>
          <w:u w:val="single"/>
        </w:rPr>
        <w:t xml:space="preserve">, </w:t>
      </w:r>
      <w:r w:rsidRPr="00DB1CE8">
        <w:rPr>
          <w:rFonts w:eastAsia="Calibri"/>
          <w:b/>
          <w:bCs/>
          <w:highlight w:val="yellow"/>
          <w:u w:val="single"/>
        </w:rPr>
        <w:t>to create a discourse based as much on opportunity and mutual benefit</w:t>
      </w:r>
      <w:r w:rsidRPr="00DB1CE8">
        <w:rPr>
          <w:rFonts w:eastAsia="Calibri"/>
          <w:b/>
          <w:bCs/>
          <w:u w:val="single"/>
        </w:rPr>
        <w:t xml:space="preserve"> as it is on risk and shared responsibility. Both countries’ economies depend on each other more than most citizens realize.</w:t>
      </w:r>
      <w:r w:rsidRPr="00DB1CE8">
        <w:rPr>
          <w:rFonts w:eastAsia="Calibri"/>
        </w:rPr>
        <w:t xml:space="preserve"> Mexico is the United States second largest export market, and the U.S. is Mexico’s largest. </w:t>
      </w:r>
      <w:r w:rsidRPr="00DB1CE8">
        <w:rPr>
          <w:rFonts w:eastAsia="Calibri"/>
          <w:b/>
          <w:bCs/>
          <w:u w:val="single"/>
        </w:rPr>
        <w:t>The two countries trade more than a billion dollars in goods each day,</w:t>
      </w:r>
      <w:r w:rsidRPr="00DB1CE8">
        <w:rPr>
          <w:rFonts w:eastAsia="Calibri"/>
        </w:rPr>
        <w:t xml:space="preserve"> but as important as the volume of the trade is its quality. With a process known as production sharing, Mexico and the United States jointly manufacture goods, sending parts back and forth across the border as a final product is built. </w:t>
      </w:r>
      <w:r w:rsidRPr="00DB1CE8">
        <w:rPr>
          <w:rFonts w:eastAsia="Calibri"/>
          <w:b/>
          <w:bCs/>
          <w:highlight w:val="yellow"/>
          <w:u w:val="single"/>
        </w:rPr>
        <w:t>This integration of our</w:t>
      </w:r>
      <w:r w:rsidRPr="00DB1CE8">
        <w:rPr>
          <w:rFonts w:eastAsia="Calibri"/>
          <w:b/>
          <w:bCs/>
          <w:u w:val="single"/>
        </w:rPr>
        <w:t xml:space="preserve"> manufacturing </w:t>
      </w:r>
      <w:r w:rsidRPr="00DB1CE8">
        <w:rPr>
          <w:rFonts w:eastAsia="Calibri"/>
          <w:b/>
          <w:bCs/>
          <w:highlight w:val="yellow"/>
          <w:u w:val="single"/>
        </w:rPr>
        <w:t>sectors means that to a large extent we will sink or swim together in today’s fiercely competitive global economic environment.</w:t>
      </w:r>
    </w:p>
    <w:p w:rsidR="00DB1CE8" w:rsidRPr="00DB1CE8" w:rsidRDefault="00DB1CE8" w:rsidP="00DB1CE8">
      <w:pPr>
        <w:rPr>
          <w:rFonts w:eastAsia="Calibri"/>
        </w:rPr>
      </w:pP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US-Mexico coop is key to solve drug trafficking</w:t>
      </w:r>
    </w:p>
    <w:p w:rsidR="00DB1CE8" w:rsidRPr="00DB1CE8" w:rsidRDefault="00DB1CE8" w:rsidP="00DB1CE8">
      <w:pPr>
        <w:rPr>
          <w:rFonts w:eastAsia="Calibri"/>
        </w:rPr>
      </w:pPr>
      <w:r w:rsidRPr="00DB1CE8">
        <w:rPr>
          <w:rFonts w:eastAsia="Calibri"/>
          <w:b/>
          <w:bCs/>
          <w:sz w:val="26"/>
        </w:rPr>
        <w:t>Gallaher &amp; Schneider 13</w:t>
      </w:r>
      <w:r w:rsidRPr="00DB1CE8">
        <w:rPr>
          <w:rFonts w:eastAsia="Calibri"/>
        </w:rPr>
        <w:t xml:space="preserve"> </w:t>
      </w:r>
      <w:r w:rsidRPr="00DB1CE8">
        <w:rPr>
          <w:rFonts w:eastAsia="Calibri"/>
          <w:sz w:val="16"/>
        </w:rPr>
        <w:t>(Carolyn Gallaher and Dan Schneider are professors in the School of International Service at American University; 5/2/13; Obama, Peña Nieto must save a vital part of effort to fight drug trafficking; http://www.csmonitor.com/Commentary/Opinion/2013/0502/Obama-Pena-Nieto-must-save-a-vital-part-of-effort-to-fight-drug-trafficking/(page)/2)</w:t>
      </w:r>
    </w:p>
    <w:p w:rsidR="00DB1CE8" w:rsidRPr="00DB1CE8" w:rsidRDefault="00DB1CE8" w:rsidP="00DB1CE8">
      <w:pPr>
        <w:rPr>
          <w:rFonts w:eastAsia="Calibri"/>
        </w:rPr>
      </w:pPr>
    </w:p>
    <w:p w:rsidR="00DB1CE8" w:rsidRPr="00DB1CE8" w:rsidRDefault="00DB1CE8" w:rsidP="00DB1CE8">
      <w:pPr>
        <w:rPr>
          <w:rFonts w:eastAsia="Calibri"/>
          <w:b/>
          <w:bCs/>
          <w:u w:val="single"/>
        </w:rPr>
      </w:pPr>
      <w:r w:rsidRPr="00DB1CE8">
        <w:rPr>
          <w:rFonts w:eastAsia="Calibri"/>
          <w:b/>
          <w:bCs/>
          <w:u w:val="single"/>
        </w:rPr>
        <w:t>With President Obama visiting Mexico’s new president, Enrique Peña Nieto, today, it’s time to ask what the future holds for US-Mexican cooperation in reducing drug trafficking – an effort known as the Mérida Initiative. The Mexican government is radically restructuring that cooperation. Instead of spreading the work across multiple ministries, which have been working with numerous US agencies, it is coordinating everything under the single roof of its Interior Ministry.</w:t>
      </w:r>
      <w:r w:rsidRPr="00DB1CE8">
        <w:rPr>
          <w:rFonts w:eastAsia="Calibri"/>
        </w:rPr>
        <w:t xml:space="preserve"> We appreciate Mr. Peña Nieto’s desire to change course in the fight against cartels, but the far-reaching cooperative structures Mérida established should continue. We recently traveled to Mexico City, where we examined security cooperation between Mexico and the United States. </w:t>
      </w:r>
      <w:r w:rsidRPr="00DB1CE8">
        <w:rPr>
          <w:rFonts w:eastAsia="Calibri"/>
          <w:b/>
          <w:bCs/>
          <w:highlight w:val="cyan"/>
          <w:u w:val="single"/>
        </w:rPr>
        <w:t>After speaking with senior officials in</w:t>
      </w:r>
      <w:r w:rsidRPr="00DB1CE8">
        <w:rPr>
          <w:rFonts w:eastAsia="Calibri"/>
          <w:b/>
          <w:bCs/>
          <w:u w:val="single"/>
        </w:rPr>
        <w:t xml:space="preserve"> several Mexican </w:t>
      </w:r>
      <w:r w:rsidRPr="00DB1CE8">
        <w:rPr>
          <w:rFonts w:eastAsia="Calibri"/>
          <w:b/>
          <w:bCs/>
          <w:highlight w:val="cyan"/>
          <w:u w:val="single"/>
        </w:rPr>
        <w:t>federal agencies, we can say</w:t>
      </w:r>
      <w:r w:rsidRPr="00DB1CE8">
        <w:rPr>
          <w:rFonts w:eastAsia="Calibri"/>
          <w:b/>
          <w:bCs/>
          <w:u w:val="single"/>
        </w:rPr>
        <w:t xml:space="preserve"> that </w:t>
      </w:r>
      <w:r w:rsidRPr="00DB1CE8">
        <w:rPr>
          <w:rFonts w:eastAsia="Calibri"/>
          <w:b/>
          <w:bCs/>
          <w:highlight w:val="cyan"/>
          <w:u w:val="single"/>
        </w:rPr>
        <w:t>changes</w:t>
      </w:r>
      <w:r w:rsidRPr="00DB1CE8">
        <w:rPr>
          <w:rFonts w:eastAsia="Calibri"/>
          <w:b/>
          <w:bCs/>
          <w:u w:val="single"/>
        </w:rPr>
        <w:t xml:space="preserve"> </w:t>
      </w:r>
      <w:r w:rsidRPr="00DB1CE8">
        <w:rPr>
          <w:rFonts w:eastAsia="Calibri"/>
          <w:b/>
          <w:bCs/>
          <w:highlight w:val="cyan"/>
          <w:u w:val="single"/>
        </w:rPr>
        <w:t>in</w:t>
      </w:r>
      <w:r w:rsidRPr="00DB1CE8">
        <w:rPr>
          <w:rFonts w:eastAsia="Calibri"/>
          <w:b/>
          <w:bCs/>
          <w:u w:val="single"/>
        </w:rPr>
        <w:t xml:space="preserve"> cross-border </w:t>
      </w:r>
      <w:r w:rsidRPr="00DB1CE8">
        <w:rPr>
          <w:rFonts w:eastAsia="Calibri"/>
          <w:b/>
          <w:bCs/>
          <w:highlight w:val="cyan"/>
          <w:u w:val="single"/>
        </w:rPr>
        <w:t>coop</w:t>
      </w:r>
      <w:r w:rsidRPr="00DB1CE8">
        <w:rPr>
          <w:rFonts w:eastAsia="Calibri"/>
          <w:b/>
          <w:bCs/>
          <w:u w:val="single"/>
        </w:rPr>
        <w:t xml:space="preserve">eration </w:t>
      </w:r>
      <w:r w:rsidRPr="00DB1CE8">
        <w:rPr>
          <w:rFonts w:eastAsia="Calibri"/>
          <w:b/>
          <w:bCs/>
          <w:highlight w:val="cyan"/>
          <w:u w:val="single"/>
        </w:rPr>
        <w:t>are dramatic</w:t>
      </w:r>
      <w:r w:rsidRPr="00DB1CE8">
        <w:rPr>
          <w:rFonts w:eastAsia="Calibri"/>
          <w:b/>
          <w:bCs/>
          <w:u w:val="single"/>
        </w:rPr>
        <w:t xml:space="preserve">. </w:t>
      </w:r>
      <w:r w:rsidRPr="00DB1CE8">
        <w:rPr>
          <w:rFonts w:eastAsia="Calibri"/>
        </w:rPr>
        <w:t xml:space="preserve">Some context. In 2006, President-elect Felipe Calderón decided to make the fight against organized crime a central part of his presidency. He had good reason to do so. Drug-related violence was soaring and becoming more gruesome. Since then, more than 60,000 Mexicans have lost their lives to drug-related violence. </w:t>
      </w:r>
      <w:r w:rsidRPr="00DB1CE8">
        <w:rPr>
          <w:rFonts w:eastAsia="Calibri"/>
          <w:b/>
          <w:bCs/>
          <w:u w:val="single"/>
        </w:rPr>
        <w:t xml:space="preserve">The violence is not, however, just a Mexican issue. American demand for drugs fuels the trade, and guns from the US are the cartels’ weapons of choice. </w:t>
      </w:r>
      <w:r w:rsidRPr="00DB1CE8">
        <w:rPr>
          <w:rFonts w:eastAsia="Calibri"/>
        </w:rPr>
        <w:t xml:space="preserve">In Chicago, the murder rate is on the rise, partly because of drug trafficking. In March 2007, President Calderón and President George W. Bush agreed to significantly increase cooperation in fighting drug trafficking. </w:t>
      </w:r>
      <w:r w:rsidRPr="00DB1CE8">
        <w:rPr>
          <w:rFonts w:eastAsia="Calibri"/>
          <w:b/>
          <w:bCs/>
          <w:u w:val="single"/>
        </w:rPr>
        <w:t>Under the resulting Mérida Initiative, the US pledged $1.4 billion in assistance over four years, a fraction of what Mexico spends on the effort.</w:t>
      </w:r>
      <w:r w:rsidRPr="00DB1CE8">
        <w:rPr>
          <w:rFonts w:eastAsia="Calibri"/>
        </w:rPr>
        <w:t xml:space="preserve"> Initial funds were earmarked for hardware; later allotments were to help Mexico transform its judicial sector to be more transparent and accountable. </w:t>
      </w:r>
      <w:r w:rsidRPr="00DB1CE8">
        <w:rPr>
          <w:rFonts w:eastAsia="Calibri"/>
          <w:b/>
          <w:bCs/>
          <w:u w:val="single"/>
        </w:rPr>
        <w:t xml:space="preserve">Equally important, </w:t>
      </w:r>
      <w:r w:rsidRPr="00DB1CE8">
        <w:rPr>
          <w:rFonts w:eastAsia="Calibri"/>
          <w:b/>
          <w:bCs/>
          <w:highlight w:val="cyan"/>
          <w:u w:val="single"/>
        </w:rPr>
        <w:t>Mérida sparked the creation of multiple binational working groups</w:t>
      </w:r>
      <w:r w:rsidRPr="00DB1CE8">
        <w:rPr>
          <w:rFonts w:eastAsia="Calibri"/>
          <w:b/>
          <w:bCs/>
          <w:u w:val="single"/>
        </w:rPr>
        <w:t xml:space="preserve">. </w:t>
      </w:r>
      <w:r w:rsidRPr="00DB1CE8">
        <w:rPr>
          <w:rFonts w:eastAsia="Calibri"/>
        </w:rPr>
        <w:t xml:space="preserve">Fast forward to 2012. Despite the importance of organized crime as an issue in the Mexican presidential race, Peña Nieto’s administration </w:t>
      </w:r>
      <w:r w:rsidRPr="00DB1CE8">
        <w:rPr>
          <w:rFonts w:eastAsia="Calibri"/>
        </w:rPr>
        <w:lastRenderedPageBreak/>
        <w:t xml:space="preserve">has focused almost exclusively on the economy since the election. Its first major security announcement came a few days ago. </w:t>
      </w:r>
      <w:r w:rsidRPr="00DB1CE8">
        <w:rPr>
          <w:rFonts w:eastAsia="Calibri"/>
          <w:b/>
          <w:bCs/>
          <w:u w:val="single"/>
        </w:rPr>
        <w:t xml:space="preserve">Instead of Mexican agencies working directly with their counterparts in US agencies, all communication, intelligence sharing, and joint maneuvers will run through one ministry – Interior. </w:t>
      </w:r>
      <w:r w:rsidRPr="00DB1CE8">
        <w:rPr>
          <w:rFonts w:eastAsia="Calibri"/>
        </w:rPr>
        <w:t>As a public relations strategy in Mexico, it makes sense to lower the volume on the cartels and drug violence. Mexicans are worn out after six years of constant media coverage of gruesome violence and Mr. Calderón’s war on those perpetrating it. However</w:t>
      </w:r>
      <w:r w:rsidRPr="00DB1CE8">
        <w:rPr>
          <w:rFonts w:eastAsia="Calibri"/>
          <w:b/>
          <w:bCs/>
          <w:highlight w:val="cyan"/>
          <w:u w:val="single"/>
        </w:rPr>
        <w:t xml:space="preserve">, violence continues, and broad </w:t>
      </w:r>
      <w:r w:rsidRPr="00DB1CE8">
        <w:rPr>
          <w:rFonts w:eastAsia="Calibri"/>
          <w:b/>
          <w:iCs/>
          <w:highlight w:val="cyan"/>
          <w:u w:val="single"/>
          <w:bdr w:val="single" w:sz="18" w:space="0" w:color="auto"/>
        </w:rPr>
        <w:t>bilateral cooperation can help to stop it</w:t>
      </w:r>
      <w:r w:rsidRPr="00DB1CE8">
        <w:rPr>
          <w:rFonts w:eastAsia="Calibri"/>
          <w:b/>
          <w:bCs/>
          <w:u w:val="single"/>
        </w:rPr>
        <w:t>.</w:t>
      </w:r>
      <w:r w:rsidRPr="00DB1CE8">
        <w:rPr>
          <w:rFonts w:eastAsia="Calibri"/>
        </w:rPr>
        <w:t xml:space="preserve"> Indeed, during our research we have met US state prosecutors who exchanged information with their Mexican counterparts that led to arrests and prosecutions in both countries. We also heard positive assessments about coordination on cargo inspection. Officers in both countries have also used the US e-trace system, which tracks weapons found at crime scenes. </w:t>
      </w:r>
      <w:r w:rsidRPr="00DB1CE8">
        <w:rPr>
          <w:rFonts w:eastAsia="Calibri"/>
          <w:b/>
          <w:bCs/>
          <w:u w:val="single"/>
        </w:rPr>
        <w:t xml:space="preserve">Despite such progress, our </w:t>
      </w:r>
      <w:r w:rsidRPr="00DB1CE8">
        <w:rPr>
          <w:rFonts w:eastAsia="Calibri"/>
          <w:b/>
          <w:bCs/>
          <w:highlight w:val="cyan"/>
          <w:u w:val="single"/>
        </w:rPr>
        <w:t>discussions with senior Mexican officials suggest the future of bilateral cooperation is in doubt</w:t>
      </w:r>
      <w:r w:rsidRPr="00DB1CE8">
        <w:rPr>
          <w:rFonts w:eastAsia="Calibri"/>
          <w:b/>
          <w:bCs/>
          <w:u w:val="single"/>
        </w:rPr>
        <w:t>. Many newly appointed senior officials were shocked at the full extent of cooperation with the US during Calderón’s administration</w:t>
      </w:r>
      <w:r w:rsidRPr="00DB1CE8">
        <w:rPr>
          <w:rFonts w:eastAsia="Calibri"/>
          <w:b/>
          <w:bCs/>
          <w:highlight w:val="cyan"/>
          <w:u w:val="single"/>
        </w:rPr>
        <w:t>. Several officials used words like “penetration” and “infiltration” to describe US involvement – words that suggest suspicion about US motives.</w:t>
      </w:r>
      <w:r w:rsidRPr="00DB1CE8">
        <w:rPr>
          <w:rFonts w:eastAsia="Calibri"/>
          <w:b/>
          <w:bCs/>
          <w:u w:val="single"/>
        </w:rPr>
        <w:t xml:space="preserve"> </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Narcotics cause Latin America instability, civil wars, and destruction of US-Latin America ties</w:t>
      </w:r>
    </w:p>
    <w:p w:rsidR="00DB1CE8" w:rsidRPr="00DB1CE8" w:rsidRDefault="00DB1CE8" w:rsidP="00DB1CE8">
      <w:pPr>
        <w:rPr>
          <w:rFonts w:eastAsia="Calibri"/>
        </w:rPr>
      </w:pPr>
      <w:r w:rsidRPr="00DB1CE8">
        <w:rPr>
          <w:rFonts w:eastAsia="Calibri"/>
          <w:b/>
          <w:bCs/>
          <w:sz w:val="26"/>
        </w:rPr>
        <w:t>Messing and Hazelwood 12</w:t>
      </w:r>
      <w:r w:rsidRPr="00DB1CE8">
        <w:rPr>
          <w:rFonts w:eastAsia="Calibri"/>
        </w:rPr>
        <w:t xml:space="preserve"> (F. Andy Messing is the Executive Director of the National Defense Council Foundation, Bruce Hazelwood wa a member of the Milgroup at the U.S. Embassy, “US Drug Control Policy and International Operations” 2012 http://ndcf.dyndns.org/ndcf/Publications/US_Drug_Control_Policy_and_Int_Ops.htm#_Toc449503510\\CLans)</w:t>
      </w:r>
    </w:p>
    <w:p w:rsidR="00DB1CE8" w:rsidRPr="00DB1CE8" w:rsidRDefault="00DB1CE8" w:rsidP="00DB1CE8">
      <w:pPr>
        <w:rPr>
          <w:rFonts w:eastAsia="Calibri"/>
          <w:b/>
          <w:bCs/>
          <w:u w:val="single"/>
        </w:rPr>
      </w:pPr>
      <w:r w:rsidRPr="00DB1CE8">
        <w:rPr>
          <w:rFonts w:eastAsia="Calibri"/>
          <w:sz w:val="8"/>
          <w:szCs w:val="8"/>
        </w:rPr>
        <w:t>Presently, many drug producing countries are beset with guerrilla war. Therefore, in order for our overseas drug control programs to be successful U.S. planners and field operators should have a full understanding of narco-guerrilla warfare and related activities. The following generic outline of the Three Phases of Narco-Guerrilla Warfare represents a typical progression and details the levels of involvement of the narco organization, the insurgent forces and the likely responses of the foreign government</w:t>
      </w:r>
      <w:r w:rsidRPr="00DB1CE8">
        <w:rPr>
          <w:rFonts w:eastAsia="Calibri"/>
          <w:sz w:val="16"/>
        </w:rPr>
        <w:t xml:space="preserve">. As will be demonstrated, </w:t>
      </w:r>
      <w:r w:rsidRPr="00DB1CE8">
        <w:rPr>
          <w:rFonts w:eastAsia="Calibri"/>
          <w:b/>
          <w:bCs/>
          <w:u w:val="single"/>
        </w:rPr>
        <w:t>of the three major players in a narco-guerrilla situation</w:t>
      </w:r>
      <w:r w:rsidRPr="00DB1CE8">
        <w:rPr>
          <w:rFonts w:eastAsia="Calibri"/>
          <w:sz w:val="16"/>
        </w:rPr>
        <w:t xml:space="preserve"> (</w:t>
      </w:r>
      <w:r w:rsidRPr="00DB1CE8">
        <w:rPr>
          <w:rFonts w:eastAsia="Calibri"/>
          <w:b/>
          <w:bCs/>
          <w:u w:val="single"/>
        </w:rPr>
        <w:t>the traffickers, the guerrillas, and the government</w:t>
      </w:r>
      <w:r w:rsidRPr="00DB1CE8">
        <w:rPr>
          <w:rFonts w:eastAsia="Calibri"/>
          <w:sz w:val="16"/>
        </w:rPr>
        <w:t xml:space="preserve">), </w:t>
      </w:r>
      <w:r w:rsidRPr="00DB1CE8">
        <w:rPr>
          <w:rFonts w:eastAsia="Calibri"/>
          <w:b/>
          <w:bCs/>
          <w:u w:val="single"/>
        </w:rPr>
        <w:t xml:space="preserve">it is the drug traffickers who are the most adept at manipulating the other two. </w:t>
      </w:r>
      <w:r w:rsidRPr="00DB1CE8">
        <w:rPr>
          <w:rFonts w:eastAsia="Calibri"/>
          <w:sz w:val="16"/>
        </w:rPr>
        <w:t xml:space="preserve">As a starting point, it can be said that countries with narco-guerrilla problems did not see both the drug and insurgent activities begin simultaneously. Each organization clearly had a separate birth and a separate agenda. On the other hand, the guerrillas see themselves - as liberators of the oppressed, defenders of social justice and fighters against corruption. In sharp contrast, the drug organization is a business representing free enterprise at its extremes. </w:t>
      </w:r>
      <w:r w:rsidRPr="00DB1CE8">
        <w:rPr>
          <w:rFonts w:eastAsia="Calibri"/>
          <w:b/>
          <w:bCs/>
          <w:u w:val="single"/>
        </w:rPr>
        <w:t xml:space="preserve">The </w:t>
      </w:r>
      <w:r w:rsidRPr="00DB1CE8">
        <w:rPr>
          <w:rFonts w:eastAsia="Calibri"/>
          <w:b/>
          <w:bCs/>
          <w:highlight w:val="cyan"/>
          <w:u w:val="single"/>
        </w:rPr>
        <w:t>insurgents' goals are to challenge the government's legitimac</w:t>
      </w:r>
      <w:r w:rsidRPr="00DB1CE8">
        <w:rPr>
          <w:rFonts w:eastAsia="Calibri"/>
          <w:b/>
          <w:bCs/>
          <w:u w:val="single"/>
        </w:rPr>
        <w:t xml:space="preserve">y </w:t>
      </w:r>
      <w:r w:rsidRPr="00DB1CE8">
        <w:rPr>
          <w:rFonts w:eastAsia="Calibri"/>
          <w:sz w:val="16"/>
        </w:rPr>
        <w:t>and ability</w:t>
      </w:r>
      <w:r w:rsidRPr="00DB1CE8">
        <w:rPr>
          <w:rFonts w:eastAsia="Calibri"/>
          <w:b/>
          <w:bCs/>
          <w:u w:val="single"/>
        </w:rPr>
        <w:t xml:space="preserve"> to provide security to the rural population, </w:t>
      </w:r>
      <w:r w:rsidRPr="00DB1CE8">
        <w:rPr>
          <w:rFonts w:eastAsia="Calibri"/>
          <w:sz w:val="16"/>
        </w:rPr>
        <w:t>always searching for the moral high ground.</w:t>
      </w:r>
      <w:r w:rsidRPr="00DB1CE8">
        <w:rPr>
          <w:rFonts w:eastAsia="Calibri"/>
          <w:b/>
          <w:bCs/>
          <w:u w:val="single"/>
        </w:rPr>
        <w:t xml:space="preserve"> </w:t>
      </w:r>
      <w:r w:rsidRPr="00DB1CE8">
        <w:rPr>
          <w:rFonts w:eastAsia="Calibri"/>
          <w:b/>
          <w:bCs/>
          <w:highlight w:val="cyan"/>
          <w:u w:val="single"/>
        </w:rPr>
        <w:t>Their long term objective is to collapse the government</w:t>
      </w:r>
      <w:r w:rsidRPr="00DB1CE8">
        <w:rPr>
          <w:rFonts w:eastAsia="Calibri"/>
          <w:b/>
          <w:bCs/>
          <w:u w:val="single"/>
        </w:rPr>
        <w:t>.</w:t>
      </w:r>
      <w:r w:rsidRPr="00DB1CE8">
        <w:rPr>
          <w:rFonts w:eastAsia="Calibri"/>
          <w:sz w:val="16"/>
        </w:rPr>
        <w:t xml:space="preserve"> In sharp contrast, the </w:t>
      </w:r>
      <w:r w:rsidRPr="00DB1CE8">
        <w:rPr>
          <w:rFonts w:eastAsia="Calibri"/>
          <w:b/>
          <w:bCs/>
          <w:u w:val="single"/>
        </w:rPr>
        <w:t>drug trafficker's goals are to gain control by using their immense financial advantages and propensity for violence to corrupt and intimidate at all levels of society.</w:t>
      </w:r>
      <w:r w:rsidRPr="00DB1CE8">
        <w:rPr>
          <w:rFonts w:eastAsia="Calibri"/>
          <w:sz w:val="16"/>
        </w:rPr>
        <w:t xml:space="preserve"> Their long-term objective is to incorporate the government. The government's goal is to maintain itself in power. Most narco-guerrilla situations can usually be divided into three phases. PHASE 1: Phase One is the incipient stage. Here the conflict is generated because of the grave social, economic and political imbalance. The governmental forces are set on maintaining the status quo and the opposition guerrilla forces are dedicated to change. The </w:t>
      </w:r>
      <w:r w:rsidRPr="00DB1CE8">
        <w:rPr>
          <w:rFonts w:eastAsia="Calibri"/>
          <w:b/>
          <w:bCs/>
          <w:u w:val="single"/>
        </w:rPr>
        <w:t>insurgents will usually opt for a Maoist type strategy based in the rural areas where the government's control is the weakest</w:t>
      </w:r>
      <w:r w:rsidRPr="00DB1CE8">
        <w:rPr>
          <w:rFonts w:eastAsia="Calibri"/>
          <w:sz w:val="16"/>
        </w:rPr>
        <w:t xml:space="preserve">. Their plans are to work from the countryside into the metropolitan areas. </w:t>
      </w:r>
      <w:r w:rsidRPr="00DB1CE8">
        <w:rPr>
          <w:rFonts w:eastAsia="Calibri"/>
          <w:sz w:val="8"/>
          <w:szCs w:val="8"/>
        </w:rPr>
        <w:t>Neither side is preoccupied with funding sources as both envision an opportunity for early victory, in spite of rhetoric to the contrary. It is during this phase that the military and organizational structure of both the government and the guerrillas are defined. Both sides believe they are reaching for the moral high ground in an attempt to get support from the masses. During this early stage, activities by the drug traffickers are covert and large scale narco actions are limited. Both drug dealings and insurgent battlefield preparations are on going but largely unrelated</w:t>
      </w:r>
      <w:r w:rsidRPr="00DB1CE8">
        <w:rPr>
          <w:rFonts w:eastAsia="Calibri"/>
          <w:sz w:val="16"/>
        </w:rPr>
        <w:t xml:space="preserve">. </w:t>
      </w:r>
      <w:r w:rsidRPr="00DB1CE8">
        <w:rPr>
          <w:rFonts w:eastAsia="Calibri"/>
          <w:b/>
          <w:bCs/>
          <w:u w:val="single"/>
        </w:rPr>
        <w:t>Because the guerrillas are ideologically motivated and as yet possess limited armed capability, they have no need or desire to be identified with the criminal narco dealers</w:t>
      </w:r>
      <w:r w:rsidRPr="00DB1CE8">
        <w:rPr>
          <w:rFonts w:eastAsia="Calibri"/>
          <w:sz w:val="16"/>
        </w:rPr>
        <w:t xml:space="preserve">. </w:t>
      </w:r>
      <w:r w:rsidRPr="00DB1CE8">
        <w:rPr>
          <w:rFonts w:eastAsia="Calibri"/>
          <w:sz w:val="8"/>
          <w:szCs w:val="8"/>
        </w:rPr>
        <w:t>Therefore, both elements operate and pursue their goals on separate paths. During this phase, the government, with its untrained policy and military forces, views the guerrillas as bandits who can easily be eliminated by increasing its repressive activities in the affected areas usually outside of the country's capital. At the same time, some ruling civilian and military officials begin to see the drug business as a way to augment their low income. They conveniently rationalize that the drug problem is one of external use and not their internal responsibility. Therefore, the lucrative drug trade is allowed to operate and flourish</w:t>
      </w:r>
      <w:r w:rsidRPr="00DB1CE8">
        <w:rPr>
          <w:rFonts w:eastAsia="Calibri"/>
          <w:sz w:val="16"/>
        </w:rPr>
        <w:t xml:space="preserve">. This </w:t>
      </w:r>
      <w:r w:rsidRPr="00DB1CE8">
        <w:rPr>
          <w:rFonts w:eastAsia="Calibri"/>
          <w:b/>
          <w:bCs/>
          <w:highlight w:val="cyan"/>
          <w:u w:val="single"/>
        </w:rPr>
        <w:t>lack of government concern</w:t>
      </w:r>
      <w:r w:rsidRPr="00DB1CE8">
        <w:rPr>
          <w:rFonts w:eastAsia="Calibri"/>
          <w:b/>
          <w:bCs/>
          <w:u w:val="single"/>
        </w:rPr>
        <w:t xml:space="preserve"> </w:t>
      </w:r>
      <w:r w:rsidRPr="00DB1CE8">
        <w:rPr>
          <w:rFonts w:eastAsia="Calibri"/>
          <w:sz w:val="16"/>
        </w:rPr>
        <w:t xml:space="preserve">and understanding </w:t>
      </w:r>
      <w:r w:rsidRPr="00DB1CE8">
        <w:rPr>
          <w:rFonts w:eastAsia="Calibri"/>
          <w:b/>
          <w:bCs/>
          <w:highlight w:val="cyan"/>
          <w:u w:val="single"/>
        </w:rPr>
        <w:t>allows the</w:t>
      </w:r>
      <w:r w:rsidRPr="00DB1CE8">
        <w:rPr>
          <w:rFonts w:eastAsia="Calibri"/>
          <w:b/>
          <w:bCs/>
          <w:u w:val="single"/>
        </w:rPr>
        <w:t xml:space="preserve"> drug operators as well as </w:t>
      </w:r>
      <w:r w:rsidRPr="00DB1CE8">
        <w:rPr>
          <w:rFonts w:eastAsia="Calibri"/>
          <w:b/>
          <w:bCs/>
          <w:highlight w:val="cyan"/>
          <w:u w:val="single"/>
        </w:rPr>
        <w:t>guerrilla forces to develop</w:t>
      </w:r>
      <w:r w:rsidRPr="00DB1CE8">
        <w:rPr>
          <w:rFonts w:eastAsia="Calibri"/>
          <w:b/>
          <w:bCs/>
          <w:u w:val="single"/>
        </w:rPr>
        <w:t xml:space="preserve"> their essential </w:t>
      </w:r>
      <w:r w:rsidRPr="00DB1CE8">
        <w:rPr>
          <w:rFonts w:eastAsia="Calibri"/>
          <w:b/>
          <w:bCs/>
          <w:highlight w:val="cyan"/>
          <w:u w:val="single"/>
        </w:rPr>
        <w:t>underground infrastructure</w:t>
      </w:r>
      <w:r w:rsidRPr="00DB1CE8">
        <w:rPr>
          <w:rFonts w:eastAsia="Calibri"/>
          <w:b/>
          <w:bCs/>
          <w:u w:val="single"/>
        </w:rPr>
        <w:t xml:space="preserve"> and their operational apparatus</w:t>
      </w:r>
      <w:r w:rsidRPr="00DB1CE8">
        <w:rPr>
          <w:rFonts w:eastAsia="Calibri"/>
          <w:sz w:val="16"/>
        </w:rPr>
        <w:t xml:space="preserve">. </w:t>
      </w:r>
      <w:r w:rsidRPr="00DB1CE8">
        <w:rPr>
          <w:rFonts w:eastAsia="Calibri"/>
          <w:sz w:val="8"/>
          <w:szCs w:val="8"/>
        </w:rPr>
        <w:t xml:space="preserve">By the latter part of Phase I, two important facts start to become evident: Through police actions the narco/guerrilla connection is dearly exposed. This results in the government finally having to admit that separating the two is difficult. That as efforts become more aggressive, corrupt government officials begin to actively throw obstacles in the path of the program designed to stop the drug trade. PHASE II By Phase II, the government and guerrillas both realize that the conflict may be protracted. Each side tries to extend their combat power to get the advantage. </w:t>
      </w:r>
      <w:r w:rsidRPr="00DB1CE8">
        <w:rPr>
          <w:rFonts w:eastAsia="Calibri"/>
          <w:sz w:val="16"/>
        </w:rPr>
        <w:t xml:space="preserve">Accordingly, </w:t>
      </w:r>
      <w:r w:rsidRPr="00DB1CE8">
        <w:rPr>
          <w:rFonts w:eastAsia="Calibri"/>
          <w:b/>
          <w:bCs/>
          <w:u w:val="single"/>
        </w:rPr>
        <w:t>the costs in terms of "money, resources, manpower and political risks escalate. Money becomes central in the conflict, whether it is denying it or making it</w:t>
      </w:r>
      <w:r w:rsidRPr="00DB1CE8">
        <w:rPr>
          <w:rFonts w:eastAsia="Calibri"/>
          <w:sz w:val="16"/>
        </w:rPr>
        <w:t>. As the moral reasoning of the war blurs and the "</w:t>
      </w:r>
      <w:r w:rsidRPr="00DB1CE8">
        <w:rPr>
          <w:rFonts w:eastAsia="Calibri"/>
          <w:b/>
          <w:bCs/>
          <w:u w:val="single"/>
        </w:rPr>
        <w:t>end justifies the means</w:t>
      </w:r>
      <w:r w:rsidRPr="00DB1CE8">
        <w:rPr>
          <w:rFonts w:eastAsia="Calibri"/>
          <w:sz w:val="16"/>
        </w:rPr>
        <w:t xml:space="preserve">" rational emerges within elements of the fighting factions, the lure of easy money takes hold. Narcotics activity quickly emerges as a leading moneymaker with the drug dealers taking the driver's seat. The principle objective of the narcos at this point is to export increasingly </w:t>
      </w:r>
      <w:r w:rsidRPr="00DB1CE8">
        <w:rPr>
          <w:rFonts w:eastAsia="Calibri"/>
          <w:sz w:val="16"/>
        </w:rPr>
        <w:lastRenderedPageBreak/>
        <w:t xml:space="preserve">large quantities of the product for sale abroad. </w:t>
      </w:r>
      <w:r w:rsidRPr="00DB1CE8">
        <w:rPr>
          <w:rFonts w:eastAsia="Calibri"/>
          <w:b/>
          <w:bCs/>
          <w:u w:val="single"/>
        </w:rPr>
        <w:t>Key government and guerrilla leaders will use the military structure of their organizations to facilitate the trafficker's goal in the name of maximizing the profits for "the cause</w:t>
      </w:r>
      <w:r w:rsidRPr="00DB1CE8">
        <w:rPr>
          <w:rFonts w:eastAsia="Calibri"/>
          <w:sz w:val="16"/>
        </w:rPr>
        <w:t xml:space="preserve">." Narco business elements make informal alliances with key leaders on both sides. In the case of the guerrillas, the overwhelming majority of drug profits are initially directed to the insurgent's formal structure; however, the first incidents of major skimming occur. On the government side, informal organizational structures are developed to distribute drug profits and formal discipline starts breaking down. </w:t>
      </w:r>
      <w:r w:rsidRPr="00DB1CE8">
        <w:rPr>
          <w:rFonts w:eastAsia="Calibri"/>
          <w:b/>
          <w:bCs/>
          <w:u w:val="single"/>
        </w:rPr>
        <w:t xml:space="preserve">Inflation of the price for drug protection services; graft and corruption are becoming routine. </w:t>
      </w:r>
      <w:r w:rsidRPr="00DB1CE8">
        <w:rPr>
          <w:rFonts w:eastAsia="Calibri"/>
          <w:sz w:val="16"/>
        </w:rPr>
        <w:t>During Phase lithe guerrillas expand their bases and build up their fighting forces for the introduction of coordinated small unit combat activities. Their increasing need for supplies and equipment make them more vulnerable and dependent on narco involvement</w:t>
      </w:r>
      <w:r w:rsidRPr="00DB1CE8">
        <w:rPr>
          <w:rFonts w:eastAsia="Calibri"/>
          <w:b/>
          <w:bCs/>
          <w:u w:val="single"/>
        </w:rPr>
        <w:t>. Deals are made for the protection of clandestine airfields and safe passage</w:t>
      </w:r>
      <w:r w:rsidRPr="00DB1CE8">
        <w:rPr>
          <w:rFonts w:eastAsia="Calibri"/>
          <w:sz w:val="16"/>
        </w:rPr>
        <w:t xml:space="preserve">, and in the process money changes hand. </w:t>
      </w:r>
      <w:r w:rsidRPr="00DB1CE8">
        <w:rPr>
          <w:rFonts w:eastAsia="Calibri"/>
          <w:b/>
          <w:bCs/>
          <w:highlight w:val="cyan"/>
          <w:u w:val="single"/>
        </w:rPr>
        <w:t xml:space="preserve">The guerrilla leadership uses the money to buy weapons, </w:t>
      </w:r>
      <w:r w:rsidRPr="00DB1CE8">
        <w:rPr>
          <w:rFonts w:eastAsia="Calibri"/>
          <w:b/>
          <w:bCs/>
          <w:u w:val="single"/>
        </w:rPr>
        <w:t>ammunition and other war materials. This drug income</w:t>
      </w:r>
      <w:r w:rsidRPr="00DB1CE8">
        <w:rPr>
          <w:rFonts w:eastAsia="Calibri"/>
          <w:sz w:val="16"/>
        </w:rPr>
        <w:t xml:space="preserve">, coupled with insurgent "battlefield acquisition" from the government forces, </w:t>
      </w:r>
      <w:r w:rsidRPr="00DB1CE8">
        <w:rPr>
          <w:rFonts w:eastAsia="Calibri"/>
          <w:b/>
          <w:bCs/>
          <w:highlight w:val="cyan"/>
          <w:u w:val="single"/>
        </w:rPr>
        <w:t>allows</w:t>
      </w:r>
      <w:r w:rsidRPr="00DB1CE8">
        <w:rPr>
          <w:rFonts w:eastAsia="Calibri"/>
          <w:b/>
          <w:bCs/>
          <w:u w:val="single"/>
        </w:rPr>
        <w:t xml:space="preserve"> the insurgents to expand their area of control and </w:t>
      </w:r>
      <w:r w:rsidRPr="00DB1CE8">
        <w:rPr>
          <w:rFonts w:eastAsia="Calibri"/>
          <w:b/>
          <w:bCs/>
          <w:highlight w:val="cyan"/>
          <w:u w:val="single"/>
        </w:rPr>
        <w:t>further challenge the government's authority</w:t>
      </w:r>
      <w:r w:rsidRPr="00DB1CE8">
        <w:rPr>
          <w:rFonts w:eastAsia="Calibri"/>
          <w:b/>
          <w:bCs/>
          <w:u w:val="single"/>
        </w:rPr>
        <w:t xml:space="preserve"> and ability to maintain law, order and security. </w:t>
      </w:r>
      <w:r w:rsidRPr="00DB1CE8">
        <w:rPr>
          <w:rFonts w:eastAsia="Calibri"/>
          <w:sz w:val="16"/>
        </w:rPr>
        <w:t xml:space="preserve">The guerrillas help justify their association with the narcos as a way of assisting the campesino drug farmer rise above the subsistence level. Therefore they use the government's attempts to conduct manual and aerial eradication of drug plants as rallying cries to incite the former to protest. Using this "window of opportunity'. The </w:t>
      </w:r>
      <w:r w:rsidRPr="00DB1CE8">
        <w:rPr>
          <w:rFonts w:eastAsia="Calibri"/>
          <w:b/>
          <w:bCs/>
          <w:u w:val="single"/>
        </w:rPr>
        <w:t>guerrillas establish more control and introduce their dedicated cadres to the civilian population. The insurgents condition the</w:t>
      </w:r>
      <w:r w:rsidRPr="00DB1CE8">
        <w:rPr>
          <w:rFonts w:eastAsia="Calibri"/>
          <w:b/>
          <w:bCs/>
          <w:highlight w:val="cyan"/>
          <w:u w:val="single"/>
        </w:rPr>
        <w:t xml:space="preserve"> farmers </w:t>
      </w:r>
      <w:r w:rsidRPr="00DB1CE8">
        <w:rPr>
          <w:rFonts w:eastAsia="Calibri"/>
          <w:b/>
          <w:bCs/>
          <w:u w:val="single"/>
        </w:rPr>
        <w:t>to</w:t>
      </w:r>
      <w:r w:rsidRPr="00DB1CE8">
        <w:rPr>
          <w:rFonts w:eastAsia="Calibri"/>
          <w:b/>
          <w:bCs/>
          <w:highlight w:val="cyan"/>
          <w:u w:val="single"/>
        </w:rPr>
        <w:t xml:space="preserve"> believe that growing drugs is not wrong</w:t>
      </w:r>
      <w:r w:rsidRPr="00DB1CE8">
        <w:rPr>
          <w:rFonts w:eastAsia="Calibri"/>
          <w:b/>
          <w:bCs/>
          <w:u w:val="single"/>
        </w:rPr>
        <w:t>, and that the government, its military forces and</w:t>
      </w:r>
      <w:r w:rsidRPr="00DB1CE8">
        <w:rPr>
          <w:rFonts w:eastAsia="Calibri"/>
          <w:sz w:val="16"/>
        </w:rPr>
        <w:t xml:space="preserve"> </w:t>
      </w:r>
      <w:r w:rsidRPr="00DB1CE8">
        <w:rPr>
          <w:rFonts w:eastAsia="Calibri"/>
          <w:b/>
          <w:bCs/>
          <w:u w:val="single"/>
        </w:rPr>
        <w:t xml:space="preserve">the </w:t>
      </w:r>
      <w:r w:rsidRPr="00DB1CE8">
        <w:rPr>
          <w:rFonts w:eastAsia="Calibri"/>
          <w:b/>
          <w:bCs/>
          <w:highlight w:val="cyan"/>
          <w:u w:val="single"/>
        </w:rPr>
        <w:t>U.S. supporters are the enemy</w:t>
      </w:r>
      <w:r w:rsidRPr="00DB1CE8">
        <w:rPr>
          <w:rFonts w:eastAsia="Calibri"/>
          <w:sz w:val="16"/>
        </w:rPr>
        <w:t xml:space="preserve">. </w:t>
      </w:r>
      <w:r w:rsidRPr="00DB1CE8">
        <w:rPr>
          <w:rFonts w:eastAsia="Calibri"/>
          <w:b/>
          <w:bCs/>
          <w:u w:val="single"/>
        </w:rPr>
        <w:t>Many</w:t>
      </w:r>
      <w:r w:rsidRPr="00DB1CE8">
        <w:rPr>
          <w:rFonts w:eastAsia="Calibri"/>
          <w:sz w:val="16"/>
        </w:rPr>
        <w:t xml:space="preserve"> </w:t>
      </w:r>
      <w:r w:rsidRPr="00DB1CE8">
        <w:rPr>
          <w:rFonts w:eastAsia="Calibri"/>
          <w:b/>
          <w:bCs/>
          <w:u w:val="single"/>
        </w:rPr>
        <w:t>become vulnerable to</w:t>
      </w:r>
      <w:r w:rsidRPr="00DB1CE8">
        <w:rPr>
          <w:rFonts w:eastAsia="Calibri"/>
          <w:sz w:val="16"/>
        </w:rPr>
        <w:t xml:space="preserve"> insurgent political </w:t>
      </w:r>
      <w:r w:rsidRPr="00DB1CE8">
        <w:rPr>
          <w:rFonts w:eastAsia="Calibri"/>
          <w:b/>
          <w:bCs/>
          <w:u w:val="single"/>
        </w:rPr>
        <w:t>propaganda</w:t>
      </w:r>
      <w:r w:rsidRPr="00DB1CE8">
        <w:rPr>
          <w:rFonts w:eastAsia="Calibri"/>
          <w:sz w:val="16"/>
        </w:rPr>
        <w:t xml:space="preserve"> and indoctrination </w:t>
      </w:r>
      <w:r w:rsidRPr="00DB1CE8">
        <w:rPr>
          <w:rFonts w:eastAsia="Calibri"/>
          <w:b/>
          <w:bCs/>
          <w:u w:val="single"/>
        </w:rPr>
        <w:t>and are</w:t>
      </w:r>
      <w:r w:rsidRPr="00DB1CE8">
        <w:rPr>
          <w:rFonts w:eastAsia="Calibri"/>
          <w:sz w:val="16"/>
        </w:rPr>
        <w:t xml:space="preserve"> slowly </w:t>
      </w:r>
      <w:r w:rsidRPr="00DB1CE8">
        <w:rPr>
          <w:rFonts w:eastAsia="Calibri"/>
          <w:b/>
          <w:bCs/>
          <w:u w:val="single"/>
        </w:rPr>
        <w:t xml:space="preserve">incorporated into the guerrilla masses with some becoming full time combatants. </w:t>
      </w:r>
      <w:r w:rsidRPr="00DB1CE8">
        <w:rPr>
          <w:rFonts w:eastAsia="Calibri"/>
          <w:sz w:val="16"/>
        </w:rPr>
        <w:t xml:space="preserve">Throughout Phase II, a sharp increase in drug production and trafficking occurs. Towns within the harvest areas actually start to grow and thrive off of the narco dollars. This further complicates the government's problems, because if state sponsored eradication and interdiction programs are successful, the results will lower the standard of living and possibly serve to drive more people into the hands of the guerrillas. However, </w:t>
      </w:r>
      <w:r w:rsidRPr="00DB1CE8">
        <w:rPr>
          <w:rFonts w:eastAsia="Calibri"/>
          <w:b/>
          <w:bCs/>
          <w:u w:val="single"/>
        </w:rPr>
        <w:t>any success of the government's anti-drug programs is unlikely due to the "widespread corruption of government officials by the narco dollars,</w:t>
      </w:r>
      <w:r w:rsidRPr="00DB1CE8">
        <w:rPr>
          <w:rFonts w:eastAsia="Calibri"/>
          <w:sz w:val="16"/>
        </w:rPr>
        <w:t xml:space="preserve"> which guarantees a half-hearted effort at best to implement programs designed to suppress the drug trade. </w:t>
      </w:r>
      <w:r w:rsidRPr="00DB1CE8">
        <w:rPr>
          <w:rFonts w:eastAsia="Calibri"/>
          <w:sz w:val="8"/>
          <w:szCs w:val="8"/>
        </w:rPr>
        <w:t xml:space="preserve">As the war between the insurgents and government forces intensifies, the balance of real campesino farmers vs. new entrepreneurs begins to change. Given the constant increase in drug demand, the narcotics growing areas start to attract entrepreneurs from economically depressed urban cities. Many of the original farmers, who only wanted peace and quiet, move into the safer government controlled towns. This makes it even easier for the new drug growers to flood into the drug growing areas. This displacement further serves to consolidate the narco's power and causes an increase in drug related activities. In many cases, the narco organization will even go so far as to provide crop growing assistance such as fertilizer and farming technique advice to drug growers. Under these deteriorating circumstances, crop substitution is presented by the government as an option. However, the reality is no harvest can compete financially with drug cultivation. In addition, programs that encourage growing other crops soon find that the lines of communication (roads, the important accesses from the field to the market) are controlled by guerrillas and often closed. Developing alternatives such as local processing plants are tried, but prove difficult to maintain because of guerrilla attacks. Air lifting commodities is considered as a course of action but soon proves to be expensive and not cost effective. </w:t>
      </w:r>
      <w:r w:rsidRPr="00DB1CE8">
        <w:rPr>
          <w:rFonts w:eastAsia="Calibri"/>
          <w:sz w:val="16"/>
        </w:rPr>
        <w:t xml:space="preserve">In the end, </w:t>
      </w:r>
      <w:r w:rsidRPr="00DB1CE8">
        <w:rPr>
          <w:rFonts w:eastAsia="Calibri"/>
          <w:b/>
          <w:bCs/>
          <w:u w:val="single"/>
        </w:rPr>
        <w:t xml:space="preserve">the government perceives that it has no option but to declare the area an emergency and turn major authority over to the army. This serves to further escalate the level of violence. </w:t>
      </w:r>
      <w:r w:rsidRPr="00DB1CE8">
        <w:rPr>
          <w:rFonts w:eastAsia="Calibri"/>
          <w:sz w:val="16"/>
        </w:rPr>
        <w:t xml:space="preserve">Quickly, </w:t>
      </w:r>
      <w:r w:rsidRPr="00DB1CE8">
        <w:rPr>
          <w:rFonts w:eastAsia="Calibri"/>
          <w:b/>
          <w:bCs/>
          <w:u w:val="single"/>
        </w:rPr>
        <w:t>existing divisions between host country drug police and the military units deepen</w:t>
      </w:r>
      <w:r w:rsidRPr="00DB1CE8">
        <w:rPr>
          <w:rFonts w:eastAsia="Calibri"/>
          <w:sz w:val="16"/>
        </w:rPr>
        <w:t xml:space="preserve">. Each has their role: the police fighting drug dealers, the army waging their war in the countryside against the guerrillas. </w:t>
      </w:r>
      <w:r w:rsidRPr="00DB1CE8">
        <w:rPr>
          <w:rFonts w:eastAsia="Calibri"/>
          <w:b/>
          <w:bCs/>
          <w:u w:val="single"/>
        </w:rPr>
        <w:t>Both are competing for resources and greater operating authority</w:t>
      </w:r>
      <w:r w:rsidRPr="00DB1CE8">
        <w:rPr>
          <w:rFonts w:eastAsia="Calibri"/>
          <w:sz w:val="16"/>
        </w:rPr>
        <w:t xml:space="preserve">. </w:t>
      </w:r>
      <w:r w:rsidRPr="00DB1CE8">
        <w:rPr>
          <w:rFonts w:eastAsia="Calibri"/>
          <w:sz w:val="8"/>
          <w:szCs w:val="8"/>
        </w:rPr>
        <w:t xml:space="preserve">The army's point of view is that the guerrillas pose the most dangerous threat to national security, mostly because of existing civilian and military drug involvement and associated corruption, the idea of directing all available resources at winning the guerrilla war is given serious consideration by government officials in the capital. This serves to demonstrate bow fully involved government officials have become in assisting and protecting the narcotics traffickers. </w:t>
      </w:r>
      <w:r w:rsidRPr="00DB1CE8">
        <w:rPr>
          <w:rFonts w:eastAsia="Calibri"/>
          <w:sz w:val="16"/>
        </w:rPr>
        <w:t xml:space="preserve">It is during Phase II that the </w:t>
      </w:r>
      <w:r w:rsidRPr="00DB1CE8">
        <w:rPr>
          <w:rFonts w:eastAsia="Calibri"/>
          <w:b/>
          <w:bCs/>
          <w:u w:val="single"/>
        </w:rPr>
        <w:t>drug dealers begin to gain significant amounts of control and influence over the government, its armed forces and the guerrilla movement</w:t>
      </w:r>
      <w:r w:rsidRPr="00DB1CE8">
        <w:rPr>
          <w:rFonts w:eastAsia="Calibri"/>
          <w:sz w:val="16"/>
        </w:rPr>
        <w:t xml:space="preserve">. </w:t>
      </w:r>
      <w:r w:rsidRPr="00DB1CE8">
        <w:rPr>
          <w:rFonts w:eastAsia="Calibri"/>
          <w:sz w:val="8"/>
          <w:szCs w:val="8"/>
        </w:rPr>
        <w:t>Both the insurgents and the government consider the narco element as a necessary evil to be used in order to better their individual or group financial position and increase their power base. In most cases, countries with rural civil defense forces will see the people in drug growing areas transferring their attention from fighting insurgents to providing protection for drug operations. This change of focus leaves the isolated rural towns vulnerable to further guerrilla penetration</w:t>
      </w:r>
      <w:r w:rsidRPr="00DB1CE8">
        <w:rPr>
          <w:rFonts w:eastAsia="Calibri"/>
          <w:sz w:val="16"/>
        </w:rPr>
        <w:t xml:space="preserve">. It is at the end of Phase II that </w:t>
      </w:r>
      <w:r w:rsidRPr="00DB1CE8">
        <w:rPr>
          <w:rFonts w:eastAsia="Calibri"/>
          <w:b/>
          <w:bCs/>
          <w:u w:val="single"/>
        </w:rPr>
        <w:t>narco front personnel, in a move to increase their power and security, will campaign and possibly be elected to official office</w:t>
      </w:r>
      <w:r w:rsidRPr="00DB1CE8">
        <w:rPr>
          <w:rFonts w:eastAsia="Calibri"/>
          <w:sz w:val="16"/>
        </w:rPr>
        <w:t xml:space="preserve">. Other members of the drug organization will gain sensitive positions in the government by official appointments to seek to influence the government through front groups like drug growers' unions. </w:t>
      </w:r>
      <w:r w:rsidRPr="00DB1CE8">
        <w:rPr>
          <w:rFonts w:eastAsia="Calibri"/>
          <w:b/>
          <w:bCs/>
          <w:u w:val="single"/>
        </w:rPr>
        <w:t xml:space="preserve">Laundered narco dollars are used to purchase or establish legitimate corporations </w:t>
      </w:r>
      <w:r w:rsidRPr="00DB1CE8">
        <w:rPr>
          <w:rFonts w:eastAsia="Calibri"/>
          <w:sz w:val="16"/>
        </w:rPr>
        <w:t xml:space="preserve">which are as important to the long-term survivability of the drug organization as the drug trafficking itself. </w:t>
      </w:r>
      <w:r w:rsidRPr="00DB1CE8">
        <w:rPr>
          <w:rFonts w:eastAsia="Calibri"/>
          <w:b/>
          <w:bCs/>
          <w:u w:val="single"/>
        </w:rPr>
        <w:t>This eventually results in an economy that becomes quite dependent on drug activities</w:t>
      </w:r>
      <w:r w:rsidRPr="00DB1CE8">
        <w:rPr>
          <w:rFonts w:eastAsia="Calibri"/>
          <w:sz w:val="16"/>
        </w:rPr>
        <w:t xml:space="preserve"> to keep the country afloat. PHASE III In Phase III, both the governmental and guerrilla factions are in the process of becoming shells. Real power is being effectively transferred to leading narco elements. Every part of the society has yielded, to one degree or another, to the drug organization within their territory. </w:t>
      </w:r>
      <w:r w:rsidRPr="00DB1CE8">
        <w:rPr>
          <w:rFonts w:eastAsia="Calibri"/>
          <w:b/>
          <w:bCs/>
          <w:highlight w:val="cyan"/>
          <w:u w:val="single"/>
        </w:rPr>
        <w:t>Narco elements turn inward to domestic markets to squeeze out every last pes</w:t>
      </w:r>
      <w:r w:rsidRPr="00DB1CE8">
        <w:rPr>
          <w:rFonts w:eastAsia="Calibri"/>
          <w:b/>
          <w:bCs/>
          <w:u w:val="single"/>
        </w:rPr>
        <w:t>o and firm up local control of the population</w:t>
      </w:r>
      <w:r w:rsidRPr="00DB1CE8">
        <w:rPr>
          <w:rFonts w:eastAsia="Calibri"/>
          <w:sz w:val="16"/>
        </w:rPr>
        <w:t xml:space="preserve">. Cross-pollination of domestic and international drug elements occurs. Throughout each phase, the insurgents have tried to control more of the drug system. At the same time, police and military forces have demanded more from the drug dealers for protection. The drug lords switch back and forth between the coups as it suits their purposes. </w:t>
      </w:r>
      <w:r w:rsidRPr="00DB1CE8">
        <w:rPr>
          <w:rFonts w:eastAsia="Calibri"/>
          <w:b/>
          <w:bCs/>
          <w:u w:val="single"/>
        </w:rPr>
        <w:t>It is this technique of keeping both elements off balance and dependent on the drug trade that the narcos have mastered.</w:t>
      </w:r>
      <w:r w:rsidRPr="00DB1CE8">
        <w:rPr>
          <w:rFonts w:eastAsia="Calibri"/>
          <w:sz w:val="16"/>
        </w:rPr>
        <w:t xml:space="preserve"> They play each against the other as if they were musical instruments. Both are maintained at a safe arm's length, their roles increased and decreased as it suits the drug dealers</w:t>
      </w:r>
      <w:r w:rsidRPr="00DB1CE8">
        <w:rPr>
          <w:rFonts w:eastAsia="Calibri"/>
          <w:sz w:val="16"/>
          <w:highlight w:val="cyan"/>
        </w:rPr>
        <w:t xml:space="preserve">. </w:t>
      </w:r>
      <w:r w:rsidRPr="00DB1CE8">
        <w:rPr>
          <w:rFonts w:eastAsia="Calibri"/>
          <w:b/>
          <w:bCs/>
          <w:highlight w:val="cyan"/>
          <w:u w:val="single"/>
        </w:rPr>
        <w:t xml:space="preserve">If </w:t>
      </w:r>
      <w:r w:rsidRPr="00DB1CE8">
        <w:rPr>
          <w:rFonts w:eastAsia="Calibri"/>
          <w:b/>
          <w:bCs/>
          <w:u w:val="single"/>
        </w:rPr>
        <w:t xml:space="preserve">this situation is </w:t>
      </w:r>
      <w:r w:rsidRPr="00DB1CE8">
        <w:rPr>
          <w:rFonts w:eastAsia="Calibri"/>
          <w:b/>
          <w:bCs/>
          <w:highlight w:val="cyan"/>
          <w:u w:val="single"/>
        </w:rPr>
        <w:t xml:space="preserve">left unchecked </w:t>
      </w:r>
      <w:r w:rsidRPr="00DB1CE8">
        <w:rPr>
          <w:rFonts w:eastAsia="Calibri"/>
          <w:b/>
          <w:bCs/>
          <w:u w:val="single"/>
        </w:rPr>
        <w:t xml:space="preserve">the drug </w:t>
      </w:r>
      <w:r w:rsidRPr="00DB1CE8">
        <w:rPr>
          <w:rFonts w:eastAsia="Calibri"/>
          <w:b/>
          <w:bCs/>
          <w:highlight w:val="cyan"/>
          <w:u w:val="single"/>
        </w:rPr>
        <w:t xml:space="preserve">organizations will succeed </w:t>
      </w:r>
      <w:r w:rsidRPr="00DB1CE8">
        <w:rPr>
          <w:rFonts w:eastAsia="Calibri"/>
          <w:b/>
          <w:bCs/>
          <w:u w:val="single"/>
        </w:rPr>
        <w:t xml:space="preserve">in their attempt </w:t>
      </w:r>
      <w:r w:rsidRPr="00DB1CE8">
        <w:rPr>
          <w:rFonts w:eastAsia="Calibri"/>
          <w:b/>
          <w:bCs/>
          <w:highlight w:val="cyan"/>
          <w:u w:val="single"/>
        </w:rPr>
        <w:t>to dominate the country</w:t>
      </w:r>
      <w:r w:rsidRPr="00DB1CE8">
        <w:rPr>
          <w:rFonts w:eastAsia="Calibri"/>
          <w:b/>
          <w:bCs/>
          <w:u w:val="single"/>
        </w:rPr>
        <w:t>'s</w:t>
      </w:r>
      <w:r w:rsidRPr="00DB1CE8">
        <w:rPr>
          <w:rFonts w:eastAsia="Calibri"/>
          <w:b/>
          <w:bCs/>
          <w:highlight w:val="cyan"/>
          <w:u w:val="single"/>
        </w:rPr>
        <w:t xml:space="preserve"> </w:t>
      </w:r>
      <w:r w:rsidRPr="00DB1CE8">
        <w:rPr>
          <w:rFonts w:eastAsia="Calibri"/>
          <w:b/>
          <w:bCs/>
          <w:u w:val="single"/>
        </w:rPr>
        <w:t>institutions</w:t>
      </w:r>
      <w:r w:rsidRPr="00DB1CE8">
        <w:rPr>
          <w:rFonts w:eastAsia="Calibri"/>
          <w:sz w:val="16"/>
        </w:rPr>
        <w:t xml:space="preserve">. By this late stage the narcos clearly wield more power than the guerrilla apparatus. Although both have </w:t>
      </w:r>
      <w:r w:rsidRPr="00DB1CE8">
        <w:rPr>
          <w:rFonts w:eastAsia="Calibri"/>
          <w:sz w:val="16"/>
        </w:rPr>
        <w:lastRenderedPageBreak/>
        <w:t xml:space="preserve">mastered clandestine operations and the ability to survive in challenging environments; by this point, </w:t>
      </w:r>
      <w:r w:rsidRPr="00DB1CE8">
        <w:rPr>
          <w:rFonts w:eastAsia="Calibri"/>
          <w:b/>
          <w:bCs/>
          <w:u w:val="single"/>
        </w:rPr>
        <w:t>the reach of the drug dealer's money, weapons and infrastructure is much longer than that of the guerrillas</w:t>
      </w:r>
      <w:r w:rsidRPr="00DB1CE8">
        <w:rPr>
          <w:rFonts w:eastAsia="Calibri"/>
          <w:sz w:val="16"/>
        </w:rPr>
        <w:t xml:space="preserve">. In some cases there will even be increased involvement by the drug organizations in promoting guerrilla and government negotiations, mainly because they view continued guerrilla instability as a potential threat to their control. </w:t>
      </w:r>
      <w:r w:rsidRPr="00DB1CE8">
        <w:rPr>
          <w:rFonts w:eastAsia="Calibri"/>
          <w:sz w:val="16"/>
          <w:highlight w:val="cyan"/>
        </w:rPr>
        <w:t>A</w:t>
      </w:r>
      <w:r w:rsidRPr="00DB1CE8">
        <w:rPr>
          <w:rFonts w:eastAsia="Calibri"/>
          <w:b/>
          <w:bCs/>
          <w:highlight w:val="cyan"/>
          <w:u w:val="single"/>
        </w:rPr>
        <w:t xml:space="preserve">s the threatened government wakes up and tries to apply serious pressure, the narco organization responds </w:t>
      </w:r>
      <w:r w:rsidRPr="00DB1CE8">
        <w:rPr>
          <w:rFonts w:eastAsia="Calibri"/>
          <w:b/>
          <w:bCs/>
          <w:u w:val="single"/>
        </w:rPr>
        <w:t xml:space="preserve">violently with brutal </w:t>
      </w:r>
      <w:r w:rsidRPr="00DB1CE8">
        <w:rPr>
          <w:rFonts w:eastAsia="Calibri"/>
          <w:b/>
          <w:bCs/>
          <w:highlight w:val="cyan"/>
          <w:u w:val="single"/>
        </w:rPr>
        <w:t>acts of revenge</w:t>
      </w:r>
      <w:r w:rsidRPr="00DB1CE8">
        <w:rPr>
          <w:rFonts w:eastAsia="Calibri"/>
          <w:b/>
          <w:bCs/>
          <w:u w:val="single"/>
        </w:rPr>
        <w:t>.</w:t>
      </w:r>
      <w:r w:rsidRPr="00DB1CE8">
        <w:rPr>
          <w:rFonts w:eastAsia="Calibri"/>
          <w:sz w:val="16"/>
        </w:rPr>
        <w:t xml:space="preserve"> Some government officials will then plead for compromise; they will propose that the government and drug organizations coexist. If this idea is accepted it will be a sure win for the drug dealers. </w:t>
      </w:r>
      <w:r w:rsidRPr="00DB1CE8">
        <w:rPr>
          <w:rFonts w:eastAsia="Calibri"/>
          <w:b/>
          <w:bCs/>
          <w:u w:val="single"/>
        </w:rPr>
        <w:t>Only if some brave high government official declares all out war can the country and its institutions be saved</w:t>
      </w:r>
      <w:r w:rsidRPr="00DB1CE8">
        <w:rPr>
          <w:rFonts w:eastAsia="Calibri"/>
          <w:sz w:val="16"/>
        </w:rPr>
        <w:t xml:space="preserve">. It is then that the country's moral warriors (civilian, military and police) step out to defy the odds. It is with these individuals that responsibility for success is placed. Recognizing the drug dealer's strategy, and after several successful attacks, a special protection package will have to be developed around these key people. </w:t>
      </w:r>
      <w:r w:rsidRPr="00DB1CE8">
        <w:rPr>
          <w:rFonts w:eastAsia="Calibri"/>
          <w:b/>
          <w:bCs/>
          <w:u w:val="single"/>
        </w:rPr>
        <w:t>The critical need to strengthen the judicial system, which does not work well against normal criminal acts</w:t>
      </w:r>
      <w:r w:rsidRPr="00DB1CE8">
        <w:rPr>
          <w:rFonts w:eastAsia="Calibri"/>
          <w:sz w:val="16"/>
        </w:rPr>
        <w:t xml:space="preserve">, much less those involving drugs, is quickly realized. </w:t>
      </w:r>
      <w:r w:rsidRPr="00DB1CE8">
        <w:rPr>
          <w:rFonts w:eastAsia="Calibri"/>
          <w:b/>
          <w:bCs/>
          <w:u w:val="single"/>
        </w:rPr>
        <w:t>It is at</w:t>
      </w:r>
      <w:r w:rsidRPr="00DB1CE8">
        <w:rPr>
          <w:rFonts w:eastAsia="Calibri"/>
          <w:b/>
          <w:bCs/>
          <w:highlight w:val="cyan"/>
          <w:u w:val="single"/>
        </w:rPr>
        <w:t xml:space="preserve"> this late stage </w:t>
      </w:r>
      <w:r w:rsidRPr="00DB1CE8">
        <w:rPr>
          <w:rFonts w:eastAsia="Calibri"/>
          <w:b/>
          <w:bCs/>
          <w:u w:val="single"/>
        </w:rPr>
        <w:t xml:space="preserve">that the narco-guerrilla war </w:t>
      </w:r>
      <w:r w:rsidRPr="00DB1CE8">
        <w:rPr>
          <w:rFonts w:eastAsia="Calibri"/>
          <w:b/>
          <w:bCs/>
          <w:highlight w:val="cyan"/>
          <w:u w:val="single"/>
        </w:rPr>
        <w:t>has entered its most critical phase, a war of will and sustainment. The first to quit loses.</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 xml:space="preserve">Latin America stability at crossroads now- instability could spark prolif </w:t>
      </w:r>
    </w:p>
    <w:p w:rsidR="00DB1CE8" w:rsidRPr="00DB1CE8" w:rsidRDefault="00DB1CE8" w:rsidP="00DB1CE8">
      <w:pPr>
        <w:rPr>
          <w:rFonts w:eastAsia="Calibri"/>
        </w:rPr>
      </w:pPr>
      <w:r w:rsidRPr="00DB1CE8">
        <w:rPr>
          <w:rFonts w:eastAsia="Calibri"/>
          <w:b/>
          <w:bCs/>
          <w:sz w:val="26"/>
        </w:rPr>
        <w:t>Trinkunas 10</w:t>
      </w:r>
      <w:r w:rsidRPr="00DB1CE8">
        <w:rPr>
          <w:rFonts w:eastAsia="Calibri"/>
        </w:rPr>
        <w:t xml:space="preserve"> (Harold A., Associate Professor and Deputy Director for Academic Affairs, CCMR for the Naval Postgraduate School, “ASSESSING POTENTIAL NUCLEAR</w:t>
      </w:r>
    </w:p>
    <w:p w:rsidR="00DB1CE8" w:rsidRPr="00DB1CE8" w:rsidRDefault="00DB1CE8" w:rsidP="00DB1CE8">
      <w:pPr>
        <w:rPr>
          <w:rFonts w:eastAsia="Calibri"/>
        </w:rPr>
      </w:pPr>
      <w:r w:rsidRPr="00DB1CE8">
        <w:rPr>
          <w:rFonts w:eastAsia="Calibri"/>
        </w:rPr>
        <w:t xml:space="preserve">PROLIFERATION NETWORKS IN LATIN AMERICA: 2006–2016”, July 29, 2010 </w:t>
      </w:r>
      <w:hyperlink r:id="rId38" w:history="1">
        <w:r w:rsidRPr="00DB1CE8">
          <w:rPr>
            <w:rFonts w:eastAsia="Calibri"/>
          </w:rPr>
          <w:t>http://www.tandfonline.com/doi/pdf/10.1080/10736700601071926</w:t>
        </w:r>
      </w:hyperlink>
      <w:r w:rsidRPr="00DB1CE8">
        <w:rPr>
          <w:rFonts w:eastAsia="Calibri"/>
        </w:rPr>
        <w:t>\\CLans)</w:t>
      </w:r>
    </w:p>
    <w:p w:rsidR="00DB1CE8" w:rsidRPr="00DB1CE8" w:rsidRDefault="00DB1CE8" w:rsidP="00DB1CE8">
      <w:pPr>
        <w:rPr>
          <w:rFonts w:eastAsia="Calibri"/>
          <w:b/>
          <w:bCs/>
          <w:u w:val="single"/>
        </w:rPr>
      </w:pPr>
      <w:r w:rsidRPr="00DB1CE8">
        <w:rPr>
          <w:rFonts w:eastAsia="Calibri"/>
          <w:sz w:val="16"/>
        </w:rPr>
        <w:t xml:space="preserve">Currently </w:t>
      </w:r>
      <w:r w:rsidRPr="00DB1CE8">
        <w:rPr>
          <w:rFonts w:eastAsia="Calibri"/>
          <w:b/>
          <w:bCs/>
          <w:u w:val="single"/>
        </w:rPr>
        <w:t>three key actors are relevant in considering future proliferation networks</w:t>
      </w:r>
      <w:r w:rsidRPr="00DB1CE8">
        <w:rPr>
          <w:rFonts w:eastAsia="Calibri"/>
          <w:sz w:val="16"/>
        </w:rPr>
        <w:t xml:space="preserve"> in Latin America: </w:t>
      </w:r>
      <w:r w:rsidRPr="00DB1CE8">
        <w:rPr>
          <w:rFonts w:eastAsia="Calibri"/>
          <w:b/>
          <w:bCs/>
          <w:u w:val="single"/>
        </w:rPr>
        <w:t>Argentina, Brazil, and Venezuela</w:t>
      </w:r>
      <w:r w:rsidRPr="00DB1CE8">
        <w:rPr>
          <w:rFonts w:eastAsia="Calibri"/>
          <w:sz w:val="16"/>
        </w:rPr>
        <w:t xml:space="preserve">. Argentina and Brazil are critical because of their relatively advanced nuclear capabilities. These make them potential participants in a proliferation network, although the probability seems low. </w:t>
      </w:r>
      <w:r w:rsidRPr="00DB1CE8">
        <w:rPr>
          <w:rFonts w:eastAsia="Calibri"/>
          <w:b/>
          <w:bCs/>
          <w:highlight w:val="cyan"/>
          <w:u w:val="single"/>
        </w:rPr>
        <w:t>Venezuela</w:t>
      </w:r>
      <w:r w:rsidRPr="00DB1CE8">
        <w:rPr>
          <w:rFonts w:eastAsia="Calibri"/>
          <w:b/>
          <w:bCs/>
          <w:u w:val="single"/>
        </w:rPr>
        <w:t xml:space="preserve"> lacks any capability but has declared the intention to acquire a civilian nuclear power program. Its leadership also has repeatedly </w:t>
      </w:r>
      <w:r w:rsidRPr="00DB1CE8">
        <w:rPr>
          <w:rFonts w:eastAsia="Calibri"/>
          <w:b/>
          <w:bCs/>
          <w:highlight w:val="cyan"/>
          <w:u w:val="single"/>
        </w:rPr>
        <w:t>stated that it considers the U</w:t>
      </w:r>
      <w:r w:rsidRPr="00DB1CE8">
        <w:rPr>
          <w:rFonts w:eastAsia="Calibri"/>
          <w:sz w:val="16"/>
        </w:rPr>
        <w:t xml:space="preserve">nited </w:t>
      </w:r>
      <w:r w:rsidRPr="00DB1CE8">
        <w:rPr>
          <w:rFonts w:eastAsia="Calibri"/>
          <w:b/>
          <w:bCs/>
          <w:highlight w:val="cyan"/>
          <w:u w:val="single"/>
        </w:rPr>
        <w:t>S</w:t>
      </w:r>
      <w:r w:rsidRPr="00DB1CE8">
        <w:rPr>
          <w:rFonts w:eastAsia="Calibri"/>
          <w:sz w:val="16"/>
          <w:highlight w:val="cyan"/>
        </w:rPr>
        <w:t>t</w:t>
      </w:r>
      <w:r w:rsidRPr="00DB1CE8">
        <w:rPr>
          <w:rFonts w:eastAsia="Calibri"/>
          <w:sz w:val="16"/>
        </w:rPr>
        <w:t xml:space="preserve">ates </w:t>
      </w:r>
      <w:r w:rsidRPr="00DB1CE8">
        <w:rPr>
          <w:rFonts w:eastAsia="Calibri"/>
          <w:b/>
          <w:bCs/>
          <w:highlight w:val="cyan"/>
          <w:u w:val="single"/>
        </w:rPr>
        <w:t>the principal external threat to the security of the Bolivarian revolution</w:t>
      </w:r>
      <w:r w:rsidRPr="00DB1CE8">
        <w:rPr>
          <w:rFonts w:eastAsia="Calibri"/>
          <w:b/>
          <w:bCs/>
          <w:u w:val="single"/>
        </w:rPr>
        <w:t>,</w:t>
      </w:r>
      <w:r w:rsidRPr="00DB1CE8">
        <w:rPr>
          <w:rFonts w:eastAsia="Calibri"/>
          <w:sz w:val="16"/>
        </w:rPr>
        <w:t xml:space="preserve"> which has led some outside observers to raise the possibility that Venezuela may be interested in more than civilian nuclear power. For the foreseeable future, Argentina and Brazil are committed to the peaceful use of nuclear technology within the region, and they are unlikely to resume efforts to acquire nuclear weapons without some revolutionary change in the international system that would lead them to perceive an existential threat to the state. The initial rationale for abandoning the pursuit of nuclear weapons in Argentina and Brazil, the safeguarding of democracy, is fading as their regimes have consolidated. However</w:t>
      </w:r>
      <w:r w:rsidRPr="00DB1CE8">
        <w:rPr>
          <w:rFonts w:eastAsia="Calibri"/>
          <w:b/>
          <w:bCs/>
          <w:u w:val="single"/>
        </w:rPr>
        <w:t xml:space="preserve">, the developing security community in the Southern Cone, </w:t>
      </w:r>
      <w:r w:rsidRPr="00DB1CE8">
        <w:rPr>
          <w:rFonts w:eastAsia="Calibri"/>
          <w:b/>
          <w:bCs/>
          <w:highlight w:val="cyan"/>
          <w:u w:val="single"/>
        </w:rPr>
        <w:t>the resolution of all territorial disputes</w:t>
      </w:r>
      <w:r w:rsidRPr="00DB1CE8">
        <w:rPr>
          <w:rFonts w:eastAsia="Calibri"/>
          <w:b/>
          <w:bCs/>
          <w:u w:val="single"/>
        </w:rPr>
        <w:t xml:space="preserve"> between the major regional powers</w:t>
      </w:r>
      <w:r w:rsidRPr="00DB1CE8">
        <w:rPr>
          <w:rFonts w:eastAsia="Calibri"/>
          <w:sz w:val="16"/>
        </w:rPr>
        <w:t xml:space="preserve"> (Argentina, Brazil, Chile), </w:t>
      </w:r>
      <w:r w:rsidRPr="00DB1CE8">
        <w:rPr>
          <w:rFonts w:eastAsia="Calibri"/>
          <w:b/>
          <w:bCs/>
          <w:highlight w:val="cyan"/>
          <w:u w:val="single"/>
        </w:rPr>
        <w:t>and ongoing mutual confidence-building measures</w:t>
      </w:r>
      <w:r w:rsidRPr="00DB1CE8">
        <w:rPr>
          <w:rFonts w:eastAsia="Calibri"/>
          <w:b/>
          <w:bCs/>
          <w:u w:val="single"/>
        </w:rPr>
        <w:t xml:space="preserve"> mean that any territorial defense or deterrence rationales </w:t>
      </w:r>
      <w:r w:rsidRPr="00DB1CE8">
        <w:rPr>
          <w:rFonts w:eastAsia="Calibri"/>
          <w:b/>
          <w:bCs/>
          <w:highlight w:val="cyan"/>
          <w:u w:val="single"/>
        </w:rPr>
        <w:t>for nuclear weapons acquisition have faded as well</w:t>
      </w:r>
      <w:r w:rsidRPr="00DB1CE8">
        <w:rPr>
          <w:rFonts w:eastAsia="Calibri"/>
          <w:sz w:val="16"/>
        </w:rPr>
        <w:t xml:space="preserve">. However, this does not mean that they will not expand their own domestic civilian programs or export their nuclear know-how to other states, particularly those seeking nuclear power programs. In both countries, left-center governments with strong nationalist credentials have sought to rekindle their civilian nuclear programs. </w:t>
      </w:r>
      <w:r w:rsidRPr="00DB1CE8">
        <w:rPr>
          <w:rFonts w:eastAsia="Calibri"/>
          <w:b/>
          <w:bCs/>
          <w:highlight w:val="cyan"/>
          <w:u w:val="single"/>
        </w:rPr>
        <w:t>President da Silva of Brazil has spoken of greatly expanding his country’s use of nuclear power</w:t>
      </w:r>
      <w:r w:rsidRPr="00DB1CE8">
        <w:rPr>
          <w:rFonts w:eastAsia="Calibri"/>
          <w:b/>
          <w:bCs/>
          <w:u w:val="single"/>
        </w:rPr>
        <w:t>, including building numerous new reactors</w:t>
      </w:r>
      <w:r w:rsidRPr="00DB1CE8">
        <w:rPr>
          <w:rFonts w:eastAsia="Calibri"/>
          <w:sz w:val="16"/>
        </w:rPr>
        <w:t xml:space="preserve">.14 Brazil’s ongoing struggle with the IAEA over the inspection of its enrichment facilities, which Brazil has blocked, arguing that it is protecting industrial secrets, has raised eyebrows as well.15 Argentina has exported nuclear technology four times in its history, and given that it could earn more than 09 July 2013 $500 million from a new sale, the incentive to do so again is clear. In both cases, rising energy costs have been used to justify the expansion of civilian nuclear power programs. Another important consideration is </w:t>
      </w:r>
      <w:r w:rsidRPr="00DB1CE8">
        <w:rPr>
          <w:rFonts w:eastAsia="Calibri"/>
          <w:b/>
          <w:bCs/>
          <w:u w:val="single"/>
        </w:rPr>
        <w:t>that for these strongly nationalist governments, nuclear power is a symbol of modernity, technological autonomy, and sovereignty</w:t>
      </w:r>
      <w:r w:rsidRPr="00DB1CE8">
        <w:rPr>
          <w:rFonts w:eastAsia="Calibri"/>
          <w:sz w:val="16"/>
        </w:rPr>
        <w:t>. However, this has to be balanced against the reality that the Argentine and Brazilian nuclear programs are plagued with cost overruns and delays. In the Argentine case in particular, repeated economic crises during the 1990s and 2000s have led to a seriously under-resourced nuclear program.16 Assessing Venezuela as a proliferation risk is more difficult because the only evidence is its leader’s November 2005 declaration of a desire to develop a nuclear power program. However</w:t>
      </w:r>
      <w:r w:rsidRPr="00DB1CE8">
        <w:rPr>
          <w:rFonts w:eastAsia="Calibri"/>
          <w:b/>
          <w:bCs/>
          <w:u w:val="single"/>
        </w:rPr>
        <w:t>, President Cha´vez’s record of achieving his declared intentions is strong, which is why one must take the announcement seriously.</w:t>
      </w:r>
      <w:r w:rsidRPr="00DB1CE8">
        <w:rPr>
          <w:rFonts w:eastAsia="Calibri"/>
          <w:sz w:val="16"/>
        </w:rPr>
        <w:t xml:space="preserve"> Venezuela’s recent accession to MERCOSUR is only the most recent example of a long-held goal that seemed farfetched when he first took office in 1999. In fact, Venezuela began discussions with its MERCOSUR partners, Argentina and Brazil, about acquiring nuclear power reactors.17 Perhaps paving the way for its own future activities, Venezuela has taken positions on proliferation issues that run directly against the mainstream of international public opinion, supporting both Iran’s right to pursue nuclear technology without constraints and North Korea’s July 2006 large-scale missile tests.18 </w:t>
      </w:r>
      <w:r w:rsidRPr="00DB1CE8">
        <w:rPr>
          <w:rFonts w:eastAsia="Calibri"/>
          <w:b/>
          <w:bCs/>
          <w:highlight w:val="cyan"/>
          <w:u w:val="single"/>
        </w:rPr>
        <w:t>Venezuela also has pursued a highly publicized rapprochement with Iran, a potential nuclear supplier</w:t>
      </w:r>
      <w:r w:rsidRPr="00DB1CE8">
        <w:rPr>
          <w:rFonts w:eastAsia="Calibri"/>
          <w:sz w:val="16"/>
        </w:rPr>
        <w:t xml:space="preserve">. 19 Venezuela’s stated concern of a U.S. invasion has led it to officially orient its armed forces toward asymmetric defense of the state. </w:t>
      </w:r>
      <w:r w:rsidRPr="00DB1CE8">
        <w:rPr>
          <w:rFonts w:eastAsia="Calibri"/>
          <w:b/>
          <w:bCs/>
          <w:u w:val="single"/>
        </w:rPr>
        <w:t xml:space="preserve">This has translated into changes in doctrine and </w:t>
      </w:r>
      <w:r w:rsidRPr="00DB1CE8">
        <w:rPr>
          <w:rFonts w:eastAsia="Calibri"/>
          <w:b/>
          <w:bCs/>
          <w:u w:val="single"/>
        </w:rPr>
        <w:lastRenderedPageBreak/>
        <w:t>educational programs and the creation of a militia</w:t>
      </w:r>
      <w:r w:rsidRPr="00DB1CE8">
        <w:rPr>
          <w:rFonts w:eastAsia="Calibri"/>
          <w:sz w:val="16"/>
        </w:rPr>
        <w:t xml:space="preserve">, although few changes within the organization of the armed forces are evident.20 </w:t>
      </w:r>
      <w:r w:rsidRPr="00DB1CE8">
        <w:rPr>
          <w:rFonts w:eastAsia="Calibri"/>
          <w:b/>
          <w:bCs/>
          <w:u w:val="single"/>
        </w:rPr>
        <w:t>Certainly, nuclear forces would be the ultimate deterrent against outside intervention.</w:t>
      </w:r>
      <w:r w:rsidRPr="00DB1CE8">
        <w:rPr>
          <w:rFonts w:eastAsia="Calibri"/>
          <w:sz w:val="16"/>
        </w:rPr>
        <w:t xml:space="preserve"> Taken together, these factors have led some outside observers to claim that Venezuela is a potential nuclear proliferation risk, but if we evaluate the domestic and international political context, it seems unlikely that this will happen. At the international level, Argentina and Brazil have reacted very cautiously to the Venezuelan nuclear proposal. On the one hand, they would like the business for economic reasons, but on the other they are concerned about Cha´vez’s ambitions. Venezuela’s fervent support for Bolivia’s nationalization of natural gas assets owned by Brazil and Argentina has demonstrated that the interests of these countries do not always run in concert. As members of the NPT and the Nuclear Suppliers Group (NSG), Argentina and Brazil are likely to insist on strong international safeguards on any nuclear technology sold to Caracas.21 However, </w:t>
      </w:r>
      <w:r w:rsidRPr="00DB1CE8">
        <w:rPr>
          <w:rFonts w:eastAsia="Calibri"/>
          <w:sz w:val="16"/>
          <w:highlight w:val="cyan"/>
        </w:rPr>
        <w:t>n</w:t>
      </w:r>
      <w:r w:rsidRPr="00DB1CE8">
        <w:rPr>
          <w:rFonts w:eastAsia="Calibri"/>
          <w:b/>
          <w:bCs/>
          <w:highlight w:val="cyan"/>
          <w:u w:val="single"/>
        </w:rPr>
        <w:t>either the Kirchner nor da Silva administrations are likely to oppose Venezuela’s nuclear ambitions</w:t>
      </w:r>
      <w:r w:rsidRPr="00DB1CE8">
        <w:rPr>
          <w:rFonts w:eastAsia="Calibri"/>
          <w:b/>
          <w:bCs/>
          <w:u w:val="single"/>
        </w:rPr>
        <w:t xml:space="preserve"> publicly, both because they are vulnerable domestically on their left flank, where Hugo Cha´vez has numerous sympathizers, </w:t>
      </w:r>
      <w:r w:rsidRPr="00DB1CE8">
        <w:rPr>
          <w:rFonts w:eastAsia="Calibri"/>
          <w:b/>
          <w:bCs/>
          <w:highlight w:val="cyan"/>
          <w:u w:val="single"/>
        </w:rPr>
        <w:t>and because internationally they still have common economic interests with Venezuela</w:t>
      </w:r>
      <w:r w:rsidRPr="00DB1CE8">
        <w:rPr>
          <w:rFonts w:eastAsia="Calibri"/>
          <w:b/>
          <w:bCs/>
          <w:u w:val="single"/>
        </w:rPr>
        <w:t xml:space="preserve"> that make them vulnerable to political retaliation from Cha´vez.</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Prolif escalates and causes nuclear war</w:t>
      </w:r>
    </w:p>
    <w:p w:rsidR="00DB1CE8" w:rsidRPr="00DB1CE8" w:rsidRDefault="00DB1CE8" w:rsidP="00DB1CE8">
      <w:pPr>
        <w:rPr>
          <w:rFonts w:eastAsia="Calibri"/>
        </w:rPr>
      </w:pPr>
      <w:r w:rsidRPr="00DB1CE8">
        <w:rPr>
          <w:rFonts w:eastAsia="Calibri"/>
          <w:b/>
          <w:bCs/>
          <w:sz w:val="26"/>
        </w:rPr>
        <w:t>Kroenig 9</w:t>
      </w:r>
      <w:r w:rsidRPr="00DB1CE8">
        <w:rPr>
          <w:rFonts w:eastAsia="Calibri"/>
        </w:rPr>
        <w:t xml:space="preserve"> (Matthew, Assistant Professor of Government at Georgetown University, was on the Council on Foreign Relations International Affairs Fellow in the Department of Defense, former strategist in the Office of the Secretary of Defense, was awarded the Secretary of Defense’s Award for Outstanding Achievement, Term Member of the Council on Foreign Relations and Co-Chair of the Council’s Term Member Advisory Committee, has had fellowships from the Council on Foreign Relations, the National Science Foundation, the Belfer Center for Science and International Security and Cooperation at Stanford University, and the Institute on Global Conflict and Cooperation at the University of California, “Beyond Optimism and Pessimism: The Differential Effects of Nuclear Proliferation”, November 2009, http://belfercenter.ksg.harvard.edu/files/Beyond-Optimism-and-Pessimism.pdf\\CLans)</w:t>
      </w:r>
    </w:p>
    <w:p w:rsidR="00DB1CE8" w:rsidRPr="00DB1CE8" w:rsidRDefault="00DB1CE8" w:rsidP="00DB1CE8">
      <w:pPr>
        <w:rPr>
          <w:rFonts w:eastAsia="Calibri"/>
          <w:b/>
          <w:bCs/>
          <w:u w:val="single"/>
        </w:rPr>
      </w:pPr>
      <w:r w:rsidRPr="00DB1CE8">
        <w:rPr>
          <w:rFonts w:eastAsia="Calibri"/>
          <w:color w:val="000000"/>
          <w:sz w:val="16"/>
        </w:rPr>
        <w:t xml:space="preserve">Triggers Regional Instability </w:t>
      </w:r>
      <w:r w:rsidRPr="00DB1CE8">
        <w:rPr>
          <w:rFonts w:eastAsia="Calibri"/>
          <w:b/>
          <w:bCs/>
          <w:highlight w:val="cyan"/>
          <w:u w:val="single"/>
        </w:rPr>
        <w:t>Nuclear proliferation can embolden new nuclear states, triggering regional instability that could potentially</w:t>
      </w:r>
      <w:r w:rsidRPr="00DB1CE8">
        <w:rPr>
          <w:rFonts w:eastAsia="Calibri"/>
          <w:b/>
          <w:bCs/>
          <w:u w:val="single"/>
        </w:rPr>
        <w:t xml:space="preserve"> threaten the interests of power-projecting states and even </w:t>
      </w:r>
      <w:r w:rsidRPr="00DB1CE8">
        <w:rPr>
          <w:rFonts w:eastAsia="Calibri"/>
          <w:b/>
          <w:bCs/>
          <w:highlight w:val="cyan"/>
          <w:u w:val="single"/>
        </w:rPr>
        <w:t>entrap them in regional disputes</w:t>
      </w:r>
      <w:r w:rsidRPr="00DB1CE8">
        <w:rPr>
          <w:rFonts w:eastAsia="Calibri"/>
          <w:b/>
          <w:bCs/>
          <w:u w:val="single"/>
        </w:rPr>
        <w:t>.</w:t>
      </w:r>
      <w:r w:rsidRPr="00DB1CE8">
        <w:rPr>
          <w:rFonts w:eastAsia="Calibri"/>
          <w:color w:val="000000"/>
          <w:sz w:val="16"/>
        </w:rPr>
        <w:t xml:space="preserve"> New nuclear weapon </w:t>
      </w:r>
      <w:r w:rsidRPr="00DB1CE8">
        <w:rPr>
          <w:rFonts w:eastAsia="Calibri"/>
          <w:b/>
          <w:bCs/>
          <w:u w:val="single"/>
        </w:rPr>
        <w:t>states may be more aggressive and this newfound assertiveness can result in regional instability</w:t>
      </w:r>
      <w:r w:rsidRPr="00DB1CE8">
        <w:rPr>
          <w:rFonts w:eastAsia="Calibri"/>
          <w:color w:val="000000"/>
          <w:sz w:val="16"/>
        </w:rPr>
        <w:t xml:space="preserve">. I define regional instability as a heightened frequency (but not necessarily the intensity) of militarized interstate disputes among states in a given geographical region. The threat that regional instability poses to power-projecting states is different from the concern about international instability expressed by the proliferation pessimists. Pessimists assume that </w:t>
      </w:r>
      <w:r w:rsidRPr="00DB1CE8">
        <w:rPr>
          <w:rFonts w:eastAsia="Calibri"/>
          <w:sz w:val="16"/>
        </w:rPr>
        <w:t>i</w:t>
      </w:r>
      <w:r w:rsidRPr="00DB1CE8">
        <w:rPr>
          <w:rFonts w:eastAsia="Calibri"/>
          <w:color w:val="000000"/>
          <w:sz w:val="16"/>
        </w:rPr>
        <w:t xml:space="preserve">nternational instability is bad in and of itself — and they may be right. But, power-projecting states have a different concern. They worry that </w:t>
      </w:r>
      <w:r w:rsidRPr="00DB1CE8">
        <w:rPr>
          <w:rFonts w:eastAsia="Calibri"/>
          <w:b/>
          <w:bCs/>
          <w:u w:val="single"/>
        </w:rPr>
        <w:t>nuclear proliferation will set off regional instability and that, because they have the ability to project power over the new nuclear weapon state, they will be compelled to intervene in a costly conflict.</w:t>
      </w:r>
      <w:r w:rsidRPr="00DB1CE8">
        <w:rPr>
          <w:rFonts w:eastAsia="Calibri"/>
          <w:color w:val="000000"/>
          <w:sz w:val="16"/>
        </w:rPr>
        <w:t xml:space="preserve"> </w:t>
      </w:r>
      <w:r w:rsidRPr="00DB1CE8">
        <w:rPr>
          <w:rFonts w:eastAsia="Calibri"/>
          <w:b/>
          <w:bCs/>
          <w:highlight w:val="cyan"/>
          <w:u w:val="single"/>
        </w:rPr>
        <w:t>Power-projecting states could feel the need to act as a mediator between nuclear-armed disputants</w:t>
      </w:r>
      <w:r w:rsidRPr="00DB1CE8">
        <w:rPr>
          <w:rFonts w:eastAsia="Calibri"/>
          <w:b/>
          <w:bCs/>
          <w:u w:val="single"/>
        </w:rPr>
        <w:t>,</w:t>
      </w:r>
      <w:r w:rsidRPr="00DB1CE8">
        <w:rPr>
          <w:rFonts w:eastAsia="Calibri"/>
          <w:color w:val="000000"/>
          <w:sz w:val="16"/>
        </w:rPr>
        <w:t xml:space="preserve"> provide conventional military assistance to one of the parties in the dispute, or because they have the ability to put boots on the ground in the new nuclear state, </w:t>
      </w:r>
      <w:r w:rsidRPr="00DB1CE8">
        <w:rPr>
          <w:rFonts w:eastAsia="Calibri"/>
          <w:b/>
          <w:bCs/>
          <w:highlight w:val="cyan"/>
          <w:u w:val="single"/>
        </w:rPr>
        <w:t>potentially be drawn into the fighting themselves</w:t>
      </w:r>
      <w:r w:rsidRPr="00DB1CE8">
        <w:rPr>
          <w:rFonts w:eastAsia="Calibri"/>
          <w:color w:val="000000"/>
          <w:sz w:val="16"/>
          <w:highlight w:val="cyan"/>
        </w:rPr>
        <w:t>.</w:t>
      </w:r>
      <w:r w:rsidRPr="00DB1CE8">
        <w:rPr>
          <w:rFonts w:eastAsia="Calibri"/>
          <w:color w:val="000000"/>
          <w:sz w:val="16"/>
        </w:rPr>
        <w:t xml:space="preserve"> There is direct evidence that nuclear weapons can contribute to regional instability. Robert Rauchhaus has demonstrated that </w:t>
      </w:r>
      <w:r w:rsidRPr="00DB1CE8">
        <w:rPr>
          <w:rFonts w:eastAsia="Calibri"/>
          <w:b/>
          <w:bCs/>
          <w:u w:val="single"/>
        </w:rPr>
        <w:t>nuclear weapon states are more likely to engage in conflict than nonnuclear weapon states</w:t>
      </w:r>
      <w:r w:rsidRPr="00DB1CE8">
        <w:rPr>
          <w:rFonts w:eastAsia="Calibri"/>
          <w:color w:val="000000"/>
          <w:sz w:val="16"/>
        </w:rPr>
        <w:t xml:space="preserve">. Michael I lorowit2 extends this analysis to show that aggressiveness is most pronounced in new nuclear states that have less experience with nuclear diplomacy.4’ These related findings are not due to the fact that dispute-prone states are more likely to acquire nuclear weapons; the scholars carefully control for a state’s selection into nuclear status. Rather, the findings demonstrate that </w:t>
      </w:r>
      <w:r w:rsidRPr="00DB1CE8">
        <w:rPr>
          <w:rFonts w:eastAsia="Calibri"/>
          <w:b/>
          <w:bCs/>
          <w:u w:val="single"/>
        </w:rPr>
        <w:t xml:space="preserve">nuclear weapons increase the frequency with which their possessors participate in militarized disputes. </w:t>
      </w:r>
      <w:r w:rsidRPr="00DB1CE8">
        <w:rPr>
          <w:rFonts w:eastAsia="Calibri"/>
          <w:b/>
          <w:bCs/>
          <w:highlight w:val="cyan"/>
          <w:u w:val="single"/>
        </w:rPr>
        <w:t>Qualitative studies have also provided supporting evidence of nuclear weapons’ potentially destabilizing effects</w:t>
      </w:r>
      <w:r w:rsidRPr="00DB1CE8">
        <w:rPr>
          <w:rFonts w:eastAsia="Calibri"/>
          <w:color w:val="000000"/>
          <w:sz w:val="16"/>
        </w:rPr>
        <w:t>. Research on internal decision-making in Pakistan reveals that Pakistani foreign policvmakers may have been emboldened by the acquisition of nuclear weapons, encouraging them to initiate militarized disputes against India</w:t>
      </w:r>
      <w:r w:rsidRPr="00DB1CE8">
        <w:rPr>
          <w:rFonts w:eastAsia="Calibri"/>
          <w:b/>
          <w:bCs/>
          <w:u w:val="single"/>
        </w:rPr>
        <w:t>. Proliferation optimists counter that nuclear proliferation should increase regional stability, but the most recent empirical investigations undermine the stronger versions of the optimism argument</w:t>
      </w:r>
      <w:r w:rsidRPr="00DB1CE8">
        <w:rPr>
          <w:rFonts w:eastAsia="Calibri"/>
          <w:color w:val="000000"/>
          <w:sz w:val="16"/>
        </w:rPr>
        <w:t>.3’ While nuclear-armed states may be less likely to experience full-scale war providing some support for the optimist position, the preponderance of evidence suggests that nuclear-armed states are more likely ro engage in other types of militarized disputes.’ This is true whether only one state or all of the contentious actors in a region possess nuclear weapons. Furthermore, for the sake of argument, even if nuclear proliferation does have stabilizing effects as optimists argue</w:t>
      </w:r>
      <w:r w:rsidRPr="00DB1CE8">
        <w:rPr>
          <w:rFonts w:eastAsia="Calibri"/>
          <w:b/>
          <w:bCs/>
          <w:u w:val="single"/>
        </w:rPr>
        <w:t>, as long as regional conflict among nuclear-armed states is possible,</w:t>
      </w:r>
      <w:r w:rsidRPr="00DB1CE8">
        <w:rPr>
          <w:rFonts w:eastAsia="Calibri"/>
          <w:color w:val="000000"/>
          <w:sz w:val="16"/>
        </w:rPr>
        <w:t xml:space="preserve"> the basic argument presented here still holds. This is because </w:t>
      </w:r>
      <w:r w:rsidRPr="00DB1CE8">
        <w:rPr>
          <w:rFonts w:eastAsia="Calibri"/>
          <w:b/>
          <w:bCs/>
          <w:u w:val="single"/>
        </w:rPr>
        <w:t>power-projecting states may still feel compelled to intervene in the conflicts that do occur.</w:t>
      </w:r>
      <w:r w:rsidRPr="00DB1CE8">
        <w:rPr>
          <w:rFonts w:eastAsia="Calibri"/>
          <w:color w:val="000000"/>
          <w:sz w:val="16"/>
        </w:rPr>
        <w:t xml:space="preserve"> These are conflicts that they perhaps could have avoided had nuclear weapons been absent. </w:t>
      </w:r>
      <w:r w:rsidRPr="00DB1CE8">
        <w:rPr>
          <w:rFonts w:eastAsia="Calibri"/>
          <w:color w:val="000000"/>
          <w:sz w:val="8"/>
          <w:szCs w:val="8"/>
        </w:rPr>
        <w:t xml:space="preserve">There is direct evidence that regional conflicts involving nuclear powers can encourage power-projecting states to become involved in nuclear disputes. Secretary of State Henry Kissinger was reluctant to aid Israel in the 1973 Yom Kippur War until Israeli Prime Minister Golda Meir threatened that, without U.S. assistance, she might be forced to use nuclear weapons against the Arab armies. In response, Kissinger reversed his decision and provided emergency aid to the Israeli Defense Forces. The Soviet Union </w:t>
      </w:r>
      <w:r w:rsidRPr="00DB1CE8">
        <w:rPr>
          <w:rFonts w:eastAsia="Calibri"/>
          <w:color w:val="000000"/>
          <w:sz w:val="8"/>
          <w:szCs w:val="8"/>
        </w:rPr>
        <w:lastRenderedPageBreak/>
        <w:t>also considered a military intervention to help its Arab proxies in the Kippur War, causing the United States to go on nuclear alert, and leading leaders in both Moscow and Washington to consider the very real possibility that a conflict involving a regional nuclear power could spiral into a superpower war. Similarly, in 1999 and 2(X)2, the United States became caught in diplomatic initiatives to prevent nuclear war in crises between the nuclear- armed countries of India and Pakistan.</w:t>
      </w:r>
      <w:r w:rsidRPr="00DB1CE8">
        <w:rPr>
          <w:rFonts w:eastAsia="Calibri"/>
          <w:color w:val="000000"/>
          <w:sz w:val="16"/>
        </w:rPr>
        <w:t xml:space="preserve"> Indeed, </w:t>
      </w:r>
      <w:r w:rsidRPr="00DB1CE8">
        <w:rPr>
          <w:rFonts w:eastAsia="Calibri"/>
          <w:b/>
          <w:bCs/>
          <w:highlight w:val="cyan"/>
          <w:u w:val="single"/>
        </w:rPr>
        <w:t>the expectation that powerful states will intervene in</w:t>
      </w:r>
      <w:r w:rsidRPr="00DB1CE8">
        <w:rPr>
          <w:rFonts w:eastAsia="Calibri"/>
          <w:b/>
          <w:bCs/>
          <w:u w:val="single"/>
        </w:rPr>
        <w:t xml:space="preserve"> conflicts </w:t>
      </w:r>
      <w:r w:rsidRPr="00DB1CE8">
        <w:rPr>
          <w:rFonts w:eastAsia="Calibri"/>
          <w:b/>
          <w:bCs/>
          <w:highlight w:val="cyan"/>
          <w:u w:val="single"/>
        </w:rPr>
        <w:t>involving a nuclear-armed</w:t>
      </w:r>
      <w:r w:rsidRPr="00DB1CE8">
        <w:rPr>
          <w:rFonts w:eastAsia="Calibri"/>
          <w:b/>
          <w:bCs/>
          <w:u w:val="single"/>
        </w:rPr>
        <w:t xml:space="preserve"> state is so firmly ingrained in the strategic </w:t>
      </w:r>
      <w:r w:rsidRPr="00DB1CE8">
        <w:rPr>
          <w:rFonts w:eastAsia="Calibri"/>
          <w:b/>
          <w:bCs/>
          <w:highlight w:val="cyan"/>
          <w:u w:val="single"/>
        </w:rPr>
        <w:t>thinking of national leaders that small nuclear powers actually incorporate it into their strategic doctrines</w:t>
      </w:r>
      <w:r w:rsidRPr="00DB1CE8">
        <w:rPr>
          <w:rFonts w:eastAsia="Calibri"/>
          <w:color w:val="000000"/>
          <w:sz w:val="16"/>
        </w:rPr>
        <w:t xml:space="preserve">. </w:t>
      </w:r>
      <w:r w:rsidRPr="00DB1CE8">
        <w:rPr>
          <w:rFonts w:eastAsia="Calibri"/>
          <w:color w:val="000000"/>
          <w:sz w:val="8"/>
          <w:szCs w:val="8"/>
        </w:rPr>
        <w:t>South Africa’s nuclear doctrine envisioned, in the event of an imminent security threat, the detonation of a nuclear weapon, not against the threatening party, but over the Atlantic Ocean in an attempt to jolt the United States into intervening on South Africa’s behalf.’ Israel’s nuclear doctrine was also constructed along similar lines. While the Israelis are notoriously silent about the existence and purpose of their nuclear arsenal, Francis Perrin, a French official who assisted in the development of Israel’s nuclear program in the 1950s and I 960s, explained that Israel’s arsenal was originally aimed “against the Americans, not to launch against America., but to say ‘If you don’t want to help us in a critical situation, we will require you to help us. Otherwise, we will use our nuclear bombs.” Similarly, Pakistan’s surprise raid on Indian-controlled Kargil in 1999 was motivated partly by the expectation that Pakistan would be able to retain any territory it was able to seize quickly, because Pakistani officials calculated that the United States would never allow an extended conflict in nuclear South Asia</w:t>
      </w:r>
      <w:r w:rsidRPr="00DB1CE8">
        <w:rPr>
          <w:rFonts w:eastAsia="Calibri"/>
          <w:color w:val="000000"/>
          <w:sz w:val="16"/>
        </w:rPr>
        <w:t>. For these reasons</w:t>
      </w:r>
      <w:r w:rsidRPr="00DB1CE8">
        <w:rPr>
          <w:rFonts w:eastAsia="Calibri"/>
          <w:b/>
          <w:bCs/>
          <w:u w:val="single"/>
        </w:rPr>
        <w:t>, power-projecting States worry about the effect of nuclear proliferation on regional stability.</w:t>
      </w:r>
      <w:r w:rsidRPr="00DB1CE8">
        <w:rPr>
          <w:rFonts w:eastAsia="Calibri"/>
          <w:color w:val="000000"/>
          <w:sz w:val="16"/>
        </w:rPr>
        <w:t xml:space="preserve"> </w:t>
      </w:r>
      <w:r w:rsidRPr="00DB1CE8">
        <w:rPr>
          <w:rFonts w:eastAsia="Calibri"/>
          <w:color w:val="000000"/>
          <w:sz w:val="8"/>
          <w:szCs w:val="8"/>
        </w:rPr>
        <w:t>U.S. officials feared that nuclear proliferation in Israel could embolden Israel against its Arab enemies, or entice Arab states to launch a preventive military strike on Israel’s nuclear arsenal. In a 1963 NIE on Israel’s nascent nuclear program, the consensus view of the IT.S. intelligence community was that if Israel acquired nuclear weapons, “Israel’s policy coward its neighbors would become more rather than less tough.. .it would seek to exploit the psychological advantage of its nuclear capability to intimidate the Arabs.” President Kennedy concurred. In a letter to Israeli Prime Minister David Ben-Gurion, Kennedy wrote that Israel should abandon its nuclear program because Israel’s “development of such (nuclear) weapons would dangerously threaten the stability of the area.” Similarly, in the case of China’s nuclear program, U.S. officials believed that a nuclear-armed China would “be more willing to take risks in military probing operations because of an overoptimistic assessment of its psychological advantage.” More recently, U.S. officials have continued to fear the effect of nuclear proliferation on regional stability. In a 1986 Top Secret CIA Assessment, U.S. intelligence analysts predicted that a nuclear North Korea would have “a free band to conduct paramilitary operations without provoking a response.”</w:t>
      </w:r>
      <w:r w:rsidRPr="00DB1CE8">
        <w:rPr>
          <w:rFonts w:eastAsia="Calibri"/>
          <w:color w:val="000000"/>
          <w:sz w:val="16"/>
        </w:rPr>
        <w:t xml:space="preserve"> Similarly, a U.S. expert testified before Congress in 2006 that “</w:t>
      </w:r>
      <w:r w:rsidRPr="00DB1CE8">
        <w:rPr>
          <w:rFonts w:eastAsia="Calibri"/>
          <w:b/>
          <w:bCs/>
          <w:u w:val="single"/>
        </w:rPr>
        <w:t>A nuclear arsenal in the hands of Iran’s current theocratic regime will be a source of both regional and global instability.” U.S. officials assessed that regional instability set off by nuclear proliferation could compel them to intervene directly in regional conflicts</w:t>
      </w:r>
      <w:r w:rsidRPr="00DB1CE8">
        <w:rPr>
          <w:rFonts w:eastAsia="Calibri"/>
          <w:color w:val="000000"/>
          <w:sz w:val="16"/>
        </w:rPr>
        <w:t xml:space="preserve">. In the early I 960s, U.S. officials speculated that Israel could potentially leverage its nuclear arsenal to compel the United States to intervene on its behalf in Middle Eastern crises.’4 Similarly, in 1965, Henry Rowen, an official in the Department of Defense, assessed that if India acquired nuclear weapons, it could lead to a conflict in South Asia “with a fair chance of spreading and involving the United States.”4 Ar the time of writing, U.S. defense strategists are planning for the possibility that </w:t>
      </w:r>
      <w:r w:rsidRPr="00DB1CE8">
        <w:rPr>
          <w:rFonts w:eastAsia="Calibri"/>
          <w:b/>
          <w:bCs/>
          <w:highlight w:val="cyan"/>
          <w:u w:val="single"/>
        </w:rPr>
        <w:t>the U</w:t>
      </w:r>
      <w:r w:rsidRPr="00DB1CE8">
        <w:rPr>
          <w:rFonts w:eastAsia="Calibri"/>
          <w:b/>
          <w:bCs/>
          <w:u w:val="single"/>
        </w:rPr>
        <w:t xml:space="preserve">nited </w:t>
      </w:r>
      <w:r w:rsidRPr="00DB1CE8">
        <w:rPr>
          <w:rFonts w:eastAsia="Calibri"/>
          <w:b/>
          <w:bCs/>
          <w:highlight w:val="cyan"/>
          <w:u w:val="single"/>
        </w:rPr>
        <w:t>S</w:t>
      </w:r>
      <w:r w:rsidRPr="00DB1CE8">
        <w:rPr>
          <w:rFonts w:eastAsia="Calibri"/>
          <w:b/>
          <w:bCs/>
          <w:u w:val="single"/>
        </w:rPr>
        <w:t xml:space="preserve">tates </w:t>
      </w:r>
      <w:r w:rsidRPr="00DB1CE8">
        <w:rPr>
          <w:rFonts w:eastAsia="Calibri"/>
          <w:b/>
          <w:bCs/>
          <w:highlight w:val="cyan"/>
          <w:u w:val="single"/>
        </w:rPr>
        <w:t>may be compelled to intervene in regional confict</w:t>
      </w:r>
      <w:r w:rsidRPr="00DB1CE8">
        <w:rPr>
          <w:rFonts w:eastAsia="Calibri"/>
          <w:b/>
          <w:bCs/>
          <w:u w:val="single"/>
        </w:rPr>
        <w:t>s involving a nuclear-armed Iran or North Korea and their neighbors. Leaders in power-projecting states also fear that regional instability set off by nuclear proliferation could entrap power-projecting states in a great power war.</w:t>
      </w:r>
      <w:r w:rsidRPr="00DB1CE8">
        <w:rPr>
          <w:rFonts w:eastAsia="Calibri"/>
          <w:color w:val="000000"/>
          <w:sz w:val="16"/>
        </w:rPr>
        <w:t xml:space="preserve"> </w:t>
      </w:r>
      <w:r w:rsidRPr="00DB1CE8">
        <w:rPr>
          <w:rFonts w:eastAsia="Calibri"/>
          <w:color w:val="000000"/>
          <w:sz w:val="8"/>
          <w:szCs w:val="8"/>
        </w:rPr>
        <w:t>Other power- projecting states, facing a mirror-image situation, may feel compelled to intervene in a crisis ro secure their own interests, entangling multiple great powers in a regional conflict. In a 1963 NIE, U.S. intelligence analysts assessed that “the impact of (nuclear proliferation in the Middle East) will be the possibility that hostilities arising out of existing or future controversies could escalate into a confrontation involving the major powers.” President Johnson believed that a nuclear Israel meant increased Soviet involvement in the Middle East and perhaps superpower war.” If historical experience provides a guide, U.S. strategists at the time of writing are undoubtedly concerned by the possibility that China may feel compelled to intervene in any conflict involving a nuclear-armed North Korea, making the Korean Peninsula another dangerous flash-point in the uncertain Sino-American strategic relationship</w:t>
      </w:r>
      <w:r w:rsidRPr="00DB1CE8">
        <w:rPr>
          <w:rFonts w:eastAsia="Calibri"/>
          <w:color w:val="000000"/>
          <w:sz w:val="16"/>
        </w:rPr>
        <w:t xml:space="preserve">. </w:t>
      </w:r>
      <w:r w:rsidRPr="00DB1CE8">
        <w:rPr>
          <w:rFonts w:eastAsia="Calibri"/>
          <w:b/>
          <w:bCs/>
          <w:highlight w:val="cyan"/>
          <w:u w:val="single"/>
        </w:rPr>
        <w:t>Power-projecting states</w:t>
      </w:r>
      <w:r w:rsidRPr="00DB1CE8">
        <w:rPr>
          <w:rFonts w:eastAsia="Calibri"/>
          <w:color w:val="000000"/>
          <w:sz w:val="16"/>
        </w:rPr>
        <w:t xml:space="preserve">, other than the United States, </w:t>
      </w:r>
      <w:r w:rsidRPr="00DB1CE8">
        <w:rPr>
          <w:rFonts w:eastAsia="Calibri"/>
          <w:b/>
          <w:bCs/>
          <w:highlight w:val="cyan"/>
          <w:u w:val="single"/>
        </w:rPr>
        <w:t>are also threatened by the possibility that nuclear proliferation will generate regional instability that could potentially require their intervention</w:t>
      </w:r>
      <w:r w:rsidRPr="00DB1CE8">
        <w:rPr>
          <w:rFonts w:eastAsia="Calibri"/>
          <w:color w:val="000000"/>
          <w:sz w:val="16"/>
        </w:rPr>
        <w:t xml:space="preserve">. </w:t>
      </w:r>
      <w:r w:rsidRPr="00DB1CE8">
        <w:rPr>
          <w:rFonts w:eastAsia="Calibri"/>
          <w:color w:val="000000"/>
          <w:sz w:val="8"/>
          <w:szCs w:val="8"/>
        </w:rPr>
        <w:t>During the Cold War Soviet intelligence estimated that a South African bomb, “would lead to a sharp escalation of instability and tension in southern Africa.” The Soviet Union also assessed that nuclear proliferation in Israel could trigger regional instability that could lead to a broader war. For example, the USSR Ministry of Foreign Affairs notified the Soviet embassies in Egypt and Israel, “The establishment of nuclear weapons production in Israel will make the situation.. .even more unstable, and is liable to trigger a serious conflict that can spill over the borders of the region.” More recently, South Korean officials believed that they could become entangled in regional instability set off by nuclear proliferation in neighboring North Korea. In the mid-I 990s, Seoul prepared military forces for participation in a possible second Korean Var as North Korea’s nuclear program advanced</w:t>
      </w:r>
      <w:r w:rsidRPr="00DB1CE8">
        <w:rPr>
          <w:rFonts w:eastAsia="Calibri"/>
          <w:color w:val="000000"/>
          <w:sz w:val="16"/>
        </w:rPr>
        <w:t xml:space="preserve">.” </w:t>
      </w:r>
      <w:r w:rsidRPr="00DB1CE8">
        <w:rPr>
          <w:rFonts w:eastAsia="Calibri"/>
          <w:b/>
          <w:bCs/>
          <w:u w:val="single"/>
        </w:rPr>
        <w:t xml:space="preserve">In 2006, a Turkish analyst argued that </w:t>
      </w:r>
      <w:r w:rsidRPr="00DB1CE8">
        <w:rPr>
          <w:rFonts w:eastAsia="Calibri"/>
          <w:b/>
          <w:bCs/>
          <w:highlight w:val="cyan"/>
          <w:u w:val="single"/>
        </w:rPr>
        <w:t>nuclear proliferation</w:t>
      </w:r>
      <w:r w:rsidRPr="00DB1CE8">
        <w:rPr>
          <w:rFonts w:eastAsia="Calibri"/>
          <w:color w:val="000000"/>
          <w:sz w:val="16"/>
        </w:rPr>
        <w:t xml:space="preserve"> </w:t>
      </w:r>
      <w:r w:rsidRPr="00DB1CE8">
        <w:rPr>
          <w:rFonts w:eastAsia="Calibri"/>
          <w:color w:val="000000"/>
          <w:sz w:val="8"/>
          <w:szCs w:val="8"/>
        </w:rPr>
        <w:t>in Iran could be a “spark (that</w:t>
      </w:r>
      <w:r w:rsidRPr="00DB1CE8">
        <w:rPr>
          <w:rFonts w:eastAsia="Calibri"/>
          <w:b/>
          <w:bCs/>
          <w:sz w:val="8"/>
          <w:szCs w:val="8"/>
          <w:u w:val="single"/>
        </w:rPr>
        <w:t>)</w:t>
      </w:r>
      <w:r w:rsidRPr="00DB1CE8">
        <w:rPr>
          <w:rFonts w:eastAsia="Calibri"/>
          <w:b/>
          <w:bCs/>
          <w:u w:val="single"/>
        </w:rPr>
        <w:t xml:space="preserve"> </w:t>
      </w:r>
      <w:r w:rsidRPr="00DB1CE8">
        <w:rPr>
          <w:rFonts w:eastAsia="Calibri"/>
          <w:b/>
          <w:bCs/>
          <w:highlight w:val="cyan"/>
          <w:u w:val="single"/>
        </w:rPr>
        <w:t>may be enough to ‘explode’ the entire region in almost every meaning of the word.</w:t>
      </w:r>
    </w:p>
    <w:p w:rsidR="00DB1CE8" w:rsidRPr="00DB1CE8" w:rsidRDefault="00DB1CE8" w:rsidP="00DB1CE8">
      <w:pPr>
        <w:rPr>
          <w:rFonts w:eastAsia="Cambria"/>
        </w:rPr>
      </w:pPr>
    </w:p>
    <w:p w:rsidR="00DB1CE8" w:rsidRPr="00DB1CE8" w:rsidRDefault="00DB1CE8" w:rsidP="00DB1CE8">
      <w:pPr>
        <w:rPr>
          <w:rFonts w:eastAsia="MS Gothic" w:cs="Times New Roman"/>
          <w:b/>
          <w:bCs/>
          <w:iCs/>
          <w:sz w:val="26"/>
        </w:rPr>
      </w:pPr>
    </w:p>
    <w:p w:rsidR="00DB1CE8" w:rsidRPr="00DB1CE8" w:rsidRDefault="00DB1CE8" w:rsidP="00DB1CE8">
      <w:pPr>
        <w:keepNext/>
        <w:keepLines/>
        <w:pageBreakBefore/>
        <w:spacing w:before="480"/>
        <w:jc w:val="center"/>
        <w:outlineLvl w:val="1"/>
        <w:rPr>
          <w:rFonts w:eastAsia="MS Gothic" w:cs="Times New Roman"/>
          <w:b/>
          <w:bCs/>
          <w:sz w:val="44"/>
          <w:szCs w:val="26"/>
          <w:u w:val="double"/>
        </w:rPr>
      </w:pPr>
      <w:r w:rsidRPr="00DB1CE8">
        <w:rPr>
          <w:rFonts w:eastAsia="MS Gothic" w:cs="Times New Roman"/>
          <w:b/>
          <w:bCs/>
          <w:sz w:val="44"/>
          <w:szCs w:val="26"/>
          <w:u w:val="double"/>
        </w:rPr>
        <w:lastRenderedPageBreak/>
        <w:t>Inherency</w:t>
      </w:r>
    </w:p>
    <w:p w:rsidR="00DB1CE8" w:rsidRPr="00DB1CE8" w:rsidRDefault="00DB1CE8" w:rsidP="00DB1CE8">
      <w:pPr>
        <w:keepNext/>
        <w:keepLines/>
        <w:pageBreakBefore/>
        <w:spacing w:before="200"/>
        <w:jc w:val="center"/>
        <w:outlineLvl w:val="2"/>
        <w:rPr>
          <w:rFonts w:eastAsia="MS Gothic" w:cs="Times New Roman"/>
          <w:b/>
          <w:bCs/>
          <w:sz w:val="32"/>
          <w:u w:val="single"/>
        </w:rPr>
      </w:pPr>
      <w:r w:rsidRPr="00DB1CE8">
        <w:rPr>
          <w:rFonts w:eastAsia="MS Gothic" w:cs="Times New Roman"/>
          <w:b/>
          <w:bCs/>
          <w:sz w:val="32"/>
          <w:u w:val="single"/>
        </w:rPr>
        <w:lastRenderedPageBreak/>
        <w:t xml:space="preserve">Status Quo Projects Fail </w:t>
      </w:r>
    </w:p>
    <w:p w:rsidR="00DB1CE8" w:rsidRPr="00DB1CE8" w:rsidRDefault="00DB1CE8" w:rsidP="00DB1CE8">
      <w:pPr>
        <w:keepNext/>
        <w:keepLines/>
        <w:spacing w:before="200"/>
        <w:outlineLvl w:val="3"/>
        <w:rPr>
          <w:rFonts w:eastAsia="PMingLiU" w:cs="Times New Roman"/>
          <w:b/>
          <w:bCs/>
          <w:iCs/>
          <w:sz w:val="26"/>
        </w:rPr>
      </w:pPr>
      <w:r w:rsidRPr="00DB1CE8">
        <w:rPr>
          <w:rFonts w:eastAsia="PMingLiU" w:cs="Times New Roman"/>
          <w:b/>
          <w:bCs/>
          <w:iCs/>
          <w:sz w:val="26"/>
        </w:rPr>
        <w:t>Status quo projects will fail absent the plan</w:t>
      </w:r>
    </w:p>
    <w:p w:rsidR="00DB1CE8" w:rsidRPr="00DB1CE8" w:rsidRDefault="00DB1CE8" w:rsidP="00DB1CE8">
      <w:pPr>
        <w:rPr>
          <w:rFonts w:eastAsia="Calibri"/>
        </w:rPr>
      </w:pPr>
      <w:r w:rsidRPr="00DB1CE8">
        <w:rPr>
          <w:rFonts w:eastAsia="Calibri"/>
          <w:b/>
          <w:bCs/>
          <w:sz w:val="26"/>
        </w:rPr>
        <w:t>Wood ’13</w:t>
      </w:r>
      <w:r w:rsidRPr="00DB1CE8">
        <w:rPr>
          <w:rFonts w:eastAsia="Calibri"/>
        </w:rPr>
        <w:t xml:space="preserve"> (Duncan Wood, the Director of the Mexico Institute at the Woodrow Wilson International Center for Scholars, For 17 years, Dr. Wood was a professor and the director of the International Relations Program at the Instituto Tecnológico Autónomo de México (ITAM) in Mexico City, His research focuses on Mexican energy policy and North American relations, “Growing Potential for U.S. - Mexico Energy Cooperation”, January 2013)</w:t>
      </w:r>
    </w:p>
    <w:p w:rsidR="00DB1CE8" w:rsidRPr="00DB1CE8" w:rsidRDefault="00DB1CE8" w:rsidP="00DB1CE8">
      <w:pPr>
        <w:rPr>
          <w:rFonts w:eastAsia="Calibri"/>
        </w:rPr>
      </w:pPr>
    </w:p>
    <w:p w:rsidR="00DB1CE8" w:rsidRPr="00DB1CE8" w:rsidRDefault="00DB1CE8" w:rsidP="00DB1CE8">
      <w:pPr>
        <w:rPr>
          <w:rFonts w:eastAsia="Calibri"/>
          <w:b/>
          <w:iCs/>
          <w:u w:val="single"/>
          <w:bdr w:val="single" w:sz="18" w:space="0" w:color="auto"/>
        </w:rPr>
      </w:pPr>
      <w:r w:rsidRPr="00DB1CE8">
        <w:rPr>
          <w:rFonts w:eastAsia="Calibri"/>
          <w:b/>
          <w:bCs/>
          <w:highlight w:val="yellow"/>
          <w:u w:val="single"/>
        </w:rPr>
        <w:t>In order to get electricity from Texas to Mexico</w:t>
      </w:r>
      <w:r w:rsidRPr="00DB1CE8">
        <w:rPr>
          <w:rFonts w:eastAsia="Calibri"/>
          <w:b/>
          <w:bCs/>
          <w:u w:val="single"/>
        </w:rPr>
        <w:t xml:space="preserve">, however, some </w:t>
      </w:r>
      <w:r w:rsidRPr="00DB1CE8">
        <w:rPr>
          <w:rFonts w:eastAsia="Calibri"/>
          <w:b/>
          <w:iCs/>
          <w:highlight w:val="yellow"/>
          <w:u w:val="single"/>
          <w:bdr w:val="single" w:sz="18" w:space="0" w:color="auto"/>
        </w:rPr>
        <w:t>major investments must take place</w:t>
      </w:r>
      <w:r w:rsidRPr="00DB1CE8">
        <w:rPr>
          <w:rFonts w:eastAsia="Calibri"/>
          <w:b/>
          <w:bCs/>
          <w:u w:val="single"/>
        </w:rPr>
        <w:t xml:space="preserve"> in the area of transmission . At the present time the </w:t>
      </w:r>
      <w:r w:rsidRPr="00DB1CE8">
        <w:rPr>
          <w:rFonts w:eastAsia="Calibri"/>
          <w:b/>
          <w:bCs/>
          <w:highlight w:val="yellow"/>
          <w:u w:val="single"/>
        </w:rPr>
        <w:t xml:space="preserve">cross - border </w:t>
      </w:r>
      <w:r w:rsidRPr="00DB1CE8">
        <w:rPr>
          <w:rFonts w:eastAsia="Calibri"/>
          <w:b/>
          <w:iCs/>
          <w:highlight w:val="yellow"/>
          <w:u w:val="single"/>
          <w:bdr w:val="single" w:sz="18" w:space="0" w:color="auto"/>
        </w:rPr>
        <w:t xml:space="preserve">transmission infrastructure is highly limited </w:t>
      </w:r>
      <w:r w:rsidRPr="00DB1CE8">
        <w:rPr>
          <w:rFonts w:eastAsia="Calibri"/>
          <w:b/>
          <w:bCs/>
          <w:highlight w:val="yellow"/>
          <w:u w:val="single"/>
        </w:rPr>
        <w:t>and talks</w:t>
      </w:r>
      <w:r w:rsidRPr="00DB1CE8">
        <w:rPr>
          <w:rFonts w:eastAsia="Calibri"/>
          <w:b/>
          <w:bCs/>
          <w:u w:val="single"/>
        </w:rPr>
        <w:t xml:space="preserve"> between the two countries </w:t>
      </w:r>
      <w:r w:rsidRPr="00DB1CE8">
        <w:rPr>
          <w:rFonts w:eastAsia="Calibri"/>
          <w:b/>
          <w:bCs/>
          <w:highlight w:val="yellow"/>
          <w:u w:val="single"/>
        </w:rPr>
        <w:t xml:space="preserve">aimed at facilitating new cross - border projects </w:t>
      </w:r>
      <w:r w:rsidRPr="00DB1CE8">
        <w:rPr>
          <w:rFonts w:eastAsia="Calibri"/>
          <w:b/>
          <w:iCs/>
          <w:highlight w:val="yellow"/>
          <w:u w:val="single"/>
          <w:bdr w:val="single" w:sz="18" w:space="0" w:color="auto"/>
        </w:rPr>
        <w:t>have achieved little real progress</w:t>
      </w:r>
      <w:r w:rsidRPr="00DB1CE8">
        <w:rPr>
          <w:rFonts w:eastAsia="Calibri"/>
          <w:b/>
          <w:bCs/>
          <w:u w:val="single"/>
        </w:rPr>
        <w:t xml:space="preserve"> since 2010</w:t>
      </w:r>
      <w:r w:rsidRPr="00DB1CE8">
        <w:rPr>
          <w:rFonts w:eastAsia="Calibri"/>
        </w:rPr>
        <w:t xml:space="preserve">. Nine cross - border in terconnections exist at the time of writing, with new transmission capacity last added in 2007, with the opening of the Sharyland McAllen - Reynosa 150MW connection. Of course transmission not only affects the prospects for electricity imports into Mexico from Texas, but also exports from Baja Ca lifornia to California, particularly of electricity from renewable sources such as wind (see below). </w:t>
      </w:r>
      <w:r w:rsidRPr="00DB1CE8">
        <w:rPr>
          <w:rFonts w:eastAsia="Calibri"/>
          <w:b/>
          <w:bCs/>
          <w:highlight w:val="yellow"/>
          <w:u w:val="single"/>
        </w:rPr>
        <w:t xml:space="preserve">Mexico and the United States will need to deepen their cooperation in the area of transmission </w:t>
      </w:r>
      <w:r w:rsidRPr="00DB1CE8">
        <w:rPr>
          <w:rFonts w:eastAsia="Calibri"/>
          <w:b/>
          <w:iCs/>
          <w:highlight w:val="yellow"/>
          <w:u w:val="single"/>
          <w:bdr w:val="single" w:sz="18" w:space="0" w:color="auto"/>
        </w:rPr>
        <w:t>if these projects are to be brought to fruition.</w:t>
      </w:r>
    </w:p>
    <w:p w:rsidR="00DB1CE8" w:rsidRPr="00DB1CE8" w:rsidRDefault="00DB1CE8" w:rsidP="00DB1CE8">
      <w:pPr>
        <w:rPr>
          <w:rFonts w:eastAsia="Calibri"/>
          <w:sz w:val="16"/>
          <w:szCs w:val="16"/>
        </w:rPr>
      </w:pP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 xml:space="preserve">Mexico’s grid </w:t>
      </w:r>
      <w:r w:rsidRPr="00DB1CE8">
        <w:rPr>
          <w:rFonts w:eastAsia="Times New Roman" w:cs="Times New Roman"/>
          <w:b/>
          <w:bCs/>
          <w:iCs/>
          <w:sz w:val="26"/>
          <w:u w:val="single"/>
        </w:rPr>
        <w:t>fails</w:t>
      </w:r>
      <w:r w:rsidRPr="00DB1CE8">
        <w:rPr>
          <w:rFonts w:eastAsia="Times New Roman" w:cs="Times New Roman"/>
          <w:b/>
          <w:bCs/>
          <w:iCs/>
          <w:sz w:val="26"/>
        </w:rPr>
        <w:t xml:space="preserve"> – current interconnections maxed out</w:t>
      </w:r>
    </w:p>
    <w:p w:rsidR="00DB1CE8" w:rsidRPr="00DB1CE8" w:rsidRDefault="00DB1CE8" w:rsidP="00DB1CE8">
      <w:pPr>
        <w:rPr>
          <w:rFonts w:eastAsia="Calibri"/>
          <w:b/>
          <w:bCs/>
          <w:sz w:val="26"/>
        </w:rPr>
      </w:pPr>
      <w:r w:rsidRPr="00DB1CE8">
        <w:rPr>
          <w:rFonts w:eastAsia="Calibri"/>
          <w:b/>
          <w:bCs/>
          <w:sz w:val="26"/>
        </w:rPr>
        <w:t>Wood ‘12</w:t>
      </w:r>
    </w:p>
    <w:p w:rsidR="00DB1CE8" w:rsidRPr="00DB1CE8" w:rsidRDefault="00DB1CE8" w:rsidP="00DB1CE8">
      <w:pPr>
        <w:rPr>
          <w:rFonts w:eastAsia="Calibri"/>
        </w:rPr>
      </w:pPr>
      <w:r w:rsidRPr="00DB1CE8">
        <w:rPr>
          <w:rFonts w:eastAsia="Calibri"/>
        </w:rPr>
        <w:t>[Duncan. Dir of the Mexico Institute at the Woodrow Wilson International Center for Scholars.  Former Director of the IR Program at Instituto Tecnologico Autonomo in Mexico.  “Wind Energy Potential” 2012 www.wilsoncenter.org/sites/default/.../Border_Wind_Energy_Wood_0.pdf]</w:t>
      </w:r>
    </w:p>
    <w:p w:rsidR="00DB1CE8" w:rsidRPr="00DB1CE8" w:rsidRDefault="00DB1CE8" w:rsidP="00DB1CE8">
      <w:pPr>
        <w:rPr>
          <w:rFonts w:eastAsia="Calibri" w:cs="Times New Roman"/>
        </w:rPr>
      </w:pPr>
      <w:r w:rsidRPr="00DB1CE8">
        <w:rPr>
          <w:rFonts w:eastAsia="Calibri"/>
        </w:rPr>
        <w:t xml:space="preserve">For the state of Baja California, this </w:t>
      </w:r>
      <w:r w:rsidRPr="00DB1CE8">
        <w:rPr>
          <w:rFonts w:eastAsia="Calibri"/>
          <w:sz w:val="12"/>
        </w:rPr>
        <w:t xml:space="preserve">¶ </w:t>
      </w:r>
      <w:r w:rsidRPr="00DB1CE8">
        <w:rPr>
          <w:rFonts w:eastAsia="Calibri"/>
        </w:rPr>
        <w:t xml:space="preserve">problem is made even more acute because </w:t>
      </w:r>
      <w:r w:rsidRPr="00DB1CE8">
        <w:rPr>
          <w:rFonts w:eastAsia="Calibri"/>
          <w:sz w:val="12"/>
        </w:rPr>
        <w:t xml:space="preserve">¶ </w:t>
      </w:r>
      <w:r w:rsidRPr="00DB1CE8">
        <w:rPr>
          <w:rFonts w:eastAsia="Calibri"/>
          <w:b/>
          <w:bCs/>
          <w:u w:val="single"/>
        </w:rPr>
        <w:t xml:space="preserve">there is no interconnection between </w:t>
      </w:r>
      <w:r w:rsidRPr="00DB1CE8">
        <w:rPr>
          <w:rFonts w:eastAsia="Calibri"/>
          <w:b/>
          <w:bCs/>
          <w:sz w:val="12"/>
        </w:rPr>
        <w:t>¶</w:t>
      </w:r>
      <w:r w:rsidRPr="00DB1CE8">
        <w:rPr>
          <w:rFonts w:eastAsia="Calibri"/>
          <w:b/>
          <w:bCs/>
          <w:u w:val="single"/>
        </w:rPr>
        <w:t xml:space="preserve"> the state and the national grid, making </w:t>
      </w:r>
      <w:r w:rsidRPr="00DB1CE8">
        <w:rPr>
          <w:rFonts w:eastAsia="Calibri"/>
          <w:b/>
          <w:bCs/>
          <w:sz w:val="12"/>
        </w:rPr>
        <w:t>¶</w:t>
      </w:r>
      <w:r w:rsidRPr="00DB1CE8">
        <w:rPr>
          <w:rFonts w:eastAsia="Calibri"/>
          <w:b/>
          <w:bCs/>
          <w:u w:val="single"/>
        </w:rPr>
        <w:t xml:space="preserve"> export of electricity to private consumers </w:t>
      </w:r>
      <w:r w:rsidRPr="00DB1CE8">
        <w:rPr>
          <w:rFonts w:eastAsia="Calibri"/>
          <w:b/>
          <w:bCs/>
          <w:sz w:val="12"/>
        </w:rPr>
        <w:t>¶</w:t>
      </w:r>
      <w:r w:rsidRPr="00DB1CE8">
        <w:rPr>
          <w:rFonts w:eastAsia="Calibri"/>
          <w:b/>
          <w:bCs/>
          <w:u w:val="single"/>
        </w:rPr>
        <w:t xml:space="preserve"> in other states impossible at the present </w:t>
      </w:r>
      <w:r w:rsidRPr="00DB1CE8">
        <w:rPr>
          <w:rFonts w:eastAsia="Calibri"/>
          <w:b/>
          <w:bCs/>
          <w:sz w:val="12"/>
        </w:rPr>
        <w:t>¶</w:t>
      </w:r>
      <w:r w:rsidRPr="00DB1CE8">
        <w:rPr>
          <w:rFonts w:eastAsia="Calibri"/>
          <w:b/>
          <w:bCs/>
          <w:u w:val="single"/>
        </w:rPr>
        <w:t xml:space="preserve"> time. Mexico’s national grid is in fact three </w:t>
      </w:r>
      <w:r w:rsidRPr="00DB1CE8">
        <w:rPr>
          <w:rFonts w:eastAsia="Calibri"/>
          <w:b/>
          <w:bCs/>
          <w:sz w:val="12"/>
        </w:rPr>
        <w:t>¶</w:t>
      </w:r>
      <w:r w:rsidRPr="00DB1CE8">
        <w:rPr>
          <w:rFonts w:eastAsia="Calibri"/>
          <w:b/>
          <w:bCs/>
          <w:u w:val="single"/>
        </w:rPr>
        <w:t xml:space="preserve"> grids</w:t>
      </w:r>
      <w:r w:rsidRPr="00DB1CE8">
        <w:rPr>
          <w:rFonts w:eastAsia="Calibri"/>
        </w:rPr>
        <w:t xml:space="preserve">, with Baja California Norte and </w:t>
      </w:r>
      <w:r w:rsidRPr="00DB1CE8">
        <w:rPr>
          <w:rFonts w:eastAsia="Calibri"/>
          <w:sz w:val="12"/>
        </w:rPr>
        <w:t xml:space="preserve">¶ </w:t>
      </w:r>
      <w:r w:rsidRPr="00DB1CE8">
        <w:rPr>
          <w:rFonts w:eastAsia="Calibri"/>
        </w:rPr>
        <w:t xml:space="preserve">Baja California Sur each having their own </w:t>
      </w:r>
      <w:r w:rsidRPr="00DB1CE8">
        <w:rPr>
          <w:rFonts w:eastAsia="Calibri"/>
          <w:sz w:val="12"/>
        </w:rPr>
        <w:t xml:space="preserve">¶ </w:t>
      </w:r>
      <w:r w:rsidRPr="00DB1CE8">
        <w:rPr>
          <w:rFonts w:eastAsia="Calibri"/>
        </w:rPr>
        <w:t>independent system.</w:t>
      </w:r>
      <w:r w:rsidRPr="00DB1CE8">
        <w:rPr>
          <w:rFonts w:eastAsia="Calibri"/>
          <w:sz w:val="12"/>
        </w:rPr>
        <w:t xml:space="preserve">¶ </w:t>
      </w:r>
      <w:r w:rsidRPr="00DB1CE8">
        <w:rPr>
          <w:rFonts w:eastAsia="Calibri"/>
          <w:b/>
          <w:bCs/>
          <w:u w:val="single"/>
        </w:rPr>
        <w:t xml:space="preserve">A further level of difficulty is found </w:t>
      </w:r>
      <w:r w:rsidRPr="00DB1CE8">
        <w:rPr>
          <w:rFonts w:eastAsia="Calibri"/>
          <w:b/>
          <w:bCs/>
          <w:sz w:val="12"/>
        </w:rPr>
        <w:t>¶</w:t>
      </w:r>
      <w:r w:rsidRPr="00DB1CE8">
        <w:rPr>
          <w:rFonts w:eastAsia="Calibri"/>
          <w:b/>
          <w:bCs/>
          <w:u w:val="single"/>
        </w:rPr>
        <w:t xml:space="preserve"> with cross-border transmission</w:t>
      </w:r>
      <w:r w:rsidRPr="00DB1CE8">
        <w:rPr>
          <w:rFonts w:eastAsia="Calibri"/>
        </w:rPr>
        <w:t xml:space="preserve">. A quick </w:t>
      </w:r>
      <w:r w:rsidRPr="00DB1CE8">
        <w:rPr>
          <w:rFonts w:eastAsia="Calibri"/>
          <w:sz w:val="12"/>
        </w:rPr>
        <w:t xml:space="preserve">¶ </w:t>
      </w:r>
      <w:r w:rsidRPr="00DB1CE8">
        <w:rPr>
          <w:rFonts w:eastAsia="Calibri"/>
        </w:rPr>
        <w:t xml:space="preserve">survey of the above map shows that </w:t>
      </w:r>
      <w:r w:rsidRPr="00DB1CE8">
        <w:rPr>
          <w:rFonts w:eastAsia="Calibri"/>
          <w:b/>
          <w:bCs/>
          <w:u w:val="single"/>
        </w:rPr>
        <w:t xml:space="preserve">there are </w:t>
      </w:r>
      <w:r w:rsidRPr="00DB1CE8">
        <w:rPr>
          <w:rFonts w:eastAsia="Calibri"/>
          <w:b/>
          <w:bCs/>
          <w:sz w:val="12"/>
        </w:rPr>
        <w:t>¶</w:t>
      </w:r>
      <w:r w:rsidRPr="00DB1CE8">
        <w:rPr>
          <w:rFonts w:eastAsia="Calibri"/>
          <w:b/>
          <w:bCs/>
          <w:u w:val="single"/>
        </w:rPr>
        <w:t xml:space="preserve"> only a limited number of interconnections</w:t>
      </w:r>
      <w:r w:rsidRPr="00DB1CE8">
        <w:rPr>
          <w:rFonts w:eastAsia="Calibri"/>
          <w:b/>
          <w:bCs/>
          <w:sz w:val="12"/>
        </w:rPr>
        <w:t>¶</w:t>
      </w:r>
      <w:r w:rsidRPr="00DB1CE8">
        <w:rPr>
          <w:rFonts w:eastAsia="Calibri"/>
          <w:b/>
          <w:bCs/>
          <w:u w:val="single"/>
        </w:rPr>
        <w:t xml:space="preserve"> across the border. Furthermore, only 5 of </w:t>
      </w:r>
      <w:r w:rsidRPr="00DB1CE8">
        <w:rPr>
          <w:rFonts w:eastAsia="Calibri"/>
          <w:b/>
          <w:bCs/>
          <w:sz w:val="12"/>
        </w:rPr>
        <w:t>¶</w:t>
      </w:r>
      <w:r w:rsidRPr="00DB1CE8">
        <w:rPr>
          <w:rFonts w:eastAsia="Calibri"/>
          <w:b/>
          <w:bCs/>
          <w:u w:val="single"/>
        </w:rPr>
        <w:t xml:space="preserve"> these connections are bi-directional</w:t>
      </w:r>
      <w:r w:rsidRPr="00DB1CE8">
        <w:rPr>
          <w:rFonts w:eastAsia="Calibri"/>
        </w:rPr>
        <w:t xml:space="preserve">. In </w:t>
      </w:r>
      <w:r w:rsidRPr="00DB1CE8">
        <w:rPr>
          <w:rFonts w:eastAsia="Calibri"/>
          <w:sz w:val="12"/>
        </w:rPr>
        <w:t xml:space="preserve">¶ </w:t>
      </w:r>
      <w:r w:rsidRPr="00DB1CE8">
        <w:rPr>
          <w:rFonts w:eastAsia="Calibri"/>
        </w:rPr>
        <w:t xml:space="preserve">Baja California, the Miguel-Tijuana and the </w:t>
      </w:r>
      <w:r w:rsidRPr="00DB1CE8">
        <w:rPr>
          <w:rFonts w:eastAsia="Calibri"/>
          <w:sz w:val="12"/>
        </w:rPr>
        <w:t xml:space="preserve">¶ </w:t>
      </w:r>
      <w:r w:rsidRPr="00DB1CE8">
        <w:rPr>
          <w:rFonts w:eastAsia="Calibri"/>
        </w:rPr>
        <w:t xml:space="preserve">Imperial Valley-Rosarita interconnections </w:t>
      </w:r>
      <w:r w:rsidRPr="00DB1CE8">
        <w:rPr>
          <w:rFonts w:eastAsia="Calibri"/>
          <w:sz w:val="12"/>
        </w:rPr>
        <w:t xml:space="preserve">¶ </w:t>
      </w:r>
      <w:r w:rsidRPr="00DB1CE8">
        <w:rPr>
          <w:rFonts w:eastAsia="Calibri"/>
        </w:rPr>
        <w:t xml:space="preserve">(both 230kV AC) have a combined capacity </w:t>
      </w:r>
      <w:r w:rsidRPr="00DB1CE8">
        <w:rPr>
          <w:rFonts w:eastAsia="Calibri"/>
          <w:sz w:val="12"/>
        </w:rPr>
        <w:t xml:space="preserve">¶ </w:t>
      </w:r>
      <w:r w:rsidRPr="00DB1CE8">
        <w:rPr>
          <w:rFonts w:eastAsia="Calibri"/>
        </w:rPr>
        <w:t xml:space="preserve">of 800 MW, in Coahuila the Eagle PassPiedras Negras interconnection (138kV </w:t>
      </w:r>
      <w:r w:rsidRPr="00DB1CE8">
        <w:rPr>
          <w:rFonts w:eastAsia="Calibri"/>
          <w:sz w:val="12"/>
        </w:rPr>
        <w:t xml:space="preserve">¶ </w:t>
      </w:r>
      <w:r w:rsidRPr="00DB1CE8">
        <w:rPr>
          <w:rFonts w:eastAsia="Calibri"/>
        </w:rPr>
        <w:t xml:space="preserve">HVDC) has a capacity of only 38 MW, and in </w:t>
      </w:r>
      <w:r w:rsidRPr="00DB1CE8">
        <w:rPr>
          <w:rFonts w:eastAsia="Calibri"/>
          <w:sz w:val="12"/>
        </w:rPr>
        <w:t xml:space="preserve">¶ </w:t>
      </w:r>
      <w:r w:rsidRPr="00DB1CE8">
        <w:rPr>
          <w:rFonts w:eastAsia="Calibri"/>
        </w:rPr>
        <w:t xml:space="preserve">Tamaulipas the Laredo-Nuevo Laredo (138kV </w:t>
      </w:r>
      <w:r w:rsidRPr="00DB1CE8">
        <w:rPr>
          <w:rFonts w:eastAsia="Calibri"/>
          <w:sz w:val="12"/>
        </w:rPr>
        <w:t xml:space="preserve">¶ </w:t>
      </w:r>
      <w:r w:rsidRPr="00DB1CE8">
        <w:rPr>
          <w:rFonts w:eastAsia="Calibri"/>
        </w:rPr>
        <w:t xml:space="preserve">VFT) and McAllen-Reynosa (138kV HVDC) </w:t>
      </w:r>
      <w:r w:rsidRPr="00DB1CE8">
        <w:rPr>
          <w:rFonts w:eastAsia="Calibri"/>
          <w:sz w:val="12"/>
        </w:rPr>
        <w:t xml:space="preserve">¶ </w:t>
      </w:r>
      <w:r w:rsidRPr="00DB1CE8">
        <w:rPr>
          <w:rFonts w:eastAsia="Calibri"/>
        </w:rPr>
        <w:t xml:space="preserve">interconnections have a combined capacity of </w:t>
      </w:r>
      <w:r w:rsidRPr="00DB1CE8">
        <w:rPr>
          <w:rFonts w:eastAsia="Calibri"/>
          <w:sz w:val="12"/>
        </w:rPr>
        <w:t xml:space="preserve">¶ </w:t>
      </w:r>
      <w:r w:rsidRPr="00DB1CE8">
        <w:rPr>
          <w:rFonts w:eastAsia="Calibri"/>
        </w:rPr>
        <w:t xml:space="preserve">250 MW. These </w:t>
      </w:r>
      <w:r w:rsidRPr="00DB1CE8">
        <w:rPr>
          <w:rFonts w:eastAsia="Calibri"/>
          <w:b/>
          <w:iCs/>
          <w:u w:val="single"/>
          <w:bdr w:val="single" w:sz="18" w:space="0" w:color="auto"/>
        </w:rPr>
        <w:t xml:space="preserve">interconnections are maxed </w:t>
      </w:r>
      <w:r w:rsidRPr="00DB1CE8">
        <w:rPr>
          <w:rFonts w:eastAsia="Calibri"/>
          <w:iCs/>
          <w:sz w:val="12"/>
          <w:bdr w:val="single" w:sz="18" w:space="0" w:color="auto"/>
        </w:rPr>
        <w:t>¶</w:t>
      </w:r>
      <w:r w:rsidRPr="00DB1CE8">
        <w:rPr>
          <w:rFonts w:eastAsia="Calibri"/>
          <w:b/>
          <w:iCs/>
          <w:u w:val="single"/>
          <w:bdr w:val="single" w:sz="18" w:space="0" w:color="auto"/>
        </w:rPr>
        <w:t xml:space="preserve"> out </w:t>
      </w:r>
      <w:r w:rsidRPr="00DB1CE8">
        <w:rPr>
          <w:rFonts w:eastAsia="Calibri"/>
          <w:b/>
          <w:bCs/>
          <w:u w:val="single"/>
        </w:rPr>
        <w:t xml:space="preserve">and therefore cannot be considered </w:t>
      </w:r>
      <w:r w:rsidRPr="00DB1CE8">
        <w:rPr>
          <w:rFonts w:eastAsia="Calibri"/>
          <w:b/>
          <w:bCs/>
          <w:sz w:val="12"/>
        </w:rPr>
        <w:t>¶</w:t>
      </w:r>
      <w:r w:rsidRPr="00DB1CE8">
        <w:rPr>
          <w:rFonts w:eastAsia="Calibri"/>
          <w:b/>
          <w:bCs/>
          <w:u w:val="single"/>
        </w:rPr>
        <w:t xml:space="preserve"> for future cross-border electricity trade. In </w:t>
      </w:r>
      <w:r w:rsidRPr="00DB1CE8">
        <w:rPr>
          <w:rFonts w:eastAsia="Calibri"/>
          <w:b/>
          <w:bCs/>
          <w:sz w:val="12"/>
        </w:rPr>
        <w:t>¶</w:t>
      </w:r>
      <w:r w:rsidRPr="00DB1CE8">
        <w:rPr>
          <w:rFonts w:eastAsia="Calibri"/>
          <w:b/>
          <w:bCs/>
          <w:u w:val="single"/>
        </w:rPr>
        <w:t xml:space="preserve"> addition to these lines operated by CFE, there </w:t>
      </w:r>
      <w:r w:rsidRPr="00DB1CE8">
        <w:rPr>
          <w:rFonts w:eastAsia="Calibri"/>
          <w:b/>
          <w:bCs/>
          <w:sz w:val="12"/>
        </w:rPr>
        <w:t>¶</w:t>
      </w:r>
      <w:r w:rsidRPr="00DB1CE8">
        <w:rPr>
          <w:rFonts w:eastAsia="Calibri"/>
          <w:b/>
          <w:bCs/>
          <w:u w:val="single"/>
        </w:rPr>
        <w:t xml:space="preserve"> are two privately owned transmission lines of </w:t>
      </w:r>
      <w:r w:rsidRPr="00DB1CE8">
        <w:rPr>
          <w:rFonts w:eastAsia="Calibri"/>
          <w:b/>
          <w:bCs/>
          <w:sz w:val="12"/>
        </w:rPr>
        <w:t>¶</w:t>
      </w:r>
      <w:r w:rsidRPr="00DB1CE8">
        <w:rPr>
          <w:rFonts w:eastAsia="Calibri"/>
          <w:b/>
          <w:bCs/>
          <w:u w:val="single"/>
        </w:rPr>
        <w:t xml:space="preserve"> 310 MW</w:t>
      </w:r>
      <w:r w:rsidRPr="00DB1CE8">
        <w:rPr>
          <w:rFonts w:eastAsia="Calibri"/>
        </w:rPr>
        <w:t xml:space="preserve"> (owned by Intergen) and 1200 MW </w:t>
      </w:r>
      <w:r w:rsidRPr="00DB1CE8">
        <w:rPr>
          <w:rFonts w:eastAsia="Calibri"/>
          <w:sz w:val="12"/>
        </w:rPr>
        <w:t xml:space="preserve">¶ </w:t>
      </w:r>
      <w:r w:rsidRPr="00DB1CE8">
        <w:rPr>
          <w:rFonts w:eastAsia="Calibri"/>
        </w:rPr>
        <w:t>(owned by Sempra).</w:t>
      </w:r>
      <w:r w:rsidRPr="00DB1CE8">
        <w:rPr>
          <w:rFonts w:eastAsia="Calibri"/>
          <w:sz w:val="12"/>
        </w:rPr>
        <w:t xml:space="preserve">¶ </w:t>
      </w:r>
      <w:r w:rsidRPr="00DB1CE8">
        <w:rPr>
          <w:rFonts w:eastAsia="Calibri"/>
          <w:b/>
          <w:bCs/>
          <w:u w:val="single"/>
        </w:rPr>
        <w:t xml:space="preserve">The problem of cross-border </w:t>
      </w:r>
      <w:r w:rsidRPr="00DB1CE8">
        <w:rPr>
          <w:rFonts w:eastAsia="Calibri"/>
          <w:b/>
          <w:bCs/>
          <w:sz w:val="12"/>
        </w:rPr>
        <w:t>¶</w:t>
      </w:r>
      <w:r w:rsidRPr="00DB1CE8">
        <w:rPr>
          <w:rFonts w:eastAsia="Calibri"/>
          <w:b/>
          <w:bCs/>
          <w:u w:val="single"/>
        </w:rPr>
        <w:t xml:space="preserve"> transmission has been identified in a number </w:t>
      </w:r>
      <w:r w:rsidRPr="00DB1CE8">
        <w:rPr>
          <w:rFonts w:eastAsia="Calibri"/>
          <w:b/>
          <w:bCs/>
          <w:sz w:val="12"/>
        </w:rPr>
        <w:t>¶</w:t>
      </w:r>
      <w:r w:rsidRPr="00DB1CE8">
        <w:rPr>
          <w:rFonts w:eastAsia="Calibri"/>
          <w:b/>
          <w:bCs/>
          <w:u w:val="single"/>
        </w:rPr>
        <w:t xml:space="preserve"> of previous reports</w:t>
      </w:r>
      <w:r w:rsidRPr="00DB1CE8">
        <w:rPr>
          <w:rFonts w:eastAsia="Calibri"/>
        </w:rPr>
        <w:t xml:space="preserve"> on wind and renewable </w:t>
      </w:r>
      <w:r w:rsidRPr="00DB1CE8">
        <w:rPr>
          <w:rFonts w:eastAsia="Calibri"/>
          <w:sz w:val="12"/>
        </w:rPr>
        <w:t xml:space="preserve">¶ </w:t>
      </w:r>
      <w:r w:rsidRPr="00DB1CE8">
        <w:rPr>
          <w:rFonts w:eastAsia="Calibri"/>
        </w:rPr>
        <w:t>energy in Mexico,5</w:t>
      </w:r>
      <w:r w:rsidRPr="00DB1CE8">
        <w:rPr>
          <w:rFonts w:eastAsia="Calibri"/>
          <w:sz w:val="12"/>
        </w:rPr>
        <w:t xml:space="preserve">¶ </w:t>
      </w:r>
      <w:r w:rsidRPr="00DB1CE8">
        <w:rPr>
          <w:rFonts w:eastAsia="Calibri"/>
        </w:rPr>
        <w:t xml:space="preserve">and in 2010 the two </w:t>
      </w:r>
      <w:r w:rsidRPr="00DB1CE8">
        <w:rPr>
          <w:rFonts w:eastAsia="Calibri"/>
          <w:sz w:val="12"/>
        </w:rPr>
        <w:t xml:space="preserve">¶ </w:t>
      </w:r>
      <w:r w:rsidRPr="00DB1CE8">
        <w:rPr>
          <w:rFonts w:eastAsia="Calibri"/>
        </w:rPr>
        <w:t xml:space="preserve">countries set up a task-force to address </w:t>
      </w:r>
      <w:r w:rsidRPr="00DB1CE8">
        <w:rPr>
          <w:rFonts w:eastAsia="Calibri"/>
          <w:sz w:val="12"/>
        </w:rPr>
        <w:t xml:space="preserve">¶ </w:t>
      </w:r>
      <w:r w:rsidRPr="00DB1CE8">
        <w:rPr>
          <w:rFonts w:eastAsia="Calibri"/>
        </w:rPr>
        <w:t>the issue.6</w:t>
      </w:r>
      <w:r w:rsidRPr="00DB1CE8">
        <w:rPr>
          <w:rFonts w:eastAsia="Calibri"/>
          <w:sz w:val="12"/>
        </w:rPr>
        <w:t xml:space="preserve">¶ </w:t>
      </w:r>
      <w:r w:rsidRPr="00DB1CE8">
        <w:rPr>
          <w:rFonts w:eastAsia="Calibri"/>
        </w:rPr>
        <w:t xml:space="preserve">Although this group has met a </w:t>
      </w:r>
      <w:r w:rsidRPr="00DB1CE8">
        <w:rPr>
          <w:rFonts w:eastAsia="Calibri"/>
          <w:sz w:val="12"/>
        </w:rPr>
        <w:t xml:space="preserve">¶ </w:t>
      </w:r>
      <w:r w:rsidRPr="00DB1CE8">
        <w:rPr>
          <w:rFonts w:eastAsia="Calibri"/>
        </w:rPr>
        <w:t xml:space="preserve">number of times, </w:t>
      </w:r>
      <w:r w:rsidRPr="00DB1CE8">
        <w:rPr>
          <w:rFonts w:eastAsia="Calibri"/>
          <w:b/>
          <w:iCs/>
          <w:u w:val="single"/>
          <w:bdr w:val="single" w:sz="18" w:space="0" w:color="auto"/>
        </w:rPr>
        <w:t xml:space="preserve">there appears to be little </w:t>
      </w:r>
      <w:r w:rsidRPr="00DB1CE8">
        <w:rPr>
          <w:rFonts w:eastAsia="Calibri"/>
          <w:iCs/>
          <w:sz w:val="12"/>
          <w:bdr w:val="single" w:sz="18" w:space="0" w:color="auto"/>
        </w:rPr>
        <w:t>¶</w:t>
      </w:r>
      <w:r w:rsidRPr="00DB1CE8">
        <w:rPr>
          <w:rFonts w:eastAsia="Calibri"/>
          <w:b/>
          <w:iCs/>
          <w:u w:val="single"/>
          <w:bdr w:val="single" w:sz="18" w:space="0" w:color="auto"/>
        </w:rPr>
        <w:t xml:space="preserve"> momentum</w:t>
      </w:r>
      <w:r w:rsidRPr="00DB1CE8">
        <w:rPr>
          <w:rFonts w:eastAsia="Calibri"/>
        </w:rPr>
        <w:t xml:space="preserve"> behind the initiative, </w:t>
      </w:r>
      <w:r w:rsidRPr="00DB1CE8">
        <w:rPr>
          <w:rFonts w:eastAsia="Calibri"/>
          <w:b/>
          <w:iCs/>
          <w:u w:val="single"/>
          <w:bdr w:val="single" w:sz="18" w:space="0" w:color="auto"/>
        </w:rPr>
        <w:t xml:space="preserve">with each </w:t>
      </w:r>
      <w:r w:rsidRPr="00DB1CE8">
        <w:rPr>
          <w:rFonts w:eastAsia="Calibri"/>
          <w:iCs/>
          <w:sz w:val="12"/>
          <w:bdr w:val="single" w:sz="18" w:space="0" w:color="auto"/>
        </w:rPr>
        <w:t>¶</w:t>
      </w:r>
      <w:r w:rsidRPr="00DB1CE8">
        <w:rPr>
          <w:rFonts w:eastAsia="Calibri"/>
          <w:b/>
          <w:iCs/>
          <w:u w:val="single"/>
          <w:bdr w:val="single" w:sz="18" w:space="0" w:color="auto"/>
        </w:rPr>
        <w:t xml:space="preserve"> side blaming the other for lack of progress</w:t>
      </w:r>
      <w:r w:rsidRPr="00DB1CE8">
        <w:rPr>
          <w:rFonts w:eastAsia="Calibri"/>
        </w:rPr>
        <w:t>.</w:t>
      </w:r>
    </w:p>
    <w:p w:rsidR="00DB1CE8" w:rsidRPr="00DB1CE8" w:rsidRDefault="00DB1CE8" w:rsidP="00DB1CE8">
      <w:pPr>
        <w:rPr>
          <w:rFonts w:eastAsia="Cambria"/>
        </w:rPr>
      </w:pP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lastRenderedPageBreak/>
        <w:t xml:space="preserve">Current Power Networks can’t handle renewable demand. </w:t>
      </w:r>
    </w:p>
    <w:p w:rsidR="00DB1CE8" w:rsidRPr="00DB1CE8" w:rsidRDefault="00DB1CE8" w:rsidP="00DB1CE8">
      <w:pPr>
        <w:rPr>
          <w:rFonts w:eastAsia="Calibri"/>
          <w:b/>
          <w:bCs/>
          <w:sz w:val="26"/>
        </w:rPr>
      </w:pPr>
      <w:r w:rsidRPr="00DB1CE8">
        <w:rPr>
          <w:rFonts w:eastAsia="Calibri"/>
          <w:b/>
          <w:bCs/>
          <w:sz w:val="26"/>
        </w:rPr>
        <w:t xml:space="preserve">WorleyParsons 13, </w:t>
      </w:r>
      <w:r w:rsidRPr="00DB1CE8">
        <w:rPr>
          <w:rFonts w:eastAsia="Calibri"/>
          <w:bCs/>
          <w:sz w:val="16"/>
          <w:szCs w:val="16"/>
        </w:rPr>
        <w:t>energy, engineering, procurement and construction management services, http://www.worleyparsons.com/AboutUs/Pages/default.aspx</w:t>
      </w:r>
    </w:p>
    <w:p w:rsidR="00DB1CE8" w:rsidRPr="00DB1CE8" w:rsidRDefault="00DB1CE8" w:rsidP="00DB1CE8">
      <w:pPr>
        <w:rPr>
          <w:rFonts w:eastAsia="Calibri"/>
          <w:sz w:val="16"/>
          <w:szCs w:val="16"/>
        </w:rPr>
      </w:pPr>
      <w:r w:rsidRPr="00DB1CE8">
        <w:rPr>
          <w:rFonts w:eastAsia="Calibri"/>
          <w:u w:val="single"/>
        </w:rPr>
        <w:t>Globally, the Power Networks sector is facing unprecedented challenges with ageing infrastructure, a transformation of supply to include renewable and distributed energy sources, and increasing priority on energy efficiency. The market and commercial environment is also changing with industry restructuring, new markets, regulatory changes, and economic constraints.</w:t>
      </w:r>
      <w:r w:rsidRPr="00DB1CE8">
        <w:rPr>
          <w:rFonts w:eastAsia="Calibri"/>
        </w:rPr>
        <w:t xml:space="preserve"> </w:t>
      </w:r>
      <w:r w:rsidRPr="00DB1CE8">
        <w:rPr>
          <w:rFonts w:eastAsia="Calibri"/>
          <w:sz w:val="16"/>
          <w:szCs w:val="16"/>
        </w:rPr>
        <w:t xml:space="preserve">At the same time, Smart Grid is evolving and will have a significant role in addressing and managing these changes, along with others such as the future impact of </w:t>
      </w:r>
      <w:hyperlink r:id="rId39" w:history="1">
        <w:r w:rsidRPr="00DB1CE8">
          <w:rPr>
            <w:rFonts w:eastAsia="Calibri"/>
            <w:color w:val="0000FF"/>
            <w:sz w:val="16"/>
            <w:szCs w:val="16"/>
          </w:rPr>
          <w:t>electric vehicles</w:t>
        </w:r>
      </w:hyperlink>
      <w:r w:rsidRPr="00DB1CE8">
        <w:rPr>
          <w:rFonts w:eastAsia="Calibri"/>
          <w:sz w:val="16"/>
          <w:szCs w:val="16"/>
        </w:rPr>
        <w:t xml:space="preserve"> and the need to optimize the utilization of existing assets.</w:t>
      </w:r>
    </w:p>
    <w:p w:rsidR="00DB1CE8" w:rsidRPr="00DB1CE8" w:rsidRDefault="00DB1CE8" w:rsidP="00DB1CE8">
      <w:pPr>
        <w:rPr>
          <w:rFonts w:eastAsia="Calibri"/>
          <w:sz w:val="16"/>
          <w:szCs w:val="16"/>
        </w:rPr>
      </w:pPr>
    </w:p>
    <w:p w:rsidR="00DB1CE8" w:rsidRPr="00DB1CE8" w:rsidRDefault="00DB1CE8" w:rsidP="00DB1CE8">
      <w:pPr>
        <w:keepNext/>
        <w:keepLines/>
        <w:pageBreakBefore/>
        <w:spacing w:before="480"/>
        <w:jc w:val="center"/>
        <w:outlineLvl w:val="1"/>
        <w:rPr>
          <w:rFonts w:eastAsia="MS Gothic" w:cs="Times New Roman"/>
          <w:b/>
          <w:bCs/>
          <w:sz w:val="44"/>
          <w:szCs w:val="26"/>
          <w:u w:val="double"/>
        </w:rPr>
      </w:pPr>
      <w:r w:rsidRPr="00DB1CE8">
        <w:rPr>
          <w:rFonts w:eastAsia="MS Gothic" w:cs="Times New Roman"/>
          <w:b/>
          <w:bCs/>
          <w:sz w:val="44"/>
          <w:szCs w:val="26"/>
          <w:u w:val="double"/>
        </w:rPr>
        <w:lastRenderedPageBreak/>
        <w:t>Solvency</w:t>
      </w:r>
    </w:p>
    <w:p w:rsidR="00DB1CE8" w:rsidRPr="00DB1CE8" w:rsidRDefault="00DB1CE8" w:rsidP="00DB1CE8">
      <w:pPr>
        <w:rPr>
          <w:rFonts w:eastAsia="Cambria"/>
        </w:rPr>
      </w:pPr>
    </w:p>
    <w:p w:rsidR="00DB1CE8" w:rsidRPr="00DB1CE8" w:rsidRDefault="00DB1CE8" w:rsidP="00DB1CE8">
      <w:pPr>
        <w:keepNext/>
        <w:keepLines/>
        <w:pageBreakBefore/>
        <w:spacing w:before="200"/>
        <w:jc w:val="center"/>
        <w:outlineLvl w:val="2"/>
        <w:rPr>
          <w:rFonts w:eastAsia="MS Gothic" w:cs="Times New Roman"/>
          <w:b/>
          <w:bCs/>
          <w:sz w:val="32"/>
          <w:u w:val="single"/>
        </w:rPr>
      </w:pPr>
      <w:r w:rsidRPr="00DB1CE8">
        <w:rPr>
          <w:rFonts w:eastAsia="MS Gothic" w:cs="Times New Roman"/>
          <w:b/>
          <w:bCs/>
          <w:sz w:val="32"/>
          <w:u w:val="single"/>
        </w:rPr>
        <w:lastRenderedPageBreak/>
        <w:t>Mex Says yes</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Mexico Will Say Yes; Smart Grid Technology</w:t>
      </w:r>
    </w:p>
    <w:p w:rsidR="00DB1CE8" w:rsidRPr="00DB1CE8" w:rsidRDefault="00DB1CE8" w:rsidP="00DB1CE8">
      <w:pPr>
        <w:rPr>
          <w:rFonts w:eastAsia="Calibri"/>
          <w:b/>
          <w:bCs/>
        </w:rPr>
      </w:pPr>
      <w:r w:rsidRPr="00DB1CE8">
        <w:rPr>
          <w:rFonts w:eastAsia="Calibri"/>
          <w:b/>
          <w:bCs/>
          <w:sz w:val="26"/>
        </w:rPr>
        <w:t>United States Embassy</w:t>
      </w:r>
      <w:r w:rsidRPr="00DB1CE8">
        <w:rPr>
          <w:rFonts w:eastAsia="Calibri"/>
          <w:bCs/>
          <w:sz w:val="26"/>
        </w:rPr>
        <w:t xml:space="preserve"> </w:t>
      </w:r>
      <w:r w:rsidRPr="00DB1CE8">
        <w:rPr>
          <w:rFonts w:eastAsia="Calibri"/>
          <w:bCs/>
        </w:rPr>
        <w:t>in Mexico City</w:t>
      </w:r>
      <w:r w:rsidRPr="00DB1CE8">
        <w:rPr>
          <w:rFonts w:eastAsia="Calibri"/>
          <w:b/>
          <w:bCs/>
        </w:rPr>
        <w:t>, 3-14-</w:t>
      </w:r>
      <w:r w:rsidRPr="00DB1CE8">
        <w:rPr>
          <w:rFonts w:eastAsia="Calibri"/>
          <w:b/>
          <w:bCs/>
          <w:sz w:val="26"/>
        </w:rPr>
        <w:t>13</w:t>
      </w:r>
      <w:r w:rsidRPr="00DB1CE8">
        <w:rPr>
          <w:rFonts w:eastAsia="Calibri"/>
          <w:b/>
          <w:bCs/>
        </w:rPr>
        <w:t>, “U.S. Embassy and Partners Open 2nd Annual U.S.-Mexico Smart Grid Technology and Business Forum”, http://mexico.usembassy.gov/press-releases/2nd-annual-us-mexico-smart-grid-technology-and-business-forum.html</w:t>
      </w:r>
    </w:p>
    <w:p w:rsidR="00DB1CE8" w:rsidRPr="00DB1CE8" w:rsidRDefault="00DB1CE8" w:rsidP="00DB1CE8">
      <w:pPr>
        <w:rPr>
          <w:rFonts w:eastAsia="Calibri"/>
          <w:b/>
          <w:bCs/>
          <w:u w:val="single"/>
        </w:rPr>
      </w:pPr>
    </w:p>
    <w:p w:rsidR="00DB1CE8" w:rsidRPr="00DB1CE8" w:rsidRDefault="00DB1CE8" w:rsidP="00DB1CE8">
      <w:pPr>
        <w:rPr>
          <w:rFonts w:eastAsia="Calibri"/>
          <w:sz w:val="16"/>
          <w:szCs w:val="16"/>
        </w:rPr>
      </w:pPr>
      <w:r w:rsidRPr="00DB1CE8">
        <w:rPr>
          <w:rFonts w:eastAsia="Calibri"/>
          <w:b/>
          <w:bCs/>
          <w:u w:val="single"/>
        </w:rPr>
        <w:t>U.S. Ambassador Anthony Wayne joined Energy Secretary Pedro Joaquin Coldwell,</w:t>
      </w:r>
      <w:r w:rsidRPr="00DB1CE8">
        <w:rPr>
          <w:rFonts w:eastAsia="Calibri"/>
        </w:rPr>
        <w:t xml:space="preserve"> </w:t>
      </w:r>
      <w:r w:rsidRPr="00DB1CE8">
        <w:rPr>
          <w:rFonts w:eastAsia="Calibri"/>
          <w:sz w:val="16"/>
          <w:szCs w:val="16"/>
        </w:rPr>
        <w:t xml:space="preserve">CFE Director General Francisco Rojas, and a 17-company U.S. business delegation representing the smart grid sector </w:t>
      </w:r>
      <w:r w:rsidRPr="00DB1CE8">
        <w:rPr>
          <w:rFonts w:eastAsia="Calibri"/>
          <w:b/>
          <w:bCs/>
          <w:u w:val="single"/>
        </w:rPr>
        <w:t>to open the second annual forum promoting Smart Grid technology in Mexico as a way to bolster U.S.-Mexican connectivity and competitiveness.</w:t>
      </w:r>
      <w:r w:rsidRPr="00DB1CE8">
        <w:rPr>
          <w:rFonts w:eastAsia="Calibri"/>
        </w:rPr>
        <w:t xml:space="preserve"> </w:t>
      </w:r>
      <w:r w:rsidRPr="00DB1CE8">
        <w:rPr>
          <w:rFonts w:eastAsia="Calibri"/>
          <w:sz w:val="16"/>
          <w:szCs w:val="16"/>
        </w:rPr>
        <w:t>Director General Rojas and CFE hosted the forum at the Museo Tecnologico (MUTEC). Speaking at the forum opening</w:t>
      </w:r>
      <w:r w:rsidRPr="00DB1CE8">
        <w:rPr>
          <w:rFonts w:eastAsia="Calibri"/>
          <w:b/>
          <w:bCs/>
          <w:u w:val="single"/>
        </w:rPr>
        <w:t>, Ambassador Wayne said, “The United States and Mexico are in a unique position to work together to strengthen North America’s energy position relative to the rest of the global community. By committing ourselves to bilateral and multilateral agreements on energy cooperation that advance our North American energy goals and highlight the importance of the North American energy bloc, we can increase our already strong interconnectivity and mutual competitiveness in terms of trade, manufacturing, and overall economic clout.”</w:t>
      </w:r>
      <w:r w:rsidRPr="00DB1CE8">
        <w:rPr>
          <w:rFonts w:eastAsia="Calibri"/>
        </w:rPr>
        <w:t xml:space="preserve"> In his opening remarks, </w:t>
      </w:r>
      <w:r w:rsidRPr="00DB1CE8">
        <w:rPr>
          <w:rFonts w:eastAsia="Calibri"/>
          <w:b/>
          <w:bCs/>
          <w:u w:val="single"/>
        </w:rPr>
        <w:t>Secretary Coldwell said, “Our presence here not only speaks to renewing technology and advancing the sector. It is a critical component of the change that is taking place worldwide in favor of humanism, the power of the human and his growing freedom.”</w:t>
      </w:r>
      <w:r w:rsidRPr="00DB1CE8">
        <w:rPr>
          <w:rFonts w:eastAsia="Calibri"/>
        </w:rPr>
        <w:t xml:space="preserve"> </w:t>
      </w:r>
      <w:r w:rsidRPr="00DB1CE8">
        <w:rPr>
          <w:rFonts w:eastAsia="Calibri"/>
          <w:sz w:val="16"/>
          <w:szCs w:val="16"/>
        </w:rPr>
        <w:t>The forum provided a platform for the U.S. smart grid companies to showcase their technologies for Mexican government officials from the Ministry of Energy (SENER), The Mexican Electric Utility (CFE), Mexican Energy Regulatory Commission (CRE) and Electric Research Institute (IIE) as well as private sector officials, while a wide range of US experts working with the US national institute of standards and technology (NIST) and three national energy laboratories presented their thinking and work on smart grid developments. Ambassador Wayne was pleased to host the forum participants for a reception at the end of the day.</w:t>
      </w:r>
    </w:p>
    <w:p w:rsidR="00DB1CE8" w:rsidRPr="00DB1CE8" w:rsidRDefault="00DB1CE8" w:rsidP="00DB1CE8">
      <w:pPr>
        <w:rPr>
          <w:rFonts w:eastAsia="Calibri"/>
          <w:sz w:val="16"/>
          <w:szCs w:val="16"/>
        </w:rPr>
      </w:pPr>
    </w:p>
    <w:p w:rsidR="00DB1CE8" w:rsidRPr="00DB1CE8" w:rsidRDefault="00DB1CE8" w:rsidP="00DB1CE8">
      <w:pPr>
        <w:keepNext/>
        <w:keepLines/>
        <w:spacing w:before="200"/>
        <w:outlineLvl w:val="3"/>
        <w:rPr>
          <w:rFonts w:eastAsia="MS Gothic" w:cs="Times New Roman"/>
          <w:b/>
          <w:bCs/>
          <w:iCs/>
          <w:sz w:val="26"/>
        </w:rPr>
      </w:pPr>
      <w:r w:rsidRPr="00DB1CE8">
        <w:rPr>
          <w:rFonts w:eastAsia="MS Gothic" w:cs="Times New Roman"/>
          <w:b/>
          <w:bCs/>
          <w:iCs/>
          <w:sz w:val="26"/>
        </w:rPr>
        <w:t>Mexico is a ready and willing partner for border infrastructure improvements, but the United States has to be the first mover – plan would catalyze growth in legal trade</w:t>
      </w:r>
    </w:p>
    <w:p w:rsidR="00DB1CE8" w:rsidRPr="00DB1CE8" w:rsidRDefault="00DB1CE8" w:rsidP="00DB1CE8">
      <w:pPr>
        <w:rPr>
          <w:rFonts w:eastAsia="Calibri"/>
        </w:rPr>
      </w:pPr>
    </w:p>
    <w:p w:rsidR="00DB1CE8" w:rsidRPr="00DB1CE8" w:rsidRDefault="00DB1CE8" w:rsidP="00DB1CE8">
      <w:pPr>
        <w:rPr>
          <w:rFonts w:eastAsia="Calibri"/>
        </w:rPr>
      </w:pPr>
      <w:r w:rsidRPr="00DB1CE8">
        <w:rPr>
          <w:rFonts w:eastAsia="Calibri"/>
          <w:b/>
          <w:bCs/>
          <w:sz w:val="26"/>
        </w:rPr>
        <w:t>O’Neil 2013</w:t>
      </w:r>
      <w:r w:rsidRPr="00DB1CE8">
        <w:rPr>
          <w:rFonts w:eastAsia="Calibri"/>
        </w:rPr>
        <w:t xml:space="preserve"> </w:t>
      </w:r>
      <w:r w:rsidRPr="00DB1CE8">
        <w:rPr>
          <w:rFonts w:eastAsia="Calibri"/>
        </w:rPr>
        <w:br/>
        <w:t xml:space="preserve">Shannon O'Neil is Senior Fellow for Latin America Studies at the Council on Foreign Relations (CFR), “Mexico Makes It: A Transformed Society, Economy, and Government” March/April 2013 </w:t>
      </w:r>
      <w:r w:rsidRPr="00DB1CE8">
        <w:rPr>
          <w:rFonts w:eastAsia="Calibri"/>
          <w:u w:val="single"/>
        </w:rPr>
        <w:t>Foreign Affairs</w:t>
      </w:r>
      <w:r w:rsidRPr="00DB1CE8">
        <w:rPr>
          <w:rFonts w:eastAsia="Calibri"/>
        </w:rPr>
        <w:t xml:space="preserve"> http://www.cfr.org/mexico/mexico-makes/p30098</w:t>
      </w:r>
    </w:p>
    <w:p w:rsidR="00DB1CE8" w:rsidRPr="00DB1CE8" w:rsidRDefault="00DB1CE8" w:rsidP="00DB1CE8">
      <w:pPr>
        <w:rPr>
          <w:rFonts w:eastAsia="Calibri"/>
        </w:rPr>
      </w:pPr>
    </w:p>
    <w:p w:rsidR="00DB1CE8" w:rsidRPr="00DB1CE8" w:rsidRDefault="00DB1CE8" w:rsidP="00DB1CE8">
      <w:pPr>
        <w:rPr>
          <w:rFonts w:eastAsia="Calibri"/>
          <w:b/>
          <w:bCs/>
          <w:u w:val="single"/>
        </w:rPr>
      </w:pPr>
      <w:r w:rsidRPr="00DB1CE8">
        <w:rPr>
          <w:rFonts w:eastAsia="Calibri"/>
        </w:rPr>
        <w:t xml:space="preserve">BORDER BUDDIES Since NAFTA was passed, U.S.-Mexican trade has more than tripled. </w:t>
      </w:r>
      <w:r w:rsidRPr="00DB1CE8">
        <w:rPr>
          <w:rFonts w:eastAsia="Calibri"/>
          <w:b/>
          <w:bCs/>
          <w:u w:val="single"/>
        </w:rPr>
        <w:t>Well over $1 billion worth of goods crosses the U.S.-Mexican border every day, as do 3,000 people, 12,000 trucks, and 1,200 railcars</w:t>
      </w:r>
      <w:r w:rsidRPr="00DB1CE8">
        <w:rPr>
          <w:rFonts w:eastAsia="Calibri"/>
        </w:rPr>
        <w:t xml:space="preserve">. Mexico is second only to Canada as a destination for U.S. goods, and sales to Mexico support an estimated six million American jobs, according to a report published by the Woodrow Wilson International Center's Mexico Institute. The composition of that bilateral trade has also changed in recent decades. Approximately 40 percent of the products made in Mexico today have parts that come from the United States. Many consumer goods, including cars, televisions, and computers, cross the border more than once during their production. Admittedly, this process has sent some U.S. jobs south, but overall, </w:t>
      </w:r>
      <w:r w:rsidRPr="00DB1CE8">
        <w:rPr>
          <w:rFonts w:eastAsia="Calibri"/>
          <w:b/>
          <w:bCs/>
          <w:u w:val="single"/>
        </w:rPr>
        <w:t>cross-border production is good for U.S. employment</w:t>
      </w:r>
      <w:r w:rsidRPr="00DB1CE8">
        <w:rPr>
          <w:rFonts w:eastAsia="Calibri"/>
        </w:rPr>
        <w:t xml:space="preserve">. </w:t>
      </w:r>
      <w:r w:rsidRPr="00DB1CE8">
        <w:rPr>
          <w:rFonts w:eastAsia="Calibri"/>
          <w:b/>
          <w:bCs/>
          <w:u w:val="single"/>
        </w:rPr>
        <w:t>There is evidence that U.S. companies with overseas operations are more likely to create domestic jobs than those based solely in the United States. Using data collected confidentially from thousands of large U.S. manufacturing firms,</w:t>
      </w:r>
      <w:r w:rsidRPr="00DB1CE8">
        <w:rPr>
          <w:rFonts w:eastAsia="Calibri"/>
        </w:rPr>
        <w:t xml:space="preserve"> the </w:t>
      </w:r>
      <w:r w:rsidRPr="00DB1CE8">
        <w:rPr>
          <w:rFonts w:eastAsia="Calibri"/>
          <w:b/>
          <w:bCs/>
          <w:u w:val="single"/>
        </w:rPr>
        <w:t>scholars</w:t>
      </w:r>
      <w:r w:rsidRPr="00DB1CE8">
        <w:rPr>
          <w:rFonts w:eastAsia="Calibri"/>
        </w:rPr>
        <w:t xml:space="preserve"> Mihir Desai, C. Fritz Foley, and James Hines upended the conventional wisdom in a 2008 study, which </w:t>
      </w:r>
      <w:r w:rsidRPr="00DB1CE8">
        <w:rPr>
          <w:rFonts w:eastAsia="Calibri"/>
          <w:b/>
          <w:bCs/>
          <w:u w:val="single"/>
        </w:rPr>
        <w:t xml:space="preserve">found that when companies ramp up their investment and employment internationally, they invest more and hire more people at home, </w:t>
      </w:r>
      <w:r w:rsidRPr="00DB1CE8">
        <w:rPr>
          <w:rFonts w:eastAsia="Calibri"/>
        </w:rPr>
        <w:t xml:space="preserve">too. </w:t>
      </w:r>
      <w:r w:rsidRPr="00DB1CE8">
        <w:rPr>
          <w:rFonts w:eastAsia="Calibri"/>
          <w:b/>
          <w:bCs/>
          <w:u w:val="single"/>
        </w:rPr>
        <w:t xml:space="preserve">Overseas operations make </w:t>
      </w:r>
      <w:r w:rsidRPr="00DB1CE8">
        <w:rPr>
          <w:rFonts w:eastAsia="Calibri"/>
          <w:b/>
          <w:bCs/>
          <w:u w:val="single"/>
        </w:rPr>
        <w:lastRenderedPageBreak/>
        <w:t>companies more productive and competitive, and with improved products, lower prices, and higher sales,</w:t>
      </w:r>
      <w:r w:rsidRPr="00DB1CE8">
        <w:rPr>
          <w:rFonts w:eastAsia="Calibri"/>
        </w:rPr>
        <w:t xml:space="preserve"> they are able to create new jobs everywhere. Washington should welcome the expansion of U.S. companies in Mexico </w:t>
      </w:r>
      <w:r w:rsidRPr="00DB1CE8">
        <w:rPr>
          <w:rFonts w:eastAsia="Calibri"/>
          <w:b/>
          <w:bCs/>
          <w:u w:val="single"/>
        </w:rPr>
        <w:t xml:space="preserve">because increasing cross-border production and trade between the two countries would boost U.S. employment and growth. Mexico is a ready, willing, and able economic partner, with which the United States has closer ties than it does with any other emerging-market country. </w:t>
      </w:r>
      <w:r w:rsidRPr="00DB1CE8">
        <w:rPr>
          <w:rFonts w:eastAsia="Calibri"/>
        </w:rPr>
        <w:t xml:space="preserve">Familial and communal ties also unite the United States and Mexico. The number of Mexican immigrants in the United States doubled in the 1980s and then doubled again in the 1990s. Fleeing poor economic and employment conditions in Mexico and attracted by labor demand and family and community members already in the United States, an estimated ten million Mexicans have come north over the past three decades. This flow has recently slowed, thanks to changing demographics and economic improvements in Mexico and a weakening U.S. economy. Still, some 12 million Mexicans and over 30 million Mexican Americans call the United States home. For all these reasons, </w:t>
      </w:r>
      <w:r w:rsidRPr="00DB1CE8">
        <w:rPr>
          <w:rFonts w:eastAsia="Calibri"/>
          <w:b/>
          <w:bCs/>
          <w:u w:val="single"/>
        </w:rPr>
        <w:t>the United States should strengthen its relationship with its neighbor</w:t>
      </w:r>
      <w:r w:rsidRPr="00DB1CE8">
        <w:rPr>
          <w:rFonts w:eastAsia="Calibri"/>
        </w:rPr>
        <w:t xml:space="preserve">, starting with immigration laws that support the binational individuals and communities that already exist in the United States and encourage the legal immigration of Mexican workers and their families. U.S. President Barack Obama has promised to send such legislation to Congress, but a strong anti-immigrant wing within the Republican Party and the slow U.S. economic recovery pose significant barriers to a comprehensive and far-reaching deal. Nevertheless, </w:t>
      </w:r>
      <w:r w:rsidRPr="00DB1CE8">
        <w:rPr>
          <w:rFonts w:eastAsia="Calibri"/>
          <w:b/>
          <w:bCs/>
          <w:u w:val="single"/>
        </w:rPr>
        <w:t>the United States and Mexico urgently need to invest in border infrastructure, standardize their customs forms, and work to better facilitate legal trade between them</w:t>
      </w:r>
      <w:r w:rsidRPr="00DB1CE8">
        <w:rPr>
          <w:rFonts w:eastAsia="Calibri"/>
        </w:rPr>
        <w:t xml:space="preserve">. Furthermore, getting Americans to recognize the benefits of </w:t>
      </w:r>
      <w:r w:rsidRPr="00DB1CE8">
        <w:rPr>
          <w:rFonts w:eastAsia="Calibri"/>
          <w:b/>
          <w:bCs/>
          <w:u w:val="single"/>
        </w:rPr>
        <w:t xml:space="preserve">cross-border production </w:t>
      </w:r>
      <w:r w:rsidRPr="00DB1CE8">
        <w:rPr>
          <w:rFonts w:eastAsia="Calibri"/>
        </w:rPr>
        <w:t xml:space="preserve">will be an uphill battle, but it </w:t>
      </w:r>
      <w:r w:rsidRPr="00DB1CE8">
        <w:rPr>
          <w:rFonts w:eastAsia="Calibri"/>
          <w:b/>
          <w:bCs/>
          <w:u w:val="single"/>
        </w:rPr>
        <w:t>is</w:t>
      </w:r>
      <w:r w:rsidRPr="00DB1CE8">
        <w:rPr>
          <w:rFonts w:eastAsia="Calibri"/>
        </w:rPr>
        <w:t xml:space="preserve"> one </w:t>
      </w:r>
      <w:r w:rsidRPr="00DB1CE8">
        <w:rPr>
          <w:rFonts w:eastAsia="Calibri"/>
          <w:b/>
          <w:bCs/>
          <w:u w:val="single"/>
        </w:rPr>
        <w:t>worth fighting in order to boost the United States' exports, jobs, and overall economic growth.</w:t>
      </w:r>
    </w:p>
    <w:p w:rsidR="00DB1CE8" w:rsidRPr="00DB1CE8" w:rsidRDefault="00DB1CE8" w:rsidP="00DB1CE8">
      <w:pPr>
        <w:rPr>
          <w:rFonts w:eastAsia="Calibri"/>
          <w:b/>
          <w:bCs/>
          <w:u w:val="single"/>
        </w:rPr>
      </w:pP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 xml:space="preserve">Mexican constitutional reforms prove they’d say yes </w:t>
      </w:r>
    </w:p>
    <w:p w:rsidR="00DB1CE8" w:rsidRPr="00DB1CE8" w:rsidRDefault="00DB1CE8" w:rsidP="00DB1CE8">
      <w:pPr>
        <w:rPr>
          <w:rFonts w:eastAsia="Calibri"/>
        </w:rPr>
      </w:pPr>
      <w:r w:rsidRPr="00DB1CE8">
        <w:rPr>
          <w:rFonts w:eastAsia="Calibri"/>
          <w:b/>
          <w:bCs/>
          <w:sz w:val="26"/>
        </w:rPr>
        <w:t xml:space="preserve">Iliff et al 13 </w:t>
      </w:r>
      <w:r w:rsidRPr="00DB1CE8">
        <w:rPr>
          <w:rFonts w:eastAsia="Calibri"/>
        </w:rPr>
        <w:t xml:space="preserve">(DAVID LUHNOW and LAURENCE ILIFF, February 13, 2013,, WSJ reporters, “Mexico Moves on Energy in Economic Reset”, </w:t>
      </w:r>
      <w:hyperlink r:id="rId40" w:history="1">
        <w:r w:rsidRPr="00DB1CE8">
          <w:rPr>
            <w:rFonts w:eastAsia="Calibri"/>
          </w:rPr>
          <w:t>http://online.wsj.com/article/SB10001424127887324162304578302343638712694.html</w:t>
        </w:r>
      </w:hyperlink>
      <w:r w:rsidRPr="00DB1CE8">
        <w:rPr>
          <w:rFonts w:eastAsia="Calibri"/>
        </w:rPr>
        <w:t>, JB)</w:t>
      </w:r>
    </w:p>
    <w:p w:rsidR="00DB1CE8" w:rsidRPr="00DB1CE8" w:rsidRDefault="00DB1CE8" w:rsidP="00DB1CE8">
      <w:pPr>
        <w:rPr>
          <w:rFonts w:eastAsia="Calibri"/>
        </w:rPr>
      </w:pPr>
      <w:r w:rsidRPr="00DB1CE8">
        <w:rPr>
          <w:rFonts w:eastAsia="Calibri"/>
          <w:b/>
          <w:bCs/>
          <w:u w:val="single"/>
        </w:rPr>
        <w:t>For decades, Mexico's energy policy has largely boiled down to exporting oil for cash to fund state spending. Now the new government is negotiating with rival political parties to curb that practice and instead use</w:t>
      </w:r>
      <w:r w:rsidRPr="00DB1CE8">
        <w:rPr>
          <w:rFonts w:eastAsia="Calibri"/>
        </w:rPr>
        <w:t xml:space="preserve"> state monopoly Petróleos Mexicanos to a different end: </w:t>
      </w:r>
      <w:r w:rsidRPr="00DB1CE8">
        <w:rPr>
          <w:rFonts w:eastAsia="Calibri"/>
          <w:b/>
          <w:bCs/>
          <w:u w:val="single"/>
        </w:rPr>
        <w:t>cheaper energy</w:t>
      </w:r>
      <w:r w:rsidRPr="00DB1CE8">
        <w:rPr>
          <w:rFonts w:eastAsia="Calibri"/>
        </w:rPr>
        <w:t xml:space="preserve">, said Pemex CEO Emilio Lozoya.¶ In an interview with The Wall Street Journal, the 38-year-old chief said the administration of </w:t>
      </w:r>
      <w:r w:rsidRPr="00DB1CE8">
        <w:rPr>
          <w:rFonts w:eastAsia="Calibri"/>
          <w:b/>
          <w:bCs/>
          <w:u w:val="single"/>
        </w:rPr>
        <w:t>President Enrique Peña Nieto was striving to overhaul tax and energy laws this year that Mr. Lozoya said would result in cheaper energy for consumers and companies that could drive a more competitive economy</w:t>
      </w:r>
      <w:r w:rsidRPr="00DB1CE8">
        <w:rPr>
          <w:rFonts w:eastAsia="Calibri"/>
        </w:rPr>
        <w:t>.¶</w:t>
      </w:r>
      <w:r w:rsidRPr="00DB1CE8">
        <w:rPr>
          <w:rFonts w:eastAsia="Calibri"/>
          <w:b/>
          <w:bCs/>
          <w:sz w:val="12"/>
          <w:u w:val="single"/>
        </w:rPr>
        <w:t xml:space="preserve"> </w:t>
      </w:r>
      <w:r w:rsidRPr="00DB1CE8">
        <w:rPr>
          <w:rFonts w:eastAsia="Calibri"/>
        </w:rPr>
        <w:t xml:space="preserve">Pemex CEO Lozoya on Mexico's Energy Reform Plans¶ Lozoya on Foreign Companies Drilling for Mexico's Shale Gas¶ </w:t>
      </w:r>
      <w:r w:rsidRPr="00DB1CE8">
        <w:rPr>
          <w:rFonts w:eastAsia="Calibri"/>
          <w:b/>
          <w:bCs/>
          <w:u w:val="single"/>
        </w:rPr>
        <w:t>Now</w:t>
      </w:r>
      <w:r w:rsidRPr="00DB1CE8">
        <w:rPr>
          <w:rFonts w:eastAsia="Calibri"/>
        </w:rPr>
        <w:t xml:space="preserve">, the Mexican government relies on Pemex, one of the world's biggest oil firms, for 35% of government spending, leaving the company with little left over to invest in areas like natural gas. </w:t>
      </w:r>
      <w:r w:rsidRPr="00DB1CE8">
        <w:rPr>
          <w:rFonts w:eastAsia="Calibri"/>
          <w:b/>
          <w:bCs/>
          <w:u w:val="single"/>
        </w:rPr>
        <w:t>Private companies, meanwhile, are largely barred from investing thanks to Mexico's nationalistic energy laws.</w:t>
      </w:r>
      <w:r w:rsidRPr="00DB1CE8">
        <w:rPr>
          <w:rFonts w:eastAsia="Calibri"/>
          <w:b/>
          <w:bCs/>
          <w:sz w:val="12"/>
          <w:u w:val="single"/>
        </w:rPr>
        <w:t>¶</w:t>
      </w:r>
      <w:r w:rsidRPr="00DB1CE8">
        <w:rPr>
          <w:rFonts w:eastAsia="Calibri"/>
        </w:rPr>
        <w:t xml:space="preserve"> </w:t>
      </w:r>
      <w:r w:rsidRPr="00DB1CE8">
        <w:rPr>
          <w:rFonts w:eastAsia="Calibri"/>
          <w:b/>
          <w:bCs/>
          <w:u w:val="single"/>
        </w:rPr>
        <w:t>The result is</w:t>
      </w:r>
      <w:r w:rsidRPr="00DB1CE8">
        <w:rPr>
          <w:rFonts w:eastAsia="Calibri"/>
        </w:rPr>
        <w:t xml:space="preserve"> an energy-rich country where companies often pay higher prices for energy than elsewhere. Mexico has large reserves of natural gas, for instance. But since Pemex doesn't invest enough in gas</w:t>
      </w:r>
      <w:r w:rsidRPr="00DB1CE8">
        <w:rPr>
          <w:rFonts w:eastAsia="Calibri"/>
          <w:b/>
          <w:bCs/>
          <w:u w:val="single"/>
        </w:rPr>
        <w:t>, the country imports gas from the U.S.—raising costs to Mexican firms as they try to compete with global players like China.</w:t>
      </w:r>
      <w:r w:rsidRPr="00DB1CE8">
        <w:rPr>
          <w:rFonts w:eastAsia="Calibri"/>
          <w:b/>
          <w:bCs/>
          <w:sz w:val="12"/>
          <w:u w:val="single"/>
        </w:rPr>
        <w:t>¶</w:t>
      </w:r>
      <w:r w:rsidRPr="00DB1CE8">
        <w:rPr>
          <w:rFonts w:eastAsia="Calibri"/>
        </w:rPr>
        <w:t xml:space="preserve"> "</w:t>
      </w:r>
      <w:r w:rsidRPr="00DB1CE8">
        <w:rPr>
          <w:rFonts w:eastAsia="Calibri"/>
          <w:b/>
          <w:bCs/>
          <w:u w:val="single"/>
        </w:rPr>
        <w:t>Energy ought to be looked at on a competitive basis and not as a foreign-exchange generator</w:t>
      </w:r>
      <w:r w:rsidRPr="00DB1CE8">
        <w:rPr>
          <w:rFonts w:eastAsia="Calibri"/>
        </w:rPr>
        <w:t xml:space="preserve">," Mr. Lozoya said, pointing to a prospective investment boost in industries ranging from gas to petrochemicals to fertilizers.¶ Complicating matters, Mexico's oil output has slipped to 2.55 million barrels a day from a peak of 3.4 million in 2004, as easy oil in the Gulf is replaced by more difficult reserves of deep-water oil and heavy oil onshore. </w:t>
      </w:r>
      <w:r w:rsidRPr="00DB1CE8">
        <w:rPr>
          <w:rFonts w:eastAsia="Calibri"/>
          <w:b/>
          <w:bCs/>
          <w:u w:val="single"/>
        </w:rPr>
        <w:t xml:space="preserve">To boost production, the company will need more money, technology and </w:t>
      </w:r>
      <w:r w:rsidRPr="00DB1CE8">
        <w:rPr>
          <w:rFonts w:eastAsia="Calibri"/>
          <w:b/>
          <w:iCs/>
          <w:u w:val="single"/>
          <w:bdr w:val="single" w:sz="18" w:space="0" w:color="auto"/>
        </w:rPr>
        <w:t>know-how.</w:t>
      </w:r>
      <w:r w:rsidRPr="00DB1CE8">
        <w:rPr>
          <w:rFonts w:eastAsia="Calibri"/>
        </w:rPr>
        <w:t xml:space="preserve">¶ </w:t>
      </w:r>
      <w:r w:rsidRPr="00DB1CE8">
        <w:rPr>
          <w:rFonts w:eastAsia="Calibri"/>
          <w:b/>
          <w:bCs/>
          <w:u w:val="single"/>
        </w:rPr>
        <w:t>Changing Mexico's energy laws is widely seen as an important test for a country that captured the</w:t>
      </w:r>
      <w:r w:rsidRPr="00DB1CE8">
        <w:rPr>
          <w:rFonts w:eastAsia="Calibri"/>
        </w:rPr>
        <w:t xml:space="preserve"> </w:t>
      </w:r>
      <w:r w:rsidRPr="00DB1CE8">
        <w:rPr>
          <w:rFonts w:eastAsia="Calibri"/>
        </w:rPr>
        <w:lastRenderedPageBreak/>
        <w:t xml:space="preserve">imagination of investors for linking its economy in a free-trade deal with the U.S. in the mid-1990s, but which saw its star dim to other emerging markets like China and Brazil in recent years.¶ For Mexico, beset by drug violence the past few years, </w:t>
      </w:r>
      <w:r w:rsidRPr="00DB1CE8">
        <w:rPr>
          <w:rFonts w:eastAsia="Calibri"/>
          <w:b/>
          <w:bCs/>
          <w:u w:val="single"/>
        </w:rPr>
        <w:t>such a move would send a powerful signal to investors, likely driving billions in foreign investment, economists say.</w:t>
      </w:r>
      <w:r w:rsidRPr="00DB1CE8">
        <w:rPr>
          <w:rFonts w:eastAsia="Calibri"/>
          <w:b/>
          <w:bCs/>
          <w:sz w:val="12"/>
          <w:u w:val="single"/>
        </w:rPr>
        <w:t>¶</w:t>
      </w:r>
      <w:r w:rsidRPr="00DB1CE8">
        <w:rPr>
          <w:rFonts w:eastAsia="Calibri"/>
        </w:rPr>
        <w:t xml:space="preserve"> "</w:t>
      </w:r>
      <w:r w:rsidRPr="00DB1CE8">
        <w:rPr>
          <w:rFonts w:eastAsia="Calibri"/>
          <w:b/>
          <w:bCs/>
          <w:u w:val="single"/>
        </w:rPr>
        <w:t>This is all about regaining the reform momentum</w:t>
      </w:r>
      <w:r w:rsidRPr="00DB1CE8">
        <w:rPr>
          <w:rFonts w:eastAsia="Calibri"/>
        </w:rPr>
        <w:t xml:space="preserve">, and you don't see that that often in emerging markets today. Taking on those taboos, and those changes, it would re-establish the Mexican narrative as a reformer and be very positive," said Gray Newman, chief economist for Latin America at Morgan Stanley MS -2.44% .¶ </w:t>
      </w:r>
      <w:r w:rsidRPr="00DB1CE8">
        <w:rPr>
          <w:rFonts w:eastAsia="Calibri"/>
          <w:b/>
          <w:bCs/>
          <w:u w:val="single"/>
        </w:rPr>
        <w:t>Change won't be easy</w:t>
      </w:r>
      <w:r w:rsidRPr="00DB1CE8">
        <w:rPr>
          <w:rFonts w:eastAsia="Calibri"/>
        </w:rPr>
        <w:t xml:space="preserve">. The oil nationalization in 1938, by Mr. Peña Nieto's own Institutional Revolutionary Party, is seen as a key event in Mexican identity. Some leftist lawmakers, Mexican contractors and even some foreign oil-service firms that work with Pemex on a fee basis might see change as a threat, analysts say.¶ The freshly appointed Mr. Lozoya, the youngest ever Pemex chief and who is seen as close to the president, was careful not to discuss specifics about proposed changes to energy laws in the Tuesday interview, saying it was up to Mexico's political parties. But he did point out that </w:t>
      </w:r>
      <w:r w:rsidRPr="00DB1CE8">
        <w:rPr>
          <w:rFonts w:eastAsia="Calibri"/>
          <w:b/>
          <w:bCs/>
          <w:u w:val="single"/>
        </w:rPr>
        <w:t>political parties here from left to right had already come together in recent months on topics like education and labor reform.</w:t>
      </w:r>
      <w:r w:rsidRPr="00DB1CE8">
        <w:rPr>
          <w:rFonts w:eastAsia="Calibri"/>
          <w:b/>
          <w:bCs/>
          <w:sz w:val="12"/>
          <w:u w:val="single"/>
        </w:rPr>
        <w:t>¶</w:t>
      </w:r>
      <w:r w:rsidRPr="00DB1CE8">
        <w:rPr>
          <w:rFonts w:eastAsia="Calibri"/>
        </w:rPr>
        <w:t xml:space="preserve"> "Obviously, </w:t>
      </w:r>
      <w:r w:rsidRPr="00DB1CE8">
        <w:rPr>
          <w:rFonts w:eastAsia="Calibri"/>
          <w:b/>
          <w:bCs/>
          <w:u w:val="single"/>
        </w:rPr>
        <w:t>our challenge is we need to deliver on the pending reforms and governing responsibly over the next years, but I do see this as a very good opportunity for Mexico to retake a path of higher productivity and higher economic growth,</w:t>
      </w:r>
      <w:r w:rsidRPr="00DB1CE8">
        <w:rPr>
          <w:rFonts w:eastAsia="Calibri"/>
        </w:rPr>
        <w:t xml:space="preserve">" he said.¶ </w:t>
      </w:r>
      <w:r w:rsidRPr="00DB1CE8">
        <w:rPr>
          <w:rFonts w:eastAsia="Calibri"/>
          <w:b/>
          <w:bCs/>
          <w:u w:val="single"/>
        </w:rPr>
        <w:t>Mexico's conservative opposition</w:t>
      </w:r>
      <w:r w:rsidRPr="00DB1CE8">
        <w:rPr>
          <w:rFonts w:eastAsia="Calibri"/>
        </w:rPr>
        <w:t xml:space="preserve">, the National Action Party, largely </w:t>
      </w:r>
      <w:r w:rsidRPr="00DB1CE8">
        <w:rPr>
          <w:rFonts w:eastAsia="Calibri"/>
          <w:b/>
          <w:bCs/>
          <w:u w:val="single"/>
        </w:rPr>
        <w:t>favors a broader opening of the energy business to private investment</w:t>
      </w:r>
      <w:r w:rsidRPr="00DB1CE8">
        <w:rPr>
          <w:rFonts w:eastAsia="Calibri"/>
        </w:rPr>
        <w:t xml:space="preserve">, while the leftist Party of the Democratic Revolution has proposed a more limited opening for areas like refining.¶ </w:t>
      </w:r>
      <w:r w:rsidRPr="00DB1CE8">
        <w:rPr>
          <w:rFonts w:eastAsia="Calibri"/>
          <w:b/>
          <w:bCs/>
          <w:u w:val="single"/>
        </w:rPr>
        <w:t>Mr. Newman believes Mr. Peña Nieto may well deliver a broad-ranging reform</w:t>
      </w:r>
      <w:r w:rsidRPr="00DB1CE8">
        <w:rPr>
          <w:rFonts w:eastAsia="Calibri"/>
        </w:rPr>
        <w:t xml:space="preserve">. "I don't think </w:t>
      </w:r>
      <w:r w:rsidRPr="00DB1CE8">
        <w:rPr>
          <w:rFonts w:eastAsia="Calibri"/>
          <w:b/>
          <w:bCs/>
          <w:u w:val="single"/>
        </w:rPr>
        <w:t>the prospects for reform have been this strong in Mexico in over 20 years</w:t>
      </w:r>
      <w:r w:rsidRPr="00DB1CE8">
        <w:rPr>
          <w:rFonts w:eastAsia="Calibri"/>
        </w:rPr>
        <w:t xml:space="preserve">," Mr. Newman said.¶ The son of a former energy minister, Mr. Lozoya has had a tough start as head of Mexico's largest company, which had 2011 sales of $111 billion. An explosion at a Pemex office building at the company's Mexico City headquarters last month killed 37 workers. The company said the blast was caused by a buildup of methane in the building's cellar, but doesn't yet know what caused the gas to accumulate.¶ The investigation, led by the country's attorney general's office, will take a few more weeks, Mr. Lozoya said. "We are in mourning, but </w:t>
      </w:r>
      <w:r w:rsidRPr="00DB1CE8">
        <w:rPr>
          <w:rFonts w:eastAsia="Calibri"/>
          <w:b/>
          <w:bCs/>
          <w:u w:val="single"/>
        </w:rPr>
        <w:t>we're standing and looking forward, and working on our modernization plans</w:t>
      </w:r>
      <w:r w:rsidRPr="00DB1CE8">
        <w:rPr>
          <w:rFonts w:eastAsia="Calibri"/>
        </w:rPr>
        <w:t xml:space="preserve">," said the executive, who is the grandson of a revolutionary general and politician.¶ He pointed to the shale-gas revolution in the U.S., along with deep-water and heavy oil, as examples of how Mexico can benefit from new technologies that boost energy output, lower prices and create jobs.¶ </w:t>
      </w:r>
      <w:r w:rsidRPr="00DB1CE8">
        <w:rPr>
          <w:rFonts w:eastAsia="Calibri"/>
          <w:b/>
          <w:bCs/>
          <w:u w:val="single"/>
        </w:rPr>
        <w:t>Mexico</w:t>
      </w:r>
      <w:r w:rsidRPr="00DB1CE8">
        <w:rPr>
          <w:rFonts w:eastAsia="Calibri"/>
        </w:rPr>
        <w:t xml:space="preserve"> may </w:t>
      </w:r>
      <w:r w:rsidRPr="00DB1CE8">
        <w:rPr>
          <w:rFonts w:eastAsia="Calibri"/>
          <w:b/>
          <w:bCs/>
          <w:u w:val="single"/>
        </w:rPr>
        <w:t>hold the world's fourth-biggest reserves of shale gas</w:t>
      </w:r>
      <w:r w:rsidRPr="00DB1CE8">
        <w:rPr>
          <w:rFonts w:eastAsia="Calibri"/>
        </w:rPr>
        <w:t>, according to the U.S. government. But Pemex has drilled only a few wells and not produced any gas. "Mexico ought to be producing more of its own gas, and eventually exporting it," Mr. Lozoya, a lawyer and economist who got his master's degree in public policy at Harvard said. "</w:t>
      </w:r>
      <w:r w:rsidRPr="00DB1CE8">
        <w:rPr>
          <w:rFonts w:eastAsia="Calibri"/>
          <w:b/>
          <w:bCs/>
          <w:u w:val="single"/>
        </w:rPr>
        <w:t>Clearly the geology that you have in some parts of the U.S. extends into Mexican territory. So it's a matter of just investing and getting it done."</w:t>
      </w:r>
      <w:r w:rsidRPr="00DB1CE8">
        <w:rPr>
          <w:rFonts w:eastAsia="Calibri"/>
          <w:b/>
          <w:bCs/>
          <w:sz w:val="12"/>
          <w:u w:val="single"/>
        </w:rPr>
        <w:t>¶</w:t>
      </w:r>
      <w:r w:rsidRPr="00DB1CE8">
        <w:rPr>
          <w:rFonts w:eastAsia="Calibri"/>
        </w:rPr>
        <w:t xml:space="preserve"> "It is important we support medium-size companies, together with programs from national development banks, so they can access credit and be suppliers to Pemex, and make sure over the next few years that we develop a strong oil-servicing industry in Mexico that can grow and be regionally competitive," he said, speaking in English.¶ </w:t>
      </w:r>
      <w:r w:rsidRPr="00DB1CE8">
        <w:rPr>
          <w:rFonts w:eastAsia="Calibri"/>
          <w:b/>
          <w:bCs/>
          <w:u w:val="single"/>
        </w:rPr>
        <w:t xml:space="preserve">The government is considering slowly replacing additives like MTBE in gasoline with </w:t>
      </w:r>
      <w:r w:rsidRPr="00DB1CE8">
        <w:rPr>
          <w:rFonts w:eastAsia="Calibri"/>
          <w:b/>
          <w:iCs/>
          <w:u w:val="single"/>
          <w:bdr w:val="single" w:sz="18" w:space="0" w:color="auto"/>
        </w:rPr>
        <w:t>ethanol</w:t>
      </w:r>
      <w:r w:rsidRPr="00DB1CE8">
        <w:rPr>
          <w:rFonts w:eastAsia="Calibri"/>
          <w:b/>
          <w:bCs/>
          <w:u w:val="single"/>
        </w:rPr>
        <w:t>,</w:t>
      </w:r>
      <w:r w:rsidRPr="00DB1CE8">
        <w:rPr>
          <w:rFonts w:eastAsia="Calibri"/>
        </w:rPr>
        <w:t xml:space="preserve"> he said. Pemex would act as the buyer and gatekeeper to the industry, Mr. Lozoya said.¶ </w:t>
      </w:r>
      <w:r w:rsidRPr="00DB1CE8">
        <w:rPr>
          <w:rFonts w:eastAsia="Calibri"/>
          <w:b/>
          <w:bCs/>
          <w:u w:val="single"/>
        </w:rPr>
        <w:t xml:space="preserve">"Pemex may end up paying a little bit more, but it would have a positive impact </w:t>
      </w:r>
      <w:r w:rsidRPr="00DB1CE8">
        <w:rPr>
          <w:rFonts w:eastAsia="Calibri"/>
          <w:b/>
          <w:iCs/>
          <w:u w:val="single"/>
          <w:bdr w:val="single" w:sz="18" w:space="0" w:color="auto"/>
        </w:rPr>
        <w:t>on the environment</w:t>
      </w:r>
      <w:r w:rsidRPr="00DB1CE8">
        <w:rPr>
          <w:rFonts w:eastAsia="Calibri"/>
          <w:b/>
          <w:bCs/>
          <w:u w:val="single"/>
        </w:rPr>
        <w:t xml:space="preserve"> and on jobs domestically</w:t>
      </w:r>
      <w:r w:rsidRPr="00DB1CE8">
        <w:rPr>
          <w:rFonts w:eastAsia="Calibri"/>
        </w:rPr>
        <w:t>, so it would be worth it," he said. "I foresee and I hope that in a couple of years we'll have a much stronger energy sector with many more medium-size companies present in it; and that Pemex becomes a much stronger development lever of the country."</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lastRenderedPageBreak/>
        <w:t xml:space="preserve">Mexico says yes – they have an </w:t>
      </w:r>
      <w:r w:rsidRPr="00DB1CE8">
        <w:rPr>
          <w:rFonts w:eastAsia="Times New Roman" w:cs="Times New Roman"/>
          <w:b/>
          <w:bCs/>
          <w:iCs/>
          <w:sz w:val="26"/>
          <w:u w:val="single"/>
        </w:rPr>
        <w:t>incentive</w:t>
      </w:r>
      <w:r w:rsidRPr="00DB1CE8">
        <w:rPr>
          <w:rFonts w:eastAsia="Times New Roman" w:cs="Times New Roman"/>
          <w:b/>
          <w:bCs/>
          <w:iCs/>
          <w:sz w:val="26"/>
        </w:rPr>
        <w:t xml:space="preserve"> to approve the plan</w:t>
      </w:r>
    </w:p>
    <w:p w:rsidR="00DB1CE8" w:rsidRPr="00DB1CE8" w:rsidRDefault="00DB1CE8" w:rsidP="00DB1CE8">
      <w:pPr>
        <w:rPr>
          <w:rFonts w:eastAsia="Calibri"/>
        </w:rPr>
      </w:pPr>
      <w:r w:rsidRPr="00DB1CE8">
        <w:rPr>
          <w:rFonts w:eastAsia="Calibri"/>
          <w:b/>
          <w:bCs/>
          <w:sz w:val="26"/>
        </w:rPr>
        <w:t>Esenaro 4/7/</w:t>
      </w:r>
      <w:r w:rsidRPr="00DB1CE8">
        <w:rPr>
          <w:rFonts w:eastAsia="Calibri"/>
        </w:rPr>
        <w:t>13 (</w:t>
      </w:r>
      <w:hyperlink r:id="rId41" w:history="1">
        <w:r w:rsidRPr="00DB1CE8">
          <w:rPr>
            <w:rFonts w:eastAsia="Calibri"/>
          </w:rPr>
          <w:t>Alberto Esenaro</w:t>
        </w:r>
      </w:hyperlink>
      <w:r w:rsidRPr="00DB1CE8">
        <w:rPr>
          <w:rFonts w:eastAsia="Calibri"/>
        </w:rPr>
        <w:t xml:space="preserve">, Veteran Lawyer who helped many US, European and Asian companies doing business in Mexico and has helped Mexican Government in matters of energy, telecom and ports , </w:t>
      </w:r>
      <w:hyperlink r:id="rId42" w:history="1">
        <w:r w:rsidRPr="00DB1CE8">
          <w:rPr>
            <w:rFonts w:eastAsia="Calibri"/>
          </w:rPr>
          <w:t>http://beforeyoudobusiness.com/archives/747</w:t>
        </w:r>
      </w:hyperlink>
      <w:r w:rsidRPr="00DB1CE8">
        <w:rPr>
          <w:rFonts w:eastAsia="Calibri"/>
        </w:rPr>
        <w:t>)</w:t>
      </w:r>
      <w:r w:rsidRPr="00DB1CE8">
        <w:rPr>
          <w:rFonts w:ascii="Helvetica" w:eastAsia="Calibri" w:hAnsi="Helvetica" w:cs="Helvetica"/>
          <w:color w:val="555555"/>
          <w:sz w:val="20"/>
          <w:szCs w:val="20"/>
          <w:shd w:val="clear" w:color="auto" w:fill="FFFFFF"/>
        </w:rPr>
        <w:t> </w:t>
      </w:r>
    </w:p>
    <w:p w:rsidR="00DB1CE8" w:rsidRPr="00DB1CE8" w:rsidRDefault="00DB1CE8" w:rsidP="00DB1CE8">
      <w:pPr>
        <w:rPr>
          <w:rFonts w:eastAsia="Calibri"/>
        </w:rPr>
      </w:pPr>
    </w:p>
    <w:p w:rsidR="00DB1CE8" w:rsidRPr="00DB1CE8" w:rsidRDefault="00DB1CE8" w:rsidP="00DB1CE8">
      <w:pPr>
        <w:rPr>
          <w:rFonts w:eastAsia="Calibri"/>
          <w:sz w:val="14"/>
        </w:rPr>
      </w:pPr>
      <w:r w:rsidRPr="00DB1CE8">
        <w:rPr>
          <w:rFonts w:eastAsia="Calibri"/>
          <w:b/>
          <w:bCs/>
          <w:u w:val="single"/>
        </w:rPr>
        <w:t>Mexico, although it has what are potentially large amounts of shale gas and oil in its territory, isn’t producing nearly enough natural gas to meet the country’s growing demand for energy.  The result is that for now and the foreseeable future, Mexico will be needing to import natural gas from the United States.</w:t>
      </w:r>
      <w:r w:rsidRPr="00DB1CE8">
        <w:rPr>
          <w:rFonts w:eastAsia="Calibri"/>
          <w:sz w:val="14"/>
        </w:rPr>
        <w:t xml:space="preserve">  While this might at first encourage companies to invest in American facilities and energy infrastructure projects north of the border, there are actually boundless opportunities to invest in Mexico’s energy sector as the Spanish-speaking north American country scrambles to provide energy for its expanding economy.</w:t>
      </w:r>
    </w:p>
    <w:p w:rsidR="00DB1CE8" w:rsidRPr="00DB1CE8" w:rsidRDefault="00DB1CE8" w:rsidP="00DB1CE8">
      <w:pPr>
        <w:rPr>
          <w:rFonts w:eastAsia="Calibri"/>
          <w:b/>
          <w:bCs/>
          <w:u w:val="single"/>
        </w:rPr>
      </w:pPr>
    </w:p>
    <w:p w:rsidR="00DB1CE8" w:rsidRPr="00DB1CE8" w:rsidRDefault="00DB1CE8" w:rsidP="00DB1CE8">
      <w:pPr>
        <w:keepNext/>
        <w:keepLines/>
        <w:pageBreakBefore/>
        <w:spacing w:before="200"/>
        <w:jc w:val="center"/>
        <w:outlineLvl w:val="2"/>
        <w:rPr>
          <w:rFonts w:eastAsia="MS Gothic" w:cs="Times New Roman"/>
          <w:b/>
          <w:bCs/>
          <w:sz w:val="32"/>
          <w:u w:val="single"/>
        </w:rPr>
      </w:pPr>
      <w:r w:rsidRPr="00DB1CE8">
        <w:rPr>
          <w:rFonts w:eastAsia="MS Gothic" w:cs="Times New Roman"/>
          <w:b/>
          <w:bCs/>
          <w:sz w:val="32"/>
          <w:u w:val="single"/>
        </w:rPr>
        <w:lastRenderedPageBreak/>
        <w:t>US says yes</w:t>
      </w:r>
    </w:p>
    <w:p w:rsidR="00DB1CE8" w:rsidRPr="00DB1CE8" w:rsidRDefault="00DB1CE8" w:rsidP="00DB1CE8">
      <w:pPr>
        <w:keepNext/>
        <w:keepLines/>
        <w:spacing w:before="200"/>
        <w:outlineLvl w:val="3"/>
        <w:rPr>
          <w:rFonts w:eastAsia="MS Gothic" w:cs="Times New Roman"/>
          <w:b/>
          <w:bCs/>
          <w:iCs/>
          <w:sz w:val="26"/>
        </w:rPr>
      </w:pPr>
      <w:r w:rsidRPr="00DB1CE8">
        <w:rPr>
          <w:rFonts w:eastAsia="MS Gothic" w:cs="Times New Roman"/>
          <w:b/>
          <w:bCs/>
          <w:iCs/>
          <w:sz w:val="26"/>
        </w:rPr>
        <w:t>US says yes</w:t>
      </w:r>
    </w:p>
    <w:p w:rsidR="00DB1CE8" w:rsidRPr="00DB1CE8" w:rsidRDefault="00DB1CE8" w:rsidP="00DB1CE8">
      <w:pPr>
        <w:rPr>
          <w:rFonts w:ascii="Cambria" w:eastAsia="Calibri" w:hAnsi="Cambria" w:cs="Times New Roman"/>
          <w:bCs/>
          <w:sz w:val="16"/>
          <w:szCs w:val="16"/>
        </w:rPr>
      </w:pPr>
      <w:r w:rsidRPr="00DB1CE8">
        <w:rPr>
          <w:rFonts w:ascii="Cambria" w:eastAsia="Calibri" w:hAnsi="Cambria" w:cs="Times New Roman"/>
          <w:b/>
          <w:bCs/>
          <w:sz w:val="26"/>
        </w:rPr>
        <w:t xml:space="preserve">Benson 13, </w:t>
      </w:r>
      <w:r w:rsidRPr="00DB1CE8">
        <w:rPr>
          <w:rFonts w:ascii="Cambria" w:eastAsia="Calibri" w:hAnsi="Cambria" w:cs="Times New Roman"/>
          <w:bCs/>
          <w:sz w:val="16"/>
          <w:szCs w:val="16"/>
        </w:rPr>
        <w:t>[Erika Benson, partner in Gardere's Government Affairs Practice Group, focuses on providing policy and regulatory advice to: (i) companies investing in generation and transmission assets; (ii) developers of new and emerging technologies; and (iii) developers, investors and energy product manufacturers navigating new markets of entry in the Americas, Senior Advisor for the Americas in the Office of Policy and International Affairs at the U.S. Department of Energy] http://www.gardere.com/Binaries/Press%20and%20Publications/20130318TestimonyBeforeHCITIAreInternationalEnergyTradeandInvestment_BENSONPresentation.pdf</w:t>
      </w:r>
    </w:p>
    <w:p w:rsidR="00DB1CE8" w:rsidRPr="00DB1CE8" w:rsidRDefault="00DB1CE8" w:rsidP="00DB1CE8">
      <w:pPr>
        <w:rPr>
          <w:rFonts w:ascii="Cambria" w:eastAsia="Calibri" w:hAnsi="Cambria" w:cs="Times New Roman"/>
          <w:u w:val="single"/>
        </w:rPr>
      </w:pPr>
      <w:r w:rsidRPr="00DB1CE8">
        <w:rPr>
          <w:rFonts w:ascii="Cambria" w:eastAsia="Calibri" w:hAnsi="Cambria" w:cs="Times New Roman"/>
          <w:highlight w:val="yellow"/>
          <w:u w:val="single"/>
        </w:rPr>
        <w:t>It is important for</w:t>
      </w:r>
      <w:r w:rsidRPr="00DB1CE8">
        <w:rPr>
          <w:rFonts w:ascii="Cambria" w:eastAsia="Calibri" w:hAnsi="Cambria" w:cs="Times New Roman"/>
          <w:u w:val="single"/>
        </w:rPr>
        <w:t xml:space="preserve"> the Committee and</w:t>
      </w:r>
      <w:r w:rsidRPr="00DB1CE8">
        <w:rPr>
          <w:rFonts w:ascii="Cambria" w:eastAsia="Calibri" w:hAnsi="Cambria" w:cs="Times New Roman"/>
        </w:rPr>
        <w:t xml:space="preserve"> </w:t>
      </w:r>
      <w:r w:rsidRPr="00DB1CE8">
        <w:rPr>
          <w:rFonts w:ascii="Cambria" w:eastAsia="Calibri" w:hAnsi="Cambria" w:cs="Times New Roman"/>
          <w:sz w:val="16"/>
          <w:szCs w:val="16"/>
        </w:rPr>
        <w:t>state</w:t>
      </w:r>
      <w:r w:rsidRPr="00DB1CE8">
        <w:rPr>
          <w:rFonts w:ascii="Cambria" w:eastAsia="Calibri" w:hAnsi="Cambria" w:cs="Times New Roman"/>
        </w:rPr>
        <w:t xml:space="preserve"> </w:t>
      </w:r>
      <w:r w:rsidRPr="00DB1CE8">
        <w:rPr>
          <w:rFonts w:ascii="Cambria" w:eastAsia="Calibri" w:hAnsi="Cambria" w:cs="Times New Roman"/>
          <w:highlight w:val="yellow"/>
          <w:u w:val="single"/>
        </w:rPr>
        <w:t>policymakers to develop a transparent, direct and comprehensive transmission interconnection</w:t>
      </w:r>
      <w:r w:rsidRPr="00DB1CE8">
        <w:rPr>
          <w:rFonts w:ascii="Cambria" w:eastAsia="Calibri" w:hAnsi="Cambria" w:cs="Times New Roman"/>
          <w:u w:val="single"/>
        </w:rPr>
        <w:t xml:space="preserve"> process framework for electric transmission line development.</w:t>
      </w:r>
      <w:r w:rsidRPr="00DB1CE8">
        <w:rPr>
          <w:rFonts w:ascii="Cambria" w:eastAsia="Calibri" w:hAnsi="Cambria" w:cs="Times New Roman"/>
        </w:rPr>
        <w:t xml:space="preserve"> </w:t>
      </w:r>
      <w:r w:rsidRPr="00DB1CE8">
        <w:rPr>
          <w:rFonts w:ascii="Cambria" w:eastAsia="Calibri" w:hAnsi="Cambria" w:cs="Times New Roman"/>
          <w:b/>
          <w:highlight w:val="yellow"/>
          <w:u w:val="single"/>
        </w:rPr>
        <w:t>This process should be developed with the input of federal policymakers</w:t>
      </w:r>
      <w:r w:rsidRPr="00DB1CE8">
        <w:rPr>
          <w:rFonts w:ascii="Cambria" w:eastAsia="Calibri" w:hAnsi="Cambria" w:cs="Times New Roman"/>
          <w:b/>
          <w:u w:val="single"/>
        </w:rPr>
        <w:t xml:space="preserve"> and regulators </w:t>
      </w:r>
      <w:r w:rsidRPr="00DB1CE8">
        <w:rPr>
          <w:rFonts w:ascii="Cambria" w:eastAsia="Calibri" w:hAnsi="Cambria" w:cs="Times New Roman"/>
          <w:b/>
          <w:highlight w:val="yellow"/>
          <w:u w:val="single"/>
        </w:rPr>
        <w:t>that are responsible for the presidential permit process required for international electric transmission interconnections</w:t>
      </w:r>
      <w:r w:rsidRPr="00DB1CE8">
        <w:rPr>
          <w:rFonts w:ascii="Cambria" w:eastAsia="Calibri" w:hAnsi="Cambria" w:cs="Times New Roman"/>
          <w:b/>
          <w:u w:val="single"/>
        </w:rPr>
        <w:t>.</w:t>
      </w:r>
      <w:r w:rsidRPr="00DB1CE8">
        <w:rPr>
          <w:rFonts w:ascii="Cambria" w:eastAsia="Calibri" w:hAnsi="Cambria" w:cs="Times New Roman"/>
        </w:rPr>
        <w:t xml:space="preserve"> 9 </w:t>
      </w:r>
      <w:r w:rsidRPr="00DB1CE8">
        <w:rPr>
          <w:rFonts w:ascii="Cambria" w:eastAsia="Calibri" w:hAnsi="Cambria" w:cs="Times New Roman"/>
          <w:highlight w:val="yellow"/>
          <w:u w:val="single"/>
        </w:rPr>
        <w:t>Furthermore, it would be beneficial for</w:t>
      </w:r>
      <w:r w:rsidRPr="00DB1CE8">
        <w:rPr>
          <w:rFonts w:ascii="Cambria" w:eastAsia="Calibri" w:hAnsi="Cambria" w:cs="Times New Roman"/>
          <w:u w:val="single"/>
        </w:rPr>
        <w:t xml:space="preserve"> any interconnection process that is coordinated with </w:t>
      </w:r>
      <w:r w:rsidRPr="00DB1CE8">
        <w:rPr>
          <w:rFonts w:ascii="Cambria" w:eastAsia="Calibri" w:hAnsi="Cambria" w:cs="Times New Roman"/>
          <w:highlight w:val="yellow"/>
          <w:u w:val="single"/>
        </w:rPr>
        <w:t>U.S. federal policymakers</w:t>
      </w:r>
      <w:r w:rsidRPr="00DB1CE8">
        <w:rPr>
          <w:rFonts w:ascii="Cambria" w:eastAsia="Calibri" w:hAnsi="Cambria" w:cs="Times New Roman"/>
          <w:u w:val="single"/>
        </w:rPr>
        <w:t xml:space="preserve"> and regulators also </w:t>
      </w:r>
      <w:r w:rsidRPr="00DB1CE8">
        <w:rPr>
          <w:rFonts w:ascii="Cambria" w:eastAsia="Calibri" w:hAnsi="Cambria" w:cs="Times New Roman"/>
          <w:highlight w:val="yellow"/>
          <w:u w:val="single"/>
        </w:rPr>
        <w:t>receive the input from Mexican policymakers</w:t>
      </w:r>
      <w:r w:rsidRPr="00DB1CE8">
        <w:rPr>
          <w:rFonts w:ascii="Cambria" w:eastAsia="Calibri" w:hAnsi="Cambria" w:cs="Times New Roman"/>
          <w:u w:val="single"/>
        </w:rPr>
        <w:t xml:space="preserve"> responsible for the CFE. Without a clear process and support from policymakers, Texas may see a duplication of resources and inefficient allocation of investment capital and other resources for transmission.</w:t>
      </w:r>
      <w:r w:rsidRPr="00DB1CE8">
        <w:rPr>
          <w:rFonts w:ascii="Cambria" w:eastAsia="Calibri" w:hAnsi="Cambria" w:cs="Times New Roman"/>
        </w:rPr>
        <w:t xml:space="preserve"> </w:t>
      </w:r>
      <w:r w:rsidRPr="00DB1CE8">
        <w:rPr>
          <w:rFonts w:ascii="Cambria" w:eastAsia="Calibri" w:hAnsi="Cambria" w:cs="Times New Roman"/>
          <w:sz w:val="16"/>
          <w:szCs w:val="16"/>
        </w:rPr>
        <w:t>For example in California, Sempra Energy is building a transmission line that will only be sufficient to carry the electricity generated from its wind facility in Mexico across the border, but the line will not be open to other generators wishi ng to enter the California market. 10</w:t>
      </w:r>
      <w:r w:rsidRPr="00DB1CE8">
        <w:rPr>
          <w:rFonts w:ascii="Cambria" w:eastAsia="Calibri" w:hAnsi="Cambria" w:cs="Times New Roman"/>
        </w:rPr>
        <w:t xml:space="preserve"> </w:t>
      </w:r>
      <w:r w:rsidRPr="00DB1CE8">
        <w:rPr>
          <w:rFonts w:ascii="Cambria" w:eastAsia="Calibri" w:hAnsi="Cambria" w:cs="Times New Roman"/>
          <w:u w:val="single"/>
        </w:rPr>
        <w:t>Dedicated lines are a start and should be encouraged, but they are not the only solution for future electricity export or imports. Large-scale transmission capacity is required to maximize the intended benefits of system reliability, generation development and economic growth , and job creation</w:t>
      </w:r>
      <w:r w:rsidRPr="00DB1CE8">
        <w:rPr>
          <w:rFonts w:ascii="Cambria" w:eastAsia="Calibri" w:hAnsi="Cambria" w:cs="Times New Roman"/>
          <w:sz w:val="16"/>
          <w:szCs w:val="16"/>
        </w:rPr>
        <w:t>. To the extent that the legislature intends to minimize state - level impediments to the development of ties into Mexico, these ties could be exempted from the PUC’s Certificate of Convenience and Necessity process. The CCN process requires a contested case at the PUC and takes many months even when the transmission line is not controversial. Moreover, many of the elements reviewed in a CCN docket would have already been evaluated in the p residential permit process, including environmental assessments through the NEPA Review.</w:t>
      </w:r>
      <w:r w:rsidRPr="00DB1CE8">
        <w:rPr>
          <w:rFonts w:ascii="Cambria" w:eastAsia="Calibri" w:hAnsi="Cambria" w:cs="Times New Roman"/>
        </w:rPr>
        <w:t xml:space="preserve"> </w:t>
      </w:r>
      <w:r w:rsidRPr="00DB1CE8">
        <w:rPr>
          <w:rFonts w:ascii="Cambria" w:eastAsia="Calibri" w:hAnsi="Cambria" w:cs="Times New Roman"/>
          <w:u w:val="single"/>
        </w:rPr>
        <w:t>The ties could be treated like generation interconnections and ERCOT has a well - established process to assure that such interconnection, do not adversely affect system reliability.</w:t>
      </w:r>
    </w:p>
    <w:p w:rsidR="00DB1CE8" w:rsidRPr="00DB1CE8" w:rsidRDefault="00DB1CE8" w:rsidP="00DB1CE8">
      <w:pPr>
        <w:rPr>
          <w:rFonts w:eastAsia="Cambria"/>
        </w:rPr>
      </w:pPr>
    </w:p>
    <w:p w:rsidR="00DB1CE8" w:rsidRPr="00DB1CE8" w:rsidRDefault="00DB1CE8" w:rsidP="00DB1CE8">
      <w:pPr>
        <w:rPr>
          <w:rFonts w:eastAsia="Cambria"/>
        </w:rPr>
      </w:pPr>
    </w:p>
    <w:p w:rsidR="00DB1CE8" w:rsidRPr="00DB1CE8" w:rsidRDefault="00DB1CE8" w:rsidP="00DB1CE8">
      <w:pPr>
        <w:keepNext/>
        <w:keepLines/>
        <w:pageBreakBefore/>
        <w:spacing w:before="200"/>
        <w:jc w:val="center"/>
        <w:outlineLvl w:val="2"/>
        <w:rPr>
          <w:rFonts w:eastAsia="Times New Roman" w:cs="Times New Roman"/>
          <w:b/>
          <w:bCs/>
          <w:sz w:val="32"/>
          <w:u w:val="single"/>
        </w:rPr>
      </w:pPr>
      <w:r w:rsidRPr="00DB1CE8">
        <w:rPr>
          <w:rFonts w:eastAsia="Times New Roman" w:cs="Times New Roman"/>
          <w:b/>
          <w:bCs/>
          <w:sz w:val="32"/>
          <w:u w:val="single"/>
        </w:rPr>
        <w:lastRenderedPageBreak/>
        <w:t>Solvency – Fed Key</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 xml:space="preserve">Federal action is key to </w:t>
      </w:r>
      <w:r w:rsidRPr="00DB1CE8">
        <w:rPr>
          <w:rFonts w:eastAsia="Times New Roman" w:cs="Times New Roman"/>
          <w:b/>
          <w:bCs/>
          <w:iCs/>
          <w:sz w:val="26"/>
          <w:u w:val="single"/>
        </w:rPr>
        <w:t>uniform implementation</w:t>
      </w:r>
      <w:r w:rsidRPr="00DB1CE8">
        <w:rPr>
          <w:rFonts w:eastAsia="Times New Roman" w:cs="Times New Roman"/>
          <w:b/>
          <w:bCs/>
          <w:iCs/>
          <w:sz w:val="26"/>
        </w:rPr>
        <w:t xml:space="preserve"> of grid integration</w:t>
      </w:r>
    </w:p>
    <w:p w:rsidR="00DB1CE8" w:rsidRPr="00DB1CE8" w:rsidRDefault="00DB1CE8" w:rsidP="00DB1CE8">
      <w:pPr>
        <w:rPr>
          <w:rFonts w:eastAsia="Calibri"/>
        </w:rPr>
      </w:pPr>
      <w:r w:rsidRPr="00DB1CE8">
        <w:rPr>
          <w:rFonts w:eastAsia="Calibri"/>
          <w:b/>
          <w:bCs/>
          <w:sz w:val="26"/>
        </w:rPr>
        <w:t>Ibarra-Yunez 12</w:t>
      </w:r>
      <w:r w:rsidRPr="00DB1CE8">
        <w:rPr>
          <w:rFonts w:eastAsia="Calibri"/>
        </w:rPr>
        <w:t xml:space="preserve"> (Dr. Alejandro, Professor of Economics and Public Policy – Instituto Tecnologico de Estudios Superiores de Monterrey (Mexico), “Economic and Regulatory Challenges and Opportunities for US-Mexico Electricity Trade and Cooperation,” Policy Research Project Report 174, May, </w:t>
      </w:r>
      <w:hyperlink r:id="rId43" w:history="1">
        <w:r w:rsidRPr="00DB1CE8">
          <w:rPr>
            <w:rFonts w:eastAsia="Calibri"/>
          </w:rPr>
          <w:t>http://repositories.lib.utexas.edu/bitstream/handle/2152/17560/prp_174-econ_reg_challenges_US_Mex_electricity-2012.pdf?sequence=5</w:t>
        </w:r>
      </w:hyperlink>
      <w:r w:rsidRPr="00DB1CE8">
        <w:rPr>
          <w:rFonts w:eastAsia="Calibri"/>
        </w:rPr>
        <w:t>)</w:t>
      </w:r>
    </w:p>
    <w:p w:rsidR="00DB1CE8" w:rsidRPr="00DB1CE8" w:rsidRDefault="00DB1CE8" w:rsidP="00DB1CE8">
      <w:pPr>
        <w:rPr>
          <w:rFonts w:eastAsia="Calibri"/>
        </w:rPr>
      </w:pPr>
    </w:p>
    <w:p w:rsidR="00DB1CE8" w:rsidRPr="00DB1CE8" w:rsidRDefault="00DB1CE8" w:rsidP="00DB1CE8">
      <w:pPr>
        <w:rPr>
          <w:rFonts w:eastAsia="Calibri"/>
          <w:sz w:val="16"/>
        </w:rPr>
      </w:pPr>
      <w:r w:rsidRPr="00DB1CE8">
        <w:rPr>
          <w:rFonts w:eastAsia="Calibri"/>
          <w:b/>
          <w:bCs/>
          <w:u w:val="single"/>
        </w:rPr>
        <w:t>IEG</w:t>
      </w:r>
      <w:r w:rsidRPr="00DB1CE8">
        <w:rPr>
          <w:rFonts w:eastAsia="Calibri"/>
          <w:sz w:val="16"/>
        </w:rPr>
        <w:t xml:space="preserve"> (2007) </w:t>
      </w:r>
      <w:r w:rsidRPr="00DB1CE8">
        <w:rPr>
          <w:rFonts w:eastAsia="Calibri"/>
          <w:b/>
          <w:bCs/>
          <w:u w:val="single"/>
        </w:rPr>
        <w:t xml:space="preserve">notes the </w:t>
      </w:r>
      <w:r w:rsidRPr="00DB1CE8">
        <w:rPr>
          <w:rFonts w:eastAsia="Calibri"/>
          <w:b/>
          <w:iCs/>
          <w:u w:val="single"/>
          <w:bdr w:val="single" w:sz="18" w:space="0" w:color="auto"/>
        </w:rPr>
        <w:t>importance of national institutions</w:t>
      </w:r>
      <w:r w:rsidRPr="00DB1CE8">
        <w:rPr>
          <w:rFonts w:eastAsia="Calibri"/>
          <w:b/>
          <w:bCs/>
          <w:u w:val="single"/>
        </w:rPr>
        <w:t xml:space="preserve"> to </w:t>
      </w:r>
      <w:r w:rsidRPr="00DB1CE8">
        <w:rPr>
          <w:rFonts w:eastAsia="Calibri"/>
          <w:b/>
          <w:iCs/>
          <w:u w:val="single"/>
          <w:bdr w:val="single" w:sz="18" w:space="0" w:color="auto"/>
        </w:rPr>
        <w:t>lead implementation</w:t>
      </w:r>
      <w:r w:rsidRPr="00DB1CE8">
        <w:rPr>
          <w:rFonts w:eastAsia="Calibri"/>
          <w:b/>
          <w:bCs/>
          <w:u w:val="single"/>
        </w:rPr>
        <w:t xml:space="preserve"> of integration initiatives</w:t>
      </w:r>
      <w:r w:rsidRPr="00DB1CE8">
        <w:rPr>
          <w:rFonts w:eastAsia="Calibri"/>
          <w:sz w:val="16"/>
        </w:rPr>
        <w:t xml:space="preserve"> (with well understood and defined roles) </w:t>
      </w:r>
      <w:r w:rsidRPr="00DB1CE8">
        <w:rPr>
          <w:rFonts w:eastAsia="Calibri"/>
          <w:b/>
          <w:bCs/>
          <w:u w:val="single"/>
        </w:rPr>
        <w:t>at the country level</w:t>
      </w:r>
      <w:r w:rsidRPr="00DB1CE8">
        <w:rPr>
          <w:rFonts w:eastAsia="Calibri"/>
          <w:sz w:val="16"/>
        </w:rPr>
        <w:t xml:space="preserve">, while regional institutions should be used for coordination and support services, such as data collection and dispute resolution. It notes that </w:t>
      </w:r>
      <w:r w:rsidRPr="00DB1CE8">
        <w:rPr>
          <w:rFonts w:eastAsia="Calibri"/>
          <w:b/>
          <w:bCs/>
          <w:u w:val="single"/>
        </w:rPr>
        <w:t xml:space="preserve">proper planning and agreement between regulators at the early stages of development is of </w:t>
      </w:r>
      <w:r w:rsidRPr="00DB1CE8">
        <w:rPr>
          <w:rFonts w:eastAsia="Calibri"/>
          <w:b/>
          <w:iCs/>
          <w:u w:val="single"/>
          <w:bdr w:val="single" w:sz="18" w:space="0" w:color="auto"/>
        </w:rPr>
        <w:t>critical importance</w:t>
      </w:r>
      <w:r w:rsidRPr="00DB1CE8">
        <w:rPr>
          <w:rFonts w:eastAsia="Calibri"/>
          <w:b/>
          <w:bCs/>
          <w:u w:val="single"/>
        </w:rPr>
        <w:t xml:space="preserve"> to the creation of institutional and market mechanisms to support integration</w:t>
      </w:r>
      <w:r w:rsidRPr="00DB1CE8">
        <w:rPr>
          <w:rFonts w:eastAsia="Calibri"/>
          <w:sz w:val="16"/>
        </w:rPr>
        <w:t xml:space="preserve">. </w:t>
      </w:r>
      <w:r w:rsidRPr="00DB1CE8">
        <w:rPr>
          <w:rFonts w:eastAsia="Calibri"/>
          <w:b/>
          <w:bCs/>
          <w:u w:val="single"/>
        </w:rPr>
        <w:t>These include a harmonized regulatory environment, grid codes, and market rules; competitive access to both wholesale and retail markets; and legal agreements on issues such as power purchase agreements (PPAs), liability for supply failure, environmental responsibility, and physical security and operation of the line</w:t>
      </w:r>
      <w:r w:rsidRPr="00DB1CE8">
        <w:rPr>
          <w:rFonts w:eastAsia="Calibri"/>
          <w:sz w:val="16"/>
        </w:rPr>
        <w:t>. This recommendation, however, runs counter to the state of relative autonomy with which US regional transmission organizations and public utility commissions operate. Historically, the US power sector has evolved to maintain distinct and exclusive regional entities for power sharing—a system that has developed regionally so as to minimize its vulnerability to shocks and disruptions such as cascading power outages.</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 xml:space="preserve">Federal Govt key- Presidential Permits </w:t>
      </w:r>
    </w:p>
    <w:p w:rsidR="00DB1CE8" w:rsidRPr="00DB1CE8" w:rsidRDefault="00DB1CE8" w:rsidP="00DB1CE8">
      <w:pPr>
        <w:rPr>
          <w:rFonts w:eastAsia="Calibri"/>
          <w:b/>
        </w:rPr>
      </w:pPr>
      <w:r w:rsidRPr="00DB1CE8">
        <w:rPr>
          <w:rFonts w:eastAsia="Calibri"/>
          <w:b/>
        </w:rPr>
        <w:t xml:space="preserve">Dombek 12, </w:t>
      </w:r>
      <w:r w:rsidRPr="00DB1CE8">
        <w:rPr>
          <w:rFonts w:eastAsia="Calibri"/>
          <w:sz w:val="16"/>
          <w:szCs w:val="16"/>
        </w:rPr>
        <w:t xml:space="preserve">Carl Dombek, </w:t>
      </w:r>
      <w:r w:rsidRPr="00DB1CE8">
        <w:rPr>
          <w:rFonts w:eastAsia="Calibri"/>
          <w:b/>
        </w:rPr>
        <w:t xml:space="preserve"> </w:t>
      </w:r>
      <w:r w:rsidRPr="00DB1CE8">
        <w:rPr>
          <w:rFonts w:eastAsia="Calibri"/>
          <w:sz w:val="16"/>
          <w:szCs w:val="16"/>
        </w:rPr>
        <w:t xml:space="preserve">quotes Spokesperson for Transmission Line, </w:t>
      </w:r>
      <w:r w:rsidRPr="00DB1CE8">
        <w:rPr>
          <w:rFonts w:eastAsia="Calibri"/>
          <w:b/>
        </w:rPr>
        <w:t xml:space="preserve"> </w:t>
      </w:r>
      <w:r w:rsidRPr="00DB1CE8">
        <w:rPr>
          <w:rFonts w:eastAsia="Calibri"/>
        </w:rPr>
        <w:t>http://www.renewablesbiz.com/author/carl-dombek</w:t>
      </w:r>
    </w:p>
    <w:p w:rsidR="00DB1CE8" w:rsidRPr="00DB1CE8" w:rsidRDefault="00DB1CE8" w:rsidP="00DB1CE8">
      <w:pPr>
        <w:rPr>
          <w:rFonts w:eastAsia="Calibri"/>
        </w:rPr>
      </w:pPr>
      <w:r w:rsidRPr="00DB1CE8">
        <w:rPr>
          <w:rFonts w:eastAsia="Calibri"/>
          <w:u w:val="single"/>
        </w:rPr>
        <w:t>Because the project crosses an international boundary, a presidential permit is required</w:t>
      </w:r>
      <w:r w:rsidRPr="00DB1CE8">
        <w:rPr>
          <w:rFonts w:eastAsia="Calibri"/>
        </w:rPr>
        <w:t xml:space="preserve">. </w:t>
      </w:r>
      <w:r w:rsidRPr="00DB1CE8">
        <w:rPr>
          <w:rFonts w:eastAsia="Calibri"/>
          <w:sz w:val="16"/>
          <w:szCs w:val="16"/>
        </w:rPr>
        <w:t>In addition to identifying the preferred route for the project, the FEIS includes DOE’s recommendation for the granting of a presidential permit to the line’s developer, Energia Sierra Juarez U.S. Transmission.</w:t>
      </w:r>
    </w:p>
    <w:p w:rsidR="00DB1CE8" w:rsidRPr="00DB1CE8" w:rsidRDefault="00DB1CE8" w:rsidP="00DB1CE8">
      <w:pPr>
        <w:rPr>
          <w:rFonts w:eastAsia="Calibri"/>
          <w:u w:val="single"/>
        </w:rPr>
      </w:pPr>
      <w:r w:rsidRPr="00DB1CE8">
        <w:rPr>
          <w:rFonts w:eastAsia="Calibri"/>
          <w:u w:val="single"/>
        </w:rPr>
        <w:t>“This presidential permit represents the last of the major permits that we need,” a spokesperson for the line’s developer told TransmissionHub on June 13. “This is a project we’ve been permitting for about 4-1/2 years so to get the final EIS out is a major milestone for the cross-border transmission line.”</w:t>
      </w:r>
    </w:p>
    <w:p w:rsidR="00DB1CE8" w:rsidRPr="00DB1CE8" w:rsidRDefault="00DB1CE8" w:rsidP="00DB1CE8">
      <w:pPr>
        <w:rPr>
          <w:rFonts w:eastAsia="Calibri"/>
          <w:u w:val="single"/>
        </w:rPr>
      </w:pPr>
    </w:p>
    <w:p w:rsidR="00DB1CE8" w:rsidRPr="00DB1CE8" w:rsidRDefault="00DB1CE8" w:rsidP="00DB1CE8">
      <w:pPr>
        <w:keepNext/>
        <w:keepLines/>
        <w:spacing w:before="200"/>
        <w:outlineLvl w:val="3"/>
        <w:rPr>
          <w:rFonts w:eastAsia="MS Gothic" w:cs="Times New Roman"/>
          <w:b/>
          <w:bCs/>
          <w:iCs/>
          <w:sz w:val="26"/>
        </w:rPr>
      </w:pPr>
      <w:r w:rsidRPr="00DB1CE8">
        <w:rPr>
          <w:rFonts w:eastAsia="MS Gothic" w:cs="Times New Roman"/>
          <w:b/>
          <w:bCs/>
          <w:iCs/>
          <w:sz w:val="26"/>
        </w:rPr>
        <w:t>Federal government key to efficiency and renewables</w:t>
      </w:r>
    </w:p>
    <w:p w:rsidR="00DB1CE8" w:rsidRPr="00DB1CE8" w:rsidRDefault="00DB1CE8" w:rsidP="00DB1CE8">
      <w:pPr>
        <w:rPr>
          <w:rFonts w:ascii="Cambria" w:eastAsia="Cambria" w:hAnsi="Cambria" w:cs="Times New Roman"/>
        </w:rPr>
      </w:pPr>
      <w:r w:rsidRPr="00DB1CE8">
        <w:rPr>
          <w:rFonts w:ascii="Cambria" w:eastAsia="Cambria" w:hAnsi="Cambria" w:cs="Times New Roman"/>
          <w:b/>
          <w:bCs/>
          <w:sz w:val="26"/>
        </w:rPr>
        <w:t>CRS 10,</w:t>
      </w:r>
      <w:r w:rsidRPr="00DB1CE8">
        <w:rPr>
          <w:rFonts w:ascii="Cambria" w:eastAsia="Cambria" w:hAnsi="Cambria" w:cs="Times New Roman"/>
          <w:b/>
        </w:rPr>
        <w:t xml:space="preserve"> </w:t>
      </w:r>
      <w:r w:rsidRPr="00DB1CE8">
        <w:rPr>
          <w:rFonts w:ascii="Cambria" w:eastAsia="Cambria" w:hAnsi="Cambria" w:cs="Times New Roman"/>
          <w:sz w:val="16"/>
          <w:szCs w:val="16"/>
        </w:rPr>
        <w:t>Congressional Research Service, [Adam Vann; Legislative Attorney,</w:t>
      </w:r>
      <w:r w:rsidRPr="00DB1CE8">
        <w:rPr>
          <w:rFonts w:ascii="Cambria" w:eastAsia="Cambria" w:hAnsi="Cambria" w:cs="Times New Roman"/>
        </w:rPr>
        <w:t xml:space="preserve"> http://www.fas.org/sgp/crs/misc/R40657.pdf]</w:t>
      </w:r>
    </w:p>
    <w:p w:rsidR="00DB1CE8" w:rsidRPr="00DB1CE8" w:rsidRDefault="00DB1CE8" w:rsidP="00DB1CE8">
      <w:pPr>
        <w:rPr>
          <w:rFonts w:ascii="Cambria" w:eastAsia="Cambria" w:hAnsi="Cambria" w:cs="Times New Roman"/>
          <w:sz w:val="16"/>
          <w:szCs w:val="16"/>
        </w:rPr>
      </w:pPr>
      <w:r w:rsidRPr="00DB1CE8">
        <w:rPr>
          <w:rFonts w:ascii="Cambria" w:eastAsia="Cambria" w:hAnsi="Cambria" w:cs="Times New Roman"/>
          <w:u w:val="single"/>
        </w:rPr>
        <w:t xml:space="preserve">Recent events, however, have led some legislators and commentators to push to expand the federal role in transmission siting. Some have advocated an expanded federal role as a means to encourage development of green energy technology or for other purposes. Others have suggested that </w:t>
      </w:r>
      <w:r w:rsidRPr="00DB1CE8">
        <w:rPr>
          <w:rFonts w:ascii="Cambria" w:eastAsia="Cambria" w:hAnsi="Cambria" w:cs="Times New Roman"/>
          <w:highlight w:val="yellow"/>
          <w:u w:val="single"/>
        </w:rPr>
        <w:t>a recent ruling by the U.S. Court of Appeals for the Fourth Circuit interpreting the transmission siting section of EPAct has limited federal siting authority too severely, and that legislation is needed to expand FERC’s siting authority to guard against future congestion problems</w:t>
      </w:r>
      <w:r w:rsidRPr="00DB1CE8">
        <w:rPr>
          <w:rFonts w:ascii="Cambria" w:eastAsia="Cambria" w:hAnsi="Cambria" w:cs="Times New Roman"/>
          <w:u w:val="single"/>
        </w:rPr>
        <w:t>.</w:t>
      </w:r>
      <w:r w:rsidRPr="00DB1CE8">
        <w:rPr>
          <w:rFonts w:ascii="Cambria" w:eastAsia="Cambria" w:hAnsi="Cambria" w:cs="Times New Roman"/>
        </w:rPr>
        <w:t xml:space="preserve"> </w:t>
      </w:r>
      <w:r w:rsidRPr="00DB1CE8">
        <w:rPr>
          <w:rFonts w:ascii="Cambria" w:eastAsia="Cambria" w:hAnsi="Cambria" w:cs="Times New Roman"/>
          <w:sz w:val="16"/>
          <w:szCs w:val="16"/>
        </w:rPr>
        <w:t>These concerns, and some of the proposals that address them, are explored further below.</w:t>
      </w:r>
    </w:p>
    <w:p w:rsidR="00DB1CE8" w:rsidRPr="00DB1CE8" w:rsidRDefault="00DB1CE8" w:rsidP="00DB1CE8">
      <w:pPr>
        <w:rPr>
          <w:rFonts w:eastAsia="Calibri"/>
          <w:u w:val="single"/>
        </w:rPr>
      </w:pP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US expertise is key to smarts grids – solves renewable development</w:t>
      </w:r>
    </w:p>
    <w:p w:rsidR="00DB1CE8" w:rsidRPr="00DB1CE8" w:rsidRDefault="00DB1CE8" w:rsidP="00DB1CE8">
      <w:pPr>
        <w:rPr>
          <w:rFonts w:eastAsia="Calibri"/>
        </w:rPr>
      </w:pPr>
      <w:r w:rsidRPr="00DB1CE8">
        <w:rPr>
          <w:rFonts w:eastAsia="Calibri"/>
          <w:b/>
          <w:bCs/>
          <w:sz w:val="26"/>
        </w:rPr>
        <w:t>Bennett 11</w:t>
      </w:r>
      <w:r w:rsidRPr="00DB1CE8">
        <w:rPr>
          <w:rFonts w:eastAsia="Calibri"/>
        </w:rPr>
        <w:t xml:space="preserve"> (Nicholas, “Smart Grid Technology – Mexico’s Upcoming Market Boon,” University of Arizona, </w:t>
      </w:r>
      <w:hyperlink r:id="rId44" w:history="1">
        <w:r w:rsidRPr="00DB1CE8">
          <w:rPr>
            <w:rFonts w:eastAsia="Calibri"/>
          </w:rPr>
          <w:t>http://next.eller.arizona.edu/courses/BusinessInternationalEnvironments/Fall2011/student_papers/finalnicholasbennett.pdf</w:t>
        </w:r>
      </w:hyperlink>
      <w:r w:rsidRPr="00DB1CE8">
        <w:rPr>
          <w:rFonts w:eastAsia="Calibri"/>
        </w:rPr>
        <w:t>)</w:t>
      </w:r>
    </w:p>
    <w:p w:rsidR="00DB1CE8" w:rsidRPr="00DB1CE8" w:rsidRDefault="00DB1CE8" w:rsidP="00DB1CE8">
      <w:pPr>
        <w:rPr>
          <w:rFonts w:eastAsia="Calibri"/>
        </w:rPr>
      </w:pPr>
    </w:p>
    <w:p w:rsidR="00DB1CE8" w:rsidRPr="00DB1CE8" w:rsidRDefault="00DB1CE8" w:rsidP="00DB1CE8">
      <w:pPr>
        <w:rPr>
          <w:rFonts w:eastAsia="Calibri"/>
          <w:sz w:val="16"/>
        </w:rPr>
      </w:pPr>
      <w:r w:rsidRPr="00DB1CE8">
        <w:rPr>
          <w:rFonts w:eastAsia="Calibri"/>
          <w:b/>
          <w:bCs/>
          <w:u w:val="single"/>
        </w:rPr>
        <w:t>Smart grids are a relatively new innovation in</w:t>
      </w:r>
      <w:r w:rsidRPr="00DB1CE8">
        <w:rPr>
          <w:rFonts w:eastAsia="Calibri"/>
          <w:sz w:val="16"/>
        </w:rPr>
        <w:t xml:space="preserve"> the field of </w:t>
      </w:r>
      <w:r w:rsidRPr="00DB1CE8">
        <w:rPr>
          <w:rFonts w:eastAsia="Calibri"/>
          <w:b/>
          <w:bCs/>
          <w:u w:val="single"/>
        </w:rPr>
        <w:t>electrical engineering</w:t>
      </w:r>
      <w:r w:rsidRPr="00DB1CE8">
        <w:rPr>
          <w:rFonts w:eastAsia="Calibri"/>
          <w:sz w:val="16"/>
        </w:rPr>
        <w:t xml:space="preserve"> and design; </w:t>
      </w:r>
      <w:r w:rsidRPr="00DB1CE8">
        <w:rPr>
          <w:rFonts w:eastAsia="Calibri"/>
          <w:b/>
          <w:bCs/>
          <w:u w:val="single"/>
        </w:rPr>
        <w:t>their primary function is to</w:t>
      </w:r>
      <w:r w:rsidRPr="00DB1CE8">
        <w:rPr>
          <w:rFonts w:eastAsia="Calibri"/>
          <w:sz w:val="16"/>
        </w:rPr>
        <w:t xml:space="preserve"> both </w:t>
      </w:r>
      <w:r w:rsidRPr="00DB1CE8">
        <w:rPr>
          <w:rFonts w:eastAsia="Calibri"/>
          <w:b/>
          <w:bCs/>
          <w:u w:val="single"/>
        </w:rPr>
        <w:t>improve and expedite the flow of electricity between multiple networks</w:t>
      </w:r>
      <w:r w:rsidRPr="00DB1CE8">
        <w:rPr>
          <w:rFonts w:eastAsia="Calibri"/>
          <w:sz w:val="16"/>
        </w:rPr>
        <w:t xml:space="preserve"> and power generators. This work is facilitated by installing smart meters, which monitor and relay electrical information to their respective systems. </w:t>
      </w:r>
      <w:r w:rsidRPr="00DB1CE8">
        <w:rPr>
          <w:rFonts w:eastAsia="Calibri"/>
          <w:b/>
          <w:bCs/>
          <w:u w:val="single"/>
        </w:rPr>
        <w:t>The primary aim of a smart grid is to make energy more reliable</w:t>
      </w:r>
      <w:r w:rsidRPr="00DB1CE8">
        <w:rPr>
          <w:rFonts w:eastAsia="Calibri"/>
          <w:sz w:val="16"/>
        </w:rPr>
        <w:t xml:space="preserve">, </w:t>
      </w:r>
      <w:r w:rsidRPr="00DB1CE8">
        <w:rPr>
          <w:rFonts w:eastAsia="Calibri"/>
          <w:b/>
          <w:bCs/>
          <w:u w:val="single"/>
        </w:rPr>
        <w:t>lower aggregate energy consumption</w:t>
      </w:r>
      <w:r w:rsidRPr="00DB1CE8">
        <w:rPr>
          <w:rFonts w:eastAsia="Calibri"/>
          <w:sz w:val="16"/>
        </w:rPr>
        <w:t xml:space="preserve">, </w:t>
      </w:r>
      <w:r w:rsidRPr="00DB1CE8">
        <w:rPr>
          <w:rFonts w:eastAsia="Calibri"/>
          <w:b/>
          <w:bCs/>
          <w:u w:val="single"/>
        </w:rPr>
        <w:t>and actively correlate with renewable energy resources such as solar and wind energy</w:t>
      </w:r>
      <w:r w:rsidRPr="00DB1CE8">
        <w:rPr>
          <w:rFonts w:eastAsia="Calibri"/>
          <w:sz w:val="16"/>
        </w:rPr>
        <w:t xml:space="preserve">. Smart grids are revolutionizing the way we use and receive power, and the rising smart grid market presents a historic opportunity for economic growth. Mexico’s projections in the smart grid market are strikingly positive, with the market projected to reach $8.3 billion by 2020. Like many Latin American countries, </w:t>
      </w:r>
      <w:r w:rsidRPr="00DB1CE8">
        <w:rPr>
          <w:rFonts w:eastAsia="Calibri"/>
          <w:b/>
          <w:bCs/>
          <w:u w:val="single"/>
        </w:rPr>
        <w:t>Mexico’s problems with power outages</w:t>
      </w:r>
      <w:r w:rsidRPr="00DB1CE8">
        <w:rPr>
          <w:rFonts w:eastAsia="Calibri"/>
          <w:sz w:val="16"/>
        </w:rPr>
        <w:t xml:space="preserve">, </w:t>
      </w:r>
      <w:r w:rsidRPr="00DB1CE8">
        <w:rPr>
          <w:rFonts w:eastAsia="Calibri"/>
          <w:b/>
          <w:bCs/>
          <w:u w:val="single"/>
        </w:rPr>
        <w:t>electrical theft</w:t>
      </w:r>
      <w:r w:rsidRPr="00DB1CE8">
        <w:rPr>
          <w:rFonts w:eastAsia="Calibri"/>
          <w:sz w:val="16"/>
        </w:rPr>
        <w:t xml:space="preserve">, </w:t>
      </w:r>
      <w:r w:rsidRPr="00DB1CE8">
        <w:rPr>
          <w:rFonts w:eastAsia="Calibri"/>
          <w:b/>
          <w:bCs/>
          <w:u w:val="single"/>
        </w:rPr>
        <w:t>and poor energy infrastructure present an advantageous climate for change</w:t>
      </w:r>
      <w:r w:rsidRPr="00DB1CE8">
        <w:rPr>
          <w:rFonts w:eastAsia="Calibri"/>
          <w:sz w:val="16"/>
        </w:rPr>
        <w:t xml:space="preserve">. Therefore, </w:t>
      </w:r>
      <w:r w:rsidRPr="00DB1CE8">
        <w:rPr>
          <w:rFonts w:eastAsia="Calibri"/>
          <w:b/>
          <w:bCs/>
          <w:u w:val="single"/>
        </w:rPr>
        <w:t>Mexico is poised to make staggering improvements within the coming decade by reducing these issues</w:t>
      </w:r>
      <w:r w:rsidRPr="00DB1CE8">
        <w:rPr>
          <w:rFonts w:eastAsia="Calibri"/>
          <w:sz w:val="16"/>
        </w:rPr>
        <w:t xml:space="preserve"> while boosting their economy. According to the Northeast Group, LLC, “Mexico’s smart meter market alone will contribute $5.1 billion in the overall smart grid market value by 2020.” With the current GDP of Mexico at approximately $874.81 billion, the field of smart grids could increase the Mexican GDP by approximately 1%, a considerable addition for a single market in just one decade. </w:t>
      </w:r>
      <w:r w:rsidRPr="00DB1CE8">
        <w:rPr>
          <w:rFonts w:eastAsia="Calibri"/>
          <w:b/>
          <w:bCs/>
          <w:u w:val="single"/>
        </w:rPr>
        <w:t xml:space="preserve">Many project the market to continue climbing, especially </w:t>
      </w:r>
      <w:r w:rsidRPr="00DB1CE8">
        <w:rPr>
          <w:rFonts w:eastAsia="Calibri"/>
          <w:b/>
          <w:iCs/>
          <w:u w:val="single"/>
          <w:bdr w:val="single" w:sz="18" w:space="0" w:color="auto"/>
        </w:rPr>
        <w:t>with the aid of U.S. expertise</w:t>
      </w:r>
      <w:r w:rsidRPr="00DB1CE8">
        <w:rPr>
          <w:rFonts w:eastAsia="Calibri"/>
          <w:b/>
          <w:bCs/>
          <w:u w:val="single"/>
        </w:rPr>
        <w:t xml:space="preserve"> and vendors seeking new markets</w:t>
      </w:r>
      <w:r w:rsidRPr="00DB1CE8">
        <w:rPr>
          <w:rFonts w:eastAsia="Calibri"/>
          <w:sz w:val="16"/>
        </w:rPr>
        <w:t xml:space="preserve">. The U.S.-Mexico Bilateral on Clean Energy and Climate Change, enacted by President Obama in April, 2009, brings mutually beneficial smart grid technology to both the United States and Mexico through joint cooperation and 3 information exchange. </w:t>
      </w:r>
      <w:r w:rsidRPr="00DB1CE8">
        <w:rPr>
          <w:rFonts w:eastAsia="Calibri"/>
          <w:b/>
          <w:bCs/>
          <w:u w:val="single"/>
        </w:rPr>
        <w:t>Smart grid technology provides an unprecedented opportunity for Mexico to improve both functionally and economically</w:t>
      </w:r>
      <w:r w:rsidRPr="00DB1CE8">
        <w:rPr>
          <w:rFonts w:eastAsia="Calibri"/>
          <w:sz w:val="16"/>
        </w:rPr>
        <w:t>.</w:t>
      </w:r>
    </w:p>
    <w:p w:rsidR="00DB1CE8" w:rsidRPr="00DB1CE8" w:rsidRDefault="00DB1CE8" w:rsidP="00DB1CE8">
      <w:pPr>
        <w:keepNext/>
        <w:keepLines/>
        <w:spacing w:before="200"/>
        <w:outlineLvl w:val="3"/>
        <w:rPr>
          <w:rFonts w:eastAsia="Times New Roman" w:cs="Times New Roman"/>
          <w:b/>
          <w:bCs/>
          <w:iCs/>
          <w:sz w:val="26"/>
          <w:u w:val="single"/>
        </w:rPr>
      </w:pPr>
      <w:r w:rsidRPr="00DB1CE8">
        <w:rPr>
          <w:rFonts w:eastAsia="Times New Roman" w:cs="Times New Roman"/>
          <w:b/>
          <w:bCs/>
          <w:iCs/>
          <w:sz w:val="26"/>
        </w:rPr>
        <w:t xml:space="preserve">Mexico’s inexperienced with renewable – US experience is key to </w:t>
      </w:r>
      <w:r w:rsidRPr="00DB1CE8">
        <w:rPr>
          <w:rFonts w:eastAsia="Times New Roman" w:cs="Times New Roman"/>
          <w:b/>
          <w:bCs/>
          <w:iCs/>
          <w:sz w:val="26"/>
          <w:u w:val="single"/>
        </w:rPr>
        <w:t>effectiveness</w:t>
      </w:r>
    </w:p>
    <w:p w:rsidR="00DB1CE8" w:rsidRPr="00DB1CE8" w:rsidRDefault="00DB1CE8" w:rsidP="00DB1CE8">
      <w:pPr>
        <w:rPr>
          <w:rFonts w:eastAsia="Calibri"/>
        </w:rPr>
      </w:pPr>
      <w:r w:rsidRPr="00DB1CE8">
        <w:rPr>
          <w:rFonts w:eastAsia="Calibri"/>
          <w:b/>
          <w:bCs/>
          <w:sz w:val="26"/>
        </w:rPr>
        <w:t>Bennett 11</w:t>
      </w:r>
      <w:r w:rsidRPr="00DB1CE8">
        <w:rPr>
          <w:rFonts w:eastAsia="Calibri"/>
        </w:rPr>
        <w:t xml:space="preserve"> (Nicholas, Regional Sales Representative – Terryberry Company, “Smart Grid Technology – Mexico’s Upcoming Market Boon,” University of Arizona, </w:t>
      </w:r>
      <w:hyperlink r:id="rId45" w:history="1">
        <w:r w:rsidRPr="00DB1CE8">
          <w:rPr>
            <w:rFonts w:eastAsia="Calibri"/>
          </w:rPr>
          <w:t>http://next.eller.arizona.edu/courses/BusinessInternationalEnvironments/Fall2011/student_papers/finalnicholasbennett.pdf</w:t>
        </w:r>
      </w:hyperlink>
      <w:r w:rsidRPr="00DB1CE8">
        <w:rPr>
          <w:rFonts w:eastAsia="Calibri"/>
        </w:rPr>
        <w:t>)</w:t>
      </w:r>
    </w:p>
    <w:p w:rsidR="00DB1CE8" w:rsidRPr="00DB1CE8" w:rsidRDefault="00DB1CE8" w:rsidP="00DB1CE8">
      <w:pPr>
        <w:rPr>
          <w:rFonts w:eastAsia="Calibri"/>
        </w:rPr>
      </w:pPr>
    </w:p>
    <w:p w:rsidR="00DB1CE8" w:rsidRPr="00DB1CE8" w:rsidRDefault="00DB1CE8" w:rsidP="00DB1CE8">
      <w:pPr>
        <w:rPr>
          <w:rFonts w:eastAsia="Calibri"/>
          <w:sz w:val="16"/>
        </w:rPr>
      </w:pPr>
      <w:r w:rsidRPr="00DB1CE8">
        <w:rPr>
          <w:rFonts w:eastAsia="Calibri"/>
          <w:b/>
          <w:bCs/>
          <w:u w:val="single"/>
        </w:rPr>
        <w:t>Exciting as well are the global connections Mexico will create and strengthen by investing in a smart grid system</w:t>
      </w:r>
      <w:r w:rsidRPr="00DB1CE8">
        <w:rPr>
          <w:rFonts w:eastAsia="Calibri"/>
          <w:sz w:val="16"/>
        </w:rPr>
        <w:t xml:space="preserve">. </w:t>
      </w:r>
      <w:r w:rsidRPr="00DB1CE8">
        <w:rPr>
          <w:rFonts w:eastAsia="Calibri"/>
          <w:b/>
          <w:bCs/>
          <w:u w:val="single"/>
        </w:rPr>
        <w:t xml:space="preserve">The relatively new process of installing smart grid technology </w:t>
      </w:r>
      <w:r w:rsidRPr="00DB1CE8">
        <w:rPr>
          <w:rFonts w:eastAsia="Calibri"/>
          <w:b/>
          <w:iCs/>
          <w:u w:val="single"/>
          <w:bdr w:val="single" w:sz="18" w:space="0" w:color="auto"/>
        </w:rPr>
        <w:t>makes the exchange of information vital to success</w:t>
      </w:r>
      <w:r w:rsidRPr="00DB1CE8">
        <w:rPr>
          <w:rFonts w:eastAsia="Calibri"/>
          <w:sz w:val="16"/>
        </w:rPr>
        <w:t xml:space="preserve">. Already, Mexico and the United States have enacted policies to work with each other in the smart grid field. The U.S.-Mexico Bilateral on Clean Energy and Climate Change, enacted by President Obama and President Calderon in April, 2009, brings mutually beneficial smart grid technology to both the United States and Mexico through joint cooperation and information exchange.7 Their agreement also focused upon providing opportunities for joint work on renewable energy, exploring cooperation on greenhouse gas inventories and reduction strategies, and promoting low carbon energy technology development.7 These broad initiatives have since enacted several cooperative efforts, discussed in the second annual U.S.-Mexico Bilateral on Clean Energy and Climate Change meeting on May 18, 2011. One of the main focal points of the second meeting was the overview of electricity systems and plans to implement Smart Grid technologies. These meetings demonstrate the </w:t>
      </w:r>
      <w:r w:rsidRPr="00DB1CE8">
        <w:rPr>
          <w:rFonts w:eastAsia="Calibri"/>
          <w:b/>
          <w:bCs/>
          <w:u w:val="single"/>
        </w:rPr>
        <w:t>growing partnerships between Mexico and the U.S</w:t>
      </w:r>
      <w:r w:rsidRPr="00DB1CE8">
        <w:rPr>
          <w:rFonts w:eastAsia="Calibri"/>
          <w:sz w:val="16"/>
        </w:rPr>
        <w:t xml:space="preserve">. They also serve </w:t>
      </w:r>
      <w:r w:rsidRPr="00DB1CE8">
        <w:rPr>
          <w:rFonts w:eastAsia="Calibri"/>
          <w:b/>
          <w:bCs/>
          <w:u w:val="single"/>
        </w:rPr>
        <w:t>to establish an initiative which will not only bring jobs and revenue to each country, but also</w:t>
      </w:r>
      <w:r w:rsidRPr="00DB1CE8">
        <w:rPr>
          <w:rFonts w:eastAsia="Calibri"/>
          <w:sz w:val="16"/>
        </w:rPr>
        <w:t xml:space="preserve"> cleaner, </w:t>
      </w:r>
      <w:r w:rsidRPr="00DB1CE8">
        <w:rPr>
          <w:rFonts w:eastAsia="Calibri"/>
          <w:b/>
          <w:iCs/>
          <w:u w:val="single"/>
          <w:bdr w:val="single" w:sz="18" w:space="0" w:color="auto"/>
        </w:rPr>
        <w:t>more effective</w:t>
      </w:r>
      <w:r w:rsidRPr="00DB1CE8">
        <w:rPr>
          <w:rFonts w:eastAsia="Calibri"/>
          <w:sz w:val="16"/>
        </w:rPr>
        <w:t xml:space="preserve"> and reliable </w:t>
      </w:r>
      <w:r w:rsidRPr="00DB1CE8">
        <w:rPr>
          <w:rFonts w:eastAsia="Calibri"/>
          <w:b/>
          <w:bCs/>
          <w:u w:val="single"/>
        </w:rPr>
        <w:t>energy sources</w:t>
      </w:r>
      <w:r w:rsidRPr="00DB1CE8">
        <w:rPr>
          <w:rFonts w:eastAsia="Calibri"/>
          <w:sz w:val="16"/>
        </w:rPr>
        <w:t xml:space="preserve">. </w:t>
      </w:r>
    </w:p>
    <w:p w:rsidR="00DB1CE8" w:rsidRPr="00DB1CE8" w:rsidRDefault="00DB1CE8" w:rsidP="00DB1CE8">
      <w:pPr>
        <w:rPr>
          <w:rFonts w:eastAsia="Calibri"/>
        </w:rPr>
      </w:pPr>
    </w:p>
    <w:p w:rsidR="00DB1CE8" w:rsidRPr="00DB1CE8" w:rsidRDefault="00DB1CE8" w:rsidP="00DB1CE8">
      <w:pPr>
        <w:keepNext/>
        <w:keepLines/>
        <w:pageBreakBefore/>
        <w:spacing w:before="200"/>
        <w:jc w:val="center"/>
        <w:outlineLvl w:val="2"/>
        <w:rPr>
          <w:rFonts w:eastAsia="Times New Roman" w:cs="Times New Roman"/>
          <w:b/>
          <w:bCs/>
          <w:sz w:val="32"/>
          <w:u w:val="single"/>
        </w:rPr>
      </w:pPr>
      <w:r w:rsidRPr="00DB1CE8">
        <w:rPr>
          <w:rFonts w:eastAsia="Times New Roman" w:cs="Times New Roman"/>
          <w:b/>
          <w:bCs/>
          <w:sz w:val="32"/>
          <w:u w:val="single"/>
        </w:rPr>
        <w:lastRenderedPageBreak/>
        <w:t>Solvency – Synchronous Connectivity</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Synchronizing grids makes energy a top priority – plan’s key</w:t>
      </w:r>
    </w:p>
    <w:p w:rsidR="00DB1CE8" w:rsidRPr="00DB1CE8" w:rsidRDefault="00DB1CE8" w:rsidP="00DB1CE8">
      <w:pPr>
        <w:rPr>
          <w:rFonts w:eastAsia="Calibri"/>
        </w:rPr>
      </w:pPr>
      <w:r w:rsidRPr="00DB1CE8">
        <w:rPr>
          <w:rFonts w:eastAsia="Calibri"/>
          <w:b/>
          <w:bCs/>
          <w:sz w:val="26"/>
        </w:rPr>
        <w:t>Ibarra-Yunez 12</w:t>
      </w:r>
      <w:r w:rsidRPr="00DB1CE8">
        <w:rPr>
          <w:rFonts w:eastAsia="Calibri"/>
        </w:rPr>
        <w:t xml:space="preserve"> (Dr. Alejandro, Professor of Economics and Public Policy – Instituto Tecnologico de Estudios Superiores de Monterrey (Mexico), “Economic and Regulatory Challenges and Opportunities for US-Mexico Electricity Trade and Cooperation,” Policy Research Project Report 174, May, </w:t>
      </w:r>
      <w:hyperlink r:id="rId46" w:history="1">
        <w:r w:rsidRPr="00DB1CE8">
          <w:rPr>
            <w:rFonts w:eastAsia="Calibri"/>
          </w:rPr>
          <w:t>http://repositories.lib.utexas.edu/bitstream/handle/2152/17560/prp_174-econ_reg_challenges_US_Mex_electricity-2012.pdf?sequence=5</w:t>
        </w:r>
      </w:hyperlink>
      <w:r w:rsidRPr="00DB1CE8">
        <w:rPr>
          <w:rFonts w:eastAsia="Calibri"/>
        </w:rPr>
        <w:t>)</w:t>
      </w:r>
    </w:p>
    <w:p w:rsidR="00DB1CE8" w:rsidRPr="00DB1CE8" w:rsidRDefault="00DB1CE8" w:rsidP="00DB1CE8">
      <w:pPr>
        <w:rPr>
          <w:rFonts w:eastAsia="Calibri"/>
        </w:rPr>
      </w:pPr>
    </w:p>
    <w:p w:rsidR="00DB1CE8" w:rsidRPr="00DB1CE8" w:rsidRDefault="00DB1CE8" w:rsidP="00DB1CE8">
      <w:pPr>
        <w:rPr>
          <w:rFonts w:eastAsia="Calibri"/>
          <w:sz w:val="16"/>
        </w:rPr>
      </w:pPr>
      <w:r w:rsidRPr="00DB1CE8">
        <w:rPr>
          <w:rFonts w:eastAsia="Calibri"/>
          <w:sz w:val="16"/>
        </w:rPr>
        <w:t xml:space="preserve">The US-Mexico Bilateral Framework on Clean Energy and Climate Change, established by Presidents Felipe </w:t>
      </w:r>
      <w:r w:rsidRPr="00DB1CE8">
        <w:rPr>
          <w:rFonts w:eastAsia="Calibri"/>
          <w:b/>
          <w:bCs/>
          <w:u w:val="single"/>
        </w:rPr>
        <w:t>Calderon and</w:t>
      </w:r>
      <w:r w:rsidRPr="00DB1CE8">
        <w:rPr>
          <w:rFonts w:eastAsia="Calibri"/>
          <w:sz w:val="16"/>
        </w:rPr>
        <w:t xml:space="preserve"> Barack </w:t>
      </w:r>
      <w:r w:rsidRPr="00DB1CE8">
        <w:rPr>
          <w:rFonts w:eastAsia="Calibri"/>
          <w:b/>
          <w:bCs/>
          <w:u w:val="single"/>
        </w:rPr>
        <w:t>Obama in 2009</w:t>
      </w:r>
      <w:r w:rsidRPr="00DB1CE8">
        <w:rPr>
          <w:rFonts w:eastAsia="Calibri"/>
          <w:sz w:val="16"/>
        </w:rPr>
        <w:t xml:space="preserve">, also </w:t>
      </w:r>
      <w:r w:rsidRPr="00DB1CE8">
        <w:rPr>
          <w:rFonts w:eastAsia="Calibri"/>
          <w:b/>
          <w:bCs/>
          <w:u w:val="single"/>
        </w:rPr>
        <w:t>recognizes this priority and “aims to increase electricity grid reliability and resiliency in both countries</w:t>
      </w:r>
      <w:r w:rsidRPr="00DB1CE8">
        <w:rPr>
          <w:rFonts w:eastAsia="Calibri"/>
          <w:sz w:val="16"/>
        </w:rPr>
        <w:t xml:space="preserve">, </w:t>
      </w:r>
      <w:r w:rsidRPr="00DB1CE8">
        <w:rPr>
          <w:rFonts w:eastAsia="Calibri"/>
          <w:b/>
          <w:bCs/>
          <w:u w:val="single"/>
        </w:rPr>
        <w:t>including of cross-border interconnections</w:t>
      </w:r>
      <w:r w:rsidRPr="00DB1CE8">
        <w:rPr>
          <w:rFonts w:eastAsia="Calibri"/>
          <w:sz w:val="16"/>
        </w:rPr>
        <w:t xml:space="preserve">” (US Department of State 2011). Beyond simply increasing supply for an importing country while providing a “means of income” for the exporting country, </w:t>
      </w:r>
      <w:r w:rsidRPr="00DB1CE8">
        <w:rPr>
          <w:rFonts w:eastAsia="Calibri"/>
          <w:b/>
          <w:bCs/>
          <w:u w:val="single"/>
        </w:rPr>
        <w:t>interconnections have been found to reduce prices and increase reliability</w:t>
      </w:r>
      <w:r w:rsidRPr="00DB1CE8">
        <w:rPr>
          <w:rFonts w:eastAsia="Calibri"/>
          <w:sz w:val="16"/>
        </w:rPr>
        <w:t xml:space="preserve"> (Sarmiento 2010). </w:t>
      </w:r>
      <w:r w:rsidRPr="00DB1CE8">
        <w:rPr>
          <w:rFonts w:eastAsia="Calibri"/>
          <w:b/>
          <w:bCs/>
          <w:u w:val="single"/>
        </w:rPr>
        <w:t>The</w:t>
      </w:r>
      <w:r w:rsidRPr="00DB1CE8">
        <w:rPr>
          <w:rFonts w:eastAsia="Calibri"/>
          <w:sz w:val="16"/>
        </w:rPr>
        <w:t xml:space="preserve"> </w:t>
      </w:r>
      <w:r w:rsidRPr="00DB1CE8">
        <w:rPr>
          <w:rFonts w:eastAsia="Calibri"/>
          <w:b/>
          <w:bCs/>
          <w:u w:val="single"/>
          <w:bdr w:val="single" w:sz="6" w:space="0" w:color="auto"/>
        </w:rPr>
        <w:t>B</w:t>
      </w:r>
      <w:r w:rsidRPr="00DB1CE8">
        <w:rPr>
          <w:rFonts w:eastAsia="Calibri"/>
          <w:sz w:val="16"/>
        </w:rPr>
        <w:t xml:space="preserve">order </w:t>
      </w:r>
      <w:r w:rsidRPr="00DB1CE8">
        <w:rPr>
          <w:rFonts w:eastAsia="Calibri"/>
          <w:b/>
          <w:bCs/>
          <w:u w:val="single"/>
          <w:bdr w:val="single" w:sz="6" w:space="0" w:color="auto"/>
        </w:rPr>
        <w:t>G</w:t>
      </w:r>
      <w:r w:rsidRPr="00DB1CE8">
        <w:rPr>
          <w:rFonts w:eastAsia="Calibri"/>
          <w:sz w:val="16"/>
        </w:rPr>
        <w:t xml:space="preserve">overnors </w:t>
      </w:r>
      <w:r w:rsidRPr="00DB1CE8">
        <w:rPr>
          <w:rFonts w:eastAsia="Calibri"/>
          <w:b/>
          <w:bCs/>
          <w:u w:val="single"/>
          <w:bdr w:val="single" w:sz="6" w:space="0" w:color="auto"/>
        </w:rPr>
        <w:t>C</w:t>
      </w:r>
      <w:r w:rsidRPr="00DB1CE8">
        <w:rPr>
          <w:rFonts w:eastAsia="Calibri"/>
          <w:sz w:val="16"/>
        </w:rPr>
        <w:t xml:space="preserve">onference </w:t>
      </w:r>
      <w:r w:rsidRPr="00DB1CE8">
        <w:rPr>
          <w:rFonts w:eastAsia="Calibri"/>
          <w:b/>
          <w:bCs/>
          <w:u w:val="single"/>
        </w:rPr>
        <w:t>has pointed to “</w:t>
      </w:r>
      <w:r w:rsidRPr="00DB1CE8">
        <w:rPr>
          <w:rFonts w:eastAsia="Calibri"/>
          <w:b/>
          <w:iCs/>
          <w:u w:val="single"/>
          <w:bdr w:val="single" w:sz="18" w:space="0" w:color="auto"/>
        </w:rPr>
        <w:t>untapped potential</w:t>
      </w:r>
      <w:r w:rsidRPr="00DB1CE8">
        <w:rPr>
          <w:rFonts w:eastAsia="Calibri"/>
          <w:b/>
          <w:bCs/>
          <w:u w:val="single"/>
        </w:rPr>
        <w:t xml:space="preserve"> for increasing energy interconnections among border communities” and has identified “cross-border energy exchanges” as a </w:t>
      </w:r>
      <w:r w:rsidRPr="00DB1CE8">
        <w:rPr>
          <w:rFonts w:eastAsia="Calibri"/>
          <w:b/>
          <w:iCs/>
          <w:u w:val="single"/>
          <w:bdr w:val="single" w:sz="18" w:space="0" w:color="auto"/>
        </w:rPr>
        <w:t>priority</w:t>
      </w:r>
      <w:r w:rsidRPr="00DB1CE8">
        <w:rPr>
          <w:rFonts w:eastAsia="Calibri"/>
          <w:sz w:val="16"/>
        </w:rPr>
        <w:t xml:space="preserve"> (BGC 2009). Two key </w:t>
      </w:r>
      <w:r w:rsidRPr="00DB1CE8">
        <w:rPr>
          <w:rFonts w:eastAsia="Calibri"/>
          <w:b/>
          <w:bCs/>
          <w:u w:val="single"/>
        </w:rPr>
        <w:t xml:space="preserve">factors limiting the amount of trade in electricity between the United States and Mexico are reliability concerns with </w:t>
      </w:r>
      <w:r w:rsidRPr="00DB1CE8">
        <w:rPr>
          <w:rFonts w:eastAsia="Calibri"/>
          <w:b/>
          <w:iCs/>
          <w:u w:val="single"/>
          <w:bdr w:val="single" w:sz="18" w:space="0" w:color="auto"/>
        </w:rPr>
        <w:t>synchronous connectivity</w:t>
      </w:r>
      <w:r w:rsidRPr="00DB1CE8">
        <w:rPr>
          <w:rFonts w:eastAsia="Calibri"/>
          <w:sz w:val="16"/>
        </w:rPr>
        <w:t xml:space="preserve"> and legal provisions 83 governing the imports and exports of electricity across the border. </w:t>
      </w:r>
      <w:r w:rsidRPr="00DB1CE8">
        <w:rPr>
          <w:rFonts w:eastAsia="Calibri"/>
          <w:b/>
          <w:bCs/>
          <w:u w:val="single"/>
        </w:rPr>
        <w:t>Current interconnections</w:t>
      </w:r>
      <w:r w:rsidRPr="00DB1CE8">
        <w:rPr>
          <w:rFonts w:eastAsia="Calibri"/>
          <w:sz w:val="16"/>
        </w:rPr>
        <w:t xml:space="preserve"> between the United States and Mexico </w:t>
      </w:r>
      <w:r w:rsidRPr="00DB1CE8">
        <w:rPr>
          <w:rFonts w:eastAsia="Calibri"/>
          <w:b/>
          <w:bCs/>
          <w:u w:val="single"/>
        </w:rPr>
        <w:t>offer relatively small capacities and are mostly</w:t>
      </w:r>
      <w:r w:rsidRPr="00DB1CE8">
        <w:rPr>
          <w:rFonts w:eastAsia="Calibri"/>
          <w:sz w:val="16"/>
        </w:rPr>
        <w:t xml:space="preserve"> used for power exchanges in the event of an emergency. With the exception of one interconnection between Eagle Pass and Piedras Negras, all ties along the Texas-Mexico border are asynchronous HVDC interconnections used for emergency support only. Pineau and Froschauer (2004) assess the level of infrastructure integration and determine the current transmission capacity for cross-border electricity export, as measured by total transmission capability over total production capacity, to be 17.13, 2.51, and 2.42 percent for Canada, the United States, and Mexico respectively. The largest share of US-Mexico trade occurs between Baja California and California where two 230 kV ties provide a total capacity of 800 MW. Numerous laws and network operation reliability standards in Mexico and the United States require local demand to be met first before exportation is authorized. This means that excess generating capacity beyond what is required to meet the internal load requirements of each system must be available for exports to occur. Exports from the US are regulated by Section 202(e) of the Federal Power Act, which requires authorization for the trade from the Department of Energy and that the export action must not impair the operational reliability of the US power system (North American Energy Working Group, 2002). Similarly, imports and exports from Mexico require authorization from CFE or the Energy Ministry with similar restrictions plus additional requirements. For imports, electricity must only be used for self-supply by the party seeking a permit, and in the case of exports, the electricity exported must be the result of cogeneration, independent power production, or small-scale production. Mexico’s National Interconnected System (SIN) is expected to maintain a reserve margin well above 27% through 2015, to move to 13% after 2015, giving it ample export potential (Figure 4.2). ERCOT (the Texas interconnection) on the other hand is forecasted to maintain a reserve margin at or below its target level of 13.75%, suggesting a strong incentive for additional trade (ERCOT 2010). </w:t>
      </w:r>
    </w:p>
    <w:p w:rsidR="00DB1CE8" w:rsidRPr="00DB1CE8" w:rsidRDefault="00DB1CE8" w:rsidP="00DB1CE8">
      <w:pPr>
        <w:rPr>
          <w:rFonts w:eastAsia="Calibri"/>
        </w:rPr>
      </w:pPr>
    </w:p>
    <w:p w:rsidR="00DB1CE8" w:rsidRPr="00DB1CE8" w:rsidRDefault="00DB1CE8" w:rsidP="00DB1CE8">
      <w:pPr>
        <w:rPr>
          <w:rFonts w:eastAsia="Calibri"/>
        </w:rPr>
      </w:pPr>
    </w:p>
    <w:p w:rsidR="00DB1CE8" w:rsidRPr="00DB1CE8" w:rsidRDefault="00DB1CE8" w:rsidP="00DB1CE8">
      <w:pPr>
        <w:keepNext/>
        <w:keepLines/>
        <w:pageBreakBefore/>
        <w:spacing w:before="200"/>
        <w:jc w:val="center"/>
        <w:outlineLvl w:val="2"/>
        <w:rPr>
          <w:rFonts w:eastAsia="Times New Roman" w:cs="Times New Roman"/>
          <w:b/>
          <w:bCs/>
          <w:sz w:val="32"/>
          <w:u w:val="single"/>
        </w:rPr>
      </w:pPr>
      <w:r w:rsidRPr="00DB1CE8">
        <w:rPr>
          <w:rFonts w:eastAsia="Times New Roman" w:cs="Times New Roman"/>
          <w:b/>
          <w:bCs/>
          <w:sz w:val="32"/>
          <w:u w:val="single"/>
        </w:rPr>
        <w:lastRenderedPageBreak/>
        <w:t>Solvency – Expertise/Coordination</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US expertise and coordination’s key</w:t>
      </w:r>
    </w:p>
    <w:p w:rsidR="00DB1CE8" w:rsidRPr="00DB1CE8" w:rsidRDefault="00DB1CE8" w:rsidP="00DB1CE8">
      <w:pPr>
        <w:rPr>
          <w:rFonts w:eastAsia="Calibri"/>
        </w:rPr>
      </w:pPr>
      <w:r w:rsidRPr="00DB1CE8">
        <w:rPr>
          <w:rFonts w:eastAsia="Calibri"/>
          <w:b/>
          <w:bCs/>
          <w:sz w:val="26"/>
        </w:rPr>
        <w:t>SGI 12</w:t>
      </w:r>
      <w:r w:rsidRPr="00DB1CE8">
        <w:rPr>
          <w:rFonts w:eastAsia="Calibri"/>
        </w:rPr>
        <w:t xml:space="preserve"> (Smart Grid Insights, “Smart Grid Developments in Mexico: Aimed At Raising International Competitiveness,” 5-31, </w:t>
      </w:r>
      <w:hyperlink r:id="rId47" w:anchor="sthash.R4sAtYh1.dpuf" w:history="1">
        <w:r w:rsidRPr="00DB1CE8">
          <w:rPr>
            <w:rFonts w:eastAsia="Calibri"/>
          </w:rPr>
          <w:t>http://smartgridresearch.org/news/smart-grid-developments-in-mexico-aimed-at-raising-international-competitiveness/#sthash.R4sAtYh1.dpuf</w:t>
        </w:r>
      </w:hyperlink>
      <w:r w:rsidRPr="00DB1CE8">
        <w:rPr>
          <w:rFonts w:eastAsia="Calibri"/>
        </w:rPr>
        <w:t>)</w:t>
      </w:r>
    </w:p>
    <w:p w:rsidR="00DB1CE8" w:rsidRPr="00DB1CE8" w:rsidRDefault="00DB1CE8" w:rsidP="00DB1CE8">
      <w:pPr>
        <w:rPr>
          <w:rFonts w:eastAsia="Calibri"/>
        </w:rPr>
      </w:pPr>
    </w:p>
    <w:p w:rsidR="00DB1CE8" w:rsidRPr="00DB1CE8" w:rsidRDefault="00DB1CE8" w:rsidP="00DB1CE8">
      <w:pPr>
        <w:rPr>
          <w:rFonts w:eastAsia="Calibri"/>
          <w:sz w:val="16"/>
        </w:rPr>
      </w:pPr>
      <w:r w:rsidRPr="00DB1CE8">
        <w:rPr>
          <w:rFonts w:eastAsia="Calibri"/>
          <w:b/>
          <w:bCs/>
          <w:u w:val="single"/>
        </w:rPr>
        <w:t>The goal of smart grid developments in Mexico is comprehensive</w:t>
      </w:r>
      <w:r w:rsidRPr="00DB1CE8">
        <w:rPr>
          <w:rFonts w:eastAsia="Calibri"/>
          <w:sz w:val="16"/>
        </w:rPr>
        <w:t xml:space="preserve">. It includes increase in grid reliability which is a requirement for international competitiveness. It also includes a reduction in energy power loss. Energy power loss can be costly to the Mexican economy. </w:t>
      </w:r>
      <w:r w:rsidRPr="00DB1CE8">
        <w:rPr>
          <w:rFonts w:eastAsia="Calibri"/>
          <w:b/>
          <w:bCs/>
          <w:u w:val="single"/>
        </w:rPr>
        <w:t>A promising future development is grid integration of renewable energy sources throughout the country</w:t>
      </w:r>
      <w:r w:rsidRPr="00DB1CE8">
        <w:rPr>
          <w:rFonts w:eastAsia="Calibri"/>
          <w:sz w:val="16"/>
        </w:rPr>
        <w:t xml:space="preserve">. All these things including customer service are creating an immediate demand for the deployment of smart grid technology. </w:t>
      </w:r>
      <w:r w:rsidRPr="00DB1CE8">
        <w:rPr>
          <w:rFonts w:eastAsia="Calibri"/>
          <w:b/>
          <w:bCs/>
          <w:u w:val="single"/>
        </w:rPr>
        <w:t xml:space="preserve">The smart grid developments in Mexico are at the </w:t>
      </w:r>
      <w:r w:rsidRPr="00DB1CE8">
        <w:rPr>
          <w:rFonts w:eastAsia="Calibri"/>
          <w:b/>
          <w:iCs/>
          <w:u w:val="single"/>
          <w:bdr w:val="single" w:sz="18" w:space="0" w:color="auto"/>
        </w:rPr>
        <w:t>initial stage</w:t>
      </w:r>
      <w:r w:rsidRPr="00DB1CE8">
        <w:rPr>
          <w:rFonts w:eastAsia="Calibri"/>
          <w:sz w:val="16"/>
        </w:rPr>
        <w:t xml:space="preserve">; however, financial projections place the cost of development at several million dollars over the next 10 years ending in 2022. </w:t>
      </w:r>
      <w:r w:rsidRPr="00DB1CE8">
        <w:rPr>
          <w:rFonts w:eastAsia="Calibri"/>
          <w:b/>
          <w:bCs/>
          <w:u w:val="single"/>
        </w:rPr>
        <w:t>In connection with these developments</w:t>
      </w:r>
      <w:r w:rsidRPr="00DB1CE8">
        <w:rPr>
          <w:rFonts w:eastAsia="Calibri"/>
          <w:sz w:val="16"/>
        </w:rPr>
        <w:t xml:space="preserve">, </w:t>
      </w:r>
      <w:r w:rsidRPr="00DB1CE8">
        <w:rPr>
          <w:rFonts w:eastAsia="Calibri"/>
          <w:b/>
          <w:bCs/>
          <w:u w:val="single"/>
        </w:rPr>
        <w:t>the government is identifying and evaluating the technologies</w:t>
      </w:r>
      <w:r w:rsidRPr="00DB1CE8">
        <w:rPr>
          <w:rFonts w:eastAsia="Calibri"/>
          <w:sz w:val="16"/>
        </w:rPr>
        <w:t xml:space="preserve">, </w:t>
      </w:r>
      <w:r w:rsidRPr="00DB1CE8">
        <w:rPr>
          <w:rFonts w:eastAsia="Calibri"/>
          <w:b/>
          <w:bCs/>
          <w:u w:val="single"/>
        </w:rPr>
        <w:t>systems and projects that must be done first</w:t>
      </w:r>
      <w:r w:rsidRPr="00DB1CE8">
        <w:rPr>
          <w:rFonts w:eastAsia="Calibri"/>
          <w:sz w:val="16"/>
        </w:rPr>
        <w:t xml:space="preserve">. </w:t>
      </w:r>
      <w:r w:rsidRPr="00DB1CE8">
        <w:rPr>
          <w:rFonts w:eastAsia="Calibri"/>
          <w:b/>
          <w:iCs/>
          <w:u w:val="single"/>
          <w:bdr w:val="single" w:sz="18" w:space="0" w:color="auto"/>
        </w:rPr>
        <w:t>This is an opportunity for U.S. smart grid and technology companies to start being involved and offer their expertise</w:t>
      </w:r>
      <w:r w:rsidRPr="00DB1CE8">
        <w:rPr>
          <w:rFonts w:eastAsia="Calibri"/>
          <w:sz w:val="16"/>
        </w:rPr>
        <w:t xml:space="preserve">. This present situation is an opportunity for U.S. smart grid and technology companies to export their products and services. By getting in touch with the Mexican government through CFE, the state-owned utility company, U.S. companies can get updates on projects, future trends and the accurate and updated state of the power industry. Aside from getting updates, </w:t>
      </w:r>
      <w:r w:rsidRPr="00DB1CE8">
        <w:rPr>
          <w:rFonts w:eastAsia="Calibri"/>
          <w:b/>
          <w:bCs/>
          <w:u w:val="single"/>
        </w:rPr>
        <w:t>U.S. smart grid and technology companies can also present their relevant technologies and services to representatives of the state utility company</w:t>
      </w:r>
      <w:r w:rsidRPr="00DB1CE8">
        <w:rPr>
          <w:rFonts w:eastAsia="Calibri"/>
          <w:sz w:val="16"/>
        </w:rPr>
        <w:t xml:space="preserve">. </w:t>
      </w:r>
      <w:r w:rsidRPr="00DB1CE8">
        <w:rPr>
          <w:rFonts w:eastAsia="Calibri"/>
          <w:b/>
          <w:bCs/>
          <w:u w:val="single"/>
        </w:rPr>
        <w:t>This scenario is also ideal to collaborate with government representatives</w:t>
      </w:r>
      <w:r w:rsidRPr="00DB1CE8">
        <w:rPr>
          <w:rFonts w:eastAsia="Calibri"/>
          <w:sz w:val="16"/>
        </w:rPr>
        <w:t xml:space="preserve">, private </w:t>
      </w:r>
      <w:r w:rsidRPr="00DB1CE8">
        <w:rPr>
          <w:rFonts w:eastAsia="Calibri"/>
          <w:b/>
          <w:bCs/>
          <w:u w:val="single"/>
        </w:rPr>
        <w:t>stakeholders as well as U.S. government organizations</w:t>
      </w:r>
      <w:r w:rsidRPr="00DB1CE8">
        <w:rPr>
          <w:rFonts w:eastAsia="Calibri"/>
          <w:sz w:val="16"/>
        </w:rPr>
        <w:t>. The smart grid developments in Mexico show such promise of future international competitiveness.</w:t>
      </w:r>
    </w:p>
    <w:p w:rsidR="00DB1CE8" w:rsidRPr="00DB1CE8" w:rsidRDefault="00DB1CE8" w:rsidP="00DB1CE8">
      <w:pPr>
        <w:keepNext/>
        <w:keepLines/>
        <w:pageBreakBefore/>
        <w:spacing w:before="200"/>
        <w:jc w:val="center"/>
        <w:outlineLvl w:val="2"/>
        <w:rPr>
          <w:rFonts w:eastAsia="Times New Roman" w:cs="Times New Roman"/>
          <w:b/>
          <w:bCs/>
          <w:sz w:val="32"/>
          <w:u w:val="single"/>
        </w:rPr>
      </w:pPr>
      <w:r w:rsidRPr="00DB1CE8">
        <w:rPr>
          <w:rFonts w:eastAsia="Times New Roman" w:cs="Times New Roman"/>
          <w:b/>
          <w:bCs/>
          <w:sz w:val="32"/>
          <w:u w:val="single"/>
        </w:rPr>
        <w:lastRenderedPageBreak/>
        <w:t>Solvency – Clarity and Commitment Key</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Strong commitment key. Absent that, negative perceptions destroy relations</w:t>
      </w:r>
    </w:p>
    <w:p w:rsidR="00DB1CE8" w:rsidRPr="00DB1CE8" w:rsidRDefault="00DB1CE8" w:rsidP="00DB1CE8">
      <w:pPr>
        <w:rPr>
          <w:rFonts w:eastAsia="Calibri"/>
        </w:rPr>
      </w:pPr>
      <w:r w:rsidRPr="00DB1CE8">
        <w:rPr>
          <w:rFonts w:eastAsia="Calibri"/>
          <w:b/>
          <w:bCs/>
          <w:sz w:val="26"/>
        </w:rPr>
        <w:t>BGC 9</w:t>
      </w:r>
      <w:r w:rsidRPr="00DB1CE8">
        <w:rPr>
          <w:rFonts w:eastAsia="Calibri"/>
        </w:rPr>
        <w:t xml:space="preserve"> (Border Governors Conference, “Strategic Guidelines for the Competitive and Sustainable Development of the U.S.-Mexico Transborder Region,” Woodrow Wilson International Center for Scholars, September, http://www.wilsoncenter.org/publication/strategic-guidelines-for-the-competitive-and-sustainable-development-the-us-mexico)</w:t>
      </w:r>
    </w:p>
    <w:p w:rsidR="00DB1CE8" w:rsidRPr="00DB1CE8" w:rsidRDefault="00DB1CE8" w:rsidP="00DB1CE8">
      <w:pPr>
        <w:rPr>
          <w:rFonts w:eastAsia="Calibri"/>
        </w:rPr>
      </w:pPr>
    </w:p>
    <w:p w:rsidR="00DB1CE8" w:rsidRPr="00DB1CE8" w:rsidRDefault="00DB1CE8" w:rsidP="00DB1CE8">
      <w:pPr>
        <w:rPr>
          <w:rFonts w:eastAsia="Calibri"/>
          <w:sz w:val="16"/>
        </w:rPr>
      </w:pPr>
      <w:r w:rsidRPr="00DB1CE8">
        <w:rPr>
          <w:rFonts w:eastAsia="Calibri"/>
          <w:b/>
          <w:bCs/>
          <w:u w:val="single"/>
        </w:rPr>
        <w:t>To successfully</w:t>
      </w:r>
      <w:r w:rsidRPr="00DB1CE8">
        <w:rPr>
          <w:rFonts w:eastAsia="Calibri"/>
          <w:sz w:val="16"/>
        </w:rPr>
        <w:t xml:space="preserve"> fulﬁll the </w:t>
      </w:r>
      <w:r w:rsidRPr="00DB1CE8">
        <w:rPr>
          <w:rFonts w:eastAsia="Calibri"/>
          <w:b/>
          <w:bCs/>
          <w:u w:val="single"/>
        </w:rPr>
        <w:t>develop</w:t>
      </w:r>
      <w:r w:rsidRPr="00DB1CE8">
        <w:rPr>
          <w:rFonts w:eastAsia="Calibri"/>
          <w:sz w:val="16"/>
        </w:rPr>
        <w:t xml:space="preserve">ment potential of </w:t>
      </w:r>
      <w:r w:rsidRPr="00DB1CE8">
        <w:rPr>
          <w:rFonts w:eastAsia="Calibri"/>
          <w:b/>
          <w:bCs/>
          <w:u w:val="single"/>
        </w:rPr>
        <w:t>the region</w:t>
      </w:r>
      <w:r w:rsidRPr="00DB1CE8">
        <w:rPr>
          <w:rFonts w:eastAsia="Calibri"/>
          <w:sz w:val="16"/>
        </w:rPr>
        <w:t xml:space="preserve">, while at the same time addressing existing social and institutional challenges, </w:t>
      </w:r>
      <w:r w:rsidRPr="00DB1CE8">
        <w:rPr>
          <w:rFonts w:eastAsia="Calibri"/>
          <w:b/>
          <w:bCs/>
          <w:u w:val="single"/>
        </w:rPr>
        <w:t>it is ﬁrst necessary to reach a widely</w:t>
      </w:r>
      <w:r w:rsidRPr="00DB1CE8">
        <w:rPr>
          <w:rFonts w:eastAsia="Calibri"/>
          <w:sz w:val="16"/>
        </w:rPr>
        <w:t xml:space="preserve"> </w:t>
      </w:r>
      <w:r w:rsidRPr="00DB1CE8">
        <w:rPr>
          <w:rFonts w:eastAsia="Calibri"/>
          <w:b/>
          <w:bCs/>
          <w:u w:val="single"/>
        </w:rPr>
        <w:t xml:space="preserve">shared vision for the future of the region and a </w:t>
      </w:r>
      <w:r w:rsidRPr="00DB1CE8">
        <w:rPr>
          <w:rFonts w:eastAsia="Calibri"/>
          <w:b/>
          <w:iCs/>
          <w:u w:val="single"/>
          <w:bdr w:val="single" w:sz="18" w:space="0" w:color="auto"/>
        </w:rPr>
        <w:t>clear understanding</w:t>
      </w:r>
      <w:r w:rsidRPr="00DB1CE8">
        <w:rPr>
          <w:rFonts w:eastAsia="Calibri"/>
          <w:b/>
          <w:bCs/>
          <w:u w:val="single"/>
        </w:rPr>
        <w:t xml:space="preserve"> of what actions must be</w:t>
      </w:r>
      <w:r w:rsidRPr="00DB1CE8">
        <w:rPr>
          <w:rFonts w:eastAsia="Calibri"/>
          <w:sz w:val="16"/>
        </w:rPr>
        <w:t xml:space="preserve"> </w:t>
      </w:r>
      <w:r w:rsidRPr="00DB1CE8">
        <w:rPr>
          <w:rFonts w:eastAsia="Calibri"/>
          <w:b/>
          <w:bCs/>
          <w:u w:val="single"/>
        </w:rPr>
        <w:t>made to achieve that vision</w:t>
      </w:r>
      <w:r w:rsidRPr="00DB1CE8">
        <w:rPr>
          <w:rFonts w:eastAsia="Calibri"/>
          <w:sz w:val="16"/>
        </w:rPr>
        <w:t xml:space="preserve">. </w:t>
      </w:r>
      <w:r w:rsidRPr="00DB1CE8">
        <w:rPr>
          <w:rFonts w:eastAsia="Calibri"/>
          <w:b/>
          <w:bCs/>
          <w:u w:val="single"/>
        </w:rPr>
        <w:t>Without a vision and a strategy for making this happen</w:t>
      </w:r>
      <w:r w:rsidRPr="00DB1CE8">
        <w:rPr>
          <w:rFonts w:eastAsia="Calibri"/>
          <w:sz w:val="16"/>
        </w:rPr>
        <w:t xml:space="preserve">, </w:t>
      </w:r>
      <w:r w:rsidRPr="00DB1CE8">
        <w:rPr>
          <w:rFonts w:eastAsia="Calibri"/>
          <w:b/>
          <w:bCs/>
          <w:u w:val="single"/>
        </w:rPr>
        <w:t>the</w:t>
      </w:r>
      <w:r w:rsidRPr="00DB1CE8">
        <w:rPr>
          <w:rFonts w:eastAsia="Calibri"/>
          <w:sz w:val="16"/>
        </w:rPr>
        <w:t xml:space="preserve"> </w:t>
      </w:r>
      <w:r w:rsidRPr="00DB1CE8">
        <w:rPr>
          <w:rFonts w:eastAsia="Calibri"/>
          <w:b/>
          <w:bCs/>
          <w:u w:val="single"/>
        </w:rPr>
        <w:t>positive aspects of the border region, such as its economic comparative advantages</w:t>
      </w:r>
      <w:r w:rsidRPr="00DB1CE8">
        <w:rPr>
          <w:rFonts w:eastAsia="Calibri"/>
          <w:sz w:val="16"/>
        </w:rPr>
        <w:t>, shared heritage, and diversity—</w:t>
      </w:r>
      <w:r w:rsidRPr="00DB1CE8">
        <w:rPr>
          <w:rFonts w:eastAsia="Calibri"/>
          <w:b/>
          <w:bCs/>
          <w:u w:val="single"/>
        </w:rPr>
        <w:t xml:space="preserve">can be </w:t>
      </w:r>
      <w:r w:rsidRPr="00DB1CE8">
        <w:rPr>
          <w:rFonts w:eastAsia="Calibri"/>
          <w:b/>
          <w:iCs/>
          <w:u w:val="single"/>
          <w:bdr w:val="single" w:sz="18" w:space="0" w:color="auto"/>
        </w:rPr>
        <w:t>overwhelmed by the negative aspects</w:t>
      </w:r>
      <w:r w:rsidRPr="00DB1CE8">
        <w:rPr>
          <w:rFonts w:eastAsia="Calibri"/>
          <w:b/>
          <w:bCs/>
          <w:u w:val="single"/>
        </w:rPr>
        <w:t xml:space="preserve"> of dissimilar</w:t>
      </w:r>
      <w:r w:rsidRPr="00DB1CE8">
        <w:rPr>
          <w:rFonts w:eastAsia="Calibri"/>
          <w:sz w:val="16"/>
        </w:rPr>
        <w:t xml:space="preserve"> </w:t>
      </w:r>
      <w:r w:rsidRPr="00DB1CE8">
        <w:rPr>
          <w:rFonts w:eastAsia="Calibri"/>
          <w:b/>
          <w:bCs/>
          <w:u w:val="single"/>
        </w:rPr>
        <w:t>institutions and uneven development</w:t>
      </w:r>
      <w:r w:rsidRPr="00DB1CE8">
        <w:rPr>
          <w:rFonts w:eastAsia="Calibri"/>
          <w:sz w:val="16"/>
        </w:rPr>
        <w:t xml:space="preserve">. Even worse, </w:t>
      </w:r>
      <w:r w:rsidRPr="00DB1CE8">
        <w:rPr>
          <w:rFonts w:eastAsia="Calibri"/>
          <w:b/>
          <w:bCs/>
          <w:u w:val="single"/>
        </w:rPr>
        <w:t>without a strong commitment to longterm policies</w:t>
      </w:r>
      <w:r w:rsidRPr="00DB1CE8">
        <w:rPr>
          <w:rFonts w:eastAsia="Calibri"/>
          <w:sz w:val="16"/>
        </w:rPr>
        <w:t xml:space="preserve">, </w:t>
      </w:r>
      <w:r w:rsidRPr="00DB1CE8">
        <w:rPr>
          <w:rFonts w:eastAsia="Calibri"/>
          <w:b/>
          <w:bCs/>
          <w:u w:val="single"/>
        </w:rPr>
        <w:t>disparities will</w:t>
      </w:r>
      <w:r w:rsidRPr="00DB1CE8">
        <w:rPr>
          <w:rFonts w:eastAsia="Calibri"/>
          <w:sz w:val="16"/>
        </w:rPr>
        <w:t xml:space="preserve"> </w:t>
      </w:r>
      <w:r w:rsidRPr="00DB1CE8">
        <w:rPr>
          <w:rFonts w:eastAsia="Calibri"/>
          <w:b/>
          <w:bCs/>
          <w:u w:val="single"/>
        </w:rPr>
        <w:t>simply deepen and become sources of continuous problems</w:t>
      </w:r>
      <w:r w:rsidRPr="00DB1CE8">
        <w:rPr>
          <w:rFonts w:eastAsia="Calibri"/>
          <w:sz w:val="16"/>
        </w:rPr>
        <w:t xml:space="preserve"> </w:t>
      </w:r>
      <w:r w:rsidRPr="00DB1CE8">
        <w:rPr>
          <w:rFonts w:eastAsia="Calibri"/>
          <w:b/>
          <w:bCs/>
          <w:u w:val="single"/>
        </w:rPr>
        <w:t>and tensions</w:t>
      </w:r>
      <w:r w:rsidRPr="00DB1CE8">
        <w:rPr>
          <w:rFonts w:eastAsia="Calibri"/>
          <w:sz w:val="16"/>
        </w:rPr>
        <w:t xml:space="preserve">. </w:t>
      </w:r>
      <w:r w:rsidRPr="00DB1CE8">
        <w:rPr>
          <w:rFonts w:eastAsia="Calibri"/>
          <w:b/>
          <w:bCs/>
          <w:u w:val="single"/>
        </w:rPr>
        <w:t>Acknowledging the importance of proactive thinking and long-term action</w:t>
      </w:r>
      <w:r w:rsidRPr="00DB1CE8">
        <w:rPr>
          <w:rFonts w:eastAsia="Calibri"/>
          <w:sz w:val="16"/>
        </w:rPr>
        <w:t xml:space="preserve">, the Border Governors Conference (BGC) commissioned El Colegio de la Frontera Norte (El Colef) and the Woodrow Wilson International Center for Scholars to identify the elements for developing a vision of the transborder region for the year 2030 based on the principles of regional competitiveness, social and environmental sustainability, and security. The task also included the identiﬁcation of the tools needed to establish an actionable policy framework based on the premises of cross-border collaboration and mutual beneﬁt. The Strategic Guidelines for a Competitive and Sustainable U.S.-Mexico Transborder Region is the result of this mission. The Strategic Guidelines build on a strong history of cross-border collaboration among the border states that began in 1981 with the joint declarations of the Border Governors Conference and that culminated with the Strategic Regional Vision of 2007. These documents laid the groundwork for these Strategic Guidelines and for their approach to longterm development and policy implementation. However, these Strategic Guidelines are not an end in themselves. They </w:t>
      </w:r>
      <w:r w:rsidRPr="00DB1CE8">
        <w:rPr>
          <w:rFonts w:eastAsia="Calibri"/>
          <w:b/>
          <w:bCs/>
          <w:u w:val="single"/>
        </w:rPr>
        <w:t>represent a tool centered on the development of partnerships built around strategic</w:t>
      </w:r>
      <w:r w:rsidRPr="00DB1CE8">
        <w:rPr>
          <w:rFonts w:eastAsia="Calibri"/>
          <w:sz w:val="16"/>
        </w:rPr>
        <w:t xml:space="preserve"> </w:t>
      </w:r>
      <w:r w:rsidRPr="00DB1CE8">
        <w:rPr>
          <w:rFonts w:eastAsia="Calibri"/>
          <w:b/>
          <w:bCs/>
          <w:u w:val="single"/>
        </w:rPr>
        <w:t>areas and based on realistic regional policies that deal effectively with the realities of the U.S.-Mexico transborder</w:t>
      </w:r>
      <w:r w:rsidRPr="00DB1CE8">
        <w:rPr>
          <w:rFonts w:eastAsia="Calibri"/>
          <w:sz w:val="16"/>
        </w:rPr>
        <w:t xml:space="preserve"> </w:t>
      </w:r>
      <w:r w:rsidRPr="00DB1CE8">
        <w:rPr>
          <w:rFonts w:eastAsia="Calibri"/>
          <w:b/>
          <w:bCs/>
          <w:u w:val="single"/>
        </w:rPr>
        <w:t>region.</w:t>
      </w:r>
      <w:r w:rsidRPr="00DB1CE8">
        <w:rPr>
          <w:rFonts w:eastAsia="Calibri"/>
          <w:sz w:val="16"/>
        </w:rPr>
        <w:t xml:space="preserve"> </w:t>
      </w:r>
      <w:r w:rsidRPr="00DB1CE8">
        <w:rPr>
          <w:rFonts w:eastAsia="Calibri"/>
          <w:b/>
          <w:bCs/>
          <w:u w:val="single"/>
        </w:rPr>
        <w:t>These partnerships require</w:t>
      </w:r>
      <w:r w:rsidRPr="00DB1CE8">
        <w:rPr>
          <w:rFonts w:eastAsia="Calibri"/>
          <w:sz w:val="16"/>
        </w:rPr>
        <w:t xml:space="preserve"> </w:t>
      </w:r>
      <w:r w:rsidRPr="00DB1CE8">
        <w:rPr>
          <w:rFonts w:eastAsia="Calibri"/>
          <w:b/>
          <w:bCs/>
          <w:u w:val="single"/>
        </w:rPr>
        <w:t>the engagement of all the region’s stakeholders</w:t>
      </w:r>
      <w:r w:rsidRPr="00DB1CE8">
        <w:rPr>
          <w:rFonts w:eastAsia="Calibri"/>
          <w:sz w:val="16"/>
        </w:rPr>
        <w:t xml:space="preserve">, </w:t>
      </w:r>
      <w:r w:rsidRPr="00DB1CE8">
        <w:rPr>
          <w:rFonts w:eastAsia="Calibri"/>
          <w:b/>
          <w:bCs/>
          <w:u w:val="single"/>
        </w:rPr>
        <w:t>in accordance with the cross-cutting and</w:t>
      </w:r>
      <w:r w:rsidRPr="00DB1CE8">
        <w:rPr>
          <w:rFonts w:eastAsia="Calibri"/>
          <w:sz w:val="16"/>
        </w:rPr>
        <w:t xml:space="preserve"> </w:t>
      </w:r>
      <w:r w:rsidRPr="00DB1CE8">
        <w:rPr>
          <w:rFonts w:eastAsia="Calibri"/>
          <w:b/>
          <w:bCs/>
          <w:u w:val="single"/>
        </w:rPr>
        <w:t>multi-scale nature of the issues faced by the region</w:t>
      </w:r>
      <w:r w:rsidRPr="00DB1CE8">
        <w:rPr>
          <w:rFonts w:eastAsia="Calibri"/>
          <w:sz w:val="16"/>
        </w:rPr>
        <w:t>. The core objective of the Strategic Guidelines, therefore, is to provide a general framework and speciﬁc policy actions in accordance with mutually agreed upon regional development goals. The scope of the Strategic Guidelines includes the four spatial scales commented above: the totality of the 10-state transborder region, the cross-border metropolitan corridors, the planning area deﬁned by the NADB and BECC, and the strip formed by the municipalities adjacent to the international border.</w:t>
      </w:r>
    </w:p>
    <w:p w:rsidR="00DB1CE8" w:rsidRPr="00DB1CE8" w:rsidRDefault="00DB1CE8" w:rsidP="00DB1CE8">
      <w:pPr>
        <w:keepNext/>
        <w:keepLines/>
        <w:pageBreakBefore/>
        <w:spacing w:before="200"/>
        <w:jc w:val="center"/>
        <w:outlineLvl w:val="2"/>
        <w:rPr>
          <w:rFonts w:eastAsia="Times New Roman" w:cs="Times New Roman"/>
          <w:b/>
          <w:bCs/>
          <w:sz w:val="32"/>
          <w:u w:val="single"/>
        </w:rPr>
      </w:pPr>
      <w:r w:rsidRPr="00DB1CE8">
        <w:rPr>
          <w:rFonts w:eastAsia="Times New Roman" w:cs="Times New Roman"/>
          <w:b/>
          <w:bCs/>
          <w:sz w:val="32"/>
          <w:u w:val="single"/>
        </w:rPr>
        <w:lastRenderedPageBreak/>
        <w:t>Solvency – Investment Key</w:t>
      </w:r>
    </w:p>
    <w:p w:rsidR="00DB1CE8" w:rsidRPr="00DB1CE8" w:rsidRDefault="00DB1CE8" w:rsidP="00DB1CE8">
      <w:pPr>
        <w:keepNext/>
        <w:keepLines/>
        <w:spacing w:before="200"/>
        <w:outlineLvl w:val="3"/>
        <w:rPr>
          <w:rFonts w:eastAsia="Times New Roman" w:cs="Times New Roman"/>
          <w:b/>
          <w:bCs/>
          <w:iCs/>
          <w:sz w:val="26"/>
          <w:lang w:eastAsia="zh-CN"/>
        </w:rPr>
      </w:pPr>
      <w:r w:rsidRPr="00DB1CE8">
        <w:rPr>
          <w:rFonts w:eastAsia="Times New Roman" w:cs="Times New Roman" w:hint="eastAsia"/>
          <w:b/>
          <w:bCs/>
          <w:iCs/>
          <w:sz w:val="26"/>
          <w:lang w:eastAsia="zh-CN"/>
        </w:rPr>
        <w:t>US Assistance Key to Mexico RE efficiency and Greenhouse Gas Projects</w:t>
      </w:r>
    </w:p>
    <w:p w:rsidR="00DB1CE8" w:rsidRPr="00DB1CE8" w:rsidRDefault="00DB1CE8" w:rsidP="00DB1CE8">
      <w:pPr>
        <w:rPr>
          <w:rFonts w:eastAsia="Calibri"/>
          <w:lang w:eastAsia="zh-CN"/>
        </w:rPr>
      </w:pPr>
    </w:p>
    <w:p w:rsidR="00DB1CE8" w:rsidRPr="00DB1CE8" w:rsidRDefault="00DB1CE8" w:rsidP="00DB1CE8">
      <w:pPr>
        <w:rPr>
          <w:rFonts w:eastAsia="Calibri"/>
          <w:lang w:eastAsia="zh-CN"/>
        </w:rPr>
      </w:pPr>
      <w:r w:rsidRPr="00DB1CE8">
        <w:rPr>
          <w:rFonts w:eastAsia="Calibri" w:hint="eastAsia"/>
          <w:b/>
          <w:bCs/>
          <w:sz w:val="26"/>
        </w:rPr>
        <w:t>BECC</w:t>
      </w:r>
      <w:r w:rsidRPr="00DB1CE8">
        <w:rPr>
          <w:rFonts w:eastAsia="Calibri" w:hint="eastAsia"/>
          <w:lang w:eastAsia="zh-CN"/>
        </w:rPr>
        <w:t xml:space="preserve"> (Border Environment Corporation Commission), i</w:t>
      </w:r>
      <w:r w:rsidRPr="00DB1CE8">
        <w:rPr>
          <w:rFonts w:eastAsia="Calibri"/>
          <w:lang w:eastAsia="zh-CN"/>
        </w:rPr>
        <w:t>ntegrating Environmental Solutions for the U.S. - Mexico Border</w:t>
      </w:r>
      <w:r w:rsidRPr="00DB1CE8">
        <w:rPr>
          <w:rFonts w:eastAsia="Calibri" w:hint="eastAsia"/>
          <w:lang w:eastAsia="zh-CN"/>
        </w:rPr>
        <w:t xml:space="preserve">, </w:t>
      </w:r>
      <w:r w:rsidRPr="00DB1CE8">
        <w:rPr>
          <w:rFonts w:eastAsia="Calibri" w:hint="eastAsia"/>
          <w:b/>
          <w:bCs/>
          <w:sz w:val="26"/>
        </w:rPr>
        <w:t>November 2011</w:t>
      </w:r>
      <w:r w:rsidRPr="00DB1CE8">
        <w:rPr>
          <w:rFonts w:eastAsia="Calibri" w:hint="eastAsia"/>
          <w:lang w:eastAsia="zh-CN"/>
        </w:rPr>
        <w:t xml:space="preserve">, </w:t>
      </w:r>
      <w:r w:rsidRPr="00DB1CE8">
        <w:rPr>
          <w:rFonts w:eastAsia="Calibri"/>
          <w:lang w:eastAsia="zh-CN"/>
        </w:rPr>
        <w:t>http://www.cocef.org/Eng/VLibrary/Publications/SpecialReports/BECC%20WP%20%20Nov%202011%20index.pdf</w:t>
      </w:r>
    </w:p>
    <w:p w:rsidR="00DB1CE8" w:rsidRPr="00DB1CE8" w:rsidRDefault="00DB1CE8" w:rsidP="00DB1CE8">
      <w:pPr>
        <w:rPr>
          <w:rFonts w:eastAsia="Calibri"/>
          <w:lang w:eastAsia="zh-CN"/>
        </w:rPr>
      </w:pPr>
    </w:p>
    <w:p w:rsidR="00DB1CE8" w:rsidRPr="00DB1CE8" w:rsidRDefault="00DB1CE8" w:rsidP="00DB1CE8">
      <w:pPr>
        <w:rPr>
          <w:rFonts w:eastAsia="Calibri"/>
          <w:b/>
          <w:bCs/>
          <w:u w:val="single"/>
          <w:lang w:eastAsia="zh-CN"/>
        </w:rPr>
      </w:pPr>
      <w:r w:rsidRPr="00DB1CE8">
        <w:rPr>
          <w:rFonts w:eastAsia="Calibri"/>
        </w:rPr>
        <w:t>This white paper describes the c</w:t>
      </w:r>
      <w:r w:rsidRPr="00DB1CE8">
        <w:rPr>
          <w:rFonts w:eastAsia="Calibri"/>
          <w:b/>
          <w:bCs/>
          <w:u w:val="single"/>
        </w:rPr>
        <w:t>urrent deficit in the U.S.-Mexico border region in terms of renewable energy, energy efficiency, and transportation projects focused on the reduction of greenhouse gases (GHG)</w:t>
      </w:r>
      <w:r w:rsidRPr="00DB1CE8">
        <w:rPr>
          <w:rFonts w:eastAsia="Calibri"/>
        </w:rPr>
        <w:t xml:space="preserve">. In the presentation, the argument is made that the primary reason this project deficit exists </w:t>
      </w:r>
      <w:r w:rsidRPr="00DB1CE8">
        <w:rPr>
          <w:rFonts w:eastAsia="Calibri"/>
          <w:b/>
          <w:bCs/>
          <w:u w:val="single"/>
        </w:rPr>
        <w:t>is due to: 1. limited resources for project development, 2. lack of capacity building, at the most fundamental level, in the public and publicprivate sectors, and 3. lack of technical assistance program to address this deficit</w:t>
      </w:r>
      <w:r w:rsidRPr="00DB1CE8">
        <w:rPr>
          <w:rFonts w:eastAsia="Calibri" w:hint="eastAsia"/>
          <w:b/>
          <w:bCs/>
          <w:u w:val="single"/>
          <w:lang w:eastAsia="zh-CN"/>
        </w:rPr>
        <w:t>.</w:t>
      </w:r>
      <w:r w:rsidRPr="00DB1CE8">
        <w:rPr>
          <w:rFonts w:eastAsia="Calibri"/>
        </w:rPr>
        <w:t xml:space="preserve"> </w:t>
      </w:r>
      <w:r w:rsidRPr="00DB1CE8">
        <w:rPr>
          <w:rFonts w:eastAsia="Calibri"/>
          <w:b/>
          <w:bCs/>
          <w:u w:val="single"/>
        </w:rPr>
        <w:t xml:space="preserve">Specifically targeting a technical assistance program for renewable energy, energy efficiency, and transportation projects to achieve GHG reductions would be invaluable in promoting an environment for effective climate action in border communities. A proposed technical assistance program could help public sector entities build the bases on which they can develop both mitigation and adaptation greenhouse gas projects. </w:t>
      </w:r>
    </w:p>
    <w:p w:rsidR="00DB1CE8" w:rsidRPr="00DB1CE8" w:rsidRDefault="00DB1CE8" w:rsidP="00DB1CE8">
      <w:pPr>
        <w:rPr>
          <w:rFonts w:eastAsia="Calibri"/>
          <w:b/>
          <w:bCs/>
          <w:u w:val="single"/>
          <w:lang w:eastAsia="zh-CN"/>
        </w:rPr>
      </w:pPr>
    </w:p>
    <w:p w:rsidR="00DB1CE8" w:rsidRPr="00DB1CE8" w:rsidRDefault="00DB1CE8" w:rsidP="00DB1CE8">
      <w:pPr>
        <w:rPr>
          <w:rFonts w:eastAsia="Calibri"/>
          <w:lang w:eastAsia="zh-CN"/>
        </w:rPr>
      </w:pPr>
      <w:r w:rsidRPr="00DB1CE8">
        <w:rPr>
          <w:rFonts w:eastAsia="Calibri"/>
          <w:b/>
          <w:bCs/>
          <w:u w:val="single"/>
        </w:rPr>
        <w:t>Mitigation projects are the priority of the program since they are intended to directly reduce greenhouse gas emissions.</w:t>
      </w:r>
      <w:r w:rsidRPr="00DB1CE8">
        <w:rPr>
          <w:rFonts w:eastAsia="Calibri"/>
          <w:lang w:eastAsia="zh-CN"/>
        </w:rPr>
        <w:t xml:space="preserve"> Adaptation projects are important as well, and it is recommended they be developed as “capacity building” initiatives to assist municipalities better manage the current realities of climate change. </w:t>
      </w:r>
      <w:r w:rsidRPr="00DB1CE8">
        <w:rPr>
          <w:rFonts w:eastAsia="Calibri"/>
          <w:b/>
          <w:bCs/>
          <w:u w:val="single"/>
        </w:rPr>
        <w:t>Ultimately, these project types do need technical assistance funds, and the funds will need a highly capacitated and experienced program manager</w:t>
      </w:r>
      <w:r w:rsidRPr="00DB1CE8">
        <w:rPr>
          <w:rFonts w:eastAsia="Calibri"/>
          <w:lang w:eastAsia="zh-CN"/>
        </w:rPr>
        <w:t xml:space="preserve">. </w:t>
      </w:r>
    </w:p>
    <w:p w:rsidR="00DB1CE8" w:rsidRPr="00DB1CE8" w:rsidRDefault="00DB1CE8" w:rsidP="00DB1CE8">
      <w:pPr>
        <w:rPr>
          <w:rFonts w:eastAsia="Calibri"/>
          <w:lang w:eastAsia="zh-CN"/>
        </w:rPr>
      </w:pPr>
    </w:p>
    <w:p w:rsidR="00DB1CE8" w:rsidRPr="00DB1CE8" w:rsidRDefault="00DB1CE8" w:rsidP="00DB1CE8">
      <w:pPr>
        <w:rPr>
          <w:rFonts w:eastAsia="Calibri"/>
          <w:lang w:eastAsia="zh-CN"/>
        </w:rPr>
      </w:pPr>
    </w:p>
    <w:p w:rsidR="00DB1CE8" w:rsidRPr="00DB1CE8" w:rsidRDefault="00DB1CE8" w:rsidP="00DB1CE8">
      <w:pPr>
        <w:keepNext/>
        <w:keepLines/>
        <w:spacing w:before="200"/>
        <w:outlineLvl w:val="3"/>
        <w:rPr>
          <w:rFonts w:eastAsia="Times New Roman" w:cs="Times New Roman"/>
          <w:b/>
          <w:bCs/>
          <w:iCs/>
          <w:sz w:val="26"/>
          <w:lang w:eastAsia="zh-CN"/>
        </w:rPr>
      </w:pPr>
      <w:r w:rsidRPr="00DB1CE8">
        <w:rPr>
          <w:rFonts w:eastAsia="Times New Roman" w:cs="Times New Roman" w:hint="eastAsia"/>
          <w:b/>
          <w:bCs/>
          <w:iCs/>
          <w:sz w:val="26"/>
          <w:lang w:eastAsia="zh-CN"/>
        </w:rPr>
        <w:t>US-MEXICO Border Lacks Environmental Infrastructure, investment Key</w:t>
      </w:r>
    </w:p>
    <w:p w:rsidR="00DB1CE8" w:rsidRPr="00DB1CE8" w:rsidRDefault="00DB1CE8" w:rsidP="00DB1CE8">
      <w:pPr>
        <w:rPr>
          <w:rFonts w:eastAsia="Calibri"/>
          <w:lang w:eastAsia="zh-CN"/>
        </w:rPr>
      </w:pPr>
    </w:p>
    <w:p w:rsidR="00DB1CE8" w:rsidRPr="00DB1CE8" w:rsidRDefault="00DB1CE8" w:rsidP="00DB1CE8">
      <w:pPr>
        <w:rPr>
          <w:rFonts w:eastAsia="Calibri"/>
          <w:lang w:eastAsia="zh-CN"/>
        </w:rPr>
      </w:pPr>
      <w:r w:rsidRPr="00DB1CE8">
        <w:rPr>
          <w:rFonts w:eastAsia="Calibri" w:hint="eastAsia"/>
          <w:b/>
          <w:bCs/>
          <w:sz w:val="26"/>
        </w:rPr>
        <w:t>BECC</w:t>
      </w:r>
      <w:r w:rsidRPr="00DB1CE8">
        <w:rPr>
          <w:rFonts w:eastAsia="Calibri" w:hint="eastAsia"/>
          <w:lang w:eastAsia="zh-CN"/>
        </w:rPr>
        <w:t xml:space="preserve"> (Border Environment Corporation Commission), i</w:t>
      </w:r>
      <w:r w:rsidRPr="00DB1CE8">
        <w:rPr>
          <w:rFonts w:eastAsia="Calibri"/>
          <w:lang w:eastAsia="zh-CN"/>
        </w:rPr>
        <w:t>ntegrating Environmental Solutions for the U.S. - Mexico Border</w:t>
      </w:r>
      <w:r w:rsidRPr="00DB1CE8">
        <w:rPr>
          <w:rFonts w:eastAsia="Calibri" w:hint="eastAsia"/>
          <w:lang w:eastAsia="zh-CN"/>
        </w:rPr>
        <w:t xml:space="preserve">, </w:t>
      </w:r>
      <w:r w:rsidRPr="00DB1CE8">
        <w:rPr>
          <w:rFonts w:eastAsia="Calibri" w:hint="eastAsia"/>
          <w:b/>
          <w:bCs/>
          <w:sz w:val="26"/>
        </w:rPr>
        <w:t>November 2011</w:t>
      </w:r>
      <w:r w:rsidRPr="00DB1CE8">
        <w:rPr>
          <w:rFonts w:eastAsia="Calibri" w:hint="eastAsia"/>
          <w:lang w:eastAsia="zh-CN"/>
        </w:rPr>
        <w:t xml:space="preserve">, </w:t>
      </w:r>
      <w:r w:rsidRPr="00DB1CE8">
        <w:rPr>
          <w:rFonts w:eastAsia="Calibri"/>
          <w:lang w:eastAsia="zh-CN"/>
        </w:rPr>
        <w:t>http://www.cocef.org/Eng/VLibrary/Publications/SpecialReports/BECC%20WP%20%20Nov%202011%20index.pdf</w:t>
      </w:r>
    </w:p>
    <w:p w:rsidR="00DB1CE8" w:rsidRPr="00DB1CE8" w:rsidRDefault="00DB1CE8" w:rsidP="00DB1CE8">
      <w:pPr>
        <w:rPr>
          <w:rFonts w:eastAsia="Calibri"/>
          <w:lang w:eastAsia="zh-CN"/>
        </w:rPr>
      </w:pPr>
    </w:p>
    <w:p w:rsidR="00DB1CE8" w:rsidRPr="00DB1CE8" w:rsidRDefault="00DB1CE8" w:rsidP="00DB1CE8">
      <w:pPr>
        <w:rPr>
          <w:rFonts w:eastAsia="Calibri"/>
          <w:lang w:eastAsia="zh-CN"/>
        </w:rPr>
      </w:pPr>
      <w:r w:rsidRPr="00DB1CE8">
        <w:rPr>
          <w:rFonts w:eastAsia="Calibri"/>
          <w:lang w:eastAsia="zh-CN"/>
        </w:rPr>
        <w:t xml:space="preserve">Although the </w:t>
      </w:r>
      <w:r w:rsidRPr="00DB1CE8">
        <w:rPr>
          <w:rFonts w:eastAsia="Calibri"/>
          <w:b/>
          <w:bCs/>
          <w:u w:val="single"/>
        </w:rPr>
        <w:t xml:space="preserve">region is economically distressed, the northern Mexico border zone is considered more developed than most parts of Mexico, and the southern U.S. border zone is one of the poorest regions in the country. </w:t>
      </w:r>
      <w:r w:rsidRPr="00DB1CE8">
        <w:rPr>
          <w:rFonts w:eastAsia="Calibri"/>
          <w:lang w:eastAsia="zh-CN"/>
        </w:rPr>
        <w:t>The economic drivers to migrate north are still considerably strong since wages are higher in the U.S. border compared to the Mexico side of the boundary.</w:t>
      </w:r>
    </w:p>
    <w:p w:rsidR="00DB1CE8" w:rsidRPr="00DB1CE8" w:rsidRDefault="00DB1CE8" w:rsidP="00DB1CE8">
      <w:pPr>
        <w:rPr>
          <w:rFonts w:eastAsia="Calibri"/>
          <w:lang w:eastAsia="zh-CN"/>
        </w:rPr>
      </w:pPr>
    </w:p>
    <w:p w:rsidR="00DB1CE8" w:rsidRPr="00DB1CE8" w:rsidRDefault="00DB1CE8" w:rsidP="00DB1CE8">
      <w:pPr>
        <w:rPr>
          <w:rFonts w:eastAsia="Calibri"/>
          <w:lang w:eastAsia="zh-CN"/>
        </w:rPr>
      </w:pPr>
      <w:r w:rsidRPr="00DB1CE8">
        <w:rPr>
          <w:rFonts w:eastAsia="Calibri"/>
          <w:lang w:eastAsia="zh-CN"/>
        </w:rPr>
        <w:t xml:space="preserve">Utilizing 2007 figures, for the 47 U.S. border counties, </w:t>
      </w:r>
      <w:r w:rsidRPr="00DB1CE8">
        <w:rPr>
          <w:rFonts w:eastAsia="Calibri"/>
          <w:b/>
          <w:bCs/>
          <w:u w:val="single"/>
        </w:rPr>
        <w:t>the median household income was $38,840, which is $18,189 below the national average of $55,0294 . Meanwhile for Mexican border municipalities, the median household income was $8,0255 , which is $30,810 below their U.S. county counterparts.</w:t>
      </w:r>
      <w:r w:rsidRPr="00DB1CE8">
        <w:rPr>
          <w:rFonts w:eastAsia="Calibri"/>
          <w:lang w:eastAsia="zh-CN"/>
        </w:rPr>
        <w:t xml:space="preserve"> Considering the tremendous population growth pressures since the early 1990’s, communities on both sides of the border have co-existed under similar economic and environmental challenges. And when you view the two sides as one region</w:t>
      </w:r>
      <w:r w:rsidRPr="00DB1CE8">
        <w:rPr>
          <w:rFonts w:eastAsia="Calibri"/>
          <w:b/>
          <w:bCs/>
          <w:u w:val="single"/>
        </w:rPr>
        <w:t xml:space="preserve">, it is clearer to see the challenges that have </w:t>
      </w:r>
      <w:r w:rsidRPr="00DB1CE8">
        <w:rPr>
          <w:rFonts w:eastAsia="Calibri"/>
          <w:b/>
          <w:bCs/>
          <w:u w:val="single"/>
        </w:rPr>
        <w:lastRenderedPageBreak/>
        <w:t>been experienced by border communities in both countries, especially in the arena of environmental infrastructure.</w:t>
      </w:r>
      <w:r w:rsidRPr="00DB1CE8">
        <w:rPr>
          <w:rFonts w:eastAsia="Calibri"/>
          <w:lang w:eastAsia="zh-CN"/>
        </w:rPr>
        <w:t xml:space="preserve"> The environmental problems caused by shared watersheds and air sheds along the border have been exacerbated </w:t>
      </w:r>
      <w:r w:rsidRPr="00DB1CE8">
        <w:rPr>
          <w:rFonts w:eastAsia="Calibri"/>
          <w:b/>
          <w:bCs/>
          <w:u w:val="single"/>
        </w:rPr>
        <w:t>due to limited resources and institutional capacity to develop appropriate planning studies and implement beneficial solutions</w:t>
      </w:r>
      <w:r w:rsidRPr="00DB1CE8">
        <w:rPr>
          <w:rFonts w:eastAsia="Calibri"/>
          <w:lang w:eastAsia="zh-CN"/>
        </w:rPr>
        <w:t xml:space="preserve">. </w:t>
      </w:r>
    </w:p>
    <w:p w:rsidR="00DB1CE8" w:rsidRPr="00DB1CE8" w:rsidRDefault="00DB1CE8" w:rsidP="00DB1CE8">
      <w:pPr>
        <w:rPr>
          <w:rFonts w:eastAsia="Calibri"/>
        </w:rPr>
      </w:pPr>
    </w:p>
    <w:p w:rsidR="00DB1CE8" w:rsidRPr="00DB1CE8" w:rsidRDefault="00DB1CE8" w:rsidP="00DB1CE8">
      <w:pPr>
        <w:keepNext/>
        <w:keepLines/>
        <w:pageBreakBefore/>
        <w:spacing w:before="200"/>
        <w:jc w:val="center"/>
        <w:outlineLvl w:val="2"/>
        <w:rPr>
          <w:rFonts w:eastAsia="Times New Roman" w:cs="Times New Roman"/>
          <w:b/>
          <w:bCs/>
          <w:sz w:val="32"/>
          <w:u w:val="single"/>
        </w:rPr>
      </w:pPr>
      <w:r w:rsidRPr="00DB1CE8">
        <w:rPr>
          <w:rFonts w:eastAsia="Times New Roman" w:cs="Times New Roman"/>
          <w:b/>
          <w:bCs/>
          <w:sz w:val="32"/>
          <w:u w:val="single"/>
        </w:rPr>
        <w:lastRenderedPageBreak/>
        <w:t>Solvency – A2: Intermittency</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US transmission investment solves intermittency</w:t>
      </w:r>
    </w:p>
    <w:p w:rsidR="00DB1CE8" w:rsidRPr="00DB1CE8" w:rsidRDefault="00DB1CE8" w:rsidP="00DB1CE8">
      <w:pPr>
        <w:rPr>
          <w:rFonts w:eastAsia="Calibri"/>
        </w:rPr>
      </w:pPr>
      <w:r w:rsidRPr="00DB1CE8">
        <w:rPr>
          <w:rFonts w:eastAsia="Calibri"/>
          <w:b/>
          <w:bCs/>
          <w:sz w:val="26"/>
        </w:rPr>
        <w:t>Ibarra-Yunez 12</w:t>
      </w:r>
      <w:r w:rsidRPr="00DB1CE8">
        <w:rPr>
          <w:rFonts w:eastAsia="Calibri"/>
        </w:rPr>
        <w:t xml:space="preserve"> (Dr. Alejandro, Professor of Economics and Public Policy – Instituto Tecnologico de Estudios Superiores de Monterrey (Mexico), “Economic and Regulatory Challenges and Opportunities for US-Mexico Electricity Trade and Cooperation,” Policy Research Project Report 174, May, </w:t>
      </w:r>
      <w:hyperlink r:id="rId48" w:history="1">
        <w:r w:rsidRPr="00DB1CE8">
          <w:rPr>
            <w:rFonts w:eastAsia="Calibri"/>
          </w:rPr>
          <w:t>http://repositories.lib.utexas.edu/bitstream/handle/2152/17560/prp_174-econ_reg_challenges_US_Mex_electricity-2012.pdf?sequence=5</w:t>
        </w:r>
      </w:hyperlink>
      <w:r w:rsidRPr="00DB1CE8">
        <w:rPr>
          <w:rFonts w:eastAsia="Calibri"/>
        </w:rPr>
        <w:t>)</w:t>
      </w:r>
    </w:p>
    <w:p w:rsidR="00DB1CE8" w:rsidRPr="00DB1CE8" w:rsidRDefault="00DB1CE8" w:rsidP="00DB1CE8">
      <w:pPr>
        <w:rPr>
          <w:rFonts w:eastAsia="Calibri"/>
        </w:rPr>
      </w:pPr>
    </w:p>
    <w:p w:rsidR="00DB1CE8" w:rsidRPr="00DB1CE8" w:rsidRDefault="00DB1CE8" w:rsidP="00DB1CE8">
      <w:pPr>
        <w:rPr>
          <w:rFonts w:eastAsia="Calibri"/>
          <w:sz w:val="16"/>
        </w:rPr>
      </w:pPr>
      <w:r w:rsidRPr="00DB1CE8">
        <w:rPr>
          <w:rFonts w:eastAsia="Calibri"/>
          <w:sz w:val="16"/>
        </w:rPr>
        <w:t xml:space="preserve">Congestion in the ERCOT region reached a record high in 2008 when system inefficiency reached a total cost of $375 million (ERCOT 2010). These costs have since receeded, due to reductions in fuel cost, revised market rules, and transmission system improvement, to reach the lowest level recorded in over a decade in 2008. Transmission improvements since 2009 have included over $2 billion of investment in new autotransformer capacity and over 1,933 miles of transmission. Additionally, </w:t>
      </w:r>
      <w:r w:rsidRPr="00DB1CE8">
        <w:rPr>
          <w:rFonts w:eastAsia="Calibri"/>
          <w:b/>
          <w:bCs/>
          <w:u w:val="single"/>
        </w:rPr>
        <w:t>major investments</w:t>
      </w:r>
      <w:r w:rsidRPr="00DB1CE8">
        <w:rPr>
          <w:rFonts w:eastAsia="Calibri"/>
          <w:sz w:val="16"/>
        </w:rPr>
        <w:t xml:space="preserve"> over the next five years include $9 billion to add another 7,866 circuit miles </w:t>
      </w:r>
      <w:r w:rsidRPr="00DB1CE8">
        <w:rPr>
          <w:rFonts w:eastAsia="Calibri"/>
          <w:b/>
          <w:bCs/>
          <w:u w:val="single"/>
        </w:rPr>
        <w:t>of transmission lines</w:t>
      </w:r>
      <w:r w:rsidRPr="00DB1CE8">
        <w:rPr>
          <w:rFonts w:eastAsia="Calibri"/>
          <w:sz w:val="16"/>
        </w:rPr>
        <w:t xml:space="preserve">. A major component of these improvements </w:t>
      </w:r>
      <w:r w:rsidRPr="00DB1CE8">
        <w:rPr>
          <w:rFonts w:eastAsia="Calibri"/>
          <w:b/>
          <w:bCs/>
          <w:u w:val="single"/>
        </w:rPr>
        <w:t>involve the addition of planned expansions to</w:t>
      </w:r>
      <w:r w:rsidRPr="00DB1CE8">
        <w:rPr>
          <w:rFonts w:eastAsia="Calibri"/>
          <w:sz w:val="16"/>
        </w:rPr>
        <w:t xml:space="preserve"> the Competitive Renewable Energy Zone (CREZ) in the western portion of the state </w:t>
      </w:r>
      <w:r w:rsidRPr="00DB1CE8">
        <w:rPr>
          <w:rFonts w:eastAsia="Calibri"/>
          <w:b/>
          <w:bCs/>
          <w:u w:val="single"/>
        </w:rPr>
        <w:t>where significant wind resources exist</w:t>
      </w:r>
      <w:r w:rsidRPr="00DB1CE8">
        <w:rPr>
          <w:rFonts w:eastAsia="Calibri"/>
          <w:sz w:val="16"/>
        </w:rPr>
        <w:t xml:space="preserve">. </w:t>
      </w:r>
      <w:r w:rsidRPr="00DB1CE8">
        <w:rPr>
          <w:rFonts w:eastAsia="Calibri"/>
          <w:b/>
          <w:bCs/>
          <w:u w:val="single"/>
        </w:rPr>
        <w:t>Connecting these resources to the most heavily constrained</w:t>
      </w:r>
      <w:r w:rsidRPr="00DB1CE8">
        <w:rPr>
          <w:rFonts w:eastAsia="Calibri"/>
          <w:sz w:val="16"/>
        </w:rPr>
        <w:t xml:space="preserve"> (and highest growth) </w:t>
      </w:r>
      <w:r w:rsidRPr="00DB1CE8">
        <w:rPr>
          <w:rFonts w:eastAsia="Calibri"/>
          <w:b/>
          <w:bCs/>
          <w:u w:val="single"/>
        </w:rPr>
        <w:t>counties</w:t>
      </w:r>
      <w:r w:rsidRPr="00DB1CE8">
        <w:rPr>
          <w:rFonts w:eastAsia="Calibri"/>
          <w:sz w:val="16"/>
        </w:rPr>
        <w:t>—namely, Bexar, Harris, Dallas, and Tarrant—</w:t>
      </w:r>
      <w:r w:rsidRPr="00DB1CE8">
        <w:rPr>
          <w:rFonts w:eastAsia="Calibri"/>
          <w:b/>
          <w:bCs/>
          <w:u w:val="single"/>
        </w:rPr>
        <w:t>remains a significant challenge</w:t>
      </w:r>
      <w:r w:rsidRPr="00DB1CE8">
        <w:rPr>
          <w:rFonts w:eastAsia="Calibri"/>
          <w:sz w:val="16"/>
        </w:rPr>
        <w:t xml:space="preserve">. </w:t>
      </w:r>
      <w:r w:rsidRPr="00DB1CE8">
        <w:rPr>
          <w:rFonts w:eastAsia="Calibri"/>
          <w:b/>
          <w:bCs/>
          <w:u w:val="single"/>
        </w:rPr>
        <w:t>While wind energy serves as 11.4% of generating capacity</w:t>
      </w:r>
      <w:r w:rsidRPr="00DB1CE8">
        <w:rPr>
          <w:rFonts w:eastAsia="Calibri"/>
          <w:sz w:val="16"/>
        </w:rPr>
        <w:t xml:space="preserve">, </w:t>
      </w:r>
      <w:r w:rsidRPr="00DB1CE8">
        <w:rPr>
          <w:rFonts w:eastAsia="Calibri"/>
          <w:b/>
          <w:bCs/>
          <w:u w:val="single"/>
        </w:rPr>
        <w:t>intermittency and transmission constraints reduce that amount to 1.1% of available capacity</w:t>
      </w:r>
      <w:r w:rsidRPr="00DB1CE8">
        <w:rPr>
          <w:rFonts w:eastAsia="Calibri"/>
          <w:sz w:val="16"/>
        </w:rPr>
        <w:t xml:space="preserve"> (ERCOT 2010). </w:t>
      </w:r>
      <w:r w:rsidRPr="00DB1CE8">
        <w:rPr>
          <w:rFonts w:eastAsia="Calibri"/>
          <w:b/>
          <w:bCs/>
          <w:u w:val="single"/>
        </w:rPr>
        <w:t>No major plans exist to build signficant new 94 cross-border transmission capacity for the purpose of wholesale power exchanges, despite the ackowledged benefits of connecting new wind resources from neighboring Mexican states</w:t>
      </w:r>
      <w:r w:rsidRPr="00DB1CE8">
        <w:rPr>
          <w:rFonts w:eastAsia="Calibri"/>
          <w:sz w:val="16"/>
        </w:rPr>
        <w:t xml:space="preserve">. </w:t>
      </w:r>
      <w:r w:rsidRPr="00DB1CE8">
        <w:rPr>
          <w:rFonts w:eastAsia="Calibri"/>
          <w:b/>
          <w:bCs/>
          <w:u w:val="single"/>
        </w:rPr>
        <w:t xml:space="preserve">It is well understood that integrating wind resources across larger geographic regions </w:t>
      </w:r>
      <w:r w:rsidRPr="00DB1CE8">
        <w:rPr>
          <w:rFonts w:eastAsia="Calibri"/>
          <w:b/>
          <w:iCs/>
          <w:u w:val="single"/>
          <w:bdr w:val="single" w:sz="18" w:space="0" w:color="auto"/>
        </w:rPr>
        <w:t>helps to reduce problems with intermittency by smoothing drops in available capacity</w:t>
      </w:r>
      <w:r w:rsidRPr="00DB1CE8">
        <w:rPr>
          <w:rFonts w:eastAsia="Calibri"/>
          <w:sz w:val="16"/>
        </w:rPr>
        <w:t xml:space="preserve">. The last major study of potential benefits of additional cross-border ties between ERCOT and CFE was conducted through a joint CFE-ERCOT Interconnection Study in 2003. It concluded that opportunity exists for mutual benefit in block load transfers at Ciudad Acuña in the state of Coahuila, and asynchronous ties at Laredo and McAllen. A question remains, however, as to what financing mechanisms, public or private, are most appropriate to pay for the establishment of new cross-border ties. While benefits associated with grid reliability and security are easy to ascertain, gains from increases in trade from a yet-to-be-utilitized connection are harder to determine. </w:t>
      </w:r>
    </w:p>
    <w:p w:rsidR="00DB1CE8" w:rsidRPr="00DB1CE8" w:rsidRDefault="00DB1CE8" w:rsidP="00DB1CE8">
      <w:pPr>
        <w:rPr>
          <w:rFonts w:eastAsia="Calibri"/>
        </w:rPr>
      </w:pPr>
    </w:p>
    <w:p w:rsidR="00DB1CE8" w:rsidRPr="00DB1CE8" w:rsidRDefault="00DB1CE8" w:rsidP="00DB1CE8">
      <w:pPr>
        <w:keepNext/>
        <w:keepLines/>
        <w:pageBreakBefore/>
        <w:spacing w:before="200"/>
        <w:jc w:val="center"/>
        <w:outlineLvl w:val="2"/>
        <w:rPr>
          <w:rFonts w:eastAsia="Times New Roman" w:cs="Times New Roman"/>
          <w:b/>
          <w:bCs/>
          <w:sz w:val="32"/>
          <w:u w:val="single"/>
        </w:rPr>
      </w:pPr>
      <w:r w:rsidRPr="00DB1CE8">
        <w:rPr>
          <w:rFonts w:eastAsia="Times New Roman" w:cs="Times New Roman"/>
          <w:b/>
          <w:bCs/>
          <w:sz w:val="32"/>
          <w:u w:val="single"/>
        </w:rPr>
        <w:lastRenderedPageBreak/>
        <w:t>Solvency – A2: Renewables Fail/No Investment</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Specifically, grid problems cause investment – fixes problems with renewable</w:t>
      </w:r>
    </w:p>
    <w:p w:rsidR="00DB1CE8" w:rsidRPr="00DB1CE8" w:rsidRDefault="00DB1CE8" w:rsidP="00DB1CE8">
      <w:pPr>
        <w:rPr>
          <w:rFonts w:eastAsia="Calibri"/>
        </w:rPr>
      </w:pPr>
      <w:r w:rsidRPr="00DB1CE8">
        <w:rPr>
          <w:rFonts w:eastAsia="Calibri"/>
          <w:b/>
          <w:bCs/>
          <w:sz w:val="26"/>
        </w:rPr>
        <w:t>Wood et al 12</w:t>
      </w:r>
      <w:r w:rsidRPr="00DB1CE8">
        <w:rPr>
          <w:rFonts w:eastAsia="Calibri"/>
        </w:rPr>
        <w:t xml:space="preserve"> (Duncan, Director of the Mexico Institute at the Woodrow Wilson International Center for Scholars, Samantha Medecigo, Department of International Affairs – Instituto Tecnológico Autónomo de México, Sergio Romero-Hernandez, Haas School of Business – UC Berkeley, “Wind Energy Potential in Mexico’s Northern Border States,” Woodrow Wilson International Center for Scholars (Mexico Institute), May, http://www.wilsoncenter.org/sites/default/files/Border_Wind_Energy_Wood.pdf)</w:t>
      </w:r>
    </w:p>
    <w:p w:rsidR="00DB1CE8" w:rsidRPr="00DB1CE8" w:rsidRDefault="00DB1CE8" w:rsidP="00DB1CE8">
      <w:pPr>
        <w:rPr>
          <w:rFonts w:eastAsia="Calibri"/>
        </w:rPr>
      </w:pPr>
    </w:p>
    <w:p w:rsidR="00DB1CE8" w:rsidRPr="00DB1CE8" w:rsidRDefault="00DB1CE8" w:rsidP="00DB1CE8">
      <w:pPr>
        <w:rPr>
          <w:rFonts w:eastAsia="Calibri"/>
        </w:rPr>
      </w:pPr>
      <w:r w:rsidRPr="00DB1CE8">
        <w:rPr>
          <w:rFonts w:eastAsia="Calibri"/>
          <w:b/>
          <w:iCs/>
          <w:u w:val="single"/>
          <w:bdr w:val="single" w:sz="18" w:space="0" w:color="auto"/>
        </w:rPr>
        <w:t>thE tranSMiSSion obStacLE</w:t>
      </w:r>
      <w:r w:rsidRPr="00DB1CE8">
        <w:rPr>
          <w:rFonts w:eastAsia="Calibri"/>
        </w:rPr>
        <w:t xml:space="preserve"> A major difference between the Cannon and Sempra projects is that Cannon’s goal is to produce wind power for domestic consumption within Mexico. The focus on self-supply contracts suggests that </w:t>
      </w:r>
      <w:r w:rsidRPr="00DB1CE8">
        <w:rPr>
          <w:rFonts w:eastAsia="Calibri"/>
          <w:b/>
          <w:bCs/>
          <w:u w:val="single"/>
        </w:rPr>
        <w:t xml:space="preserve">the prospect of Baja California’s interconnection with the rest of the Mexican grid will </w:t>
      </w:r>
      <w:r w:rsidRPr="00DB1CE8">
        <w:rPr>
          <w:rFonts w:eastAsia="Calibri"/>
          <w:b/>
          <w:iCs/>
          <w:u w:val="single"/>
          <w:bdr w:val="single" w:sz="18" w:space="0" w:color="auto"/>
        </w:rPr>
        <w:t>prove a boon for wind power in the area</w:t>
      </w:r>
      <w:r w:rsidRPr="00DB1CE8">
        <w:rPr>
          <w:rFonts w:eastAsia="Calibri"/>
        </w:rPr>
        <w:t xml:space="preserve">. However, </w:t>
      </w:r>
      <w:r w:rsidRPr="00DB1CE8">
        <w:rPr>
          <w:rFonts w:eastAsia="Calibri"/>
          <w:b/>
          <w:bCs/>
          <w:u w:val="single"/>
        </w:rPr>
        <w:t>the existence of a connection between the state and the rest of the country may prove insufficient</w:t>
      </w:r>
      <w:r w:rsidRPr="00DB1CE8">
        <w:rPr>
          <w:rFonts w:eastAsia="Calibri"/>
        </w:rPr>
        <w:t xml:space="preserve">, </w:t>
      </w:r>
      <w:r w:rsidRPr="00DB1CE8">
        <w:rPr>
          <w:rFonts w:eastAsia="Calibri"/>
          <w:b/>
          <w:bCs/>
          <w:u w:val="single"/>
        </w:rPr>
        <w:t>as there is still the question of how to move electrons generated at La Rumorosa to the existing grid in the state</w:t>
      </w:r>
      <w:r w:rsidRPr="00DB1CE8">
        <w:rPr>
          <w:rFonts w:eastAsia="Calibri"/>
        </w:rPr>
        <w:t xml:space="preserve">. </w:t>
      </w:r>
      <w:r w:rsidRPr="00DB1CE8">
        <w:rPr>
          <w:rFonts w:eastAsia="Calibri"/>
          <w:b/>
          <w:bCs/>
          <w:u w:val="single"/>
        </w:rPr>
        <w:t>Sempra</w:t>
      </w:r>
      <w:r w:rsidRPr="00DB1CE8">
        <w:rPr>
          <w:rFonts w:eastAsia="Calibri"/>
        </w:rPr>
        <w:t xml:space="preserve">’s Energía Sierra Juárez </w:t>
      </w:r>
      <w:r w:rsidRPr="00DB1CE8">
        <w:rPr>
          <w:rFonts w:eastAsia="Calibri"/>
          <w:b/>
          <w:bCs/>
          <w:u w:val="single"/>
        </w:rPr>
        <w:t>has circumvented this issue by proposing to build its own cross-border transmission line to connect with the California grid</w:t>
      </w:r>
      <w:r w:rsidRPr="00DB1CE8">
        <w:rPr>
          <w:rFonts w:eastAsia="Calibri"/>
        </w:rPr>
        <w:t>. However, Cannon is currently struggling to find off-takers for its electricity because the transmission question within the state has not been resolved.</w:t>
      </w:r>
    </w:p>
    <w:p w:rsidR="00DB1CE8" w:rsidRPr="00DB1CE8" w:rsidRDefault="00DB1CE8" w:rsidP="00DB1CE8">
      <w:pPr>
        <w:keepNext/>
        <w:keepLines/>
        <w:pageBreakBefore/>
        <w:spacing w:before="200"/>
        <w:jc w:val="center"/>
        <w:outlineLvl w:val="2"/>
        <w:rPr>
          <w:rFonts w:eastAsia="Times New Roman" w:cs="Times New Roman"/>
          <w:b/>
          <w:bCs/>
          <w:sz w:val="32"/>
          <w:u w:val="single"/>
        </w:rPr>
      </w:pPr>
      <w:r w:rsidRPr="00DB1CE8">
        <w:rPr>
          <w:rFonts w:eastAsia="Times New Roman" w:cs="Times New Roman"/>
          <w:b/>
          <w:bCs/>
          <w:sz w:val="32"/>
          <w:u w:val="single"/>
        </w:rPr>
        <w:lastRenderedPageBreak/>
        <w:t>Solvency – A2: No Money</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Funding is easy</w:t>
      </w:r>
    </w:p>
    <w:p w:rsidR="00DB1CE8" w:rsidRPr="00DB1CE8" w:rsidRDefault="00DB1CE8" w:rsidP="00DB1CE8">
      <w:pPr>
        <w:rPr>
          <w:rFonts w:eastAsia="Calibri"/>
        </w:rPr>
      </w:pPr>
      <w:r w:rsidRPr="00DB1CE8">
        <w:rPr>
          <w:rFonts w:eastAsia="Calibri"/>
          <w:b/>
          <w:bCs/>
          <w:sz w:val="26"/>
        </w:rPr>
        <w:t xml:space="preserve">Leibreich 10 </w:t>
      </w:r>
      <w:r w:rsidRPr="00DB1CE8">
        <w:rPr>
          <w:rFonts w:eastAsia="Calibri"/>
        </w:rPr>
        <w:t>(Michael, Chief Executive – Bloomberg New Energy Finance, “Power Struggles: The Growing Geopolitical Role of Electricity of Markets,” BNEF, V(42), October, p. Online)</w:t>
      </w:r>
    </w:p>
    <w:p w:rsidR="00DB1CE8" w:rsidRPr="00DB1CE8" w:rsidRDefault="00DB1CE8" w:rsidP="00DB1CE8">
      <w:pPr>
        <w:rPr>
          <w:rFonts w:eastAsia="Calibri"/>
        </w:rPr>
      </w:pPr>
    </w:p>
    <w:p w:rsidR="00DB1CE8" w:rsidRPr="00DB1CE8" w:rsidRDefault="00DB1CE8" w:rsidP="00DB1CE8">
      <w:pPr>
        <w:rPr>
          <w:rFonts w:eastAsia="Calibri"/>
        </w:rPr>
      </w:pPr>
      <w:r w:rsidRPr="00DB1CE8">
        <w:rPr>
          <w:rFonts w:eastAsia="Calibri"/>
        </w:rPr>
        <w:t>Securing the finance for international transmission -assuming diplomatic and regulatory hurdles are overcome - ought to be easy, since construction risks are relatively low and the technologies of high-voltage direct current and high-voltage alternating current cables are more mature. With institutional investors such as pension funds struggling for yield, with 10-year bonds offering 4% or less in most leading economies, low-risk infrastructure offering 7-9% looks attractive indeed. Even more so if the construction phase is financed by a utility and the project is only sold onto institutions once it is operating.</w:t>
      </w:r>
    </w:p>
    <w:p w:rsidR="00DB1CE8" w:rsidRPr="00DB1CE8" w:rsidRDefault="00DB1CE8" w:rsidP="00DB1CE8">
      <w:pPr>
        <w:rPr>
          <w:rFonts w:eastAsia="Calibri"/>
          <w:u w:val="single"/>
        </w:rPr>
      </w:pPr>
    </w:p>
    <w:p w:rsidR="00DB1CE8" w:rsidRPr="00DB1CE8" w:rsidRDefault="00DB1CE8" w:rsidP="00DB1CE8">
      <w:pPr>
        <w:keepNext/>
        <w:keepLines/>
        <w:pageBreakBefore/>
        <w:spacing w:before="480"/>
        <w:jc w:val="center"/>
        <w:outlineLvl w:val="1"/>
        <w:rPr>
          <w:rFonts w:eastAsia="MS Gothic" w:cs="Times New Roman"/>
          <w:b/>
          <w:bCs/>
          <w:sz w:val="44"/>
          <w:szCs w:val="26"/>
          <w:u w:val="double"/>
        </w:rPr>
      </w:pPr>
      <w:r w:rsidRPr="00DB1CE8">
        <w:rPr>
          <w:rFonts w:eastAsia="MS Gothic" w:cs="Times New Roman"/>
          <w:b/>
          <w:bCs/>
          <w:sz w:val="44"/>
          <w:szCs w:val="26"/>
          <w:u w:val="double"/>
        </w:rPr>
        <w:lastRenderedPageBreak/>
        <w:t>Smart Grid Adv</w:t>
      </w:r>
    </w:p>
    <w:p w:rsidR="00DB1CE8" w:rsidRPr="00DB1CE8" w:rsidRDefault="00DB1CE8" w:rsidP="00DB1CE8">
      <w:pPr>
        <w:keepNext/>
        <w:keepLines/>
        <w:pageBreakBefore/>
        <w:spacing w:before="200"/>
        <w:jc w:val="center"/>
        <w:outlineLvl w:val="2"/>
        <w:rPr>
          <w:rFonts w:eastAsia="Times New Roman" w:cs="Times New Roman"/>
          <w:b/>
          <w:bCs/>
          <w:sz w:val="32"/>
          <w:u w:val="single"/>
        </w:rPr>
      </w:pPr>
      <w:r w:rsidRPr="00DB1CE8">
        <w:rPr>
          <w:rFonts w:eastAsia="Times New Roman" w:cs="Times New Roman"/>
          <w:b/>
          <w:bCs/>
          <w:sz w:val="32"/>
          <w:u w:val="single"/>
        </w:rPr>
        <w:lastRenderedPageBreak/>
        <w:t>A- NO EMP ATTACK</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 xml:space="preserve">Current Power Grid is vulnerable to Terrorist Attacks- impact is catastrophic </w:t>
      </w:r>
    </w:p>
    <w:p w:rsidR="00DB1CE8" w:rsidRPr="00DB1CE8" w:rsidRDefault="00DB1CE8" w:rsidP="00DB1CE8">
      <w:pPr>
        <w:rPr>
          <w:rFonts w:eastAsia="Calibri"/>
          <w:b/>
          <w:sz w:val="24"/>
          <w:szCs w:val="24"/>
          <w:lang w:val="es-MX"/>
        </w:rPr>
      </w:pPr>
      <w:r w:rsidRPr="00DB1CE8">
        <w:rPr>
          <w:rFonts w:eastAsia="Calibri"/>
          <w:b/>
          <w:sz w:val="24"/>
          <w:szCs w:val="24"/>
          <w:lang w:val="es-MX"/>
        </w:rPr>
        <w:t>USA TODAY 12, http://www.usatoday.com/story/news/nation/2012/11/14/power-grid-vulnerable-terrorism/1704803/</w:t>
      </w:r>
    </w:p>
    <w:p w:rsidR="00DB1CE8" w:rsidRPr="00DB1CE8" w:rsidRDefault="00DB1CE8" w:rsidP="00DB1CE8">
      <w:pPr>
        <w:rPr>
          <w:rFonts w:eastAsia="Calibri"/>
          <w:u w:val="single"/>
        </w:rPr>
      </w:pPr>
      <w:r w:rsidRPr="00DB1CE8">
        <w:rPr>
          <w:rFonts w:eastAsia="Calibri"/>
          <w:b/>
          <w:u w:val="single"/>
        </w:rPr>
        <w:t xml:space="preserve">After Hurricane Sandy left millions in the dark, </w:t>
      </w:r>
      <w:r w:rsidRPr="00DB1CE8">
        <w:rPr>
          <w:rFonts w:eastAsia="Calibri"/>
          <w:b/>
          <w:highlight w:val="yellow"/>
          <w:u w:val="single"/>
        </w:rPr>
        <w:t>a long-delayed federal study</w:t>
      </w:r>
      <w:r w:rsidRPr="00DB1CE8">
        <w:rPr>
          <w:rFonts w:eastAsia="Calibri"/>
          <w:b/>
          <w:u w:val="single"/>
        </w:rPr>
        <w:t xml:space="preserve"> Wednesday </w:t>
      </w:r>
      <w:r w:rsidRPr="00DB1CE8">
        <w:rPr>
          <w:rFonts w:eastAsia="Calibri"/>
          <w:b/>
          <w:highlight w:val="yellow"/>
          <w:u w:val="single"/>
        </w:rPr>
        <w:t>says the U.S. power grid is</w:t>
      </w:r>
      <w:r w:rsidRPr="00DB1CE8">
        <w:rPr>
          <w:rFonts w:eastAsia="Calibri"/>
          <w:b/>
          <w:u w:val="single"/>
        </w:rPr>
        <w:t xml:space="preserve"> also v</w:t>
      </w:r>
      <w:r w:rsidRPr="00DB1CE8">
        <w:rPr>
          <w:rFonts w:eastAsia="Calibri"/>
          <w:b/>
          <w:highlight w:val="yellow"/>
          <w:u w:val="single"/>
        </w:rPr>
        <w:t>ulnerable to terrorist attacks</w:t>
      </w:r>
      <w:r w:rsidRPr="00DB1CE8">
        <w:rPr>
          <w:rFonts w:eastAsia="Calibri"/>
          <w:b/>
          <w:u w:val="single"/>
        </w:rPr>
        <w:t xml:space="preserve"> that could cause months of blackouts and billions in economic damages.</w:t>
      </w:r>
      <w:r w:rsidRPr="00DB1CE8">
        <w:rPr>
          <w:rFonts w:eastAsia="Calibri"/>
        </w:rPr>
        <w:t xml:space="preserve"> </w:t>
      </w:r>
      <w:r w:rsidRPr="00DB1CE8">
        <w:rPr>
          <w:rFonts w:eastAsia="Calibri"/>
          <w:u w:val="single"/>
        </w:rPr>
        <w:t xml:space="preserve">The nation's grid is spread out across hundreds of miles, and </w:t>
      </w:r>
      <w:r w:rsidRPr="00DB1CE8">
        <w:rPr>
          <w:rFonts w:eastAsia="Calibri"/>
          <w:highlight w:val="yellow"/>
          <w:u w:val="single"/>
        </w:rPr>
        <w:t>many key pieces of equipment are either unguarded or so old they lack the sensors to limit outages from cascading,</w:t>
      </w:r>
      <w:r w:rsidRPr="00DB1CE8">
        <w:rPr>
          <w:rFonts w:eastAsia="Calibri"/>
          <w:u w:val="single"/>
        </w:rPr>
        <w:t xml:space="preserve"> according to the study by the National Research Council (NRC), a private independent agency operating under a congressional charter. "</w:t>
      </w:r>
      <w:r w:rsidRPr="00DB1CE8">
        <w:rPr>
          <w:rFonts w:eastAsia="Calibri"/>
          <w:highlight w:val="yellow"/>
          <w:u w:val="single"/>
        </w:rPr>
        <w:t>We could easily be without power across a multistate region for many weeks or months, because we don't have many spare transformers,</w:t>
      </w:r>
      <w:r w:rsidRPr="00DB1CE8">
        <w:rPr>
          <w:rFonts w:eastAsia="Calibri"/>
          <w:u w:val="single"/>
        </w:rPr>
        <w:t xml:space="preserve">" says M. Granger Morgan, engineering professor at Carnegie Mellon University in Pittsburgh and chairman of the NRC committee that wrote the report. He says </w:t>
      </w:r>
      <w:r w:rsidRPr="00DB1CE8">
        <w:rPr>
          <w:rFonts w:eastAsia="Calibri"/>
          <w:highlight w:val="yellow"/>
          <w:u w:val="single"/>
        </w:rPr>
        <w:t>a terrorist attack could cause disruptions worse than Sandy and rack up "hundreds of billions of dollars" in damages. "</w:t>
      </w:r>
      <w:r w:rsidRPr="00DB1CE8">
        <w:rPr>
          <w:rFonts w:eastAsia="Calibri"/>
          <w:sz w:val="16"/>
          <w:szCs w:val="16"/>
        </w:rPr>
        <w:t xml:space="preserve">Most of the report is as relevant today as when we wrote it," he says, adding the power industry changes slowly. The NRC completed the report in 2007, but the sponsoring agency, the U.S. Department of Homeland Security (DHS), decided to classify it entirely. In August 2010, the NRC requested an updated classification, and in August 2012, all but a few pages of the report were cleared for publication. "It was very frustrating," Morgan says of the delay. He says the committee understood the need to protect national security and was careful not to provide a "cookbook" for terrorists, relying instead on widely available data. He says the authors are now "pleased" the report is public. The report focuses partly on high-voltage transformers, saying they're vulnerable both from within and from outside the substations where they're located. It says they're huge, difficult to move, often custom-built, and hard to replace, because most are no longer made in the United States. It recommends developing smaller portable ones for temporary use to reduce delays in restoring disabled </w:t>
      </w:r>
      <w:hyperlink r:id="rId49" w:history="1">
        <w:r w:rsidRPr="00DB1CE8">
          <w:rPr>
            <w:rFonts w:eastAsia="Calibri"/>
            <w:color w:val="0000FF"/>
            <w:sz w:val="16"/>
            <w:szCs w:val="16"/>
            <w:u w:val="single"/>
          </w:rPr>
          <w:t>power systems</w:t>
        </w:r>
      </w:hyperlink>
      <w:r w:rsidRPr="00DB1CE8">
        <w:rPr>
          <w:rFonts w:eastAsia="Calibri"/>
          <w:sz w:val="16"/>
          <w:szCs w:val="16"/>
        </w:rPr>
        <w:t xml:space="preserve">. Morgan says DHS has "done a little" to develop and test spare low-voltage transformers but says "there's a long way to go." DHS spokesman Peter Boogaard acknowledged threats to the grid, but added that the agency"continues to work every day with private sector and government counterparts to adapt and strengthen our security and resilience against an ever changing threat." The report says the federal government faces difficulty in addressing weaknesses in the nation's power grid, because more than 90% of the grid is privately owned and regulated by the states. Still, it calls on DHS or the Department of Energy to study where the U.S. is most vulnerable to extended blackouts and to develop cost-effective strategies for reducing their length and their impact on critical services. </w:t>
      </w:r>
      <w:r w:rsidRPr="00DB1CE8">
        <w:rPr>
          <w:rFonts w:eastAsia="Calibri"/>
          <w:u w:val="single"/>
        </w:rPr>
        <w:t xml:space="preserve">"The NRC is right to call for more investment in making our grid both more secure and more resilient in the face of attacks," says Richard Caperton, an energy expert at the Center for American Progress, a liberal-leaning think tank. He says a terrorist attack is unlikely but, as Hurricane Sandy shows, "Anything that disrupts </w:t>
      </w:r>
      <w:hyperlink r:id="rId50" w:history="1">
        <w:r w:rsidRPr="00DB1CE8">
          <w:rPr>
            <w:rFonts w:eastAsia="Calibri"/>
            <w:color w:val="0000FF"/>
            <w:u w:val="single"/>
          </w:rPr>
          <w:t>power supply</w:t>
        </w:r>
      </w:hyperlink>
      <w:r w:rsidRPr="00DB1CE8">
        <w:rPr>
          <w:rFonts w:eastAsia="Calibri"/>
          <w:u w:val="single"/>
        </w:rPr>
        <w:t xml:space="preserve"> can have catastrophic consequences."</w:t>
      </w:r>
    </w:p>
    <w:p w:rsidR="00DB1CE8" w:rsidRPr="00DB1CE8" w:rsidRDefault="00DB1CE8" w:rsidP="00DB1CE8">
      <w:pPr>
        <w:keepNext/>
        <w:keepLines/>
        <w:pageBreakBefore/>
        <w:spacing w:before="200"/>
        <w:jc w:val="center"/>
        <w:outlineLvl w:val="2"/>
        <w:rPr>
          <w:rFonts w:eastAsia="Times New Roman" w:cs="Times New Roman"/>
          <w:b/>
          <w:bCs/>
          <w:sz w:val="32"/>
          <w:u w:val="single"/>
        </w:rPr>
      </w:pPr>
      <w:r w:rsidRPr="00DB1CE8">
        <w:rPr>
          <w:rFonts w:eastAsia="Times New Roman" w:cs="Times New Roman"/>
          <w:b/>
          <w:bCs/>
          <w:sz w:val="32"/>
          <w:u w:val="single"/>
        </w:rPr>
        <w:lastRenderedPageBreak/>
        <w:t>A-to “Feedbacks Solve”</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  ) Feedbacks are net positive</w:t>
      </w:r>
    </w:p>
    <w:p w:rsidR="00DB1CE8" w:rsidRPr="00DB1CE8" w:rsidRDefault="00DB1CE8" w:rsidP="00DB1CE8">
      <w:pPr>
        <w:rPr>
          <w:rFonts w:eastAsia="Calibri"/>
        </w:rPr>
      </w:pPr>
    </w:p>
    <w:p w:rsidR="00DB1CE8" w:rsidRPr="00DB1CE8" w:rsidRDefault="00DB1CE8" w:rsidP="00DB1CE8">
      <w:pPr>
        <w:rPr>
          <w:rFonts w:eastAsia="Calibri"/>
          <w:b/>
          <w:bCs/>
          <w:sz w:val="26"/>
        </w:rPr>
      </w:pPr>
      <w:r w:rsidRPr="00DB1CE8">
        <w:rPr>
          <w:rFonts w:eastAsia="Calibri"/>
          <w:b/>
          <w:bCs/>
          <w:sz w:val="26"/>
        </w:rPr>
        <w:t>Homer-Dixon ‘7</w:t>
      </w:r>
    </w:p>
    <w:p w:rsidR="00DB1CE8" w:rsidRPr="00DB1CE8" w:rsidRDefault="00DB1CE8" w:rsidP="00DB1CE8">
      <w:pPr>
        <w:rPr>
          <w:rFonts w:eastAsia="Calibri"/>
          <w:sz w:val="16"/>
          <w:szCs w:val="16"/>
        </w:rPr>
      </w:pPr>
      <w:r w:rsidRPr="00DB1CE8">
        <w:rPr>
          <w:rFonts w:eastAsia="Calibri"/>
          <w:sz w:val="16"/>
          <w:szCs w:val="16"/>
        </w:rPr>
        <w:t>[Thomas  - Centre for International Governance Innovation Chair of Global Systems at the Balsillie School of International Affairs, Professor in the Centre for Environment and Business in the Faculty of Environment at the University of Waterloo, PhD in IR from MIT -- 11/14, Address to the conference for a Globally Integrated Climate Policy for Canada, "Positive Feedbacks, Dynamic Ice Sheets, and the Recarbonization of the Global Fuel Supply: The New Sense of Urgency about Global Warming", http://www.homerdixon.com/articles/excerpt-new_urgency-thomas_homer-dixon.pdf]</w:t>
      </w:r>
    </w:p>
    <w:p w:rsidR="00DB1CE8" w:rsidRPr="00DB1CE8" w:rsidRDefault="00DB1CE8" w:rsidP="00DB1CE8">
      <w:pPr>
        <w:rPr>
          <w:rFonts w:eastAsia="Calibri"/>
        </w:rPr>
      </w:pPr>
    </w:p>
    <w:p w:rsidR="00DB1CE8" w:rsidRPr="00DB1CE8" w:rsidRDefault="00DB1CE8" w:rsidP="00DB1CE8">
      <w:pPr>
        <w:rPr>
          <w:rFonts w:eastAsia="Calibri"/>
          <w:sz w:val="16"/>
        </w:rPr>
      </w:pPr>
      <w:r w:rsidRPr="00DB1CE8">
        <w:rPr>
          <w:rFonts w:eastAsia="Calibri"/>
          <w:sz w:val="16"/>
        </w:rPr>
        <w:t xml:space="preserve">Let me now say a little bit more about some other feedbacks. This is one of the punch lines of my presentation today. I mentioned earlier that </w:t>
      </w:r>
      <w:r w:rsidRPr="00DB1CE8">
        <w:rPr>
          <w:rFonts w:eastAsia="Calibri"/>
          <w:b/>
          <w:u w:val="single"/>
        </w:rPr>
        <w:t>there are two</w:t>
      </w:r>
      <w:r w:rsidRPr="00DB1CE8">
        <w:rPr>
          <w:rFonts w:eastAsia="Calibri"/>
          <w:sz w:val="16"/>
        </w:rPr>
        <w:t xml:space="preserve"> general </w:t>
      </w:r>
      <w:r w:rsidRPr="00DB1CE8">
        <w:rPr>
          <w:rFonts w:eastAsia="Calibri"/>
          <w:b/>
          <w:u w:val="single"/>
        </w:rPr>
        <w:t>kinds of feedback: those that operate</w:t>
      </w:r>
      <w:r w:rsidRPr="00DB1CE8">
        <w:rPr>
          <w:rFonts w:eastAsia="Calibri"/>
          <w:sz w:val="16"/>
        </w:rPr>
        <w:t xml:space="preserve"> more- or-less directly </w:t>
      </w:r>
      <w:r w:rsidRPr="00DB1CE8">
        <w:rPr>
          <w:rFonts w:eastAsia="Calibri"/>
          <w:b/>
          <w:u w:val="single"/>
        </w:rPr>
        <w:t>on temperature</w:t>
      </w:r>
      <w:r w:rsidRPr="00DB1CE8">
        <w:rPr>
          <w:rFonts w:eastAsia="Calibri"/>
          <w:sz w:val="16"/>
        </w:rPr>
        <w:t xml:space="preserve">, such as the ice-albedo feedback, </w:t>
      </w:r>
      <w:r w:rsidRPr="00DB1CE8">
        <w:rPr>
          <w:rFonts w:eastAsia="Calibri"/>
          <w:b/>
          <w:u w:val="single"/>
        </w:rPr>
        <w:t>and those that operate on Earth’s carbon cycle, where warming produces a change in the amount of carbon in the atmosphere. We have a fairly good understanding of the former and not such a good understanding of the latter</w:t>
      </w:r>
      <w:r w:rsidRPr="00DB1CE8">
        <w:rPr>
          <w:rFonts w:eastAsia="Calibri"/>
          <w:sz w:val="16"/>
        </w:rPr>
        <w:t xml:space="preserve">. </w:t>
      </w:r>
      <w:r w:rsidRPr="00DB1CE8">
        <w:rPr>
          <w:rFonts w:eastAsia="Calibri"/>
          <w:b/>
          <w:u w:val="single"/>
        </w:rPr>
        <w:t>One carbon feedback that worries scientists involves the melting of the permafrost</w:t>
      </w:r>
      <w:r w:rsidRPr="00DB1CE8">
        <w:rPr>
          <w:rFonts w:eastAsia="Calibri"/>
          <w:sz w:val="16"/>
        </w:rPr>
        <w:t xml:space="preserve"> in Siberia, Alaska, and Northern Canada. </w:t>
      </w:r>
      <w:r w:rsidRPr="00DB1CE8">
        <w:rPr>
          <w:rFonts w:eastAsia="Calibri"/>
          <w:b/>
          <w:u w:val="single"/>
        </w:rPr>
        <w:t>As the permafrostmelts it releases large quantities of methane</w:t>
      </w:r>
      <w:r w:rsidRPr="00DB1CE8">
        <w:rPr>
          <w:rFonts w:eastAsia="Calibri"/>
          <w:sz w:val="16"/>
        </w:rPr>
        <w:t xml:space="preserve"> – a very powerful greenhouse gas </w:t>
      </w:r>
      <w:r w:rsidRPr="00DB1CE8">
        <w:rPr>
          <w:rFonts w:eastAsia="Calibri"/>
          <w:b/>
          <w:u w:val="single"/>
        </w:rPr>
        <w:t>that</w:t>
      </w:r>
      <w:r w:rsidRPr="00DB1CE8">
        <w:rPr>
          <w:rFonts w:eastAsia="Calibri"/>
          <w:sz w:val="16"/>
        </w:rPr>
        <w:t xml:space="preserve">, in turn, </w:t>
      </w:r>
      <w:r w:rsidRPr="00DB1CE8">
        <w:rPr>
          <w:rFonts w:eastAsia="Calibri"/>
          <w:b/>
          <w:u w:val="single"/>
        </w:rPr>
        <w:t>causes more warming</w:t>
      </w:r>
      <w:r w:rsidRPr="00DB1CE8">
        <w:rPr>
          <w:rFonts w:eastAsia="Calibri"/>
          <w:sz w:val="16"/>
        </w:rPr>
        <w:t xml:space="preserve">. Scientists are </w:t>
      </w:r>
      <w:r w:rsidRPr="00DB1CE8">
        <w:rPr>
          <w:rFonts w:eastAsia="Calibri"/>
          <w:b/>
          <w:u w:val="single"/>
        </w:rPr>
        <w:t>also</w:t>
      </w:r>
      <w:r w:rsidRPr="00DB1CE8">
        <w:rPr>
          <w:rFonts w:eastAsia="Calibri"/>
          <w:sz w:val="16"/>
        </w:rPr>
        <w:t xml:space="preserve"> concerned about </w:t>
      </w:r>
      <w:r w:rsidRPr="00DB1CE8">
        <w:rPr>
          <w:rFonts w:eastAsia="Calibri"/>
          <w:b/>
          <w:u w:val="single"/>
        </w:rPr>
        <w:t>the potential release of more carbon dioxide from forests</w:t>
      </w:r>
      <w:r w:rsidRPr="00DB1CE8">
        <w:rPr>
          <w:rFonts w:eastAsia="Calibri"/>
          <w:sz w:val="16"/>
        </w:rPr>
        <w:t xml:space="preserve">: just yesterday researchers reported evidence that, </w:t>
      </w:r>
      <w:r w:rsidRPr="00DB1CE8">
        <w:rPr>
          <w:rFonts w:eastAsia="Calibri"/>
          <w:b/>
          <w:u w:val="single"/>
        </w:rPr>
        <w:t>as the climate has warmed, the Canadian boreal forest has gonefrom being a carbon sink to a</w:t>
      </w:r>
      <w:r w:rsidRPr="00DB1CE8">
        <w:rPr>
          <w:rFonts w:eastAsia="Calibri"/>
          <w:sz w:val="16"/>
        </w:rPr>
        <w:t xml:space="preserve"> slight </w:t>
      </w:r>
      <w:r w:rsidRPr="00DB1CE8">
        <w:rPr>
          <w:rFonts w:eastAsia="Calibri"/>
          <w:b/>
          <w:u w:val="single"/>
        </w:rPr>
        <w:t>carbon emitter</w:t>
      </w:r>
      <w:r w:rsidRPr="00DB1CE8">
        <w:rPr>
          <w:rFonts w:eastAsia="Calibri"/>
          <w:sz w:val="16"/>
        </w:rPr>
        <w:t xml:space="preserve">. And then there’s the matter of pine bark beetles. As you likely know, we’ve lost wide swaths of pine forest in British Columbia and Alaska – huge areas of trees – to bark-beetle infestation. </w:t>
      </w:r>
      <w:r w:rsidRPr="00DB1CE8">
        <w:rPr>
          <w:rFonts w:eastAsia="Calibri"/>
          <w:b/>
          <w:u w:val="single"/>
        </w:rPr>
        <w:t>As the climate warms, bark-beetlepopulations reproduce through two generations</w:t>
      </w:r>
      <w:r w:rsidRPr="00DB1CE8">
        <w:rPr>
          <w:rFonts w:eastAsia="Calibri"/>
          <w:sz w:val="16"/>
        </w:rPr>
        <w:t xml:space="preserve"> during the summer, </w:t>
      </w:r>
      <w:r w:rsidRPr="00DB1CE8">
        <w:rPr>
          <w:rFonts w:eastAsia="Calibri"/>
          <w:b/>
          <w:u w:val="single"/>
        </w:rPr>
        <w:t>and beetle mortality is lower</w:t>
      </w:r>
      <w:r w:rsidRPr="00DB1CE8">
        <w:rPr>
          <w:rFonts w:eastAsia="Calibri"/>
          <w:sz w:val="16"/>
        </w:rPr>
        <w:t xml:space="preserve"> during the winter. Both these changes mean that beetle </w:t>
      </w:r>
      <w:r w:rsidRPr="00DB1CE8">
        <w:rPr>
          <w:rFonts w:eastAsia="Calibri"/>
          <w:b/>
          <w:u w:val="single"/>
        </w:rPr>
        <w:t>populations become much larger overall</w:t>
      </w:r>
      <w:r w:rsidRPr="00DB1CE8">
        <w:rPr>
          <w:rFonts w:eastAsia="Calibri"/>
          <w:sz w:val="16"/>
        </w:rPr>
        <w:t xml:space="preserve">. </w:t>
      </w:r>
      <w:r w:rsidRPr="00DB1CE8">
        <w:rPr>
          <w:rFonts w:eastAsia="Calibri"/>
          <w:b/>
          <w:u w:val="single"/>
        </w:rPr>
        <w:t>If these</w:t>
      </w:r>
      <w:r w:rsidRPr="00DB1CE8">
        <w:rPr>
          <w:rFonts w:eastAsia="Calibri"/>
          <w:sz w:val="16"/>
        </w:rPr>
        <w:t xml:space="preserve"> larger </w:t>
      </w:r>
      <w:r w:rsidRPr="00DB1CE8">
        <w:rPr>
          <w:rFonts w:eastAsia="Calibri"/>
          <w:b/>
          <w:u w:val="single"/>
        </w:rPr>
        <w:t>populations cross the Rockies and get into the boreal forest that stretches from Alberta to Newfoundland, and if they kill that forest, the forest will be susceptible to fire that could release astounding quantities of carbon dioxide</w:t>
      </w:r>
      <w:r w:rsidRPr="00DB1CE8">
        <w:rPr>
          <w:rFonts w:eastAsia="Calibri"/>
          <w:sz w:val="16"/>
        </w:rPr>
        <w:t xml:space="preserve">. I asked Stephen Schneider, a leading cli- mate scientist at Stanford, about the implications of such a develop- ment. He just shrugged and said, ‘well, we’re talking about billions of tonnes of carbon.’ </w:t>
      </w:r>
      <w:r w:rsidRPr="00DB1CE8">
        <w:rPr>
          <w:rFonts w:eastAsia="Calibri"/>
          <w:b/>
          <w:u w:val="single"/>
        </w:rPr>
        <w:t>Other potentially destabilizing carbon-cycle feedbacks include the drying of the Amazon</w:t>
      </w:r>
      <w:r w:rsidRPr="00DB1CE8">
        <w:rPr>
          <w:rFonts w:eastAsia="Calibri"/>
          <w:sz w:val="16"/>
        </w:rPr>
        <w:t xml:space="preserve"> and the possibility that if it dries it will burn; </w:t>
      </w:r>
      <w:r w:rsidRPr="00DB1CE8">
        <w:rPr>
          <w:rFonts w:eastAsia="Calibri"/>
          <w:b/>
          <w:u w:val="single"/>
        </w:rPr>
        <w:t>the drying of peat bogs in Indonesia</w:t>
      </w:r>
      <w:r w:rsidRPr="00DB1CE8">
        <w:rPr>
          <w:rFonts w:eastAsia="Calibri"/>
          <w:sz w:val="16"/>
        </w:rPr>
        <w:t xml:space="preserve">, which have already been susceptible to wide-spread burning; </w:t>
      </w:r>
      <w:r w:rsidRPr="00DB1CE8">
        <w:rPr>
          <w:rFonts w:eastAsia="Calibri"/>
          <w:b/>
          <w:u w:val="single"/>
        </w:rPr>
        <w:t>and the saturation of ocean carbon sinks. The Southern Ocean around Antarctica is no longer absorbing carbon diox- ide</w:t>
      </w:r>
      <w:r w:rsidRPr="00DB1CE8">
        <w:rPr>
          <w:rFonts w:eastAsia="Calibri"/>
          <w:sz w:val="16"/>
        </w:rPr>
        <w:t xml:space="preserve"> to the extent it did in the past. Warming has produced much more vigorous winds closer to Antarctica. These winds have churned up the sea and brought to the surface deep carbon-rich water, which absorbs less carbon from the atmosphere. Also, </w:t>
      </w:r>
      <w:r w:rsidRPr="00DB1CE8">
        <w:rPr>
          <w:rFonts w:eastAsia="Calibri"/>
          <w:b/>
          <w:u w:val="single"/>
        </w:rPr>
        <w:t>higher levels of carbon dioxide in the atmosphere are acidifying the oceans,</w:t>
      </w:r>
      <w:r w:rsidRPr="00DB1CE8">
        <w:rPr>
          <w:rFonts w:eastAsia="Calibri"/>
          <w:sz w:val="16"/>
        </w:rPr>
        <w:t xml:space="preserve"> a change could reduce populations of molluscs and phytoplankton that absorb carbon into the calcium carbonate of their shells. </w:t>
      </w:r>
      <w:r w:rsidRPr="00DB1CE8">
        <w:rPr>
          <w:rFonts w:eastAsia="Calibri"/>
          <w:b/>
          <w:u w:val="single"/>
        </w:rPr>
        <w:t>Our climate has both positive and negative feedbacks. The positive ones are self-reinforcing, and the negative ones equilibrate the climate and counteract the tendency towards self-reinforcing climate change</w:t>
      </w:r>
      <w:r w:rsidRPr="00DB1CE8">
        <w:rPr>
          <w:rFonts w:eastAsia="Calibri"/>
          <w:sz w:val="16"/>
        </w:rPr>
        <w:t xml:space="preserve">. The big question for climate scientists then is: </w:t>
      </w:r>
      <w:r w:rsidRPr="00DB1CE8">
        <w:rPr>
          <w:rFonts w:eastAsia="Calibri"/>
          <w:b/>
          <w:u w:val="single"/>
        </w:rPr>
        <w:t xml:space="preserve">What is the balance is between the positive and negative feedbacks? </w:t>
      </w:r>
      <w:r w:rsidRPr="00DB1CE8">
        <w:rPr>
          <w:rFonts w:eastAsia="Calibri"/>
          <w:b/>
          <w:iCs/>
          <w:u w:val="single"/>
          <w:bdr w:val="single" w:sz="18" w:space="0" w:color="auto"/>
        </w:rPr>
        <w:t>A consensus has emerged</w:t>
      </w:r>
      <w:r w:rsidRPr="00DB1CE8">
        <w:rPr>
          <w:rFonts w:eastAsia="Calibri"/>
          <w:b/>
          <w:u w:val="single"/>
        </w:rPr>
        <w:t xml:space="preserve"> over the last two years</w:t>
      </w:r>
      <w:r w:rsidRPr="00DB1CE8">
        <w:rPr>
          <w:rFonts w:eastAsia="Calibri"/>
          <w:sz w:val="16"/>
        </w:rPr>
        <w:t xml:space="preserve"> – a consensus again not reflected in the recent IPCC reports – </w:t>
      </w:r>
      <w:r w:rsidRPr="00DB1CE8">
        <w:rPr>
          <w:rFonts w:eastAsia="Calibri"/>
          <w:b/>
          <w:u w:val="single"/>
        </w:rPr>
        <w:t xml:space="preserve">that the </w:t>
      </w:r>
      <w:r w:rsidRPr="00DB1CE8">
        <w:rPr>
          <w:rFonts w:eastAsia="Calibri"/>
          <w:b/>
          <w:iCs/>
          <w:u w:val="single"/>
          <w:bdr w:val="single" w:sz="18" w:space="0" w:color="auto"/>
        </w:rPr>
        <w:t>positivefeedbacks</w:t>
      </w:r>
      <w:r w:rsidRPr="00DB1CE8">
        <w:rPr>
          <w:rFonts w:eastAsia="Calibri"/>
          <w:b/>
          <w:u w:val="single"/>
        </w:rPr>
        <w:t xml:space="preserve"> in the climate system </w:t>
      </w:r>
      <w:r w:rsidRPr="00DB1CE8">
        <w:rPr>
          <w:rFonts w:eastAsia="Calibri"/>
          <w:b/>
          <w:iCs/>
          <w:u w:val="single"/>
          <w:bdr w:val="single" w:sz="18" w:space="0" w:color="auto"/>
        </w:rPr>
        <w:t>are much stronger</w:t>
      </w:r>
      <w:r w:rsidRPr="00DB1CE8">
        <w:rPr>
          <w:rFonts w:eastAsia="Calibri"/>
          <w:b/>
          <w:u w:val="single"/>
        </w:rPr>
        <w:t>and more numerousthan the negative feedbacks</w:t>
      </w:r>
      <w:r w:rsidRPr="00DB1CE8">
        <w:rPr>
          <w:rFonts w:eastAsia="Calibri"/>
          <w:sz w:val="16"/>
        </w:rPr>
        <w:t xml:space="preserve">. In a paper published last year in Geophysical Research Letters, </w:t>
      </w:r>
      <w:r w:rsidRPr="00DB1CE8">
        <w:rPr>
          <w:rFonts w:eastAsia="Calibri"/>
          <w:b/>
          <w:u w:val="single"/>
        </w:rPr>
        <w:t>Scheffer, Brovkin, and Cox carried out a comprehensive assessment of the feed- back situation</w:t>
      </w:r>
      <w:r w:rsidRPr="00DB1CE8">
        <w:rPr>
          <w:rFonts w:eastAsia="Calibri"/>
          <w:sz w:val="16"/>
        </w:rPr>
        <w:t xml:space="preserve">.7 They wrote, </w:t>
      </w:r>
      <w:r w:rsidRPr="00DB1CE8">
        <w:rPr>
          <w:rFonts w:eastAsia="Calibri"/>
          <w:b/>
          <w:u w:val="single"/>
        </w:rPr>
        <w:t>‘[we] produce an independent estimate of the potential implications of the positive feedback</w:t>
      </w:r>
      <w:r w:rsidRPr="00DB1CE8">
        <w:rPr>
          <w:rFonts w:eastAsia="Calibri"/>
          <w:sz w:val="16"/>
        </w:rPr>
        <w:t xml:space="preserve"> between global tem- peratures and greenhouse gasses.’ In other words, these researchers focused specifically on carbon cycle feedbacks. They went on, ‘we sug- gest that </w:t>
      </w:r>
      <w:r w:rsidRPr="00DB1CE8">
        <w:rPr>
          <w:rFonts w:eastAsia="Calibri"/>
          <w:b/>
          <w:u w:val="single"/>
        </w:rPr>
        <w:t>feedback of global temperature and atmosphere CO2 will promote warming by an extra</w:t>
      </w:r>
      <w:r w:rsidRPr="00DB1CE8">
        <w:rPr>
          <w:rFonts w:eastAsia="Calibri"/>
          <w:sz w:val="16"/>
        </w:rPr>
        <w:t xml:space="preserve"> 15% to </w:t>
      </w:r>
      <w:r w:rsidRPr="00DB1CE8">
        <w:rPr>
          <w:rFonts w:eastAsia="Calibri"/>
          <w:b/>
          <w:u w:val="single"/>
        </w:rPr>
        <w:t>78% on a century scaleover and above the IPCC estimates.</w:t>
      </w:r>
      <w:r w:rsidRPr="00DB1CE8">
        <w:rPr>
          <w:rFonts w:eastAsia="Calibri"/>
          <w:sz w:val="16"/>
        </w:rPr>
        <w:t>’ Let’s turn to the issue of dynamic ice sheets. The Greenland ice sheet is the second largest mass of ice in the world, after that in Antarctica. If we melt Greenland entirely, we get seven metres of sea-level rise. If we melt the West Antarctic ice sheet, we get another five metres. If we melt the rest of Antarctica, we get an additional fifty or so metres. The Greenland ice sheet will probably be the first to melt, because it’s the most vulnerable. During the last interglacial period 125,000 years ago, when temperatures were roughly what they’re going to be at the end of this century, much of Greenland melted, and sea levels were four to six metres higher than they are right now.</w:t>
      </w:r>
    </w:p>
    <w:p w:rsidR="00DB1CE8" w:rsidRPr="00DB1CE8" w:rsidRDefault="00DB1CE8" w:rsidP="00DB1CE8">
      <w:pPr>
        <w:rPr>
          <w:rFonts w:eastAsia="Cambria"/>
        </w:rPr>
      </w:pPr>
    </w:p>
    <w:p w:rsidR="00DB1CE8" w:rsidRPr="00DB1CE8" w:rsidRDefault="00DB1CE8" w:rsidP="00DB1CE8">
      <w:pPr>
        <w:keepNext/>
        <w:keepLines/>
        <w:pageBreakBefore/>
        <w:spacing w:before="200"/>
        <w:jc w:val="center"/>
        <w:outlineLvl w:val="2"/>
        <w:rPr>
          <w:rFonts w:eastAsia="Times New Roman" w:cs="Times New Roman"/>
          <w:b/>
          <w:bCs/>
          <w:sz w:val="32"/>
          <w:u w:val="single"/>
        </w:rPr>
      </w:pPr>
      <w:r w:rsidRPr="00DB1CE8">
        <w:rPr>
          <w:rFonts w:eastAsia="Times New Roman" w:cs="Times New Roman"/>
          <w:b/>
          <w:bCs/>
          <w:sz w:val="32"/>
          <w:u w:val="single"/>
        </w:rPr>
        <w:lastRenderedPageBreak/>
        <w:t>A-to “ Species Adapt”</w:t>
      </w:r>
    </w:p>
    <w:p w:rsidR="00DB1CE8" w:rsidRPr="00DB1CE8" w:rsidRDefault="00DB1CE8" w:rsidP="00DB1CE8">
      <w:pPr>
        <w:rPr>
          <w:rFonts w:eastAsia="Calibri"/>
          <w:b/>
          <w:bCs/>
          <w:sz w:val="26"/>
        </w:rPr>
      </w:pPr>
    </w:p>
    <w:p w:rsidR="00DB1CE8" w:rsidRPr="00DB1CE8" w:rsidRDefault="00DB1CE8" w:rsidP="00DB1CE8">
      <w:pPr>
        <w:rPr>
          <w:rFonts w:eastAsia="Calibri"/>
          <w:b/>
          <w:bCs/>
          <w:sz w:val="26"/>
        </w:rPr>
      </w:pPr>
      <w:r w:rsidRPr="00DB1CE8">
        <w:rPr>
          <w:rFonts w:eastAsia="Calibri"/>
          <w:b/>
          <w:bCs/>
          <w:sz w:val="26"/>
        </w:rPr>
        <w:t>(  ) Species can’t adapt-rate of warming is too fast</w:t>
      </w:r>
    </w:p>
    <w:p w:rsidR="00DB1CE8" w:rsidRPr="00DB1CE8" w:rsidRDefault="00DB1CE8" w:rsidP="00DB1CE8">
      <w:pPr>
        <w:rPr>
          <w:rFonts w:eastAsia="Calibri"/>
          <w:b/>
          <w:bCs/>
          <w:sz w:val="26"/>
        </w:rPr>
      </w:pPr>
    </w:p>
    <w:p w:rsidR="00DB1CE8" w:rsidRPr="00DB1CE8" w:rsidRDefault="00DB1CE8" w:rsidP="00DB1CE8">
      <w:pPr>
        <w:rPr>
          <w:rFonts w:eastAsia="Calibri"/>
          <w:b/>
          <w:bCs/>
          <w:sz w:val="26"/>
        </w:rPr>
      </w:pPr>
      <w:r w:rsidRPr="00DB1CE8">
        <w:rPr>
          <w:rFonts w:eastAsia="Calibri"/>
          <w:b/>
          <w:bCs/>
          <w:sz w:val="26"/>
        </w:rPr>
        <w:t>Costello and Maslin ‘8</w:t>
      </w:r>
    </w:p>
    <w:p w:rsidR="00DB1CE8" w:rsidRPr="00DB1CE8" w:rsidRDefault="00DB1CE8" w:rsidP="00DB1CE8">
      <w:pPr>
        <w:rPr>
          <w:rFonts w:eastAsia="Calibri"/>
          <w:sz w:val="16"/>
          <w:szCs w:val="16"/>
        </w:rPr>
      </w:pPr>
      <w:r w:rsidRPr="00DB1CE8">
        <w:rPr>
          <w:rFonts w:eastAsia="Calibri"/>
          <w:sz w:val="16"/>
          <w:szCs w:val="16"/>
        </w:rPr>
        <w:t>[Anthony, Professor of International Child Health and Director of the UCL Institute for Global Health. Mark, Professor UCL Environment Institute. “Apocalypse Now?” – THE LANCET -- 7/12]</w:t>
      </w:r>
    </w:p>
    <w:p w:rsidR="00DB1CE8" w:rsidRPr="00DB1CE8" w:rsidRDefault="00DB1CE8" w:rsidP="00DB1CE8">
      <w:pPr>
        <w:rPr>
          <w:rFonts w:eastAsia="Calibri"/>
        </w:rPr>
      </w:pPr>
    </w:p>
    <w:p w:rsidR="00DB1CE8" w:rsidRPr="00DB1CE8" w:rsidRDefault="00DB1CE8" w:rsidP="00DB1CE8">
      <w:pPr>
        <w:rPr>
          <w:rFonts w:eastAsia="Calibri"/>
          <w:sz w:val="16"/>
        </w:rPr>
      </w:pPr>
      <w:r w:rsidRPr="00DB1CE8">
        <w:rPr>
          <w:rFonts w:eastAsia="Calibri"/>
          <w:u w:val="single"/>
        </w:rPr>
        <w:t>Climate change affects all ecosystems. Carbon dioxide will reach two to three times its mid-19th-century level</w:t>
      </w:r>
      <w:r w:rsidRPr="00DB1CE8">
        <w:rPr>
          <w:rFonts w:eastAsia="Calibri"/>
          <w:sz w:val="16"/>
        </w:rPr>
        <w:t xml:space="preserve"> by 2100 </w:t>
      </w:r>
      <w:r w:rsidRPr="00DB1CE8">
        <w:rPr>
          <w:rFonts w:eastAsia="Calibri"/>
          <w:u w:val="single"/>
        </w:rPr>
        <w:t>leading to major changes in seasonal temperatures and rainfall patterns. Normally with this sort of climate change animals and plants would simply migrate with their preferred climate. However, the rate of human-induced climate change is so rapid that many plant species cannot migrate fast enough</w:t>
      </w:r>
      <w:r w:rsidRPr="00DB1CE8">
        <w:rPr>
          <w:rFonts w:eastAsia="Calibri"/>
          <w:sz w:val="16"/>
        </w:rPr>
        <w:t xml:space="preserve"> and </w:t>
      </w:r>
      <w:r w:rsidRPr="00DB1CE8">
        <w:rPr>
          <w:rFonts w:eastAsia="Calibri"/>
          <w:u w:val="single"/>
        </w:rPr>
        <w:t>also in many places human beings already occupy the space into which the ecosystem would migrate</w:t>
      </w:r>
      <w:r w:rsidRPr="00DB1CE8">
        <w:rPr>
          <w:rFonts w:eastAsia="Calibri"/>
          <w:sz w:val="16"/>
        </w:rPr>
        <w:t>. Ecosystems most at risk are alpine meadows, cloud forests, arctic tundra, and coral reefs.</w:t>
      </w:r>
    </w:p>
    <w:p w:rsidR="00DB1CE8" w:rsidRPr="00DB1CE8" w:rsidRDefault="00DB1CE8" w:rsidP="00DB1CE8">
      <w:pPr>
        <w:rPr>
          <w:rFonts w:eastAsia="Calibri"/>
        </w:rPr>
      </w:pPr>
    </w:p>
    <w:p w:rsidR="00DB1CE8" w:rsidRPr="00DB1CE8" w:rsidRDefault="00DB1CE8" w:rsidP="00DB1CE8">
      <w:pPr>
        <w:keepNext/>
        <w:keepLines/>
        <w:spacing w:before="200"/>
        <w:outlineLvl w:val="3"/>
        <w:rPr>
          <w:rFonts w:eastAsia="Times New Roman" w:cs="Times New Roman"/>
          <w:b/>
          <w:iCs/>
          <w:sz w:val="26"/>
        </w:rPr>
      </w:pPr>
      <w:r w:rsidRPr="00DB1CE8">
        <w:rPr>
          <w:rFonts w:eastAsia="Times New Roman" w:cs="Times New Roman"/>
          <w:bCs/>
          <w:iCs/>
          <w:sz w:val="26"/>
        </w:rPr>
        <w:t xml:space="preserve">(  ) </w:t>
      </w:r>
      <w:r w:rsidRPr="00DB1CE8">
        <w:rPr>
          <w:rFonts w:eastAsia="Times New Roman" w:cs="Times New Roman"/>
          <w:b/>
          <w:iCs/>
          <w:sz w:val="26"/>
        </w:rPr>
        <w:t xml:space="preserve">Temperature spikes destroy resilience – must slow the rate. </w:t>
      </w:r>
    </w:p>
    <w:p w:rsidR="00DB1CE8" w:rsidRPr="00DB1CE8" w:rsidRDefault="00DB1CE8" w:rsidP="00DB1CE8">
      <w:pPr>
        <w:rPr>
          <w:rFonts w:eastAsia="Calibri"/>
        </w:rPr>
      </w:pPr>
    </w:p>
    <w:p w:rsidR="00DB1CE8" w:rsidRPr="00DB1CE8" w:rsidRDefault="00DB1CE8" w:rsidP="00DB1CE8">
      <w:pPr>
        <w:rPr>
          <w:rFonts w:eastAsia="Calibri"/>
          <w:b/>
          <w:bCs/>
          <w:sz w:val="26"/>
        </w:rPr>
      </w:pPr>
      <w:r w:rsidRPr="00DB1CE8">
        <w:rPr>
          <w:rFonts w:eastAsia="Calibri"/>
          <w:b/>
          <w:bCs/>
          <w:sz w:val="26"/>
        </w:rPr>
        <w:t>EPA ‘7</w:t>
      </w:r>
    </w:p>
    <w:p w:rsidR="00DB1CE8" w:rsidRPr="00DB1CE8" w:rsidRDefault="00DB1CE8" w:rsidP="00DB1CE8">
      <w:pPr>
        <w:rPr>
          <w:rFonts w:eastAsia="Calibri"/>
          <w:sz w:val="16"/>
          <w:szCs w:val="16"/>
        </w:rPr>
      </w:pPr>
      <w:r w:rsidRPr="00DB1CE8">
        <w:rPr>
          <w:rFonts w:eastAsia="Calibri"/>
          <w:sz w:val="16"/>
          <w:szCs w:val="16"/>
        </w:rPr>
        <w:t>[United States Environmental Protection Agency. “Climate Change-health and environmental effects: ecosystems and biodiversity.” http://www.epa.gov/climatechange/effects/ecosystemsandbiodiversity.html -- 12/20]</w:t>
      </w:r>
    </w:p>
    <w:p w:rsidR="00DB1CE8" w:rsidRPr="00DB1CE8" w:rsidRDefault="00DB1CE8" w:rsidP="00DB1CE8">
      <w:pPr>
        <w:rPr>
          <w:rFonts w:eastAsia="Calibri"/>
        </w:rPr>
      </w:pPr>
    </w:p>
    <w:p w:rsidR="00DB1CE8" w:rsidRPr="00DB1CE8" w:rsidRDefault="00DB1CE8" w:rsidP="00DB1CE8">
      <w:pPr>
        <w:rPr>
          <w:rFonts w:eastAsia="Calibri"/>
          <w:u w:val="single"/>
        </w:rPr>
      </w:pPr>
      <w:r w:rsidRPr="00DB1CE8">
        <w:rPr>
          <w:rFonts w:eastAsia="Calibri"/>
          <w:sz w:val="16"/>
        </w:rPr>
        <w:t xml:space="preserve">Observations of ecosystem impacts are difficult to use in future projections because of the complexities involved in human/nature interactions (e.g., land use change). Nevertheless, </w:t>
      </w:r>
      <w:r w:rsidRPr="00DB1CE8">
        <w:rPr>
          <w:rFonts w:eastAsia="Calibri"/>
          <w:u w:val="single"/>
        </w:rPr>
        <w:t>the observed changes arecompelling examples of howrising temperatures can affect the natural world</w:t>
      </w:r>
      <w:r w:rsidRPr="00DB1CE8">
        <w:rPr>
          <w:rFonts w:eastAsia="Calibri"/>
          <w:sz w:val="16"/>
        </w:rPr>
        <w:t xml:space="preserve"> and raise questions of how vulnerable populations will adapt to direct and indirect effects associated with climate change.  The IPCC (IPCC, 2007) has noted,  During the course of this century </w:t>
      </w:r>
      <w:r w:rsidRPr="00DB1CE8">
        <w:rPr>
          <w:rFonts w:eastAsia="Calibri"/>
          <w:u w:val="single"/>
        </w:rPr>
        <w:t xml:space="preserve">the resilience of many ecosystems (their ability to adapt naturally) is likely to beexceeded by an unprecedented combination of change in climate and in other global change drivers </w:t>
      </w:r>
      <w:r w:rsidRPr="00DB1CE8">
        <w:rPr>
          <w:rFonts w:eastAsia="Calibri"/>
          <w:sz w:val="16"/>
        </w:rPr>
        <w:t>(especially land use change and overexploitation</w:t>
      </w:r>
      <w:r w:rsidRPr="00DB1CE8">
        <w:rPr>
          <w:rFonts w:eastAsia="Calibri"/>
          <w:u w:val="single"/>
        </w:rPr>
        <w:t>), if</w:t>
      </w:r>
      <w:r w:rsidRPr="00DB1CE8">
        <w:rPr>
          <w:rFonts w:eastAsia="Calibri"/>
          <w:sz w:val="16"/>
        </w:rPr>
        <w:t xml:space="preserve"> greenhouse gas </w:t>
      </w:r>
      <w:r w:rsidRPr="00DB1CE8">
        <w:rPr>
          <w:rFonts w:eastAsia="Calibri"/>
          <w:u w:val="single"/>
        </w:rPr>
        <w:t>emissions and other changes continue at or above current rates</w:t>
      </w:r>
      <w:r w:rsidRPr="00DB1CE8">
        <w:rPr>
          <w:rFonts w:eastAsia="Calibri"/>
          <w:sz w:val="16"/>
        </w:rPr>
        <w:t xml:space="preserve">. By 2100 </w:t>
      </w:r>
      <w:r w:rsidRPr="00DB1CE8">
        <w:rPr>
          <w:rFonts w:eastAsia="Calibri"/>
          <w:u w:val="single"/>
        </w:rPr>
        <w:t>ecosystems will be exposed to atmospheric CO2 levels substantially higher</w:t>
      </w:r>
      <w:r w:rsidRPr="00DB1CE8">
        <w:rPr>
          <w:rFonts w:eastAsia="Calibri"/>
          <w:sz w:val="16"/>
        </w:rPr>
        <w:t xml:space="preserve">than in the past 650,000 years, and global temperatures at least among the highest as those experienced in the past 740,000 years. </w:t>
      </w:r>
      <w:r w:rsidRPr="00DB1CE8">
        <w:rPr>
          <w:rFonts w:eastAsia="Calibri"/>
          <w:u w:val="single"/>
        </w:rPr>
        <w:t xml:space="preserve">This will alter the structure, reduce biodiversity and perturb functioning of most ecosystems, and compromise the services they currently provide. </w:t>
      </w:r>
    </w:p>
    <w:p w:rsidR="00DB1CE8" w:rsidRPr="00DB1CE8" w:rsidRDefault="00DB1CE8" w:rsidP="00DB1CE8">
      <w:pPr>
        <w:rPr>
          <w:rFonts w:eastAsia="Calibri"/>
        </w:rPr>
      </w:pPr>
    </w:p>
    <w:p w:rsidR="00DB1CE8" w:rsidRPr="00DB1CE8" w:rsidRDefault="00DB1CE8" w:rsidP="00DB1CE8">
      <w:pPr>
        <w:keepNext/>
        <w:keepLines/>
        <w:pageBreakBefore/>
        <w:spacing w:before="200"/>
        <w:jc w:val="center"/>
        <w:outlineLvl w:val="2"/>
        <w:rPr>
          <w:rFonts w:eastAsia="Times New Roman" w:cs="Times New Roman"/>
          <w:b/>
          <w:bCs/>
          <w:sz w:val="32"/>
          <w:u w:val="single"/>
        </w:rPr>
      </w:pPr>
      <w:r w:rsidRPr="00DB1CE8">
        <w:rPr>
          <w:rFonts w:eastAsia="Times New Roman" w:cs="Times New Roman"/>
          <w:b/>
          <w:bCs/>
          <w:sz w:val="32"/>
          <w:u w:val="single"/>
        </w:rPr>
        <w:lastRenderedPageBreak/>
        <w:t>A-to “Aff = Biased Authors”</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  ) Our climate models are the most accurate- studies of studies prove</w:t>
      </w:r>
    </w:p>
    <w:p w:rsidR="00DB1CE8" w:rsidRPr="00DB1CE8" w:rsidRDefault="00DB1CE8" w:rsidP="00DB1CE8">
      <w:pPr>
        <w:rPr>
          <w:rFonts w:eastAsia="Calibri"/>
        </w:rPr>
      </w:pPr>
    </w:p>
    <w:p w:rsidR="00DB1CE8" w:rsidRPr="00DB1CE8" w:rsidRDefault="00DB1CE8" w:rsidP="00DB1CE8">
      <w:pPr>
        <w:rPr>
          <w:rFonts w:eastAsia="Calibri"/>
          <w:b/>
          <w:bCs/>
          <w:sz w:val="26"/>
        </w:rPr>
      </w:pPr>
      <w:r w:rsidRPr="00DB1CE8">
        <w:rPr>
          <w:rFonts w:eastAsia="Calibri"/>
          <w:b/>
          <w:bCs/>
          <w:sz w:val="26"/>
        </w:rPr>
        <w:t xml:space="preserve">Science Daily ‘8 </w:t>
      </w:r>
    </w:p>
    <w:p w:rsidR="00DB1CE8" w:rsidRPr="00DB1CE8" w:rsidRDefault="00DB1CE8" w:rsidP="00DB1CE8">
      <w:pPr>
        <w:rPr>
          <w:rFonts w:eastAsia="Calibri"/>
          <w:sz w:val="16"/>
          <w:szCs w:val="16"/>
        </w:rPr>
      </w:pPr>
      <w:r w:rsidRPr="00DB1CE8">
        <w:rPr>
          <w:rFonts w:eastAsia="Calibri"/>
          <w:sz w:val="16"/>
          <w:szCs w:val="16"/>
        </w:rPr>
        <w:t xml:space="preserve">(4/6, "Climate Models Look Good When Predicting Climate Change", </w:t>
      </w:r>
      <w:hyperlink r:id="rId51" w:history="1">
        <w:r w:rsidRPr="00DB1CE8">
          <w:rPr>
            <w:rFonts w:eastAsia="Calibri"/>
            <w:sz w:val="16"/>
            <w:szCs w:val="16"/>
          </w:rPr>
          <w:t>http://www.sciencedaily.com/releases/2008/04/080402100001.htm</w:t>
        </w:r>
      </w:hyperlink>
      <w:r w:rsidRPr="00DB1CE8">
        <w:rPr>
          <w:rFonts w:eastAsia="Calibri"/>
          <w:sz w:val="16"/>
          <w:szCs w:val="16"/>
        </w:rPr>
        <w:t>)</w:t>
      </w:r>
    </w:p>
    <w:p w:rsidR="00DB1CE8" w:rsidRPr="00DB1CE8" w:rsidRDefault="00DB1CE8" w:rsidP="00DB1CE8">
      <w:pPr>
        <w:rPr>
          <w:rFonts w:eastAsia="Calibri"/>
        </w:rPr>
      </w:pPr>
    </w:p>
    <w:p w:rsidR="00DB1CE8" w:rsidRPr="00DB1CE8" w:rsidRDefault="00DB1CE8" w:rsidP="00DB1CE8">
      <w:pPr>
        <w:rPr>
          <w:rFonts w:eastAsia="Calibri"/>
        </w:rPr>
      </w:pPr>
      <w:r w:rsidRPr="00DB1CE8">
        <w:rPr>
          <w:rFonts w:eastAsia="Calibri"/>
          <w:b/>
          <w:u w:val="single"/>
        </w:rPr>
        <w:t>The accuracy of computer models that predict climate change</w:t>
      </w:r>
      <w:r w:rsidRPr="00DB1CE8">
        <w:rPr>
          <w:rFonts w:eastAsia="Calibri"/>
          <w:sz w:val="16"/>
        </w:rPr>
        <w:t xml:space="preserve"> over the coming decades </w:t>
      </w:r>
      <w:r w:rsidRPr="00DB1CE8">
        <w:rPr>
          <w:rFonts w:eastAsia="Calibri"/>
          <w:b/>
          <w:u w:val="single"/>
        </w:rPr>
        <w:t>has been the subject of debate</w:t>
      </w:r>
      <w:r w:rsidRPr="00DB1CE8">
        <w:rPr>
          <w:rFonts w:eastAsia="Calibri"/>
          <w:sz w:val="16"/>
        </w:rPr>
        <w:t xml:space="preserve"> among politicians, environmentalists and even scientists. </w:t>
      </w:r>
      <w:r w:rsidRPr="00DB1CE8">
        <w:rPr>
          <w:rFonts w:eastAsia="Calibri"/>
          <w:b/>
          <w:u w:val="single"/>
        </w:rPr>
        <w:t>A new study by meteorologists at the University of Utah shows that current climate models are quite accurate</w:t>
      </w:r>
      <w:r w:rsidRPr="00DB1CE8">
        <w:rPr>
          <w:rFonts w:eastAsia="Calibri"/>
          <w:sz w:val="16"/>
        </w:rPr>
        <w:t xml:space="preserve"> and can be valuable tools for those seeking solutions on reversing global warming trends. Most of these models project a global warming trend that amounts to about 7 degrees Fahrenheit over the next 100 years. Scientific opinion on climate change  In the study, co-authors Thomas </w:t>
      </w:r>
      <w:r w:rsidRPr="00DB1CE8">
        <w:rPr>
          <w:rFonts w:eastAsia="Calibri"/>
          <w:b/>
          <w:u w:val="single"/>
        </w:rPr>
        <w:t>Reichler and</w:t>
      </w:r>
      <w:r w:rsidRPr="00DB1CE8">
        <w:rPr>
          <w:rFonts w:eastAsia="Calibri"/>
          <w:sz w:val="16"/>
        </w:rPr>
        <w:t xml:space="preserve"> Junsu </w:t>
      </w:r>
      <w:r w:rsidRPr="00DB1CE8">
        <w:rPr>
          <w:rFonts w:eastAsia="Calibri"/>
          <w:b/>
          <w:u w:val="single"/>
        </w:rPr>
        <w:t>Kim</w:t>
      </w:r>
      <w:r w:rsidRPr="00DB1CE8">
        <w:rPr>
          <w:rFonts w:eastAsia="Calibri"/>
          <w:sz w:val="16"/>
        </w:rPr>
        <w:t xml:space="preserve"> from the Department of Meteorology at the University of Utah </w:t>
      </w:r>
      <w:r w:rsidRPr="00DB1CE8">
        <w:rPr>
          <w:rFonts w:eastAsia="Calibri"/>
          <w:b/>
          <w:u w:val="single"/>
        </w:rPr>
        <w:t>investigate how well climate models actually do their job</w:t>
      </w:r>
      <w:r w:rsidRPr="00DB1CE8">
        <w:rPr>
          <w:rFonts w:eastAsia="Calibri"/>
          <w:sz w:val="16"/>
        </w:rPr>
        <w:t xml:space="preserve"> in simulating climate. To this end, </w:t>
      </w:r>
      <w:r w:rsidRPr="00DB1CE8">
        <w:rPr>
          <w:rFonts w:eastAsia="Calibri"/>
          <w:b/>
          <w:u w:val="single"/>
        </w:rPr>
        <w:t>they compare the output of the models againstobservations for present climate</w:t>
      </w:r>
      <w:r w:rsidRPr="00DB1CE8">
        <w:rPr>
          <w:rFonts w:eastAsia="Calibri"/>
          <w:sz w:val="16"/>
        </w:rPr>
        <w:t xml:space="preserve">. The authors apply this method </w:t>
      </w:r>
      <w:r w:rsidRPr="00DB1CE8">
        <w:rPr>
          <w:rFonts w:eastAsia="Calibri"/>
          <w:b/>
          <w:u w:val="single"/>
        </w:rPr>
        <w:t>to about 50 different national and international models that were developed over the past two decades at major climate research centers in China, Russia, Australia, Canada, France, Korea, Great Britain, Germany, and the United States</w:t>
      </w:r>
      <w:r w:rsidRPr="00DB1CE8">
        <w:rPr>
          <w:rFonts w:eastAsia="Calibri"/>
          <w:sz w:val="16"/>
        </w:rPr>
        <w:t xml:space="preserve">. Of course, </w:t>
      </w:r>
      <w:r w:rsidRPr="00DB1CE8">
        <w:rPr>
          <w:rFonts w:eastAsia="Calibri"/>
          <w:b/>
          <w:u w:val="single"/>
        </w:rPr>
        <w:t>also included is the very latest model generation that was used for the</w:t>
      </w:r>
      <w:r w:rsidRPr="00DB1CE8">
        <w:rPr>
          <w:rFonts w:eastAsia="Calibri"/>
          <w:sz w:val="16"/>
        </w:rPr>
        <w:t xml:space="preserve"> very recent </w:t>
      </w:r>
      <w:r w:rsidRPr="00DB1CE8">
        <w:rPr>
          <w:rFonts w:eastAsia="Calibri"/>
          <w:b/>
          <w:u w:val="single"/>
        </w:rPr>
        <w:t>(2007) report of the</w:t>
      </w:r>
      <w:r w:rsidRPr="00DB1CE8">
        <w:rPr>
          <w:rFonts w:eastAsia="Calibri"/>
          <w:sz w:val="16"/>
        </w:rPr>
        <w:t xml:space="preserve"> Intergovernmental Panel on Climate Change (</w:t>
      </w:r>
      <w:r w:rsidRPr="00DB1CE8">
        <w:rPr>
          <w:rFonts w:eastAsia="Calibri"/>
          <w:b/>
          <w:u w:val="single"/>
        </w:rPr>
        <w:t>IPCC</w:t>
      </w:r>
      <w:r w:rsidRPr="00DB1CE8">
        <w:rPr>
          <w:rFonts w:eastAsia="Calibri"/>
          <w:sz w:val="16"/>
        </w:rPr>
        <w:t>). "</w:t>
      </w:r>
      <w:r w:rsidRPr="00DB1CE8">
        <w:rPr>
          <w:rFonts w:eastAsia="Calibri"/>
          <w:b/>
          <w:u w:val="single"/>
        </w:rPr>
        <w:t>Coupled models are becoming increasingly reliable tools for</w:t>
      </w:r>
      <w:r w:rsidRPr="00DB1CE8">
        <w:rPr>
          <w:rFonts w:eastAsia="Calibri"/>
          <w:sz w:val="16"/>
        </w:rPr>
        <w:t xml:space="preserve"> understanding climate and </w:t>
      </w:r>
      <w:r w:rsidRPr="00DB1CE8">
        <w:rPr>
          <w:rFonts w:eastAsia="Calibri"/>
          <w:b/>
          <w:u w:val="single"/>
        </w:rPr>
        <w:t>climate change</w:t>
      </w:r>
      <w:r w:rsidRPr="00DB1CE8">
        <w:rPr>
          <w:rFonts w:eastAsia="Calibri"/>
          <w:sz w:val="16"/>
        </w:rPr>
        <w:t xml:space="preserve">, and </w:t>
      </w:r>
      <w:r w:rsidRPr="00DB1CE8">
        <w:rPr>
          <w:rFonts w:eastAsia="Calibri"/>
          <w:b/>
          <w:u w:val="single"/>
        </w:rPr>
        <w:t>the best models are</w:t>
      </w:r>
      <w:r w:rsidRPr="00DB1CE8">
        <w:rPr>
          <w:rFonts w:eastAsia="Calibri"/>
          <w:sz w:val="16"/>
        </w:rPr>
        <w:t xml:space="preserve"> now </w:t>
      </w:r>
      <w:r w:rsidRPr="00DB1CE8">
        <w:rPr>
          <w:rFonts w:eastAsia="Calibri"/>
          <w:b/>
          <w:u w:val="single"/>
        </w:rPr>
        <w:t>capable of simulating present-day climate with accuracy approaching conventional atmospheric observations</w:t>
      </w:r>
      <w:r w:rsidRPr="00DB1CE8">
        <w:rPr>
          <w:rFonts w:eastAsia="Calibri"/>
          <w:sz w:val="16"/>
        </w:rPr>
        <w:t>," said Reichler. "</w:t>
      </w:r>
      <w:r w:rsidRPr="00DB1CE8">
        <w:rPr>
          <w:rFonts w:eastAsia="Calibri"/>
          <w:b/>
          <w:u w:val="single"/>
        </w:rPr>
        <w:t xml:space="preserve">We can now placea much higher level of confidence in model-based projections of climate change than in the past." </w:t>
      </w:r>
      <w:r w:rsidRPr="00DB1CE8">
        <w:rPr>
          <w:rFonts w:eastAsia="Calibri"/>
          <w:sz w:val="16"/>
        </w:rPr>
        <w:t xml:space="preserve">The many hours of studying models and comparing them with actual climate changes fulfills the increasing wish to know how much one can trust climate models and their predictions. </w:t>
      </w:r>
      <w:r w:rsidRPr="00DB1CE8">
        <w:rPr>
          <w:rFonts w:eastAsia="Calibri"/>
          <w:b/>
          <w:u w:val="single"/>
        </w:rPr>
        <w:t>Given the significance of climate change research in public policy, the study's results also provide important response to critics of global warming.</w:t>
      </w:r>
      <w:r w:rsidRPr="00DB1CE8">
        <w:rPr>
          <w:rFonts w:eastAsia="Calibri"/>
          <w:sz w:val="16"/>
        </w:rPr>
        <w:t xml:space="preserve"> Earlier this year, working group one of the IPCC released its fourth global warming report. </w:t>
      </w:r>
      <w:r w:rsidRPr="00DB1CE8">
        <w:rPr>
          <w:rFonts w:eastAsia="Calibri"/>
          <w:b/>
          <w:u w:val="single"/>
        </w:rPr>
        <w:t>The</w:t>
      </w:r>
      <w:r w:rsidRPr="00DB1CE8">
        <w:rPr>
          <w:rFonts w:eastAsia="Calibri"/>
          <w:sz w:val="16"/>
        </w:rPr>
        <w:t xml:space="preserve"> University of Utah </w:t>
      </w:r>
      <w:r w:rsidRPr="00DB1CE8">
        <w:rPr>
          <w:rFonts w:eastAsia="Calibri"/>
          <w:b/>
          <w:u w:val="single"/>
        </w:rPr>
        <w:t>study</w:t>
      </w:r>
      <w:r w:rsidRPr="00DB1CE8">
        <w:rPr>
          <w:rFonts w:eastAsia="Calibri"/>
          <w:sz w:val="16"/>
        </w:rPr>
        <w:t xml:space="preserve"> results directly relate to this highly publicized report by </w:t>
      </w:r>
      <w:r w:rsidRPr="00DB1CE8">
        <w:rPr>
          <w:rFonts w:eastAsia="Calibri"/>
          <w:b/>
          <w:u w:val="single"/>
        </w:rPr>
        <w:t>show</w:t>
      </w:r>
      <w:r w:rsidRPr="00DB1CE8">
        <w:rPr>
          <w:rFonts w:eastAsia="Calibri"/>
          <w:sz w:val="16"/>
        </w:rPr>
        <w:t xml:space="preserve">ing </w:t>
      </w:r>
      <w:r w:rsidRPr="00DB1CE8">
        <w:rPr>
          <w:rFonts w:eastAsia="Calibri"/>
          <w:b/>
          <w:u w:val="single"/>
        </w:rPr>
        <w:t>that the modelsused for the IPCC paper have reached an unprecedented level of realism.</w:t>
      </w:r>
    </w:p>
    <w:p w:rsidR="00DB1CE8" w:rsidRPr="00DB1CE8" w:rsidRDefault="00DB1CE8" w:rsidP="00DB1CE8">
      <w:pPr>
        <w:keepNext/>
        <w:keepLines/>
        <w:spacing w:before="200"/>
        <w:outlineLvl w:val="3"/>
        <w:rPr>
          <w:rFonts w:eastAsia="Times New Roman" w:cs="Times New Roman"/>
          <w:b/>
          <w:bCs/>
          <w:iCs/>
          <w:sz w:val="18"/>
          <w:szCs w:val="18"/>
        </w:rPr>
      </w:pPr>
      <w:r w:rsidRPr="00DB1CE8">
        <w:rPr>
          <w:rFonts w:eastAsia="Times New Roman" w:cs="Times New Roman"/>
          <w:b/>
          <w:bCs/>
          <w:iCs/>
          <w:sz w:val="26"/>
        </w:rPr>
        <w:t>(  ) Neg authors are worse- they’re just special interest hacks</w:t>
      </w:r>
    </w:p>
    <w:p w:rsidR="00DB1CE8" w:rsidRPr="00DB1CE8" w:rsidRDefault="00DB1CE8" w:rsidP="00DB1CE8">
      <w:pPr>
        <w:rPr>
          <w:rFonts w:eastAsia="Calibri"/>
          <w:b/>
          <w:bCs/>
          <w:sz w:val="26"/>
        </w:rPr>
      </w:pPr>
      <w:r w:rsidRPr="00DB1CE8">
        <w:rPr>
          <w:rFonts w:eastAsia="Calibri"/>
          <w:b/>
          <w:bCs/>
          <w:sz w:val="26"/>
        </w:rPr>
        <w:t>Hansen ‘6</w:t>
      </w:r>
    </w:p>
    <w:p w:rsidR="00DB1CE8" w:rsidRPr="00DB1CE8" w:rsidRDefault="00DB1CE8" w:rsidP="00DB1CE8">
      <w:pPr>
        <w:rPr>
          <w:rFonts w:eastAsia="Calibri"/>
          <w:sz w:val="16"/>
          <w:szCs w:val="16"/>
        </w:rPr>
      </w:pPr>
      <w:r w:rsidRPr="00DB1CE8">
        <w:rPr>
          <w:rFonts w:eastAsia="Calibri"/>
          <w:sz w:val="16"/>
          <w:szCs w:val="16"/>
        </w:rPr>
        <w:t>(Jim. Director of the NASA Goddard Institute for Space Studies, Adjunct Professor of Earth and Environmental Sciences at Columbia University’s Earth Institute. “The Threat to the Planet” The New York Review of Books. Pages 11-12. http://www.pdfdownload.org/pdf2html/pdf2html.php?url=http%3A%2F%2Fwww.astro.columbia.edu%2F~roban%2Flab_2006_fall%2Fhansen.pdf&amp;images=yes )</w:t>
      </w:r>
    </w:p>
    <w:p w:rsidR="00DB1CE8" w:rsidRPr="00DB1CE8" w:rsidRDefault="00DB1CE8" w:rsidP="00DB1CE8">
      <w:pPr>
        <w:rPr>
          <w:rFonts w:eastAsia="Calibri"/>
          <w:sz w:val="18"/>
          <w:szCs w:val="18"/>
        </w:rPr>
      </w:pPr>
    </w:p>
    <w:p w:rsidR="00DB1CE8" w:rsidRPr="00DB1CE8" w:rsidRDefault="00DB1CE8" w:rsidP="00DB1CE8">
      <w:pPr>
        <w:rPr>
          <w:rFonts w:eastAsia="Calibri"/>
          <w:sz w:val="16"/>
        </w:rPr>
      </w:pPr>
      <w:r w:rsidRPr="00DB1CE8">
        <w:rPr>
          <w:rFonts w:eastAsia="Calibri"/>
          <w:sz w:val="16"/>
        </w:rPr>
        <w:t xml:space="preserve">Why are the same scientists and political forces that succeeded in controlling the threat to theozone layer now failing miserably to deal with the global warming crisis? Though we dependon fossil fuels far more than we ever did on CFCs, there is plenty of blame to go around.Scientists present the facts about climate change clinically, failing to stress that business-as-usual will transform the planet. </w:t>
      </w:r>
      <w:r w:rsidRPr="00DB1CE8">
        <w:rPr>
          <w:rFonts w:eastAsia="Calibri"/>
          <w:u w:val="single"/>
        </w:rPr>
        <w:t>The press and television,</w:t>
      </w:r>
      <w:r w:rsidRPr="00DB1CE8">
        <w:rPr>
          <w:rFonts w:eastAsia="Calibri"/>
          <w:b/>
          <w:u w:val="single"/>
        </w:rPr>
        <w:t>despite an overwhelming scientificconsensus concerning global warming</w:t>
      </w:r>
      <w:r w:rsidRPr="00DB1CE8">
        <w:rPr>
          <w:rFonts w:eastAsia="Calibri"/>
          <w:u w:val="single"/>
        </w:rPr>
        <w:t xml:space="preserve">, giveequal time to fringe "contrarians" supported bythe fossil fuel industry. Special interest groupsmount effective </w:t>
      </w:r>
      <w:r w:rsidRPr="00DB1CE8">
        <w:rPr>
          <w:rFonts w:eastAsia="Calibri"/>
          <w:b/>
          <w:iCs/>
          <w:u w:val="single"/>
          <w:bdr w:val="single" w:sz="18" w:space="0" w:color="auto"/>
        </w:rPr>
        <w:t>disinformation campaigns</w:t>
      </w:r>
      <w:r w:rsidRPr="00DB1CE8">
        <w:rPr>
          <w:rFonts w:eastAsia="Calibri"/>
          <w:u w:val="single"/>
        </w:rPr>
        <w:t>to sow doubt about the reality of global warming</w:t>
      </w:r>
      <w:r w:rsidRPr="00DB1CE8">
        <w:rPr>
          <w:rFonts w:eastAsia="Calibri"/>
          <w:sz w:val="16"/>
        </w:rPr>
        <w:t>.</w:t>
      </w:r>
      <w:r w:rsidRPr="00DB1CE8">
        <w:rPr>
          <w:rFonts w:eastAsia="Calibri"/>
          <w:u w:val="single"/>
        </w:rPr>
        <w:t xml:space="preserve"> The government appears to be strongl</w:t>
      </w:r>
      <w:bookmarkStart w:id="1" w:name="12"/>
      <w:bookmarkEnd w:id="1"/>
      <w:r w:rsidRPr="00DB1CE8">
        <w:rPr>
          <w:rFonts w:eastAsia="Calibri"/>
          <w:u w:val="single"/>
        </w:rPr>
        <w:t>yinfluenced by special interests, or otherwise confused and distracted, and it has failed toprovide leadership.</w:t>
      </w:r>
      <w:r w:rsidRPr="00DB1CE8">
        <w:rPr>
          <w:rFonts w:eastAsia="Calibri"/>
          <w:sz w:val="16"/>
        </w:rPr>
        <w:t xml:space="preserve"> The public is understandably confused or uninterested.I used to spread the blame uniformly until, when I was about to appear on public television,the producer informed me that the program "must" also include a "contrarian" who wouldtake issue with claims of global warming. Presenting such a view, he told me, was a commonpractice in commercial television as well as radio and newspapers</w:t>
      </w:r>
      <w:r w:rsidRPr="00DB1CE8">
        <w:rPr>
          <w:rFonts w:eastAsia="Calibri"/>
          <w:u w:val="single"/>
        </w:rPr>
        <w:t>. Supporters of public TV oradvertisers, with their own special interests, require "balance" as a price for their continuedfinancial support</w:t>
      </w:r>
      <w:r w:rsidRPr="00DB1CE8">
        <w:rPr>
          <w:rFonts w:eastAsia="Calibri"/>
          <w:sz w:val="16"/>
        </w:rPr>
        <w:t xml:space="preserve">. Gore's book reveals that </w:t>
      </w:r>
      <w:r w:rsidRPr="00DB1CE8">
        <w:rPr>
          <w:rFonts w:eastAsia="Calibri"/>
          <w:u w:val="single"/>
        </w:rPr>
        <w:t xml:space="preserve">while more than half of the recent newspaperarticles on climate change have given equal weight to such contrarian views, </w:t>
      </w:r>
      <w:r w:rsidRPr="00DB1CE8">
        <w:rPr>
          <w:rFonts w:eastAsia="Calibri"/>
          <w:b/>
          <w:u w:val="single"/>
        </w:rPr>
        <w:t xml:space="preserve">virtually none ofthe scientific articles in peer-reviewed journals have questioned the consensus that emissionsfrom human </w:t>
      </w:r>
      <w:r w:rsidRPr="00DB1CE8">
        <w:rPr>
          <w:rFonts w:eastAsia="Calibri"/>
          <w:b/>
          <w:u w:val="single"/>
        </w:rPr>
        <w:lastRenderedPageBreak/>
        <w:t>activitiescause global warming.</w:t>
      </w:r>
      <w:r w:rsidRPr="00DB1CE8">
        <w:rPr>
          <w:rFonts w:eastAsia="Calibri"/>
          <w:sz w:val="16"/>
        </w:rPr>
        <w:t xml:space="preserve"> As a result, </w:t>
      </w:r>
      <w:r w:rsidRPr="00DB1CE8">
        <w:rPr>
          <w:rFonts w:eastAsia="Calibri"/>
          <w:b/>
          <w:u w:val="single"/>
        </w:rPr>
        <w:t>even when the scientific evidence is clear, technical nit-picking by contrarians leaves the public with the false impression that there is still great scientific uncertaintyabout the reality and causes of climate change</w:t>
      </w:r>
      <w:r w:rsidRPr="00DB1CE8">
        <w:rPr>
          <w:rFonts w:eastAsia="Calibri"/>
          <w:sz w:val="16"/>
        </w:rPr>
        <w:t>.</w:t>
      </w:r>
    </w:p>
    <w:p w:rsidR="00DB1CE8" w:rsidRPr="00DB1CE8" w:rsidRDefault="00DB1CE8" w:rsidP="00DB1CE8">
      <w:pPr>
        <w:keepNext/>
        <w:keepLines/>
        <w:pageBreakBefore/>
        <w:spacing w:before="200"/>
        <w:jc w:val="center"/>
        <w:outlineLvl w:val="2"/>
        <w:rPr>
          <w:rFonts w:eastAsia="MS Gothic" w:cs="Times New Roman"/>
          <w:b/>
          <w:bCs/>
          <w:sz w:val="32"/>
          <w:u w:val="single"/>
        </w:rPr>
      </w:pPr>
      <w:r w:rsidRPr="00DB1CE8">
        <w:rPr>
          <w:rFonts w:eastAsia="MS Gothic" w:cs="Times New Roman"/>
          <w:b/>
          <w:bCs/>
          <w:sz w:val="32"/>
          <w:u w:val="single"/>
        </w:rPr>
        <w:lastRenderedPageBreak/>
        <w:t>A-to “Warming Not Real”</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 xml:space="preserve">(  ) Global Warming is happening – most recent and best evidence concludes that it is human induced </w:t>
      </w:r>
    </w:p>
    <w:p w:rsidR="00DB1CE8" w:rsidRPr="00DB1CE8" w:rsidRDefault="00DB1CE8" w:rsidP="00DB1CE8">
      <w:pPr>
        <w:rPr>
          <w:rFonts w:eastAsia="Calibri"/>
        </w:rPr>
      </w:pPr>
    </w:p>
    <w:p w:rsidR="00DB1CE8" w:rsidRPr="00DB1CE8" w:rsidRDefault="00DB1CE8" w:rsidP="00DB1CE8">
      <w:pPr>
        <w:rPr>
          <w:rFonts w:eastAsia="Calibri"/>
          <w:b/>
          <w:bCs/>
          <w:sz w:val="26"/>
        </w:rPr>
      </w:pPr>
      <w:r w:rsidRPr="00DB1CE8">
        <w:rPr>
          <w:rFonts w:eastAsia="Calibri"/>
          <w:b/>
          <w:bCs/>
          <w:sz w:val="26"/>
        </w:rPr>
        <w:t>Muller ‘12</w:t>
      </w:r>
    </w:p>
    <w:p w:rsidR="00DB1CE8" w:rsidRPr="00DB1CE8" w:rsidRDefault="00DB1CE8" w:rsidP="00DB1CE8">
      <w:pPr>
        <w:rPr>
          <w:rFonts w:eastAsia="Calibri"/>
          <w:sz w:val="16"/>
          <w:szCs w:val="16"/>
        </w:rPr>
      </w:pPr>
      <w:r w:rsidRPr="00DB1CE8">
        <w:rPr>
          <w:rFonts w:eastAsia="Calibri"/>
          <w:sz w:val="16"/>
          <w:szCs w:val="16"/>
        </w:rPr>
        <w:t>[Richard, professor of physics at the University of California, Berkeley, and a former MacArthur Foundation fellow, “The Conversion of a Climate-Change Skeptic”, http://www.nytimes.com/2012/07/30/opinion/the-conversion-of-a-climate-change-skeptic.html?pagewanted=all]</w:t>
      </w:r>
    </w:p>
    <w:p w:rsidR="00DB1CE8" w:rsidRPr="00DB1CE8" w:rsidRDefault="00DB1CE8" w:rsidP="00DB1CE8">
      <w:pPr>
        <w:rPr>
          <w:rFonts w:eastAsia="Calibri"/>
          <w:sz w:val="16"/>
        </w:rPr>
      </w:pPr>
    </w:p>
    <w:p w:rsidR="00DB1CE8" w:rsidRPr="00DB1CE8" w:rsidRDefault="00DB1CE8" w:rsidP="00DB1CE8">
      <w:pPr>
        <w:rPr>
          <w:rFonts w:eastAsia="Calibri"/>
          <w:bCs/>
          <w:u w:val="single"/>
        </w:rPr>
      </w:pPr>
      <w:r w:rsidRPr="00DB1CE8">
        <w:rPr>
          <w:rFonts w:eastAsia="Calibri"/>
          <w:sz w:val="16"/>
        </w:rPr>
        <w:t xml:space="preserve">CALL me a converted skeptic. Three years ago I identified problems in previous climate studies that, in my mind, threw doubt on the very existence of global warming. Last year, </w:t>
      </w:r>
      <w:r w:rsidRPr="00DB1CE8">
        <w:rPr>
          <w:rFonts w:eastAsia="Calibri"/>
          <w:b/>
          <w:bCs/>
          <w:u w:val="single"/>
        </w:rPr>
        <w:t>following</w:t>
      </w:r>
      <w:r w:rsidRPr="00DB1CE8">
        <w:rPr>
          <w:rFonts w:eastAsia="Calibri"/>
          <w:sz w:val="16"/>
        </w:rPr>
        <w:t xml:space="preserve"> an </w:t>
      </w:r>
      <w:r w:rsidRPr="00DB1CE8">
        <w:rPr>
          <w:rFonts w:eastAsia="Calibri"/>
          <w:b/>
          <w:bCs/>
          <w:u w:val="single"/>
        </w:rPr>
        <w:t>intensive research</w:t>
      </w:r>
      <w:r w:rsidRPr="00DB1CE8">
        <w:rPr>
          <w:rFonts w:eastAsia="Calibri"/>
          <w:sz w:val="16"/>
        </w:rPr>
        <w:t xml:space="preserve"> effort </w:t>
      </w:r>
      <w:r w:rsidRPr="00DB1CE8">
        <w:rPr>
          <w:rFonts w:eastAsia="Calibri"/>
          <w:b/>
          <w:bCs/>
          <w:sz w:val="16"/>
        </w:rPr>
        <w:t>involving a dozen scientists,</w:t>
      </w:r>
      <w:r w:rsidRPr="00DB1CE8">
        <w:rPr>
          <w:rFonts w:eastAsia="Calibri"/>
          <w:b/>
          <w:bCs/>
          <w:u w:val="single"/>
        </w:rPr>
        <w:t>I concluded that global warming was real</w:t>
      </w:r>
      <w:r w:rsidRPr="00DB1CE8">
        <w:rPr>
          <w:rFonts w:eastAsia="Calibri"/>
          <w:b/>
          <w:bCs/>
          <w:sz w:val="16"/>
        </w:rPr>
        <w:t>and that the prior estimates of the rate of warming were correct</w:t>
      </w:r>
      <w:r w:rsidRPr="00DB1CE8">
        <w:rPr>
          <w:rFonts w:eastAsia="Calibri"/>
          <w:b/>
          <w:sz w:val="16"/>
        </w:rPr>
        <w:t>.</w:t>
      </w:r>
      <w:r w:rsidRPr="00DB1CE8">
        <w:rPr>
          <w:rFonts w:eastAsia="Calibri"/>
          <w:sz w:val="16"/>
        </w:rPr>
        <w:t xml:space="preserve"> I’m now going a step further: </w:t>
      </w:r>
      <w:r w:rsidRPr="00DB1CE8">
        <w:rPr>
          <w:rFonts w:eastAsia="Calibri"/>
          <w:b/>
          <w:bCs/>
          <w:u w:val="single"/>
        </w:rPr>
        <w:t>Humans are almost entirely the cause</w:t>
      </w:r>
      <w:r w:rsidRPr="00DB1CE8">
        <w:rPr>
          <w:rFonts w:eastAsia="Calibri"/>
          <w:sz w:val="16"/>
        </w:rPr>
        <w:t>. My total turnaround, in such a short time, is the result of careful and objective analysis by</w:t>
      </w:r>
      <w:r w:rsidRPr="00DB1CE8">
        <w:rPr>
          <w:rFonts w:eastAsia="Calibri"/>
          <w:b/>
          <w:bCs/>
          <w:u w:val="single"/>
        </w:rPr>
        <w:t>the B</w:t>
      </w:r>
      <w:r w:rsidRPr="00DB1CE8">
        <w:rPr>
          <w:rFonts w:eastAsia="Calibri"/>
          <w:b/>
          <w:bCs/>
          <w:sz w:val="16"/>
        </w:rPr>
        <w:t>erkeley</w:t>
      </w:r>
      <w:r w:rsidRPr="00DB1CE8">
        <w:rPr>
          <w:rFonts w:eastAsia="Calibri"/>
          <w:b/>
          <w:bCs/>
          <w:u w:val="single"/>
        </w:rPr>
        <w:t>E</w:t>
      </w:r>
      <w:r w:rsidRPr="00DB1CE8">
        <w:rPr>
          <w:rFonts w:eastAsia="Calibri"/>
          <w:b/>
          <w:bCs/>
          <w:sz w:val="16"/>
        </w:rPr>
        <w:t>arth</w:t>
      </w:r>
      <w:r w:rsidRPr="00DB1CE8">
        <w:rPr>
          <w:rFonts w:eastAsia="Calibri"/>
          <w:b/>
          <w:bCs/>
          <w:u w:val="single"/>
        </w:rPr>
        <w:t>S</w:t>
      </w:r>
      <w:r w:rsidRPr="00DB1CE8">
        <w:rPr>
          <w:rFonts w:eastAsia="Calibri"/>
          <w:b/>
          <w:bCs/>
          <w:sz w:val="16"/>
        </w:rPr>
        <w:t>urface</w:t>
      </w:r>
      <w:r w:rsidRPr="00DB1CE8">
        <w:rPr>
          <w:rFonts w:eastAsia="Calibri"/>
          <w:b/>
          <w:bCs/>
          <w:u w:val="single"/>
        </w:rPr>
        <w:t>T</w:t>
      </w:r>
      <w:r w:rsidRPr="00DB1CE8">
        <w:rPr>
          <w:rFonts w:eastAsia="Calibri"/>
          <w:b/>
          <w:bCs/>
          <w:sz w:val="16"/>
        </w:rPr>
        <w:t xml:space="preserve">emperature </w:t>
      </w:r>
      <w:r w:rsidRPr="00DB1CE8">
        <w:rPr>
          <w:rFonts w:eastAsia="Calibri"/>
          <w:b/>
          <w:bCs/>
          <w:u w:val="single"/>
        </w:rPr>
        <w:t>project</w:t>
      </w:r>
      <w:r w:rsidRPr="00DB1CE8">
        <w:rPr>
          <w:rFonts w:eastAsia="Calibri"/>
          <w:sz w:val="16"/>
        </w:rPr>
        <w:t xml:space="preserve">, which I founded with my daughter Elizabeth. Our </w:t>
      </w:r>
      <w:r w:rsidRPr="00DB1CE8">
        <w:rPr>
          <w:rFonts w:eastAsia="Calibri"/>
          <w:b/>
          <w:bCs/>
          <w:u w:val="single"/>
        </w:rPr>
        <w:t>results show that the average temperature of the earth’s land has risen</w:t>
      </w:r>
      <w:r w:rsidRPr="00DB1CE8">
        <w:rPr>
          <w:rFonts w:eastAsia="Calibri"/>
          <w:b/>
          <w:bCs/>
          <w:sz w:val="16"/>
        </w:rPr>
        <w:t>by two and a half degrees Fahrenheit over the past 250 years, including an increase of one and a half degrees over the most recent 50 years</w:t>
      </w:r>
      <w:r w:rsidRPr="00DB1CE8">
        <w:rPr>
          <w:rFonts w:eastAsia="Calibri"/>
          <w:sz w:val="16"/>
        </w:rPr>
        <w:t xml:space="preserve">. Moreover, it appears likely that </w:t>
      </w:r>
      <w:r w:rsidRPr="00DB1CE8">
        <w:rPr>
          <w:rFonts w:eastAsia="Calibri"/>
          <w:b/>
          <w:bCs/>
          <w:u w:val="single"/>
        </w:rPr>
        <w:t>essentially all of this increase results from the human emission of greenhouse gases.</w:t>
      </w:r>
      <w:r w:rsidRPr="00DB1CE8">
        <w:rPr>
          <w:rFonts w:eastAsia="Calibri"/>
          <w:b/>
          <w:bCs/>
          <w:sz w:val="16"/>
        </w:rPr>
        <w:t>These findings are stronger than those of the</w:t>
      </w:r>
      <w:r w:rsidRPr="00DB1CE8">
        <w:rPr>
          <w:rFonts w:eastAsia="Calibri"/>
          <w:sz w:val="16"/>
        </w:rPr>
        <w:t xml:space="preserve"> Intergovernmental Panel on Climate Change </w:t>
      </w:r>
      <w:r w:rsidRPr="00DB1CE8">
        <w:rPr>
          <w:rFonts w:eastAsia="Calibri"/>
          <w:b/>
          <w:bCs/>
          <w:sz w:val="16"/>
        </w:rPr>
        <w:t>[IPCC]</w:t>
      </w:r>
      <w:r w:rsidRPr="00DB1CE8">
        <w:rPr>
          <w:rFonts w:eastAsia="Calibri"/>
          <w:sz w:val="16"/>
        </w:rPr>
        <w:t xml:space="preserve">, the United Nations group that defines the scientific and diplomatic consensus on global warming. In its 2007 report, the I.P.C.C. concluded only </w:t>
      </w:r>
      <w:r w:rsidRPr="00DB1CE8">
        <w:rPr>
          <w:rFonts w:eastAsia="Calibri"/>
          <w:b/>
          <w:bCs/>
          <w:sz w:val="16"/>
        </w:rPr>
        <w:t>that most of the warming of the prior 50 years could be attributed to humans</w:t>
      </w:r>
      <w:r w:rsidRPr="00DB1CE8">
        <w:rPr>
          <w:rFonts w:eastAsia="Calibri"/>
          <w:sz w:val="16"/>
        </w:rPr>
        <w:t xml:space="preserve">. It was possible, according to the I.P.C.C. consensus statement, that the warming before 1956 could be because of changes in solar activity, and that even a substantial part of the more recent warming could be natural. Our </w:t>
      </w:r>
      <w:r w:rsidRPr="00DB1CE8">
        <w:rPr>
          <w:rFonts w:eastAsia="Calibri"/>
          <w:b/>
          <w:bCs/>
          <w:sz w:val="16"/>
        </w:rPr>
        <w:t>Berkeley Earth approach used</w:t>
      </w:r>
      <w:r w:rsidRPr="00DB1CE8">
        <w:rPr>
          <w:rFonts w:eastAsia="Calibri"/>
          <w:b/>
          <w:bCs/>
          <w:u w:val="single"/>
        </w:rPr>
        <w:t xml:space="preserve"> sophisticated statistical methods</w:t>
      </w:r>
      <w:r w:rsidRPr="00DB1CE8">
        <w:rPr>
          <w:rFonts w:eastAsia="Calibri"/>
          <w:b/>
          <w:bCs/>
          <w:sz w:val="16"/>
        </w:rPr>
        <w:t>developed largely by our lead scientist,</w:t>
      </w:r>
      <w:r w:rsidRPr="00DB1CE8">
        <w:rPr>
          <w:rFonts w:eastAsia="Calibri"/>
          <w:sz w:val="16"/>
        </w:rPr>
        <w:t xml:space="preserve"> Robert Rohde, </w:t>
      </w:r>
      <w:r w:rsidRPr="00DB1CE8">
        <w:rPr>
          <w:rFonts w:eastAsia="Calibri"/>
          <w:b/>
          <w:bCs/>
          <w:sz w:val="16"/>
        </w:rPr>
        <w:t>which</w:t>
      </w:r>
      <w:r w:rsidRPr="00DB1CE8">
        <w:rPr>
          <w:rFonts w:eastAsia="Calibri"/>
          <w:b/>
          <w:bCs/>
          <w:u w:val="single"/>
        </w:rPr>
        <w:t xml:space="preserve">allowed us to determine </w:t>
      </w:r>
      <w:r w:rsidRPr="00DB1CE8">
        <w:rPr>
          <w:rFonts w:eastAsia="Calibri"/>
          <w:b/>
          <w:bCs/>
          <w:sz w:val="16"/>
        </w:rPr>
        <w:t>earth</w:t>
      </w:r>
      <w:r w:rsidRPr="00DB1CE8">
        <w:rPr>
          <w:rFonts w:eastAsia="Calibri"/>
          <w:b/>
          <w:bCs/>
          <w:u w:val="single"/>
        </w:rPr>
        <w:t>land temperature much further back in time. We carefully studied</w:t>
      </w:r>
      <w:r w:rsidRPr="00DB1CE8">
        <w:rPr>
          <w:rFonts w:eastAsia="Calibri"/>
          <w:sz w:val="16"/>
        </w:rPr>
        <w:t xml:space="preserve"> issues raised by skeptics</w:t>
      </w:r>
      <w:r w:rsidRPr="00DB1CE8">
        <w:rPr>
          <w:rFonts w:eastAsia="Calibri"/>
          <w:b/>
          <w:bCs/>
          <w:u w:val="single"/>
        </w:rPr>
        <w:t>: biases from urban heating</w:t>
      </w:r>
      <w:r w:rsidRPr="00DB1CE8">
        <w:rPr>
          <w:rFonts w:eastAsia="Calibri"/>
          <w:sz w:val="16"/>
        </w:rPr>
        <w:t xml:space="preserve"> (we duplicated our results using rural data alone), from </w:t>
      </w:r>
      <w:r w:rsidRPr="00DB1CE8">
        <w:rPr>
          <w:rFonts w:eastAsia="Calibri"/>
          <w:b/>
          <w:bCs/>
          <w:u w:val="single"/>
        </w:rPr>
        <w:t>data selection</w:t>
      </w:r>
      <w:r w:rsidRPr="00DB1CE8">
        <w:rPr>
          <w:rFonts w:eastAsia="Calibri"/>
          <w:sz w:val="16"/>
        </w:rPr>
        <w:t xml:space="preserve"> (prior groups selected fewer than 20 percent of the available temperature stations; we used virtually 100 percent), </w:t>
      </w:r>
      <w:r w:rsidRPr="00DB1CE8">
        <w:rPr>
          <w:rFonts w:eastAsia="Calibri"/>
          <w:b/>
          <w:bCs/>
          <w:sz w:val="16"/>
        </w:rPr>
        <w:t>from</w:t>
      </w:r>
      <w:r w:rsidRPr="00DB1CE8">
        <w:rPr>
          <w:rFonts w:eastAsia="Calibri"/>
          <w:b/>
          <w:bCs/>
          <w:u w:val="single"/>
        </w:rPr>
        <w:t>poor station quality</w:t>
      </w:r>
      <w:r w:rsidRPr="00DB1CE8">
        <w:rPr>
          <w:rFonts w:eastAsia="Calibri"/>
          <w:sz w:val="16"/>
        </w:rPr>
        <w:t xml:space="preserve"> (we separately analyzed good stations and poor ones) </w:t>
      </w:r>
      <w:r w:rsidRPr="00DB1CE8">
        <w:rPr>
          <w:rFonts w:eastAsia="Calibri"/>
          <w:b/>
          <w:bCs/>
          <w:u w:val="single"/>
        </w:rPr>
        <w:t>and from human intervention and data adjustment</w:t>
      </w:r>
      <w:r w:rsidRPr="00DB1CE8">
        <w:rPr>
          <w:rFonts w:eastAsia="Calibri"/>
          <w:sz w:val="16"/>
        </w:rPr>
        <w:t xml:space="preserve"> (our work is completely automated and hands-off). In our papers we demonstrate that </w:t>
      </w:r>
      <w:r w:rsidRPr="00DB1CE8">
        <w:rPr>
          <w:rFonts w:eastAsia="Calibri"/>
          <w:b/>
          <w:bCs/>
          <w:sz w:val="16"/>
        </w:rPr>
        <w:t>none of these potentially troublesome effects unduly biased our conclusions. The historic temperature pattern we observed has abrupt dips that match the emissions of known explosive volcanic eruptions;</w:t>
      </w:r>
      <w:r w:rsidRPr="00DB1CE8">
        <w:rPr>
          <w:rFonts w:eastAsia="Calibri"/>
          <w:sz w:val="16"/>
        </w:rPr>
        <w:t xml:space="preserve"> the particulates from such events reflect sunlight, make for beautiful sunsets and cool the earth’s surface for a few years. There are small, rapid variations attributable to El Niño and other ocean currents such as the Gulf Stream; because of such oscillations, the “flattening” of the recent temperature rise that some people claim is not, in our view, statistically significant. What has caused the gradual but systematic rise of two and a half degrees? </w:t>
      </w:r>
      <w:r w:rsidRPr="00DB1CE8">
        <w:rPr>
          <w:rFonts w:eastAsia="Calibri"/>
          <w:b/>
          <w:bCs/>
          <w:u w:val="single"/>
        </w:rPr>
        <w:t>We tried fitting the shape to simple math functions</w:t>
      </w:r>
      <w:r w:rsidRPr="00DB1CE8">
        <w:rPr>
          <w:rFonts w:eastAsia="Calibri"/>
          <w:b/>
          <w:bCs/>
          <w:sz w:val="16"/>
        </w:rPr>
        <w:t>(exponentials, polynomials),</w:t>
      </w:r>
      <w:r w:rsidRPr="00DB1CE8">
        <w:rPr>
          <w:rFonts w:eastAsia="Calibri"/>
          <w:b/>
          <w:bCs/>
          <w:u w:val="single"/>
        </w:rPr>
        <w:t xml:space="preserve">to solar activity and even to rising functions like world population. </w:t>
      </w:r>
      <w:r w:rsidRPr="00DB1CE8">
        <w:rPr>
          <w:rFonts w:eastAsia="Calibri"/>
          <w:b/>
          <w:bCs/>
          <w:sz w:val="16"/>
        </w:rPr>
        <w:t>By far</w:t>
      </w:r>
      <w:r w:rsidRPr="00DB1CE8">
        <w:rPr>
          <w:rFonts w:eastAsia="Calibri"/>
          <w:b/>
          <w:bCs/>
          <w:u w:val="single"/>
        </w:rPr>
        <w:t xml:space="preserve">the best match was to the record of atmospheric </w:t>
      </w:r>
      <w:r w:rsidRPr="00DB1CE8">
        <w:rPr>
          <w:rFonts w:eastAsia="Calibri"/>
          <w:b/>
          <w:bCs/>
          <w:sz w:val="16"/>
        </w:rPr>
        <w:t>carbon dioxide</w:t>
      </w:r>
      <w:r w:rsidRPr="00DB1CE8">
        <w:rPr>
          <w:rFonts w:eastAsia="Calibri"/>
          <w:b/>
          <w:bCs/>
          <w:u w:val="single"/>
        </w:rPr>
        <w:t>(CO2),</w:t>
      </w:r>
      <w:r w:rsidRPr="00DB1CE8">
        <w:rPr>
          <w:rFonts w:eastAsia="Calibri"/>
          <w:b/>
          <w:bCs/>
          <w:sz w:val="16"/>
        </w:rPr>
        <w:t>measured from atmospheric samples and air trapped in polar ice.</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  ) Neg args are empirically denied- positive feedback loops and biodiversity loss is proven</w:t>
      </w:r>
    </w:p>
    <w:p w:rsidR="00DB1CE8" w:rsidRPr="00DB1CE8" w:rsidRDefault="00DB1CE8" w:rsidP="00DB1CE8">
      <w:pPr>
        <w:rPr>
          <w:rFonts w:eastAsia="Calibri"/>
        </w:rPr>
      </w:pPr>
    </w:p>
    <w:p w:rsidR="00DB1CE8" w:rsidRPr="00DB1CE8" w:rsidRDefault="00DB1CE8" w:rsidP="00DB1CE8">
      <w:pPr>
        <w:rPr>
          <w:rFonts w:eastAsia="Calibri"/>
          <w:b/>
          <w:bCs/>
          <w:sz w:val="26"/>
        </w:rPr>
      </w:pPr>
      <w:bookmarkStart w:id="2" w:name="_Toc235192858"/>
      <w:bookmarkStart w:id="3" w:name="_Toc235332681"/>
      <w:r w:rsidRPr="00DB1CE8">
        <w:rPr>
          <w:rFonts w:eastAsia="Calibri"/>
          <w:b/>
          <w:bCs/>
          <w:sz w:val="26"/>
        </w:rPr>
        <w:t xml:space="preserve">Lyderson ‘9 </w:t>
      </w:r>
    </w:p>
    <w:p w:rsidR="00DB1CE8" w:rsidRPr="00DB1CE8" w:rsidRDefault="00DB1CE8" w:rsidP="00DB1CE8">
      <w:pPr>
        <w:rPr>
          <w:rFonts w:eastAsia="Calibri"/>
          <w:sz w:val="16"/>
          <w:szCs w:val="16"/>
        </w:rPr>
      </w:pPr>
      <w:r w:rsidRPr="00DB1CE8">
        <w:rPr>
          <w:rFonts w:eastAsia="Calibri"/>
          <w:sz w:val="16"/>
          <w:szCs w:val="16"/>
        </w:rPr>
        <w:t>(Kari, journalist, Washington Post, “Scientists: Pace of Climate Change Exceeds Estimates” 2/15 – online</w:t>
      </w:r>
      <w:bookmarkEnd w:id="2"/>
      <w:bookmarkEnd w:id="3"/>
      <w:r w:rsidRPr="00DB1CE8">
        <w:rPr>
          <w:rFonts w:eastAsia="Calibri"/>
          <w:sz w:val="16"/>
          <w:szCs w:val="16"/>
        </w:rPr>
        <w:t>)</w:t>
      </w:r>
    </w:p>
    <w:p w:rsidR="00DB1CE8" w:rsidRPr="00DB1CE8" w:rsidRDefault="00DB1CE8" w:rsidP="00DB1CE8">
      <w:pPr>
        <w:rPr>
          <w:rFonts w:eastAsia="Calibri"/>
        </w:rPr>
      </w:pPr>
    </w:p>
    <w:p w:rsidR="00DB1CE8" w:rsidRPr="00DB1CE8" w:rsidRDefault="00DB1CE8" w:rsidP="00DB1CE8">
      <w:pPr>
        <w:rPr>
          <w:rFonts w:eastAsia="Calibri"/>
        </w:rPr>
      </w:pPr>
      <w:r w:rsidRPr="00DB1CE8">
        <w:rPr>
          <w:rFonts w:eastAsia="Calibri"/>
          <w:b/>
          <w:u w:val="single"/>
        </w:rPr>
        <w:t>The pace of global warming is</w:t>
      </w:r>
      <w:r w:rsidRPr="00DB1CE8">
        <w:rPr>
          <w:rFonts w:eastAsia="Calibri"/>
          <w:sz w:val="16"/>
        </w:rPr>
        <w:t xml:space="preserve"> likely to be </w:t>
      </w:r>
      <w:r w:rsidRPr="00DB1CE8">
        <w:rPr>
          <w:rFonts w:eastAsia="Calibri"/>
          <w:b/>
          <w:u w:val="single"/>
        </w:rPr>
        <w:t>much faster than recent predictions, because industrial</w:t>
      </w:r>
      <w:r w:rsidRPr="00DB1CE8">
        <w:rPr>
          <w:rFonts w:eastAsia="Calibri"/>
          <w:sz w:val="16"/>
        </w:rPr>
        <w:t xml:space="preserve"> greenhouse gas </w:t>
      </w:r>
      <w:r w:rsidRPr="00DB1CE8">
        <w:rPr>
          <w:rFonts w:eastAsia="Calibri"/>
          <w:b/>
          <w:u w:val="single"/>
        </w:rPr>
        <w:t>emissions have increased more quickly than expected and higher temperatures are triggering self-reinforcing feedback mechanisms</w:t>
      </w:r>
      <w:r w:rsidRPr="00DB1CE8">
        <w:rPr>
          <w:rFonts w:eastAsia="Calibri"/>
          <w:sz w:val="16"/>
        </w:rPr>
        <w:t xml:space="preserve"> in global ecosystems, scientists said Saturday.  </w:t>
      </w:r>
      <w:r w:rsidRPr="00DB1CE8">
        <w:rPr>
          <w:rFonts w:eastAsia="Calibri"/>
          <w:b/>
          <w:u w:val="single"/>
        </w:rPr>
        <w:t>"We are</w:t>
      </w:r>
      <w:r w:rsidRPr="00DB1CE8">
        <w:rPr>
          <w:rFonts w:eastAsia="Calibri"/>
          <w:sz w:val="16"/>
        </w:rPr>
        <w:t xml:space="preserve"> basically </w:t>
      </w:r>
      <w:r w:rsidRPr="00DB1CE8">
        <w:rPr>
          <w:rFonts w:eastAsia="Calibri"/>
          <w:b/>
          <w:u w:val="single"/>
        </w:rPr>
        <w:t>looking</w:t>
      </w:r>
      <w:r w:rsidRPr="00DB1CE8">
        <w:rPr>
          <w:rFonts w:eastAsia="Calibri"/>
          <w:sz w:val="16"/>
        </w:rPr>
        <w:t xml:space="preserve"> now </w:t>
      </w:r>
      <w:r w:rsidRPr="00DB1CE8">
        <w:rPr>
          <w:rFonts w:eastAsia="Calibri"/>
          <w:b/>
          <w:u w:val="single"/>
        </w:rPr>
        <w:t>at a future climate that's beyond anything we've considered</w:t>
      </w:r>
      <w:r w:rsidRPr="00DB1CE8">
        <w:rPr>
          <w:rFonts w:eastAsia="Calibri"/>
          <w:sz w:val="16"/>
        </w:rPr>
        <w:t xml:space="preserve"> seriously </w:t>
      </w:r>
      <w:r w:rsidRPr="00DB1CE8">
        <w:rPr>
          <w:rFonts w:eastAsia="Calibri"/>
          <w:b/>
          <w:u w:val="single"/>
        </w:rPr>
        <w:t>in</w:t>
      </w:r>
      <w:r w:rsidRPr="00DB1CE8">
        <w:rPr>
          <w:rFonts w:eastAsia="Calibri"/>
          <w:sz w:val="16"/>
        </w:rPr>
        <w:t xml:space="preserve"> climate model </w:t>
      </w:r>
      <w:r w:rsidRPr="00DB1CE8">
        <w:rPr>
          <w:rFonts w:eastAsia="Calibri"/>
          <w:b/>
          <w:u w:val="single"/>
        </w:rPr>
        <w:t>simulations</w:t>
      </w:r>
      <w:r w:rsidRPr="00DB1CE8">
        <w:rPr>
          <w:rFonts w:eastAsia="Calibri"/>
          <w:sz w:val="16"/>
        </w:rPr>
        <w:t xml:space="preserve">," Christopher </w:t>
      </w:r>
      <w:r w:rsidRPr="00DB1CE8">
        <w:rPr>
          <w:rFonts w:eastAsia="Calibri"/>
          <w:b/>
          <w:u w:val="single"/>
        </w:rPr>
        <w:t>Field, founding director of the Carnegie Institution's Department of Global Ecology</w:t>
      </w:r>
      <w:r w:rsidRPr="00DB1CE8">
        <w:rPr>
          <w:rFonts w:eastAsia="Calibri"/>
          <w:sz w:val="16"/>
        </w:rPr>
        <w:t xml:space="preserve"> at Stanford University, </w:t>
      </w:r>
      <w:r w:rsidRPr="00DB1CE8">
        <w:rPr>
          <w:rFonts w:eastAsia="Calibri"/>
          <w:b/>
          <w:u w:val="single"/>
        </w:rPr>
        <w:t>said</w:t>
      </w:r>
      <w:r w:rsidRPr="00DB1CE8">
        <w:rPr>
          <w:rFonts w:eastAsia="Calibri"/>
          <w:sz w:val="16"/>
        </w:rPr>
        <w:t xml:space="preserve"> at the annual meeting of the American Association for the Advancement of Science.  </w:t>
      </w:r>
      <w:r w:rsidRPr="00DB1CE8">
        <w:rPr>
          <w:rFonts w:eastAsia="Calibri"/>
          <w:b/>
          <w:u w:val="single"/>
        </w:rPr>
        <w:t>Field, a member of the</w:t>
      </w:r>
      <w:r w:rsidRPr="00DB1CE8">
        <w:rPr>
          <w:rFonts w:eastAsia="Calibri"/>
          <w:sz w:val="16"/>
        </w:rPr>
        <w:t xml:space="preserve"> United Nations' </w:t>
      </w:r>
      <w:r w:rsidRPr="00DB1CE8">
        <w:rPr>
          <w:rFonts w:eastAsia="Calibri"/>
          <w:b/>
          <w:u w:val="single"/>
        </w:rPr>
        <w:t>I</w:t>
      </w:r>
      <w:r w:rsidRPr="00DB1CE8">
        <w:rPr>
          <w:rFonts w:eastAsia="Calibri"/>
          <w:sz w:val="16"/>
        </w:rPr>
        <w:t xml:space="preserve">ntergovernmental </w:t>
      </w:r>
      <w:r w:rsidRPr="00DB1CE8">
        <w:rPr>
          <w:rFonts w:eastAsia="Calibri"/>
          <w:b/>
          <w:u w:val="single"/>
        </w:rPr>
        <w:t>P</w:t>
      </w:r>
      <w:r w:rsidRPr="00DB1CE8">
        <w:rPr>
          <w:rFonts w:eastAsia="Calibri"/>
          <w:sz w:val="16"/>
        </w:rPr>
        <w:t xml:space="preserve">anel on </w:t>
      </w:r>
      <w:r w:rsidRPr="00DB1CE8">
        <w:rPr>
          <w:rFonts w:eastAsia="Calibri"/>
          <w:b/>
          <w:u w:val="single"/>
        </w:rPr>
        <w:t>C</w:t>
      </w:r>
      <w:r w:rsidRPr="00DB1CE8">
        <w:rPr>
          <w:rFonts w:eastAsia="Calibri"/>
          <w:sz w:val="16"/>
        </w:rPr>
        <w:t xml:space="preserve">limate </w:t>
      </w:r>
      <w:r w:rsidRPr="00DB1CE8">
        <w:rPr>
          <w:rFonts w:eastAsia="Calibri"/>
          <w:b/>
          <w:u w:val="single"/>
        </w:rPr>
        <w:t>C</w:t>
      </w:r>
      <w:r w:rsidRPr="00DB1CE8">
        <w:rPr>
          <w:rFonts w:eastAsia="Calibri"/>
          <w:sz w:val="16"/>
        </w:rPr>
        <w:t xml:space="preserve">hange, </w:t>
      </w:r>
      <w:r w:rsidRPr="00DB1CE8">
        <w:rPr>
          <w:rFonts w:eastAsia="Calibri"/>
          <w:b/>
          <w:u w:val="single"/>
        </w:rPr>
        <w:t>said emissions</w:t>
      </w:r>
      <w:r w:rsidRPr="00DB1CE8">
        <w:rPr>
          <w:rFonts w:eastAsia="Calibri"/>
          <w:sz w:val="16"/>
        </w:rPr>
        <w:t xml:space="preserve"> from burning fossil fuels since 2000 </w:t>
      </w:r>
      <w:r w:rsidRPr="00DB1CE8">
        <w:rPr>
          <w:rFonts w:eastAsia="Calibri"/>
          <w:b/>
          <w:u w:val="single"/>
        </w:rPr>
        <w:t>have</w:t>
      </w:r>
      <w:r w:rsidRPr="00DB1CE8">
        <w:rPr>
          <w:rFonts w:eastAsia="Calibri"/>
          <w:sz w:val="16"/>
        </w:rPr>
        <w:t xml:space="preserve"> largely </w:t>
      </w:r>
      <w:r w:rsidRPr="00DB1CE8">
        <w:rPr>
          <w:rFonts w:eastAsia="Calibri"/>
          <w:b/>
          <w:u w:val="single"/>
        </w:rPr>
        <w:t>outpaced the estimates used in</w:t>
      </w:r>
      <w:r w:rsidRPr="00DB1CE8">
        <w:rPr>
          <w:rFonts w:eastAsia="Calibri"/>
          <w:sz w:val="16"/>
        </w:rPr>
        <w:t xml:space="preserve"> the U.N. panel's </w:t>
      </w:r>
      <w:r w:rsidRPr="00DB1CE8">
        <w:rPr>
          <w:rFonts w:eastAsia="Calibri"/>
          <w:b/>
          <w:u w:val="single"/>
        </w:rPr>
        <w:t>2007 reports</w:t>
      </w:r>
      <w:r w:rsidRPr="00DB1CE8">
        <w:rPr>
          <w:rFonts w:eastAsia="Calibri"/>
          <w:sz w:val="16"/>
        </w:rPr>
        <w:t xml:space="preserve">. The higher emissions are largely the result of the increased burning of coal in developing countries, he said.  </w:t>
      </w:r>
      <w:r w:rsidRPr="00DB1CE8">
        <w:rPr>
          <w:rFonts w:eastAsia="Calibri"/>
          <w:b/>
          <w:u w:val="single"/>
        </w:rPr>
        <w:t xml:space="preserve">Unexpectedly large amounts of carbon dioxide are being released into the </w:t>
      </w:r>
      <w:r w:rsidRPr="00DB1CE8">
        <w:rPr>
          <w:rFonts w:eastAsia="Calibri"/>
          <w:b/>
          <w:u w:val="single"/>
        </w:rPr>
        <w:lastRenderedPageBreak/>
        <w:t>atmosphere as the result of "feedback loops" that are speeding up natural processes</w:t>
      </w:r>
      <w:r w:rsidRPr="00DB1CE8">
        <w:rPr>
          <w:rFonts w:eastAsia="Calibri"/>
          <w:sz w:val="16"/>
        </w:rPr>
        <w:t xml:space="preserve">. </w:t>
      </w:r>
      <w:r w:rsidRPr="00DB1CE8">
        <w:rPr>
          <w:rFonts w:eastAsia="Calibri"/>
          <w:b/>
          <w:u w:val="single"/>
        </w:rPr>
        <w:t>Prominent</w:t>
      </w:r>
      <w:r w:rsidRPr="00DB1CE8">
        <w:rPr>
          <w:rFonts w:eastAsia="Calibri"/>
          <w:sz w:val="16"/>
        </w:rPr>
        <w:t xml:space="preserve"> among these, evidence indicates, </w:t>
      </w:r>
      <w:r w:rsidRPr="00DB1CE8">
        <w:rPr>
          <w:rFonts w:eastAsia="Calibri"/>
          <w:b/>
          <w:u w:val="single"/>
        </w:rPr>
        <w:t>is a cycle in which higher temperatures</w:t>
      </w:r>
      <w:r w:rsidRPr="00DB1CE8">
        <w:rPr>
          <w:rFonts w:eastAsia="Calibri"/>
          <w:sz w:val="16"/>
        </w:rPr>
        <w:t xml:space="preserve"> are beginning to </w:t>
      </w:r>
      <w:r w:rsidRPr="00DB1CE8">
        <w:rPr>
          <w:rFonts w:eastAsia="Calibri"/>
          <w:b/>
          <w:u w:val="single"/>
        </w:rPr>
        <w:t>melt the</w:t>
      </w:r>
      <w:r w:rsidRPr="00DB1CE8">
        <w:rPr>
          <w:rFonts w:eastAsia="Calibri"/>
          <w:sz w:val="16"/>
        </w:rPr>
        <w:t xml:space="preserve"> arctic </w:t>
      </w:r>
      <w:r w:rsidRPr="00DB1CE8">
        <w:rPr>
          <w:rFonts w:eastAsia="Calibri"/>
          <w:b/>
          <w:u w:val="single"/>
        </w:rPr>
        <w:t>permafrost, which</w:t>
      </w:r>
      <w:r w:rsidRPr="00DB1CE8">
        <w:rPr>
          <w:rFonts w:eastAsia="Calibri"/>
          <w:sz w:val="16"/>
        </w:rPr>
        <w:t xml:space="preserve"> could </w:t>
      </w:r>
      <w:r w:rsidRPr="00DB1CE8">
        <w:rPr>
          <w:rFonts w:eastAsia="Calibri"/>
          <w:b/>
          <w:u w:val="single"/>
        </w:rPr>
        <w:t>release hundreds of billions of tons of carbon dioxide and methane</w:t>
      </w:r>
      <w:r w:rsidRPr="00DB1CE8">
        <w:rPr>
          <w:rFonts w:eastAsia="Calibri"/>
          <w:sz w:val="16"/>
        </w:rPr>
        <w:t xml:space="preserve"> into the atmosphere, said several scientists on a panel at the meeting.  </w:t>
      </w:r>
      <w:bookmarkStart w:id="4" w:name="_Toc235192859"/>
      <w:bookmarkStart w:id="5" w:name="_Toc235332682"/>
      <w:r w:rsidRPr="00DB1CE8">
        <w:rPr>
          <w:rFonts w:eastAsia="Calibri"/>
          <w:b/>
          <w:u w:val="single"/>
        </w:rPr>
        <w:t>The permafrost holds 1 trillion tons of carbon</w:t>
      </w:r>
      <w:r w:rsidRPr="00DB1CE8">
        <w:rPr>
          <w:rFonts w:eastAsia="Calibri"/>
          <w:sz w:val="16"/>
        </w:rPr>
        <w:t xml:space="preserve">, and as much as </w:t>
      </w:r>
      <w:r w:rsidRPr="00DB1CE8">
        <w:rPr>
          <w:rFonts w:eastAsia="Calibri"/>
          <w:b/>
          <w:u w:val="single"/>
        </w:rPr>
        <w:t>10 percent</w:t>
      </w:r>
      <w:r w:rsidRPr="00DB1CE8">
        <w:rPr>
          <w:rFonts w:eastAsia="Calibri"/>
          <w:sz w:val="16"/>
        </w:rPr>
        <w:t xml:space="preserve"> of that </w:t>
      </w:r>
      <w:r w:rsidRPr="00DB1CE8">
        <w:rPr>
          <w:rFonts w:eastAsia="Calibri"/>
          <w:b/>
          <w:u w:val="single"/>
        </w:rPr>
        <w:t>could be released this century</w:t>
      </w:r>
      <w:r w:rsidRPr="00DB1CE8">
        <w:rPr>
          <w:rFonts w:eastAsia="Calibri"/>
          <w:sz w:val="16"/>
        </w:rPr>
        <w:t>, Field said. Along with carbon dioxide</w:t>
      </w:r>
      <w:bookmarkEnd w:id="4"/>
      <w:bookmarkEnd w:id="5"/>
      <w:r w:rsidRPr="00DB1CE8">
        <w:rPr>
          <w:rFonts w:eastAsia="Calibri"/>
          <w:sz w:val="16"/>
        </w:rPr>
        <w:t xml:space="preserve"> melting permafrost releases </w:t>
      </w:r>
      <w:r w:rsidRPr="00DB1CE8">
        <w:rPr>
          <w:rFonts w:eastAsia="Calibri"/>
          <w:b/>
          <w:u w:val="single"/>
        </w:rPr>
        <w:t>methane</w:t>
      </w:r>
      <w:r w:rsidRPr="00DB1CE8">
        <w:rPr>
          <w:rFonts w:eastAsia="Calibri"/>
          <w:sz w:val="16"/>
        </w:rPr>
        <w:t xml:space="preserve">, which </w:t>
      </w:r>
      <w:r w:rsidRPr="00DB1CE8">
        <w:rPr>
          <w:rFonts w:eastAsia="Calibri"/>
          <w:b/>
          <w:u w:val="single"/>
        </w:rPr>
        <w:t>is 25 times more potent</w:t>
      </w:r>
      <w:r w:rsidRPr="00DB1CE8">
        <w:rPr>
          <w:rFonts w:eastAsia="Calibri"/>
          <w:sz w:val="16"/>
        </w:rPr>
        <w:t xml:space="preserve"> a greenhouse gas than carbon dioxide.  </w:t>
      </w:r>
      <w:r w:rsidRPr="00DB1CE8">
        <w:rPr>
          <w:rFonts w:eastAsia="Calibri"/>
          <w:b/>
          <w:u w:val="single"/>
        </w:rPr>
        <w:t>"It's a vicious cycle of feedback where warming causes the release of carbon from permafrost, which causes more warming, which causes more release from permafrost</w:t>
      </w:r>
      <w:r w:rsidRPr="00DB1CE8">
        <w:rPr>
          <w:rFonts w:eastAsia="Calibri"/>
          <w:sz w:val="16"/>
        </w:rPr>
        <w:t xml:space="preserve">," Field said.  </w:t>
      </w:r>
      <w:bookmarkStart w:id="6" w:name="_Toc235192860"/>
      <w:bookmarkStart w:id="7" w:name="_Toc235332683"/>
      <w:r w:rsidRPr="00DB1CE8">
        <w:rPr>
          <w:rFonts w:eastAsia="Calibri"/>
          <w:sz w:val="16"/>
        </w:rPr>
        <w:t xml:space="preserve">Evidence is also accumulating that </w:t>
      </w:r>
      <w:r w:rsidRPr="00DB1CE8">
        <w:rPr>
          <w:rFonts w:eastAsia="Calibri"/>
          <w:b/>
          <w:u w:val="single"/>
        </w:rPr>
        <w:t>terrestrial and marine</w:t>
      </w:r>
      <w:bookmarkEnd w:id="6"/>
      <w:bookmarkEnd w:id="7"/>
      <w:r w:rsidRPr="00DB1CE8">
        <w:rPr>
          <w:rFonts w:eastAsia="Calibri"/>
          <w:b/>
          <w:u w:val="single"/>
        </w:rPr>
        <w:t xml:space="preserve"> ecosystems cannot remove as much carbon</w:t>
      </w:r>
      <w:r w:rsidRPr="00DB1CE8">
        <w:rPr>
          <w:rFonts w:eastAsia="Calibri"/>
          <w:sz w:val="16"/>
        </w:rPr>
        <w:t xml:space="preserve"> from the atmosphere </w:t>
      </w:r>
      <w:r w:rsidRPr="00DB1CE8">
        <w:rPr>
          <w:rFonts w:eastAsia="Calibri"/>
          <w:b/>
          <w:u w:val="single"/>
        </w:rPr>
        <w:t>as earlier estimates suggested</w:t>
      </w:r>
      <w:r w:rsidRPr="00DB1CE8">
        <w:rPr>
          <w:rFonts w:eastAsia="Calibri"/>
          <w:sz w:val="16"/>
        </w:rPr>
        <w:t xml:space="preserve">, Field said.  </w:t>
      </w:r>
      <w:r w:rsidRPr="00DB1CE8">
        <w:rPr>
          <w:rFonts w:eastAsia="Calibri"/>
          <w:b/>
          <w:u w:val="single"/>
        </w:rPr>
        <w:t>In the oceans, warmer weather is driving stronger winds</w:t>
      </w:r>
      <w:r w:rsidRPr="00DB1CE8">
        <w:rPr>
          <w:rFonts w:eastAsia="Calibri"/>
          <w:sz w:val="16"/>
        </w:rPr>
        <w:t xml:space="preserve"> that are </w:t>
      </w:r>
      <w:r w:rsidRPr="00DB1CE8">
        <w:rPr>
          <w:rFonts w:eastAsia="Calibri"/>
          <w:b/>
          <w:u w:val="single"/>
        </w:rPr>
        <w:t>exposing deeper layersof water, which are already saturated with carbon and not</w:t>
      </w:r>
      <w:r w:rsidRPr="00DB1CE8">
        <w:rPr>
          <w:rFonts w:eastAsia="Calibri"/>
          <w:sz w:val="16"/>
        </w:rPr>
        <w:t xml:space="preserve"> as </w:t>
      </w:r>
      <w:r w:rsidRPr="00DB1CE8">
        <w:rPr>
          <w:rFonts w:eastAsia="Calibri"/>
          <w:b/>
          <w:u w:val="single"/>
        </w:rPr>
        <w:t>able to absorb</w:t>
      </w:r>
      <w:r w:rsidRPr="00DB1CE8">
        <w:rPr>
          <w:rFonts w:eastAsia="Calibri"/>
          <w:sz w:val="16"/>
        </w:rPr>
        <w:t xml:space="preserve"> as </w:t>
      </w:r>
      <w:r w:rsidRPr="00DB1CE8">
        <w:rPr>
          <w:rFonts w:eastAsia="Calibri"/>
          <w:b/>
          <w:u w:val="single"/>
        </w:rPr>
        <w:t>much</w:t>
      </w:r>
      <w:r w:rsidRPr="00DB1CE8">
        <w:rPr>
          <w:rFonts w:eastAsia="Calibri"/>
          <w:sz w:val="16"/>
        </w:rPr>
        <w:t xml:space="preserve"> from the atmosphere. </w:t>
      </w:r>
      <w:r w:rsidRPr="00DB1CE8">
        <w:rPr>
          <w:rFonts w:eastAsia="Calibri"/>
          <w:b/>
          <w:u w:val="single"/>
        </w:rPr>
        <w:t xml:space="preserve">The carbon is making the oceans more acidic, which also reduces their ability to absorb carbon.  </w:t>
      </w:r>
      <w:bookmarkStart w:id="8" w:name="_Toc235192861"/>
      <w:bookmarkStart w:id="9" w:name="_Toc235332684"/>
      <w:r w:rsidRPr="00DB1CE8">
        <w:rPr>
          <w:rFonts w:eastAsia="Calibri"/>
          <w:sz w:val="16"/>
        </w:rPr>
        <w:t>On land, rising carbon dioxide levels had been expected to boost plant growth and result in greater sequestration of carbon dioxide. As plants undergo photosynthesis to draw energy from the sun, carbon is drawn out of the atmosphere and trapped in the plant matter. But especially in northern latitudes, this effect may be offset significantly by the fact that vegetation-covered land absorbs much more of the sun's heat than snow-covered terrain, said scientists on the panel.</w:t>
      </w:r>
      <w:bookmarkEnd w:id="8"/>
      <w:bookmarkEnd w:id="9"/>
      <w:r w:rsidRPr="00DB1CE8">
        <w:rPr>
          <w:rFonts w:eastAsia="Calibri"/>
          <w:b/>
          <w:u w:val="single"/>
        </w:rPr>
        <w:t>Earlier snowmelt, the shrinking arctic ice cover and the northward spread of vegetation are causing the Northern Hemisphere to absorb, rather than reflect, more of the sun's energy and reinforce the warming trend</w:t>
      </w:r>
      <w:r w:rsidRPr="00DB1CE8">
        <w:rPr>
          <w:rFonts w:eastAsia="Calibri"/>
          <w:sz w:val="16"/>
        </w:rPr>
        <w:t xml:space="preserve">.  </w:t>
      </w:r>
      <w:bookmarkStart w:id="10" w:name="_Toc235192862"/>
      <w:bookmarkStart w:id="11" w:name="_Toc235332685"/>
      <w:r w:rsidRPr="00DB1CE8">
        <w:rPr>
          <w:rFonts w:eastAsia="Calibri"/>
          <w:sz w:val="16"/>
        </w:rPr>
        <w:t>While it takes a relatively long time for plants to take carbon out of the atmosphere, that</w:t>
      </w:r>
      <w:bookmarkEnd w:id="10"/>
      <w:bookmarkEnd w:id="11"/>
      <w:r w:rsidRPr="00DB1CE8">
        <w:rPr>
          <w:rFonts w:eastAsia="Calibri"/>
          <w:b/>
          <w:u w:val="single"/>
        </w:rPr>
        <w:t>carbon can be released rapidly by wildfires, which contribute about a third as much carbon to the atmosphere as burning fossil fuels,</w:t>
      </w:r>
      <w:r w:rsidRPr="00DB1CE8">
        <w:rPr>
          <w:rFonts w:eastAsia="Calibri"/>
          <w:sz w:val="16"/>
        </w:rPr>
        <w:t xml:space="preserve"> according to a paper Field co-authored.  </w:t>
      </w:r>
      <w:r w:rsidRPr="00DB1CE8">
        <w:rPr>
          <w:rFonts w:eastAsia="Calibri"/>
          <w:b/>
          <w:u w:val="single"/>
        </w:rPr>
        <w:t>Fires</w:t>
      </w:r>
      <w:r w:rsidRPr="00DB1CE8">
        <w:rPr>
          <w:rFonts w:eastAsia="Calibri"/>
          <w:sz w:val="16"/>
        </w:rPr>
        <w:t xml:space="preserve"> such as the recent deadly blazes in southern Australia </w:t>
      </w:r>
      <w:r w:rsidRPr="00DB1CE8">
        <w:rPr>
          <w:rFonts w:eastAsia="Calibri"/>
          <w:b/>
          <w:u w:val="single"/>
        </w:rPr>
        <w:t>have increased in recent years, and that trend is expected to continue,</w:t>
      </w:r>
      <w:r w:rsidRPr="00DB1CE8">
        <w:rPr>
          <w:rFonts w:eastAsia="Calibri"/>
          <w:sz w:val="16"/>
        </w:rPr>
        <w:t xml:space="preserve"> Field said. </w:t>
      </w:r>
      <w:r w:rsidRPr="00DB1CE8">
        <w:rPr>
          <w:rFonts w:eastAsia="Calibri"/>
          <w:b/>
          <w:u w:val="single"/>
        </w:rPr>
        <w:t>Warmer weather, earlier snowmelt, drought and beetle infestations</w:t>
      </w:r>
      <w:r w:rsidRPr="00DB1CE8">
        <w:rPr>
          <w:rFonts w:eastAsia="Calibri"/>
          <w:sz w:val="16"/>
        </w:rPr>
        <w:t xml:space="preserve"> facilitated by warmer climates </w:t>
      </w:r>
      <w:r w:rsidRPr="00DB1CE8">
        <w:rPr>
          <w:rFonts w:eastAsia="Calibri"/>
          <w:b/>
          <w:u w:val="single"/>
        </w:rPr>
        <w:t>are all contributing to the rising number of fires linked to climate change</w:t>
      </w:r>
      <w:r w:rsidRPr="00DB1CE8">
        <w:rPr>
          <w:rFonts w:eastAsia="Calibri"/>
          <w:sz w:val="16"/>
        </w:rPr>
        <w:t xml:space="preserve">. Across large swaths of the United States and Canada, bark beetles have killed many mature trees, making forests more flammable. And </w:t>
      </w:r>
      <w:r w:rsidRPr="00DB1CE8">
        <w:rPr>
          <w:rFonts w:eastAsia="Calibri"/>
          <w:b/>
          <w:u w:val="single"/>
        </w:rPr>
        <w:t>tropical rain forests</w:t>
      </w:r>
      <w:r w:rsidRPr="00DB1CE8">
        <w:rPr>
          <w:rFonts w:eastAsia="Calibri"/>
          <w:sz w:val="16"/>
        </w:rPr>
        <w:t xml:space="preserve"> that were not susceptible to forest fires in the past </w:t>
      </w:r>
      <w:r w:rsidRPr="00DB1CE8">
        <w:rPr>
          <w:rFonts w:eastAsia="Calibri"/>
          <w:b/>
          <w:u w:val="single"/>
        </w:rPr>
        <w:t xml:space="preserve">are likely to become drier as temperatures rise, growing more vulnerable.  </w:t>
      </w:r>
      <w:bookmarkStart w:id="12" w:name="_Toc235192863"/>
      <w:bookmarkStart w:id="13" w:name="_Toc235332686"/>
      <w:r w:rsidRPr="00DB1CE8">
        <w:rPr>
          <w:rFonts w:eastAsia="Calibri"/>
          <w:b/>
          <w:u w:val="single"/>
        </w:rPr>
        <w:t>Preventing deforestation in the tropics is</w:t>
      </w:r>
      <w:r w:rsidRPr="00DB1CE8">
        <w:rPr>
          <w:rFonts w:eastAsia="Calibri"/>
          <w:sz w:val="16"/>
        </w:rPr>
        <w:t xml:space="preserve"> more </w:t>
      </w:r>
      <w:r w:rsidRPr="00DB1CE8">
        <w:rPr>
          <w:rFonts w:eastAsia="Calibri"/>
          <w:b/>
          <w:u w:val="single"/>
        </w:rPr>
        <w:t>important</w:t>
      </w:r>
      <w:r w:rsidRPr="00DB1CE8">
        <w:rPr>
          <w:rFonts w:eastAsia="Calibri"/>
          <w:sz w:val="16"/>
        </w:rPr>
        <w:t xml:space="preserve"> than in northern latitudes, the panel agreed, </w:t>
      </w:r>
      <w:r w:rsidRPr="00DB1CE8">
        <w:rPr>
          <w:rFonts w:eastAsia="Calibri"/>
          <w:b/>
          <w:u w:val="single"/>
        </w:rPr>
        <w:t>since lush tropical forests sequester more carbon than sparser northern forests</w:t>
      </w:r>
      <w:r w:rsidRPr="00DB1CE8">
        <w:rPr>
          <w:rFonts w:eastAsia="Calibri"/>
          <w:sz w:val="16"/>
        </w:rPr>
        <w:t xml:space="preserve">. </w:t>
      </w:r>
      <w:r w:rsidRPr="00DB1CE8">
        <w:rPr>
          <w:rFonts w:eastAsia="Calibri"/>
          <w:b/>
          <w:u w:val="single"/>
        </w:rPr>
        <w:t>And deforestation in northern areas has benefits, since larger areas end up covered in exposed, heat-reflecting snow</w:t>
      </w:r>
      <w:r w:rsidRPr="00DB1CE8">
        <w:rPr>
          <w:rFonts w:eastAsia="Calibri"/>
          <w:sz w:val="16"/>
        </w:rPr>
        <w:t>. Many scientists and policymakers are advocating increased incentives for preserving tropical forests, especially in the face of demand for clearing forest to grow biofuel crops such as soy. Promoting biofuels without also creating forest-preservation incentives would be "like weatherizing your house and deliberately keeping your windows open," said Peter Frumhoff, chief of the Union of Concerned Scientists' climate program. "It's just not a smart policy." Field said the U.N. panel's next assessment of Earth's climate trends, scheduled for release in 2014, will for the first time incorporate policy proposals. It will also include complicated models of interconnected ecosystem feedbacks.</w:t>
      </w:r>
      <w:bookmarkEnd w:id="12"/>
      <w:bookmarkEnd w:id="13"/>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  ) Consensus is on our side</w:t>
      </w:r>
    </w:p>
    <w:p w:rsidR="00DB1CE8" w:rsidRPr="00DB1CE8" w:rsidRDefault="00DB1CE8" w:rsidP="00DB1CE8">
      <w:pPr>
        <w:rPr>
          <w:rFonts w:eastAsia="Calibri"/>
          <w:b/>
          <w:bCs/>
          <w:sz w:val="26"/>
        </w:rPr>
      </w:pPr>
      <w:bookmarkStart w:id="14" w:name="_Toc235192865"/>
      <w:bookmarkStart w:id="15" w:name="_Toc235332688"/>
      <w:r w:rsidRPr="00DB1CE8">
        <w:rPr>
          <w:rFonts w:eastAsia="Calibri"/>
          <w:b/>
          <w:bCs/>
          <w:sz w:val="26"/>
        </w:rPr>
        <w:t>EDF 9</w:t>
      </w:r>
      <w:bookmarkEnd w:id="14"/>
      <w:bookmarkEnd w:id="15"/>
      <w:r w:rsidRPr="00DB1CE8">
        <w:rPr>
          <w:rFonts w:eastAsia="Calibri"/>
          <w:b/>
          <w:bCs/>
          <w:sz w:val="26"/>
        </w:rPr>
        <w:t xml:space="preserve">. </w:t>
      </w:r>
    </w:p>
    <w:p w:rsidR="00DB1CE8" w:rsidRPr="00DB1CE8" w:rsidRDefault="00DB1CE8" w:rsidP="00DB1CE8">
      <w:pPr>
        <w:rPr>
          <w:rFonts w:eastAsia="Calibri"/>
          <w:sz w:val="16"/>
          <w:szCs w:val="16"/>
        </w:rPr>
      </w:pPr>
      <w:r w:rsidRPr="00DB1CE8">
        <w:rPr>
          <w:rFonts w:eastAsia="Calibri"/>
          <w:sz w:val="16"/>
          <w:szCs w:val="16"/>
        </w:rPr>
        <w:t xml:space="preserve">[ENVIRONMENTAL DEFENSE FUND, 1-13 “GLOBAL WARMING MYTHS AND FACTS” -- </w:t>
      </w:r>
      <w:hyperlink r:id="rId52" w:history="1">
        <w:r w:rsidRPr="00DB1CE8">
          <w:rPr>
            <w:rFonts w:eastAsia="Calibri"/>
            <w:sz w:val="16"/>
            <w:szCs w:val="16"/>
          </w:rPr>
          <w:t>http://www.edf.org/page.cfm?tagID=1011</w:t>
        </w:r>
      </w:hyperlink>
      <w:r w:rsidRPr="00DB1CE8">
        <w:rPr>
          <w:rFonts w:eastAsia="Calibri"/>
          <w:sz w:val="16"/>
          <w:szCs w:val="16"/>
        </w:rPr>
        <w:t>]</w:t>
      </w:r>
    </w:p>
    <w:p w:rsidR="00DB1CE8" w:rsidRPr="00DB1CE8" w:rsidRDefault="00DB1CE8" w:rsidP="00DB1CE8">
      <w:pPr>
        <w:rPr>
          <w:rFonts w:eastAsia="Times New Roman" w:cs="Times New Roman"/>
          <w:i/>
          <w:iCs/>
          <w:sz w:val="14"/>
          <w:u w:val="single"/>
        </w:rPr>
      </w:pPr>
    </w:p>
    <w:p w:rsidR="00DB1CE8" w:rsidRPr="00DB1CE8" w:rsidRDefault="00DB1CE8" w:rsidP="00DB1CE8">
      <w:pPr>
        <w:rPr>
          <w:rFonts w:eastAsia="Calibri"/>
        </w:rPr>
      </w:pPr>
      <w:r w:rsidRPr="00DB1CE8">
        <w:rPr>
          <w:rFonts w:eastAsia="Calibri"/>
          <w:b/>
          <w:u w:val="single"/>
        </w:rPr>
        <w:t>FACT: There is no debate among scientists about the basic facts of global warming</w:t>
      </w:r>
      <w:r w:rsidRPr="00DB1CE8">
        <w:rPr>
          <w:rFonts w:eastAsia="Calibri"/>
          <w:sz w:val="16"/>
        </w:rPr>
        <w:t xml:space="preserve">. </w:t>
      </w:r>
      <w:r w:rsidRPr="00DB1CE8">
        <w:rPr>
          <w:rFonts w:eastAsia="Calibri"/>
          <w:b/>
          <w:u w:val="single"/>
        </w:rPr>
        <w:t>The most respected scientific bodies have stated unequivocally that global warming is occurring, and people are causing it</w:t>
      </w:r>
      <w:r w:rsidRPr="00DB1CE8">
        <w:rPr>
          <w:rFonts w:eastAsia="Calibri"/>
          <w:sz w:val="14"/>
        </w:rPr>
        <w:t>by burning fossil fuels (like coal, oil and natural gas) and cutting down forests.</w:t>
      </w:r>
      <w:r w:rsidRPr="00DB1CE8">
        <w:rPr>
          <w:rFonts w:eastAsia="Calibri"/>
          <w:b/>
          <w:u w:val="single"/>
        </w:rPr>
        <w:t>The</w:t>
      </w:r>
      <w:r w:rsidRPr="00DB1CE8">
        <w:rPr>
          <w:rFonts w:eastAsia="Calibri"/>
          <w:sz w:val="16"/>
        </w:rPr>
        <w:t xml:space="preserve"> U.S. </w:t>
      </w:r>
      <w:r w:rsidRPr="00DB1CE8">
        <w:rPr>
          <w:rFonts w:eastAsia="Calibri"/>
          <w:b/>
          <w:u w:val="single"/>
        </w:rPr>
        <w:t>N</w:t>
      </w:r>
      <w:r w:rsidRPr="00DB1CE8">
        <w:rPr>
          <w:rFonts w:eastAsia="Calibri"/>
          <w:sz w:val="16"/>
        </w:rPr>
        <w:t xml:space="preserve">ational </w:t>
      </w:r>
      <w:r w:rsidRPr="00DB1CE8">
        <w:rPr>
          <w:rFonts w:eastAsia="Calibri"/>
          <w:b/>
          <w:u w:val="single"/>
        </w:rPr>
        <w:t>A</w:t>
      </w:r>
      <w:r w:rsidRPr="00DB1CE8">
        <w:rPr>
          <w:rFonts w:eastAsia="Calibri"/>
          <w:sz w:val="16"/>
        </w:rPr>
        <w:t xml:space="preserve">cademy of </w:t>
      </w:r>
      <w:r w:rsidRPr="00DB1CE8">
        <w:rPr>
          <w:rFonts w:eastAsia="Calibri"/>
          <w:b/>
          <w:u w:val="single"/>
        </w:rPr>
        <w:t>S</w:t>
      </w:r>
      <w:r w:rsidRPr="00DB1CE8">
        <w:rPr>
          <w:rFonts w:eastAsia="Calibri"/>
          <w:sz w:val="16"/>
        </w:rPr>
        <w:t>ciences, which in 2005 the White House called "</w:t>
      </w:r>
      <w:r w:rsidRPr="00DB1CE8">
        <w:rPr>
          <w:rFonts w:eastAsia="Calibri"/>
          <w:b/>
          <w:u w:val="single"/>
        </w:rPr>
        <w:t>the gold standard of objective scientific assessment," issued a joint statement with 10 other</w:t>
      </w:r>
      <w:r w:rsidRPr="00DB1CE8">
        <w:rPr>
          <w:rFonts w:eastAsia="Calibri"/>
          <w:sz w:val="16"/>
        </w:rPr>
        <w:t xml:space="preserve"> National </w:t>
      </w:r>
      <w:r w:rsidRPr="00DB1CE8">
        <w:rPr>
          <w:rFonts w:eastAsia="Calibri"/>
          <w:b/>
          <w:u w:val="single"/>
        </w:rPr>
        <w:t>Academies</w:t>
      </w:r>
      <w:r w:rsidRPr="00DB1CE8">
        <w:rPr>
          <w:rFonts w:eastAsia="Calibri"/>
          <w:sz w:val="16"/>
        </w:rPr>
        <w:t xml:space="preserve"> of Science </w:t>
      </w:r>
      <w:r w:rsidRPr="00DB1CE8">
        <w:rPr>
          <w:rFonts w:eastAsia="Calibri"/>
          <w:b/>
          <w:u w:val="single"/>
        </w:rPr>
        <w:t>saying "the scientific understanding</w:t>
      </w:r>
      <w:r w:rsidRPr="00DB1CE8">
        <w:rPr>
          <w:rFonts w:eastAsia="Calibri"/>
          <w:sz w:val="16"/>
        </w:rPr>
        <w:t xml:space="preserve"> of climate change </w:t>
      </w:r>
      <w:r w:rsidRPr="00DB1CE8">
        <w:rPr>
          <w:rFonts w:eastAsia="Calibri"/>
          <w:b/>
          <w:u w:val="single"/>
        </w:rPr>
        <w:t>is</w:t>
      </w:r>
      <w:r w:rsidRPr="00DB1CE8">
        <w:rPr>
          <w:rFonts w:eastAsia="Calibri"/>
          <w:sz w:val="16"/>
        </w:rPr>
        <w:t xml:space="preserve"> now sufficiently </w:t>
      </w:r>
      <w:r w:rsidRPr="00DB1CE8">
        <w:rPr>
          <w:rFonts w:eastAsia="Calibri"/>
          <w:b/>
          <w:u w:val="single"/>
        </w:rPr>
        <w:t>clear to justify nations taking prompt action</w:t>
      </w:r>
      <w:r w:rsidRPr="00DB1CE8">
        <w:rPr>
          <w:rFonts w:eastAsia="Calibri"/>
          <w:sz w:val="14"/>
        </w:rPr>
        <w:t>. It is vital that all nations identify cost-effective steps that they can take now, to contribute to substantial and long-term reduction in net global greenhouse gas emissions." (Joint Statement of Science Academies: Global Response to Climate Change [PDF], 2005)</w:t>
      </w:r>
      <w:r w:rsidRPr="00DB1CE8">
        <w:rPr>
          <w:rFonts w:eastAsia="Calibri"/>
          <w:b/>
          <w:u w:val="single"/>
        </w:rPr>
        <w:t>The only debate</w:t>
      </w:r>
      <w:r w:rsidRPr="00DB1CE8">
        <w:rPr>
          <w:rFonts w:eastAsia="Calibri"/>
          <w:sz w:val="16"/>
        </w:rPr>
        <w:t xml:space="preserve"> in the science community about global warming </w:t>
      </w:r>
      <w:r w:rsidRPr="00DB1CE8">
        <w:rPr>
          <w:rFonts w:eastAsia="Calibri"/>
          <w:b/>
          <w:u w:val="single"/>
        </w:rPr>
        <w:t xml:space="preserve">is about how much and how fast warming will continue as a result of heat-trapping emissions. Scientists have given a clear warning about global warming, and we have more than enough facts — about causes and fixes — to implement solutions right now. </w:t>
      </w:r>
    </w:p>
    <w:p w:rsidR="00DB1CE8" w:rsidRPr="00DB1CE8" w:rsidRDefault="00DB1CE8" w:rsidP="00DB1CE8">
      <w:pPr>
        <w:keepNext/>
        <w:keepLines/>
        <w:pageBreakBefore/>
        <w:spacing w:before="200"/>
        <w:jc w:val="center"/>
        <w:outlineLvl w:val="2"/>
        <w:rPr>
          <w:rFonts w:eastAsia="Times New Roman" w:cs="Times New Roman"/>
          <w:b/>
          <w:bCs/>
          <w:sz w:val="32"/>
          <w:u w:val="single"/>
        </w:rPr>
      </w:pPr>
      <w:r w:rsidRPr="00DB1CE8">
        <w:rPr>
          <w:rFonts w:eastAsia="Times New Roman" w:cs="Times New Roman"/>
          <w:b/>
          <w:bCs/>
          <w:sz w:val="32"/>
          <w:u w:val="single"/>
        </w:rPr>
        <w:lastRenderedPageBreak/>
        <w:t>A-to “Warming = Not Anthropogenic”</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  ) Scientific consensus proves warming is anthropogenic</w:t>
      </w:r>
    </w:p>
    <w:p w:rsidR="00DB1CE8" w:rsidRPr="00DB1CE8" w:rsidRDefault="00DB1CE8" w:rsidP="00DB1CE8">
      <w:pPr>
        <w:rPr>
          <w:rFonts w:eastAsia="Calibri"/>
          <w:b/>
          <w:bCs/>
          <w:sz w:val="26"/>
        </w:rPr>
      </w:pPr>
      <w:r w:rsidRPr="00DB1CE8">
        <w:rPr>
          <w:rFonts w:eastAsia="Calibri"/>
          <w:b/>
          <w:bCs/>
          <w:sz w:val="26"/>
        </w:rPr>
        <w:t>Monbiot ‘7</w:t>
      </w:r>
    </w:p>
    <w:p w:rsidR="00DB1CE8" w:rsidRPr="00DB1CE8" w:rsidRDefault="00DB1CE8" w:rsidP="00DB1CE8">
      <w:pPr>
        <w:rPr>
          <w:rFonts w:eastAsia="Calibri"/>
          <w:sz w:val="16"/>
          <w:szCs w:val="16"/>
        </w:rPr>
      </w:pPr>
      <w:r w:rsidRPr="00DB1CE8">
        <w:rPr>
          <w:rFonts w:eastAsia="Calibri"/>
          <w:sz w:val="16"/>
          <w:szCs w:val="16"/>
        </w:rPr>
        <w:t>[George, Prof @ Oxford Brookes U, Heat: How to Stop the Planet from Burning p 5]</w:t>
      </w:r>
    </w:p>
    <w:p w:rsidR="00DB1CE8" w:rsidRPr="00DB1CE8" w:rsidRDefault="00DB1CE8" w:rsidP="00DB1CE8">
      <w:pPr>
        <w:rPr>
          <w:rFonts w:eastAsia="Calibri"/>
        </w:rPr>
      </w:pPr>
    </w:p>
    <w:p w:rsidR="00DB1CE8" w:rsidRPr="00DB1CE8" w:rsidRDefault="00DB1CE8" w:rsidP="00DB1CE8">
      <w:pPr>
        <w:rPr>
          <w:rFonts w:eastAsia="Calibri"/>
          <w:b/>
          <w:u w:val="single"/>
        </w:rPr>
      </w:pPr>
      <w:r w:rsidRPr="00DB1CE8">
        <w:rPr>
          <w:rFonts w:eastAsia="Calibri"/>
          <w:sz w:val="16"/>
        </w:rPr>
        <w:t xml:space="preserve">But the link has also been established directly. </w:t>
      </w:r>
      <w:r w:rsidRPr="00DB1CE8">
        <w:rPr>
          <w:rFonts w:eastAsia="Calibri"/>
          <w:b/>
          <w:u w:val="single"/>
        </w:rPr>
        <w:t>A study of</w:t>
      </w:r>
      <w:r w:rsidRPr="00DB1CE8">
        <w:rPr>
          <w:rFonts w:eastAsia="Calibri"/>
          <w:sz w:val="16"/>
        </w:rPr>
        <w:t xml:space="preserve"> ocean </w:t>
      </w:r>
      <w:r w:rsidRPr="00DB1CE8">
        <w:rPr>
          <w:rFonts w:eastAsia="Calibri"/>
          <w:b/>
          <w:u w:val="single"/>
        </w:rPr>
        <w:t>warming over the past forty years</w:t>
      </w:r>
      <w:r w:rsidRPr="00DB1CE8">
        <w:rPr>
          <w:rFonts w:eastAsia="Calibri"/>
          <w:sz w:val="16"/>
        </w:rPr>
        <w:t xml:space="preserve">, for example, published in the journal </w:t>
      </w:r>
      <w:r w:rsidRPr="00DB1CE8">
        <w:rPr>
          <w:rFonts w:eastAsia="Calibri"/>
          <w:i/>
          <w:sz w:val="16"/>
        </w:rPr>
        <w:t>Science</w:t>
      </w:r>
      <w:r w:rsidRPr="00DB1CE8">
        <w:rPr>
          <w:rFonts w:eastAsia="Calibri"/>
          <w:sz w:val="16"/>
        </w:rPr>
        <w:t xml:space="preserve"> in 2005, </w:t>
      </w:r>
      <w:r w:rsidRPr="00DB1CE8">
        <w:rPr>
          <w:rFonts w:eastAsia="Calibri"/>
          <w:b/>
          <w:u w:val="single"/>
        </w:rPr>
        <w:t>records a precise match between the distribution of heat and the intensity of manmade carbon dioxide emissions.</w:t>
      </w:r>
      <w:r w:rsidRPr="00DB1CE8">
        <w:rPr>
          <w:rFonts w:eastAsia="Calibri"/>
          <w:sz w:val="16"/>
        </w:rPr>
        <w:t xml:space="preserve"> Its lead author described his findings thus:  </w:t>
      </w:r>
      <w:r w:rsidRPr="00DB1CE8">
        <w:rPr>
          <w:rFonts w:eastAsia="Calibri"/>
          <w:b/>
          <w:u w:val="single"/>
        </w:rPr>
        <w:t>The evidence is so strong it should put an end to any debateabout whether humanity is causing global warming.</w:t>
      </w:r>
      <w:r w:rsidRPr="00DB1CE8">
        <w:rPr>
          <w:rFonts w:eastAsia="Calibri"/>
          <w:sz w:val="16"/>
        </w:rPr>
        <w:t xml:space="preserve"> This sounds like a strong statement, but he is not alone. In 2004, </w:t>
      </w:r>
      <w:r w:rsidRPr="00DB1CE8">
        <w:rPr>
          <w:rFonts w:eastAsia="Calibri"/>
          <w:b/>
          <w:u w:val="single"/>
        </w:rPr>
        <w:t>another article</w:t>
      </w:r>
      <w:r w:rsidRPr="00DB1CE8">
        <w:rPr>
          <w:rFonts w:eastAsia="Calibri"/>
          <w:sz w:val="16"/>
        </w:rPr>
        <w:t xml:space="preserve"> in </w:t>
      </w:r>
      <w:r w:rsidRPr="00DB1CE8">
        <w:rPr>
          <w:rFonts w:eastAsia="Calibri"/>
          <w:i/>
          <w:sz w:val="16"/>
        </w:rPr>
        <w:t>Science</w:t>
      </w:r>
      <w:r w:rsidRPr="00DB1CE8">
        <w:rPr>
          <w:rFonts w:eastAsia="Calibri"/>
          <w:b/>
          <w:u w:val="single"/>
        </w:rPr>
        <w:t>reported the results of a survey of scientific papers containing the words ‘global climate change’. The author found 928</w:t>
      </w:r>
      <w:r w:rsidRPr="00DB1CE8">
        <w:rPr>
          <w:rFonts w:eastAsia="Calibri"/>
          <w:sz w:val="16"/>
        </w:rPr>
        <w:t xml:space="preserve"> of them on the database she searched. </w:t>
      </w:r>
      <w:r w:rsidRPr="00DB1CE8">
        <w:rPr>
          <w:rFonts w:eastAsia="Calibri"/>
          <w:b/>
          <w:u w:val="single"/>
        </w:rPr>
        <w:t>None of the papers</w:t>
      </w:r>
      <w:r w:rsidRPr="00DB1CE8">
        <w:rPr>
          <w:rFonts w:eastAsia="Calibri"/>
          <w:sz w:val="16"/>
        </w:rPr>
        <w:t xml:space="preserve">, she discovered, </w:t>
      </w:r>
      <w:r w:rsidRPr="00DB1CE8">
        <w:rPr>
          <w:rFonts w:eastAsia="Calibri"/>
          <w:b/>
          <w:u w:val="single"/>
        </w:rPr>
        <w:t>disagreed with the consensus position</w:t>
      </w:r>
      <w:r w:rsidRPr="00DB1CE8">
        <w:rPr>
          <w:rFonts w:eastAsia="Calibri"/>
          <w:sz w:val="16"/>
        </w:rPr>
        <w:t xml:space="preserve">… </w:t>
      </w:r>
      <w:r w:rsidRPr="00DB1CE8">
        <w:rPr>
          <w:rFonts w:eastAsia="Calibri"/>
          <w:b/>
          <w:u w:val="single"/>
        </w:rPr>
        <w:t>Politicians, economists</w:t>
      </w:r>
      <w:r w:rsidRPr="00DB1CE8">
        <w:rPr>
          <w:rFonts w:eastAsia="Calibri"/>
          <w:sz w:val="16"/>
        </w:rPr>
        <w:t xml:space="preserve">, journalists </w:t>
      </w:r>
      <w:r w:rsidRPr="00DB1CE8">
        <w:rPr>
          <w:rFonts w:eastAsia="Calibri"/>
          <w:b/>
          <w:u w:val="single"/>
        </w:rPr>
        <w:t>and others may have the impression of</w:t>
      </w:r>
      <w:r w:rsidRPr="00DB1CE8">
        <w:rPr>
          <w:rFonts w:eastAsia="Calibri"/>
          <w:sz w:val="16"/>
        </w:rPr>
        <w:t xml:space="preserve"> confusion</w:t>
      </w:r>
      <w:r w:rsidRPr="00DB1CE8">
        <w:rPr>
          <w:rFonts w:eastAsia="Calibri"/>
          <w:b/>
          <w:u w:val="single"/>
        </w:rPr>
        <w:t>, disagreement</w:t>
      </w:r>
      <w:r w:rsidRPr="00DB1CE8">
        <w:rPr>
          <w:rFonts w:eastAsia="Calibri"/>
          <w:sz w:val="16"/>
        </w:rPr>
        <w:t xml:space="preserve">, or discord </w:t>
      </w:r>
      <w:r w:rsidRPr="00DB1CE8">
        <w:rPr>
          <w:rFonts w:eastAsia="Calibri"/>
          <w:b/>
          <w:u w:val="single"/>
        </w:rPr>
        <w:t>among climate scientists, but that impression is incorrect.</w:t>
      </w:r>
      <w:r w:rsidRPr="00DB1CE8">
        <w:rPr>
          <w:rFonts w:eastAsia="Calibri"/>
          <w:sz w:val="16"/>
        </w:rPr>
        <w:t xml:space="preserve"> In 2001 </w:t>
      </w:r>
      <w:r w:rsidRPr="00DB1CE8">
        <w:rPr>
          <w:rFonts w:eastAsia="Calibri"/>
          <w:b/>
          <w:u w:val="single"/>
        </w:rPr>
        <w:t>the Royal Society</w:t>
      </w:r>
      <w:r w:rsidRPr="00DB1CE8">
        <w:rPr>
          <w:rFonts w:eastAsia="Calibri"/>
          <w:sz w:val="16"/>
        </w:rPr>
        <w:t xml:space="preserve">, the United Kingdom’s pre-eminent scientific institution, </w:t>
      </w:r>
      <w:r w:rsidRPr="00DB1CE8">
        <w:rPr>
          <w:rFonts w:eastAsia="Calibri"/>
          <w:b/>
          <w:u w:val="single"/>
        </w:rPr>
        <w:t xml:space="preserve">published the following statement: Despite increasing consensus on the science underpinning predictions of global climate change, doubts have been expressed recently about the need to mitigate the risks posed by global climate change. We do not consider such doubtsjustified. It was also signed by the equivalent organizations in fifteen other countries. Similar statements have been published by the US National Academy of Sciences, the American Meteorological Society, the American Geophysical Union and the American Association for the Advancement of Science.  </w:t>
      </w:r>
    </w:p>
    <w:p w:rsidR="00DB1CE8" w:rsidRPr="00DB1CE8" w:rsidRDefault="00DB1CE8" w:rsidP="00DB1CE8">
      <w:pPr>
        <w:keepNext/>
        <w:keepLines/>
        <w:pageBreakBefore/>
        <w:spacing w:before="200"/>
        <w:jc w:val="center"/>
        <w:outlineLvl w:val="2"/>
        <w:rPr>
          <w:rFonts w:eastAsia="MS Gothic" w:cs="Times New Roman"/>
          <w:b/>
          <w:bCs/>
          <w:sz w:val="32"/>
          <w:u w:val="single"/>
        </w:rPr>
      </w:pPr>
      <w:r w:rsidRPr="00DB1CE8">
        <w:rPr>
          <w:rFonts w:eastAsia="MS Gothic" w:cs="Times New Roman"/>
          <w:b/>
          <w:bCs/>
          <w:sz w:val="32"/>
          <w:u w:val="single"/>
        </w:rPr>
        <w:lastRenderedPageBreak/>
        <w:t>A-to “Too late – beyond the tipping point”</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  ) Not too late – every reduction key</w:t>
      </w:r>
    </w:p>
    <w:p w:rsidR="00DB1CE8" w:rsidRPr="00DB1CE8" w:rsidRDefault="00DB1CE8" w:rsidP="00DB1CE8">
      <w:pPr>
        <w:rPr>
          <w:rFonts w:eastAsia="Calibri"/>
        </w:rPr>
      </w:pPr>
    </w:p>
    <w:p w:rsidR="00DB1CE8" w:rsidRPr="00DB1CE8" w:rsidRDefault="00DB1CE8" w:rsidP="00DB1CE8">
      <w:pPr>
        <w:rPr>
          <w:rFonts w:eastAsia="Calibri"/>
          <w:b/>
          <w:bCs/>
          <w:sz w:val="26"/>
        </w:rPr>
      </w:pPr>
      <w:r w:rsidRPr="00DB1CE8">
        <w:rPr>
          <w:rFonts w:eastAsia="Calibri"/>
          <w:b/>
          <w:bCs/>
          <w:sz w:val="26"/>
        </w:rPr>
        <w:t>Nuccitelli 12</w:t>
      </w:r>
    </w:p>
    <w:p w:rsidR="00DB1CE8" w:rsidRPr="00DB1CE8" w:rsidRDefault="00DB1CE8" w:rsidP="00DB1CE8">
      <w:pPr>
        <w:rPr>
          <w:rFonts w:eastAsia="Calibri"/>
          <w:sz w:val="16"/>
          <w:szCs w:val="16"/>
        </w:rPr>
      </w:pPr>
      <w:r w:rsidRPr="00DB1CE8">
        <w:rPr>
          <w:rFonts w:eastAsia="Calibri"/>
          <w:sz w:val="16"/>
          <w:szCs w:val="16"/>
        </w:rPr>
        <w:t xml:space="preserve">[Dana, is an environmental scientist at a private environmental consulting firm in the Sacramento, California area. He has a Bachelor's Degree in astrophysics from the University of California at Berkeley, and a Master's Degree in physics from the University of California at Davis. He has been researching climate science, economics, and solutions as a hobby since 2006, and has contributed to Skeptical Science since September, 2010, </w:t>
      </w:r>
      <w:hyperlink r:id="rId53" w:history="1">
        <w:r w:rsidRPr="00DB1CE8">
          <w:rPr>
            <w:rFonts w:eastAsia="Calibri"/>
            <w:sz w:val="16"/>
            <w:szCs w:val="16"/>
          </w:rPr>
          <w:t>http://www.skepticalscience.com/realistically-what-might-future-climate-look-like.html</w:t>
        </w:r>
      </w:hyperlink>
      <w:r w:rsidRPr="00DB1CE8">
        <w:rPr>
          <w:rFonts w:eastAsia="Calibri"/>
          <w:sz w:val="16"/>
          <w:szCs w:val="16"/>
        </w:rPr>
        <w:t>]</w:t>
      </w:r>
    </w:p>
    <w:p w:rsidR="00DB1CE8" w:rsidRPr="00DB1CE8" w:rsidRDefault="00DB1CE8" w:rsidP="00DB1CE8">
      <w:pPr>
        <w:rPr>
          <w:rFonts w:eastAsia="Calibri"/>
          <w:sz w:val="14"/>
        </w:rPr>
      </w:pPr>
    </w:p>
    <w:p w:rsidR="00DB1CE8" w:rsidRPr="00DB1CE8" w:rsidRDefault="00DB1CE8" w:rsidP="00DB1CE8">
      <w:pPr>
        <w:rPr>
          <w:rFonts w:eastAsia="Calibri"/>
          <w:sz w:val="16"/>
        </w:rPr>
      </w:pPr>
      <w:r w:rsidRPr="00DB1CE8">
        <w:rPr>
          <w:rFonts w:eastAsia="Calibri"/>
          <w:b/>
          <w:bCs/>
          <w:u w:val="single"/>
        </w:rPr>
        <w:t xml:space="preserve">We're </w:t>
      </w:r>
      <w:r w:rsidRPr="00DB1CE8">
        <w:rPr>
          <w:rFonts w:eastAsia="Calibri"/>
          <w:b/>
          <w:iCs/>
          <w:u w:val="single"/>
          <w:bdr w:val="single" w:sz="18" w:space="0" w:color="auto"/>
        </w:rPr>
        <w:t>not yet committed</w:t>
      </w:r>
      <w:r w:rsidRPr="00DB1CE8">
        <w:rPr>
          <w:rFonts w:eastAsia="Calibri"/>
          <w:b/>
          <w:bCs/>
          <w:u w:val="single"/>
        </w:rPr>
        <w:t xml:space="preserve"> to surpassing 2°C global warming, but as Watson noted, we are quickly running out of time to realistically give ourselves a chance to stay below that 'danger limit'.  However, 2°C is not a do-or-die</w:t>
      </w:r>
      <w:r w:rsidRPr="00DB1CE8">
        <w:rPr>
          <w:rFonts w:eastAsia="Calibri"/>
          <w:sz w:val="16"/>
        </w:rPr>
        <w:t xml:space="preserve"> threshold.  </w:t>
      </w:r>
      <w:r w:rsidRPr="00DB1CE8">
        <w:rPr>
          <w:rFonts w:eastAsia="Calibri"/>
          <w:b/>
          <w:bCs/>
          <w:u w:val="single"/>
        </w:rPr>
        <w:t>Every bit of CO2 emissions we can reduce means that much avoided future warming</w:t>
      </w:r>
      <w:r w:rsidRPr="00DB1CE8">
        <w:rPr>
          <w:rFonts w:eastAsia="Calibri"/>
          <w:sz w:val="16"/>
        </w:rPr>
        <w:t xml:space="preserve">, which means that much avoided climate change impacts. As Lonnie Thompson noted, the more global warming we manage to mitigate, the less adaption and suffering we will be forced to cope with in the future. Realistically, based on the current political climate (which we will explore in another post next week), </w:t>
      </w:r>
      <w:r w:rsidRPr="00DB1CE8">
        <w:rPr>
          <w:rFonts w:eastAsia="Calibri"/>
          <w:b/>
          <w:bCs/>
          <w:u w:val="single"/>
        </w:rPr>
        <w:t xml:space="preserve">limiting global warming to 2°C is probably the best we can do. However, there is a </w:t>
      </w:r>
      <w:r w:rsidRPr="00DB1CE8">
        <w:rPr>
          <w:rFonts w:eastAsia="Calibri"/>
          <w:b/>
          <w:iCs/>
          <w:u w:val="single"/>
          <w:bdr w:val="single" w:sz="18" w:space="0" w:color="auto"/>
        </w:rPr>
        <w:t>big difference</w:t>
      </w:r>
      <w:r w:rsidRPr="00DB1CE8">
        <w:rPr>
          <w:rFonts w:eastAsia="Calibri"/>
          <w:b/>
          <w:bCs/>
          <w:u w:val="single"/>
        </w:rPr>
        <w:t xml:space="preserve"> between 2°C and 3°C, between 3°C and 4°C, and anything greater than 4°C can probably accurately be described as catastrophic</w:t>
      </w:r>
      <w:r w:rsidRPr="00DB1CE8">
        <w:rPr>
          <w:rFonts w:eastAsia="Calibri"/>
          <w:sz w:val="16"/>
        </w:rPr>
        <w:t xml:space="preserve">, since various tipping points are expected to be triggered at this level. Right now, </w:t>
      </w:r>
      <w:r w:rsidRPr="00DB1CE8">
        <w:rPr>
          <w:rFonts w:eastAsia="Calibri"/>
          <w:b/>
          <w:iCs/>
          <w:u w:val="single"/>
          <w:bdr w:val="single" w:sz="18" w:space="0" w:color="auto"/>
        </w:rPr>
        <w:t>we are on track for the catastrophic consequences</w:t>
      </w:r>
      <w:r w:rsidRPr="00DB1CE8">
        <w:rPr>
          <w:rFonts w:eastAsia="Calibri"/>
          <w:sz w:val="16"/>
        </w:rPr>
        <w:t xml:space="preserve"> (widespread coral mortality, mass extinctions, hundreds of millions of people adversely impacted by droughts, floods, heat waves, etc</w:t>
      </w:r>
      <w:r w:rsidRPr="00DB1CE8">
        <w:rPr>
          <w:rFonts w:eastAsia="Calibri"/>
          <w:b/>
          <w:iCs/>
          <w:u w:val="single"/>
          <w:bdr w:val="single" w:sz="18" w:space="0" w:color="auto"/>
        </w:rPr>
        <w:t>.). But we're not stuck on that track just yet,</w:t>
      </w:r>
      <w:r w:rsidRPr="00DB1CE8">
        <w:rPr>
          <w:rFonts w:eastAsia="Calibri"/>
          <w:b/>
          <w:bCs/>
          <w:u w:val="single"/>
        </w:rPr>
        <w:t>and we need to move ourselves as far off of it as possible by reducing our greenhouse gas emissions as soon and as much as possible</w:t>
      </w:r>
      <w:r w:rsidRPr="00DB1CE8">
        <w:rPr>
          <w:rFonts w:eastAsia="Calibri"/>
          <w:sz w:val="16"/>
        </w:rPr>
        <w:t xml:space="preserve">. There are of course many people who believe that the planet will not warm as much, or that the impacts of the associated climate change will be as bad as the body of scientific evidence suggests. That is certainly a possiblity, and we very much hope that their optimistic view is correct. However, what </w:t>
      </w:r>
      <w:r w:rsidRPr="00DB1CE8">
        <w:rPr>
          <w:rFonts w:eastAsia="Calibri"/>
          <w:b/>
          <w:bCs/>
          <w:u w:val="single"/>
        </w:rPr>
        <w:t xml:space="preserve">we have presented </w:t>
      </w:r>
      <w:r w:rsidRPr="00DB1CE8">
        <w:rPr>
          <w:rFonts w:eastAsia="Calibri"/>
          <w:sz w:val="16"/>
        </w:rPr>
        <w:t xml:space="preserve">here is </w:t>
      </w:r>
      <w:r w:rsidRPr="00DB1CE8">
        <w:rPr>
          <w:rFonts w:eastAsia="Calibri"/>
          <w:b/>
          <w:iCs/>
          <w:u w:val="single"/>
          <w:bdr w:val="single" w:sz="18" w:space="0" w:color="auto"/>
        </w:rPr>
        <w:t>the best summary of scientific evidence available</w:t>
      </w:r>
      <w:r w:rsidRPr="00DB1CE8">
        <w:rPr>
          <w:rFonts w:eastAsia="Calibri"/>
          <w:sz w:val="16"/>
        </w:rPr>
        <w:t xml:space="preserve">, </w:t>
      </w:r>
      <w:r w:rsidRPr="00DB1CE8">
        <w:rPr>
          <w:rFonts w:eastAsia="Calibri"/>
          <w:b/>
          <w:bCs/>
          <w:u w:val="single"/>
        </w:rPr>
        <w:t>and it paints a very bleak picture if we fail to rapidly reduce our greenhouse gas emissions. If we continue forward on our current path</w:t>
      </w:r>
      <w:r w:rsidRPr="00DB1CE8">
        <w:rPr>
          <w:rFonts w:eastAsia="Calibri"/>
          <w:sz w:val="16"/>
        </w:rPr>
        <w:t xml:space="preserve">, </w:t>
      </w:r>
      <w:r w:rsidRPr="00DB1CE8">
        <w:rPr>
          <w:rFonts w:eastAsia="Calibri"/>
          <w:b/>
          <w:bCs/>
          <w:u w:val="single"/>
        </w:rPr>
        <w:t>catastrophe</w:t>
      </w:r>
      <w:r w:rsidRPr="00DB1CE8">
        <w:rPr>
          <w:rFonts w:eastAsia="Calibri"/>
          <w:sz w:val="16"/>
        </w:rPr>
        <w:t xml:space="preserve"> is not just a possible outcome, it </w:t>
      </w:r>
      <w:r w:rsidRPr="00DB1CE8">
        <w:rPr>
          <w:rFonts w:eastAsia="Calibri"/>
          <w:b/>
          <w:bCs/>
          <w:u w:val="single"/>
        </w:rPr>
        <w:t xml:space="preserve">is </w:t>
      </w:r>
      <w:r w:rsidRPr="00DB1CE8">
        <w:rPr>
          <w:rFonts w:eastAsia="Calibri"/>
          <w:b/>
          <w:iCs/>
          <w:u w:val="single"/>
          <w:bdr w:val="single" w:sz="18" w:space="0" w:color="auto"/>
        </w:rPr>
        <w:t>the most probable outcome</w:t>
      </w:r>
      <w:r w:rsidRPr="00DB1CE8">
        <w:rPr>
          <w:rFonts w:eastAsia="Calibri"/>
          <w:b/>
          <w:bCs/>
          <w:u w:val="single"/>
        </w:rPr>
        <w:t>.</w:t>
      </w:r>
      <w:r w:rsidRPr="00DB1CE8">
        <w:rPr>
          <w:rFonts w:eastAsia="Calibri"/>
          <w:sz w:val="16"/>
        </w:rPr>
        <w:t xml:space="preserve"> And an intelligent risk management approach would involve taking steps to prevent a catastrophic scenario if it were a mere possibility, let alone the most probable outcome. This is especially true since the most important component of the solution - carbon pricing - can be implemented at a relatively low cost, and a far lower cost than trying to adapt to the climate change consequences we have discussed here (Figure 4).</w:t>
      </w:r>
    </w:p>
    <w:p w:rsidR="00DB1CE8" w:rsidRPr="00DB1CE8" w:rsidRDefault="00DB1CE8" w:rsidP="00DB1CE8">
      <w:pPr>
        <w:keepNext/>
        <w:keepLines/>
        <w:pageBreakBefore/>
        <w:spacing w:before="200"/>
        <w:jc w:val="center"/>
        <w:outlineLvl w:val="2"/>
        <w:rPr>
          <w:rFonts w:eastAsia="MS Gothic" w:cs="Times New Roman"/>
          <w:b/>
          <w:bCs/>
          <w:sz w:val="32"/>
          <w:u w:val="single"/>
        </w:rPr>
      </w:pPr>
      <w:r w:rsidRPr="00DB1CE8">
        <w:rPr>
          <w:rFonts w:eastAsia="MS Gothic" w:cs="Times New Roman"/>
          <w:b/>
          <w:bCs/>
          <w:sz w:val="32"/>
          <w:u w:val="single"/>
        </w:rPr>
        <w:lastRenderedPageBreak/>
        <w:t>Smart Grid spills over</w:t>
      </w:r>
    </w:p>
    <w:p w:rsidR="00DB1CE8" w:rsidRPr="00DB1CE8" w:rsidRDefault="00DB1CE8" w:rsidP="00DB1CE8">
      <w:pPr>
        <w:keepNext/>
        <w:keepLines/>
        <w:spacing w:before="200"/>
        <w:outlineLvl w:val="3"/>
        <w:rPr>
          <w:rFonts w:eastAsia="MS Gothic" w:cs="Times New Roman"/>
          <w:b/>
          <w:bCs/>
          <w:iCs/>
          <w:sz w:val="26"/>
        </w:rPr>
      </w:pPr>
      <w:r w:rsidRPr="00DB1CE8">
        <w:rPr>
          <w:rFonts w:eastAsia="MS Gothic" w:cs="Times New Roman"/>
          <w:b/>
          <w:bCs/>
          <w:iCs/>
          <w:sz w:val="26"/>
        </w:rPr>
        <w:t>US tech spills over to Mexico</w:t>
      </w:r>
    </w:p>
    <w:p w:rsidR="00DB1CE8" w:rsidRPr="00DB1CE8" w:rsidRDefault="00DB1CE8" w:rsidP="00DB1CE8">
      <w:pPr>
        <w:rPr>
          <w:rFonts w:eastAsia="Cambria"/>
          <w:b/>
          <w:bCs/>
          <w:sz w:val="26"/>
        </w:rPr>
      </w:pPr>
      <w:r w:rsidRPr="00DB1CE8">
        <w:rPr>
          <w:rFonts w:eastAsia="Cambria"/>
          <w:b/>
          <w:bCs/>
          <w:sz w:val="26"/>
        </w:rPr>
        <w:t xml:space="preserve">Northeast Group 11 </w:t>
      </w:r>
      <w:r w:rsidRPr="00DB1CE8">
        <w:rPr>
          <w:rFonts w:eastAsia="Cambria"/>
          <w:sz w:val="16"/>
          <w:szCs w:val="16"/>
        </w:rPr>
        <w:t xml:space="preserve">[10/10/11; </w:t>
      </w:r>
      <w:hyperlink r:id="rId54" w:history="1">
        <w:r w:rsidRPr="00DB1CE8">
          <w:rPr>
            <w:rFonts w:eastAsia="Cambria"/>
            <w:sz w:val="16"/>
            <w:szCs w:val="16"/>
          </w:rPr>
          <w:t>http://www.prnewswire.com/news-releases/mexico-smart-grid-market-to-reach-83-billion-by-2020-131504898.html</w:t>
        </w:r>
      </w:hyperlink>
      <w:r w:rsidRPr="00DB1CE8">
        <w:rPr>
          <w:rFonts w:eastAsia="Cambria"/>
          <w:sz w:val="16"/>
          <w:szCs w:val="16"/>
        </w:rPr>
        <w:t>; Mexico Smart Grid Market to Reach $8.3 Billion by 2020; Research Firm based in Washington DC]</w:t>
      </w:r>
    </w:p>
    <w:p w:rsidR="00DB1CE8" w:rsidRPr="00DB1CE8" w:rsidRDefault="00DB1CE8" w:rsidP="00DB1CE8">
      <w:pPr>
        <w:rPr>
          <w:rFonts w:eastAsia="Cambria"/>
          <w:b/>
          <w:bCs/>
          <w:sz w:val="26"/>
        </w:rPr>
      </w:pPr>
    </w:p>
    <w:p w:rsidR="00DB1CE8" w:rsidRPr="00DB1CE8" w:rsidRDefault="00DB1CE8" w:rsidP="00DB1CE8">
      <w:pPr>
        <w:rPr>
          <w:rFonts w:eastAsia="Cambria"/>
          <w:b/>
          <w:bCs/>
          <w:u w:val="single"/>
        </w:rPr>
      </w:pPr>
      <w:r w:rsidRPr="00DB1CE8">
        <w:rPr>
          <w:rFonts w:eastAsia="Cambria"/>
          <w:sz w:val="16"/>
        </w:rPr>
        <w:t>"</w:t>
      </w:r>
      <w:r w:rsidRPr="00DB1CE8">
        <w:rPr>
          <w:rFonts w:eastAsia="Cambria"/>
          <w:b/>
          <w:bCs/>
          <w:u w:val="single"/>
        </w:rPr>
        <w:t>Mexico is well positioned to develop into a leading smart grid market, both in the Latin America region and globally. Like other Latin American and emerging market nations, the country faces high rates of electricity theft and power outages, both of which can be reduced</w:t>
      </w:r>
      <w:r w:rsidRPr="00DB1CE8">
        <w:rPr>
          <w:rFonts w:eastAsia="Cambria"/>
          <w:sz w:val="16"/>
        </w:rPr>
        <w:t xml:space="preserve"> through smart grid technologies. </w:t>
      </w:r>
      <w:r w:rsidRPr="00DB1CE8">
        <w:rPr>
          <w:rFonts w:eastAsia="Cambria"/>
          <w:b/>
          <w:bCs/>
          <w:u w:val="single"/>
        </w:rPr>
        <w:t>Mexico is also uniquely situated to benefit from positive spillovers from the U.S. market. These include smart grid standards, U.S. vendors looking for new markets and a transfer of smart grid technical know-how," according to Northeast Group.</w:t>
      </w:r>
    </w:p>
    <w:p w:rsidR="00DB1CE8" w:rsidRPr="00DB1CE8" w:rsidRDefault="00DB1CE8" w:rsidP="00DB1CE8">
      <w:pPr>
        <w:rPr>
          <w:rFonts w:eastAsia="Cambria"/>
        </w:rPr>
      </w:pPr>
    </w:p>
    <w:p w:rsidR="00DB1CE8" w:rsidRPr="00DB1CE8" w:rsidRDefault="00DB1CE8" w:rsidP="00DB1CE8">
      <w:pPr>
        <w:keepNext/>
        <w:keepLines/>
        <w:pageBreakBefore/>
        <w:spacing w:before="480"/>
        <w:jc w:val="center"/>
        <w:outlineLvl w:val="1"/>
        <w:rPr>
          <w:rFonts w:eastAsia="MS Gothic" w:cs="Times New Roman"/>
          <w:b/>
          <w:bCs/>
          <w:sz w:val="44"/>
          <w:szCs w:val="26"/>
          <w:u w:val="double"/>
        </w:rPr>
      </w:pPr>
      <w:r w:rsidRPr="00DB1CE8">
        <w:rPr>
          <w:rFonts w:eastAsia="MS Gothic" w:cs="Times New Roman"/>
          <w:b/>
          <w:bCs/>
          <w:sz w:val="44"/>
          <w:szCs w:val="26"/>
          <w:u w:val="double"/>
        </w:rPr>
        <w:lastRenderedPageBreak/>
        <w:t>Renewables Adv</w:t>
      </w:r>
    </w:p>
    <w:p w:rsidR="00DB1CE8" w:rsidRPr="00DB1CE8" w:rsidRDefault="00DB1CE8" w:rsidP="00DB1CE8">
      <w:pPr>
        <w:keepNext/>
        <w:keepLines/>
        <w:pageBreakBefore/>
        <w:spacing w:before="200"/>
        <w:jc w:val="center"/>
        <w:outlineLvl w:val="2"/>
        <w:rPr>
          <w:rFonts w:eastAsia="MS Gothic" w:cs="Times New Roman"/>
          <w:b/>
          <w:bCs/>
          <w:sz w:val="32"/>
          <w:u w:val="single"/>
        </w:rPr>
      </w:pPr>
      <w:r w:rsidRPr="00DB1CE8">
        <w:rPr>
          <w:rFonts w:eastAsia="MS Gothic" w:cs="Times New Roman"/>
          <w:b/>
          <w:bCs/>
          <w:sz w:val="32"/>
          <w:u w:val="single"/>
        </w:rPr>
        <w:lastRenderedPageBreak/>
        <w:t>Status Quo can’t solve</w:t>
      </w:r>
    </w:p>
    <w:p w:rsidR="00DB1CE8" w:rsidRPr="00DB1CE8" w:rsidRDefault="00DB1CE8" w:rsidP="00DB1CE8">
      <w:pPr>
        <w:keepNext/>
        <w:keepLines/>
        <w:spacing w:before="200"/>
        <w:outlineLvl w:val="3"/>
        <w:rPr>
          <w:rFonts w:eastAsia="PMingLiU" w:cs="Times New Roman"/>
          <w:b/>
          <w:bCs/>
          <w:iCs/>
          <w:sz w:val="26"/>
        </w:rPr>
      </w:pPr>
      <w:r w:rsidRPr="00DB1CE8">
        <w:rPr>
          <w:rFonts w:eastAsia="PMingLiU" w:cs="Times New Roman"/>
          <w:b/>
          <w:bCs/>
          <w:iCs/>
          <w:sz w:val="26"/>
        </w:rPr>
        <w:t>Status quo projects will fail absent the plan</w:t>
      </w:r>
    </w:p>
    <w:p w:rsidR="00DB1CE8" w:rsidRPr="00DB1CE8" w:rsidRDefault="00DB1CE8" w:rsidP="00DB1CE8">
      <w:pPr>
        <w:rPr>
          <w:rFonts w:eastAsia="Calibri"/>
        </w:rPr>
      </w:pPr>
      <w:r w:rsidRPr="00DB1CE8">
        <w:rPr>
          <w:rFonts w:eastAsia="Calibri"/>
          <w:b/>
          <w:bCs/>
          <w:sz w:val="26"/>
        </w:rPr>
        <w:t>Wood ’13</w:t>
      </w:r>
      <w:r w:rsidRPr="00DB1CE8">
        <w:rPr>
          <w:rFonts w:eastAsia="Calibri"/>
        </w:rPr>
        <w:t xml:space="preserve"> (Duncan Wood, the Director of the Mexico Institute at the Woodrow Wilson International Center for Scholars, For 17 years, Dr. Wood was a professor and the director of the International Relations Program at the Instituto Tecnológico Autónomo de México (ITAM) in Mexico City, His research focuses on Mexican energy policy and North American relations, “Growing Potential for U.S. - Mexico Energy Cooperation”, January 2013)</w:t>
      </w:r>
    </w:p>
    <w:p w:rsidR="00DB1CE8" w:rsidRPr="00DB1CE8" w:rsidRDefault="00DB1CE8" w:rsidP="00DB1CE8">
      <w:pPr>
        <w:rPr>
          <w:rFonts w:eastAsia="Calibri"/>
        </w:rPr>
      </w:pPr>
    </w:p>
    <w:p w:rsidR="00DB1CE8" w:rsidRPr="00DB1CE8" w:rsidRDefault="00DB1CE8" w:rsidP="00DB1CE8">
      <w:pPr>
        <w:rPr>
          <w:rFonts w:eastAsia="Calibri"/>
          <w:b/>
          <w:iCs/>
          <w:u w:val="single"/>
          <w:bdr w:val="single" w:sz="18" w:space="0" w:color="auto"/>
        </w:rPr>
      </w:pPr>
      <w:r w:rsidRPr="00DB1CE8">
        <w:rPr>
          <w:rFonts w:eastAsia="Calibri"/>
          <w:b/>
          <w:bCs/>
          <w:highlight w:val="yellow"/>
          <w:u w:val="single"/>
        </w:rPr>
        <w:t>In order to get electricity from Texas to Mexico</w:t>
      </w:r>
      <w:r w:rsidRPr="00DB1CE8">
        <w:rPr>
          <w:rFonts w:eastAsia="Calibri"/>
          <w:b/>
          <w:bCs/>
          <w:u w:val="single"/>
        </w:rPr>
        <w:t xml:space="preserve">, however, some </w:t>
      </w:r>
      <w:r w:rsidRPr="00DB1CE8">
        <w:rPr>
          <w:rFonts w:eastAsia="Calibri"/>
          <w:b/>
          <w:iCs/>
          <w:highlight w:val="yellow"/>
          <w:u w:val="single"/>
          <w:bdr w:val="single" w:sz="18" w:space="0" w:color="auto"/>
        </w:rPr>
        <w:t>major investments must take place</w:t>
      </w:r>
      <w:r w:rsidRPr="00DB1CE8">
        <w:rPr>
          <w:rFonts w:eastAsia="Calibri"/>
          <w:b/>
          <w:bCs/>
          <w:u w:val="single"/>
        </w:rPr>
        <w:t xml:space="preserve"> in the area of transmission . At the present time the </w:t>
      </w:r>
      <w:r w:rsidRPr="00DB1CE8">
        <w:rPr>
          <w:rFonts w:eastAsia="Calibri"/>
          <w:b/>
          <w:bCs/>
          <w:highlight w:val="yellow"/>
          <w:u w:val="single"/>
        </w:rPr>
        <w:t xml:space="preserve">cross - border </w:t>
      </w:r>
      <w:r w:rsidRPr="00DB1CE8">
        <w:rPr>
          <w:rFonts w:eastAsia="Calibri"/>
          <w:b/>
          <w:iCs/>
          <w:highlight w:val="yellow"/>
          <w:u w:val="single"/>
          <w:bdr w:val="single" w:sz="18" w:space="0" w:color="auto"/>
        </w:rPr>
        <w:t xml:space="preserve">transmission infrastructure is highly limited </w:t>
      </w:r>
      <w:r w:rsidRPr="00DB1CE8">
        <w:rPr>
          <w:rFonts w:eastAsia="Calibri"/>
          <w:b/>
          <w:bCs/>
          <w:highlight w:val="yellow"/>
          <w:u w:val="single"/>
        </w:rPr>
        <w:t>and talks</w:t>
      </w:r>
      <w:r w:rsidRPr="00DB1CE8">
        <w:rPr>
          <w:rFonts w:eastAsia="Calibri"/>
          <w:b/>
          <w:bCs/>
          <w:u w:val="single"/>
        </w:rPr>
        <w:t xml:space="preserve"> between the two countries </w:t>
      </w:r>
      <w:r w:rsidRPr="00DB1CE8">
        <w:rPr>
          <w:rFonts w:eastAsia="Calibri"/>
          <w:b/>
          <w:bCs/>
          <w:highlight w:val="yellow"/>
          <w:u w:val="single"/>
        </w:rPr>
        <w:t xml:space="preserve">aimed at facilitating new cross - border projects </w:t>
      </w:r>
      <w:r w:rsidRPr="00DB1CE8">
        <w:rPr>
          <w:rFonts w:eastAsia="Calibri"/>
          <w:b/>
          <w:iCs/>
          <w:highlight w:val="yellow"/>
          <w:u w:val="single"/>
          <w:bdr w:val="single" w:sz="18" w:space="0" w:color="auto"/>
        </w:rPr>
        <w:t>have achieved little real progress</w:t>
      </w:r>
      <w:r w:rsidRPr="00DB1CE8">
        <w:rPr>
          <w:rFonts w:eastAsia="Calibri"/>
          <w:b/>
          <w:bCs/>
          <w:u w:val="single"/>
        </w:rPr>
        <w:t xml:space="preserve"> since 2010</w:t>
      </w:r>
      <w:r w:rsidRPr="00DB1CE8">
        <w:rPr>
          <w:rFonts w:eastAsia="Calibri"/>
        </w:rPr>
        <w:t xml:space="preserve">. Nine cross - border in terconnections exist at the time of writing, with new transmission capacity last added in 2007, with the opening of the Sharyland McAllen - Reynosa 150MW connection. Of course transmission not only affects the prospects for electricity imports into Mexico from Texas, but also exports from Baja Ca lifornia to California, particularly of electricity from renewable sources such as wind (see below). </w:t>
      </w:r>
      <w:r w:rsidRPr="00DB1CE8">
        <w:rPr>
          <w:rFonts w:eastAsia="Calibri"/>
          <w:b/>
          <w:bCs/>
          <w:highlight w:val="yellow"/>
          <w:u w:val="single"/>
        </w:rPr>
        <w:t xml:space="preserve">Mexico and the United States will need to deepen their cooperation in the area of transmission </w:t>
      </w:r>
      <w:r w:rsidRPr="00DB1CE8">
        <w:rPr>
          <w:rFonts w:eastAsia="Calibri"/>
          <w:b/>
          <w:iCs/>
          <w:highlight w:val="yellow"/>
          <w:u w:val="single"/>
          <w:bdr w:val="single" w:sz="18" w:space="0" w:color="auto"/>
        </w:rPr>
        <w:t>if these projects are to be brought to fruition.</w:t>
      </w:r>
    </w:p>
    <w:p w:rsidR="00DB1CE8" w:rsidRPr="00DB1CE8" w:rsidRDefault="00DB1CE8" w:rsidP="00DB1CE8">
      <w:pPr>
        <w:rPr>
          <w:rFonts w:eastAsia="Cambria"/>
        </w:rPr>
      </w:pPr>
    </w:p>
    <w:p w:rsidR="00DB1CE8" w:rsidRPr="00DB1CE8" w:rsidRDefault="00DB1CE8" w:rsidP="00DB1CE8">
      <w:pPr>
        <w:keepNext/>
        <w:keepLines/>
        <w:pageBreakBefore/>
        <w:spacing w:before="200"/>
        <w:jc w:val="center"/>
        <w:outlineLvl w:val="2"/>
        <w:rPr>
          <w:rFonts w:eastAsia="MS Gothic" w:cs="Times New Roman"/>
          <w:b/>
          <w:bCs/>
          <w:sz w:val="32"/>
          <w:u w:val="single"/>
        </w:rPr>
      </w:pPr>
      <w:r w:rsidRPr="00DB1CE8">
        <w:rPr>
          <w:rFonts w:eastAsia="MS Gothic" w:cs="Times New Roman"/>
          <w:b/>
          <w:bCs/>
          <w:sz w:val="32"/>
          <w:u w:val="single"/>
        </w:rPr>
        <w:lastRenderedPageBreak/>
        <w:t>Renewable Industry Small</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Current Renewable industry small- Plan uniquely key to sustain demand</w:t>
      </w:r>
    </w:p>
    <w:p w:rsidR="00DB1CE8" w:rsidRPr="00DB1CE8" w:rsidRDefault="00DB1CE8" w:rsidP="00DB1CE8">
      <w:pPr>
        <w:rPr>
          <w:rFonts w:eastAsia="Cambria"/>
          <w:sz w:val="16"/>
          <w:szCs w:val="16"/>
        </w:rPr>
      </w:pPr>
      <w:r w:rsidRPr="00DB1CE8">
        <w:rPr>
          <w:rFonts w:eastAsia="Cambria"/>
          <w:b/>
          <w:sz w:val="24"/>
        </w:rPr>
        <w:t xml:space="preserve">Wood 12, </w:t>
      </w:r>
      <w:r w:rsidRPr="00DB1CE8">
        <w:rPr>
          <w:rFonts w:eastAsia="Cambria"/>
          <w:sz w:val="16"/>
          <w:szCs w:val="16"/>
        </w:rPr>
        <w:t>Duncan Wood,</w:t>
      </w:r>
      <w:r w:rsidRPr="00DB1CE8">
        <w:rPr>
          <w:rFonts w:eastAsia="Cambria"/>
          <w:b/>
          <w:sz w:val="24"/>
        </w:rPr>
        <w:t xml:space="preserve"> </w:t>
      </w:r>
      <w:r w:rsidRPr="00DB1CE8">
        <w:rPr>
          <w:rFonts w:eastAsia="Cambria"/>
          <w:sz w:val="16"/>
          <w:szCs w:val="16"/>
        </w:rPr>
        <w:t>[Director of the Mexico Institute at the Woodrow Wilson International Center for Scholars, professor and the director of the International Relations Program at the Instituto Tecnológico Autónomo de México (ITAM), researcher at the Centro de Derecho Económico Internacional (CDEI) at ITAM., member of the Mexican National Research System (level 2), a member of the editorial board of Foreign Affairs Latinoamerica and has been an editorial advisor to Reforma newspaper, technical secretary of the Red Mexicana de Energia,  Senior Associate with the Simon Chair and the Americas Program at the Center for Strategic and International Studies] http://www.wilsoncenter.org/sites/default/files/RE_Energizing_Border_Wood.pdf</w:t>
      </w:r>
    </w:p>
    <w:p w:rsidR="00DB1CE8" w:rsidRPr="00DB1CE8" w:rsidRDefault="00DB1CE8" w:rsidP="00DB1CE8">
      <w:pPr>
        <w:rPr>
          <w:rFonts w:eastAsia="Calibri"/>
        </w:rPr>
      </w:pPr>
      <w:r w:rsidRPr="00DB1CE8">
        <w:rPr>
          <w:rFonts w:eastAsia="Calibri"/>
          <w:u w:val="single"/>
        </w:rPr>
        <w:t>The U.S. and Mexican governments, both individually and jointly, have noted the possibilities for making a positive impact on the border through mutually beneficial RE projects.</w:t>
      </w:r>
      <w:r w:rsidRPr="00DB1CE8">
        <w:rPr>
          <w:rFonts w:eastAsia="Calibri"/>
        </w:rPr>
        <w:t xml:space="preserve"> </w:t>
      </w:r>
      <w:r w:rsidRPr="00DB1CE8">
        <w:rPr>
          <w:rFonts w:eastAsia="Calibri"/>
          <w:sz w:val="16"/>
          <w:szCs w:val="16"/>
        </w:rPr>
        <w:t>USAID-sponsored work, in conjunction with efforts from Mexico’s Secretaría de Energía (SENER), have identified investment opportunities in both geothermal and wind energy sectors for exporting clean energy to the Californian market, where unsatisfied demand for renewable energy exists thanks to the Renewable Portfolio Standard (which mandates one-third of California energy come from RE by 2020</w:t>
      </w:r>
      <w:r w:rsidRPr="00DB1CE8">
        <w:rPr>
          <w:rFonts w:eastAsia="Calibri"/>
          <w:u w:val="single"/>
        </w:rPr>
        <w:t>). The Border Governors Conference (BGC) has identified RE development as a central component of their Strategic Guidelines for the Competitive Sustainable Development of the United States-Mexico Transborder Region</w:t>
      </w:r>
      <w:r w:rsidRPr="00DB1CE8">
        <w:rPr>
          <w:rFonts w:eastAsia="Calibri"/>
        </w:rPr>
        <w:t xml:space="preserve">. </w:t>
      </w:r>
      <w:r w:rsidRPr="00DB1CE8">
        <w:rPr>
          <w:rFonts w:eastAsia="Calibri"/>
          <w:b/>
          <w:u w:val="single"/>
        </w:rPr>
        <w:t xml:space="preserve">Energy firms from </w:t>
      </w:r>
      <w:r w:rsidRPr="00DB1CE8">
        <w:rPr>
          <w:rFonts w:eastAsia="Calibri"/>
          <w:b/>
          <w:highlight w:val="yellow"/>
          <w:u w:val="single"/>
        </w:rPr>
        <w:t>the United States, Mexico</w:t>
      </w:r>
      <w:r w:rsidRPr="00DB1CE8">
        <w:rPr>
          <w:rFonts w:eastAsia="Calibri"/>
          <w:b/>
          <w:u w:val="single"/>
        </w:rPr>
        <w:t xml:space="preserve"> and Europe </w:t>
      </w:r>
      <w:r w:rsidRPr="00DB1CE8">
        <w:rPr>
          <w:rFonts w:eastAsia="Calibri"/>
          <w:b/>
          <w:highlight w:val="yellow"/>
          <w:u w:val="single"/>
        </w:rPr>
        <w:t>are already</w:t>
      </w:r>
      <w:r w:rsidRPr="00DB1CE8">
        <w:rPr>
          <w:rFonts w:eastAsia="Calibri"/>
          <w:b/>
          <w:u w:val="single"/>
        </w:rPr>
        <w:t xml:space="preserve"> </w:t>
      </w:r>
      <w:r w:rsidRPr="00DB1CE8">
        <w:rPr>
          <w:rFonts w:eastAsia="Calibri"/>
          <w:b/>
          <w:highlight w:val="yellow"/>
          <w:u w:val="single"/>
        </w:rPr>
        <w:t>involved</w:t>
      </w:r>
      <w:r w:rsidRPr="00DB1CE8">
        <w:rPr>
          <w:rFonts w:eastAsia="Calibri"/>
          <w:b/>
          <w:u w:val="single"/>
        </w:rPr>
        <w:t xml:space="preserve"> i</w:t>
      </w:r>
      <w:r w:rsidRPr="00DB1CE8">
        <w:rPr>
          <w:rFonts w:eastAsia="Calibri"/>
          <w:b/>
          <w:highlight w:val="yellow"/>
          <w:u w:val="single"/>
        </w:rPr>
        <w:t>n developing RE resources at the border</w:t>
      </w:r>
      <w:r w:rsidRPr="00DB1CE8">
        <w:rPr>
          <w:rFonts w:eastAsia="Calibri"/>
          <w:b/>
          <w:u w:val="single"/>
        </w:rPr>
        <w:t xml:space="preserve"> </w:t>
      </w:r>
      <w:r w:rsidRPr="00DB1CE8">
        <w:rPr>
          <w:rFonts w:eastAsia="Calibri"/>
          <w:b/>
          <w:highlight w:val="yellow"/>
          <w:u w:val="single"/>
        </w:rPr>
        <w:t>in the expectation that demand will continue to rise</w:t>
      </w:r>
      <w:r w:rsidRPr="00DB1CE8">
        <w:rPr>
          <w:rFonts w:eastAsia="Calibri"/>
          <w:b/>
          <w:u w:val="single"/>
        </w:rPr>
        <w:t>.</w:t>
      </w:r>
      <w:r w:rsidRPr="00DB1CE8">
        <w:rPr>
          <w:rFonts w:eastAsia="Calibri"/>
        </w:rPr>
        <w:t xml:space="preserve"> </w:t>
      </w:r>
      <w:r w:rsidRPr="00DB1CE8">
        <w:rPr>
          <w:rFonts w:eastAsia="Calibri"/>
          <w:u w:val="single"/>
        </w:rPr>
        <w:t xml:space="preserve">There is an obvious interest in this work; </w:t>
      </w:r>
      <w:r w:rsidRPr="00DB1CE8">
        <w:rPr>
          <w:rFonts w:eastAsia="Calibri"/>
          <w:highlight w:val="yellow"/>
          <w:u w:val="single"/>
        </w:rPr>
        <w:t>what is lacking is a comprehensive strategy to both integrate these efforts and identify the most effective paths forward.</w:t>
      </w:r>
      <w:r w:rsidRPr="00DB1CE8">
        <w:rPr>
          <w:rFonts w:eastAsia="Calibri"/>
        </w:rPr>
        <w:t xml:space="preserve"> </w:t>
      </w:r>
      <w:r w:rsidRPr="00DB1CE8">
        <w:rPr>
          <w:rFonts w:eastAsia="Calibri"/>
          <w:sz w:val="16"/>
          <w:szCs w:val="16"/>
        </w:rPr>
        <w:t>Key stakeholders in the energy sector have suggested that a focus on renewable energy in the border region requires much more than a focus on the potential for exporting green energy to the United States. Instead, a more in-depth understanding of how renewable energy projects impact on the short, medium, and long-term prospects for development in local communities will improve the chances for sustainable growth in, and community support for, RE projects</w:t>
      </w:r>
      <w:r w:rsidRPr="00DB1CE8">
        <w:rPr>
          <w:rFonts w:eastAsia="Calibri"/>
          <w:sz w:val="16"/>
          <w:szCs w:val="16"/>
          <w:highlight w:val="yellow"/>
        </w:rPr>
        <w:t>.</w:t>
      </w:r>
      <w:r w:rsidRPr="00DB1CE8">
        <w:rPr>
          <w:rFonts w:eastAsia="Calibri"/>
          <w:highlight w:val="yellow"/>
        </w:rPr>
        <w:t xml:space="preserve"> </w:t>
      </w:r>
      <w:r w:rsidRPr="00DB1CE8">
        <w:rPr>
          <w:rFonts w:eastAsia="Calibri"/>
          <w:highlight w:val="yellow"/>
          <w:u w:val="single"/>
        </w:rPr>
        <w:t>Linking RE generation</w:t>
      </w:r>
      <w:r w:rsidRPr="00DB1CE8">
        <w:rPr>
          <w:rFonts w:eastAsia="Calibri"/>
          <w:u w:val="single"/>
        </w:rPr>
        <w:t xml:space="preserve"> to economic development </w:t>
      </w:r>
      <w:r w:rsidRPr="00DB1CE8">
        <w:rPr>
          <w:rFonts w:eastAsia="Calibri"/>
          <w:highlight w:val="yellow"/>
          <w:u w:val="single"/>
        </w:rPr>
        <w:t>in Mexico</w:t>
      </w:r>
      <w:r w:rsidRPr="00DB1CE8">
        <w:rPr>
          <w:rFonts w:eastAsia="Calibri"/>
          <w:u w:val="single"/>
        </w:rPr>
        <w:t xml:space="preserve"> </w:t>
      </w:r>
      <w:r w:rsidRPr="00DB1CE8">
        <w:rPr>
          <w:rFonts w:eastAsia="Calibri"/>
          <w:highlight w:val="yellow"/>
          <w:u w:val="single"/>
        </w:rPr>
        <w:t>requires a focus on</w:t>
      </w:r>
      <w:r w:rsidRPr="00DB1CE8">
        <w:rPr>
          <w:rFonts w:eastAsia="Calibri"/>
          <w:u w:val="single"/>
        </w:rPr>
        <w:t xml:space="preserve"> value </w:t>
      </w:r>
      <w:r w:rsidRPr="00DB1CE8">
        <w:rPr>
          <w:rFonts w:eastAsia="Calibri"/>
          <w:highlight w:val="yellow"/>
          <w:u w:val="single"/>
        </w:rPr>
        <w:t>chain creation for providers and services</w:t>
      </w:r>
      <w:r w:rsidRPr="00DB1CE8">
        <w:rPr>
          <w:rFonts w:eastAsia="Calibri"/>
          <w:u w:val="single"/>
        </w:rPr>
        <w:t>.</w:t>
      </w:r>
      <w:r w:rsidRPr="00DB1CE8">
        <w:rPr>
          <w:rFonts w:eastAsia="Calibri"/>
        </w:rPr>
        <w:t xml:space="preserve"> </w:t>
      </w:r>
      <w:r w:rsidRPr="00DB1CE8">
        <w:rPr>
          <w:rFonts w:eastAsia="Calibri"/>
          <w:sz w:val="16"/>
          <w:szCs w:val="16"/>
        </w:rPr>
        <w:t>Information needs to flow from developers to universities and authorities to develop training and certifications for technicians and engineers</w:t>
      </w:r>
      <w:r w:rsidRPr="00DB1CE8">
        <w:rPr>
          <w:rFonts w:eastAsia="Calibri"/>
        </w:rPr>
        <w:t xml:space="preserve">. </w:t>
      </w:r>
      <w:r w:rsidRPr="00DB1CE8">
        <w:rPr>
          <w:rFonts w:eastAsia="Calibri"/>
          <w:u w:val="single"/>
        </w:rPr>
        <w:t xml:space="preserve">Local enterprises have already responded to an expanding market, but </w:t>
      </w:r>
      <w:r w:rsidRPr="00DB1CE8">
        <w:rPr>
          <w:rFonts w:eastAsia="Calibri"/>
          <w:highlight w:val="yellow"/>
          <w:u w:val="single"/>
        </w:rPr>
        <w:t>with effective coordination, there is far greater potential.</w:t>
      </w:r>
    </w:p>
    <w:p w:rsidR="00DB1CE8" w:rsidRPr="00DB1CE8" w:rsidRDefault="00DB1CE8" w:rsidP="00DB1CE8">
      <w:pPr>
        <w:rPr>
          <w:rFonts w:eastAsia="Cambria"/>
        </w:rPr>
      </w:pP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 xml:space="preserve">Renewable industry small now- movement to renewables soon </w:t>
      </w:r>
    </w:p>
    <w:p w:rsidR="00DB1CE8" w:rsidRPr="00DB1CE8" w:rsidRDefault="00DB1CE8" w:rsidP="00DB1CE8">
      <w:pPr>
        <w:rPr>
          <w:rFonts w:ascii="Arial" w:eastAsia="Times New Roman" w:hAnsi="Arial" w:cs="Arial"/>
          <w:sz w:val="16"/>
          <w:szCs w:val="16"/>
        </w:rPr>
      </w:pPr>
      <w:r w:rsidRPr="00DB1CE8">
        <w:rPr>
          <w:rFonts w:eastAsia="Calibri"/>
          <w:b/>
          <w:bCs/>
          <w:sz w:val="26"/>
        </w:rPr>
        <w:t>Morales 11,</w:t>
      </w:r>
      <w:r w:rsidRPr="00DB1CE8">
        <w:rPr>
          <w:rFonts w:eastAsia="Calibri"/>
          <w:b/>
          <w:bCs/>
          <w:sz w:val="16"/>
          <w:szCs w:val="16"/>
        </w:rPr>
        <w:t xml:space="preserve"> </w:t>
      </w:r>
      <w:r w:rsidRPr="00DB1CE8">
        <w:rPr>
          <w:rFonts w:ascii="Arial" w:eastAsia="Times New Roman" w:hAnsi="Arial" w:cs="Arial"/>
          <w:sz w:val="16"/>
          <w:szCs w:val="16"/>
        </w:rPr>
        <w:t>ISIDRO MORALES,, Ph.D., is a professor at the Monterrey Institute of Technology and Higher Education (ITESM), Santa Fe Campus, in Mexico City. http://www.bakerinstitute.org/publications/EF-pub-MoralesTrade-04292011.pdf</w:t>
      </w:r>
    </w:p>
    <w:p w:rsidR="00DB1CE8" w:rsidRPr="00DB1CE8" w:rsidRDefault="00DB1CE8" w:rsidP="00DB1CE8">
      <w:pPr>
        <w:rPr>
          <w:rFonts w:eastAsia="Calibri"/>
          <w:u w:val="single"/>
        </w:rPr>
      </w:pPr>
      <w:r w:rsidRPr="00DB1CE8">
        <w:rPr>
          <w:rFonts w:eastAsia="Calibri"/>
          <w:u w:val="single"/>
        </w:rPr>
        <w:t>Mexico is more addicted to hydrocarbons in power generation compared to its North American partners. Fuel oil and gas are currently used to produce 70% of the electricity generation in the country, while this share is just 8% for Canada and 23% for the United States. The energy mix is much more balanced in the latter countries, though 50% of electricity in the United States is generated by coal, and almost 60 percent of electricity in Canada is generated by hydro.</w:t>
      </w:r>
      <w:r w:rsidRPr="00DB1CE8">
        <w:rPr>
          <w:rFonts w:eastAsia="Calibri"/>
        </w:rPr>
        <w:t xml:space="preserve"> The natural resources used to produce electricity in Mexico, the United States, and Canada are shown in Figure 8</w:t>
      </w:r>
      <w:r w:rsidRPr="00DB1CE8">
        <w:rPr>
          <w:rFonts w:eastAsia="Calibri"/>
          <w:u w:val="single"/>
        </w:rPr>
        <w:t>. The use of nuclear energy is higher in the United States and Canada than in Mexico, but in all three countries, the increased use of renewable fuels — with the exception of hydroelectricity — is about to begin.</w:t>
      </w:r>
    </w:p>
    <w:p w:rsidR="00DB1CE8" w:rsidRPr="00DB1CE8" w:rsidRDefault="00DB1CE8" w:rsidP="00DB1CE8">
      <w:pPr>
        <w:rPr>
          <w:rFonts w:eastAsia="Calibri"/>
          <w:u w:val="single"/>
        </w:rPr>
      </w:pP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 xml:space="preserve">Current Power Networks can’t handle renewable demand. </w:t>
      </w:r>
    </w:p>
    <w:p w:rsidR="00DB1CE8" w:rsidRPr="00DB1CE8" w:rsidRDefault="00DB1CE8" w:rsidP="00DB1CE8">
      <w:pPr>
        <w:rPr>
          <w:rFonts w:eastAsia="Calibri"/>
          <w:b/>
          <w:bCs/>
          <w:sz w:val="26"/>
        </w:rPr>
      </w:pPr>
      <w:r w:rsidRPr="00DB1CE8">
        <w:rPr>
          <w:rFonts w:eastAsia="Calibri"/>
          <w:b/>
          <w:bCs/>
          <w:sz w:val="26"/>
        </w:rPr>
        <w:t xml:space="preserve">WorleyParsons 13, </w:t>
      </w:r>
      <w:r w:rsidRPr="00DB1CE8">
        <w:rPr>
          <w:rFonts w:eastAsia="Calibri"/>
          <w:bCs/>
          <w:sz w:val="16"/>
          <w:szCs w:val="16"/>
        </w:rPr>
        <w:t>energy, engineering, procurement and construction management services, http://www.worleyparsons.com/AboutUs/Pages/default.aspx</w:t>
      </w:r>
    </w:p>
    <w:p w:rsidR="00DB1CE8" w:rsidRPr="00DB1CE8" w:rsidRDefault="00DB1CE8" w:rsidP="00DB1CE8">
      <w:pPr>
        <w:rPr>
          <w:rFonts w:eastAsia="Calibri"/>
          <w:sz w:val="16"/>
          <w:szCs w:val="16"/>
        </w:rPr>
      </w:pPr>
      <w:r w:rsidRPr="00DB1CE8">
        <w:rPr>
          <w:rFonts w:eastAsia="Calibri"/>
          <w:u w:val="single"/>
        </w:rPr>
        <w:t>Globally, the Power Networks sector is facing unprecedented challenges with ageing infrastructure, a transformation of supply to include renewable and distributed energy sources, and increasing priority on energy efficiency. The market and commercial environment is also changing with industry restructuring, new markets, regulatory changes, and economic constraints.</w:t>
      </w:r>
      <w:r w:rsidRPr="00DB1CE8">
        <w:rPr>
          <w:rFonts w:eastAsia="Calibri"/>
        </w:rPr>
        <w:t xml:space="preserve"> </w:t>
      </w:r>
      <w:r w:rsidRPr="00DB1CE8">
        <w:rPr>
          <w:rFonts w:eastAsia="Calibri"/>
          <w:sz w:val="16"/>
          <w:szCs w:val="16"/>
        </w:rPr>
        <w:t xml:space="preserve">At the same time, Smart Grid is evolving </w:t>
      </w:r>
      <w:r w:rsidRPr="00DB1CE8">
        <w:rPr>
          <w:rFonts w:eastAsia="Calibri"/>
          <w:sz w:val="16"/>
          <w:szCs w:val="16"/>
        </w:rPr>
        <w:lastRenderedPageBreak/>
        <w:t xml:space="preserve">and will have a significant role in addressing and managing these changes, along with others such as the future impact of </w:t>
      </w:r>
      <w:hyperlink r:id="rId55" w:history="1">
        <w:r w:rsidRPr="00DB1CE8">
          <w:rPr>
            <w:rFonts w:eastAsia="Calibri"/>
            <w:color w:val="0000FF"/>
            <w:sz w:val="16"/>
            <w:szCs w:val="16"/>
          </w:rPr>
          <w:t>electric vehicles</w:t>
        </w:r>
      </w:hyperlink>
      <w:r w:rsidRPr="00DB1CE8">
        <w:rPr>
          <w:rFonts w:eastAsia="Calibri"/>
          <w:sz w:val="16"/>
          <w:szCs w:val="16"/>
        </w:rPr>
        <w:t xml:space="preserve"> and the need to optimize the utilization of existing assets.</w:t>
      </w:r>
    </w:p>
    <w:p w:rsidR="00DB1CE8" w:rsidRPr="00DB1CE8" w:rsidRDefault="00DB1CE8" w:rsidP="00DB1CE8">
      <w:pPr>
        <w:rPr>
          <w:rFonts w:eastAsia="Cambria"/>
        </w:rPr>
      </w:pPr>
    </w:p>
    <w:p w:rsidR="00DB1CE8" w:rsidRPr="00DB1CE8" w:rsidRDefault="00DB1CE8" w:rsidP="00DB1CE8">
      <w:pPr>
        <w:keepNext/>
        <w:keepLines/>
        <w:pageBreakBefore/>
        <w:spacing w:before="200"/>
        <w:jc w:val="center"/>
        <w:outlineLvl w:val="2"/>
        <w:rPr>
          <w:rFonts w:eastAsia="MS Gothic" w:cs="Times New Roman"/>
          <w:b/>
          <w:bCs/>
          <w:sz w:val="32"/>
          <w:u w:val="single"/>
        </w:rPr>
      </w:pPr>
      <w:r w:rsidRPr="00DB1CE8">
        <w:rPr>
          <w:rFonts w:eastAsia="MS Gothic" w:cs="Times New Roman"/>
          <w:b/>
          <w:bCs/>
          <w:sz w:val="32"/>
          <w:u w:val="single"/>
        </w:rPr>
        <w:lastRenderedPageBreak/>
        <w:t>Transmissions key to Renewables</w:t>
      </w:r>
    </w:p>
    <w:p w:rsidR="00DB1CE8" w:rsidRPr="00DB1CE8" w:rsidRDefault="00DB1CE8" w:rsidP="00DB1CE8">
      <w:pPr>
        <w:keepNext/>
        <w:keepLines/>
        <w:spacing w:before="200"/>
        <w:outlineLvl w:val="3"/>
        <w:rPr>
          <w:rFonts w:eastAsia="MS Gothic" w:cs="Times New Roman"/>
          <w:b/>
          <w:bCs/>
          <w:iCs/>
          <w:sz w:val="26"/>
        </w:rPr>
      </w:pPr>
      <w:r w:rsidRPr="00DB1CE8">
        <w:rPr>
          <w:rFonts w:eastAsia="MS Gothic" w:cs="Times New Roman"/>
          <w:b/>
          <w:bCs/>
          <w:iCs/>
          <w:sz w:val="26"/>
        </w:rPr>
        <w:t>Transmissions are key to developing renewable energy markets in North America</w:t>
      </w:r>
    </w:p>
    <w:p w:rsidR="00DB1CE8" w:rsidRPr="00DB1CE8" w:rsidRDefault="00DB1CE8" w:rsidP="00DB1CE8">
      <w:pPr>
        <w:rPr>
          <w:rFonts w:eastAsia="Cambria"/>
          <w:sz w:val="16"/>
          <w:szCs w:val="16"/>
        </w:rPr>
      </w:pPr>
      <w:r w:rsidRPr="00DB1CE8">
        <w:rPr>
          <w:rFonts w:eastAsia="Cambria"/>
          <w:b/>
          <w:sz w:val="24"/>
        </w:rPr>
        <w:t xml:space="preserve">Wood 12, </w:t>
      </w:r>
      <w:r w:rsidRPr="00DB1CE8">
        <w:rPr>
          <w:rFonts w:eastAsia="Cambria"/>
          <w:sz w:val="16"/>
          <w:szCs w:val="16"/>
        </w:rPr>
        <w:t>Duncan Wood,</w:t>
      </w:r>
      <w:r w:rsidRPr="00DB1CE8">
        <w:rPr>
          <w:rFonts w:eastAsia="Cambria"/>
          <w:b/>
          <w:sz w:val="24"/>
        </w:rPr>
        <w:t xml:space="preserve"> </w:t>
      </w:r>
      <w:r w:rsidRPr="00DB1CE8">
        <w:rPr>
          <w:rFonts w:eastAsia="Cambria"/>
          <w:sz w:val="16"/>
          <w:szCs w:val="16"/>
        </w:rPr>
        <w:t xml:space="preserve">[Director of the Mexico Institute at the Woodrow Wilson International Center for Scholars, professor and the director of the International Relations Program at the Instituto Tecnológico Autónomo de México (ITAM), researcher at the Centro de Derecho Económico Internacional (CDEI) at ITAM., member of the Mexican National Research System (level 2), a member of the editorial board of Foreign Affairs Latinoamerica and has been an editorial advisor to Reforma newspaper, technical secretary of the Red Mexicana de Energia,  Senior Associate with the Simon Chair and the Americas Program at the Center for Strategic and International Studies] </w:t>
      </w:r>
      <w:hyperlink r:id="rId56" w:history="1">
        <w:r w:rsidRPr="00DB1CE8">
          <w:rPr>
            <w:rFonts w:eastAsia="Cambria"/>
            <w:sz w:val="16"/>
            <w:szCs w:val="16"/>
          </w:rPr>
          <w:t>http://wilsoncenter.org/sites/default/files/wood_energy.pdf</w:t>
        </w:r>
      </w:hyperlink>
    </w:p>
    <w:p w:rsidR="00DB1CE8" w:rsidRPr="00DB1CE8" w:rsidRDefault="00DB1CE8" w:rsidP="00DB1CE8">
      <w:pPr>
        <w:rPr>
          <w:rFonts w:eastAsia="Cambria"/>
          <w:sz w:val="16"/>
          <w:szCs w:val="16"/>
        </w:rPr>
      </w:pPr>
    </w:p>
    <w:p w:rsidR="00DB1CE8" w:rsidRPr="00DB1CE8" w:rsidRDefault="00DB1CE8" w:rsidP="00DB1CE8">
      <w:pPr>
        <w:rPr>
          <w:rFonts w:eastAsia="Cambria"/>
          <w:sz w:val="16"/>
          <w:szCs w:val="16"/>
        </w:rPr>
      </w:pPr>
      <w:r w:rsidRPr="00DB1CE8">
        <w:rPr>
          <w:rFonts w:eastAsia="Cambria"/>
          <w:b/>
          <w:bCs/>
          <w:u w:val="single"/>
        </w:rPr>
        <w:t>The North American economic region is experiencing an impact from all of the issues mentioned above. Climate change, population growth, tightening energy markets and the need for sustainable development pose a series of challenges for policy makers at both the national and regional levels. A number of studies, some dating from the early years of the 2000s, have called for the creation of North American renewable energy markets, with adequate integration of electricity transmission systems, funding programs and intergovernmental cooperation. The demand for integration of RE markets is urgent. As nations, states and municipalities struggle to meet carbon emissions targets, they are looking to their neighbors to satisfy demand for RE and to benefit from synergies across sectors</w:t>
      </w:r>
      <w:r w:rsidRPr="00DB1CE8">
        <w:rPr>
          <w:rFonts w:eastAsia="Cambria"/>
          <w:u w:val="single"/>
        </w:rPr>
        <w:t>.</w:t>
      </w:r>
      <w:r w:rsidRPr="00DB1CE8">
        <w:rPr>
          <w:rFonts w:eastAsia="Cambria"/>
        </w:rPr>
        <w:t xml:space="preserve"> </w:t>
      </w:r>
      <w:r w:rsidRPr="00DB1CE8">
        <w:rPr>
          <w:rFonts w:eastAsia="Cambria"/>
          <w:sz w:val="16"/>
          <w:szCs w:val="16"/>
        </w:rPr>
        <w:t>Unfortunately, we are still a long way away from such integration. There is still a lack of knowledge about the full extent of renewable energy resources across the region and differences in regulatory regimes, both within and between countries remains an obstacle</w:t>
      </w:r>
      <w:r w:rsidRPr="00DB1CE8">
        <w:rPr>
          <w:rFonts w:eastAsia="Cambria"/>
          <w:u w:val="single"/>
        </w:rPr>
        <w:t xml:space="preserve">. </w:t>
      </w:r>
      <w:r w:rsidRPr="00DB1CE8">
        <w:rPr>
          <w:rFonts w:eastAsia="Cambria"/>
          <w:b/>
          <w:bCs/>
          <w:u w:val="single"/>
        </w:rPr>
        <w:t>A comprehensive study and database of renewable energy resources is a vital component for developing RE in the region that was attempted in 2003 by the North American Commission on Environmental Cooperation (CEC) 4 , but which sadly came to nothing.</w:t>
      </w:r>
      <w:r w:rsidRPr="00DB1CE8">
        <w:rPr>
          <w:rFonts w:eastAsia="Cambria"/>
          <w:sz w:val="16"/>
          <w:szCs w:val="16"/>
        </w:rPr>
        <w:t xml:space="preserve"> However, it is encouraging that significant progress has been made in recent years on both the technological and the regulatory fronts, and there is significant interest from the private sector in exploiting renewable energy across borders in the region.</w:t>
      </w:r>
    </w:p>
    <w:p w:rsidR="00DB1CE8" w:rsidRPr="00DB1CE8" w:rsidRDefault="00DB1CE8" w:rsidP="00DB1CE8">
      <w:pPr>
        <w:rPr>
          <w:rFonts w:eastAsia="Cambria"/>
          <w:sz w:val="16"/>
          <w:szCs w:val="16"/>
        </w:rPr>
      </w:pPr>
    </w:p>
    <w:p w:rsidR="00DB1CE8" w:rsidRPr="00DB1CE8" w:rsidRDefault="00DB1CE8" w:rsidP="00DB1CE8">
      <w:pPr>
        <w:rPr>
          <w:rFonts w:eastAsia="Cambria"/>
          <w:sz w:val="16"/>
          <w:szCs w:val="16"/>
        </w:rPr>
      </w:pP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Cross border transmissions are key to substantial renewable advancements</w:t>
      </w:r>
    </w:p>
    <w:p w:rsidR="00DB1CE8" w:rsidRPr="00DB1CE8" w:rsidRDefault="00DB1CE8" w:rsidP="00DB1CE8">
      <w:pPr>
        <w:rPr>
          <w:rFonts w:eastAsia="Calibri"/>
          <w:b/>
          <w:sz w:val="16"/>
          <w:szCs w:val="16"/>
        </w:rPr>
      </w:pPr>
      <w:r w:rsidRPr="00DB1CE8">
        <w:rPr>
          <w:rFonts w:eastAsia="Calibri"/>
          <w:b/>
          <w:bCs/>
          <w:sz w:val="26"/>
        </w:rPr>
        <w:t>Piscitello, Garrone, &amp; Wang, 12</w:t>
      </w:r>
      <w:r w:rsidRPr="00DB1CE8">
        <w:rPr>
          <w:rFonts w:eastAsia="Calibri"/>
          <w:b/>
        </w:rPr>
        <w:t xml:space="preserve">, </w:t>
      </w:r>
      <w:r w:rsidRPr="00DB1CE8">
        <w:rPr>
          <w:rFonts w:eastAsia="Calibri"/>
          <w:sz w:val="16"/>
          <w:szCs w:val="16"/>
        </w:rPr>
        <w:t>Lucia Piscitello, Politecnico di Milano, Department of Management, Economics and Industrial Engineering, Paola Garrone, Politecnico di Milano, Dept. of Management, Economics and Industrial Engineering, Yan Wang, Politecnico di Milano, Management, Economics and Industrial Engineering, http://druid8.sit.aau.dk/acc_papers/8sqn3os3fph4j08s4ic461g60k36.pdf</w:t>
      </w:r>
    </w:p>
    <w:p w:rsidR="00DB1CE8" w:rsidRPr="00DB1CE8" w:rsidRDefault="00DB1CE8" w:rsidP="00DB1CE8">
      <w:pPr>
        <w:rPr>
          <w:rFonts w:eastAsia="Calibri"/>
        </w:rPr>
      </w:pPr>
      <w:r w:rsidRPr="00DB1CE8">
        <w:rPr>
          <w:rFonts w:eastAsia="Calibri"/>
          <w:sz w:val="16"/>
          <w:szCs w:val="16"/>
        </w:rPr>
        <w:t>A wide and sustained diffusion of new environmentally sound technologies across countries is recognized to be a major element of the endeavor to mitigate climate change (OECD, 2008; Popp 2011). Nonetheless, factors that are conducive to the exploitation of ideas, techniques, processes and systems developed by other countries are still partially unclear to scholars, policymakers and business actors. More particularly, the paper is motivated by recent theories and evidences related to the balance between international and domestic knowledge sourcing in new energy technologies</w:t>
      </w:r>
      <w:r w:rsidRPr="00DB1CE8">
        <w:rPr>
          <w:rFonts w:eastAsia="Calibri"/>
          <w:highlight w:val="yellow"/>
          <w:u w:val="single"/>
        </w:rPr>
        <w:t>. Innovation in renewable energy technologies</w:t>
      </w:r>
      <w:r w:rsidRPr="00DB1CE8">
        <w:rPr>
          <w:rFonts w:eastAsia="Calibri"/>
          <w:u w:val="single"/>
        </w:rPr>
        <w:t xml:space="preserve"> and other climate-friendly sectors </w:t>
      </w:r>
      <w:r w:rsidRPr="00DB1CE8">
        <w:rPr>
          <w:rFonts w:eastAsia="Calibri"/>
          <w:highlight w:val="yellow"/>
          <w:u w:val="single"/>
        </w:rPr>
        <w:t>is concentrated in a few countries</w:t>
      </w:r>
      <w:r w:rsidRPr="00DB1CE8">
        <w:rPr>
          <w:rFonts w:eastAsia="Calibri"/>
          <w:u w:val="single"/>
        </w:rPr>
        <w:t xml:space="preserve">, </w:t>
      </w:r>
      <w:r w:rsidRPr="00DB1CE8">
        <w:rPr>
          <w:rFonts w:eastAsia="Calibri"/>
          <w:highlight w:val="yellow"/>
          <w:u w:val="single"/>
        </w:rPr>
        <w:t>and new high-value technologies are developed in a small number of advanced economies</w:t>
      </w:r>
      <w:r w:rsidRPr="00DB1CE8">
        <w:rPr>
          <w:rFonts w:eastAsia="Calibri"/>
          <w:u w:val="single"/>
        </w:rPr>
        <w:t xml:space="preserve"> (Dechezleprêtre et al., 2011). This evidence is coherent with climate-economy models, which assumed that </w:t>
      </w:r>
      <w:r w:rsidRPr="00DB1CE8">
        <w:rPr>
          <w:rFonts w:eastAsia="Calibri"/>
          <w:highlight w:val="yellow"/>
          <w:u w:val="single"/>
        </w:rPr>
        <w:t>technological change is endogenous to the energy sector,</w:t>
      </w:r>
      <w:r w:rsidRPr="00DB1CE8">
        <w:rPr>
          <w:rFonts w:eastAsia="Calibri"/>
          <w:u w:val="single"/>
        </w:rPr>
        <w:t xml:space="preserve"> and showed that knowledge creation is the result of both R&amp;D investments and learning-by-doing dynamics (e.g. van der Zwaan et al., 2002; Popp, 2004; Popp et al., 20 09). In other words, </w:t>
      </w:r>
      <w:r w:rsidRPr="00DB1CE8">
        <w:rPr>
          <w:rFonts w:eastAsia="Calibri"/>
          <w:highlight w:val="yellow"/>
          <w:u w:val="single"/>
        </w:rPr>
        <w:t>a well developed energy</w:t>
      </w:r>
      <w:r w:rsidRPr="00DB1CE8">
        <w:rPr>
          <w:rFonts w:eastAsia="Calibri"/>
          <w:u w:val="single"/>
        </w:rPr>
        <w:t xml:space="preserve"> innovation </w:t>
      </w:r>
      <w:r w:rsidRPr="00DB1CE8">
        <w:rPr>
          <w:rFonts w:eastAsia="Calibri"/>
          <w:highlight w:val="yellow"/>
          <w:u w:val="single"/>
        </w:rPr>
        <w:t>system is necessary to produce technological advancements</w:t>
      </w:r>
      <w:r w:rsidRPr="00DB1CE8">
        <w:rPr>
          <w:rFonts w:eastAsia="Calibri"/>
          <w:u w:val="single"/>
        </w:rPr>
        <w:t xml:space="preserve"> </w:t>
      </w:r>
      <w:r w:rsidRPr="00DB1CE8">
        <w:rPr>
          <w:rFonts w:eastAsia="Calibri"/>
        </w:rPr>
        <w:t>(Sagar and van der Zwaan 2006</w:t>
      </w:r>
      <w:r w:rsidRPr="00DB1CE8">
        <w:rPr>
          <w:rFonts w:eastAsia="Calibri"/>
          <w:u w:val="single"/>
        </w:rPr>
        <w:t xml:space="preserve">). In conjunction with the latter argument, </w:t>
      </w:r>
      <w:r w:rsidRPr="00DB1CE8">
        <w:rPr>
          <w:rFonts w:eastAsia="Calibri"/>
          <w:highlight w:val="yellow"/>
          <w:u w:val="single"/>
        </w:rPr>
        <w:t>the geographic distribution of renewable energy innovations also reflects</w:t>
      </w:r>
      <w:r w:rsidRPr="00DB1CE8">
        <w:rPr>
          <w:rFonts w:eastAsia="Calibri"/>
          <w:u w:val="single"/>
        </w:rPr>
        <w:t xml:space="preserve"> differences in climate-energy </w:t>
      </w:r>
      <w:r w:rsidRPr="00DB1CE8">
        <w:rPr>
          <w:rFonts w:eastAsia="Calibri"/>
          <w:highlight w:val="yellow"/>
          <w:u w:val="single"/>
        </w:rPr>
        <w:t>policies between countries.</w:t>
      </w:r>
      <w:r w:rsidRPr="00DB1CE8">
        <w:rPr>
          <w:rFonts w:eastAsia="Calibri"/>
          <w:u w:val="single"/>
        </w:rPr>
        <w:t xml:space="preserve"> </w:t>
      </w:r>
      <w:r w:rsidRPr="00DB1CE8">
        <w:rPr>
          <w:rFonts w:eastAsia="Calibri"/>
          <w:sz w:val="16"/>
          <w:szCs w:val="16"/>
        </w:rPr>
        <w:t>While there are examples of innovations developed in response to foreign regulations (i.e. to take advantage of markets newly created abroad), environmentally-sound inventions are more likely to respond to domestic environmental policies (Lanjouw and Mody, 1996), particularly in new energy technologies (Popp, 2006</w:t>
      </w:r>
      <w:r w:rsidRPr="00DB1CE8">
        <w:rPr>
          <w:rFonts w:eastAsia="Calibri"/>
          <w:sz w:val="16"/>
          <w:szCs w:val="16"/>
          <w:u w:val="single"/>
        </w:rPr>
        <w:t>).</w:t>
      </w:r>
      <w:r w:rsidRPr="00DB1CE8">
        <w:rPr>
          <w:rFonts w:eastAsia="Calibri"/>
          <w:u w:val="single"/>
        </w:rPr>
        <w:t xml:space="preserve"> In addition, incremental innovation can be stimulated by governments’ demand-pull actions, but technology-push measures are a necessary condition if non-incremental inventions are the goal (Nemet, 2009).</w:t>
      </w:r>
    </w:p>
    <w:p w:rsidR="00DB1CE8" w:rsidRPr="00DB1CE8" w:rsidRDefault="00DB1CE8" w:rsidP="00DB1CE8">
      <w:pPr>
        <w:rPr>
          <w:rFonts w:eastAsia="Cambria"/>
          <w:sz w:val="16"/>
          <w:szCs w:val="16"/>
        </w:rPr>
      </w:pP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lastRenderedPageBreak/>
        <w:t xml:space="preserve">The plan’s </w:t>
      </w:r>
      <w:r w:rsidRPr="00DB1CE8">
        <w:rPr>
          <w:rFonts w:eastAsia="Times New Roman" w:cs="Times New Roman"/>
          <w:b/>
          <w:bCs/>
          <w:iCs/>
          <w:sz w:val="26"/>
          <w:u w:val="single"/>
        </w:rPr>
        <w:t>sufficient</w:t>
      </w:r>
      <w:r w:rsidRPr="00DB1CE8">
        <w:rPr>
          <w:rFonts w:eastAsia="Times New Roman" w:cs="Times New Roman"/>
          <w:b/>
          <w:bCs/>
          <w:iCs/>
          <w:sz w:val="26"/>
        </w:rPr>
        <w:t xml:space="preserve"> to resolve climate change </w:t>
      </w:r>
    </w:p>
    <w:p w:rsidR="00DB1CE8" w:rsidRPr="00DB1CE8" w:rsidRDefault="00DB1CE8" w:rsidP="00DB1CE8">
      <w:pPr>
        <w:rPr>
          <w:rFonts w:eastAsia="Calibri"/>
          <w:b/>
          <w:bCs/>
          <w:sz w:val="26"/>
        </w:rPr>
      </w:pPr>
      <w:r w:rsidRPr="00DB1CE8">
        <w:rPr>
          <w:rFonts w:eastAsia="Calibri"/>
          <w:b/>
          <w:bCs/>
          <w:sz w:val="26"/>
        </w:rPr>
        <w:t xml:space="preserve">Castellanos 5-3 </w:t>
      </w:r>
    </w:p>
    <w:p w:rsidR="00DB1CE8" w:rsidRPr="00DB1CE8" w:rsidRDefault="00DB1CE8" w:rsidP="00DB1CE8">
      <w:pPr>
        <w:rPr>
          <w:rFonts w:eastAsia="Calibri"/>
        </w:rPr>
      </w:pPr>
      <w:r w:rsidRPr="00DB1CE8">
        <w:rPr>
          <w:rFonts w:eastAsia="Calibri"/>
        </w:rPr>
        <w:t>(Edwin Castellanos, writer for renewable energy mexico, “USA and Mexico’s cooperation in green energy”, May 3rd 2013, JB)</w:t>
      </w:r>
    </w:p>
    <w:p w:rsidR="00DB1CE8" w:rsidRPr="00DB1CE8" w:rsidRDefault="00DB1CE8" w:rsidP="00DB1CE8">
      <w:pPr>
        <w:rPr>
          <w:rFonts w:eastAsia="Calibri"/>
        </w:rPr>
      </w:pPr>
      <w:r w:rsidRPr="00DB1CE8">
        <w:rPr>
          <w:rFonts w:eastAsia="Calibri"/>
        </w:rPr>
        <w:t xml:space="preserve">This week U.S. president Barack Obama visited Mexico on the 2nd and 3rd of May to meet with Mexican president Enrique Peña Nieto to discuss </w:t>
      </w:r>
      <w:r w:rsidRPr="00DB1CE8">
        <w:rPr>
          <w:rFonts w:eastAsia="Calibri"/>
          <w:b/>
          <w:bCs/>
          <w:u w:val="single"/>
        </w:rPr>
        <w:t>the most important topics in the collaboration between countries.</w:t>
      </w:r>
      <w:r w:rsidRPr="00DB1CE8">
        <w:rPr>
          <w:rFonts w:eastAsia="Calibri"/>
        </w:rPr>
        <w:t xml:space="preserve"> In this summit, the most important and controversial points were addressed, </w:t>
      </w:r>
      <w:r w:rsidRPr="00DB1CE8">
        <w:rPr>
          <w:rFonts w:eastAsia="Calibri"/>
          <w:b/>
          <w:bCs/>
          <w:u w:val="single"/>
        </w:rPr>
        <w:t>including economic cooperation, education competitiveness, energy strategy and innovation.</w:t>
      </w:r>
      <w:r w:rsidRPr="00DB1CE8">
        <w:rPr>
          <w:rFonts w:eastAsia="Calibri"/>
        </w:rPr>
        <w:t xml:space="preserve"> Obama also mentioned the importance of controlling drug and gun trafficking and its implications for both countries. </w:t>
      </w:r>
      <w:r w:rsidRPr="00DB1CE8">
        <w:rPr>
          <w:rFonts w:eastAsia="Calibri"/>
          <w:b/>
          <w:bCs/>
          <w:u w:val="single"/>
        </w:rPr>
        <w:t>Cooperation is needed to overcome these challenges.</w:t>
      </w:r>
      <w:r w:rsidRPr="00DB1CE8">
        <w:rPr>
          <w:rFonts w:eastAsia="Calibri"/>
        </w:rPr>
        <w:t xml:space="preserve"> “We understand that the root cause of much of the violence here—and so much suffering for many Mexicans— is the demand for illegal drugs, including in the United States,” said Obama. “We recognize that most of the guns used to commit violence here in Mexico come from the United States,” he added. Yet, the agreement to work together is key to achieve progress in these areas.</w:t>
      </w:r>
      <w:r w:rsidRPr="00DB1CE8">
        <w:rPr>
          <w:rFonts w:eastAsia="Calibri"/>
        </w:rPr>
        <w:br/>
      </w:r>
      <w:r w:rsidRPr="00DB1CE8">
        <w:rPr>
          <w:rFonts w:eastAsia="Calibri"/>
          <w:b/>
          <w:bCs/>
          <w:u w:val="single"/>
        </w:rPr>
        <w:t>Yet, there exists a certain level of optimism towards the unlocking of potential between the U.S. and Mexico in order to bring more opportunities for both parties while taking advantage of the role of each country.</w:t>
      </w:r>
      <w:r w:rsidRPr="00DB1CE8">
        <w:rPr>
          <w:rFonts w:eastAsia="Calibri"/>
        </w:rPr>
        <w:t xml:space="preserve"> The bilateral agreements on international trade have brought about an important partnership between both players and the goal that has been set is to work together to achieve even more.</w:t>
      </w:r>
    </w:p>
    <w:p w:rsidR="00DB1CE8" w:rsidRPr="00DB1CE8" w:rsidRDefault="00DB1CE8" w:rsidP="00DB1CE8">
      <w:pPr>
        <w:rPr>
          <w:rFonts w:eastAsia="Calibri"/>
        </w:rPr>
      </w:pPr>
      <w:r w:rsidRPr="00DB1CE8">
        <w:rPr>
          <w:rFonts w:eastAsia="Calibri"/>
        </w:rPr>
        <w:t xml:space="preserve">In terms of renewable energy, the U.S. president pledged to secure an energy future including the need to develop clean energy to fight against climate change. </w:t>
      </w:r>
      <w:r w:rsidRPr="00DB1CE8">
        <w:rPr>
          <w:rFonts w:eastAsia="Calibri"/>
          <w:b/>
          <w:bCs/>
          <w:u w:val="single"/>
        </w:rPr>
        <w:t xml:space="preserve">The responsible use of natural resources that each country possess is a must, he said, in order to secure the sustainable development of any country and population. </w:t>
      </w:r>
      <w:r w:rsidRPr="00DB1CE8">
        <w:rPr>
          <w:rFonts w:eastAsia="Calibri"/>
        </w:rPr>
        <w:t xml:space="preserve">Climate change has impacted various ecosystems, climate patterns, and represents a challenge that humans will have to eventually face. </w:t>
      </w:r>
      <w:r w:rsidRPr="00DB1CE8">
        <w:rPr>
          <w:rFonts w:eastAsia="Calibri"/>
          <w:b/>
          <w:bCs/>
          <w:u w:val="single"/>
        </w:rPr>
        <w:t xml:space="preserve">By promoting investment to reduce carbon emissions through clean and renewable energy, natural resources will be preserved and </w:t>
      </w:r>
      <w:r w:rsidRPr="00DB1CE8">
        <w:rPr>
          <w:rFonts w:eastAsia="Calibri"/>
          <w:b/>
          <w:iCs/>
          <w:u w:val="single"/>
          <w:bdr w:val="single" w:sz="18" w:space="0" w:color="auto"/>
        </w:rPr>
        <w:t>climate change can be significantly slowed.</w:t>
      </w:r>
      <w:r w:rsidRPr="00DB1CE8">
        <w:rPr>
          <w:rFonts w:eastAsia="Calibri"/>
          <w:b/>
          <w:bCs/>
          <w:sz w:val="12"/>
          <w:u w:val="single"/>
        </w:rPr>
        <w:t xml:space="preserve">¶ </w:t>
      </w:r>
      <w:r w:rsidRPr="00DB1CE8">
        <w:rPr>
          <w:rFonts w:eastAsia="Calibri"/>
        </w:rPr>
        <w:t xml:space="preserve">The United States, being one of the biggest producer of greenhouse gasses in the world has made historic commitments to promote the use of renewable energy. Similarly, </w:t>
      </w:r>
      <w:r w:rsidRPr="00DB1CE8">
        <w:rPr>
          <w:rFonts w:eastAsia="Calibri"/>
          <w:b/>
          <w:bCs/>
          <w:u w:val="single"/>
        </w:rPr>
        <w:t xml:space="preserve">Mexico is a </w:t>
      </w:r>
      <w:r w:rsidRPr="00DB1CE8">
        <w:rPr>
          <w:rFonts w:eastAsia="Calibri"/>
          <w:b/>
          <w:iCs/>
          <w:u w:val="single"/>
          <w:bdr w:val="single" w:sz="18" w:space="0" w:color="auto"/>
        </w:rPr>
        <w:t>leader in cutting carbon emission and encourages other developed countries to follow these actions</w:t>
      </w:r>
      <w:r w:rsidRPr="00DB1CE8">
        <w:rPr>
          <w:rFonts w:eastAsia="Calibri"/>
          <w:b/>
          <w:bCs/>
          <w:u w:val="single"/>
        </w:rPr>
        <w:t>.</w:t>
      </w:r>
      <w:r w:rsidRPr="00DB1CE8">
        <w:rPr>
          <w:rFonts w:eastAsia="Calibri"/>
        </w:rPr>
        <w:t xml:space="preserve"> “Together, let’s keep building new clean energy partnerships by harnessing wind and solar and the good jobs that come with them. Let’s keep investing in green buildings and smart grid technologies so we’re making our planet cleaner and safer for future generations,” said Obama.¶ </w:t>
      </w:r>
      <w:r w:rsidRPr="00DB1CE8">
        <w:rPr>
          <w:rFonts w:eastAsia="Calibri"/>
          <w:b/>
          <w:bCs/>
          <w:u w:val="single"/>
        </w:rPr>
        <w:t>The meeting between Obama and Peña Nieto ended with very positive propositions from both sides, encouraging the commitment of both countries to cooperate in the most important issues</w:t>
      </w:r>
      <w:r w:rsidRPr="00DB1CE8">
        <w:rPr>
          <w:rFonts w:eastAsia="Calibri"/>
        </w:rPr>
        <w:t xml:space="preserve"> that both countries face and ensuring the welfare of future generations.</w:t>
      </w:r>
    </w:p>
    <w:p w:rsidR="00DB1CE8" w:rsidRPr="00DB1CE8" w:rsidRDefault="00DB1CE8" w:rsidP="00DB1CE8">
      <w:pPr>
        <w:rPr>
          <w:rFonts w:eastAsia="Cambria"/>
          <w:sz w:val="16"/>
          <w:szCs w:val="16"/>
        </w:rPr>
      </w:pPr>
    </w:p>
    <w:p w:rsidR="00DB1CE8" w:rsidRPr="00DB1CE8" w:rsidRDefault="00DB1CE8" w:rsidP="00DB1CE8">
      <w:pPr>
        <w:keepNext/>
        <w:keepLines/>
        <w:spacing w:before="200"/>
        <w:outlineLvl w:val="3"/>
        <w:rPr>
          <w:rFonts w:eastAsia="Times New Roman" w:cs="Times New Roman"/>
          <w:b/>
          <w:bCs/>
          <w:iCs/>
          <w:sz w:val="26"/>
        </w:rPr>
      </w:pPr>
      <w:r w:rsidRPr="00DB1CE8">
        <w:rPr>
          <w:rFonts w:eastAsia="MS Gothic" w:cs="Times New Roman"/>
          <w:b/>
          <w:bCs/>
          <w:iCs/>
          <w:sz w:val="26"/>
        </w:rPr>
        <w:t xml:space="preserve"> </w:t>
      </w:r>
      <w:r w:rsidRPr="00DB1CE8">
        <w:rPr>
          <w:rFonts w:eastAsia="Times New Roman" w:cs="Times New Roman"/>
          <w:b/>
          <w:bCs/>
          <w:iCs/>
          <w:sz w:val="26"/>
        </w:rPr>
        <w:t>Limiting Transmission Growth Prevents Renewable Energy Growth</w:t>
      </w:r>
    </w:p>
    <w:p w:rsidR="00DB1CE8" w:rsidRPr="00DB1CE8" w:rsidRDefault="00DB1CE8" w:rsidP="00DB1CE8">
      <w:pPr>
        <w:rPr>
          <w:rFonts w:eastAsia="Calibri"/>
        </w:rPr>
      </w:pPr>
      <w:r w:rsidRPr="00DB1CE8">
        <w:rPr>
          <w:rFonts w:eastAsia="Calibri"/>
          <w:b/>
          <w:bCs/>
          <w:sz w:val="26"/>
        </w:rPr>
        <w:t>Pentland</w:t>
      </w:r>
      <w:r w:rsidRPr="00DB1CE8">
        <w:rPr>
          <w:rFonts w:eastAsia="Calibri"/>
        </w:rPr>
        <w:t xml:space="preserve"> </w:t>
      </w:r>
      <w:r w:rsidRPr="00DB1CE8">
        <w:rPr>
          <w:rFonts w:eastAsia="Calibri"/>
          <w:b/>
          <w:bCs/>
          <w:sz w:val="26"/>
        </w:rPr>
        <w:t>11</w:t>
      </w:r>
      <w:r w:rsidRPr="00DB1CE8">
        <w:rPr>
          <w:rFonts w:eastAsia="Calibri"/>
        </w:rPr>
        <w:t>, William Pentland has a M.A. in Journalism from Colombia University, and is the Director of Energy Markets and Policy at World Alliance for Decentralized Energy, “Transmission Bottlenecks Bad News for Renewable Energy”, http://www.forbes.com/sites/williampentland/2011/05/03/transmission-bottlenecks-bad-news-for-renewable-energy/</w:t>
      </w:r>
    </w:p>
    <w:p w:rsidR="00DB1CE8" w:rsidRPr="00DB1CE8" w:rsidRDefault="00DB1CE8" w:rsidP="00DB1CE8">
      <w:pPr>
        <w:rPr>
          <w:rFonts w:eastAsia="Calibri"/>
        </w:rPr>
      </w:pPr>
    </w:p>
    <w:p w:rsidR="00DB1CE8" w:rsidRPr="00DB1CE8" w:rsidRDefault="00DB1CE8" w:rsidP="00DB1CE8">
      <w:pPr>
        <w:rPr>
          <w:rFonts w:eastAsia="Calibri"/>
        </w:rPr>
      </w:pPr>
      <w:r w:rsidRPr="00DB1CE8">
        <w:rPr>
          <w:rFonts w:eastAsia="Calibri"/>
          <w:sz w:val="16"/>
          <w:szCs w:val="16"/>
        </w:rPr>
        <w:t>In 2007, nearly one-third of all the wind turbines in China were deliberately idled because a saturated power grid lacked spare capacity to carry any electricity the remote wind farms would have produced to consumer markets. While China has largely resolved this issue by expanding the transmission system’s capacity, it is not yet out of the woods entirely and still imposes rolling wind outages to avoid overwhelming the grid. Like China,</w:t>
      </w:r>
      <w:r w:rsidRPr="00DB1CE8">
        <w:rPr>
          <w:rFonts w:eastAsia="Calibri"/>
        </w:rPr>
        <w:t xml:space="preserve"> </w:t>
      </w:r>
      <w:r w:rsidRPr="00DB1CE8">
        <w:rPr>
          <w:rFonts w:eastAsia="Calibri"/>
          <w:b/>
          <w:bCs/>
          <w:u w:val="single"/>
        </w:rPr>
        <w:t xml:space="preserve">the prodigious expansion of power production from renewable-energy resources like wind, solar energy and geothermal has outpaced the ability of the transmission systems to move these new </w:t>
      </w:r>
      <w:r w:rsidRPr="00DB1CE8">
        <w:rPr>
          <w:rFonts w:eastAsia="Calibri"/>
          <w:b/>
          <w:bCs/>
          <w:u w:val="single"/>
        </w:rPr>
        <w:lastRenderedPageBreak/>
        <w:t>power supplies to centers of demand. As a result, transmission constraints in the United States and the European Union are threatening to table large-scale wind and solar energy projects under development.</w:t>
      </w:r>
      <w:r w:rsidRPr="00DB1CE8">
        <w:rPr>
          <w:rFonts w:eastAsia="Calibri"/>
        </w:rPr>
        <w:t xml:space="preserve"> In some areas where the constraints are especially acute like Oregon and Washington State, </w:t>
      </w:r>
      <w:r w:rsidRPr="00DB1CE8">
        <w:rPr>
          <w:rFonts w:eastAsia="Calibri"/>
          <w:b/>
          <w:bCs/>
          <w:u w:val="single"/>
        </w:rPr>
        <w:t>the lack of spare transmission capacity could force wind farms that have already been built to shut down on a rolling basis in the near future.</w:t>
      </w:r>
      <w:r w:rsidRPr="00DB1CE8">
        <w:rPr>
          <w:rFonts w:eastAsia="Calibri"/>
        </w:rPr>
        <w:t xml:space="preserve"> </w:t>
      </w:r>
      <w:r w:rsidRPr="00DB1CE8">
        <w:rPr>
          <w:rFonts w:eastAsia="Calibri"/>
          <w:sz w:val="16"/>
          <w:szCs w:val="16"/>
        </w:rPr>
        <w:t>Unlike China, the United States – and to a lesser extent the European Union – is unlikely to solve this transmission problem before the damage is done. At least that is the primary conclusion of a new study by the high priests of energy and environmental policy at the Washington D.C.-based think tank, World Resources Institute. The study, called “High Wire Act,” evaluates the complex interactions between the transmission systems and renewable-energy markets in the European Union, China, and the United States. The prognosis is grim. Simply put, everyone has transmission problems, but not everyone has viable strategies for solving them.</w:t>
      </w:r>
      <w:r w:rsidRPr="00DB1CE8">
        <w:rPr>
          <w:rFonts w:eastAsia="Calibri"/>
        </w:rPr>
        <w:t xml:space="preserve"> </w:t>
      </w:r>
      <w:r w:rsidRPr="00DB1CE8">
        <w:rPr>
          <w:rFonts w:eastAsia="Calibri"/>
          <w:b/>
          <w:bCs/>
          <w:u w:val="single"/>
        </w:rPr>
        <w:t>“The main message for policy makers crafting renewable energy policies and for investors seeking to invest in this $240 billion a year market is a simple one,” the report concludes. “Transmission constraints have to be addressed upfront to improve the chances of reaping the long-term rewards of a future powered by renewable energy.” In all three markets, transmission has emerged as a critical bottleneck limiting renewable energy’s cost-effective contribution to the power mix</w:t>
      </w:r>
      <w:r w:rsidRPr="00DB1CE8">
        <w:rPr>
          <w:rFonts w:eastAsia="Calibri"/>
        </w:rPr>
        <w:t xml:space="preserve">. </w:t>
      </w:r>
      <w:r w:rsidRPr="00DB1CE8">
        <w:rPr>
          <w:rFonts w:eastAsia="Calibri"/>
          <w:sz w:val="16"/>
          <w:szCs w:val="16"/>
        </w:rPr>
        <w:t xml:space="preserve">In addition, the parameters of the transmission problem are remarkably similar in each of these countries. In each case, the problems stem from competing political interests of local and “larger society.” “A deep tension between locally borne costs and national or supra-national </w:t>
      </w:r>
      <w:r w:rsidRPr="00DB1CE8">
        <w:rPr>
          <w:rFonts w:eastAsia="Calibri"/>
          <w:b/>
          <w:bCs/>
          <w:u w:val="single"/>
        </w:rPr>
        <w:t>benefits plays out in three critically important areas: allocating transmission expansion expenditure, siting decisions for both power generation and transmission, and managing access to electricity markets</w:t>
      </w:r>
      <w:r w:rsidRPr="00DB1CE8">
        <w:rPr>
          <w:rFonts w:eastAsia="Calibri"/>
        </w:rPr>
        <w:t>,” the report says.</w:t>
      </w:r>
    </w:p>
    <w:p w:rsidR="00DB1CE8" w:rsidRPr="00DB1CE8" w:rsidRDefault="00DB1CE8" w:rsidP="00DB1CE8">
      <w:pPr>
        <w:keepNext/>
        <w:keepLines/>
        <w:spacing w:before="200"/>
        <w:outlineLvl w:val="3"/>
        <w:rPr>
          <w:rFonts w:eastAsia="MS Gothic" w:cs="Times New Roman"/>
          <w:b/>
          <w:bCs/>
          <w:iCs/>
          <w:sz w:val="26"/>
        </w:rPr>
      </w:pPr>
      <w:r w:rsidRPr="00DB1CE8">
        <w:rPr>
          <w:rFonts w:eastAsia="MS Gothic" w:cs="Times New Roman"/>
          <w:b/>
          <w:bCs/>
          <w:iCs/>
          <w:sz w:val="26"/>
        </w:rPr>
        <w:t xml:space="preserve">A transmission system reduces emissions of global pollutants. </w:t>
      </w:r>
    </w:p>
    <w:p w:rsidR="00DB1CE8" w:rsidRPr="00DB1CE8" w:rsidRDefault="00DB1CE8" w:rsidP="00DB1CE8">
      <w:pPr>
        <w:rPr>
          <w:rFonts w:eastAsia="Cambria"/>
          <w:bCs/>
          <w:sz w:val="16"/>
          <w:szCs w:val="16"/>
          <w:lang w:val="es-MX"/>
        </w:rPr>
      </w:pPr>
      <w:r w:rsidRPr="00DB1CE8">
        <w:rPr>
          <w:rFonts w:eastAsia="Cambria"/>
          <w:b/>
          <w:bCs/>
          <w:sz w:val="26"/>
          <w:lang w:val="es-MX"/>
        </w:rPr>
        <w:t>Rosales, &amp; Gerardo, 11,</w:t>
      </w:r>
      <w:r w:rsidRPr="00DB1CE8">
        <w:rPr>
          <w:rFonts w:eastAsia="Cambria"/>
          <w:bCs/>
          <w:sz w:val="16"/>
          <w:szCs w:val="16"/>
          <w:lang w:val="es-MX"/>
        </w:rPr>
        <w:t xml:space="preserve"> [Miguel Ángel Ávila Rosales, Comisión Federal de Electricidad; Héctor Gerardo | T&amp;D World Magazine] http://tdworld.com/overhead-transmission/transamerica-interconnections</w:t>
      </w:r>
    </w:p>
    <w:p w:rsidR="00DB1CE8" w:rsidRPr="00DB1CE8" w:rsidRDefault="00DB1CE8" w:rsidP="00DB1CE8">
      <w:pPr>
        <w:rPr>
          <w:rFonts w:eastAsia="Cambria"/>
          <w:sz w:val="16"/>
          <w:szCs w:val="16"/>
        </w:rPr>
      </w:pPr>
      <w:r w:rsidRPr="00DB1CE8">
        <w:rPr>
          <w:rFonts w:eastAsia="Cambria"/>
          <w:u w:val="single"/>
        </w:rPr>
        <w:t>In Mexico, the electricity sector has been undergoing a process of deregulation since 1993, with its power industry changing to a competitive integrated model. One area of particular interest is the potential for increased cross-border trade of electricity between Mexico and the United States, and, more recently, between Mexico and Central America. In addition to financial and efficiency benefits, cross-border trade could generate substantial environmental benefits in terms of reduced emissions of global pollutants such as carbon dioxide and regional pollutants such as sulfur oxides and nitrogen oxides, depending on the composition of the generating capacity.</w:t>
      </w:r>
      <w:r w:rsidRPr="00DB1CE8">
        <w:rPr>
          <w:rFonts w:eastAsia="Cambria"/>
        </w:rPr>
        <w:t xml:space="preserve"> </w:t>
      </w:r>
      <w:r w:rsidRPr="00DB1CE8">
        <w:rPr>
          <w:rFonts w:eastAsia="Cambria"/>
          <w:sz w:val="16"/>
          <w:szCs w:val="16"/>
        </w:rPr>
        <w:t>The level of exchanges of electric energy between the United States and Mexico has been influenced by a variety of geographic, economic and political factors. Throughout the middle of the 20</w:t>
      </w:r>
      <w:r w:rsidRPr="00DB1CE8">
        <w:rPr>
          <w:rFonts w:eastAsia="Cambria"/>
          <w:sz w:val="16"/>
          <w:szCs w:val="16"/>
          <w:vertAlign w:val="superscript"/>
        </w:rPr>
        <w:t>th</w:t>
      </w:r>
      <w:r w:rsidRPr="00DB1CE8">
        <w:rPr>
          <w:rFonts w:eastAsia="Cambria"/>
          <w:sz w:val="16"/>
          <w:szCs w:val="16"/>
        </w:rPr>
        <w:t xml:space="preserve"> century, demographic and economic conditions led to a significant increase in electric energy transactions between Mexico and utilities in states near the U.S.-Mexico border. The United States established the Western System Coordinating Council, now called the Western Electricity Coordinating Council (WECC), to promote bulk power system reliability through coordinated planning and operation. The establishment of this regional council, along with the founding of the Electric Reliability Council of Texas (ERCOT), has facilitated the regional coordination of electric energy exchanges between utilities in the United States and the Comisión Federal de Electricidad (CFE) in Mexico. It should be noted that the United States and Mexico share a common border of about 1,310 km (814 miles) within the WECC region, and ERCOT and CFE share a common border of about 1,200 km (746 miles).</w:t>
      </w:r>
    </w:p>
    <w:p w:rsidR="00DB1CE8" w:rsidRPr="00DB1CE8" w:rsidRDefault="00DB1CE8" w:rsidP="00DB1CE8">
      <w:pPr>
        <w:rPr>
          <w:rFonts w:eastAsia="Cambria"/>
        </w:rPr>
      </w:pPr>
    </w:p>
    <w:p w:rsidR="00DB1CE8" w:rsidRPr="00DB1CE8" w:rsidRDefault="00DB1CE8" w:rsidP="00DB1CE8">
      <w:pPr>
        <w:keepNext/>
        <w:keepLines/>
        <w:pageBreakBefore/>
        <w:spacing w:before="480"/>
        <w:jc w:val="center"/>
        <w:outlineLvl w:val="1"/>
        <w:rPr>
          <w:rFonts w:eastAsia="MS Gothic" w:cs="Times New Roman"/>
          <w:b/>
          <w:bCs/>
          <w:sz w:val="44"/>
          <w:szCs w:val="26"/>
          <w:u w:val="double"/>
        </w:rPr>
      </w:pPr>
      <w:r w:rsidRPr="00DB1CE8">
        <w:rPr>
          <w:rFonts w:eastAsia="MS Gothic" w:cs="Times New Roman"/>
          <w:b/>
          <w:bCs/>
          <w:sz w:val="44"/>
          <w:szCs w:val="26"/>
          <w:u w:val="double"/>
        </w:rPr>
        <w:lastRenderedPageBreak/>
        <w:t>Relations Adv</w:t>
      </w:r>
    </w:p>
    <w:p w:rsidR="00DB1CE8" w:rsidRPr="00DB1CE8" w:rsidRDefault="00DB1CE8" w:rsidP="00DB1CE8">
      <w:pPr>
        <w:rPr>
          <w:rFonts w:eastAsia="Cambria"/>
        </w:rPr>
      </w:pPr>
    </w:p>
    <w:p w:rsidR="00DB1CE8" w:rsidRPr="00DB1CE8" w:rsidRDefault="00DB1CE8" w:rsidP="00DB1CE8">
      <w:pPr>
        <w:keepNext/>
        <w:keepLines/>
        <w:pageBreakBefore/>
        <w:spacing w:before="200"/>
        <w:jc w:val="center"/>
        <w:outlineLvl w:val="2"/>
        <w:rPr>
          <w:rFonts w:eastAsia="MS Gothic" w:cs="Times New Roman"/>
          <w:b/>
          <w:bCs/>
          <w:sz w:val="32"/>
          <w:u w:val="single"/>
        </w:rPr>
      </w:pPr>
      <w:r w:rsidRPr="00DB1CE8">
        <w:rPr>
          <w:rFonts w:eastAsia="MS Gothic" w:cs="Times New Roman"/>
          <w:b/>
          <w:bCs/>
          <w:sz w:val="32"/>
          <w:u w:val="single"/>
        </w:rPr>
        <w:lastRenderedPageBreak/>
        <w:t>Relations Adv- Relations Low Now</w:t>
      </w:r>
    </w:p>
    <w:p w:rsidR="00DB1CE8" w:rsidRPr="00DB1CE8" w:rsidRDefault="00DB1CE8" w:rsidP="00DB1CE8">
      <w:pPr>
        <w:keepNext/>
        <w:keepLines/>
        <w:spacing w:before="200"/>
        <w:outlineLvl w:val="3"/>
        <w:rPr>
          <w:rFonts w:eastAsia="MS Gothic" w:cs="Times New Roman"/>
          <w:b/>
          <w:bCs/>
          <w:iCs/>
          <w:sz w:val="26"/>
        </w:rPr>
      </w:pPr>
      <w:r w:rsidRPr="00DB1CE8">
        <w:rPr>
          <w:rFonts w:eastAsia="MS Gothic" w:cs="Times New Roman"/>
          <w:b/>
          <w:bCs/>
          <w:iCs/>
          <w:sz w:val="26"/>
        </w:rPr>
        <w:t xml:space="preserve">Relations low – drug war </w:t>
      </w:r>
    </w:p>
    <w:p w:rsidR="00DB1CE8" w:rsidRPr="00DB1CE8" w:rsidRDefault="00DB1CE8" w:rsidP="00DB1CE8">
      <w:pPr>
        <w:rPr>
          <w:rFonts w:eastAsia="Cambria"/>
        </w:rPr>
      </w:pPr>
      <w:r w:rsidRPr="00DB1CE8">
        <w:rPr>
          <w:rFonts w:eastAsia="Cambria"/>
          <w:b/>
          <w:bCs/>
          <w:sz w:val="26"/>
        </w:rPr>
        <w:t>Walser, 5/2</w:t>
      </w:r>
      <w:r w:rsidRPr="00DB1CE8">
        <w:rPr>
          <w:rFonts w:eastAsia="Cambria"/>
        </w:rPr>
        <w:t xml:space="preserve"> (Ray, veteran Foreign Service officer, is a Senior Policy Analyst specializing in Latin America at The Heritage Foundation) “President Obama, the Drug War, and Mexico: Failure Is an Option.” The Foundary. May 2, 2013. </w:t>
      </w:r>
      <w:hyperlink r:id="rId57" w:history="1">
        <w:r w:rsidRPr="00DB1CE8">
          <w:rPr>
            <w:rFonts w:eastAsia="Cambria"/>
          </w:rPr>
          <w:t>http://blog.heritage.org/2013/05/02/president-obama-the-drug-war-and-mexico-failure-is-an-option/</w:t>
        </w:r>
      </w:hyperlink>
      <w:r w:rsidRPr="00DB1CE8">
        <w:rPr>
          <w:rFonts w:eastAsia="Cambria"/>
        </w:rPr>
        <w:t xml:space="preserve">  </w:t>
      </w:r>
    </w:p>
    <w:p w:rsidR="00DB1CE8" w:rsidRPr="00DB1CE8" w:rsidRDefault="00DB1CE8" w:rsidP="00DB1CE8">
      <w:pPr>
        <w:rPr>
          <w:rFonts w:eastAsia="Cambria"/>
          <w:b/>
          <w:bCs/>
          <w:u w:val="single"/>
        </w:rPr>
      </w:pPr>
      <w:r w:rsidRPr="00DB1CE8">
        <w:rPr>
          <w:rFonts w:eastAsia="Cambria"/>
          <w:sz w:val="16"/>
        </w:rPr>
        <w:t xml:space="preserve">The White House still retains the power to set the national agenda and frame the political conversation at home and abroad. In his last conversation relating to drug issues in December 2012, President </w:t>
      </w:r>
      <w:r w:rsidRPr="00DB1CE8">
        <w:rPr>
          <w:rFonts w:eastAsia="Cambria"/>
          <w:b/>
          <w:bCs/>
          <w:u w:val="single"/>
        </w:rPr>
        <w:t>Obama, when asked about the passage of marijuana legalization laws in Colorado and the state of Washington, responded that the federal government had “</w:t>
      </w:r>
      <w:hyperlink r:id="rId58" w:history="1">
        <w:r w:rsidRPr="00DB1CE8">
          <w:rPr>
            <w:rFonts w:eastAsia="Cambria"/>
            <w:b/>
            <w:bCs/>
            <w:u w:val="single"/>
          </w:rPr>
          <w:t>bigger fish to fry</w:t>
        </w:r>
      </w:hyperlink>
      <w:r w:rsidRPr="00DB1CE8">
        <w:rPr>
          <w:rFonts w:eastAsia="Cambria"/>
          <w:b/>
          <w:bCs/>
          <w:u w:val="single"/>
        </w:rPr>
        <w:t>.”</w:t>
      </w:r>
      <w:r w:rsidRPr="00DB1CE8">
        <w:rPr>
          <w:rFonts w:eastAsia="Cambria"/>
          <w:bCs/>
          <w:sz w:val="12"/>
        </w:rPr>
        <w:t>¶</w:t>
      </w:r>
      <w:r w:rsidRPr="00DB1CE8">
        <w:rPr>
          <w:rFonts w:eastAsia="Cambria"/>
          <w:b/>
          <w:bCs/>
          <w:u w:val="single"/>
        </w:rPr>
        <w:t xml:space="preserve"> These state laws run contrary to federal law and U.S. treaty obligations. Then-president Felipe Calderon of Mexico angrily fired back, questioning U.S. “</w:t>
      </w:r>
      <w:hyperlink r:id="rId59" w:history="1">
        <w:r w:rsidRPr="00DB1CE8">
          <w:rPr>
            <w:rFonts w:eastAsia="Cambria"/>
            <w:b/>
            <w:bCs/>
            <w:u w:val="single"/>
          </w:rPr>
          <w:t>moral authority</w:t>
        </w:r>
      </w:hyperlink>
      <w:r w:rsidRPr="00DB1CE8">
        <w:rPr>
          <w:rFonts w:eastAsia="Cambria"/>
          <w:b/>
          <w:bCs/>
          <w:u w:val="single"/>
        </w:rPr>
        <w:t>.”</w:t>
      </w:r>
      <w:r w:rsidRPr="00DB1CE8">
        <w:rPr>
          <w:rFonts w:eastAsia="Cambria"/>
          <w:sz w:val="16"/>
        </w:rPr>
        <w:t xml:space="preserve"> When interviewed by the American Quarterly about his Mexican trip, the President </w:t>
      </w:r>
      <w:hyperlink r:id="rId60" w:history="1">
        <w:r w:rsidRPr="00DB1CE8">
          <w:rPr>
            <w:rFonts w:eastAsia="Cambria"/>
            <w:sz w:val="16"/>
          </w:rPr>
          <w:t>answered no questions</w:t>
        </w:r>
      </w:hyperlink>
      <w:r w:rsidRPr="00DB1CE8">
        <w:rPr>
          <w:rFonts w:eastAsia="Cambria"/>
          <w:sz w:val="16"/>
        </w:rPr>
        <w:t xml:space="preserve"> about drug trafficking. </w:t>
      </w:r>
      <w:r w:rsidRPr="00DB1CE8">
        <w:rPr>
          <w:rFonts w:eastAsia="Cambria"/>
          <w:b/>
          <w:bCs/>
          <w:u w:val="single"/>
        </w:rPr>
        <w:t>In Mexico this week, Obama will talk trade, immigration reform, education, and dance diplomatically around the drug issue.</w:t>
      </w:r>
      <w:r w:rsidRPr="00DB1CE8">
        <w:rPr>
          <w:rFonts w:eastAsia="Cambria"/>
          <w:bCs/>
          <w:sz w:val="12"/>
        </w:rPr>
        <w:t>¶</w:t>
      </w:r>
      <w:r w:rsidRPr="00DB1CE8">
        <w:rPr>
          <w:rFonts w:eastAsia="Cambria"/>
          <w:b/>
          <w:bCs/>
          <w:u w:val="single"/>
        </w:rPr>
        <w:t xml:space="preserve"> </w:t>
      </w:r>
      <w:hyperlink r:id="rId61" w:history="1">
        <w:r w:rsidRPr="00DB1CE8">
          <w:rPr>
            <w:rFonts w:eastAsia="Cambria"/>
            <w:b/>
            <w:iCs/>
            <w:u w:val="single"/>
            <w:bdr w:val="single" w:sz="18" w:space="0" w:color="auto"/>
          </w:rPr>
          <w:t>Fresh friction</w:t>
        </w:r>
      </w:hyperlink>
      <w:r w:rsidRPr="00DB1CE8">
        <w:rPr>
          <w:rFonts w:eastAsia="Cambria"/>
          <w:b/>
          <w:iCs/>
          <w:u w:val="single"/>
          <w:bdr w:val="single" w:sz="18" w:space="0" w:color="auto"/>
        </w:rPr>
        <w:t xml:space="preserve"> has emerged</w:t>
      </w:r>
      <w:r w:rsidRPr="00DB1CE8">
        <w:rPr>
          <w:rFonts w:eastAsia="Cambria"/>
          <w:b/>
          <w:bCs/>
          <w:u w:val="single"/>
        </w:rPr>
        <w:t xml:space="preserve"> between the U.S. and Mexico over rules for counter-drug intelligence collection and sharing.</w:t>
      </w:r>
      <w:r w:rsidRPr="00DB1CE8">
        <w:rPr>
          <w:rFonts w:eastAsia="Cambria"/>
          <w:sz w:val="16"/>
        </w:rPr>
        <w:t xml:space="preserve"> Mexico’s current president, Enrique Peña Nieto appears to be concentrating on more centralized control over drug collection and operations on Mexican territory. </w:t>
      </w:r>
      <w:r w:rsidRPr="00DB1CE8">
        <w:rPr>
          <w:rFonts w:eastAsia="Cambria"/>
          <w:b/>
          <w:bCs/>
          <w:u w:val="single"/>
        </w:rPr>
        <w:t xml:space="preserve">Concerned about citizen security, Peña Nieto hopes to reduce the harm done to ordinary Mexicans as drugs flow across his nation’s territory to U.S. consumers. At the back of his mind also is a recognition that he is dealing with the same Administration that launched Operation </w:t>
      </w:r>
      <w:hyperlink r:id="rId62" w:history="1">
        <w:r w:rsidRPr="00DB1CE8">
          <w:rPr>
            <w:rFonts w:eastAsia="Cambria"/>
            <w:b/>
            <w:bCs/>
            <w:u w:val="single"/>
          </w:rPr>
          <w:t>Fast and Furious</w:t>
        </w:r>
      </w:hyperlink>
      <w:r w:rsidRPr="00DB1CE8">
        <w:rPr>
          <w:rFonts w:eastAsia="Cambria"/>
          <w:b/>
          <w:bCs/>
          <w:u w:val="single"/>
        </w:rPr>
        <w:t>, which let guns walk across the border, and that argues marijuana legalization in Colorado and Washington is no big deal.</w:t>
      </w:r>
    </w:p>
    <w:p w:rsidR="00DB1CE8" w:rsidRPr="00DB1CE8" w:rsidRDefault="00DB1CE8" w:rsidP="00DB1CE8">
      <w:pPr>
        <w:keepNext/>
        <w:keepLines/>
        <w:spacing w:before="200"/>
        <w:outlineLvl w:val="3"/>
        <w:rPr>
          <w:rFonts w:eastAsia="MS Gothic" w:cs="Times New Roman"/>
          <w:b/>
          <w:bCs/>
          <w:iCs/>
          <w:sz w:val="26"/>
        </w:rPr>
      </w:pPr>
      <w:r w:rsidRPr="00DB1CE8">
        <w:rPr>
          <w:rFonts w:eastAsia="MS Gothic" w:cs="Times New Roman"/>
          <w:b/>
          <w:bCs/>
          <w:iCs/>
          <w:sz w:val="26"/>
        </w:rPr>
        <w:t>Tensions between the US and Mexico over intelligence sharing</w:t>
      </w:r>
    </w:p>
    <w:p w:rsidR="00DB1CE8" w:rsidRPr="00DB1CE8" w:rsidRDefault="00DB1CE8" w:rsidP="00DB1CE8">
      <w:pPr>
        <w:rPr>
          <w:rFonts w:eastAsia="Cambria"/>
        </w:rPr>
      </w:pPr>
      <w:r w:rsidRPr="00DB1CE8">
        <w:rPr>
          <w:rFonts w:eastAsia="Cambria"/>
          <w:b/>
          <w:bCs/>
          <w:sz w:val="26"/>
        </w:rPr>
        <w:t>Archibold et al 4/30</w:t>
      </w:r>
      <w:r w:rsidRPr="00DB1CE8">
        <w:rPr>
          <w:rFonts w:eastAsia="Cambria"/>
        </w:rPr>
        <w:t xml:space="preserve">/2013 (Randal, Damien Cave, Ginger Thompson) Mexico’s Curbs on U.S. Role in Drug Fight Spark Friction. NYT. </w:t>
      </w:r>
      <w:hyperlink r:id="rId63" w:history="1">
        <w:r w:rsidRPr="00DB1CE8">
          <w:rPr>
            <w:rFonts w:eastAsia="Cambria"/>
          </w:rPr>
          <w:t>http://www.nytimes.com/2013/05/01/world/americas/friction-between-us-and-mexico-threatens-efforts-on-drugs.html?pagewanted=all&amp;_r=0</w:t>
        </w:r>
      </w:hyperlink>
      <w:r w:rsidRPr="00DB1CE8">
        <w:rPr>
          <w:rFonts w:eastAsia="Cambria"/>
        </w:rPr>
        <w:t xml:space="preserve"> </w:t>
      </w:r>
    </w:p>
    <w:p w:rsidR="00DB1CE8" w:rsidRPr="00DB1CE8" w:rsidRDefault="00DB1CE8" w:rsidP="00DB1CE8">
      <w:pPr>
        <w:rPr>
          <w:rFonts w:eastAsia="Cambria"/>
          <w:sz w:val="16"/>
        </w:rPr>
      </w:pPr>
      <w:r w:rsidRPr="00DB1CE8">
        <w:rPr>
          <w:rFonts w:eastAsia="Cambria"/>
          <w:sz w:val="16"/>
        </w:rPr>
        <w:t xml:space="preserve">But </w:t>
      </w:r>
      <w:r w:rsidRPr="00DB1CE8">
        <w:rPr>
          <w:rFonts w:eastAsia="Cambria"/>
          <w:b/>
          <w:bCs/>
          <w:u w:val="single"/>
        </w:rPr>
        <w:t xml:space="preserve">shortly after Mexico’s new president, </w:t>
      </w:r>
      <w:hyperlink r:id="rId64" w:history="1">
        <w:r w:rsidRPr="00DB1CE8">
          <w:rPr>
            <w:rFonts w:eastAsia="Cambria"/>
            <w:b/>
            <w:bCs/>
            <w:u w:val="single"/>
          </w:rPr>
          <w:t>Enrique Peña Nieto</w:t>
        </w:r>
      </w:hyperlink>
      <w:r w:rsidRPr="00DB1CE8">
        <w:rPr>
          <w:rFonts w:eastAsia="Cambria"/>
          <w:b/>
          <w:bCs/>
          <w:u w:val="single"/>
        </w:rPr>
        <w:t>, took office</w:t>
      </w:r>
      <w:r w:rsidRPr="00DB1CE8">
        <w:rPr>
          <w:rFonts w:eastAsia="Cambria"/>
          <w:sz w:val="16"/>
        </w:rPr>
        <w:t xml:space="preserve"> in December, </w:t>
      </w:r>
      <w:r w:rsidRPr="00DB1CE8">
        <w:rPr>
          <w:rFonts w:eastAsia="Cambria"/>
          <w:b/>
          <w:bCs/>
          <w:u w:val="single"/>
        </w:rPr>
        <w:t>American agents got a clear message that the dynamics</w:t>
      </w:r>
      <w:r w:rsidRPr="00DB1CE8">
        <w:rPr>
          <w:rFonts w:eastAsia="Cambria"/>
          <w:sz w:val="16"/>
        </w:rPr>
        <w:t>, with Washington holding the clear upper hand, were about to change.</w:t>
      </w:r>
      <w:r w:rsidRPr="00DB1CE8">
        <w:rPr>
          <w:rFonts w:eastAsia="Cambria"/>
          <w:sz w:val="12"/>
        </w:rPr>
        <w:t>¶</w:t>
      </w:r>
      <w:r w:rsidRPr="00DB1CE8">
        <w:rPr>
          <w:rFonts w:eastAsia="Cambria"/>
          <w:sz w:val="16"/>
        </w:rPr>
        <w:t xml:space="preserve"> “</w:t>
      </w:r>
      <w:r w:rsidRPr="00DB1CE8">
        <w:rPr>
          <w:rFonts w:eastAsia="Cambria"/>
          <w:b/>
          <w:bCs/>
          <w:u w:val="single"/>
        </w:rPr>
        <w:t>So do we get to polygraph you?” one incoming Mexican official asked his American counterparts, alarming United States security officials</w:t>
      </w:r>
      <w:r w:rsidRPr="00DB1CE8">
        <w:rPr>
          <w:rFonts w:eastAsia="Cambria"/>
          <w:sz w:val="16"/>
        </w:rPr>
        <w:t xml:space="preserve"> who consider the vetting of the Mexicans central to tracking down drug kingpins. </w:t>
      </w:r>
      <w:r w:rsidRPr="00DB1CE8">
        <w:rPr>
          <w:rFonts w:eastAsia="Cambria"/>
          <w:b/>
          <w:bCs/>
          <w:u w:val="single"/>
        </w:rPr>
        <w:t>The Mexican government briefly stopped its vetted officials from cooperating in sensitive investigations</w:t>
      </w:r>
      <w:r w:rsidRPr="00DB1CE8">
        <w:rPr>
          <w:rFonts w:eastAsia="Cambria"/>
          <w:sz w:val="16"/>
        </w:rPr>
        <w:t>. The Americans are waiting to see if Mexico allows polygraphs when assigning new members to units, a senior Obama administration official said.</w:t>
      </w:r>
      <w:r w:rsidRPr="00DB1CE8">
        <w:rPr>
          <w:rFonts w:eastAsia="Cambria"/>
          <w:sz w:val="12"/>
        </w:rPr>
        <w:t>¶</w:t>
      </w:r>
      <w:r w:rsidRPr="00DB1CE8">
        <w:rPr>
          <w:rFonts w:eastAsia="Cambria"/>
          <w:sz w:val="16"/>
        </w:rPr>
        <w:t xml:space="preserve"> </w:t>
      </w:r>
      <w:r w:rsidRPr="00DB1CE8">
        <w:rPr>
          <w:rFonts w:eastAsia="Cambria"/>
          <w:b/>
          <w:bCs/>
          <w:u w:val="single"/>
        </w:rPr>
        <w:t>In another clash, American security officials were recently asked to leave an important intelligence center in Monterrey, where they had worked side by side with an array of Mexican military and police commanders collecting and analyzing tips and intelligence on drug gangs. The Mexicans, scoffing at the notion of Americans’ having so much contact with different agencies, questioned the value of the center and made clear that they would put tighter reins on the sharing of drug intelligence.</w:t>
      </w:r>
      <w:r w:rsidRPr="00DB1CE8">
        <w:rPr>
          <w:rFonts w:eastAsia="Cambria"/>
          <w:bCs/>
          <w:sz w:val="12"/>
        </w:rPr>
        <w:t>¶</w:t>
      </w:r>
      <w:r w:rsidRPr="00DB1CE8">
        <w:rPr>
          <w:rFonts w:eastAsia="Cambria"/>
          <w:b/>
          <w:bCs/>
          <w:u w:val="single"/>
        </w:rPr>
        <w:t xml:space="preserve"> There have long been political sensitivities in Mexico over allowing too much American involvement</w:t>
      </w:r>
      <w:r w:rsidRPr="00DB1CE8">
        <w:rPr>
          <w:rFonts w:eastAsia="Cambria"/>
          <w:sz w:val="16"/>
        </w:rPr>
        <w:t>. But the recent policy changes have rattled American officials used to far fewer restrictions than they have faced in years.</w:t>
      </w:r>
    </w:p>
    <w:p w:rsidR="00DB1CE8" w:rsidRPr="00DB1CE8" w:rsidRDefault="00DB1CE8" w:rsidP="00DB1CE8">
      <w:pPr>
        <w:keepNext/>
        <w:keepLines/>
        <w:spacing w:before="200"/>
        <w:outlineLvl w:val="3"/>
        <w:rPr>
          <w:rFonts w:eastAsia="MS Gothic" w:cs="Times New Roman"/>
          <w:b/>
          <w:bCs/>
          <w:sz w:val="26"/>
        </w:rPr>
      </w:pPr>
      <w:r w:rsidRPr="00DB1CE8">
        <w:rPr>
          <w:rFonts w:eastAsia="MS Gothic" w:cs="Times New Roman"/>
          <w:b/>
          <w:sz w:val="26"/>
        </w:rPr>
        <w:t>Relations low – Mexico blames the US for drug markets</w:t>
      </w:r>
    </w:p>
    <w:p w:rsidR="00DB1CE8" w:rsidRPr="00DB1CE8" w:rsidRDefault="00DB1CE8" w:rsidP="00DB1CE8">
      <w:pPr>
        <w:rPr>
          <w:rFonts w:eastAsia="MS Gothic" w:cs="Times New Roman"/>
          <w:b/>
          <w:iCs/>
          <w:sz w:val="26"/>
        </w:rPr>
      </w:pPr>
      <w:r w:rsidRPr="00DB1CE8">
        <w:rPr>
          <w:rFonts w:eastAsia="MS Gothic" w:cs="Times New Roman"/>
          <w:b/>
          <w:bCs/>
          <w:iCs/>
          <w:sz w:val="26"/>
        </w:rPr>
        <w:t xml:space="preserve">Shirk ’13 </w:t>
      </w:r>
      <w:r w:rsidRPr="00DB1CE8">
        <w:rPr>
          <w:rFonts w:eastAsia="MS Gothic" w:cs="Times New Roman"/>
          <w:bCs/>
          <w:iCs/>
          <w:sz w:val="20"/>
          <w:szCs w:val="20"/>
        </w:rPr>
        <w:t xml:space="preserve">David Shirk, Associate professor of political science, NPR, May 4, 2013 </w:t>
      </w:r>
    </w:p>
    <w:p w:rsidR="00DB1CE8" w:rsidRPr="00DB1CE8" w:rsidRDefault="00DB1CE8" w:rsidP="00DB1CE8">
      <w:pPr>
        <w:rPr>
          <w:rFonts w:eastAsia="Cambria"/>
          <w:sz w:val="16"/>
        </w:rPr>
      </w:pPr>
      <w:r w:rsidRPr="00DB1CE8">
        <w:rPr>
          <w:rFonts w:eastAsia="Cambria"/>
          <w:sz w:val="16"/>
        </w:rPr>
        <w:t xml:space="preserve">I think that there are a lot of people who would agree with that idea. And in some ways, you can see that the drug war, as it's played out over the last 34 years, in particular as a U.S. proxy war. That said, over the last six years, working with Mexico, U.S. officials have consistently tried to let Mexico set the agenda. U.S. officials that I spoke to, repeatedly - and Mexican officials - repeatedly expressed the understanding that Mexico and the United States were working together because they had a shared responsibility to deal with the problem of drug trafficking and organized crime. But I think U.S. officials are really waiting to see whether they will be able to cooperate with the Pena Nieto administration </w:t>
      </w:r>
      <w:r w:rsidRPr="00DB1CE8">
        <w:rPr>
          <w:rFonts w:eastAsia="Cambria"/>
          <w:sz w:val="16"/>
        </w:rPr>
        <w:lastRenderedPageBreak/>
        <w:t xml:space="preserve">and in what areas. </w:t>
      </w:r>
      <w:r w:rsidRPr="00DB1CE8">
        <w:rPr>
          <w:rFonts w:eastAsia="Cambria"/>
          <w:b/>
          <w:bCs/>
          <w:highlight w:val="yellow"/>
          <w:u w:val="single"/>
        </w:rPr>
        <w:t xml:space="preserve">Because there is some sense </w:t>
      </w:r>
      <w:r w:rsidRPr="00DB1CE8">
        <w:rPr>
          <w:rFonts w:eastAsia="Cambria"/>
          <w:b/>
          <w:iCs/>
          <w:highlight w:val="yellow"/>
          <w:u w:val="single"/>
          <w:bdr w:val="single" w:sz="18" w:space="0" w:color="auto"/>
        </w:rPr>
        <w:t>that the trust and collaboration that was built up over the last six years is at least on hold</w:t>
      </w:r>
      <w:r w:rsidRPr="00DB1CE8">
        <w:rPr>
          <w:rFonts w:eastAsia="Cambria"/>
          <w:b/>
          <w:bCs/>
          <w:highlight w:val="yellow"/>
          <w:u w:val="single"/>
        </w:rPr>
        <w:t>, if not in recession.</w:t>
      </w:r>
      <w:r w:rsidRPr="00DB1CE8">
        <w:rPr>
          <w:rFonts w:eastAsia="Cambria"/>
          <w:b/>
          <w:bCs/>
          <w:u w:val="single"/>
        </w:rPr>
        <w:t xml:space="preserve"> It seems to me - I've spoken with </w:t>
      </w:r>
      <w:r w:rsidRPr="00DB1CE8">
        <w:rPr>
          <w:rFonts w:eastAsia="Cambria"/>
          <w:b/>
          <w:bCs/>
          <w:highlight w:val="yellow"/>
          <w:u w:val="single"/>
        </w:rPr>
        <w:t>Mexicans</w:t>
      </w:r>
      <w:r w:rsidRPr="00DB1CE8">
        <w:rPr>
          <w:rFonts w:eastAsia="Cambria"/>
          <w:b/>
          <w:bCs/>
          <w:u w:val="single"/>
        </w:rPr>
        <w:t xml:space="preserve">, who, to deal in shorthand, </w:t>
      </w:r>
      <w:r w:rsidRPr="00DB1CE8">
        <w:rPr>
          <w:rFonts w:eastAsia="Cambria"/>
          <w:b/>
          <w:bCs/>
          <w:highlight w:val="yellow"/>
          <w:u w:val="single"/>
        </w:rPr>
        <w:t>are sick of the drug wars and sick of the cartels and blame them for thousands of deaths</w:t>
      </w:r>
      <w:r w:rsidRPr="00DB1CE8">
        <w:rPr>
          <w:rFonts w:eastAsia="Cambria"/>
          <w:b/>
          <w:bCs/>
          <w:u w:val="single"/>
        </w:rPr>
        <w:t xml:space="preserve">, and yet at the same time, in some ways, </w:t>
      </w:r>
      <w:r w:rsidRPr="00DB1CE8">
        <w:rPr>
          <w:rFonts w:eastAsia="Cambria"/>
          <w:b/>
          <w:iCs/>
          <w:highlight w:val="yellow"/>
          <w:u w:val="single"/>
          <w:bdr w:val="single" w:sz="18" w:space="0" w:color="auto"/>
        </w:rPr>
        <w:t>they blame Americans for being the market for those drugs</w:t>
      </w:r>
      <w:r w:rsidRPr="00DB1CE8">
        <w:rPr>
          <w:rFonts w:eastAsia="Cambria"/>
          <w:sz w:val="16"/>
        </w:rPr>
        <w:t xml:space="preserve">. I mean, first of all, I think many Mexicans are tired of having their country portrayed as a lawless, violent and corrupt place. That said, I also think that, for many Mexicans, this incredible fight that they've made over the last six years to try to take on organized crime has not yielded major gains in stopping the flow of drugs in even necessarily breaking down some of the major cartels that operate in Mexico. So, there is a sense that </w:t>
      </w:r>
      <w:r w:rsidRPr="00DB1CE8">
        <w:rPr>
          <w:rFonts w:eastAsia="Cambria"/>
          <w:b/>
          <w:bCs/>
          <w:highlight w:val="yellow"/>
          <w:u w:val="single"/>
        </w:rPr>
        <w:t xml:space="preserve">they've made all of this effort and it's primarily </w:t>
      </w:r>
      <w:r w:rsidRPr="00DB1CE8">
        <w:rPr>
          <w:rFonts w:eastAsia="Cambria"/>
          <w:b/>
          <w:iCs/>
          <w:highlight w:val="yellow"/>
          <w:u w:val="single"/>
          <w:bdr w:val="single" w:sz="18" w:space="0" w:color="auto"/>
        </w:rPr>
        <w:t>to prevent U.S. drug consumers in engaging in an illicit market activity</w:t>
      </w:r>
      <w:r w:rsidRPr="00DB1CE8">
        <w:rPr>
          <w:rFonts w:eastAsia="Cambria"/>
          <w:b/>
          <w:bCs/>
          <w:highlight w:val="yellow"/>
          <w:u w:val="single"/>
        </w:rPr>
        <w:t>.</w:t>
      </w:r>
      <w:r w:rsidRPr="00DB1CE8">
        <w:rPr>
          <w:rFonts w:eastAsia="Cambria"/>
          <w:sz w:val="16"/>
        </w:rPr>
        <w:t xml:space="preserve"> I think some Mexicans may simply say this is not worth the effort. This is not our fight. Let's let the drug traffickers get back to business as usual and we can get on with our lives.</w:t>
      </w:r>
    </w:p>
    <w:p w:rsidR="00DB1CE8" w:rsidRPr="00DB1CE8" w:rsidRDefault="00DB1CE8" w:rsidP="00DB1CE8">
      <w:pPr>
        <w:keepNext/>
        <w:keepLines/>
        <w:pageBreakBefore/>
        <w:spacing w:before="200"/>
        <w:jc w:val="center"/>
        <w:outlineLvl w:val="2"/>
        <w:rPr>
          <w:rFonts w:eastAsia="MS Gothic" w:cs="Times New Roman"/>
          <w:b/>
          <w:bCs/>
          <w:sz w:val="32"/>
          <w:u w:val="single"/>
        </w:rPr>
      </w:pPr>
      <w:r w:rsidRPr="00DB1CE8">
        <w:rPr>
          <w:rFonts w:eastAsia="MS Gothic" w:cs="Times New Roman"/>
          <w:b/>
          <w:bCs/>
          <w:sz w:val="32"/>
          <w:u w:val="single"/>
        </w:rPr>
        <w:lastRenderedPageBreak/>
        <w:t>Relations Adv- Energy Key</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 xml:space="preserve">Harnessing Mexico’s renewables at Border States is key to maximize coop. </w:t>
      </w:r>
    </w:p>
    <w:p w:rsidR="00DB1CE8" w:rsidRPr="00DB1CE8" w:rsidRDefault="00DB1CE8" w:rsidP="00DB1CE8">
      <w:pPr>
        <w:rPr>
          <w:rFonts w:eastAsia="Calibri"/>
          <w:b/>
        </w:rPr>
      </w:pPr>
      <w:r w:rsidRPr="00DB1CE8">
        <w:rPr>
          <w:rFonts w:eastAsia="Calibri"/>
          <w:b/>
        </w:rPr>
        <w:t>Donnelly 10,</w:t>
      </w:r>
      <w:r w:rsidRPr="00DB1CE8">
        <w:rPr>
          <w:rFonts w:eastAsia="Calibri"/>
          <w:sz w:val="16"/>
          <w:szCs w:val="16"/>
        </w:rPr>
        <w:t xml:space="preserve"> Robert Donnelly, The Wilson Institute, program associate with the Mexico Institute at the Woodrow Wilson Center, </w:t>
      </w:r>
    </w:p>
    <w:p w:rsidR="00DB1CE8" w:rsidRPr="00DB1CE8" w:rsidRDefault="00DB1CE8" w:rsidP="00DB1CE8">
      <w:pPr>
        <w:rPr>
          <w:rFonts w:eastAsia="Calibri"/>
        </w:rPr>
      </w:pPr>
      <w:r w:rsidRPr="00DB1CE8">
        <w:rPr>
          <w:rFonts w:eastAsia="Calibri"/>
          <w:u w:val="single"/>
        </w:rPr>
        <w:t xml:space="preserve">Could </w:t>
      </w:r>
      <w:r w:rsidRPr="00DB1CE8">
        <w:rPr>
          <w:rFonts w:eastAsia="Calibri"/>
          <w:highlight w:val="yellow"/>
          <w:u w:val="single"/>
        </w:rPr>
        <w:t>joint green-energy development help improve relations between the United States and Mexico</w:t>
      </w:r>
      <w:r w:rsidRPr="00DB1CE8">
        <w:rPr>
          <w:rFonts w:eastAsia="Calibri"/>
          <w:u w:val="single"/>
        </w:rPr>
        <w:t>? Speakers at this spring’s launch of “</w:t>
      </w:r>
      <w:hyperlink r:id="rId65" w:history="1">
        <w:r w:rsidRPr="00DB1CE8">
          <w:rPr>
            <w:rFonts w:eastAsia="Calibri"/>
            <w:u w:val="single"/>
          </w:rPr>
          <w:t>Environment, Development and Growth: U.S.-Mexico Cooperation in Renewable Energies</w:t>
        </w:r>
      </w:hyperlink>
      <w:r w:rsidRPr="00DB1CE8">
        <w:rPr>
          <w:rFonts w:eastAsia="Calibri"/>
          <w:u w:val="single"/>
        </w:rPr>
        <w:t xml:space="preserve">,” a report released by the Woodrow Wilson Center’s </w:t>
      </w:r>
      <w:hyperlink r:id="rId66" w:history="1">
        <w:r w:rsidRPr="00DB1CE8">
          <w:rPr>
            <w:rFonts w:eastAsia="Calibri"/>
            <w:u w:val="single"/>
          </w:rPr>
          <w:t>Mexico Institute</w:t>
        </w:r>
      </w:hyperlink>
      <w:r w:rsidRPr="00DB1CE8">
        <w:rPr>
          <w:rFonts w:eastAsia="Calibri"/>
          <w:u w:val="single"/>
        </w:rPr>
        <w:t xml:space="preserve">, agreed that </w:t>
      </w:r>
      <w:r w:rsidRPr="00DB1CE8">
        <w:rPr>
          <w:rFonts w:eastAsia="Calibri"/>
          <w:highlight w:val="yellow"/>
          <w:u w:val="single"/>
        </w:rPr>
        <w:t>cooperating on renewable energy is a positive step. However, the panelists asserted that cooperation could be maximized by better harnessing Mexico’s renewable resources and by leveraging the economic complementarities that exist among the border states</w:t>
      </w:r>
      <w:r w:rsidRPr="00DB1CE8">
        <w:rPr>
          <w:rFonts w:eastAsia="Calibri"/>
          <w:highlight w:val="yellow"/>
        </w:rPr>
        <w:t>.</w:t>
      </w:r>
    </w:p>
    <w:p w:rsidR="00DB1CE8" w:rsidRPr="00DB1CE8" w:rsidRDefault="00DB1CE8" w:rsidP="00DB1CE8">
      <w:pPr>
        <w:rPr>
          <w:rFonts w:eastAsia="Cambria"/>
        </w:rPr>
      </w:pP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Cooperation over energy infrastructure is THE key issue to broader US-Mexico border relations</w:t>
      </w:r>
    </w:p>
    <w:p w:rsidR="00DB1CE8" w:rsidRPr="00DB1CE8" w:rsidRDefault="00DB1CE8" w:rsidP="00DB1CE8">
      <w:pPr>
        <w:rPr>
          <w:rFonts w:eastAsia="Calibri"/>
        </w:rPr>
      </w:pPr>
      <w:r w:rsidRPr="00DB1CE8">
        <w:rPr>
          <w:rFonts w:eastAsia="Calibri"/>
          <w:b/>
          <w:bCs/>
          <w:sz w:val="26"/>
        </w:rPr>
        <w:t>Sweedler et al 5</w:t>
      </w:r>
      <w:r w:rsidRPr="00DB1CE8">
        <w:rPr>
          <w:rFonts w:eastAsia="Calibri"/>
        </w:rPr>
        <w:t xml:space="preserve"> (Alan, *Assistant Vice President for International Programs at San Diego State University, Director of the Center for Energy Studies and the Environmental Sciences Program and Professor of Physics, Founder of SDSU's program on International Security and Conflict Resolution, Congressional Science Fellow in the US Senate, and a Carnegie Science Fellow at Stanford University in the area of arms control and international security, Margarito Quintero Núñez, Kimberly Collins, “Energy Issues in the U.S.-Mexican</w:t>
      </w:r>
    </w:p>
    <w:p w:rsidR="00DB1CE8" w:rsidRPr="00DB1CE8" w:rsidRDefault="00DB1CE8" w:rsidP="00DB1CE8">
      <w:pPr>
        <w:rPr>
          <w:rFonts w:eastAsia="Calibri"/>
        </w:rPr>
      </w:pPr>
      <w:r w:rsidRPr="00DB1CE8">
        <w:rPr>
          <w:rFonts w:eastAsia="Calibri"/>
        </w:rPr>
        <w:t xml:space="preserve">Binational Region: Focus on California-Baja California,” </w:t>
      </w:r>
      <w:hyperlink r:id="rId67" w:history="1">
        <w:r w:rsidRPr="00DB1CE8">
          <w:rPr>
            <w:rFonts w:eastAsia="Calibri"/>
          </w:rPr>
          <w:t>http://scerp.org/pubs/m11/chapter%201-5.pdf</w:t>
        </w:r>
      </w:hyperlink>
      <w:r w:rsidRPr="00DB1CE8">
        <w:rPr>
          <w:rFonts w:eastAsia="Calibri"/>
        </w:rPr>
        <w:t>)</w:t>
      </w:r>
    </w:p>
    <w:p w:rsidR="00DB1CE8" w:rsidRPr="00DB1CE8" w:rsidRDefault="00DB1CE8" w:rsidP="00DB1CE8">
      <w:pPr>
        <w:rPr>
          <w:rFonts w:eastAsia="Calibri"/>
        </w:rPr>
      </w:pPr>
    </w:p>
    <w:p w:rsidR="00DB1CE8" w:rsidRPr="00DB1CE8" w:rsidRDefault="00DB1CE8" w:rsidP="00DB1CE8">
      <w:pPr>
        <w:rPr>
          <w:rFonts w:eastAsia="Calibri"/>
          <w:sz w:val="16"/>
        </w:rPr>
      </w:pPr>
      <w:r w:rsidRPr="00DB1CE8">
        <w:rPr>
          <w:rFonts w:eastAsia="Calibri"/>
          <w:b/>
          <w:bCs/>
          <w:u w:val="single"/>
        </w:rPr>
        <w:t xml:space="preserve">Energy is an </w:t>
      </w:r>
      <w:r w:rsidRPr="00DB1CE8">
        <w:rPr>
          <w:rFonts w:eastAsia="Calibri"/>
          <w:b/>
          <w:iCs/>
          <w:u w:val="single"/>
          <w:bdr w:val="single" w:sz="18" w:space="0" w:color="auto"/>
        </w:rPr>
        <w:t>indispensable lifeblood</w:t>
      </w:r>
      <w:r w:rsidRPr="00DB1CE8">
        <w:rPr>
          <w:rFonts w:eastAsia="Calibri"/>
          <w:b/>
          <w:bCs/>
          <w:u w:val="single"/>
        </w:rPr>
        <w:t xml:space="preserve"> of the U.S.-Mexican border region and it is a </w:t>
      </w:r>
      <w:r w:rsidRPr="00DB1CE8">
        <w:rPr>
          <w:rFonts w:eastAsia="Calibri"/>
          <w:b/>
          <w:iCs/>
          <w:u w:val="single"/>
          <w:bdr w:val="single" w:sz="18" w:space="0" w:color="auto"/>
        </w:rPr>
        <w:t>key issue</w:t>
      </w:r>
      <w:r w:rsidRPr="00DB1CE8">
        <w:rPr>
          <w:rFonts w:eastAsia="Calibri"/>
          <w:b/>
          <w:bCs/>
          <w:u w:val="single"/>
        </w:rPr>
        <w:t xml:space="preserve"> in the binational region’s future</w:t>
      </w:r>
      <w:r w:rsidRPr="00DB1CE8">
        <w:rPr>
          <w:rFonts w:eastAsia="Calibri"/>
          <w:sz w:val="16"/>
        </w:rPr>
        <w:t xml:space="preserve">. </w:t>
      </w:r>
      <w:r w:rsidRPr="00DB1CE8">
        <w:rPr>
          <w:rFonts w:eastAsia="Calibri"/>
          <w:b/>
          <w:bCs/>
          <w:u w:val="single"/>
        </w:rPr>
        <w:t>The energy sectors in the United States, Mexico</w:t>
      </w:r>
      <w:r w:rsidRPr="00DB1CE8">
        <w:rPr>
          <w:rFonts w:eastAsia="Calibri"/>
          <w:sz w:val="16"/>
        </w:rPr>
        <w:t xml:space="preserve">, and Canada </w:t>
      </w:r>
      <w:r w:rsidRPr="00DB1CE8">
        <w:rPr>
          <w:rFonts w:eastAsia="Calibri"/>
          <w:b/>
          <w:bCs/>
          <w:u w:val="single"/>
        </w:rPr>
        <w:t>are undergoing changes that will affect how energy is</w:t>
      </w:r>
      <w:r w:rsidRPr="00DB1CE8">
        <w:rPr>
          <w:rFonts w:eastAsia="Calibri"/>
          <w:sz w:val="16"/>
        </w:rPr>
        <w:t xml:space="preserve"> produced, </w:t>
      </w:r>
      <w:r w:rsidRPr="00DB1CE8">
        <w:rPr>
          <w:rFonts w:eastAsia="Calibri"/>
          <w:b/>
          <w:bCs/>
          <w:u w:val="single"/>
        </w:rPr>
        <w:t>transmitted, distributed, and sold</w:t>
      </w:r>
      <w:r w:rsidRPr="00DB1CE8">
        <w:rPr>
          <w:rFonts w:eastAsia="Calibri"/>
          <w:sz w:val="16"/>
        </w:rPr>
        <w:t xml:space="preserve"> throughout North America. </w:t>
      </w:r>
      <w:r w:rsidRPr="00DB1CE8">
        <w:rPr>
          <w:rFonts w:eastAsia="Calibri"/>
          <w:b/>
          <w:bCs/>
          <w:u w:val="single"/>
        </w:rPr>
        <w:t>These changes will directly influence energy use and energy-related infrastructure in the U.S.-Mexican border region</w:t>
      </w:r>
      <w:r w:rsidRPr="00DB1CE8">
        <w:rPr>
          <w:rFonts w:eastAsia="Calibri"/>
          <w:sz w:val="16"/>
        </w:rPr>
        <w:t xml:space="preserve">. This chapter focuses on national energy issues in the United States and Mexico, border-wide topics of concern, and the California-Baja California section on the border. </w:t>
      </w:r>
      <w:r w:rsidRPr="00DB1CE8">
        <w:rPr>
          <w:rFonts w:eastAsia="Calibri"/>
          <w:b/>
          <w:bCs/>
          <w:u w:val="single"/>
        </w:rPr>
        <w:t>Population growth is the main force behind the increasing demand for energy services in the binational region. The expanding economy is another important factor</w:t>
      </w:r>
      <w:r w:rsidRPr="00DB1CE8">
        <w:rPr>
          <w:rFonts w:eastAsia="Calibri"/>
          <w:sz w:val="16"/>
        </w:rPr>
        <w:t xml:space="preserve">. These factors have led to a greater demand for energy services in the border region than is expected for other areas of North America. To meet the expected demand in northern Mexico, new and upgraded interconnections of the transmission system with the United States will be needed. The North American Free Trade Agreement (NAFTA) does provide new opportunities for private energy companies, particularly those in the electric power industry. In addition to the increased need for power, there will be significant pressure on supplies of natural gas and associated infrastructure, such as high-pressure gas pipelines, distribution systems, and pumping stations. </w:t>
      </w:r>
      <w:r w:rsidRPr="00DB1CE8">
        <w:rPr>
          <w:rFonts w:eastAsia="Calibri"/>
          <w:b/>
          <w:bCs/>
          <w:u w:val="single"/>
        </w:rPr>
        <w:t>As prices for fossil fuels and electricity continue to rise, it is expected that solar energy</w:t>
      </w:r>
      <w:r w:rsidRPr="00DB1CE8">
        <w:rPr>
          <w:rFonts w:eastAsia="Calibri"/>
          <w:sz w:val="16"/>
        </w:rPr>
        <w:t xml:space="preserve"> (both thermal and electric) will </w:t>
      </w:r>
      <w:r w:rsidRPr="00DB1CE8">
        <w:rPr>
          <w:rFonts w:eastAsia="Calibri"/>
          <w:b/>
          <w:bCs/>
          <w:u w:val="single"/>
        </w:rPr>
        <w:t xml:space="preserve">also become </w:t>
      </w:r>
      <w:r w:rsidRPr="00DB1CE8">
        <w:rPr>
          <w:rFonts w:eastAsia="Calibri"/>
          <w:b/>
          <w:iCs/>
          <w:u w:val="single"/>
          <w:bdr w:val="single" w:sz="18" w:space="0" w:color="auto"/>
        </w:rPr>
        <w:t>more important</w:t>
      </w:r>
      <w:r w:rsidRPr="00DB1CE8">
        <w:rPr>
          <w:rFonts w:eastAsia="Calibri"/>
          <w:b/>
          <w:bCs/>
          <w:u w:val="single"/>
        </w:rPr>
        <w:t xml:space="preserve"> in the border region than in the past</w:t>
      </w:r>
      <w:r w:rsidRPr="00DB1CE8">
        <w:rPr>
          <w:rFonts w:eastAsia="Calibri"/>
          <w:sz w:val="16"/>
        </w:rPr>
        <w:t xml:space="preserve">. </w:t>
      </w:r>
      <w:r w:rsidRPr="00DB1CE8">
        <w:rPr>
          <w:rFonts w:eastAsia="Calibri"/>
          <w:b/>
          <w:bCs/>
          <w:u w:val="single"/>
        </w:rPr>
        <w:t>A secure supply of reasonably priced energy with a minimal environmental impact will be needed for the U.S.-Mexican border region if it is to remain competitive in the global economy</w:t>
      </w:r>
      <w:r w:rsidRPr="00DB1CE8">
        <w:rPr>
          <w:rFonts w:eastAsia="Calibri"/>
          <w:sz w:val="16"/>
        </w:rPr>
        <w:t xml:space="preserve">. Given the expected increase in population and living standards on the Mexican side of the border, it is difficult to see how power demand can be met without the construction of new generating facilities in the border region. However, if environmental degradation is to be avoided and quality of life standards improved, the type of generation will be important. </w:t>
      </w:r>
      <w:r w:rsidRPr="00DB1CE8">
        <w:rPr>
          <w:rFonts w:eastAsia="Calibri"/>
          <w:b/>
          <w:bCs/>
          <w:u w:val="single"/>
        </w:rPr>
        <w:t>Heavy reliance of fossil fuels</w:t>
      </w:r>
      <w:r w:rsidRPr="00DB1CE8">
        <w:rPr>
          <w:rFonts w:eastAsia="Calibri"/>
          <w:sz w:val="16"/>
        </w:rPr>
        <w:t xml:space="preserve">, even natural gas, </w:t>
      </w:r>
      <w:r w:rsidRPr="00DB1CE8">
        <w:rPr>
          <w:rFonts w:eastAsia="Calibri"/>
          <w:b/>
          <w:iCs/>
          <w:u w:val="single"/>
          <w:bdr w:val="single" w:sz="18" w:space="0" w:color="auto"/>
        </w:rPr>
        <w:t>will inevitably degrade air quality, contribute to global climate change, and stress limited water supplies</w:t>
      </w:r>
      <w:r w:rsidRPr="00DB1CE8">
        <w:rPr>
          <w:rFonts w:eastAsia="Calibri"/>
          <w:sz w:val="16"/>
        </w:rPr>
        <w:t xml:space="preserve">. There are several ways to enhance crossborder cooperation in the energy field and provide the energy services needed for border residents in the future. But </w:t>
      </w:r>
      <w:r w:rsidRPr="00DB1CE8">
        <w:rPr>
          <w:rFonts w:eastAsia="Calibri"/>
          <w:b/>
          <w:bCs/>
          <w:u w:val="single"/>
        </w:rPr>
        <w:t>doing so will require effective cooperation and coordination</w:t>
      </w:r>
      <w:r w:rsidRPr="00DB1CE8">
        <w:rPr>
          <w:rFonts w:eastAsia="Calibri"/>
          <w:sz w:val="16"/>
        </w:rPr>
        <w:t xml:space="preserve"> between the privatized energy market players and the local and state agencies still responsible for regulating the energy sector in both the United States and Mexico. </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lastRenderedPageBreak/>
        <w:t>It outweigh alt causes – US engagement’s key</w:t>
      </w:r>
    </w:p>
    <w:p w:rsidR="00DB1CE8" w:rsidRPr="00DB1CE8" w:rsidRDefault="00DB1CE8" w:rsidP="00DB1CE8">
      <w:pPr>
        <w:rPr>
          <w:rFonts w:eastAsia="Calibri"/>
        </w:rPr>
      </w:pPr>
      <w:r w:rsidRPr="00DB1CE8">
        <w:rPr>
          <w:rFonts w:eastAsia="Calibri"/>
          <w:b/>
          <w:bCs/>
          <w:sz w:val="26"/>
        </w:rPr>
        <w:t>Wood 10</w:t>
      </w:r>
      <w:r w:rsidRPr="00DB1CE8">
        <w:rPr>
          <w:rFonts w:eastAsia="Calibri"/>
        </w:rPr>
        <w:t xml:space="preserve"> (Duncan, Director of the Mexico Institute at the Woodrow Wilson International Center for Scholars, “Environment, Development and Growth: U.S.-Mexico Cooperation in Renewable Energies,” Woodrow Wilson International Center for Scholars (Mexico Institute), May, </w:t>
      </w:r>
      <w:hyperlink r:id="rId68" w:history="1">
        <w:r w:rsidRPr="00DB1CE8">
          <w:rPr>
            <w:rFonts w:eastAsia="Calibri"/>
          </w:rPr>
          <w:t>http://www.statealliancepartnership.org/resources_files/USMexico_Cooperation_Renewable_Energies.pdf</w:t>
        </w:r>
      </w:hyperlink>
      <w:r w:rsidRPr="00DB1CE8">
        <w:rPr>
          <w:rFonts w:eastAsia="Calibri"/>
        </w:rPr>
        <w:t>)</w:t>
      </w:r>
    </w:p>
    <w:p w:rsidR="00DB1CE8" w:rsidRPr="00DB1CE8" w:rsidRDefault="00DB1CE8" w:rsidP="00DB1CE8">
      <w:pPr>
        <w:rPr>
          <w:rFonts w:eastAsia="Calibri"/>
        </w:rPr>
      </w:pPr>
    </w:p>
    <w:p w:rsidR="00DB1CE8" w:rsidRPr="00DB1CE8" w:rsidRDefault="00DB1CE8" w:rsidP="00DB1CE8">
      <w:pPr>
        <w:rPr>
          <w:rFonts w:eastAsia="Calibri"/>
          <w:sz w:val="16"/>
        </w:rPr>
      </w:pPr>
      <w:r w:rsidRPr="00DB1CE8">
        <w:rPr>
          <w:rFonts w:eastAsia="Calibri"/>
          <w:b/>
          <w:bCs/>
          <w:u w:val="single"/>
        </w:rPr>
        <w:t>This study examines</w:t>
      </w:r>
      <w:r w:rsidRPr="00DB1CE8">
        <w:rPr>
          <w:rFonts w:eastAsia="Calibri"/>
          <w:sz w:val="16"/>
        </w:rPr>
        <w:t xml:space="preserve"> one of the most important and </w:t>
      </w:r>
      <w:r w:rsidRPr="00DB1CE8">
        <w:rPr>
          <w:rFonts w:eastAsia="Calibri"/>
          <w:b/>
          <w:bCs/>
          <w:u w:val="single"/>
        </w:rPr>
        <w:t>potentially lucrative dimensions of the growth of the renewable energy sector</w:t>
      </w:r>
      <w:r w:rsidRPr="00DB1CE8">
        <w:rPr>
          <w:rFonts w:eastAsia="Calibri"/>
          <w:sz w:val="16"/>
        </w:rPr>
        <w:t xml:space="preserve"> in Mexico, </w:t>
      </w:r>
      <w:r w:rsidRPr="00DB1CE8">
        <w:rPr>
          <w:rFonts w:eastAsia="Calibri"/>
          <w:b/>
          <w:bCs/>
          <w:u w:val="single"/>
        </w:rPr>
        <w:t>namely bilateral cooperation between Mexico and the United States</w:t>
      </w:r>
      <w:r w:rsidRPr="00DB1CE8">
        <w:rPr>
          <w:rFonts w:eastAsia="Calibri"/>
          <w:sz w:val="16"/>
        </w:rPr>
        <w:t xml:space="preserve">. </w:t>
      </w:r>
      <w:r w:rsidRPr="00DB1CE8">
        <w:rPr>
          <w:rFonts w:eastAsia="Calibri"/>
          <w:b/>
          <w:bCs/>
          <w:u w:val="single"/>
        </w:rPr>
        <w:t>The</w:t>
      </w:r>
      <w:r w:rsidRPr="00DB1CE8">
        <w:rPr>
          <w:rFonts w:eastAsia="Calibri"/>
          <w:sz w:val="16"/>
        </w:rPr>
        <w:t xml:space="preserve"> 2009 bilateral </w:t>
      </w:r>
      <w:r w:rsidRPr="00DB1CE8">
        <w:rPr>
          <w:rFonts w:eastAsia="Calibri"/>
          <w:b/>
          <w:bCs/>
          <w:u w:val="single"/>
        </w:rPr>
        <w:t xml:space="preserve">framework should be seen in the context of an </w:t>
      </w:r>
      <w:r w:rsidRPr="00DB1CE8">
        <w:rPr>
          <w:rFonts w:eastAsia="Calibri"/>
          <w:b/>
          <w:iCs/>
          <w:u w:val="single"/>
          <w:bdr w:val="single" w:sz="18" w:space="0" w:color="auto"/>
        </w:rPr>
        <w:t>emerging trend</w:t>
      </w:r>
      <w:r w:rsidRPr="00DB1CE8">
        <w:rPr>
          <w:rFonts w:eastAsia="Calibri"/>
          <w:b/>
          <w:bCs/>
          <w:u w:val="single"/>
        </w:rPr>
        <w:t xml:space="preserve"> in Mexico towards renewable energy</w:t>
      </w:r>
      <w:r w:rsidRPr="00DB1CE8">
        <w:rPr>
          <w:rFonts w:eastAsia="Calibri"/>
          <w:sz w:val="16"/>
        </w:rPr>
        <w:t xml:space="preserve">, and as recognition of the need for the United States to take advantage of this if it is to meet its own carbon emissions reduction goals. </w:t>
      </w:r>
      <w:r w:rsidRPr="00DB1CE8">
        <w:rPr>
          <w:rFonts w:eastAsia="Calibri"/>
          <w:b/>
          <w:bCs/>
          <w:u w:val="single"/>
        </w:rPr>
        <w:t>The long border shared by the two countries</w:t>
      </w:r>
      <w:r w:rsidRPr="00DB1CE8">
        <w:rPr>
          <w:rFonts w:eastAsia="Calibri"/>
          <w:sz w:val="16"/>
        </w:rPr>
        <w:t xml:space="preserve">, so </w:t>
      </w:r>
      <w:r w:rsidRPr="00DB1CE8">
        <w:rPr>
          <w:rFonts w:eastAsia="Calibri"/>
          <w:b/>
          <w:bCs/>
          <w:u w:val="single"/>
        </w:rPr>
        <w:t>often</w:t>
      </w:r>
      <w:r w:rsidRPr="00DB1CE8">
        <w:rPr>
          <w:rFonts w:eastAsia="Calibri"/>
          <w:sz w:val="16"/>
        </w:rPr>
        <w:t xml:space="preserve"> seen as </w:t>
      </w:r>
      <w:r w:rsidRPr="00DB1CE8">
        <w:rPr>
          <w:rFonts w:eastAsia="Calibri"/>
          <w:b/>
          <w:bCs/>
          <w:u w:val="single"/>
        </w:rPr>
        <w:t xml:space="preserve">a point of conflict due to the </w:t>
      </w:r>
      <w:r w:rsidRPr="00DB1CE8">
        <w:rPr>
          <w:rFonts w:eastAsia="Calibri"/>
          <w:b/>
          <w:iCs/>
          <w:u w:val="single"/>
          <w:bdr w:val="single" w:sz="18" w:space="0" w:color="auto"/>
        </w:rPr>
        <w:t>thorny issues</w:t>
      </w:r>
      <w:r w:rsidRPr="00DB1CE8">
        <w:rPr>
          <w:rFonts w:eastAsia="Calibri"/>
          <w:b/>
          <w:bCs/>
          <w:u w:val="single"/>
        </w:rPr>
        <w:t xml:space="preserve"> of </w:t>
      </w:r>
      <w:r w:rsidRPr="00DB1CE8">
        <w:rPr>
          <w:rFonts w:eastAsia="Calibri"/>
          <w:b/>
          <w:iCs/>
          <w:u w:val="single"/>
          <w:bdr w:val="single" w:sz="18" w:space="0" w:color="auto"/>
        </w:rPr>
        <w:t>migration</w:t>
      </w:r>
      <w:r w:rsidRPr="00DB1CE8">
        <w:rPr>
          <w:rFonts w:eastAsia="Calibri"/>
          <w:b/>
          <w:bCs/>
          <w:u w:val="single"/>
        </w:rPr>
        <w:t xml:space="preserve">, </w:t>
      </w:r>
      <w:r w:rsidRPr="00DB1CE8">
        <w:rPr>
          <w:rFonts w:eastAsia="Calibri"/>
          <w:b/>
          <w:iCs/>
          <w:u w:val="single"/>
          <w:bdr w:val="single" w:sz="18" w:space="0" w:color="auto"/>
        </w:rPr>
        <w:t>drugs</w:t>
      </w:r>
      <w:r w:rsidRPr="00DB1CE8">
        <w:rPr>
          <w:rFonts w:eastAsia="Calibri"/>
          <w:b/>
          <w:bCs/>
          <w:u w:val="single"/>
        </w:rPr>
        <w:t xml:space="preserve"> and </w:t>
      </w:r>
      <w:r w:rsidRPr="00DB1CE8">
        <w:rPr>
          <w:rFonts w:eastAsia="Calibri"/>
          <w:b/>
          <w:iCs/>
          <w:u w:val="single"/>
          <w:bdr w:val="single" w:sz="18" w:space="0" w:color="auto"/>
        </w:rPr>
        <w:t>security</w:t>
      </w:r>
      <w:r w:rsidRPr="00DB1CE8">
        <w:rPr>
          <w:rFonts w:eastAsia="Calibri"/>
          <w:sz w:val="16"/>
        </w:rPr>
        <w:t xml:space="preserve">, </w:t>
      </w:r>
      <w:r w:rsidRPr="00DB1CE8">
        <w:rPr>
          <w:rFonts w:eastAsia="Calibri"/>
          <w:b/>
          <w:bCs/>
          <w:u w:val="single"/>
        </w:rPr>
        <w:t>holds the potential to benefit both states through the trade in renewable energy</w:t>
      </w:r>
      <w:r w:rsidRPr="00DB1CE8">
        <w:rPr>
          <w:rFonts w:eastAsia="Calibri"/>
          <w:sz w:val="16"/>
        </w:rPr>
        <w:t xml:space="preserve"> from wind, geothermal, biomass and solar sources. But </w:t>
      </w:r>
      <w:r w:rsidRPr="00DB1CE8">
        <w:rPr>
          <w:rFonts w:eastAsia="Calibri"/>
          <w:b/>
          <w:bCs/>
          <w:u w:val="single"/>
        </w:rPr>
        <w:t xml:space="preserve">the promise of collaboration in the sector goes </w:t>
      </w:r>
      <w:r w:rsidRPr="00DB1CE8">
        <w:rPr>
          <w:rFonts w:eastAsia="Calibri"/>
          <w:b/>
          <w:iCs/>
          <w:u w:val="single"/>
          <w:bdr w:val="single" w:sz="18" w:space="0" w:color="auto"/>
        </w:rPr>
        <w:t>far beyond the border</w:t>
      </w:r>
      <w:r w:rsidRPr="00DB1CE8">
        <w:rPr>
          <w:rFonts w:eastAsia="Calibri"/>
          <w:sz w:val="16"/>
        </w:rPr>
        <w:t xml:space="preserve">. </w:t>
      </w:r>
      <w:r w:rsidRPr="00DB1CE8">
        <w:rPr>
          <w:rFonts w:eastAsia="Calibri"/>
          <w:b/>
          <w:bCs/>
          <w:u w:val="single"/>
        </w:rPr>
        <w:t xml:space="preserve">The US has been </w:t>
      </w:r>
      <w:r w:rsidRPr="00DB1CE8">
        <w:rPr>
          <w:rFonts w:eastAsia="Calibri"/>
          <w:b/>
          <w:iCs/>
          <w:u w:val="single"/>
          <w:bdr w:val="single" w:sz="18" w:space="0" w:color="auto"/>
        </w:rPr>
        <w:t>engaged</w:t>
      </w:r>
      <w:r w:rsidRPr="00DB1CE8">
        <w:rPr>
          <w:rFonts w:eastAsia="Calibri"/>
          <w:b/>
          <w:bCs/>
          <w:u w:val="single"/>
        </w:rPr>
        <w:t xml:space="preserve"> with Mexico in RE issues for over 15 years now on multiple levels</w:t>
      </w:r>
      <w:r w:rsidRPr="00DB1CE8">
        <w:rPr>
          <w:rFonts w:eastAsia="Calibri"/>
          <w:sz w:val="16"/>
        </w:rPr>
        <w:t xml:space="preserve">, and </w:t>
      </w:r>
      <w:r w:rsidRPr="00DB1CE8">
        <w:rPr>
          <w:rFonts w:eastAsia="Calibri"/>
          <w:b/>
          <w:bCs/>
          <w:u w:val="single"/>
        </w:rPr>
        <w:t>this has brought tangible results that have had a significant impact on</w:t>
      </w:r>
      <w:r w:rsidRPr="00DB1CE8">
        <w:rPr>
          <w:rFonts w:eastAsia="Calibri"/>
          <w:sz w:val="16"/>
        </w:rPr>
        <w:t xml:space="preserve"> both Mexico and on </w:t>
      </w:r>
      <w:r w:rsidRPr="00DB1CE8">
        <w:rPr>
          <w:rFonts w:eastAsia="Calibri"/>
          <w:b/>
          <w:bCs/>
          <w:u w:val="single"/>
        </w:rPr>
        <w:t>bilateral relations</w:t>
      </w:r>
      <w:r w:rsidRPr="00DB1CE8">
        <w:rPr>
          <w:rFonts w:eastAsia="Calibri"/>
          <w:sz w:val="16"/>
        </w:rPr>
        <w:t>.</w:t>
      </w:r>
    </w:p>
    <w:p w:rsidR="00DB1CE8" w:rsidRPr="00DB1CE8" w:rsidRDefault="00DB1CE8" w:rsidP="00DB1CE8">
      <w:pPr>
        <w:keepNext/>
        <w:keepLines/>
        <w:pageBreakBefore/>
        <w:spacing w:before="200"/>
        <w:jc w:val="center"/>
        <w:outlineLvl w:val="2"/>
        <w:rPr>
          <w:rFonts w:eastAsia="MS Gothic" w:cs="Times New Roman"/>
          <w:b/>
          <w:bCs/>
          <w:sz w:val="32"/>
          <w:u w:val="single"/>
        </w:rPr>
      </w:pPr>
      <w:r w:rsidRPr="00DB1CE8">
        <w:rPr>
          <w:rFonts w:eastAsia="MS Gothic" w:cs="Times New Roman"/>
          <w:b/>
          <w:bCs/>
          <w:sz w:val="32"/>
          <w:u w:val="single"/>
        </w:rPr>
        <w:t xml:space="preserve">Relations Adv- Relations Good- Latin Stability </w:t>
      </w:r>
    </w:p>
    <w:p w:rsidR="00DB1CE8" w:rsidRPr="00DB1CE8" w:rsidRDefault="00DB1CE8" w:rsidP="00DB1CE8">
      <w:pPr>
        <w:keepNext/>
        <w:keepLines/>
        <w:spacing w:before="200"/>
        <w:outlineLvl w:val="3"/>
        <w:rPr>
          <w:rFonts w:eastAsia="MS Gothic" w:cs="Times New Roman"/>
          <w:iCs/>
          <w:sz w:val="26"/>
        </w:rPr>
      </w:pPr>
      <w:r w:rsidRPr="00DB1CE8">
        <w:rPr>
          <w:rFonts w:eastAsia="MS Gothic" w:cs="Times New Roman"/>
          <w:b/>
          <w:bCs/>
          <w:iCs/>
          <w:sz w:val="26"/>
        </w:rPr>
        <w:t>A. Relations key to Latin American stability</w:t>
      </w:r>
    </w:p>
    <w:p w:rsidR="00DB1CE8" w:rsidRPr="00DB1CE8" w:rsidRDefault="00DB1CE8" w:rsidP="00DB1CE8">
      <w:pPr>
        <w:rPr>
          <w:rFonts w:ascii="Times New Roman" w:eastAsia="Times New Roman" w:hAnsi="Times New Roman" w:cs="Times New Roman"/>
          <w:color w:val="000000"/>
          <w:u w:val="single"/>
          <w:shd w:val="clear" w:color="auto" w:fill="FFFFFF"/>
        </w:rPr>
      </w:pPr>
      <w:r w:rsidRPr="00DB1CE8">
        <w:rPr>
          <w:rFonts w:eastAsia="Cambria"/>
          <w:b/>
          <w:bCs/>
          <w:sz w:val="26"/>
        </w:rPr>
        <w:t>Selee and Wilson 12</w:t>
      </w:r>
      <w:r w:rsidRPr="00DB1CE8">
        <w:rPr>
          <w:rFonts w:eastAsia="Cambria"/>
          <w:sz w:val="16"/>
        </w:rPr>
        <w:t xml:space="preserve"> </w:t>
      </w:r>
      <w:r w:rsidRPr="00DB1CE8">
        <w:rPr>
          <w:rFonts w:eastAsia="Times New Roman"/>
          <w:color w:val="000000"/>
          <w:sz w:val="16"/>
        </w:rPr>
        <w:t>[</w:t>
      </w:r>
      <w:r w:rsidRPr="00DB1CE8">
        <w:rPr>
          <w:rFonts w:eastAsia="Times New Roman"/>
          <w:color w:val="000000"/>
          <w:sz w:val="16"/>
          <w:shd w:val="clear" w:color="auto" w:fill="FFFFFF"/>
        </w:rPr>
        <w:t xml:space="preserve">Andrew, Vice President for Programs and Senior Advisor to the Mexico Institute at the Wilson Center, Christopher, associate with the Mexico Institute, “A New Agenda with Mexico,” Wilson Center, November 2012, </w:t>
      </w:r>
      <w:r w:rsidRPr="00DB1CE8">
        <w:rPr>
          <w:rFonts w:eastAsia="Times New Roman"/>
          <w:sz w:val="16"/>
          <w:shd w:val="clear" w:color="auto" w:fill="FFFFFF"/>
        </w:rPr>
        <w:t>http://www.wilsoncenter.org/sites/default/files/a_new_agenda_with_mexico.pdf]</w:t>
      </w:r>
      <w:r w:rsidRPr="00DB1CE8">
        <w:rPr>
          <w:rFonts w:eastAsia="Times New Roman"/>
          <w:color w:val="000000"/>
          <w:sz w:val="16"/>
        </w:rPr>
        <w:br/>
      </w:r>
      <w:r w:rsidRPr="00DB1CE8">
        <w:rPr>
          <w:rFonts w:eastAsia="Cambria"/>
          <w:b/>
          <w:bCs/>
          <w:highlight w:val="yellow"/>
          <w:u w:val="single"/>
        </w:rPr>
        <w:t>As Mexico’s security crisis begins to recede</w:t>
      </w:r>
      <w:r w:rsidRPr="00DB1CE8">
        <w:rPr>
          <w:rFonts w:eastAsia="Times New Roman"/>
          <w:color w:val="000000"/>
          <w:sz w:val="16"/>
          <w:shd w:val="clear" w:color="auto" w:fill="FFFFFF"/>
        </w:rPr>
        <w:t xml:space="preserve">, the two 3 </w:t>
      </w:r>
      <w:r w:rsidRPr="00DB1CE8">
        <w:rPr>
          <w:rFonts w:eastAsia="Cambria"/>
          <w:b/>
          <w:bCs/>
          <w:highlight w:val="yellow"/>
          <w:u w:val="single"/>
        </w:rPr>
        <w:t xml:space="preserve">A New Agenda with Mexico </w:t>
      </w:r>
      <w:r w:rsidRPr="00DB1CE8">
        <w:rPr>
          <w:rFonts w:eastAsia="Cambria"/>
          <w:b/>
          <w:bCs/>
          <w:u w:val="single"/>
        </w:rPr>
        <w:t xml:space="preserve">countries </w:t>
      </w:r>
      <w:r w:rsidRPr="00DB1CE8">
        <w:rPr>
          <w:rFonts w:eastAsia="Cambria"/>
          <w:b/>
          <w:bCs/>
          <w:highlight w:val="yellow"/>
          <w:u w:val="single"/>
        </w:rPr>
        <w:t>will</w:t>
      </w:r>
      <w:r w:rsidRPr="00DB1CE8">
        <w:rPr>
          <w:rFonts w:eastAsia="Times New Roman"/>
          <w:color w:val="000000"/>
          <w:sz w:val="16"/>
          <w:highlight w:val="yellow"/>
          <w:shd w:val="clear" w:color="auto" w:fill="FFFFFF"/>
        </w:rPr>
        <w:t xml:space="preserve"> </w:t>
      </w:r>
      <w:r w:rsidRPr="00DB1CE8">
        <w:rPr>
          <w:rFonts w:eastAsia="Times New Roman"/>
          <w:color w:val="000000"/>
          <w:sz w:val="16"/>
          <w:shd w:val="clear" w:color="auto" w:fill="FFFFFF"/>
        </w:rPr>
        <w:t xml:space="preserve">also </w:t>
      </w:r>
      <w:r w:rsidRPr="00DB1CE8">
        <w:rPr>
          <w:rFonts w:eastAsia="Cambria"/>
          <w:b/>
          <w:bCs/>
          <w:u w:val="single"/>
        </w:rPr>
        <w:t xml:space="preserve">have to </w:t>
      </w:r>
      <w:r w:rsidRPr="00DB1CE8">
        <w:rPr>
          <w:rFonts w:eastAsia="Cambria"/>
          <w:b/>
          <w:bCs/>
          <w:highlight w:val="yellow"/>
          <w:u w:val="single"/>
        </w:rPr>
        <w:t xml:space="preserve">do </w:t>
      </w:r>
      <w:r w:rsidRPr="00DB1CE8">
        <w:rPr>
          <w:rFonts w:eastAsia="Cambria"/>
          <w:b/>
          <w:bCs/>
          <w:u w:val="single"/>
        </w:rPr>
        <w:t xml:space="preserve">far </w:t>
      </w:r>
      <w:r w:rsidRPr="00DB1CE8">
        <w:rPr>
          <w:rFonts w:eastAsia="Cambria"/>
          <w:b/>
          <w:bCs/>
          <w:highlight w:val="yellow"/>
          <w:u w:val="single"/>
        </w:rPr>
        <w:t>more to strengthen the governments of Central America</w:t>
      </w:r>
      <w:r w:rsidRPr="00DB1CE8">
        <w:rPr>
          <w:rFonts w:eastAsia="Cambria"/>
          <w:b/>
          <w:bCs/>
          <w:u w:val="single"/>
        </w:rPr>
        <w:t>, which</w:t>
      </w:r>
      <w:r w:rsidRPr="00DB1CE8">
        <w:rPr>
          <w:rFonts w:eastAsia="Times New Roman"/>
          <w:color w:val="000000"/>
          <w:sz w:val="16"/>
          <w:shd w:val="clear" w:color="auto" w:fill="FFFFFF"/>
        </w:rPr>
        <w:t xml:space="preserve"> now </w:t>
      </w:r>
      <w:r w:rsidRPr="00DB1CE8">
        <w:rPr>
          <w:rFonts w:eastAsia="Cambria"/>
          <w:b/>
          <w:bCs/>
          <w:u w:val="single"/>
        </w:rPr>
        <w:t xml:space="preserve">face a rising </w:t>
      </w:r>
      <w:r w:rsidRPr="00DB1CE8">
        <w:rPr>
          <w:rFonts w:eastAsia="Cambria"/>
          <w:b/>
          <w:bCs/>
          <w:highlight w:val="yellow"/>
          <w:u w:val="single"/>
        </w:rPr>
        <w:t>tide of violence as organized crime groups move southward. Mexico is also a U.S. ally in deterring terrorist threats and promoting robust democracy in the Western Hemisphere, and there will be numerous opportunities to strengthen</w:t>
      </w:r>
      <w:r w:rsidRPr="00DB1CE8">
        <w:rPr>
          <w:rFonts w:eastAsia="Cambria"/>
          <w:b/>
          <w:bCs/>
          <w:u w:val="single"/>
        </w:rPr>
        <w:t xml:space="preserve"> the already </w:t>
      </w:r>
      <w:r w:rsidRPr="00DB1CE8">
        <w:rPr>
          <w:rFonts w:eastAsia="Cambria"/>
          <w:b/>
          <w:bCs/>
          <w:highlight w:val="yellow"/>
          <w:u w:val="single"/>
        </w:rPr>
        <w:t xml:space="preserve">active collaboration </w:t>
      </w:r>
      <w:r w:rsidRPr="00DB1CE8">
        <w:rPr>
          <w:rFonts w:eastAsia="Cambria"/>
          <w:b/>
          <w:bCs/>
          <w:u w:val="single"/>
        </w:rPr>
        <w:t>as growing economic opportunities reshape the region’s political and social landscape.</w:t>
      </w:r>
    </w:p>
    <w:p w:rsidR="00DB1CE8" w:rsidRPr="00DB1CE8" w:rsidRDefault="00DB1CE8" w:rsidP="00DB1CE8">
      <w:pPr>
        <w:keepNext/>
        <w:keepLines/>
        <w:spacing w:before="200"/>
        <w:outlineLvl w:val="3"/>
        <w:rPr>
          <w:rFonts w:eastAsia="MS Gothic" w:cs="Times New Roman"/>
          <w:iCs/>
          <w:sz w:val="26"/>
        </w:rPr>
      </w:pPr>
      <w:r w:rsidRPr="00DB1CE8">
        <w:rPr>
          <w:rFonts w:eastAsia="MS Gothic" w:cs="Times New Roman"/>
          <w:b/>
          <w:bCs/>
          <w:iCs/>
          <w:sz w:val="26"/>
        </w:rPr>
        <w:t>B. Instability causes global war</w:t>
      </w:r>
    </w:p>
    <w:p w:rsidR="00DB1CE8" w:rsidRPr="00DB1CE8" w:rsidRDefault="00DB1CE8" w:rsidP="00DB1CE8">
      <w:pPr>
        <w:rPr>
          <w:rFonts w:eastAsia="Cambria"/>
          <w:sz w:val="16"/>
        </w:rPr>
      </w:pPr>
      <w:r w:rsidRPr="00DB1CE8">
        <w:rPr>
          <w:rFonts w:eastAsia="Cambria"/>
          <w:b/>
          <w:bCs/>
          <w:sz w:val="26"/>
        </w:rPr>
        <w:t>Rochlin 94</w:t>
      </w:r>
      <w:r w:rsidRPr="00DB1CE8">
        <w:rPr>
          <w:rFonts w:eastAsia="Times New Roman"/>
          <w:color w:val="000000"/>
          <w:sz w:val="24"/>
          <w:shd w:val="clear" w:color="auto" w:fill="FFFFFF"/>
        </w:rPr>
        <w:t xml:space="preserve"> [James Francis, Professor of Political Science at Okanagan University College. “Discovering the Americas: the evolution of Canadian foreign policy towards Latin America,” p. 130-131, 1994]</w:t>
      </w:r>
      <w:r w:rsidRPr="00DB1CE8">
        <w:rPr>
          <w:rFonts w:eastAsia="Cambria"/>
          <w:b/>
          <w:bCs/>
          <w:u w:val="single"/>
        </w:rPr>
        <w:br/>
      </w:r>
      <w:r w:rsidRPr="00DB1CE8">
        <w:rPr>
          <w:rFonts w:eastAsia="Cambria"/>
          <w:sz w:val="16"/>
        </w:rPr>
        <w:t xml:space="preserve">While there were economic motivations for Canadian policy in Central America, security considerations were perhaps more important. Canada possessed an interest in promoting stability in the face of a potential decline of U.S. hegemony in the Americas. Perceptions of declining U.S. influence in the region – which had some credibility in 1979-1984 due to the wildly inequitable divisions of wealth in some U.S. client states in Latin America, in addition to political repression, under-development, mounting external debt, anti-American sentiment produced by decades of subjugation to U.S. strategic and economic interests, and so on – were linked to the prospect of explosive events occurring in the hemisphere. Hence, </w:t>
      </w:r>
      <w:r w:rsidRPr="00DB1CE8">
        <w:rPr>
          <w:rFonts w:eastAsia="Cambria"/>
          <w:b/>
          <w:bCs/>
          <w:u w:val="single"/>
        </w:rPr>
        <w:t>the Central American imbroglio was viewed as a fuse which could ignite a cataclysmic process throughout the region. Analysts</w:t>
      </w:r>
      <w:r w:rsidRPr="00DB1CE8">
        <w:rPr>
          <w:rFonts w:eastAsia="Cambria"/>
          <w:sz w:val="16"/>
        </w:rPr>
        <w:t xml:space="preserve"> at the time </w:t>
      </w:r>
      <w:r w:rsidRPr="00DB1CE8">
        <w:rPr>
          <w:rFonts w:eastAsia="Cambria"/>
          <w:b/>
          <w:bCs/>
          <w:u w:val="single"/>
        </w:rPr>
        <w:t>worried that</w:t>
      </w:r>
      <w:r w:rsidRPr="00DB1CE8">
        <w:rPr>
          <w:rFonts w:eastAsia="Cambria"/>
          <w:sz w:val="16"/>
        </w:rPr>
        <w:t xml:space="preserve"> in a worst-case scenario, </w:t>
      </w:r>
      <w:r w:rsidRPr="00DB1CE8">
        <w:rPr>
          <w:rFonts w:eastAsia="Cambria"/>
          <w:b/>
          <w:bCs/>
          <w:u w:val="single"/>
        </w:rPr>
        <w:t>instability created by a regional war, beginning in Central America and spreading elsewhere in Latin America, might preoccupy Washington to the extent that the United States would be unable to perform adequately its important hegemonic role in the international arena</w:t>
      </w:r>
      <w:r w:rsidRPr="00DB1CE8">
        <w:rPr>
          <w:rFonts w:eastAsia="Cambria"/>
          <w:b/>
          <w:sz w:val="16"/>
          <w:highlight w:val="yellow"/>
        </w:rPr>
        <w:t xml:space="preserve"> </w:t>
      </w:r>
      <w:r w:rsidRPr="00DB1CE8">
        <w:rPr>
          <w:rFonts w:eastAsia="Cambria"/>
          <w:sz w:val="16"/>
        </w:rPr>
        <w:t xml:space="preserve">– a concern expressed by the director of research for Canada’s Standing Committee Report on Central America. It was feared that </w:t>
      </w:r>
      <w:r w:rsidRPr="00DB1CE8">
        <w:rPr>
          <w:rFonts w:eastAsia="Cambria"/>
          <w:b/>
          <w:bCs/>
          <w:u w:val="single"/>
        </w:rPr>
        <w:t>such a predicament could generate increased global instability and perhaps even a hegemonic war.</w:t>
      </w:r>
      <w:r w:rsidRPr="00DB1CE8">
        <w:rPr>
          <w:rFonts w:eastAsia="Cambria"/>
          <w:sz w:val="16"/>
        </w:rPr>
        <w:t xml:space="preserve"> This is one of the motivations which led Canada to become involved in efforts at regional conflict resolution, such as Contadora, as will be discussed in the next chapter.</w:t>
      </w:r>
    </w:p>
    <w:p w:rsidR="00DB1CE8" w:rsidRPr="00DB1CE8" w:rsidRDefault="00DB1CE8" w:rsidP="00DB1CE8">
      <w:pPr>
        <w:rPr>
          <w:rFonts w:eastAsia="Cambria"/>
        </w:rPr>
      </w:pPr>
    </w:p>
    <w:p w:rsidR="00DB1CE8" w:rsidRPr="00DB1CE8" w:rsidRDefault="00DB1CE8" w:rsidP="00DB1CE8">
      <w:pPr>
        <w:keepNext/>
        <w:keepLines/>
        <w:pageBreakBefore/>
        <w:spacing w:before="200"/>
        <w:jc w:val="center"/>
        <w:outlineLvl w:val="2"/>
        <w:rPr>
          <w:rFonts w:eastAsia="MS Gothic" w:cs="Times New Roman"/>
          <w:b/>
          <w:bCs/>
          <w:sz w:val="32"/>
          <w:u w:val="single"/>
        </w:rPr>
      </w:pPr>
      <w:r w:rsidRPr="00DB1CE8">
        <w:rPr>
          <w:rFonts w:eastAsia="MS Gothic" w:cs="Times New Roman"/>
          <w:b/>
          <w:bCs/>
          <w:sz w:val="32"/>
          <w:u w:val="single"/>
        </w:rPr>
        <w:t xml:space="preserve">Relations Adv- Relations Good- Democracy </w:t>
      </w:r>
    </w:p>
    <w:p w:rsidR="00DB1CE8" w:rsidRPr="00DB1CE8" w:rsidRDefault="00DB1CE8" w:rsidP="00DB1CE8">
      <w:pPr>
        <w:keepNext/>
        <w:keepLines/>
        <w:spacing w:before="200"/>
        <w:outlineLvl w:val="3"/>
        <w:rPr>
          <w:rFonts w:eastAsia="MS Gothic" w:cs="Times New Roman"/>
          <w:b/>
          <w:bCs/>
          <w:iCs/>
          <w:sz w:val="26"/>
        </w:rPr>
      </w:pPr>
      <w:r w:rsidRPr="00DB1CE8">
        <w:rPr>
          <w:rFonts w:eastAsia="MS Gothic" w:cs="Times New Roman"/>
          <w:b/>
          <w:bCs/>
          <w:iCs/>
          <w:sz w:val="26"/>
        </w:rPr>
        <w:t>A. Mexican relations through immigration key to global democracy</w:t>
      </w:r>
    </w:p>
    <w:p w:rsidR="00DB1CE8" w:rsidRPr="00DB1CE8" w:rsidRDefault="00DB1CE8" w:rsidP="00DB1CE8">
      <w:pPr>
        <w:rPr>
          <w:rFonts w:eastAsia="Cambria"/>
        </w:rPr>
      </w:pPr>
      <w:r w:rsidRPr="00DB1CE8">
        <w:rPr>
          <w:rFonts w:eastAsia="Cambria"/>
          <w:b/>
          <w:iCs/>
          <w:sz w:val="26"/>
        </w:rPr>
        <w:t>Castaneda ‘3</w:t>
      </w:r>
      <w:r w:rsidRPr="00DB1CE8">
        <w:rPr>
          <w:rFonts w:eastAsia="Cambria"/>
        </w:rPr>
        <w:t xml:space="preserve"> (Castañeda, Jorge G. Source: Foreign Affairs; May/Jun2003, Vol. 82 Issue 3, p67-81, 15p, 4 Black and White Photographs)</w:t>
      </w:r>
    </w:p>
    <w:p w:rsidR="00DB1CE8" w:rsidRPr="00DB1CE8" w:rsidRDefault="00DB1CE8" w:rsidP="00DB1CE8">
      <w:pPr>
        <w:rPr>
          <w:rFonts w:eastAsia="Cambria"/>
          <w:b/>
          <w:bCs/>
          <w:u w:val="single"/>
        </w:rPr>
      </w:pPr>
      <w:r w:rsidRPr="00DB1CE8">
        <w:rPr>
          <w:rFonts w:eastAsia="Cambria"/>
          <w:b/>
          <w:bCs/>
          <w:u w:val="single"/>
        </w:rPr>
        <w:t>Dealing with Mexico is in many ways the most important regional task</w:t>
      </w:r>
      <w:r w:rsidRPr="00DB1CE8">
        <w:rPr>
          <w:rFonts w:eastAsia="Cambria"/>
          <w:sz w:val="16"/>
        </w:rPr>
        <w:t xml:space="preserve"> facing the Bush administration. The matter can be summed up simply: President Vicente Fox's </w:t>
      </w:r>
      <w:r w:rsidRPr="00DB1CE8">
        <w:rPr>
          <w:rFonts w:eastAsia="Cambria"/>
          <w:b/>
          <w:bCs/>
          <w:u w:val="single"/>
        </w:rPr>
        <w:t>consolidation of Mexico's first democratic transfer of power must be-and be seen to be-a success</w:t>
      </w:r>
      <w:r w:rsidRPr="00DB1CE8">
        <w:rPr>
          <w:rFonts w:eastAsia="Cambria"/>
          <w:sz w:val="16"/>
        </w:rPr>
        <w:t xml:space="preserve">. </w:t>
      </w:r>
      <w:r w:rsidRPr="00DB1CE8">
        <w:rPr>
          <w:rFonts w:eastAsia="Cambria"/>
          <w:b/>
          <w:bCs/>
          <w:u w:val="single"/>
        </w:rPr>
        <w:t>There is nothing more important to the U</w:t>
      </w:r>
      <w:r w:rsidRPr="00DB1CE8">
        <w:rPr>
          <w:rFonts w:eastAsia="Cambria"/>
          <w:sz w:val="16"/>
        </w:rPr>
        <w:t xml:space="preserve">nited </w:t>
      </w:r>
      <w:r w:rsidRPr="00DB1CE8">
        <w:rPr>
          <w:rFonts w:eastAsia="Cambria"/>
          <w:b/>
          <w:bCs/>
          <w:u w:val="single"/>
        </w:rPr>
        <w:t>S</w:t>
      </w:r>
      <w:r w:rsidRPr="00DB1CE8">
        <w:rPr>
          <w:rFonts w:eastAsia="Cambria"/>
          <w:sz w:val="16"/>
        </w:rPr>
        <w:t xml:space="preserve">tates </w:t>
      </w:r>
      <w:r w:rsidRPr="00DB1CE8">
        <w:rPr>
          <w:rFonts w:eastAsia="Cambria"/>
          <w:b/>
          <w:bCs/>
          <w:u w:val="single"/>
        </w:rPr>
        <w:t>than a stable Mexico, and today a stable Mexico means a democratic one.</w:t>
      </w:r>
      <w:r w:rsidRPr="00DB1CE8">
        <w:rPr>
          <w:rFonts w:eastAsia="Cambria"/>
          <w:sz w:val="16"/>
        </w:rPr>
        <w:t xml:space="preserve"> And </w:t>
      </w:r>
      <w:r w:rsidRPr="00DB1CE8">
        <w:rPr>
          <w:rFonts w:eastAsia="Cambria"/>
          <w:b/>
          <w:bCs/>
          <w:u w:val="single"/>
        </w:rPr>
        <w:t>the U</w:t>
      </w:r>
      <w:r w:rsidRPr="00DB1CE8">
        <w:rPr>
          <w:rFonts w:eastAsia="Cambria"/>
          <w:sz w:val="16"/>
        </w:rPr>
        <w:t xml:space="preserve">nited </w:t>
      </w:r>
      <w:r w:rsidRPr="00DB1CE8">
        <w:rPr>
          <w:rFonts w:eastAsia="Cambria"/>
          <w:b/>
          <w:bCs/>
          <w:u w:val="single"/>
        </w:rPr>
        <w:t>S</w:t>
      </w:r>
      <w:r w:rsidRPr="00DB1CE8">
        <w:rPr>
          <w:rFonts w:eastAsia="Cambria"/>
          <w:sz w:val="16"/>
        </w:rPr>
        <w:t xml:space="preserve">tates </w:t>
      </w:r>
      <w:r w:rsidRPr="00DB1CE8">
        <w:rPr>
          <w:rFonts w:eastAsia="Cambria"/>
          <w:b/>
          <w:bCs/>
          <w:u w:val="single"/>
        </w:rPr>
        <w:t>has a huge role in making Mexico's transition to democracy a success, or in contributing to its failure.</w:t>
      </w:r>
      <w:r w:rsidRPr="00DB1CE8">
        <w:rPr>
          <w:rFonts w:eastAsia="Cambria"/>
          <w:sz w:val="16"/>
        </w:rPr>
        <w:t xml:space="preserve"> The success or failure of this experiment will be judged in Mexico ultimately in the light of the country's economic performance-which has not been impressive these past two years. But Mexicans will also judge the state of their country's relations with the United States. They will look to see whether Presidents Fox and Bush deliver on the ambitious bilateral agenda they sketched out at their historic February 2001 meeting at Fox's ranch in Guanajuato, Mexico. On issues of trade, drug enforcement, the border, building a North American Economic Community, energy, and, most significant, immigration, the two countries set out a bold series of goals to meet by the end of Bush's first term, if not sooner. </w:t>
      </w:r>
    </w:p>
    <w:p w:rsidR="00DB1CE8" w:rsidRPr="00DB1CE8" w:rsidRDefault="00DB1CE8" w:rsidP="00DB1CE8">
      <w:pPr>
        <w:keepNext/>
        <w:keepLines/>
        <w:spacing w:before="200"/>
        <w:outlineLvl w:val="3"/>
        <w:rPr>
          <w:rFonts w:eastAsia="MS Gothic" w:cs="Times New Roman"/>
          <w:b/>
          <w:bCs/>
          <w:iCs/>
          <w:sz w:val="26"/>
        </w:rPr>
      </w:pPr>
      <w:r w:rsidRPr="00DB1CE8">
        <w:rPr>
          <w:rFonts w:eastAsia="MS Gothic" w:cs="Times New Roman"/>
          <w:b/>
          <w:bCs/>
          <w:iCs/>
          <w:sz w:val="26"/>
        </w:rPr>
        <w:t>B. Extinction</w:t>
      </w:r>
    </w:p>
    <w:p w:rsidR="00DB1CE8" w:rsidRPr="00DB1CE8" w:rsidRDefault="00DB1CE8" w:rsidP="00DB1CE8">
      <w:pPr>
        <w:rPr>
          <w:rFonts w:eastAsia="Times New Roman"/>
          <w:b/>
        </w:rPr>
      </w:pPr>
      <w:r w:rsidRPr="00DB1CE8">
        <w:rPr>
          <w:rFonts w:eastAsia="Cambria"/>
          <w:b/>
          <w:iCs/>
          <w:sz w:val="26"/>
        </w:rPr>
        <w:t>Diamond ’95</w:t>
      </w:r>
      <w:r w:rsidRPr="00DB1CE8">
        <w:rPr>
          <w:rFonts w:eastAsia="Times New Roman"/>
          <w:b/>
        </w:rPr>
        <w:t xml:space="preserve"> </w:t>
      </w:r>
      <w:r w:rsidRPr="00DB1CE8">
        <w:rPr>
          <w:rFonts w:eastAsia="Cambria"/>
        </w:rPr>
        <w:t>(Larry, Senior Fellow – Hoover Institution, Promoting Democracy in the 1990s, December, http://wwics.si.edu/subsites/ccpdc/pubs/di/1.htm)</w:t>
      </w:r>
    </w:p>
    <w:p w:rsidR="00DB1CE8" w:rsidRPr="00DB1CE8" w:rsidRDefault="00DB1CE8" w:rsidP="00DB1CE8">
      <w:pPr>
        <w:rPr>
          <w:rFonts w:eastAsia="Cambria"/>
          <w:b/>
          <w:bCs/>
          <w:u w:val="single"/>
        </w:rPr>
      </w:pPr>
      <w:r w:rsidRPr="00DB1CE8">
        <w:rPr>
          <w:rFonts w:eastAsia="Cambria"/>
          <w:sz w:val="16"/>
        </w:rPr>
        <w:t xml:space="preserve">OTHER THREATS This hardly exhausts the lists of threats to our security and well-being in the coming years and decades. In the former Yugoslavia nationalist aggression tears at the stability of Europe and could easily spread. The flow of illegal drugs intensifies through increasingly powerful international crime syndicates that have made common cause with authoritarian regimes and have utterly corrupted the institutions of tenuous, democratic ones. </w:t>
      </w:r>
      <w:r w:rsidRPr="00DB1CE8">
        <w:rPr>
          <w:rFonts w:eastAsia="Cambria"/>
          <w:b/>
          <w:bCs/>
          <w:highlight w:val="yellow"/>
          <w:u w:val="single"/>
        </w:rPr>
        <w:t>Nuclear, chemical, and biological weapons continue to proliferate. The very source of life on Earth, the global ecosystem, appears increasingly endangered</w:t>
      </w:r>
      <w:r w:rsidRPr="00DB1CE8">
        <w:rPr>
          <w:rFonts w:eastAsia="Cambria"/>
          <w:b/>
          <w:bCs/>
          <w:u w:val="single"/>
        </w:rPr>
        <w:t xml:space="preserve">. </w:t>
      </w:r>
      <w:r w:rsidRPr="00DB1CE8">
        <w:rPr>
          <w:rFonts w:eastAsia="Cambria"/>
          <w:sz w:val="16"/>
        </w:rPr>
        <w:t>Most of</w:t>
      </w:r>
      <w:r w:rsidRPr="00DB1CE8">
        <w:rPr>
          <w:rFonts w:eastAsia="Cambria"/>
          <w:b/>
          <w:bCs/>
          <w:u w:val="single"/>
        </w:rPr>
        <w:t xml:space="preserve"> </w:t>
      </w:r>
      <w:r w:rsidRPr="00DB1CE8">
        <w:rPr>
          <w:rFonts w:eastAsia="Cambria"/>
          <w:b/>
          <w:bCs/>
          <w:highlight w:val="yellow"/>
          <w:u w:val="single"/>
        </w:rPr>
        <w:t>these</w:t>
      </w:r>
      <w:r w:rsidRPr="00DB1CE8">
        <w:rPr>
          <w:rFonts w:eastAsia="Cambria"/>
          <w:b/>
          <w:bCs/>
          <w:u w:val="single"/>
        </w:rPr>
        <w:t xml:space="preserve"> </w:t>
      </w:r>
      <w:r w:rsidRPr="00DB1CE8">
        <w:rPr>
          <w:rFonts w:eastAsia="Cambria"/>
          <w:sz w:val="16"/>
        </w:rPr>
        <w:t>new and unconventional</w:t>
      </w:r>
      <w:r w:rsidRPr="00DB1CE8">
        <w:rPr>
          <w:rFonts w:eastAsia="Cambria"/>
          <w:b/>
          <w:bCs/>
          <w:u w:val="single"/>
        </w:rPr>
        <w:t xml:space="preserve"> </w:t>
      </w:r>
      <w:r w:rsidRPr="00DB1CE8">
        <w:rPr>
          <w:rFonts w:eastAsia="Cambria"/>
          <w:b/>
          <w:bCs/>
          <w:highlight w:val="yellow"/>
          <w:u w:val="single"/>
        </w:rPr>
        <w:t>threats</w:t>
      </w:r>
      <w:r w:rsidRPr="00DB1CE8">
        <w:rPr>
          <w:rFonts w:eastAsia="Cambria"/>
          <w:b/>
          <w:bCs/>
          <w:u w:val="single"/>
        </w:rPr>
        <w:t xml:space="preserve"> </w:t>
      </w:r>
      <w:r w:rsidRPr="00DB1CE8">
        <w:rPr>
          <w:rFonts w:eastAsia="Cambria"/>
          <w:sz w:val="16"/>
        </w:rPr>
        <w:t xml:space="preserve">to security </w:t>
      </w:r>
      <w:r w:rsidRPr="00DB1CE8">
        <w:rPr>
          <w:rFonts w:eastAsia="Cambria"/>
          <w:b/>
          <w:bCs/>
          <w:highlight w:val="yellow"/>
          <w:u w:val="single"/>
        </w:rPr>
        <w:t>are associated with</w:t>
      </w:r>
      <w:r w:rsidRPr="00DB1CE8">
        <w:rPr>
          <w:rFonts w:eastAsia="Cambria"/>
          <w:b/>
          <w:bCs/>
          <w:u w:val="single"/>
        </w:rPr>
        <w:t xml:space="preserve"> </w:t>
      </w:r>
      <w:r w:rsidRPr="00DB1CE8">
        <w:rPr>
          <w:rFonts w:eastAsia="Cambria"/>
          <w:sz w:val="16"/>
        </w:rPr>
        <w:t>or aggravated by the weakness or</w:t>
      </w:r>
      <w:r w:rsidRPr="00DB1CE8">
        <w:rPr>
          <w:rFonts w:eastAsia="Cambria"/>
          <w:b/>
          <w:bCs/>
          <w:u w:val="single"/>
        </w:rPr>
        <w:t xml:space="preserve"> </w:t>
      </w:r>
      <w:r w:rsidRPr="00DB1CE8">
        <w:rPr>
          <w:rFonts w:eastAsia="Cambria"/>
          <w:b/>
          <w:bCs/>
          <w:highlight w:val="yellow"/>
          <w:u w:val="single"/>
        </w:rPr>
        <w:t>absence of democracy,</w:t>
      </w:r>
      <w:r w:rsidRPr="00DB1CE8">
        <w:rPr>
          <w:rFonts w:eastAsia="Cambria"/>
          <w:sz w:val="16"/>
          <w:highlight w:val="yellow"/>
        </w:rPr>
        <w:t xml:space="preserve"> </w:t>
      </w:r>
      <w:r w:rsidRPr="00DB1CE8">
        <w:rPr>
          <w:rFonts w:eastAsia="Cambria"/>
          <w:b/>
          <w:bCs/>
          <w:highlight w:val="yellow"/>
          <w:u w:val="single"/>
        </w:rPr>
        <w:t>with its provisions for</w:t>
      </w:r>
      <w:r w:rsidRPr="00DB1CE8">
        <w:rPr>
          <w:rFonts w:eastAsia="Cambria"/>
          <w:sz w:val="16"/>
        </w:rPr>
        <w:t xml:space="preserve"> legality, </w:t>
      </w:r>
      <w:r w:rsidRPr="00DB1CE8">
        <w:rPr>
          <w:rFonts w:eastAsia="Cambria"/>
          <w:b/>
          <w:bCs/>
          <w:highlight w:val="yellow"/>
          <w:u w:val="single"/>
        </w:rPr>
        <w:t>accountability</w:t>
      </w:r>
      <w:r w:rsidRPr="00DB1CE8">
        <w:rPr>
          <w:rFonts w:eastAsia="Cambria"/>
          <w:sz w:val="16"/>
        </w:rPr>
        <w:t xml:space="preserve">, popular sovereignty, </w:t>
      </w:r>
      <w:r w:rsidRPr="00DB1CE8">
        <w:rPr>
          <w:rFonts w:eastAsia="Cambria"/>
          <w:b/>
          <w:bCs/>
          <w:highlight w:val="yellow"/>
          <w:u w:val="single"/>
        </w:rPr>
        <w:t>and openness</w:t>
      </w:r>
      <w:r w:rsidRPr="00DB1CE8">
        <w:rPr>
          <w:rFonts w:eastAsia="Cambria"/>
          <w:b/>
          <w:bCs/>
          <w:u w:val="single"/>
        </w:rPr>
        <w:t>.</w:t>
      </w:r>
      <w:r w:rsidRPr="00DB1CE8">
        <w:rPr>
          <w:rFonts w:eastAsia="Cambria"/>
          <w:sz w:val="16"/>
        </w:rPr>
        <w:t xml:space="preserve"> LESSONS OF THE TWENTIETH CENTURY The experience of this century offers important lessons. </w:t>
      </w:r>
      <w:r w:rsidRPr="00DB1CE8">
        <w:rPr>
          <w:rFonts w:eastAsia="Cambria"/>
          <w:b/>
          <w:bCs/>
          <w:highlight w:val="yellow"/>
          <w:u w:val="single"/>
        </w:rPr>
        <w:t>Countries that govern themselves in a truly democratic fashion do not go to war with one another</w:t>
      </w:r>
      <w:r w:rsidRPr="00DB1CE8">
        <w:rPr>
          <w:rFonts w:eastAsia="Cambria"/>
          <w:sz w:val="16"/>
        </w:rPr>
        <w:t xml:space="preserve">. They do not aggress against their neighbors to aggrandize themselves or glorify their leaders. </w:t>
      </w:r>
      <w:r w:rsidRPr="00DB1CE8">
        <w:rPr>
          <w:rFonts w:eastAsia="Cambria"/>
          <w:b/>
          <w:bCs/>
          <w:u w:val="single"/>
        </w:rPr>
        <w:t>Democratic governments do not ethnically "cleanse" their own populations</w:t>
      </w:r>
      <w:r w:rsidRPr="00DB1CE8">
        <w:rPr>
          <w:rFonts w:eastAsia="Cambria"/>
          <w:sz w:val="16"/>
        </w:rPr>
        <w:t xml:space="preserve">, and they are much less likely to face ethnic insurgency. Democracies do not sponsor terrorism against one another. </w:t>
      </w:r>
      <w:r w:rsidRPr="00DB1CE8">
        <w:rPr>
          <w:rFonts w:eastAsia="Cambria"/>
          <w:b/>
          <w:bCs/>
          <w:highlight w:val="yellow"/>
          <w:u w:val="single"/>
        </w:rPr>
        <w:t xml:space="preserve">They do not build </w:t>
      </w:r>
      <w:r w:rsidRPr="00DB1CE8">
        <w:rPr>
          <w:rFonts w:eastAsia="Cambria"/>
          <w:highlight w:val="yellow"/>
          <w:u w:val="single"/>
          <w:bdr w:val="single" w:sz="4" w:space="0" w:color="auto" w:frame="1"/>
        </w:rPr>
        <w:t>w</w:t>
      </w:r>
      <w:r w:rsidRPr="00DB1CE8">
        <w:rPr>
          <w:rFonts w:eastAsia="Cambria"/>
          <w:b/>
          <w:bCs/>
          <w:highlight w:val="yellow"/>
          <w:u w:val="single"/>
        </w:rPr>
        <w:t xml:space="preserve">eapons of </w:t>
      </w:r>
      <w:r w:rsidRPr="00DB1CE8">
        <w:rPr>
          <w:rFonts w:eastAsia="Cambria"/>
          <w:highlight w:val="yellow"/>
          <w:u w:val="single"/>
          <w:bdr w:val="single" w:sz="4" w:space="0" w:color="auto" w:frame="1"/>
        </w:rPr>
        <w:t>m</w:t>
      </w:r>
      <w:r w:rsidRPr="00DB1CE8">
        <w:rPr>
          <w:rFonts w:eastAsia="Cambria"/>
          <w:b/>
          <w:bCs/>
          <w:highlight w:val="yellow"/>
          <w:u w:val="single"/>
        </w:rPr>
        <w:t xml:space="preserve">ass </w:t>
      </w:r>
      <w:r w:rsidRPr="00DB1CE8">
        <w:rPr>
          <w:rFonts w:eastAsia="Cambria"/>
          <w:highlight w:val="yellow"/>
          <w:u w:val="single"/>
          <w:bdr w:val="single" w:sz="4" w:space="0" w:color="auto" w:frame="1"/>
        </w:rPr>
        <w:t>d</w:t>
      </w:r>
      <w:r w:rsidRPr="00DB1CE8">
        <w:rPr>
          <w:rFonts w:eastAsia="Cambria"/>
          <w:b/>
          <w:bCs/>
          <w:highlight w:val="yellow"/>
          <w:u w:val="single"/>
        </w:rPr>
        <w:t>estruction</w:t>
      </w:r>
      <w:r w:rsidRPr="00DB1CE8">
        <w:rPr>
          <w:rFonts w:eastAsia="Cambria"/>
          <w:sz w:val="16"/>
          <w:highlight w:val="yellow"/>
        </w:rPr>
        <w:t xml:space="preserve"> </w:t>
      </w:r>
      <w:r w:rsidRPr="00DB1CE8">
        <w:rPr>
          <w:rFonts w:eastAsia="Cambria"/>
          <w:b/>
          <w:bCs/>
          <w:highlight w:val="yellow"/>
          <w:u w:val="single"/>
        </w:rPr>
        <w:t>to use</w:t>
      </w:r>
      <w:r w:rsidRPr="00DB1CE8">
        <w:rPr>
          <w:rFonts w:eastAsia="Cambria"/>
          <w:sz w:val="16"/>
        </w:rPr>
        <w:t xml:space="preserve"> </w:t>
      </w:r>
      <w:r w:rsidRPr="00DB1CE8">
        <w:rPr>
          <w:rFonts w:eastAsia="Cambria"/>
          <w:b/>
          <w:bCs/>
          <w:u w:val="single"/>
        </w:rPr>
        <w:t>on</w:t>
      </w:r>
      <w:r w:rsidRPr="00DB1CE8">
        <w:rPr>
          <w:rFonts w:eastAsia="Cambria"/>
          <w:sz w:val="16"/>
        </w:rPr>
        <w:t xml:space="preserve"> or to threaten one </w:t>
      </w:r>
      <w:r w:rsidRPr="00DB1CE8">
        <w:rPr>
          <w:rFonts w:eastAsia="Cambria"/>
          <w:b/>
          <w:bCs/>
          <w:u w:val="single"/>
        </w:rPr>
        <w:t>another</w:t>
      </w:r>
      <w:r w:rsidRPr="00DB1CE8">
        <w:rPr>
          <w:rFonts w:eastAsia="Cambria"/>
          <w:sz w:val="16"/>
        </w:rPr>
        <w:t xml:space="preserve">. </w:t>
      </w:r>
      <w:r w:rsidRPr="00DB1CE8">
        <w:rPr>
          <w:rFonts w:eastAsia="Cambria"/>
          <w:b/>
          <w:bCs/>
          <w:highlight w:val="yellow"/>
          <w:u w:val="single"/>
        </w:rPr>
        <w:t>Democratic countries form more reliable</w:t>
      </w:r>
      <w:r w:rsidRPr="00DB1CE8">
        <w:rPr>
          <w:rFonts w:eastAsia="Cambria"/>
          <w:sz w:val="16"/>
        </w:rPr>
        <w:t xml:space="preserve">, open, and enduring </w:t>
      </w:r>
      <w:r w:rsidRPr="00DB1CE8">
        <w:rPr>
          <w:rFonts w:eastAsia="Cambria"/>
          <w:b/>
          <w:bCs/>
          <w:highlight w:val="yellow"/>
          <w:u w:val="single"/>
        </w:rPr>
        <w:t>trading partnerships</w:t>
      </w:r>
      <w:r w:rsidRPr="00DB1CE8">
        <w:rPr>
          <w:rFonts w:eastAsia="Cambria"/>
          <w:sz w:val="16"/>
        </w:rPr>
        <w:t xml:space="preserve">. In the long run </w:t>
      </w:r>
      <w:r w:rsidRPr="00DB1CE8">
        <w:rPr>
          <w:rFonts w:eastAsia="Cambria"/>
          <w:b/>
          <w:bCs/>
          <w:highlight w:val="yellow"/>
          <w:u w:val="single"/>
        </w:rPr>
        <w:t xml:space="preserve">they offer better and more stable climates for investment. They are more environmentally responsible because they must answer to their </w:t>
      </w:r>
      <w:r w:rsidRPr="00DB1CE8">
        <w:rPr>
          <w:rFonts w:eastAsia="Cambria"/>
          <w:b/>
          <w:bCs/>
          <w:u w:val="single"/>
        </w:rPr>
        <w:t xml:space="preserve">own </w:t>
      </w:r>
      <w:r w:rsidRPr="00DB1CE8">
        <w:rPr>
          <w:rFonts w:eastAsia="Cambria"/>
          <w:b/>
          <w:bCs/>
          <w:highlight w:val="yellow"/>
          <w:u w:val="single"/>
        </w:rPr>
        <w:t>citizens</w:t>
      </w:r>
      <w:r w:rsidRPr="00DB1CE8">
        <w:rPr>
          <w:rFonts w:eastAsia="Cambria"/>
          <w:sz w:val="16"/>
        </w:rPr>
        <w:t xml:space="preserve">, </w:t>
      </w:r>
      <w:r w:rsidRPr="00DB1CE8">
        <w:rPr>
          <w:rFonts w:eastAsia="Cambria"/>
          <w:sz w:val="16"/>
          <w:szCs w:val="16"/>
        </w:rPr>
        <w:t xml:space="preserve">who organize to protest the destruction of their environments. They are better bets to honor international treaties since they value legal obligations and because their openness makes it much more difficult to breach agreements in secret. Precisely because, within their own borders, they respect competition, civil liberties, property rights, and the rule of law, </w:t>
      </w:r>
      <w:r w:rsidRPr="00DB1CE8">
        <w:rPr>
          <w:rFonts w:eastAsia="Cambria"/>
          <w:b/>
          <w:bCs/>
          <w:highlight w:val="yellow"/>
          <w:u w:val="single"/>
        </w:rPr>
        <w:t>democracies are the only reliable foundation on which a new world order of international security and prosperity can be built.</w:t>
      </w:r>
    </w:p>
    <w:p w:rsidR="00DB1CE8" w:rsidRPr="00DB1CE8" w:rsidRDefault="00DB1CE8" w:rsidP="00DB1CE8">
      <w:pPr>
        <w:rPr>
          <w:rFonts w:eastAsia="Cambria"/>
        </w:rPr>
      </w:pPr>
    </w:p>
    <w:p w:rsidR="00DB1CE8" w:rsidRPr="00DB1CE8" w:rsidRDefault="00DB1CE8" w:rsidP="00DB1CE8">
      <w:pPr>
        <w:keepNext/>
        <w:keepLines/>
        <w:pageBreakBefore/>
        <w:spacing w:before="200"/>
        <w:jc w:val="center"/>
        <w:outlineLvl w:val="2"/>
        <w:rPr>
          <w:rFonts w:eastAsia="Times New Roman" w:cs="Times New Roman"/>
          <w:b/>
          <w:bCs/>
          <w:sz w:val="32"/>
          <w:u w:val="single"/>
        </w:rPr>
      </w:pPr>
      <w:r w:rsidRPr="00DB1CE8">
        <w:rPr>
          <w:rFonts w:eastAsia="Times New Roman" w:cs="Times New Roman"/>
          <w:b/>
          <w:bCs/>
          <w:sz w:val="32"/>
          <w:u w:val="single"/>
        </w:rPr>
        <w:t>Relations Adv – Hegemony Impact</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 xml:space="preserve">US-Mexico relations are key to </w:t>
      </w:r>
      <w:r w:rsidRPr="00DB1CE8">
        <w:rPr>
          <w:rFonts w:eastAsia="Times New Roman" w:cs="Times New Roman"/>
          <w:b/>
          <w:bCs/>
          <w:iCs/>
          <w:sz w:val="26"/>
          <w:u w:val="single"/>
        </w:rPr>
        <w:t>global power projection</w:t>
      </w:r>
      <w:r w:rsidRPr="00DB1CE8">
        <w:rPr>
          <w:rFonts w:eastAsia="Times New Roman" w:cs="Times New Roman"/>
          <w:b/>
          <w:bCs/>
          <w:iCs/>
          <w:sz w:val="26"/>
        </w:rPr>
        <w:t xml:space="preserve"> – the impact is hegemony</w:t>
      </w:r>
    </w:p>
    <w:p w:rsidR="00DB1CE8" w:rsidRPr="00DB1CE8" w:rsidRDefault="00DB1CE8" w:rsidP="00DB1CE8">
      <w:pPr>
        <w:rPr>
          <w:rFonts w:eastAsia="Calibri"/>
        </w:rPr>
      </w:pPr>
      <w:r w:rsidRPr="00DB1CE8">
        <w:rPr>
          <w:rFonts w:eastAsia="Calibri"/>
          <w:b/>
          <w:bCs/>
          <w:sz w:val="26"/>
        </w:rPr>
        <w:t>Pastor 12</w:t>
      </w:r>
      <w:r w:rsidRPr="00DB1CE8">
        <w:rPr>
          <w:rFonts w:eastAsia="Calibri"/>
        </w:rPr>
        <w:t xml:space="preserve"> (Robert A., Professor and Director of the Center for North American Studies – American University, “Beyond the Continental Divide,” The American Interest, July/August, </w:t>
      </w:r>
      <w:hyperlink r:id="rId69" w:history="1">
        <w:r w:rsidRPr="00DB1CE8">
          <w:rPr>
            <w:rFonts w:eastAsia="Calibri"/>
          </w:rPr>
          <w:t>http://www.the-american-interest.com/article.cfm?piece=1269</w:t>
        </w:r>
      </w:hyperlink>
      <w:r w:rsidRPr="00DB1CE8">
        <w:rPr>
          <w:rFonts w:eastAsia="Calibri"/>
        </w:rPr>
        <w:t>)</w:t>
      </w:r>
    </w:p>
    <w:p w:rsidR="00DB1CE8" w:rsidRPr="00DB1CE8" w:rsidRDefault="00DB1CE8" w:rsidP="00DB1CE8">
      <w:pPr>
        <w:rPr>
          <w:rFonts w:eastAsia="Calibri"/>
        </w:rPr>
      </w:pPr>
    </w:p>
    <w:p w:rsidR="00DB1CE8" w:rsidRPr="00DB1CE8" w:rsidRDefault="00DB1CE8" w:rsidP="00DB1CE8">
      <w:pPr>
        <w:rPr>
          <w:rFonts w:eastAsia="Calibri"/>
          <w:sz w:val="14"/>
        </w:rPr>
      </w:pPr>
      <w:r w:rsidRPr="00DB1CE8">
        <w:rPr>
          <w:rFonts w:eastAsia="Calibri"/>
          <w:sz w:val="14"/>
        </w:rPr>
        <w:t xml:space="preserve">Most Americans think that the largest markets for U.S. exports are China and Japan, and that may explain the Obama Administration’s Asian initiative. But the truth is that </w:t>
      </w:r>
      <w:r w:rsidRPr="00DB1CE8">
        <w:rPr>
          <w:rFonts w:eastAsia="Calibri"/>
          <w:b/>
          <w:bCs/>
          <w:u w:val="single"/>
        </w:rPr>
        <w:t>Canada and Mexico are the top two markets for U.S. exports</w:t>
      </w:r>
      <w:r w:rsidRPr="00DB1CE8">
        <w:rPr>
          <w:rFonts w:eastAsia="Calibri"/>
          <w:sz w:val="14"/>
        </w:rPr>
        <w:t xml:space="preserve">. Most Americans also think that Saudi Arabia and Venezuela are the largest sources of our energy imports, but again, Canada and Mexico are more important. And again, we think that most tourists who come and spend money here are European and Asian, but more than half are Canadians and Mexicans. A similar percentage of Americans who travel abroad go to our two neighbors. All in all, </w:t>
      </w:r>
      <w:r w:rsidRPr="00DB1CE8">
        <w:rPr>
          <w:rFonts w:eastAsia="Calibri"/>
          <w:b/>
          <w:bCs/>
          <w:u w:val="single"/>
        </w:rPr>
        <w:t>no</w:t>
      </w:r>
      <w:r w:rsidRPr="00DB1CE8">
        <w:rPr>
          <w:rFonts w:eastAsia="Calibri"/>
          <w:sz w:val="14"/>
        </w:rPr>
        <w:t xml:space="preserve"> two </w:t>
      </w:r>
      <w:r w:rsidRPr="00DB1CE8">
        <w:rPr>
          <w:rFonts w:eastAsia="Calibri"/>
          <w:b/>
          <w:bCs/>
          <w:u w:val="single"/>
        </w:rPr>
        <w:t>nation</w:t>
      </w:r>
      <w:r w:rsidRPr="00DB1CE8">
        <w:rPr>
          <w:rFonts w:eastAsia="Calibri"/>
          <w:sz w:val="14"/>
        </w:rPr>
        <w:t xml:space="preserve">s </w:t>
      </w:r>
      <w:r w:rsidRPr="00DB1CE8">
        <w:rPr>
          <w:rFonts w:eastAsia="Calibri"/>
          <w:b/>
          <w:bCs/>
          <w:u w:val="single"/>
        </w:rPr>
        <w:t>are more important for the U.S. economy than our two closest neighbors</w:t>
      </w:r>
      <w:r w:rsidRPr="00DB1CE8">
        <w:rPr>
          <w:rFonts w:eastAsia="Calibri"/>
          <w:sz w:val="14"/>
        </w:rPr>
        <w:t xml:space="preserve">. From the perspective of U.S. national security, too, recall for a moment that Mexico and Canada made an historic gamble in signing NAFTA. Already dependent on the behemoth next door and wary of the imbalance of power, both countries feared that NAFTA could make them more vulnerable. Still, they hoped that the United States would be obligated to treat them on an equal and reciprocal basis and that they would prosper from the agreement. Canadians and Mexicans have begun to question whether they made the right choice. There are, of course, a wealth of ways to measure the direct and indirect impact of NAFTA, but political attention, not without justification, tends to focus on violations of the agreement. The U.S. government violated NAFTA by denying Mexican trucks the right to enter the United States for 16 years, relenting in the most timid way, and only after Mexico was permitted by the World Trade Organization to retaliate in October 2011. And for more than a decade, Washington failed to comply with decisions made by a dispute-settlement mechanism regarding imports of soft-wood lumber from Canada. More recently, the United States decided to build a huge wall to keep out Mexicans, and after a three-year process of reviewing the environmental impact of the Keystone XL pipeline from western Canada to the Gulf of Mexico, this past December 2011 President Obama decided to postpone the decision for another year. This is the sort of </w:t>
      </w:r>
      <w:r w:rsidRPr="00DB1CE8">
        <w:rPr>
          <w:rFonts w:eastAsia="Calibri"/>
          <w:b/>
          <w:bCs/>
          <w:u w:val="single"/>
        </w:rPr>
        <w:t>treatment</w:t>
      </w:r>
      <w:r w:rsidRPr="00DB1CE8">
        <w:rPr>
          <w:rFonts w:eastAsia="Calibri"/>
          <w:sz w:val="14"/>
        </w:rPr>
        <w:t xml:space="preserve"> likely </w:t>
      </w:r>
      <w:r w:rsidRPr="00DB1CE8">
        <w:rPr>
          <w:rFonts w:eastAsia="Calibri"/>
          <w:b/>
          <w:bCs/>
          <w:u w:val="single"/>
        </w:rPr>
        <w:t>to drive</w:t>
      </w:r>
      <w:r w:rsidRPr="00DB1CE8">
        <w:rPr>
          <w:rFonts w:eastAsia="Calibri"/>
          <w:sz w:val="14"/>
        </w:rPr>
        <w:t xml:space="preserve"> both Canada and </w:t>
      </w:r>
      <w:r w:rsidRPr="00DB1CE8">
        <w:rPr>
          <w:rFonts w:eastAsia="Calibri"/>
          <w:b/>
          <w:bCs/>
          <w:u w:val="single"/>
        </w:rPr>
        <w:t>Mexico to conclude that depending on the United States was the wrong decision</w:t>
      </w:r>
      <w:r w:rsidRPr="00DB1CE8">
        <w:rPr>
          <w:rFonts w:eastAsia="Calibri"/>
          <w:sz w:val="14"/>
        </w:rPr>
        <w:t xml:space="preserve">. </w:t>
      </w:r>
      <w:r w:rsidRPr="00DB1CE8">
        <w:rPr>
          <w:rFonts w:eastAsia="Calibri"/>
          <w:b/>
          <w:bCs/>
          <w:u w:val="single"/>
        </w:rPr>
        <w:t>Imagine</w:t>
      </w:r>
      <w:r w:rsidRPr="00DB1CE8">
        <w:rPr>
          <w:rFonts w:eastAsia="Calibri"/>
          <w:sz w:val="14"/>
        </w:rPr>
        <w:t xml:space="preserve"> for a moment what might happen </w:t>
      </w:r>
      <w:r w:rsidRPr="00DB1CE8">
        <w:rPr>
          <w:rFonts w:eastAsia="Calibri"/>
          <w:b/>
          <w:bCs/>
          <w:u w:val="single"/>
        </w:rPr>
        <w:t>if</w:t>
      </w:r>
      <w:r w:rsidRPr="00DB1CE8">
        <w:rPr>
          <w:rFonts w:eastAsia="Calibri"/>
          <w:sz w:val="14"/>
        </w:rPr>
        <w:t xml:space="preserve"> Canada and </w:t>
      </w:r>
      <w:r w:rsidRPr="00DB1CE8">
        <w:rPr>
          <w:rFonts w:eastAsia="Calibri"/>
          <w:b/>
          <w:bCs/>
          <w:u w:val="single"/>
        </w:rPr>
        <w:t>Mexico came to such a conclusion</w:t>
      </w:r>
      <w:r w:rsidRPr="00DB1CE8">
        <w:rPr>
          <w:rFonts w:eastAsia="Calibri"/>
          <w:sz w:val="14"/>
        </w:rPr>
        <w:t xml:space="preserve">. Canada might divert its energy exports to China, especially if China guaranteed a long-term relationship at a good price. </w:t>
      </w:r>
      <w:r w:rsidRPr="00DB1CE8">
        <w:rPr>
          <w:rFonts w:eastAsia="Calibri"/>
          <w:b/>
          <w:bCs/>
          <w:u w:val="single"/>
        </w:rPr>
        <w:t>Mexico would diversify with South America and China and might be less inclined to keep America’s rivals, like Iran, at arm’s length</w:t>
      </w:r>
      <w:r w:rsidRPr="00DB1CE8">
        <w:rPr>
          <w:rFonts w:eastAsia="Calibri"/>
          <w:sz w:val="14"/>
        </w:rPr>
        <w:t xml:space="preserve">. </w:t>
      </w:r>
      <w:r w:rsidRPr="00DB1CE8">
        <w:rPr>
          <w:rFonts w:eastAsia="Calibri"/>
          <w:b/>
          <w:bCs/>
          <w:u w:val="single"/>
        </w:rPr>
        <w:t>Is there anyone who thinks these developments would not set off national security alarms? A very old truth would quickly reassert itself: The United States can project its power into Asia, Europe and the Middle East in part because it need not worry about its neighbors</w:t>
      </w:r>
      <w:r w:rsidRPr="00DB1CE8">
        <w:rPr>
          <w:rFonts w:eastAsia="Calibri"/>
          <w:sz w:val="14"/>
        </w:rPr>
        <w:t xml:space="preserve">. </w:t>
      </w:r>
      <w:r w:rsidRPr="00DB1CE8">
        <w:rPr>
          <w:rFonts w:eastAsia="Calibri"/>
          <w:b/>
          <w:bCs/>
          <w:u w:val="single"/>
        </w:rPr>
        <w:t>A new corollary of that truth would not be far behind</w:t>
      </w:r>
      <w:r w:rsidRPr="00DB1CE8">
        <w:rPr>
          <w:rFonts w:eastAsia="Calibri"/>
          <w:sz w:val="14"/>
        </w:rPr>
        <w:t xml:space="preserve">: Canada and </w:t>
      </w:r>
      <w:r w:rsidRPr="00DB1CE8">
        <w:rPr>
          <w:rFonts w:eastAsia="Calibri"/>
          <w:b/>
          <w:bCs/>
          <w:u w:val="single"/>
        </w:rPr>
        <w:t xml:space="preserve">Mexico are </w:t>
      </w:r>
      <w:r w:rsidRPr="00DB1CE8">
        <w:rPr>
          <w:rFonts w:eastAsia="Calibri"/>
          <w:b/>
          <w:iCs/>
          <w:u w:val="single"/>
          <w:bdr w:val="single" w:sz="18" w:space="0" w:color="auto"/>
        </w:rPr>
        <w:t>far more important</w:t>
      </w:r>
      <w:r w:rsidRPr="00DB1CE8">
        <w:rPr>
          <w:rFonts w:eastAsia="Calibri"/>
          <w:b/>
          <w:bCs/>
          <w:u w:val="single"/>
        </w:rPr>
        <w:t xml:space="preserve"> to the national security of the United States than Iraq and Afghanistan</w:t>
      </w:r>
      <w:r w:rsidRPr="00DB1CE8">
        <w:rPr>
          <w:rFonts w:eastAsia="Calibri"/>
          <w:sz w:val="14"/>
        </w:rPr>
        <w:t xml:space="preserve">. Beyond the economy and national security, our two </w:t>
      </w:r>
      <w:r w:rsidRPr="00DB1CE8">
        <w:rPr>
          <w:rFonts w:eastAsia="Calibri"/>
          <w:b/>
          <w:bCs/>
          <w:u w:val="single"/>
        </w:rPr>
        <w:t>neighbors have societal ties to the United States that make all other ethnic connections seem lean in comparison</w:t>
      </w:r>
      <w:r w:rsidRPr="00DB1CE8">
        <w:rPr>
          <w:rFonts w:eastAsia="Calibri"/>
          <w:sz w:val="14"/>
        </w:rPr>
        <w:t xml:space="preserve">. By 2015, there will be about 35 million people in the United States who were either born in Mexico or whose parents were born in Mexico; that number exceeds the total population of Canada. Canadians in the United States don’t stand out as much as do Mexicans, but nearly a million Canadians live in the United States. And more Americans live in Mexico than in any other foreign country. In sum, the economy, national security and society of the United States, Mexico and Canada are far more intertwined than most U.S., Canadian and Mexican citizens realize. </w:t>
      </w:r>
      <w:r w:rsidRPr="00DB1CE8">
        <w:rPr>
          <w:rFonts w:eastAsia="Calibri"/>
          <w:b/>
          <w:bCs/>
          <w:u w:val="single"/>
        </w:rPr>
        <w:t>Most Americans haven’t worried about Mexico in strategic terms</w:t>
      </w:r>
      <w:r w:rsidRPr="00DB1CE8">
        <w:rPr>
          <w:rFonts w:eastAsia="Calibri"/>
          <w:sz w:val="14"/>
        </w:rPr>
        <w:t xml:space="preserve"> since the days of Pancho Villa, or about Canada since the 1814 Battle of Plattsburgh. That’s unwise. </w:t>
      </w:r>
      <w:r w:rsidRPr="00DB1CE8">
        <w:rPr>
          <w:rFonts w:eastAsia="Calibri"/>
          <w:b/>
          <w:bCs/>
          <w:u w:val="single"/>
        </w:rPr>
        <w:t>Bad relations with either country</w:t>
      </w:r>
      <w:r w:rsidRPr="00DB1CE8">
        <w:rPr>
          <w:rFonts w:eastAsia="Calibri"/>
          <w:sz w:val="14"/>
        </w:rPr>
        <w:t xml:space="preserve">, let alone both, </w:t>
      </w:r>
      <w:r w:rsidRPr="00DB1CE8">
        <w:rPr>
          <w:rFonts w:eastAsia="Calibri"/>
          <w:b/>
          <w:iCs/>
          <w:u w:val="single"/>
          <w:bdr w:val="single" w:sz="18" w:space="0" w:color="auto"/>
        </w:rPr>
        <w:t>would be disastrous</w:t>
      </w:r>
      <w:r w:rsidRPr="00DB1CE8">
        <w:rPr>
          <w:rFonts w:eastAsia="Calibri"/>
          <w:sz w:val="14"/>
        </w:rPr>
        <w:t xml:space="preserve">. On the other hand, </w:t>
      </w:r>
      <w:r w:rsidRPr="00DB1CE8">
        <w:rPr>
          <w:rFonts w:eastAsia="Calibri"/>
          <w:b/>
          <w:bCs/>
          <w:u w:val="single"/>
        </w:rPr>
        <w:t>deeper relations could be vastly beneficial</w:t>
      </w:r>
      <w:r w:rsidRPr="00DB1CE8">
        <w:rPr>
          <w:rFonts w:eastAsia="Calibri"/>
          <w:sz w:val="14"/>
        </w:rPr>
        <w:t xml:space="preserve">. We don’t seem ready to recognize that truth either. </w:t>
      </w:r>
    </w:p>
    <w:p w:rsidR="00DB1CE8" w:rsidRPr="00DB1CE8" w:rsidRDefault="00DB1CE8" w:rsidP="00DB1CE8">
      <w:pPr>
        <w:keepNext/>
        <w:keepLines/>
        <w:pageBreakBefore/>
        <w:spacing w:before="200"/>
        <w:jc w:val="center"/>
        <w:outlineLvl w:val="2"/>
        <w:rPr>
          <w:rFonts w:eastAsia="Times New Roman" w:cs="Times New Roman"/>
          <w:b/>
          <w:bCs/>
          <w:sz w:val="32"/>
          <w:u w:val="single"/>
        </w:rPr>
      </w:pPr>
      <w:r w:rsidRPr="00DB1CE8">
        <w:rPr>
          <w:rFonts w:eastAsia="Times New Roman" w:cs="Times New Roman"/>
          <w:b/>
          <w:bCs/>
          <w:sz w:val="32"/>
          <w:u w:val="single"/>
        </w:rPr>
        <w:t>Relations Adv – A2: Immigration CP/DA Turns</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 xml:space="preserve">Immigration policy doesn’t affect overall relations </w:t>
      </w:r>
    </w:p>
    <w:p w:rsidR="00DB1CE8" w:rsidRPr="00DB1CE8" w:rsidRDefault="00DB1CE8" w:rsidP="00DB1CE8">
      <w:pPr>
        <w:rPr>
          <w:rFonts w:eastAsia="Calibri"/>
        </w:rPr>
      </w:pPr>
      <w:r w:rsidRPr="00DB1CE8">
        <w:rPr>
          <w:rFonts w:eastAsia="Calibri"/>
          <w:b/>
        </w:rPr>
        <w:t>Villarreal 10</w:t>
      </w:r>
      <w:r w:rsidRPr="00DB1CE8">
        <w:rPr>
          <w:rFonts w:eastAsia="Calibri"/>
        </w:rPr>
        <w:t xml:space="preserve"> (Oscar, Specialist – International Trade and Finance, “U.S.-Mexico Economic Relations:</w:t>
      </w:r>
    </w:p>
    <w:p w:rsidR="00DB1CE8" w:rsidRPr="00DB1CE8" w:rsidRDefault="00DB1CE8" w:rsidP="00DB1CE8">
      <w:pPr>
        <w:rPr>
          <w:rFonts w:eastAsia="Calibri"/>
        </w:rPr>
      </w:pPr>
      <w:r w:rsidRPr="00DB1CE8">
        <w:rPr>
          <w:rFonts w:eastAsia="Calibri"/>
        </w:rPr>
        <w:t>Trends, Issues, and Implications,” Congressional Research Service, 3-31, http://www.fas.org/sgp/crs/row/RL32934.pdf)</w:t>
      </w:r>
    </w:p>
    <w:p w:rsidR="00DB1CE8" w:rsidRPr="00DB1CE8" w:rsidRDefault="00DB1CE8" w:rsidP="00DB1CE8">
      <w:pPr>
        <w:rPr>
          <w:rFonts w:eastAsia="Calibri"/>
        </w:rPr>
      </w:pPr>
    </w:p>
    <w:p w:rsidR="00DB1CE8" w:rsidRPr="00DB1CE8" w:rsidRDefault="00DB1CE8" w:rsidP="00DB1CE8">
      <w:pPr>
        <w:rPr>
          <w:rFonts w:eastAsia="Calibri"/>
          <w:b/>
          <w:bCs/>
          <w:u w:val="single"/>
        </w:rPr>
      </w:pPr>
      <w:r w:rsidRPr="00DB1CE8">
        <w:rPr>
          <w:rFonts w:eastAsia="Calibri"/>
          <w:sz w:val="16"/>
        </w:rPr>
        <w:t xml:space="preserve">The economic hardship in certain sectors and regions of Mexico has been a major reason behind unauthorized Mexican migration to the United States. Mexican President Felipe Calderón made his first official visit to the United States as President-elect in early November 2006, after first visiting Canada and several Latin American countries. During his visit, </w:t>
      </w:r>
      <w:r w:rsidRPr="00DB1CE8">
        <w:rPr>
          <w:rFonts w:eastAsia="Calibri"/>
          <w:b/>
          <w:bCs/>
          <w:u w:val="single"/>
        </w:rPr>
        <w:t>Calderón criticized the recent authorization of fencing along the U.S.-Mexico border and noted that it complicated U.S.- Mexico relations</w:t>
      </w:r>
      <w:r w:rsidRPr="00DB1CE8">
        <w:rPr>
          <w:rFonts w:eastAsia="Calibri"/>
          <w:sz w:val="16"/>
        </w:rPr>
        <w:t xml:space="preserve">. He asserted that job creation and increased investment in Mexico would be more effective in reducing illegal migration from Mexico than a border fence. </w:t>
      </w:r>
      <w:r w:rsidRPr="00DB1CE8">
        <w:rPr>
          <w:rFonts w:eastAsia="Calibri"/>
          <w:b/>
          <w:bCs/>
          <w:u w:val="single"/>
        </w:rPr>
        <w:t xml:space="preserve">Calderón </w:t>
      </w:r>
      <w:r w:rsidRPr="00DB1CE8">
        <w:rPr>
          <w:rFonts w:eastAsia="Calibri"/>
          <w:b/>
          <w:iCs/>
          <w:u w:val="single"/>
          <w:bdr w:val="single" w:sz="18" w:space="0" w:color="auto"/>
        </w:rPr>
        <w:t>signaled a shift</w:t>
      </w:r>
      <w:r w:rsidRPr="00DB1CE8">
        <w:rPr>
          <w:rFonts w:eastAsia="Calibri"/>
          <w:b/>
          <w:bCs/>
          <w:u w:val="single"/>
        </w:rPr>
        <w:t xml:space="preserve"> in Mexican foreign policy when he noted that while immigration is an important issue in the bilateral relationship, it is </w:t>
      </w:r>
      <w:r w:rsidRPr="00DB1CE8">
        <w:rPr>
          <w:rFonts w:eastAsia="Calibri"/>
          <w:b/>
          <w:iCs/>
          <w:u w:val="single"/>
          <w:bdr w:val="single" w:sz="18" w:space="0" w:color="auto"/>
        </w:rPr>
        <w:t>not the only issue</w:t>
      </w:r>
      <w:r w:rsidRPr="00DB1CE8">
        <w:rPr>
          <w:rFonts w:eastAsia="Calibri"/>
          <w:b/>
          <w:bCs/>
          <w:u w:val="single"/>
        </w:rPr>
        <w:t>, as trade and economic development are also important.</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And, Mexico doesn’t care about immigration – it is perceived as purely domestic</w:t>
      </w:r>
    </w:p>
    <w:p w:rsidR="00DB1CE8" w:rsidRPr="00DB1CE8" w:rsidRDefault="00DB1CE8" w:rsidP="00DB1CE8">
      <w:pPr>
        <w:rPr>
          <w:rFonts w:eastAsia="Calibri"/>
        </w:rPr>
      </w:pPr>
      <w:r w:rsidRPr="00DB1CE8">
        <w:rPr>
          <w:rFonts w:eastAsia="Calibri"/>
          <w:b/>
        </w:rPr>
        <w:t>Lasso 99</w:t>
      </w:r>
      <w:r w:rsidRPr="00DB1CE8">
        <w:rPr>
          <w:rFonts w:eastAsia="Calibri"/>
        </w:rPr>
        <w:t xml:space="preserve"> (Luis, Consul-General of Mexico, “THE IMPACT OF U.S. IMMIGRATION POLICY ON U.S.-MEXICO RELATIONS,” 3 UCLA J. Int'l L. &amp; For. Aff. 357, Lexis)</w:t>
      </w:r>
    </w:p>
    <w:p w:rsidR="00DB1CE8" w:rsidRPr="00DB1CE8" w:rsidRDefault="00DB1CE8" w:rsidP="00DB1CE8">
      <w:pPr>
        <w:rPr>
          <w:rFonts w:eastAsia="Calibri"/>
        </w:rPr>
      </w:pPr>
    </w:p>
    <w:p w:rsidR="00DB1CE8" w:rsidRPr="00DB1CE8" w:rsidRDefault="00DB1CE8" w:rsidP="00DB1CE8">
      <w:pPr>
        <w:rPr>
          <w:rFonts w:eastAsia="Calibri"/>
        </w:rPr>
      </w:pPr>
      <w:r w:rsidRPr="00DB1CE8">
        <w:rPr>
          <w:rFonts w:eastAsia="Calibri"/>
        </w:rPr>
        <w:t xml:space="preserve">Yet, </w:t>
      </w:r>
      <w:r w:rsidRPr="00DB1CE8">
        <w:rPr>
          <w:rFonts w:eastAsia="Calibri"/>
          <w:b/>
          <w:bCs/>
          <w:u w:val="single"/>
        </w:rPr>
        <w:t>even though the new legislation (and U.S. immigration and border policy in general) disproportionately affects Mexicans, immigration is not on the bilateral agenda with Mexico</w:t>
      </w:r>
      <w:r w:rsidRPr="00DB1CE8">
        <w:rPr>
          <w:rFonts w:eastAsia="Calibri"/>
        </w:rPr>
        <w:t xml:space="preserve">. The government of </w:t>
      </w:r>
      <w:r w:rsidRPr="00DB1CE8">
        <w:rPr>
          <w:rFonts w:eastAsia="Calibri"/>
          <w:b/>
          <w:bCs/>
          <w:u w:val="single"/>
        </w:rPr>
        <w:t>Mexico and its people are not included in the policy debate because they are viewed as external actors with no voice or vote on domestic issues. And clearly, U.S. attitudes convey that immigration is considered an exclusively domestic policy matter that does not belong on the foreign policy agenda</w:t>
      </w:r>
      <w:r w:rsidRPr="00DB1CE8">
        <w:rPr>
          <w:rFonts w:eastAsia="Calibri"/>
        </w:rPr>
        <w:t xml:space="preserve">.  n15 </w:t>
      </w:r>
      <w:r w:rsidRPr="00DB1CE8">
        <w:rPr>
          <w:rFonts w:eastAsia="Calibri"/>
          <w:b/>
          <w:bCs/>
          <w:u w:val="single"/>
        </w:rPr>
        <w:t>Mexicans</w:t>
      </w:r>
      <w:r w:rsidRPr="00DB1CE8">
        <w:rPr>
          <w:rFonts w:eastAsia="Calibri"/>
        </w:rPr>
        <w:t xml:space="preserve">, both public officials and private citizens, </w:t>
      </w:r>
      <w:r w:rsidRPr="00DB1CE8">
        <w:rPr>
          <w:rFonts w:eastAsia="Calibri"/>
          <w:b/>
          <w:bCs/>
          <w:u w:val="single"/>
        </w:rPr>
        <w:t>may post grievances in instances of human rights violations associated with border policy</w:t>
      </w:r>
      <w:r w:rsidRPr="00DB1CE8">
        <w:rPr>
          <w:rFonts w:eastAsia="Calibri"/>
        </w:rPr>
        <w:t xml:space="preserve">, for human rights have managed to eclipse the domestic realm.  n16 </w:t>
      </w:r>
      <w:r w:rsidRPr="00DB1CE8">
        <w:rPr>
          <w:rFonts w:eastAsia="Calibri"/>
          <w:b/>
          <w:bCs/>
          <w:u w:val="single"/>
        </w:rPr>
        <w:t xml:space="preserve">However, Mexicans </w:t>
      </w:r>
      <w:r w:rsidRPr="00DB1CE8">
        <w:rPr>
          <w:rFonts w:eastAsia="Calibri"/>
          <w:b/>
          <w:iCs/>
          <w:u w:val="single"/>
          <w:bdr w:val="single" w:sz="18" w:space="0" w:color="auto"/>
        </w:rPr>
        <w:t>have little to say</w:t>
      </w:r>
      <w:r w:rsidRPr="00DB1CE8">
        <w:rPr>
          <w:rFonts w:eastAsia="Calibri"/>
          <w:b/>
          <w:bCs/>
          <w:u w:val="single"/>
        </w:rPr>
        <w:t xml:space="preserve"> about the manner in which the U.S. controls immigration</w:t>
      </w:r>
      <w:r w:rsidRPr="00DB1CE8">
        <w:rPr>
          <w:rFonts w:eastAsia="Calibri"/>
        </w:rPr>
        <w:t>.</w:t>
      </w:r>
    </w:p>
    <w:p w:rsidR="00DB1CE8" w:rsidRPr="00DB1CE8" w:rsidRDefault="00DB1CE8" w:rsidP="00DB1CE8">
      <w:pPr>
        <w:rPr>
          <w:rFonts w:eastAsia="Cambria"/>
        </w:rPr>
      </w:pPr>
    </w:p>
    <w:p w:rsidR="00DB1CE8" w:rsidRPr="00DB1CE8" w:rsidRDefault="00DB1CE8" w:rsidP="00DB1CE8">
      <w:pPr>
        <w:keepNext/>
        <w:keepLines/>
        <w:pageBreakBefore/>
        <w:spacing w:before="480"/>
        <w:jc w:val="center"/>
        <w:outlineLvl w:val="1"/>
        <w:rPr>
          <w:rFonts w:eastAsia="MS Gothic" w:cs="Times New Roman"/>
          <w:b/>
          <w:bCs/>
          <w:sz w:val="44"/>
          <w:szCs w:val="26"/>
          <w:u w:val="double"/>
        </w:rPr>
      </w:pPr>
      <w:r w:rsidRPr="00DB1CE8">
        <w:rPr>
          <w:rFonts w:eastAsia="MS Gothic" w:cs="Times New Roman"/>
          <w:b/>
          <w:bCs/>
          <w:sz w:val="44"/>
          <w:szCs w:val="26"/>
          <w:u w:val="double"/>
        </w:rPr>
        <w:t>Addons</w:t>
      </w:r>
    </w:p>
    <w:p w:rsidR="00DB1CE8" w:rsidRPr="00DB1CE8" w:rsidRDefault="00DB1CE8" w:rsidP="00DB1CE8">
      <w:pPr>
        <w:keepNext/>
        <w:keepLines/>
        <w:pageBreakBefore/>
        <w:spacing w:before="200"/>
        <w:jc w:val="center"/>
        <w:outlineLvl w:val="2"/>
        <w:rPr>
          <w:rFonts w:eastAsia="MS Gothic" w:cs="Times New Roman"/>
          <w:b/>
          <w:bCs/>
          <w:sz w:val="32"/>
          <w:u w:val="single"/>
        </w:rPr>
      </w:pPr>
      <w:r w:rsidRPr="00DB1CE8">
        <w:rPr>
          <w:rFonts w:eastAsia="MS Gothic" w:cs="Times New Roman"/>
          <w:b/>
          <w:bCs/>
          <w:sz w:val="32"/>
          <w:u w:val="single"/>
        </w:rPr>
        <w:t>Aff Solves CIR</w:t>
      </w:r>
    </w:p>
    <w:p w:rsidR="00DB1CE8" w:rsidRPr="00DB1CE8" w:rsidRDefault="00DB1CE8" w:rsidP="00DB1CE8">
      <w:pPr>
        <w:keepNext/>
        <w:keepLines/>
        <w:spacing w:before="200"/>
        <w:outlineLvl w:val="3"/>
        <w:rPr>
          <w:rFonts w:eastAsia="MS Gothic" w:cs="Times New Roman"/>
          <w:b/>
          <w:bCs/>
          <w:iCs/>
          <w:sz w:val="26"/>
        </w:rPr>
      </w:pPr>
      <w:r w:rsidRPr="00DB1CE8">
        <w:rPr>
          <w:rFonts w:eastAsia="MS Gothic" w:cs="Times New Roman"/>
          <w:b/>
          <w:bCs/>
          <w:iCs/>
          <w:sz w:val="26"/>
        </w:rPr>
        <w:t>Aff Solves CIR</w:t>
      </w:r>
    </w:p>
    <w:p w:rsidR="00DB1CE8" w:rsidRPr="00DB1CE8" w:rsidRDefault="00DB1CE8" w:rsidP="00DB1CE8">
      <w:pPr>
        <w:rPr>
          <w:rFonts w:eastAsia="Cambria"/>
          <w:sz w:val="16"/>
          <w:szCs w:val="16"/>
        </w:rPr>
      </w:pPr>
      <w:r w:rsidRPr="00DB1CE8">
        <w:rPr>
          <w:rFonts w:eastAsia="Cambria"/>
          <w:b/>
          <w:sz w:val="24"/>
        </w:rPr>
        <w:t xml:space="preserve">Wood 12, </w:t>
      </w:r>
      <w:r w:rsidRPr="00DB1CE8">
        <w:rPr>
          <w:rFonts w:eastAsia="Cambria"/>
          <w:sz w:val="16"/>
          <w:szCs w:val="16"/>
        </w:rPr>
        <w:t>Duncan Wood,</w:t>
      </w:r>
      <w:r w:rsidRPr="00DB1CE8">
        <w:rPr>
          <w:rFonts w:eastAsia="Cambria"/>
          <w:b/>
          <w:sz w:val="24"/>
        </w:rPr>
        <w:t xml:space="preserve"> </w:t>
      </w:r>
      <w:r w:rsidRPr="00DB1CE8">
        <w:rPr>
          <w:rFonts w:eastAsia="Cambria"/>
          <w:sz w:val="16"/>
          <w:szCs w:val="16"/>
        </w:rPr>
        <w:t>[Director of the Mexico Institute at the Woodrow Wilson International Center for Scholars, professor and the director of the International Relations Program at the Instituto Tecnológico Autónomo de México (ITAM), researcher at the Centro de Derecho Económico Internacional (CDEI) at ITAM., member of the Mexican National Research System (level 2), a member of the editorial board of Foreign Affairs Latinoamerica and has been an editorial advisor to Reforma newspaper, technical secretary of the Red Mexicana de Energia,  Senior Associate with the Simon Chair and the Americas Program at the Center for Strategic and International Studies] http://www.wilsoncenter.org/sites/default/files/RE_Energizing_Border_Wood.pdf</w:t>
      </w:r>
    </w:p>
    <w:p w:rsidR="00DB1CE8" w:rsidRPr="00DB1CE8" w:rsidRDefault="00DB1CE8" w:rsidP="00DB1CE8">
      <w:pPr>
        <w:rPr>
          <w:rFonts w:ascii="Times New Roman" w:eastAsia="Times New Roman" w:hAnsi="Times New Roman" w:cs="Times New Roman"/>
          <w:u w:val="single"/>
        </w:rPr>
      </w:pPr>
      <w:r w:rsidRPr="00DB1CE8">
        <w:rPr>
          <w:rFonts w:ascii="Times New Roman" w:eastAsia="Times New Roman" w:hAnsi="Times New Roman" w:cs="Times New Roman"/>
          <w:u w:val="single"/>
        </w:rPr>
        <w:t>Knowledge spillover and the development of human capital: Renewable energy development has enormous potential for creating synergies with universities, research institutes, and technical and vocational training institutes that will drive the creation and strengthening of human capital in the border region. If effective collaboration between governments, business and educational institutions can be achieved, a mutually beneficial relationship will develop in which local employment levels and wages rise, businesses have access to local skilled labor, and universities benefit from access to new financial and technical resources.</w:t>
      </w:r>
    </w:p>
    <w:p w:rsidR="00DB1CE8" w:rsidRPr="00DB1CE8" w:rsidRDefault="00DB1CE8" w:rsidP="00DB1CE8">
      <w:pPr>
        <w:rPr>
          <w:rFonts w:ascii="Times New Roman" w:eastAsia="Times New Roman" w:hAnsi="Times New Roman" w:cs="Times New Roman"/>
        </w:rPr>
      </w:pPr>
    </w:p>
    <w:p w:rsidR="00DB1CE8" w:rsidRPr="00DB1CE8" w:rsidRDefault="00DB1CE8" w:rsidP="00DB1CE8">
      <w:pPr>
        <w:rPr>
          <w:rFonts w:ascii="Times New Roman" w:eastAsia="Times New Roman" w:hAnsi="Times New Roman" w:cs="Times New Roman"/>
        </w:rPr>
      </w:pPr>
    </w:p>
    <w:p w:rsidR="00DB1CE8" w:rsidRPr="00DB1CE8" w:rsidRDefault="00DB1CE8" w:rsidP="00DB1CE8">
      <w:pPr>
        <w:rPr>
          <w:rFonts w:ascii="Times New Roman" w:eastAsia="Times New Roman" w:hAnsi="Times New Roman" w:cs="Times New Roman"/>
        </w:rPr>
      </w:pPr>
    </w:p>
    <w:p w:rsidR="00DB1CE8" w:rsidRPr="00DB1CE8" w:rsidRDefault="00DB1CE8" w:rsidP="00DB1CE8">
      <w:pPr>
        <w:keepNext/>
        <w:keepLines/>
        <w:pageBreakBefore/>
        <w:spacing w:before="480"/>
        <w:jc w:val="center"/>
        <w:outlineLvl w:val="1"/>
        <w:rPr>
          <w:rFonts w:eastAsia="MS Gothic" w:cs="Times New Roman"/>
          <w:b/>
          <w:bCs/>
          <w:sz w:val="44"/>
          <w:szCs w:val="26"/>
          <w:u w:val="double"/>
        </w:rPr>
      </w:pPr>
      <w:r w:rsidRPr="00DB1CE8">
        <w:rPr>
          <w:rFonts w:eastAsia="MS Gothic" w:cs="Times New Roman"/>
          <w:b/>
          <w:bCs/>
          <w:sz w:val="44"/>
          <w:szCs w:val="26"/>
          <w:u w:val="double"/>
        </w:rPr>
        <w:t>AT: Topicality</w:t>
      </w:r>
    </w:p>
    <w:p w:rsidR="00DB1CE8" w:rsidRPr="00DB1CE8" w:rsidRDefault="00DB1CE8" w:rsidP="00DB1CE8">
      <w:pPr>
        <w:keepNext/>
        <w:keepLines/>
        <w:pageBreakBefore/>
        <w:spacing w:before="200"/>
        <w:jc w:val="center"/>
        <w:outlineLvl w:val="2"/>
        <w:rPr>
          <w:rFonts w:eastAsia="Times New Roman" w:cs="Times New Roman"/>
          <w:b/>
          <w:bCs/>
          <w:sz w:val="32"/>
          <w:u w:val="single"/>
        </w:rPr>
      </w:pPr>
      <w:r w:rsidRPr="00DB1CE8">
        <w:rPr>
          <w:rFonts w:eastAsia="Times New Roman" w:cs="Times New Roman"/>
          <w:b/>
          <w:bCs/>
          <w:sz w:val="32"/>
          <w:u w:val="single"/>
        </w:rPr>
        <w:t>Energy = Economic Engagement</w:t>
      </w:r>
    </w:p>
    <w:p w:rsidR="00DB1CE8" w:rsidRPr="00DB1CE8" w:rsidRDefault="00DB1CE8" w:rsidP="00DB1CE8">
      <w:pPr>
        <w:keepNext/>
        <w:keepLines/>
        <w:spacing w:before="200"/>
        <w:outlineLvl w:val="3"/>
        <w:rPr>
          <w:rFonts w:eastAsia="MS Gothic" w:cs="Times New Roman"/>
          <w:b/>
          <w:bCs/>
          <w:iCs/>
          <w:sz w:val="26"/>
        </w:rPr>
      </w:pPr>
      <w:r w:rsidRPr="00DB1CE8">
        <w:rPr>
          <w:rFonts w:eastAsia="MS Gothic" w:cs="Times New Roman"/>
          <w:b/>
          <w:bCs/>
          <w:iCs/>
          <w:sz w:val="26"/>
        </w:rPr>
        <w:t xml:space="preserve">Energy is engagement. </w:t>
      </w:r>
    </w:p>
    <w:p w:rsidR="00DB1CE8" w:rsidRPr="00DB1CE8" w:rsidRDefault="00DB1CE8" w:rsidP="00DB1CE8">
      <w:pPr>
        <w:rPr>
          <w:rFonts w:eastAsia="Calibri"/>
        </w:rPr>
      </w:pPr>
      <w:r w:rsidRPr="00DB1CE8">
        <w:rPr>
          <w:rFonts w:eastAsia="Calibri"/>
          <w:b/>
          <w:bCs/>
          <w:sz w:val="26"/>
        </w:rPr>
        <w:t>Sullivan ‘8</w:t>
      </w:r>
      <w:r w:rsidRPr="00DB1CE8">
        <w:rPr>
          <w:rFonts w:eastAsia="Calibri"/>
        </w:rPr>
        <w:t xml:space="preserve"> (Daniel S. Sullivan, Assistant Secretary for the Bureau of Economic, Energy, and Business Affairs, Statement Before the Subcommittee on the Western Hemisphere of the House Committee on Foreign Affairs, “Addressing Energy Issues In The Western Hemisphere”, Press Release: US State Department, </w:t>
      </w:r>
      <w:hyperlink r:id="rId70" w:history="1">
        <w:r w:rsidRPr="00DB1CE8">
          <w:rPr>
            <w:rFonts w:eastAsia="Calibri"/>
          </w:rPr>
          <w:t>http://www.scoop.co.nz/stories/WO0808/S00038.htm</w:t>
        </w:r>
      </w:hyperlink>
      <w:r w:rsidRPr="00DB1CE8">
        <w:rPr>
          <w:rFonts w:eastAsia="Calibri"/>
        </w:rPr>
        <w:t>, August 4, 2008)</w:t>
      </w:r>
    </w:p>
    <w:p w:rsidR="00DB1CE8" w:rsidRPr="00DB1CE8" w:rsidRDefault="00DB1CE8" w:rsidP="00DB1CE8">
      <w:pPr>
        <w:rPr>
          <w:rFonts w:eastAsia="Calibri"/>
        </w:rPr>
      </w:pPr>
    </w:p>
    <w:p w:rsidR="00DB1CE8" w:rsidRPr="00DB1CE8" w:rsidRDefault="00DB1CE8" w:rsidP="00DB1CE8">
      <w:pPr>
        <w:rPr>
          <w:rFonts w:eastAsia="Calibri"/>
        </w:rPr>
      </w:pPr>
      <w:r w:rsidRPr="00DB1CE8">
        <w:rPr>
          <w:rFonts w:eastAsia="Calibri"/>
        </w:rPr>
        <w:t xml:space="preserve">Our two countries have also benefited from a candid exchange of views on biofuels through other channels, including the U.S. - Brazil CEO Forum, and meetings of business people, academics, and citizens groups. With Assistant Secretary of State for Western Hemisphere Affairs Tom Shannon, I co-chair an Economic Partnership Dialogue with Brazil. </w:t>
      </w:r>
      <w:r w:rsidRPr="00DB1CE8">
        <w:rPr>
          <w:rFonts w:eastAsia="Calibri"/>
          <w:b/>
          <w:bCs/>
          <w:highlight w:val="yellow"/>
          <w:u w:val="single"/>
        </w:rPr>
        <w:t>Other members</w:t>
      </w:r>
      <w:r w:rsidRPr="00DB1CE8">
        <w:rPr>
          <w:rFonts w:eastAsia="Calibri"/>
        </w:rPr>
        <w:t xml:space="preserve"> of the economic team at the State Department also </w:t>
      </w:r>
      <w:r w:rsidRPr="00DB1CE8">
        <w:rPr>
          <w:rFonts w:eastAsia="Calibri"/>
          <w:b/>
          <w:bCs/>
          <w:highlight w:val="yellow"/>
          <w:u w:val="single"/>
        </w:rPr>
        <w:t>have traveled on numerous missions</w:t>
      </w:r>
      <w:r w:rsidRPr="00DB1CE8">
        <w:rPr>
          <w:rFonts w:eastAsia="Calibri"/>
        </w:rPr>
        <w:t xml:space="preserve"> to Brazil </w:t>
      </w:r>
      <w:r w:rsidRPr="00DB1CE8">
        <w:rPr>
          <w:rFonts w:eastAsia="Calibri"/>
          <w:b/>
          <w:bCs/>
          <w:highlight w:val="yellow"/>
          <w:u w:val="single"/>
        </w:rPr>
        <w:t>to talk</w:t>
      </w:r>
      <w:r w:rsidRPr="00DB1CE8">
        <w:rPr>
          <w:rFonts w:eastAsia="Calibri"/>
        </w:rPr>
        <w:t xml:space="preserve"> with government and business groups </w:t>
      </w:r>
      <w:r w:rsidRPr="00DB1CE8">
        <w:rPr>
          <w:rFonts w:eastAsia="Calibri"/>
          <w:b/>
          <w:bCs/>
          <w:highlight w:val="yellow"/>
          <w:u w:val="single"/>
        </w:rPr>
        <w:t xml:space="preserve">about the </w:t>
      </w:r>
      <w:r w:rsidRPr="00DB1CE8">
        <w:rPr>
          <w:rFonts w:eastAsia="Calibri"/>
          <w:b/>
          <w:iCs/>
          <w:highlight w:val="yellow"/>
          <w:u w:val="single"/>
          <w:bdr w:val="single" w:sz="18" w:space="0" w:color="auto"/>
        </w:rPr>
        <w:t>whole range of</w:t>
      </w:r>
      <w:r w:rsidRPr="00DB1CE8">
        <w:rPr>
          <w:rFonts w:eastAsia="Calibri"/>
        </w:rPr>
        <w:t xml:space="preserve"> our </w:t>
      </w:r>
      <w:r w:rsidRPr="00DB1CE8">
        <w:rPr>
          <w:rFonts w:eastAsia="Calibri"/>
          <w:b/>
          <w:iCs/>
          <w:highlight w:val="yellow"/>
          <w:u w:val="single"/>
          <w:bdr w:val="single" w:sz="18" w:space="0" w:color="auto"/>
        </w:rPr>
        <w:t>economic engagement</w:t>
      </w:r>
      <w:r w:rsidRPr="00DB1CE8">
        <w:rPr>
          <w:rFonts w:eastAsia="Calibri"/>
        </w:rPr>
        <w:t xml:space="preserve">, </w:t>
      </w:r>
      <w:r w:rsidRPr="00DB1CE8">
        <w:rPr>
          <w:rFonts w:eastAsia="Calibri"/>
          <w:b/>
          <w:bCs/>
          <w:highlight w:val="yellow"/>
          <w:u w:val="single"/>
        </w:rPr>
        <w:t>including biofuels</w:t>
      </w:r>
      <w:r w:rsidRPr="00DB1CE8">
        <w:rPr>
          <w:rFonts w:eastAsia="Calibri"/>
        </w:rPr>
        <w:t xml:space="preserve">. The </w:t>
      </w:r>
      <w:r w:rsidRPr="00DB1CE8">
        <w:rPr>
          <w:rFonts w:eastAsia="Calibri"/>
          <w:b/>
          <w:bCs/>
          <w:highlight w:val="yellow"/>
          <w:u w:val="single"/>
        </w:rPr>
        <w:t>Deputy Secretary of Energy</w:t>
      </w:r>
      <w:r w:rsidRPr="00DB1CE8">
        <w:rPr>
          <w:rFonts w:eastAsia="Calibri"/>
        </w:rPr>
        <w:t xml:space="preserve"> departs for Brazil shortly to </w:t>
      </w:r>
      <w:r w:rsidRPr="00DB1CE8">
        <w:rPr>
          <w:rFonts w:eastAsia="Calibri"/>
          <w:b/>
          <w:bCs/>
          <w:highlight w:val="yellow"/>
          <w:u w:val="single"/>
        </w:rPr>
        <w:t>continue this broad and deep engagement</w:t>
      </w:r>
      <w:r w:rsidRPr="00DB1CE8">
        <w:rPr>
          <w:rFonts w:eastAsia="Calibri"/>
        </w:rPr>
        <w:t xml:space="preserve">. </w:t>
      </w:r>
    </w:p>
    <w:p w:rsidR="00DB1CE8" w:rsidRPr="00DB1CE8" w:rsidRDefault="00DB1CE8" w:rsidP="00DB1CE8">
      <w:pPr>
        <w:rPr>
          <w:rFonts w:eastAsia="Cambria"/>
        </w:rPr>
      </w:pPr>
    </w:p>
    <w:p w:rsidR="00DB1CE8" w:rsidRPr="00DB1CE8" w:rsidRDefault="00DB1CE8" w:rsidP="00DB1CE8">
      <w:pPr>
        <w:keepNext/>
        <w:keepLines/>
        <w:spacing w:before="200"/>
        <w:outlineLvl w:val="3"/>
        <w:rPr>
          <w:rFonts w:eastAsia="PMingLiU" w:cs="Times New Roman"/>
          <w:b/>
          <w:bCs/>
          <w:iCs/>
          <w:sz w:val="26"/>
        </w:rPr>
      </w:pPr>
      <w:r w:rsidRPr="00DB1CE8">
        <w:rPr>
          <w:rFonts w:eastAsia="PMingLiU" w:cs="Times New Roman"/>
          <w:b/>
          <w:bCs/>
          <w:iCs/>
          <w:sz w:val="26"/>
        </w:rPr>
        <w:t>Counter interpretation: State Department’s definition</w:t>
      </w:r>
    </w:p>
    <w:p w:rsidR="00DB1CE8" w:rsidRPr="00DB1CE8" w:rsidRDefault="00DB1CE8" w:rsidP="00DB1CE8">
      <w:pPr>
        <w:rPr>
          <w:rFonts w:eastAsia="Calibri"/>
        </w:rPr>
      </w:pPr>
      <w:r w:rsidRPr="00DB1CE8">
        <w:rPr>
          <w:rFonts w:eastAsia="Calibri"/>
        </w:rPr>
        <w:t>State No Date (State Department of the USA, http://2001-2009.state.gov/e/eeb/92986.htm)</w:t>
      </w:r>
    </w:p>
    <w:p w:rsidR="00DB1CE8" w:rsidRPr="00DB1CE8" w:rsidRDefault="00DB1CE8" w:rsidP="00DB1CE8">
      <w:pPr>
        <w:rPr>
          <w:rFonts w:eastAsia="Calibri"/>
        </w:rPr>
      </w:pPr>
      <w:r w:rsidRPr="00DB1CE8">
        <w:rPr>
          <w:rFonts w:eastAsia="Calibri"/>
        </w:rPr>
        <w:t xml:space="preserve">What is Total </w:t>
      </w:r>
      <w:r w:rsidRPr="00DB1CE8">
        <w:rPr>
          <w:rFonts w:eastAsia="Calibri"/>
          <w:b/>
          <w:bCs/>
          <w:highlight w:val="yellow"/>
          <w:u w:val="single"/>
        </w:rPr>
        <w:t>Economic Engagement</w:t>
      </w:r>
      <w:r w:rsidRPr="00DB1CE8">
        <w:rPr>
          <w:rFonts w:eastAsia="Calibri"/>
        </w:rPr>
        <w:t>?</w:t>
      </w:r>
    </w:p>
    <w:p w:rsidR="00DB1CE8" w:rsidRPr="00DB1CE8" w:rsidRDefault="00DB1CE8" w:rsidP="00DB1CE8">
      <w:pPr>
        <w:rPr>
          <w:rFonts w:eastAsia="Calibri"/>
        </w:rPr>
      </w:pPr>
    </w:p>
    <w:p w:rsidR="00DB1CE8" w:rsidRPr="00DB1CE8" w:rsidRDefault="00DB1CE8" w:rsidP="00DB1CE8">
      <w:pPr>
        <w:rPr>
          <w:rFonts w:eastAsia="Calibri"/>
          <w:b/>
          <w:bCs/>
          <w:u w:val="single"/>
        </w:rPr>
      </w:pPr>
      <w:r w:rsidRPr="00DB1CE8">
        <w:rPr>
          <w:rFonts w:eastAsia="Calibri"/>
        </w:rPr>
        <w:t xml:space="preserve">Total Economic Engagement </w:t>
      </w:r>
      <w:r w:rsidRPr="00DB1CE8">
        <w:rPr>
          <w:rFonts w:eastAsia="Calibri"/>
          <w:b/>
          <w:bCs/>
          <w:highlight w:val="yellow"/>
          <w:u w:val="single"/>
        </w:rPr>
        <w:t>seeks to integrate and coordinate</w:t>
      </w:r>
      <w:r w:rsidRPr="00DB1CE8">
        <w:rPr>
          <w:rFonts w:eastAsia="Calibri"/>
          <w:b/>
          <w:bCs/>
          <w:u w:val="single"/>
        </w:rPr>
        <w:t xml:space="preserve"> all U.S. </w:t>
      </w:r>
      <w:r w:rsidRPr="00DB1CE8">
        <w:rPr>
          <w:rFonts w:eastAsia="Calibri"/>
          <w:b/>
          <w:bCs/>
          <w:highlight w:val="yellow"/>
          <w:u w:val="single"/>
        </w:rPr>
        <w:t>economic instruments</w:t>
      </w:r>
      <w:r w:rsidRPr="00DB1CE8">
        <w:rPr>
          <w:rFonts w:eastAsia="Calibri"/>
          <w:b/>
          <w:bCs/>
          <w:u w:val="single"/>
        </w:rPr>
        <w:t xml:space="preserve"> and programs into our regional and country strategies. The Bureau of Economic, Energy and Business Affairs’ (EEB) </w:t>
      </w:r>
      <w:r w:rsidRPr="00DB1CE8">
        <w:rPr>
          <w:rFonts w:eastAsia="Calibri"/>
          <w:b/>
          <w:bCs/>
          <w:highlight w:val="yellow"/>
          <w:u w:val="single"/>
        </w:rPr>
        <w:t>broad cross-section of</w:t>
      </w:r>
      <w:r w:rsidRPr="00DB1CE8">
        <w:rPr>
          <w:rFonts w:eastAsia="Calibri"/>
          <w:b/>
          <w:bCs/>
          <w:u w:val="single"/>
        </w:rPr>
        <w:t xml:space="preserve"> economic disciplines, </w:t>
      </w:r>
      <w:r w:rsidRPr="00DB1CE8">
        <w:rPr>
          <w:rFonts w:eastAsia="Calibri"/>
          <w:b/>
          <w:bCs/>
          <w:highlight w:val="yellow"/>
          <w:u w:val="single"/>
        </w:rPr>
        <w:t>interagency contacts, and expertise in</w:t>
      </w:r>
      <w:r w:rsidRPr="00DB1CE8">
        <w:rPr>
          <w:rFonts w:eastAsia="Calibri"/>
          <w:b/>
          <w:bCs/>
          <w:u w:val="single"/>
        </w:rPr>
        <w:t xml:space="preserve"> such areas as trade, finance, </w:t>
      </w:r>
      <w:r w:rsidRPr="00DB1CE8">
        <w:rPr>
          <w:rFonts w:eastAsia="Calibri"/>
          <w:b/>
          <w:bCs/>
          <w:highlight w:val="yellow"/>
          <w:u w:val="single"/>
        </w:rPr>
        <w:t>energy, development, transportation</w:t>
      </w:r>
      <w:r w:rsidRPr="00DB1CE8">
        <w:rPr>
          <w:rFonts w:eastAsia="Calibri"/>
          <w:b/>
          <w:bCs/>
          <w:u w:val="single"/>
        </w:rPr>
        <w:t xml:space="preserve">, and telecommunications help ensure this coordination. </w:t>
      </w:r>
    </w:p>
    <w:p w:rsidR="00DB1CE8" w:rsidRPr="00DB1CE8" w:rsidRDefault="00DB1CE8" w:rsidP="00DB1CE8">
      <w:pPr>
        <w:rPr>
          <w:rFonts w:eastAsia="Cambria"/>
        </w:rPr>
      </w:pP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 xml:space="preserve">We meet – </w:t>
      </w:r>
      <w:r w:rsidRPr="00DB1CE8">
        <w:rPr>
          <w:rFonts w:eastAsia="Times New Roman" w:cs="Times New Roman"/>
          <w:b/>
          <w:bCs/>
          <w:iCs/>
          <w:sz w:val="26"/>
          <w:u w:val="single"/>
        </w:rPr>
        <w:t>investment in energy</w:t>
      </w:r>
      <w:r w:rsidRPr="00DB1CE8">
        <w:rPr>
          <w:rFonts w:eastAsia="Times New Roman" w:cs="Times New Roman"/>
          <w:b/>
          <w:bCs/>
          <w:iCs/>
          <w:sz w:val="26"/>
        </w:rPr>
        <w:t xml:space="preserve"> is an example of economic engagement </w:t>
      </w:r>
    </w:p>
    <w:p w:rsidR="00DB1CE8" w:rsidRPr="00DB1CE8" w:rsidRDefault="00DB1CE8" w:rsidP="00DB1CE8">
      <w:pPr>
        <w:rPr>
          <w:rFonts w:eastAsia="Calibri"/>
          <w:b/>
          <w:bCs/>
          <w:sz w:val="26"/>
        </w:rPr>
      </w:pPr>
      <w:r w:rsidRPr="00DB1CE8">
        <w:rPr>
          <w:rFonts w:eastAsia="Calibri"/>
          <w:b/>
          <w:bCs/>
          <w:sz w:val="26"/>
        </w:rPr>
        <w:t>Hormats ‘13</w:t>
      </w:r>
    </w:p>
    <w:p w:rsidR="00DB1CE8" w:rsidRPr="00DB1CE8" w:rsidRDefault="00DB1CE8" w:rsidP="00DB1CE8">
      <w:pPr>
        <w:rPr>
          <w:rFonts w:eastAsia="Calibri"/>
          <w:b/>
          <w:sz w:val="26"/>
        </w:rPr>
      </w:pPr>
      <w:r w:rsidRPr="00DB1CE8">
        <w:rPr>
          <w:rFonts w:eastAsia="Times New Roman" w:cs="Times New Roman"/>
        </w:rPr>
        <w:t>(Under Secretary for Economic Growth, Energy, and the Environment (Robert D, June 12, 2013 US Department of State “US Economic Engagement in the South Pacific” Asia Society Global Forum http://www.state.gov/e/rls/rmk/210563.htm) EFish</w:t>
      </w:r>
    </w:p>
    <w:p w:rsidR="00DB1CE8" w:rsidRPr="00DB1CE8" w:rsidRDefault="00DB1CE8" w:rsidP="00DB1CE8">
      <w:pPr>
        <w:rPr>
          <w:rFonts w:eastAsia="Calibri"/>
          <w:b/>
          <w:u w:val="single"/>
        </w:rPr>
      </w:pPr>
      <w:r w:rsidRPr="00DB1CE8">
        <w:rPr>
          <w:rFonts w:eastAsia="Calibri"/>
        </w:rPr>
        <w:t xml:space="preserve">But </w:t>
      </w:r>
      <w:r w:rsidRPr="00DB1CE8">
        <w:rPr>
          <w:rFonts w:eastAsia="Calibri"/>
          <w:b/>
          <w:bCs/>
          <w:u w:val="single"/>
        </w:rPr>
        <w:t>U.S. economic engagement</w:t>
      </w:r>
      <w:r w:rsidRPr="00DB1CE8">
        <w:rPr>
          <w:rFonts w:eastAsia="Calibri"/>
        </w:rPr>
        <w:t xml:space="preserve"> with the Asia-Pacific region </w:t>
      </w:r>
      <w:r w:rsidRPr="00DB1CE8">
        <w:rPr>
          <w:rFonts w:eastAsia="Calibri"/>
          <w:b/>
          <w:bCs/>
          <w:u w:val="single"/>
        </w:rPr>
        <w:t>is not limited to traditional trade and investment issues. It includes energy as well.</w:t>
      </w:r>
      <w:r w:rsidRPr="00DB1CE8">
        <w:rPr>
          <w:rFonts w:eastAsia="Calibri"/>
        </w:rPr>
        <w:t>¶ As part of the U.S.-Asia Pacific Comprehensive Energy Partnership, announced by President Obama at last year’s East Asia Summit, the U.S. Government has earmarked up to $6 billion in a line of credit over four years through the Export-Import Bank and the Overseas Private Investment Corporation</w:t>
      </w:r>
      <w:r w:rsidRPr="00DB1CE8">
        <w:rPr>
          <w:rFonts w:eastAsia="Calibri"/>
          <w:b/>
          <w:bCs/>
          <w:u w:val="single"/>
        </w:rPr>
        <w:t>. This will drive trade and investment in private sector and public-private energy-related projects across the region.</w:t>
      </w:r>
      <w:r w:rsidRPr="00DB1CE8">
        <w:rPr>
          <w:rFonts w:eastAsia="Calibri"/>
        </w:rPr>
        <w:t>¶ In addition to these resources, the United States will support capacity building programs through APEC and ASEAN, as well as with our bilateral partners, in the priority areas of interconnectivity, natural gas, renewables, and sustainable development.</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 xml:space="preserve">Economic engagement includes energy cooperation – prefer expansive interpretations </w:t>
      </w:r>
    </w:p>
    <w:p w:rsidR="00DB1CE8" w:rsidRPr="00DB1CE8" w:rsidRDefault="00DB1CE8" w:rsidP="00DB1CE8">
      <w:pPr>
        <w:rPr>
          <w:rFonts w:eastAsia="Calibri"/>
          <w:b/>
          <w:bCs/>
          <w:sz w:val="26"/>
        </w:rPr>
      </w:pPr>
      <w:r w:rsidRPr="00DB1CE8">
        <w:rPr>
          <w:rFonts w:eastAsia="Calibri"/>
          <w:b/>
          <w:bCs/>
          <w:sz w:val="26"/>
        </w:rPr>
        <w:t>Department of State ‘9</w:t>
      </w:r>
    </w:p>
    <w:p w:rsidR="00DB1CE8" w:rsidRPr="00DB1CE8" w:rsidRDefault="00DB1CE8" w:rsidP="00DB1CE8">
      <w:pPr>
        <w:rPr>
          <w:rFonts w:eastAsia="Calibri"/>
        </w:rPr>
      </w:pPr>
      <w:r w:rsidRPr="00DB1CE8">
        <w:rPr>
          <w:rFonts w:eastAsia="Calibri"/>
        </w:rPr>
        <w:t xml:space="preserve">(January 21, 2009 to January 21, 2009, Archive. “What is total Economic Engagement?” http://2001-2009.state.gov/e/eeb/92986.htm) Efish </w:t>
      </w:r>
    </w:p>
    <w:p w:rsidR="00DB1CE8" w:rsidRPr="00DB1CE8" w:rsidRDefault="00DB1CE8" w:rsidP="00DB1CE8">
      <w:pPr>
        <w:rPr>
          <w:rFonts w:eastAsia="Calibri"/>
          <w:b/>
          <w:bCs/>
          <w:u w:val="single"/>
        </w:rPr>
      </w:pPr>
      <w:r w:rsidRPr="00DB1CE8">
        <w:rPr>
          <w:rFonts w:eastAsia="Calibri"/>
          <w:b/>
          <w:bCs/>
          <w:u w:val="single"/>
        </w:rPr>
        <w:t xml:space="preserve">Total Economic Engagement seeks to integrate and </w:t>
      </w:r>
      <w:r w:rsidRPr="00DB1CE8">
        <w:rPr>
          <w:rFonts w:eastAsia="Calibri"/>
          <w:b/>
          <w:iCs/>
          <w:u w:val="single"/>
          <w:bdr w:val="single" w:sz="18" w:space="0" w:color="auto"/>
        </w:rPr>
        <w:t>coordinate all U.S. economic instruments and programs</w:t>
      </w:r>
      <w:r w:rsidRPr="00DB1CE8">
        <w:rPr>
          <w:rFonts w:eastAsia="Calibri"/>
          <w:b/>
          <w:bCs/>
          <w:u w:val="single"/>
        </w:rPr>
        <w:t xml:space="preserve"> into our regional and country strategies.</w:t>
      </w:r>
      <w:r w:rsidRPr="00DB1CE8">
        <w:rPr>
          <w:rFonts w:eastAsia="Calibri"/>
        </w:rPr>
        <w:t xml:space="preserve"> </w:t>
      </w:r>
      <w:r w:rsidRPr="00DB1CE8">
        <w:rPr>
          <w:rFonts w:eastAsia="Calibri"/>
          <w:b/>
          <w:bCs/>
          <w:u w:val="single"/>
        </w:rPr>
        <w:t xml:space="preserve">The Bureau of Economic, Energy and Business Affairs’ (EEB) broad cross-section of economic disciplines, interagency contacts, and expertise in such areas as trade, finance, </w:t>
      </w:r>
      <w:r w:rsidRPr="00DB1CE8">
        <w:rPr>
          <w:rFonts w:eastAsia="Calibri"/>
          <w:b/>
          <w:iCs/>
          <w:u w:val="single"/>
          <w:bdr w:val="single" w:sz="18" w:space="0" w:color="auto"/>
        </w:rPr>
        <w:t>energy</w:t>
      </w:r>
      <w:r w:rsidRPr="00DB1CE8">
        <w:rPr>
          <w:rFonts w:eastAsia="Calibri"/>
          <w:b/>
          <w:bCs/>
          <w:u w:val="single"/>
        </w:rPr>
        <w:t>, development, transportation, and telecommunications help ensure this coordination.</w:t>
      </w:r>
      <w:r w:rsidRPr="00DB1CE8">
        <w:rPr>
          <w:rFonts w:eastAsia="Calibri"/>
        </w:rPr>
        <w:t xml:space="preserve"> ¶ EEB is actively involved in the entire range of international economic issues affecting America’s security and well-being. Our priorities extend from securing reliable, sustainable energy supplies to increasing market access for U.S. goods and services. </w:t>
      </w:r>
      <w:r w:rsidRPr="00DB1CE8">
        <w:rPr>
          <w:rFonts w:eastAsia="Calibri"/>
          <w:b/>
          <w:bCs/>
          <w:u w:val="single"/>
        </w:rPr>
        <w:t xml:space="preserve">Protection of American interests, such as intellectual property rights, fair play in international business, and shutting down terrorist access to financial networks, is not only part of our work, it is the foundation on which our efforts rest.¶ </w:t>
      </w:r>
    </w:p>
    <w:p w:rsidR="00DB1CE8" w:rsidRPr="00DB1CE8" w:rsidRDefault="00DB1CE8" w:rsidP="00DB1CE8">
      <w:pPr>
        <w:rPr>
          <w:rFonts w:eastAsia="Cambria"/>
        </w:rPr>
      </w:pPr>
    </w:p>
    <w:p w:rsidR="00DB1CE8" w:rsidRPr="00DB1CE8" w:rsidRDefault="00DB1CE8" w:rsidP="00DB1CE8">
      <w:pPr>
        <w:keepNext/>
        <w:keepLines/>
        <w:pageBreakBefore/>
        <w:spacing w:before="480"/>
        <w:jc w:val="center"/>
        <w:outlineLvl w:val="1"/>
        <w:rPr>
          <w:rFonts w:eastAsia="MS Gothic" w:cs="Times New Roman"/>
          <w:b/>
          <w:bCs/>
          <w:sz w:val="44"/>
          <w:szCs w:val="26"/>
          <w:u w:val="double"/>
        </w:rPr>
      </w:pPr>
      <w:r w:rsidRPr="00DB1CE8">
        <w:rPr>
          <w:rFonts w:eastAsia="MS Gothic" w:cs="Times New Roman"/>
          <w:b/>
          <w:bCs/>
          <w:sz w:val="44"/>
          <w:szCs w:val="26"/>
          <w:u w:val="double"/>
        </w:rPr>
        <w:t>AT: Politics</w:t>
      </w:r>
    </w:p>
    <w:p w:rsidR="00DB1CE8" w:rsidRPr="00DB1CE8" w:rsidRDefault="00DB1CE8" w:rsidP="00DB1CE8">
      <w:pPr>
        <w:keepNext/>
        <w:keepLines/>
        <w:pageBreakBefore/>
        <w:spacing w:before="200"/>
        <w:jc w:val="center"/>
        <w:outlineLvl w:val="2"/>
        <w:rPr>
          <w:rFonts w:eastAsia="PMingLiU" w:cs="Times New Roman"/>
          <w:b/>
          <w:bCs/>
          <w:sz w:val="32"/>
          <w:u w:val="single"/>
        </w:rPr>
      </w:pPr>
      <w:r w:rsidRPr="00DB1CE8">
        <w:rPr>
          <w:rFonts w:eastAsia="PMingLiU" w:cs="Times New Roman"/>
          <w:b/>
          <w:bCs/>
          <w:sz w:val="32"/>
          <w:u w:val="single"/>
        </w:rPr>
        <w:t>Plan Popular</w:t>
      </w:r>
    </w:p>
    <w:p w:rsidR="00DB1CE8" w:rsidRPr="00DB1CE8" w:rsidRDefault="00DB1CE8" w:rsidP="00DB1CE8">
      <w:pPr>
        <w:keepNext/>
        <w:keepLines/>
        <w:spacing w:before="200"/>
        <w:outlineLvl w:val="3"/>
        <w:rPr>
          <w:rFonts w:eastAsia="PMingLiU" w:cs="Times New Roman"/>
          <w:b/>
          <w:bCs/>
          <w:iCs/>
          <w:sz w:val="26"/>
        </w:rPr>
      </w:pPr>
      <w:r w:rsidRPr="00DB1CE8">
        <w:rPr>
          <w:rFonts w:eastAsia="PMingLiU" w:cs="Times New Roman"/>
          <w:b/>
          <w:bCs/>
          <w:iCs/>
          <w:sz w:val="26"/>
        </w:rPr>
        <w:t>Energy cooperation with Mexico bipartisan</w:t>
      </w:r>
    </w:p>
    <w:p w:rsidR="00DB1CE8" w:rsidRPr="00DB1CE8" w:rsidRDefault="00DB1CE8" w:rsidP="00DB1CE8">
      <w:pPr>
        <w:rPr>
          <w:rFonts w:eastAsia="Calibri"/>
          <w:bCs/>
          <w:sz w:val="26"/>
        </w:rPr>
      </w:pPr>
      <w:r w:rsidRPr="00DB1CE8">
        <w:rPr>
          <w:rFonts w:eastAsia="Calibri"/>
          <w:b/>
          <w:bCs/>
          <w:sz w:val="26"/>
        </w:rPr>
        <w:t>Crooks and Thomson ’12</w:t>
      </w:r>
      <w:r w:rsidRPr="00DB1CE8">
        <w:rPr>
          <w:rFonts w:eastAsia="Calibri"/>
          <w:bCs/>
          <w:sz w:val="26"/>
        </w:rPr>
        <w:t xml:space="preserve"> (Ed and Adam, “US and Mexico in landmark oil deal”, Financial Times, 2-20-2012, </w:t>
      </w:r>
      <w:hyperlink r:id="rId71" w:anchor="axzz2AFfRW5yA" w:history="1">
        <w:r w:rsidRPr="00DB1CE8">
          <w:rPr>
            <w:rFonts w:eastAsia="Calibri"/>
          </w:rPr>
          <w:t>http://www.ft.com/intl/cms/s/0/0e0d550a-5bec-11e1-841c-00144feabdc0.html#axzz2AFfRW5yA</w:t>
        </w:r>
      </w:hyperlink>
      <w:r w:rsidRPr="00DB1CE8">
        <w:rPr>
          <w:rFonts w:eastAsia="Calibri"/>
          <w:bCs/>
          <w:sz w:val="26"/>
        </w:rPr>
        <w:t>)</w:t>
      </w:r>
    </w:p>
    <w:p w:rsidR="00DB1CE8" w:rsidRPr="00DB1CE8" w:rsidRDefault="00DB1CE8" w:rsidP="00DB1CE8">
      <w:pPr>
        <w:rPr>
          <w:rFonts w:eastAsia="Calibri"/>
          <w:bCs/>
          <w:sz w:val="26"/>
        </w:rPr>
      </w:pPr>
    </w:p>
    <w:p w:rsidR="00DB1CE8" w:rsidRPr="00DB1CE8" w:rsidRDefault="00DB1CE8" w:rsidP="00DB1CE8">
      <w:pPr>
        <w:jc w:val="both"/>
        <w:rPr>
          <w:rFonts w:eastAsia="Calibri"/>
          <w:b/>
          <w:bCs/>
          <w:u w:val="single"/>
        </w:rPr>
      </w:pPr>
      <w:r w:rsidRPr="00DB1CE8">
        <w:rPr>
          <w:rFonts w:eastAsia="Calibri"/>
        </w:rPr>
        <w:t xml:space="preserve">However, </w:t>
      </w:r>
      <w:r w:rsidRPr="00DB1CE8">
        <w:rPr>
          <w:rFonts w:eastAsia="Calibri"/>
          <w:b/>
          <w:bCs/>
          <w:highlight w:val="yellow"/>
          <w:u w:val="single"/>
        </w:rPr>
        <w:t>the agreement is a signal of the commitment by the US and Mexico to accelerate</w:t>
      </w:r>
      <w:r w:rsidRPr="00DB1CE8">
        <w:rPr>
          <w:rFonts w:eastAsia="Calibri"/>
          <w:b/>
          <w:bCs/>
          <w:u w:val="single"/>
        </w:rPr>
        <w:t xml:space="preserve"> the </w:t>
      </w:r>
      <w:r w:rsidRPr="00DB1CE8">
        <w:rPr>
          <w:rFonts w:eastAsia="Calibri"/>
          <w:b/>
          <w:bCs/>
          <w:highlight w:val="yellow"/>
          <w:u w:val="single"/>
        </w:rPr>
        <w:t>development</w:t>
      </w:r>
      <w:r w:rsidRPr="00DB1CE8">
        <w:rPr>
          <w:rFonts w:eastAsia="Calibri"/>
          <w:b/>
          <w:bCs/>
          <w:u w:val="single"/>
        </w:rPr>
        <w:t xml:space="preserve"> of their resources</w:t>
      </w:r>
      <w:r w:rsidRPr="00DB1CE8">
        <w:rPr>
          <w:rFonts w:eastAsia="Calibri"/>
        </w:rPr>
        <w:t xml:space="preserve">. It also includes a plan for joint safety inspections by US and Mexican regulators of oil and gas projects along the maritime boundary, a priority for the US following the 2010 Deepwater Horizon disaster. </w:t>
      </w:r>
      <w:r w:rsidRPr="00DB1CE8">
        <w:rPr>
          <w:rFonts w:eastAsia="Calibri"/>
          <w:b/>
          <w:bCs/>
          <w:u w:val="single"/>
        </w:rPr>
        <w:t>Most analysts agree that increased US oil production would have little effect on fuel prices, which are set in world markets</w:t>
      </w:r>
      <w:r w:rsidRPr="00DB1CE8">
        <w:rPr>
          <w:rFonts w:eastAsia="Calibri"/>
        </w:rPr>
        <w:t xml:space="preserve">. But, </w:t>
      </w:r>
      <w:r w:rsidRPr="00DB1CE8">
        <w:rPr>
          <w:rFonts w:eastAsia="Calibri"/>
          <w:b/>
          <w:bCs/>
          <w:highlight w:val="yellow"/>
          <w:u w:val="single"/>
        </w:rPr>
        <w:t>the rising price of petrol</w:t>
      </w:r>
      <w:r w:rsidRPr="00DB1CE8">
        <w:rPr>
          <w:rFonts w:eastAsia="Calibri"/>
          <w:b/>
          <w:bCs/>
          <w:u w:val="single"/>
        </w:rPr>
        <w:t xml:space="preserve"> in the US</w:t>
      </w:r>
      <w:r w:rsidRPr="00DB1CE8">
        <w:rPr>
          <w:rFonts w:eastAsia="Calibri"/>
        </w:rPr>
        <w:t xml:space="preserve">, driven by tension with Iran, </w:t>
      </w:r>
      <w:r w:rsidRPr="00DB1CE8">
        <w:rPr>
          <w:rFonts w:eastAsia="Calibri"/>
          <w:b/>
          <w:bCs/>
          <w:u w:val="single"/>
        </w:rPr>
        <w:t>has become an issue that is being highlighted by Republicans</w:t>
      </w:r>
      <w:r w:rsidRPr="00DB1CE8">
        <w:rPr>
          <w:rFonts w:eastAsia="Calibri"/>
        </w:rPr>
        <w:t xml:space="preserve">. That </w:t>
      </w:r>
      <w:r w:rsidRPr="00DB1CE8">
        <w:rPr>
          <w:rFonts w:eastAsia="Calibri"/>
          <w:b/>
          <w:bCs/>
          <w:highlight w:val="yellow"/>
          <w:u w:val="single"/>
        </w:rPr>
        <w:t>has added</w:t>
      </w:r>
      <w:r w:rsidRPr="00DB1CE8">
        <w:rPr>
          <w:rFonts w:eastAsia="Calibri"/>
        </w:rPr>
        <w:t xml:space="preserve"> to the </w:t>
      </w:r>
      <w:r w:rsidRPr="00DB1CE8">
        <w:rPr>
          <w:rFonts w:eastAsia="Calibri"/>
          <w:b/>
          <w:bCs/>
          <w:highlight w:val="yellow"/>
          <w:u w:val="single"/>
        </w:rPr>
        <w:t>pressure on</w:t>
      </w:r>
      <w:r w:rsidRPr="00DB1CE8">
        <w:rPr>
          <w:rFonts w:eastAsia="Calibri"/>
        </w:rPr>
        <w:t xml:space="preserve"> the </w:t>
      </w:r>
      <w:r w:rsidRPr="00DB1CE8">
        <w:rPr>
          <w:rFonts w:eastAsia="Calibri"/>
          <w:b/>
          <w:bCs/>
          <w:highlight w:val="yellow"/>
          <w:u w:val="single"/>
        </w:rPr>
        <w:t>Obama</w:t>
      </w:r>
      <w:r w:rsidRPr="00DB1CE8">
        <w:rPr>
          <w:rFonts w:eastAsia="Calibri"/>
        </w:rPr>
        <w:t xml:space="preserve"> administration </w:t>
      </w:r>
      <w:r w:rsidRPr="00DB1CE8">
        <w:rPr>
          <w:rFonts w:eastAsia="Calibri"/>
          <w:b/>
          <w:bCs/>
          <w:highlight w:val="yellow"/>
          <w:u w:val="single"/>
        </w:rPr>
        <w:t>to be seen to be moving to help increase oil supplies</w:t>
      </w:r>
      <w:r w:rsidRPr="00DB1CE8">
        <w:rPr>
          <w:rFonts w:eastAsia="Calibri"/>
        </w:rPr>
        <w:t xml:space="preserve">. Ken </w:t>
      </w:r>
      <w:r w:rsidRPr="00DB1CE8">
        <w:rPr>
          <w:rFonts w:eastAsia="Calibri"/>
          <w:b/>
          <w:bCs/>
          <w:highlight w:val="yellow"/>
          <w:u w:val="single"/>
        </w:rPr>
        <w:t>Salazar</w:t>
      </w:r>
      <w:r w:rsidRPr="00DB1CE8">
        <w:rPr>
          <w:rFonts w:eastAsia="Calibri"/>
        </w:rPr>
        <w:t xml:space="preserve">, US secretary of the interior, </w:t>
      </w:r>
      <w:r w:rsidRPr="00DB1CE8">
        <w:rPr>
          <w:rFonts w:eastAsia="Calibri"/>
          <w:b/>
          <w:bCs/>
          <w:highlight w:val="yellow"/>
          <w:u w:val="single"/>
        </w:rPr>
        <w:t xml:space="preserve">described the deal as </w:t>
      </w:r>
      <w:r w:rsidRPr="00DB1CE8">
        <w:rPr>
          <w:rFonts w:eastAsia="Calibri"/>
          <w:b/>
          <w:iCs/>
          <w:highlight w:val="yellow"/>
          <w:u w:val="single"/>
          <w:bdr w:val="single" w:sz="18" w:space="0" w:color="auto"/>
        </w:rPr>
        <w:t>a “win-win”</w:t>
      </w:r>
      <w:r w:rsidRPr="00DB1CE8">
        <w:rPr>
          <w:rFonts w:eastAsia="Calibri"/>
        </w:rPr>
        <w:t xml:space="preserve"> </w:t>
      </w:r>
      <w:r w:rsidRPr="00DB1CE8">
        <w:rPr>
          <w:rFonts w:eastAsia="Calibri"/>
          <w:b/>
          <w:bCs/>
          <w:highlight w:val="yellow"/>
          <w:u w:val="single"/>
        </w:rPr>
        <w:t>for the US and Mexico</w:t>
      </w:r>
      <w:r w:rsidRPr="00DB1CE8">
        <w:rPr>
          <w:rFonts w:eastAsia="Calibri"/>
        </w:rPr>
        <w:t xml:space="preserve">. The agreement follows a joint commitment made in May 2010 by Barack Obama, US president, and Felipe Calderón, president of Mexico. The </w:t>
      </w:r>
      <w:r w:rsidRPr="00DB1CE8">
        <w:rPr>
          <w:rFonts w:eastAsia="Calibri"/>
          <w:b/>
          <w:bCs/>
          <w:highlight w:val="yellow"/>
          <w:u w:val="single"/>
        </w:rPr>
        <w:t>Obama</w:t>
      </w:r>
      <w:r w:rsidRPr="00DB1CE8">
        <w:rPr>
          <w:rFonts w:eastAsia="Calibri"/>
        </w:rPr>
        <w:t xml:space="preserve"> administration </w:t>
      </w:r>
      <w:r w:rsidRPr="00DB1CE8">
        <w:rPr>
          <w:rFonts w:eastAsia="Calibri"/>
          <w:b/>
          <w:bCs/>
          <w:highlight w:val="yellow"/>
          <w:u w:val="single"/>
        </w:rPr>
        <w:t>has been pushing for increased oil</w:t>
      </w:r>
      <w:r w:rsidRPr="00DB1CE8">
        <w:rPr>
          <w:rFonts w:eastAsia="Calibri"/>
          <w:b/>
          <w:bCs/>
          <w:u w:val="single"/>
        </w:rPr>
        <w:t xml:space="preserve"> and gas </w:t>
      </w:r>
      <w:r w:rsidRPr="00DB1CE8">
        <w:rPr>
          <w:rFonts w:eastAsia="Calibri"/>
          <w:b/>
          <w:bCs/>
          <w:highlight w:val="yellow"/>
          <w:u w:val="single"/>
        </w:rPr>
        <w:t xml:space="preserve">production in the US, </w:t>
      </w:r>
      <w:r w:rsidRPr="00DB1CE8">
        <w:rPr>
          <w:rFonts w:eastAsia="Calibri"/>
          <w:b/>
          <w:iCs/>
          <w:highlight w:val="yellow"/>
          <w:u w:val="single"/>
          <w:bdr w:val="single" w:sz="18" w:space="0" w:color="auto"/>
        </w:rPr>
        <w:t>albeit not at the pace sought by</w:t>
      </w:r>
      <w:r w:rsidRPr="00DB1CE8">
        <w:rPr>
          <w:rFonts w:eastAsia="Calibri"/>
          <w:b/>
          <w:bCs/>
          <w:u w:val="single"/>
        </w:rPr>
        <w:t xml:space="preserve"> the industry and many </w:t>
      </w:r>
      <w:r w:rsidRPr="00DB1CE8">
        <w:rPr>
          <w:rFonts w:eastAsia="Calibri"/>
          <w:b/>
          <w:iCs/>
          <w:highlight w:val="yellow"/>
          <w:u w:val="single"/>
          <w:bdr w:val="single" w:sz="18" w:space="0" w:color="auto"/>
        </w:rPr>
        <w:t>Republicans</w:t>
      </w:r>
      <w:r w:rsidRPr="00DB1CE8">
        <w:rPr>
          <w:rFonts w:eastAsia="Calibri"/>
        </w:rPr>
        <w:t>. The administration was criticised for suspending deepwater drilling in the gulf for six months after the BP spill, and for regulators’ slow pace in subsequently issuing permits. However, the administration has</w:t>
      </w:r>
      <w:r w:rsidRPr="00DB1CE8">
        <w:rPr>
          <w:rFonts w:eastAsia="Calibri"/>
          <w:b/>
          <w:bCs/>
          <w:u w:val="single"/>
        </w:rPr>
        <w:t xml:space="preserve"> since moved to sell more drilling rights in the gulf, and is on track to allow oil exploration in the Arctic waters of Alaska this summer.</w:t>
      </w:r>
    </w:p>
    <w:p w:rsidR="00DB1CE8" w:rsidRPr="00DB1CE8" w:rsidRDefault="00DB1CE8" w:rsidP="00DB1CE8">
      <w:pPr>
        <w:jc w:val="both"/>
        <w:rPr>
          <w:rFonts w:eastAsia="Calibri"/>
          <w:b/>
          <w:bCs/>
          <w:u w:val="single"/>
        </w:rPr>
      </w:pP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 xml:space="preserve">More evidence – strong congressional support for the plan </w:t>
      </w:r>
    </w:p>
    <w:p w:rsidR="00DB1CE8" w:rsidRPr="00DB1CE8" w:rsidRDefault="00DB1CE8" w:rsidP="00DB1CE8">
      <w:pPr>
        <w:rPr>
          <w:rFonts w:eastAsia="Calibri"/>
          <w:b/>
          <w:bCs/>
          <w:sz w:val="26"/>
        </w:rPr>
      </w:pPr>
      <w:r w:rsidRPr="00DB1CE8">
        <w:rPr>
          <w:rFonts w:eastAsia="Calibri"/>
          <w:b/>
          <w:bCs/>
          <w:sz w:val="26"/>
        </w:rPr>
        <w:t>Seelke ‘13</w:t>
      </w:r>
    </w:p>
    <w:p w:rsidR="00DB1CE8" w:rsidRPr="00DB1CE8" w:rsidRDefault="00DB1CE8" w:rsidP="00DB1CE8">
      <w:pPr>
        <w:rPr>
          <w:rFonts w:eastAsia="Calibri"/>
        </w:rPr>
      </w:pPr>
      <w:r w:rsidRPr="00DB1CE8">
        <w:rPr>
          <w:rFonts w:eastAsia="Calibri"/>
        </w:rPr>
        <w:t>[Clara. Mexico Analyst for the Congressional Research Service. “Mexico and the 112</w:t>
      </w:r>
      <w:r w:rsidRPr="00DB1CE8">
        <w:rPr>
          <w:rFonts w:eastAsia="Calibri"/>
          <w:vertAlign w:val="superscript"/>
        </w:rPr>
        <w:t>th</w:t>
      </w:r>
      <w:r w:rsidRPr="00DB1CE8">
        <w:rPr>
          <w:rFonts w:eastAsia="Calibri"/>
        </w:rPr>
        <w:t xml:space="preserve"> Congress” 1/29/13 www.crs.gov]</w:t>
      </w:r>
    </w:p>
    <w:p w:rsidR="00DB1CE8" w:rsidRPr="00DB1CE8" w:rsidRDefault="00DB1CE8" w:rsidP="00DB1CE8">
      <w:pPr>
        <w:rPr>
          <w:rFonts w:eastAsia="Calibri"/>
        </w:rPr>
      </w:pPr>
      <w:r w:rsidRPr="00DB1CE8">
        <w:rPr>
          <w:rFonts w:eastAsia="Calibri"/>
          <w:b/>
          <w:iCs/>
          <w:u w:val="single"/>
          <w:bdr w:val="single" w:sz="18" w:space="0" w:color="auto"/>
        </w:rPr>
        <w:t>There appears to be strong support in both the Senate and House for maintaining U.S. support to</w:t>
      </w:r>
      <w:r w:rsidRPr="00DB1CE8">
        <w:rPr>
          <w:rFonts w:eastAsia="Calibri"/>
          <w:b/>
          <w:iCs/>
          <w:sz w:val="12"/>
          <w:u w:val="single"/>
          <w:bdr w:val="single" w:sz="18" w:space="0" w:color="auto"/>
        </w:rPr>
        <w:t xml:space="preserve">¶ </w:t>
      </w:r>
      <w:r w:rsidRPr="00DB1CE8">
        <w:rPr>
          <w:rFonts w:eastAsia="Calibri"/>
          <w:b/>
          <w:iCs/>
          <w:u w:val="single"/>
          <w:bdr w:val="single" w:sz="18" w:space="0" w:color="auto"/>
        </w:rPr>
        <w:t>Mexico</w:t>
      </w:r>
      <w:r w:rsidRPr="00DB1CE8">
        <w:rPr>
          <w:rFonts w:eastAsia="Calibri"/>
        </w:rPr>
        <w:t xml:space="preserve"> provided through Mérida Initiative accounts. The Administration’s FY2013 budget</w:t>
      </w:r>
      <w:r w:rsidRPr="00DB1CE8">
        <w:rPr>
          <w:rFonts w:eastAsia="Calibri"/>
          <w:sz w:val="12"/>
        </w:rPr>
        <w:t xml:space="preserve">¶ </w:t>
      </w:r>
      <w:r w:rsidRPr="00DB1CE8">
        <w:rPr>
          <w:rFonts w:eastAsia="Calibri"/>
        </w:rPr>
        <w:t>request asked for $234 million in Mérida assistance for Mexico: $199 million in the International</w:t>
      </w:r>
      <w:r w:rsidRPr="00DB1CE8">
        <w:rPr>
          <w:rFonts w:eastAsia="Calibri"/>
          <w:sz w:val="12"/>
        </w:rPr>
        <w:t xml:space="preserve">¶ </w:t>
      </w:r>
      <w:r w:rsidRPr="00DB1CE8">
        <w:rPr>
          <w:rFonts w:eastAsia="Calibri"/>
        </w:rPr>
        <w:t xml:space="preserve">Narcotics and Law Enforcement (INCLE) account and $35 million in the Economic Support Fund (ESF) account. </w:t>
      </w:r>
      <w:r w:rsidRPr="00DB1CE8">
        <w:rPr>
          <w:rFonts w:eastAsia="Calibri"/>
          <w:b/>
          <w:bCs/>
          <w:u w:val="single"/>
        </w:rPr>
        <w:t>The Senate Appropriations Committee’s version of the FY2013 foreign</w:t>
      </w:r>
      <w:r w:rsidRPr="00DB1CE8">
        <w:rPr>
          <w:rFonts w:eastAsia="Calibri"/>
          <w:b/>
          <w:bCs/>
          <w:sz w:val="12"/>
          <w:u w:val="single"/>
        </w:rPr>
        <w:t xml:space="preserve">¶ </w:t>
      </w:r>
      <w:r w:rsidRPr="00DB1CE8">
        <w:rPr>
          <w:rFonts w:eastAsia="Calibri"/>
          <w:b/>
          <w:bCs/>
          <w:u w:val="single"/>
        </w:rPr>
        <w:t>operations appropriations measure</w:t>
      </w:r>
      <w:r w:rsidRPr="00DB1CE8">
        <w:rPr>
          <w:rFonts w:eastAsia="Calibri"/>
        </w:rPr>
        <w:t xml:space="preserve">, S. 3241 (S.Rept. 112-172), </w:t>
      </w:r>
      <w:r w:rsidRPr="00DB1CE8">
        <w:rPr>
          <w:rFonts w:eastAsia="Calibri"/>
          <w:b/>
          <w:bCs/>
          <w:u w:val="single"/>
        </w:rPr>
        <w:t>would have met the request for</w:t>
      </w:r>
      <w:r w:rsidRPr="00DB1CE8">
        <w:rPr>
          <w:rFonts w:eastAsia="Calibri"/>
          <w:b/>
          <w:bCs/>
          <w:sz w:val="12"/>
          <w:u w:val="single"/>
        </w:rPr>
        <w:t xml:space="preserve">¶ </w:t>
      </w:r>
      <w:r w:rsidRPr="00DB1CE8">
        <w:rPr>
          <w:rFonts w:eastAsia="Calibri"/>
          <w:b/>
          <w:bCs/>
          <w:u w:val="single"/>
        </w:rPr>
        <w:t>INCLE and provided $10 million in additional ESF for economic development projects in the</w:t>
      </w:r>
      <w:r w:rsidRPr="00DB1CE8">
        <w:rPr>
          <w:rFonts w:eastAsia="Calibri"/>
          <w:b/>
          <w:bCs/>
          <w:sz w:val="12"/>
          <w:u w:val="single"/>
        </w:rPr>
        <w:t xml:space="preserve">¶ </w:t>
      </w:r>
      <w:r w:rsidRPr="00DB1CE8">
        <w:rPr>
          <w:rFonts w:eastAsia="Calibri"/>
          <w:b/>
          <w:bCs/>
          <w:u w:val="single"/>
        </w:rPr>
        <w:t xml:space="preserve">border region. </w:t>
      </w:r>
      <w:r w:rsidRPr="00DB1CE8">
        <w:rPr>
          <w:rFonts w:eastAsia="Calibri"/>
        </w:rPr>
        <w:t>S. 3241 included restrictions on aid to the Mexican military and police. The House</w:t>
      </w:r>
      <w:r w:rsidRPr="00DB1CE8">
        <w:rPr>
          <w:rFonts w:eastAsia="Calibri"/>
          <w:sz w:val="12"/>
        </w:rPr>
        <w:t xml:space="preserve">¶ </w:t>
      </w:r>
      <w:r w:rsidRPr="00DB1CE8">
        <w:rPr>
          <w:rFonts w:eastAsia="Calibri"/>
        </w:rPr>
        <w:t>Appropriations Committee’s version of the bill, H.R. 5857 (H.Rept. 112-494), would have</w:t>
      </w:r>
      <w:r w:rsidRPr="00DB1CE8">
        <w:rPr>
          <w:rFonts w:eastAsia="Calibri"/>
          <w:sz w:val="12"/>
        </w:rPr>
        <w:t xml:space="preserve">¶ </w:t>
      </w:r>
      <w:r w:rsidRPr="00DB1CE8">
        <w:rPr>
          <w:rFonts w:eastAsia="Calibri"/>
        </w:rPr>
        <w:t>increased INCLE funding by $49 million to match the FY2012 enacted level for that account and</w:t>
      </w:r>
      <w:r w:rsidRPr="00DB1CE8">
        <w:rPr>
          <w:rFonts w:eastAsia="Calibri"/>
          <w:sz w:val="12"/>
        </w:rPr>
        <w:t xml:space="preserve">¶ </w:t>
      </w:r>
      <w:r w:rsidRPr="00DB1CE8">
        <w:rPr>
          <w:rFonts w:eastAsia="Calibri"/>
        </w:rPr>
        <w:t>met the request for ESF.</w:t>
      </w:r>
      <w:r w:rsidRPr="00DB1CE8">
        <w:rPr>
          <w:rFonts w:eastAsia="Calibri"/>
          <w:sz w:val="12"/>
        </w:rPr>
        <w:t xml:space="preserve">¶ </w:t>
      </w:r>
      <w:r w:rsidRPr="00DB1CE8">
        <w:rPr>
          <w:rFonts w:eastAsia="Calibri"/>
        </w:rPr>
        <w:t xml:space="preserve">In the absence of a final FY2013 foreign appropriations measure, </w:t>
      </w:r>
      <w:r w:rsidRPr="00DB1CE8">
        <w:rPr>
          <w:rFonts w:eastAsia="Calibri"/>
          <w:b/>
          <w:bCs/>
          <w:u w:val="single"/>
        </w:rPr>
        <w:t>Congress passed a continuing</w:t>
      </w:r>
      <w:r w:rsidRPr="00DB1CE8">
        <w:rPr>
          <w:rFonts w:eastAsia="Calibri"/>
          <w:b/>
          <w:bCs/>
          <w:sz w:val="12"/>
          <w:u w:val="single"/>
        </w:rPr>
        <w:t xml:space="preserve">¶ </w:t>
      </w:r>
      <w:r w:rsidRPr="00DB1CE8">
        <w:rPr>
          <w:rFonts w:eastAsia="Calibri"/>
          <w:b/>
          <w:bCs/>
          <w:u w:val="single"/>
        </w:rPr>
        <w:t xml:space="preserve">resolution, </w:t>
      </w:r>
      <w:r w:rsidRPr="00DB1CE8">
        <w:rPr>
          <w:rFonts w:eastAsia="Calibri"/>
        </w:rPr>
        <w:t xml:space="preserve">H.J.Res. 117, </w:t>
      </w:r>
      <w:r w:rsidRPr="00DB1CE8">
        <w:rPr>
          <w:rFonts w:eastAsia="Calibri"/>
          <w:b/>
          <w:bCs/>
          <w:u w:val="single"/>
        </w:rPr>
        <w:t>to fund most foreign aid programs—including assistance to Mexico—at</w:t>
      </w:r>
      <w:r w:rsidRPr="00DB1CE8">
        <w:rPr>
          <w:rFonts w:eastAsia="Calibri"/>
          <w:b/>
          <w:bCs/>
          <w:sz w:val="12"/>
          <w:u w:val="single"/>
        </w:rPr>
        <w:t xml:space="preserve">¶ </w:t>
      </w:r>
      <w:r w:rsidRPr="00DB1CE8">
        <w:rPr>
          <w:rFonts w:eastAsia="Calibri"/>
          <w:b/>
          <w:bCs/>
          <w:u w:val="single"/>
        </w:rPr>
        <w:t>FY2012 levels plus 0.6%</w:t>
      </w:r>
      <w:r w:rsidRPr="00DB1CE8">
        <w:rPr>
          <w:rFonts w:eastAsia="Calibri"/>
        </w:rPr>
        <w:t xml:space="preserve"> through March 27, 2013.</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Mexican engagement is politically popular</w:t>
      </w:r>
    </w:p>
    <w:p w:rsidR="00DB1CE8" w:rsidRPr="00DB1CE8" w:rsidRDefault="00DB1CE8" w:rsidP="00DB1CE8">
      <w:pPr>
        <w:rPr>
          <w:rFonts w:eastAsia="Calibri"/>
          <w:szCs w:val="16"/>
        </w:rPr>
      </w:pPr>
      <w:r w:rsidRPr="00DB1CE8">
        <w:rPr>
          <w:rFonts w:eastAsia="Calibri"/>
          <w:b/>
        </w:rPr>
        <w:t xml:space="preserve">Palmer 12 </w:t>
      </w:r>
      <w:r w:rsidRPr="00DB1CE8">
        <w:rPr>
          <w:rFonts w:eastAsia="Calibri"/>
          <w:szCs w:val="16"/>
        </w:rPr>
        <w:t xml:space="preserve">– Reuters contributor (Doug, “Boehner urges deeper US engagement in Latin America”, 5/8/12; </w:t>
      </w:r>
      <w:hyperlink r:id="rId72" w:history="1">
        <w:r w:rsidRPr="00DB1CE8">
          <w:rPr>
            <w:rFonts w:eastAsia="Calibri"/>
            <w:szCs w:val="16"/>
          </w:rPr>
          <w:t>http://www.reuters.com/article/2012/05/08/usa-trade-boehner-idUSL1E8G81HM20120508</w:t>
        </w:r>
      </w:hyperlink>
      <w:r w:rsidRPr="00DB1CE8">
        <w:rPr>
          <w:rFonts w:eastAsia="Calibri"/>
          <w:szCs w:val="16"/>
        </w:rPr>
        <w:t>)</w:t>
      </w:r>
    </w:p>
    <w:p w:rsidR="00DB1CE8" w:rsidRPr="00DB1CE8" w:rsidRDefault="00DB1CE8" w:rsidP="00DB1CE8">
      <w:pPr>
        <w:rPr>
          <w:rFonts w:eastAsia="Calibri"/>
        </w:rPr>
      </w:pPr>
    </w:p>
    <w:p w:rsidR="00DB1CE8" w:rsidRPr="00DB1CE8" w:rsidRDefault="00DB1CE8" w:rsidP="00DB1CE8">
      <w:pPr>
        <w:rPr>
          <w:rFonts w:eastAsia="Calibri"/>
        </w:rPr>
      </w:pPr>
      <w:r w:rsidRPr="00DB1CE8">
        <w:rPr>
          <w:rFonts w:eastAsia="Calibri"/>
        </w:rPr>
        <w:t xml:space="preserve">WASHINGTON, May 8 (Reuters) - The </w:t>
      </w:r>
      <w:r w:rsidRPr="00DB1CE8">
        <w:rPr>
          <w:rFonts w:eastAsia="Calibri"/>
          <w:u w:val="single"/>
        </w:rPr>
        <w:t xml:space="preserve">U.S. </w:t>
      </w:r>
      <w:r w:rsidRPr="00DB1CE8">
        <w:rPr>
          <w:rFonts w:eastAsia="Calibri"/>
          <w:b/>
          <w:u w:val="single"/>
        </w:rPr>
        <w:t>Congress' top Republican on Tuesday called for deeper U.S economic engagement with Latin America, but also expressed concern over Iranian influence in the region and the "alarming willingness" of some governments to abandon international norms</w:t>
      </w:r>
      <w:r w:rsidRPr="00DB1CE8">
        <w:rPr>
          <w:rFonts w:eastAsia="Calibri"/>
          <w:u w:val="single"/>
        </w:rPr>
        <w:t xml:space="preserve">."In both Colombia and </w:t>
      </w:r>
      <w:r w:rsidRPr="00DB1CE8">
        <w:rPr>
          <w:rFonts w:eastAsia="Calibri"/>
          <w:b/>
          <w:iCs/>
          <w:u w:val="single"/>
          <w:bdr w:val="single" w:sz="18" w:space="0" w:color="auto"/>
        </w:rPr>
        <w:t>Mexico</w:t>
      </w:r>
      <w:r w:rsidRPr="00DB1CE8">
        <w:rPr>
          <w:rFonts w:eastAsia="Calibri"/>
          <w:u w:val="single"/>
        </w:rPr>
        <w:t>, and the entire hemisphere, the U.S. must be clear that we will not disengage in the fight for free markets and free, secure people</w:t>
      </w:r>
      <w:r w:rsidRPr="00DB1CE8">
        <w:rPr>
          <w:rFonts w:eastAsia="Calibri"/>
        </w:rPr>
        <w:t xml:space="preserve">," U.S. House of Representatives Speaker John </w:t>
      </w:r>
      <w:r w:rsidRPr="00DB1CE8">
        <w:rPr>
          <w:rFonts w:eastAsia="Calibri"/>
          <w:u w:val="single"/>
        </w:rPr>
        <w:t>Boehner said in remarks prepared for delivery at the U.S. State Department."We must be clear that we will be there, with our friends and partners in the region, committed to fighting and winning the war for a free, stable, and prosperous hemisphere,"</w:t>
      </w:r>
      <w:r w:rsidRPr="00DB1CE8">
        <w:rPr>
          <w:rFonts w:eastAsia="Calibri"/>
        </w:rPr>
        <w:t xml:space="preserve"> Boehner said, speaking to the Council of Americas, an organization representing companies that do business in the region. Boehner is due on Tuesday to receive an award from the group for his work last year on winning congressional approval of free trade agreements with Colombia, Panama and South Korea. The pacts were negotiated during the Republican administration of former President George W. Bush, but President Barack Obama, a Democrat, did not submit the agreements to Congress until late 2011, after negotiating changes to make them more palatable to Democrats and securing a commitment for renewal of a worker retraining program known as trade adjustment assistance. "When the Colombia Free Trade Agreement enters into force (on May 15), it will be an important moment for the prosperity of our hemisphere. It is equally important that the Panama Free Trade Agreement be fully implemented in the months ahead," Boehner said, referring to the Obama administration's ongoing work with Panama to implement that agreement. </w:t>
      </w:r>
      <w:r w:rsidRPr="00DB1CE8">
        <w:rPr>
          <w:rFonts w:eastAsia="Calibri"/>
          <w:b/>
          <w:iCs/>
          <w:u w:val="single"/>
          <w:bdr w:val="single" w:sz="18" w:space="0" w:color="auto"/>
        </w:rPr>
        <w:t>Boehner said it was important the United States "keep the momentum going" by negotiating new agreements to open markets to American exports</w:t>
      </w:r>
      <w:r w:rsidRPr="00DB1CE8">
        <w:rPr>
          <w:rFonts w:eastAsia="Calibri"/>
          <w:u w:val="single"/>
        </w:rPr>
        <w:t xml:space="preserve">, and said he was disappointed Obama has not sought legislation known as "Trade Promotion Authority" which would help the White House do that.Meanwhile, Boehner called Iran's attempt to gain influence in the region a "major threat" to democracy and prosperity.Iranian President Mahmoud Admadinejad's visit to </w:t>
      </w:r>
      <w:r w:rsidRPr="00DB1CE8">
        <w:rPr>
          <w:rFonts w:eastAsia="Calibri"/>
          <w:b/>
          <w:iCs/>
          <w:u w:val="single"/>
          <w:bdr w:val="single" w:sz="18" w:space="0" w:color="auto"/>
        </w:rPr>
        <w:t>Venezuela and Cuba</w:t>
      </w:r>
      <w:r w:rsidRPr="00DB1CE8">
        <w:rPr>
          <w:rFonts w:eastAsia="Calibri"/>
          <w:u w:val="single"/>
        </w:rPr>
        <w:t xml:space="preserve"> "underscored the designs Iran has for expanding its influence in Latin America, and its eagerness to forge bonds with governments in the Western Hemisphere that have demonstrated a lesser interest in freedom and democracy,"</w:t>
      </w:r>
      <w:r w:rsidRPr="00DB1CE8">
        <w:rPr>
          <w:rFonts w:eastAsia="Calibri"/>
        </w:rPr>
        <w:t xml:space="preserve"> Boehner said. In an apparent reference to Argentina's expropriation of Spanish oil giant Repsol's subsidiary YPF and the billions in unpaid debt obligations the country still owes foreign investors, Boehner said the United States "must also be clear about what we expect from all of our neighbors." "We will insist that every nation honor the rule of law, meet its obligations, and respect international norms. That means paying debts to bondholders; honoring legal commitments and the decisions made by international arbiters; and respecting private property," Boehner said. "Some governments in the region have demonstrated an alarming willingness to drift away from such norms when it suits their objectives. When this occurs, it's harmful not only to the people of those countries, but to the potential of all of the Americas. And it cannot be excused."</w:t>
      </w:r>
    </w:p>
    <w:p w:rsidR="00DB1CE8" w:rsidRPr="00DB1CE8" w:rsidRDefault="00DB1CE8" w:rsidP="00DB1CE8">
      <w:pPr>
        <w:jc w:val="both"/>
        <w:rPr>
          <w:rFonts w:eastAsia="Calibri"/>
          <w:b/>
          <w:bCs/>
          <w:u w:val="single"/>
        </w:rPr>
      </w:pPr>
    </w:p>
    <w:p w:rsidR="00DB1CE8" w:rsidRPr="00DB1CE8" w:rsidRDefault="00DB1CE8" w:rsidP="00DB1CE8">
      <w:pPr>
        <w:jc w:val="both"/>
        <w:rPr>
          <w:rFonts w:eastAsia="Calibri"/>
          <w:b/>
          <w:bCs/>
          <w:u w:val="single"/>
        </w:rPr>
      </w:pPr>
    </w:p>
    <w:p w:rsidR="00DB1CE8" w:rsidRPr="00DB1CE8" w:rsidRDefault="00DB1CE8" w:rsidP="00DB1CE8">
      <w:pPr>
        <w:rPr>
          <w:rFonts w:eastAsia="Cambria"/>
        </w:rPr>
      </w:pPr>
    </w:p>
    <w:p w:rsidR="00DB1CE8" w:rsidRPr="00DB1CE8" w:rsidRDefault="00DB1CE8" w:rsidP="00DB1CE8">
      <w:pPr>
        <w:keepNext/>
        <w:keepLines/>
        <w:pageBreakBefore/>
        <w:spacing w:before="480"/>
        <w:jc w:val="center"/>
        <w:outlineLvl w:val="1"/>
        <w:rPr>
          <w:rFonts w:eastAsia="MS Gothic" w:cs="Times New Roman"/>
          <w:b/>
          <w:bCs/>
          <w:sz w:val="44"/>
          <w:szCs w:val="26"/>
          <w:u w:val="double"/>
        </w:rPr>
      </w:pPr>
      <w:r w:rsidRPr="00DB1CE8">
        <w:rPr>
          <w:rFonts w:eastAsia="MS Gothic" w:cs="Times New Roman"/>
          <w:b/>
          <w:bCs/>
          <w:sz w:val="44"/>
          <w:szCs w:val="26"/>
          <w:u w:val="double"/>
        </w:rPr>
        <w:t>2AC Oil Disad</w:t>
      </w:r>
    </w:p>
    <w:p w:rsidR="00DB1CE8" w:rsidRPr="00DB1CE8" w:rsidRDefault="00DB1CE8" w:rsidP="00DB1CE8">
      <w:pPr>
        <w:keepNext/>
        <w:keepLines/>
        <w:spacing w:before="200"/>
        <w:outlineLvl w:val="3"/>
        <w:rPr>
          <w:rFonts w:eastAsia="PMingLiU" w:cs="Times New Roman"/>
          <w:b/>
          <w:bCs/>
          <w:iCs/>
          <w:sz w:val="26"/>
        </w:rPr>
      </w:pPr>
      <w:r w:rsidRPr="00DB1CE8">
        <w:rPr>
          <w:rFonts w:eastAsia="PMingLiU" w:cs="Times New Roman"/>
          <w:b/>
          <w:bCs/>
          <w:iCs/>
          <w:sz w:val="26"/>
        </w:rPr>
        <w:t>No Link- Mexico doesn’t affect global markets</w:t>
      </w:r>
    </w:p>
    <w:p w:rsidR="00DB1CE8" w:rsidRPr="00DB1CE8" w:rsidRDefault="00DB1CE8" w:rsidP="00DB1CE8">
      <w:pPr>
        <w:rPr>
          <w:rFonts w:eastAsia="Calibri"/>
          <w:bCs/>
          <w:sz w:val="26"/>
        </w:rPr>
      </w:pPr>
      <w:r w:rsidRPr="00DB1CE8">
        <w:rPr>
          <w:rFonts w:eastAsia="Calibri"/>
          <w:b/>
          <w:bCs/>
          <w:sz w:val="26"/>
        </w:rPr>
        <w:t>Barnes ’12</w:t>
      </w:r>
      <w:r w:rsidRPr="00DB1CE8">
        <w:rPr>
          <w:rFonts w:eastAsia="Calibri"/>
          <w:bCs/>
          <w:sz w:val="26"/>
        </w:rPr>
        <w:t xml:space="preserve"> – Bonner Means Baker Fellow (Joe, “The Future of Oil in Mexico: Oil and U.S.-Mexico Bilateral Relations”, James Baker III Institute for Public Policy at Rice University, 4-29-2011)</w:t>
      </w:r>
    </w:p>
    <w:p w:rsidR="00DB1CE8" w:rsidRPr="00DB1CE8" w:rsidRDefault="00DB1CE8" w:rsidP="00DB1CE8">
      <w:pPr>
        <w:rPr>
          <w:rFonts w:eastAsia="Calibri"/>
          <w:bCs/>
          <w:sz w:val="26"/>
        </w:rPr>
      </w:pPr>
    </w:p>
    <w:p w:rsidR="00DB1CE8" w:rsidRPr="00DB1CE8" w:rsidRDefault="00DB1CE8" w:rsidP="00DB1CE8">
      <w:pPr>
        <w:jc w:val="both"/>
        <w:rPr>
          <w:rFonts w:eastAsia="Calibri"/>
        </w:rPr>
      </w:pPr>
      <w:r w:rsidRPr="00DB1CE8">
        <w:rPr>
          <w:rFonts w:eastAsia="Calibri"/>
        </w:rPr>
        <w:t xml:space="preserve">Still, </w:t>
      </w:r>
      <w:r w:rsidRPr="00DB1CE8">
        <w:rPr>
          <w:rFonts w:eastAsia="Calibri"/>
          <w:b/>
          <w:bCs/>
          <w:highlight w:val="yellow"/>
          <w:u w:val="single"/>
        </w:rPr>
        <w:t>it is important to put the projected decline in Mexican oil production into perspective. Mexico may be an important producer, but its petroleum output represents less than 5% of the world total.</w:t>
      </w:r>
      <w:r w:rsidRPr="00DB1CE8">
        <w:rPr>
          <w:rFonts w:eastAsia="Calibri"/>
        </w:rPr>
        <w:t xml:space="preserve"> In terms of the Western Hemisphere, </w:t>
      </w:r>
      <w:r w:rsidRPr="00DB1CE8">
        <w:rPr>
          <w:rFonts w:eastAsia="Calibri"/>
          <w:b/>
          <w:bCs/>
          <w:highlight w:val="yellow"/>
          <w:u w:val="single"/>
        </w:rPr>
        <w:t>any decline</w:t>
      </w:r>
      <w:r w:rsidRPr="00DB1CE8">
        <w:rPr>
          <w:rFonts w:eastAsia="Calibri"/>
          <w:b/>
          <w:bCs/>
          <w:u w:val="single"/>
        </w:rPr>
        <w:t xml:space="preserve"> in its production over the next 25 years </w:t>
      </w:r>
      <w:r w:rsidRPr="00DB1CE8">
        <w:rPr>
          <w:rFonts w:eastAsia="Calibri"/>
          <w:b/>
          <w:bCs/>
          <w:highlight w:val="yellow"/>
          <w:u w:val="single"/>
        </w:rPr>
        <w:t>is likely to offset by increased productions elsewhere</w:t>
      </w:r>
      <w:r w:rsidRPr="00DB1CE8">
        <w:rPr>
          <w:rFonts w:eastAsia="Calibri"/>
        </w:rPr>
        <w:t xml:space="preserve">, notably Brazil and Canada. An eventual turnaround in Venezuelan production—almost certainly associated with Hugo Chavez’s exit from power—is also possible. </w:t>
      </w:r>
      <w:r w:rsidRPr="00DB1CE8">
        <w:rPr>
          <w:rFonts w:eastAsia="Calibri"/>
          <w:b/>
          <w:bCs/>
          <w:u w:val="single"/>
        </w:rPr>
        <w:t>Venezuela</w:t>
      </w:r>
      <w:r w:rsidRPr="00DB1CE8">
        <w:rPr>
          <w:rFonts w:eastAsia="Calibri"/>
        </w:rPr>
        <w:t xml:space="preserve">, unlike Mexico, </w:t>
      </w:r>
      <w:r w:rsidRPr="00DB1CE8">
        <w:rPr>
          <w:rFonts w:eastAsia="Calibri"/>
          <w:b/>
          <w:bCs/>
          <w:u w:val="single"/>
        </w:rPr>
        <w:t>possesses vast oil reserves; it could, under the right circumstances, significantly increase its output</w:t>
      </w:r>
      <w:r w:rsidRPr="00DB1CE8">
        <w:rPr>
          <w:rFonts w:eastAsia="Calibri"/>
        </w:rPr>
        <w:t xml:space="preserve">. Venezuela, not Mexico, today surely represents the great “lost opportunity” of hemispheric petroleum production. Opening up additional U.S. coastal areas and nature preserves in Alaska could also help partially offset the decline in Mexico. By way of yet another comparison: The projected decline in Mexican production is significantly less than the decline in North Sea production between 1999 and 2007. </w:t>
      </w:r>
      <w:r w:rsidRPr="00DB1CE8">
        <w:rPr>
          <w:rFonts w:eastAsia="Calibri"/>
          <w:b/>
          <w:bCs/>
          <w:highlight w:val="yellow"/>
          <w:u w:val="single"/>
        </w:rPr>
        <w:t>This is not to downplay the importance</w:t>
      </w:r>
      <w:r w:rsidRPr="00DB1CE8">
        <w:rPr>
          <w:rFonts w:eastAsia="Calibri"/>
          <w:b/>
          <w:bCs/>
          <w:u w:val="single"/>
        </w:rPr>
        <w:t xml:space="preserve"> for the United States of volume and diversity of supply to world oil markets. </w:t>
      </w:r>
      <w:r w:rsidRPr="00DB1CE8">
        <w:rPr>
          <w:rFonts w:eastAsia="Calibri"/>
          <w:b/>
          <w:bCs/>
          <w:highlight w:val="yellow"/>
          <w:u w:val="single"/>
        </w:rPr>
        <w:t>It does suggest</w:t>
      </w:r>
      <w:r w:rsidRPr="00DB1CE8">
        <w:rPr>
          <w:rFonts w:eastAsia="Calibri"/>
        </w:rPr>
        <w:t xml:space="preserve">, however, </w:t>
      </w:r>
      <w:r w:rsidRPr="00DB1CE8">
        <w:rPr>
          <w:rFonts w:eastAsia="Calibri"/>
          <w:b/>
          <w:bCs/>
          <w:u w:val="single"/>
        </w:rPr>
        <w:t>that</w:t>
      </w:r>
      <w:r w:rsidRPr="00DB1CE8">
        <w:rPr>
          <w:rFonts w:eastAsia="Calibri"/>
        </w:rPr>
        <w:t xml:space="preserve"> the slow decline of </w:t>
      </w:r>
      <w:r w:rsidRPr="00DB1CE8">
        <w:rPr>
          <w:rFonts w:eastAsia="Calibri"/>
          <w:b/>
          <w:iCs/>
          <w:highlight w:val="yellow"/>
          <w:u w:val="single"/>
          <w:bdr w:val="single" w:sz="18" w:space="0" w:color="auto"/>
        </w:rPr>
        <w:t>Mexican production is unlikely to precipitate a crisis in international oil markets</w:t>
      </w:r>
      <w:r w:rsidRPr="00DB1CE8">
        <w:rPr>
          <w:rFonts w:eastAsia="Calibri"/>
        </w:rPr>
        <w:t xml:space="preserve">. This is particularly true as </w:t>
      </w:r>
      <w:r w:rsidRPr="00DB1CE8">
        <w:rPr>
          <w:rFonts w:eastAsia="Calibri"/>
          <w:b/>
          <w:bCs/>
          <w:u w:val="single"/>
        </w:rPr>
        <w:t>many observers are already predicting decreasing Mexican output.</w:t>
      </w:r>
      <w:r w:rsidRPr="00DB1CE8">
        <w:rPr>
          <w:rFonts w:eastAsia="Calibri"/>
        </w:rPr>
        <w:t xml:space="preserve"> World markets are well aware of the troubled condition of Mexico’s oil sector. The only surprise would be if Mexico were to </w:t>
      </w:r>
      <w:r w:rsidRPr="00DB1CE8">
        <w:rPr>
          <w:rFonts w:eastAsia="Calibri"/>
          <w:i/>
          <w:iCs/>
        </w:rPr>
        <w:t xml:space="preserve">increase </w:t>
      </w:r>
      <w:r w:rsidRPr="00DB1CE8">
        <w:rPr>
          <w:rFonts w:eastAsia="Calibri"/>
        </w:rPr>
        <w:t>its petroleum output.</w:t>
      </w:r>
    </w:p>
    <w:p w:rsidR="00DB1CE8" w:rsidRPr="00DB1CE8" w:rsidRDefault="00DB1CE8" w:rsidP="00DB1CE8">
      <w:pPr>
        <w:keepNext/>
        <w:keepLines/>
        <w:pageBreakBefore/>
        <w:spacing w:before="480"/>
        <w:jc w:val="center"/>
        <w:outlineLvl w:val="1"/>
        <w:rPr>
          <w:rFonts w:eastAsia="MS Gothic" w:cs="Times New Roman"/>
          <w:b/>
          <w:bCs/>
          <w:sz w:val="44"/>
          <w:szCs w:val="26"/>
          <w:u w:val="double"/>
        </w:rPr>
      </w:pPr>
      <w:r w:rsidRPr="00DB1CE8">
        <w:rPr>
          <w:rFonts w:eastAsia="MS Gothic" w:cs="Times New Roman"/>
          <w:b/>
          <w:bCs/>
          <w:sz w:val="44"/>
          <w:szCs w:val="26"/>
          <w:u w:val="double"/>
        </w:rPr>
        <w:t>2ac Dip Cap</w:t>
      </w:r>
    </w:p>
    <w:p w:rsidR="00DB1CE8" w:rsidRPr="00DB1CE8" w:rsidRDefault="00DB1CE8" w:rsidP="00DB1CE8">
      <w:pPr>
        <w:keepNext/>
        <w:keepLines/>
        <w:spacing w:before="200"/>
        <w:outlineLvl w:val="3"/>
        <w:rPr>
          <w:rFonts w:eastAsia="PMingLiU" w:cs="Times New Roman"/>
          <w:b/>
          <w:bCs/>
          <w:iCs/>
          <w:sz w:val="26"/>
        </w:rPr>
      </w:pPr>
      <w:r w:rsidRPr="00DB1CE8">
        <w:rPr>
          <w:rFonts w:eastAsia="PMingLiU" w:cs="Times New Roman"/>
          <w:b/>
          <w:bCs/>
          <w:iCs/>
          <w:sz w:val="26"/>
        </w:rPr>
        <w:t>And Latin America is the vital internal link into an effective US foreign policy</w:t>
      </w:r>
    </w:p>
    <w:p w:rsidR="00DB1CE8" w:rsidRPr="00DB1CE8" w:rsidRDefault="00DB1CE8" w:rsidP="00DB1CE8">
      <w:pPr>
        <w:rPr>
          <w:rFonts w:eastAsia="Calibri"/>
        </w:rPr>
      </w:pPr>
      <w:r w:rsidRPr="00DB1CE8">
        <w:rPr>
          <w:rFonts w:eastAsia="Calibri"/>
          <w:b/>
          <w:bCs/>
          <w:sz w:val="26"/>
        </w:rPr>
        <w:t>Barshefsky et al ‘8</w:t>
      </w:r>
      <w:r w:rsidRPr="00DB1CE8">
        <w:rPr>
          <w:rFonts w:eastAsia="Calibri"/>
        </w:rPr>
        <w:t xml:space="preserve"> (Charlene Barshefsky, James T. Hill, and Shannon K. O’Neil, Council on Foreign Relations, </w:t>
      </w:r>
      <w:hyperlink r:id="rId73" w:history="1">
        <w:r w:rsidRPr="00DB1CE8">
          <w:rPr>
            <w:rFonts w:eastAsia="Calibri"/>
          </w:rPr>
          <w:t>http://www.cfr.org/mexico/us-latin-america-relations/p16279</w:t>
        </w:r>
      </w:hyperlink>
      <w:r w:rsidRPr="00DB1CE8">
        <w:rPr>
          <w:rFonts w:eastAsia="Calibri"/>
        </w:rPr>
        <w:t>, “U.S.-Latin America Relations: A New Direction for a New Reality”, May 2008)</w:t>
      </w:r>
    </w:p>
    <w:p w:rsidR="00DB1CE8" w:rsidRPr="00DB1CE8" w:rsidRDefault="00DB1CE8" w:rsidP="00DB1CE8">
      <w:pPr>
        <w:rPr>
          <w:rFonts w:eastAsia="Calibri"/>
        </w:rPr>
      </w:pPr>
    </w:p>
    <w:p w:rsidR="00DB1CE8" w:rsidRPr="00DB1CE8" w:rsidRDefault="00DB1CE8" w:rsidP="00DB1CE8">
      <w:pPr>
        <w:rPr>
          <w:rFonts w:eastAsia="Calibri"/>
        </w:rPr>
      </w:pPr>
      <w:r w:rsidRPr="00DB1CE8">
        <w:rPr>
          <w:rFonts w:eastAsia="Calibri"/>
          <w:b/>
          <w:bCs/>
          <w:u w:val="single"/>
        </w:rPr>
        <w:t xml:space="preserve">For over 150 years, </w:t>
      </w:r>
      <w:r w:rsidRPr="00DB1CE8">
        <w:rPr>
          <w:rFonts w:eastAsia="Calibri"/>
          <w:b/>
          <w:bCs/>
          <w:highlight w:val="yellow"/>
          <w:u w:val="single"/>
        </w:rPr>
        <w:t>the Monroe Doctrine provided</w:t>
      </w:r>
      <w:r w:rsidRPr="00DB1CE8">
        <w:rPr>
          <w:rFonts w:eastAsia="Calibri"/>
          <w:b/>
          <w:bCs/>
          <w:u w:val="single"/>
        </w:rPr>
        <w:t xml:space="preserve"> the </w:t>
      </w:r>
      <w:r w:rsidRPr="00DB1CE8">
        <w:rPr>
          <w:rFonts w:eastAsia="Calibri"/>
          <w:b/>
          <w:bCs/>
          <w:highlight w:val="yellow"/>
          <w:u w:val="single"/>
        </w:rPr>
        <w:t>guiding principles for U.S. policy toward Latin America</w:t>
      </w:r>
      <w:r w:rsidRPr="00DB1CE8">
        <w:rPr>
          <w:rFonts w:eastAsia="Calibri"/>
          <w:b/>
          <w:bCs/>
          <w:u w:val="single"/>
        </w:rPr>
        <w:t xml:space="preserve">, asserting U.S. primacy in the foreign affairs of the region. </w:t>
      </w:r>
      <w:r w:rsidRPr="00DB1CE8">
        <w:rPr>
          <w:rFonts w:eastAsia="Calibri"/>
          <w:b/>
          <w:bCs/>
          <w:highlight w:val="yellow"/>
          <w:u w:val="single"/>
        </w:rPr>
        <w:t>Over the past two decades, those</w:t>
      </w:r>
      <w:r w:rsidRPr="00DB1CE8">
        <w:rPr>
          <w:rFonts w:eastAsia="Calibri"/>
          <w:b/>
          <w:bCs/>
          <w:u w:val="single"/>
        </w:rPr>
        <w:t xml:space="preserve"> </w:t>
      </w:r>
      <w:r w:rsidRPr="00DB1CE8">
        <w:rPr>
          <w:rFonts w:eastAsia="Calibri"/>
          <w:b/>
          <w:bCs/>
          <w:highlight w:val="yellow"/>
          <w:u w:val="single"/>
        </w:rPr>
        <w:t xml:space="preserve">principles have become </w:t>
      </w:r>
      <w:r w:rsidRPr="00DB1CE8">
        <w:rPr>
          <w:rFonts w:eastAsia="Calibri"/>
          <w:b/>
          <w:iCs/>
          <w:highlight w:val="yellow"/>
          <w:u w:val="single"/>
          <w:bdr w:val="single" w:sz="18" w:space="0" w:color="auto"/>
        </w:rPr>
        <w:t>increasingly obsolete</w:t>
      </w:r>
      <w:r w:rsidRPr="00DB1CE8">
        <w:rPr>
          <w:rFonts w:eastAsia="Calibri"/>
          <w:highlight w:val="yellow"/>
        </w:rPr>
        <w:t>.</w:t>
      </w:r>
      <w:r w:rsidRPr="00DB1CE8">
        <w:rPr>
          <w:rFonts w:eastAsia="Calibri"/>
        </w:rPr>
        <w:t xml:space="preserve"> </w:t>
      </w:r>
      <w:r w:rsidRPr="00DB1CE8">
        <w:rPr>
          <w:rFonts w:eastAsia="Calibri"/>
          <w:b/>
          <w:bCs/>
          <w:u w:val="single"/>
        </w:rPr>
        <w:t>Washington’s basic policy framework</w:t>
      </w:r>
      <w:r w:rsidRPr="00DB1CE8">
        <w:rPr>
          <w:rFonts w:eastAsia="Calibri"/>
        </w:rPr>
        <w:t xml:space="preserve">, however, </w:t>
      </w:r>
      <w:r w:rsidRPr="00DB1CE8">
        <w:rPr>
          <w:rFonts w:eastAsia="Calibri"/>
          <w:b/>
          <w:bCs/>
          <w:u w:val="single"/>
        </w:rPr>
        <w:t>has not changed sufficiently to reflect the new reality</w:t>
      </w:r>
      <w:r w:rsidRPr="00DB1CE8">
        <w:rPr>
          <w:rFonts w:eastAsia="Calibri"/>
        </w:rPr>
        <w:t xml:space="preserve">. U.S. policy can no longer be based on the assumption that the United States is the most important outside actor in Latin America. </w:t>
      </w:r>
      <w:r w:rsidRPr="00DB1CE8">
        <w:rPr>
          <w:rFonts w:eastAsia="Calibri"/>
          <w:b/>
          <w:iCs/>
          <w:u w:val="single"/>
          <w:bdr w:val="single" w:sz="18" w:space="0" w:color="auto"/>
        </w:rPr>
        <w:t xml:space="preserve">If </w:t>
      </w:r>
      <w:r w:rsidRPr="00DB1CE8">
        <w:rPr>
          <w:rFonts w:eastAsia="Calibri"/>
          <w:b/>
          <w:iCs/>
          <w:highlight w:val="yellow"/>
          <w:u w:val="single"/>
          <w:bdr w:val="single" w:sz="18" w:space="0" w:color="auto"/>
        </w:rPr>
        <w:t>there was an era of U.S. hegemony in Latin America, it is over</w:t>
      </w:r>
      <w:r w:rsidRPr="00DB1CE8">
        <w:rPr>
          <w:rFonts w:eastAsia="Calibri"/>
        </w:rPr>
        <w:t xml:space="preserve">. In most respects, this shift reflects positive developments within Latin America itself. The region has undergone a historic transformation politically, with military-authoritarian rule giving way to vibrant, if imperfect, democracy in almost every nation. </w:t>
      </w:r>
      <w:r w:rsidRPr="00DB1CE8">
        <w:rPr>
          <w:rFonts w:eastAsia="Calibri"/>
          <w:b/>
          <w:bCs/>
          <w:highlight w:val="yellow"/>
          <w:u w:val="single"/>
        </w:rPr>
        <w:t>Economically, Latin America is</w:t>
      </w:r>
      <w:r w:rsidRPr="00DB1CE8">
        <w:rPr>
          <w:rFonts w:eastAsia="Calibri"/>
          <w:b/>
          <w:bCs/>
          <w:u w:val="single"/>
        </w:rPr>
        <w:t xml:space="preserve"> now one of the more open market regions in the world and </w:t>
      </w:r>
      <w:r w:rsidRPr="00DB1CE8">
        <w:rPr>
          <w:rFonts w:eastAsia="Calibri"/>
          <w:b/>
          <w:bCs/>
          <w:highlight w:val="yellow"/>
          <w:u w:val="single"/>
        </w:rPr>
        <w:t xml:space="preserve">a </w:t>
      </w:r>
      <w:r w:rsidRPr="00DB1CE8">
        <w:rPr>
          <w:rFonts w:eastAsia="Calibri"/>
          <w:b/>
          <w:iCs/>
          <w:highlight w:val="yellow"/>
          <w:u w:val="single"/>
          <w:bdr w:val="single" w:sz="18" w:space="0" w:color="auto"/>
        </w:rPr>
        <w:t>crucial global provider of energy, minerals, and food</w:t>
      </w:r>
      <w:r w:rsidRPr="00DB1CE8">
        <w:rPr>
          <w:rFonts w:eastAsia="Calibri"/>
          <w:highlight w:val="yellow"/>
        </w:rPr>
        <w:t>.</w:t>
      </w:r>
      <w:r w:rsidRPr="00DB1CE8">
        <w:rPr>
          <w:rFonts w:eastAsia="Calibri"/>
        </w:rPr>
        <w:t xml:space="preserve"> None of this is to say that Latin America has entirely overcome its history of political tumult or done enough to alleviate poverty, improve competi- tiveness and human capital, or correct extreme inequality. But it does mean that</w:t>
      </w:r>
      <w:r w:rsidRPr="00DB1CE8">
        <w:rPr>
          <w:rFonts w:eastAsia="Calibri"/>
          <w:b/>
          <w:iCs/>
          <w:u w:val="single"/>
          <w:bdr w:val="single" w:sz="18" w:space="0" w:color="auto"/>
        </w:rPr>
        <w:t xml:space="preserve"> </w:t>
      </w:r>
      <w:r w:rsidRPr="00DB1CE8">
        <w:rPr>
          <w:rFonts w:eastAsia="Calibri"/>
          <w:b/>
          <w:iCs/>
          <w:highlight w:val="yellow"/>
          <w:u w:val="single"/>
          <w:bdr w:val="single" w:sz="18" w:space="0" w:color="auto"/>
        </w:rPr>
        <w:t>U.S. policymakers must change the way they think about the region</w:t>
      </w:r>
      <w:r w:rsidRPr="00DB1CE8">
        <w:rPr>
          <w:rFonts w:eastAsia="Calibri"/>
        </w:rPr>
        <w:t xml:space="preserve">. Latin America is not Washington’s to lose; nor is it Washing- ton’s to save. Latin America’s fate is largely in Latin America’s hands. A failure to acknowledge how Latin Americans define their own challenges has created new political strains in recent years. It has also caused U.S. policymakers to overlook the ways in which the United States can meaningfully contribute to Latin America’s progress—fur- thering the United States’ own interests in the process. </w:t>
      </w:r>
      <w:r w:rsidRPr="00DB1CE8">
        <w:rPr>
          <w:rFonts w:eastAsia="Calibri"/>
          <w:b/>
          <w:bCs/>
          <w:highlight w:val="yellow"/>
          <w:u w:val="single"/>
        </w:rPr>
        <w:t>By</w:t>
      </w:r>
      <w:r w:rsidRPr="00DB1CE8">
        <w:rPr>
          <w:rFonts w:eastAsia="Calibri"/>
          <w:b/>
          <w:bCs/>
          <w:u w:val="single"/>
        </w:rPr>
        <w:t xml:space="preserve"> truly </w:t>
      </w:r>
      <w:r w:rsidRPr="00DB1CE8">
        <w:rPr>
          <w:rFonts w:eastAsia="Calibri"/>
          <w:b/>
          <w:bCs/>
          <w:highlight w:val="yellow"/>
          <w:u w:val="single"/>
        </w:rPr>
        <w:t>beginning to engage Latin America</w:t>
      </w:r>
      <w:r w:rsidRPr="00DB1CE8">
        <w:rPr>
          <w:rFonts w:eastAsia="Calibri"/>
          <w:b/>
          <w:bCs/>
          <w:u w:val="single"/>
        </w:rPr>
        <w:t xml:space="preserve"> on its own terms, </w:t>
      </w:r>
      <w:r w:rsidRPr="00DB1CE8">
        <w:rPr>
          <w:rFonts w:eastAsia="Calibri"/>
          <w:b/>
          <w:bCs/>
          <w:highlight w:val="yellow"/>
          <w:u w:val="single"/>
        </w:rPr>
        <w:t>Washington can mark the start of a new era in U.S.-Latin America relations</w:t>
      </w:r>
      <w:r w:rsidRPr="00DB1CE8">
        <w:rPr>
          <w:rFonts w:eastAsia="Calibri"/>
          <w:b/>
          <w:bCs/>
          <w:u w:val="single"/>
        </w:rPr>
        <w:t>. It is a cliche´ to bemoan Americans’ lack of interest in Latin America.</w:t>
      </w:r>
      <w:r w:rsidRPr="00DB1CE8">
        <w:rPr>
          <w:rFonts w:eastAsia="Calibri"/>
        </w:rPr>
        <w:t xml:space="preserve"> Still, this disinterest remains vexing given the region’s proximity to the United States and the remarkable interconnectedness of U.S. and Latin American economies and societies. In recent years, as Washington’s attention has been focused on crises elsewhere in the world, the connec- tions have only deepened. From 1996 to 2006, total U.S. merchandise trade with Latin America grew by 139 percent, compared to 96 percent 1 for Asia and 95 percent for the European Union (EU). In 2006, the United States exported $223 billion worth of goods to Latin American 2 consumers (compared with $55 billion to China). Latin America is the United States’ most important external source of oil, accounting for nearly 30 percent of imports (compared with 20 percent from the Middle East), as well as its main source of illegal narcotics. And as a result of both conditions in Latin America and demand for workers in the United States, migration from the region has accelerated. </w:t>
      </w:r>
      <w:r w:rsidRPr="00DB1CE8">
        <w:rPr>
          <w:rFonts w:eastAsia="Calibri"/>
          <w:b/>
          <w:bCs/>
          <w:u w:val="single"/>
        </w:rPr>
        <w:t xml:space="preserve">Latinos now account for 15 percent of the U.S. population, nearly 50 percent of recent U.S. population growth, and a growing portion of the elector- ate—allowing </w:t>
      </w:r>
      <w:r w:rsidRPr="00DB1CE8">
        <w:rPr>
          <w:rFonts w:eastAsia="Calibri"/>
          <w:b/>
          <w:bCs/>
          <w:highlight w:val="yellow"/>
          <w:u w:val="single"/>
        </w:rPr>
        <w:t>Latino voters increasingly</w:t>
      </w:r>
      <w:r w:rsidRPr="00DB1CE8">
        <w:rPr>
          <w:rFonts w:eastAsia="Calibri"/>
          <w:b/>
          <w:bCs/>
          <w:u w:val="single"/>
        </w:rPr>
        <w:t xml:space="preserve"> to </w:t>
      </w:r>
      <w:r w:rsidRPr="00DB1CE8">
        <w:rPr>
          <w:rFonts w:eastAsia="Calibri"/>
          <w:b/>
          <w:iCs/>
          <w:highlight w:val="yellow"/>
          <w:u w:val="single"/>
          <w:bdr w:val="single" w:sz="18" w:space="0" w:color="auto"/>
        </w:rPr>
        <w:t>shape the U.S. political agenda</w:t>
      </w:r>
      <w:r w:rsidRPr="00DB1CE8">
        <w:rPr>
          <w:rFonts w:eastAsia="Calibri"/>
        </w:rPr>
        <w:t xml:space="preserve">. Cross-border community and family ties, as well as the Spanish- language media, mean that Latin America remains part of many Latinos’ daily lives and concerns. For all of these reasons, Latin America’s well- being directly affects the United States. </w:t>
      </w:r>
      <w:r w:rsidRPr="00DB1CE8">
        <w:rPr>
          <w:rFonts w:eastAsia="Calibri"/>
          <w:b/>
          <w:bCs/>
          <w:u w:val="single"/>
        </w:rPr>
        <w:t>But even with such integration, the opening of Latin American economies and the globalization of Latin American societies means that U.S. policy is now but one of several competing factors capable of influencing the region.</w:t>
      </w:r>
      <w:r w:rsidRPr="00DB1CE8">
        <w:rPr>
          <w:rFonts w:eastAsia="Calibri"/>
        </w:rPr>
        <w:t xml:space="preserve"> Latin American states, especially the larger ones, do not consider their interests to be primarily determined by diplomatic, trade, or security ties with the United States. Brazil has made inroads into groupings such as the South-South Dialogue with South Africa and India and the Group of 20 (G20), while countries such as Chile and Mexico have struck trade and investment agreements with the EU and a number of Asian countries, China most prominently. The economic and political diversification of Latin America is reflected in Latin American attitudes as well. </w:t>
      </w:r>
      <w:r w:rsidRPr="00DB1CE8">
        <w:rPr>
          <w:rFonts w:eastAsia="Calibri"/>
          <w:b/>
          <w:bCs/>
          <w:highlight w:val="yellow"/>
          <w:u w:val="single"/>
        </w:rPr>
        <w:t>Esteem for U.S. global and hemispheric leadership is at its lowest level in the region in recent memory</w:t>
      </w:r>
      <w:r w:rsidRPr="00DB1CE8">
        <w:rPr>
          <w:rFonts w:eastAsia="Calibri"/>
        </w:rPr>
        <w:t>. In 2002, according to the Pew Global Attitudes Project, 82 percent of Venezuelans, 34 percent of Argentineans, and 51 percent of Bolivians had a favorable view of the United States; those numbers had fallen to 56, 16, and 43 percent by 2007. The percentage of Latin Americans who approved of U.S. ideas on democracy decreased from 3 45 percent in 2002 to 29 percent in 2007. This general distrust of the United States has allowed Presidents Hugo Cha´vez of Venezuela, Evo Morales of Bolivia, Rafael Correa of Ecuador, and even Felipe Caldero´n of Mexico to bolster their domestic popular support by criticizing Washington. Most Latin Americans still prefer a mutually respectful and productive relationship with the United States, but the factors driving Latin America’s desire for greater independence are likely to shape the region’s posture toward the United States well into the future.</w:t>
      </w:r>
    </w:p>
    <w:p w:rsidR="00DB1CE8" w:rsidRPr="00DB1CE8" w:rsidRDefault="00DB1CE8" w:rsidP="00DB1CE8">
      <w:pPr>
        <w:rPr>
          <w:rFonts w:eastAsia="Cambria"/>
        </w:rPr>
      </w:pPr>
    </w:p>
    <w:p w:rsidR="00DB1CE8" w:rsidRPr="00DB1CE8" w:rsidRDefault="00DB1CE8" w:rsidP="00DB1CE8">
      <w:pPr>
        <w:keepNext/>
        <w:keepLines/>
        <w:pageBreakBefore/>
        <w:spacing w:before="480"/>
        <w:jc w:val="center"/>
        <w:outlineLvl w:val="1"/>
        <w:rPr>
          <w:rFonts w:eastAsia="MS Gothic" w:cs="Times New Roman"/>
          <w:b/>
          <w:bCs/>
          <w:sz w:val="44"/>
          <w:szCs w:val="26"/>
          <w:u w:val="double"/>
        </w:rPr>
      </w:pPr>
      <w:r w:rsidRPr="00DB1CE8">
        <w:rPr>
          <w:rFonts w:eastAsia="MS Gothic" w:cs="Times New Roman"/>
          <w:b/>
          <w:bCs/>
          <w:sz w:val="44"/>
          <w:szCs w:val="26"/>
          <w:u w:val="double"/>
        </w:rPr>
        <w:t>2ac Neolib</w:t>
      </w:r>
    </w:p>
    <w:p w:rsidR="00DB1CE8" w:rsidRPr="00DB1CE8" w:rsidRDefault="00DB1CE8" w:rsidP="00DB1CE8">
      <w:pPr>
        <w:keepNext/>
        <w:keepLines/>
        <w:pageBreakBefore/>
        <w:spacing w:before="200"/>
        <w:jc w:val="center"/>
        <w:outlineLvl w:val="2"/>
        <w:rPr>
          <w:rFonts w:eastAsia="Times New Roman" w:cs="Times New Roman"/>
          <w:b/>
          <w:bCs/>
          <w:sz w:val="32"/>
          <w:u w:val="single"/>
        </w:rPr>
      </w:pPr>
      <w:r w:rsidRPr="00DB1CE8">
        <w:rPr>
          <w:rFonts w:eastAsia="Times New Roman" w:cs="Times New Roman"/>
          <w:b/>
          <w:bCs/>
          <w:sz w:val="32"/>
          <w:u w:val="single"/>
        </w:rPr>
        <w:t>A2: K – General</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 xml:space="preserve">The alternative </w:t>
      </w:r>
      <w:r w:rsidRPr="00DB1CE8">
        <w:rPr>
          <w:rFonts w:eastAsia="Times New Roman" w:cs="Times New Roman"/>
          <w:b/>
          <w:bCs/>
          <w:iCs/>
          <w:sz w:val="26"/>
          <w:u w:val="single"/>
        </w:rPr>
        <w:t>cedes the political</w:t>
      </w:r>
      <w:r w:rsidRPr="00DB1CE8">
        <w:rPr>
          <w:rFonts w:eastAsia="Times New Roman" w:cs="Times New Roman"/>
          <w:b/>
          <w:bCs/>
          <w:iCs/>
          <w:sz w:val="26"/>
        </w:rPr>
        <w:t xml:space="preserve"> and </w:t>
      </w:r>
      <w:r w:rsidRPr="00DB1CE8">
        <w:rPr>
          <w:rFonts w:eastAsia="Times New Roman" w:cs="Times New Roman"/>
          <w:b/>
          <w:bCs/>
          <w:iCs/>
          <w:sz w:val="26"/>
          <w:u w:val="single"/>
        </w:rPr>
        <w:t>causes nationalist policies</w:t>
      </w:r>
      <w:r w:rsidRPr="00DB1CE8">
        <w:rPr>
          <w:rFonts w:eastAsia="Times New Roman" w:cs="Times New Roman"/>
          <w:b/>
          <w:bCs/>
          <w:iCs/>
          <w:sz w:val="26"/>
        </w:rPr>
        <w:t xml:space="preserve"> – pro-engagement discourse is key </w:t>
      </w:r>
    </w:p>
    <w:p w:rsidR="00DB1CE8" w:rsidRPr="00DB1CE8" w:rsidRDefault="00DB1CE8" w:rsidP="00DB1CE8">
      <w:pPr>
        <w:rPr>
          <w:rFonts w:eastAsia="Calibri"/>
        </w:rPr>
      </w:pPr>
      <w:r w:rsidRPr="00DB1CE8">
        <w:rPr>
          <w:rFonts w:eastAsia="Calibri"/>
          <w:b/>
          <w:bCs/>
          <w:sz w:val="26"/>
        </w:rPr>
        <w:t>Bonner and Rozental 9</w:t>
      </w:r>
      <w:r w:rsidRPr="00DB1CE8">
        <w:rPr>
          <w:rFonts w:eastAsia="Calibri"/>
        </w:rPr>
        <w:t xml:space="preserve"> (Robert C., Former Commissioner – U.S. Customs and Border Protection; Former Administrator – Drug Enforcement Administration, and Andrѐs, Former Deputy Foreign Minister of Mexico; Former President and Founder – Mexican Council on Foreign Relations, “Managing the United States-Mexico Border: Cooperative Solutions to Common Problems,” Pacific Council on International Policy, http://www.pacificcouncil.org/admin/document.doc?id=31) </w:t>
      </w:r>
    </w:p>
    <w:p w:rsidR="00DB1CE8" w:rsidRPr="00DB1CE8" w:rsidRDefault="00DB1CE8" w:rsidP="00DB1CE8">
      <w:pPr>
        <w:rPr>
          <w:rFonts w:eastAsia="Calibri"/>
        </w:rPr>
      </w:pPr>
    </w:p>
    <w:p w:rsidR="00DB1CE8" w:rsidRPr="00DB1CE8" w:rsidRDefault="00DB1CE8" w:rsidP="00DB1CE8">
      <w:pPr>
        <w:rPr>
          <w:rFonts w:eastAsia="Calibri"/>
        </w:rPr>
      </w:pPr>
      <w:r w:rsidRPr="00DB1CE8">
        <w:rPr>
          <w:rFonts w:eastAsia="Calibri"/>
          <w:b/>
          <w:bCs/>
          <w:u w:val="single"/>
        </w:rPr>
        <w:t xml:space="preserve">Both countries continue to face pressure from nationalist constituencies that favor unilateral measures </w:t>
      </w:r>
      <w:r w:rsidRPr="00DB1CE8">
        <w:rPr>
          <w:rFonts w:eastAsia="Calibri"/>
        </w:rPr>
        <w:t xml:space="preserve">(on the U.S. side) </w:t>
      </w:r>
      <w:r w:rsidRPr="00DB1CE8">
        <w:rPr>
          <w:rFonts w:eastAsia="Calibri"/>
          <w:b/>
          <w:bCs/>
          <w:u w:val="single"/>
        </w:rPr>
        <w:t>or much more limited engagement with their neighbor</w:t>
      </w:r>
      <w:r w:rsidRPr="00DB1CE8">
        <w:rPr>
          <w:rFonts w:eastAsia="Calibri"/>
        </w:rPr>
        <w:t xml:space="preserve"> (on the Mexican side). </w:t>
      </w:r>
      <w:r w:rsidRPr="00DB1CE8">
        <w:rPr>
          <w:rFonts w:eastAsia="Calibri"/>
          <w:b/>
          <w:bCs/>
          <w:u w:val="single"/>
        </w:rPr>
        <w:t xml:space="preserve">Cooperation can only be sustained if those who see the benefits of collaboration are </w:t>
      </w:r>
      <w:r w:rsidRPr="00DB1CE8">
        <w:rPr>
          <w:rFonts w:eastAsia="Calibri"/>
          <w:b/>
          <w:iCs/>
          <w:u w:val="single"/>
          <w:bdr w:val="single" w:sz="18" w:space="0" w:color="auto"/>
        </w:rPr>
        <w:t>as vocal in their advocacy as opponents of engagement are</w:t>
      </w:r>
      <w:r w:rsidRPr="00DB1CE8">
        <w:rPr>
          <w:rFonts w:eastAsia="Calibri"/>
          <w:b/>
          <w:bCs/>
          <w:u w:val="single"/>
        </w:rPr>
        <w:t xml:space="preserve"> in their criticisms</w:t>
      </w:r>
      <w:r w:rsidRPr="00DB1CE8">
        <w:rPr>
          <w:rFonts w:eastAsia="Calibri"/>
        </w:rPr>
        <w:t>. Mexico’s current, aggressive approach to combating drug trafficking organizations, in particular, will not be politically sustainable over the long run unless the government makes significant progress in weakening these organizations and curbing their power and that, in turn, will require significant assistance from the United States</w:t>
      </w:r>
    </w:p>
    <w:p w:rsidR="00DB1CE8" w:rsidRPr="00DB1CE8" w:rsidRDefault="00DB1CE8" w:rsidP="00DB1CE8">
      <w:pPr>
        <w:rPr>
          <w:rFonts w:eastAsia="Calibri"/>
        </w:rPr>
      </w:pPr>
    </w:p>
    <w:p w:rsidR="00DB1CE8" w:rsidRPr="00DB1CE8" w:rsidRDefault="00DB1CE8" w:rsidP="00DB1CE8">
      <w:pPr>
        <w:keepNext/>
        <w:keepLines/>
        <w:pageBreakBefore/>
        <w:spacing w:before="200"/>
        <w:jc w:val="center"/>
        <w:outlineLvl w:val="2"/>
        <w:rPr>
          <w:rFonts w:eastAsia="Times New Roman" w:cs="Times New Roman"/>
          <w:b/>
          <w:bCs/>
          <w:sz w:val="32"/>
          <w:u w:val="single"/>
        </w:rPr>
      </w:pPr>
      <w:r w:rsidRPr="00DB1CE8">
        <w:rPr>
          <w:rFonts w:eastAsia="Times New Roman" w:cs="Times New Roman"/>
          <w:b/>
          <w:bCs/>
          <w:sz w:val="32"/>
          <w:u w:val="single"/>
        </w:rPr>
        <w:t>A2: Neolib K – No Link/Aff Solves Offense</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Their link evidence is about renewables, NOT electricity grids – the aff solves the worse forms of neolib</w:t>
      </w:r>
    </w:p>
    <w:p w:rsidR="00DB1CE8" w:rsidRPr="00DB1CE8" w:rsidRDefault="00DB1CE8" w:rsidP="00DB1CE8">
      <w:pPr>
        <w:rPr>
          <w:rFonts w:eastAsia="Calibri"/>
        </w:rPr>
      </w:pPr>
      <w:r w:rsidRPr="00DB1CE8">
        <w:rPr>
          <w:rFonts w:eastAsia="Calibri"/>
          <w:b/>
          <w:bCs/>
          <w:sz w:val="26"/>
        </w:rPr>
        <w:t>DSD 7</w:t>
      </w:r>
      <w:r w:rsidRPr="00DB1CE8">
        <w:rPr>
          <w:rFonts w:eastAsia="Calibri"/>
        </w:rPr>
        <w:t xml:space="preserve"> (Department of Sustainable Development – Organization of American States, “Regional Electricity Cooperation and Integration in the Americas: Potential Environmental, Social and Economic Benefits,” August, </w:t>
      </w:r>
      <w:hyperlink r:id="rId74" w:history="1">
        <w:r w:rsidRPr="00DB1CE8">
          <w:rPr>
            <w:rFonts w:eastAsia="Calibri"/>
          </w:rPr>
          <w:t>http://www.oas.org/dsd/Documents/RegionalElectricityCooperationandIntegration.pdf</w:t>
        </w:r>
      </w:hyperlink>
      <w:r w:rsidRPr="00DB1CE8">
        <w:rPr>
          <w:rFonts w:eastAsia="Calibri"/>
        </w:rPr>
        <w:t>)</w:t>
      </w:r>
    </w:p>
    <w:p w:rsidR="00DB1CE8" w:rsidRPr="00DB1CE8" w:rsidRDefault="00DB1CE8" w:rsidP="00DB1CE8">
      <w:pPr>
        <w:rPr>
          <w:rFonts w:eastAsia="Calibri"/>
        </w:rPr>
      </w:pPr>
    </w:p>
    <w:p w:rsidR="00DB1CE8" w:rsidRPr="00DB1CE8" w:rsidRDefault="00DB1CE8" w:rsidP="00DB1CE8">
      <w:pPr>
        <w:rPr>
          <w:rFonts w:eastAsia="Calibri"/>
        </w:rPr>
      </w:pPr>
      <w:r w:rsidRPr="00DB1CE8">
        <w:rPr>
          <w:rFonts w:eastAsia="Calibri"/>
        </w:rPr>
        <w:t xml:space="preserve">.2.Social benefits </w:t>
      </w:r>
    </w:p>
    <w:p w:rsidR="00DB1CE8" w:rsidRPr="00DB1CE8" w:rsidRDefault="00DB1CE8" w:rsidP="00DB1CE8">
      <w:pPr>
        <w:rPr>
          <w:rFonts w:eastAsia="Calibri"/>
          <w:sz w:val="16"/>
        </w:rPr>
      </w:pPr>
      <w:r w:rsidRPr="00DB1CE8">
        <w:rPr>
          <w:rFonts w:eastAsia="Calibri"/>
          <w:b/>
          <w:bCs/>
          <w:u w:val="single"/>
        </w:rPr>
        <w:t>The expansion of electricity services</w:t>
      </w:r>
      <w:r w:rsidRPr="00DB1CE8">
        <w:rPr>
          <w:rFonts w:eastAsia="Calibri"/>
          <w:sz w:val="16"/>
        </w:rPr>
        <w:t xml:space="preserve">, </w:t>
      </w:r>
      <w:r w:rsidRPr="00DB1CE8">
        <w:rPr>
          <w:rFonts w:eastAsia="Calibri"/>
          <w:b/>
          <w:bCs/>
          <w:u w:val="single"/>
        </w:rPr>
        <w:t>and very specifically the increase in rural</w:t>
      </w:r>
      <w:r w:rsidRPr="00DB1CE8">
        <w:rPr>
          <w:rFonts w:eastAsia="Calibri"/>
          <w:sz w:val="16"/>
        </w:rPr>
        <w:t xml:space="preserve"> </w:t>
      </w:r>
      <w:r w:rsidRPr="00DB1CE8">
        <w:rPr>
          <w:rFonts w:eastAsia="Calibri"/>
          <w:b/>
          <w:bCs/>
          <w:u w:val="single"/>
        </w:rPr>
        <w:t>electrification</w:t>
      </w:r>
      <w:r w:rsidRPr="00DB1CE8">
        <w:rPr>
          <w:rFonts w:eastAsia="Calibri"/>
          <w:sz w:val="16"/>
        </w:rPr>
        <w:t xml:space="preserve">, </w:t>
      </w:r>
      <w:r w:rsidRPr="00DB1CE8">
        <w:rPr>
          <w:rFonts w:eastAsia="Calibri"/>
          <w:b/>
          <w:bCs/>
          <w:u w:val="single"/>
        </w:rPr>
        <w:t>is one of the principal gains from regional electricity cooperation</w:t>
      </w:r>
      <w:r w:rsidRPr="00DB1CE8">
        <w:rPr>
          <w:rFonts w:eastAsia="Calibri"/>
          <w:sz w:val="16"/>
        </w:rPr>
        <w:t xml:space="preserve">. </w:t>
      </w:r>
      <w:r w:rsidRPr="00DB1CE8">
        <w:rPr>
          <w:rFonts w:eastAsia="Calibri"/>
          <w:b/>
          <w:bCs/>
          <w:u w:val="single"/>
        </w:rPr>
        <w:t>This</w:t>
      </w:r>
      <w:r w:rsidRPr="00DB1CE8">
        <w:rPr>
          <w:rFonts w:eastAsia="Calibri"/>
          <w:sz w:val="16"/>
        </w:rPr>
        <w:t xml:space="preserve"> </w:t>
      </w:r>
      <w:r w:rsidRPr="00DB1CE8">
        <w:rPr>
          <w:rFonts w:eastAsia="Calibri"/>
          <w:b/>
          <w:bCs/>
          <w:u w:val="single"/>
        </w:rPr>
        <w:t xml:space="preserve">will facilitate a better respond to </w:t>
      </w:r>
      <w:r w:rsidRPr="00DB1CE8">
        <w:rPr>
          <w:rFonts w:eastAsia="Calibri"/>
          <w:b/>
          <w:iCs/>
          <w:u w:val="single"/>
          <w:bdr w:val="single" w:sz="18" w:space="0" w:color="auto"/>
        </w:rPr>
        <w:t>local needs</w:t>
      </w:r>
      <w:r w:rsidRPr="00DB1CE8">
        <w:rPr>
          <w:rFonts w:eastAsia="Calibri"/>
          <w:sz w:val="16"/>
        </w:rPr>
        <w:t xml:space="preserve">, including sanitation, job opportunities, and education. </w:t>
      </w:r>
      <w:r w:rsidRPr="00DB1CE8">
        <w:rPr>
          <w:rFonts w:eastAsia="Calibri"/>
          <w:b/>
          <w:bCs/>
          <w:u w:val="single"/>
        </w:rPr>
        <w:t xml:space="preserve">The increase of available electricity services contributes to </w:t>
      </w:r>
      <w:r w:rsidRPr="00DB1CE8">
        <w:rPr>
          <w:rFonts w:eastAsia="Calibri"/>
          <w:b/>
          <w:iCs/>
          <w:u w:val="single"/>
          <w:bdr w:val="single" w:sz="18" w:space="0" w:color="auto"/>
        </w:rPr>
        <w:t>poverty alleviation</w:t>
      </w:r>
      <w:r w:rsidRPr="00DB1CE8">
        <w:rPr>
          <w:rFonts w:eastAsia="Calibri"/>
          <w:sz w:val="16"/>
        </w:rPr>
        <w:t xml:space="preserve"> </w:t>
      </w:r>
      <w:r w:rsidRPr="00DB1CE8">
        <w:rPr>
          <w:rFonts w:eastAsia="Calibri"/>
          <w:b/>
          <w:bCs/>
          <w:u w:val="single"/>
        </w:rPr>
        <w:t>by improving access to better education and health care</w:t>
      </w:r>
      <w:r w:rsidRPr="00DB1CE8">
        <w:rPr>
          <w:rFonts w:eastAsia="Calibri"/>
          <w:sz w:val="16"/>
        </w:rPr>
        <w:t xml:space="preserve">. For instances, according to data from the Pan-American Health Organization there is positive correlation between energy use, including electricity, and sociologic indicators such as infant mortality, life expectancy at birth and analphabetism (Audisio, 2006). Also, </w:t>
      </w:r>
      <w:r w:rsidRPr="00DB1CE8">
        <w:rPr>
          <w:rFonts w:eastAsia="Calibri"/>
          <w:b/>
          <w:bCs/>
          <w:u w:val="single"/>
        </w:rPr>
        <w:t>electricity cooperation can contribute to the expansion of information services</w:t>
      </w:r>
      <w:r w:rsidRPr="00DB1CE8">
        <w:rPr>
          <w:rFonts w:eastAsia="Calibri"/>
          <w:sz w:val="16"/>
        </w:rPr>
        <w:t xml:space="preserve">, </w:t>
      </w:r>
      <w:r w:rsidRPr="00DB1CE8">
        <w:rPr>
          <w:rFonts w:eastAsia="Calibri"/>
          <w:b/>
          <w:bCs/>
          <w:u w:val="single"/>
        </w:rPr>
        <w:t>which</w:t>
      </w:r>
      <w:r w:rsidRPr="00DB1CE8">
        <w:rPr>
          <w:rFonts w:eastAsia="Calibri"/>
          <w:sz w:val="16"/>
        </w:rPr>
        <w:t xml:space="preserve"> potentially </w:t>
      </w:r>
      <w:r w:rsidRPr="00DB1CE8">
        <w:rPr>
          <w:rFonts w:eastAsia="Calibri"/>
          <w:b/>
          <w:bCs/>
          <w:u w:val="single"/>
        </w:rPr>
        <w:t xml:space="preserve">create opportunities for </w:t>
      </w:r>
      <w:r w:rsidRPr="00DB1CE8">
        <w:rPr>
          <w:rFonts w:eastAsia="Calibri"/>
          <w:b/>
          <w:iCs/>
          <w:u w:val="single"/>
          <w:bdr w:val="single" w:sz="18" w:space="0" w:color="auto"/>
        </w:rPr>
        <w:t>public participation</w:t>
      </w:r>
      <w:r w:rsidRPr="00DB1CE8">
        <w:rPr>
          <w:rFonts w:eastAsia="Calibri"/>
          <w:sz w:val="16"/>
        </w:rPr>
        <w:t xml:space="preserve">, </w:t>
      </w:r>
      <w:r w:rsidRPr="00DB1CE8">
        <w:rPr>
          <w:rFonts w:eastAsia="Calibri"/>
          <w:b/>
          <w:bCs/>
          <w:u w:val="single"/>
        </w:rPr>
        <w:t>facilitating</w:t>
      </w:r>
      <w:r w:rsidRPr="00DB1CE8">
        <w:rPr>
          <w:rFonts w:eastAsia="Calibri"/>
          <w:sz w:val="16"/>
        </w:rPr>
        <w:t xml:space="preserve"> in that way the promotion and strengthening of </w:t>
      </w:r>
      <w:r w:rsidRPr="00DB1CE8">
        <w:rPr>
          <w:rFonts w:eastAsia="Calibri"/>
          <w:b/>
          <w:bCs/>
          <w:u w:val="single"/>
        </w:rPr>
        <w:t>democracy and gender balance</w:t>
      </w:r>
      <w:r w:rsidRPr="00DB1CE8">
        <w:rPr>
          <w:rFonts w:eastAsia="Calibri"/>
          <w:sz w:val="16"/>
        </w:rPr>
        <w:t xml:space="preserve"> at local, national and regional level (Dubash, 2002). </w:t>
      </w:r>
      <w:r w:rsidRPr="00DB1CE8">
        <w:rPr>
          <w:rFonts w:eastAsia="Calibri"/>
          <w:b/>
          <w:bCs/>
          <w:u w:val="single"/>
        </w:rPr>
        <w:t xml:space="preserve">The technical harmonization from regional electricity cooperation can lead to better </w:t>
      </w:r>
      <w:r w:rsidRPr="00DB1CE8">
        <w:rPr>
          <w:rFonts w:eastAsia="Calibri"/>
          <w:sz w:val="16"/>
        </w:rPr>
        <w:t xml:space="preserve">performance of utilities ensuing more </w:t>
      </w:r>
      <w:r w:rsidRPr="00DB1CE8">
        <w:rPr>
          <w:rFonts w:eastAsia="Calibri"/>
          <w:b/>
          <w:bCs/>
          <w:u w:val="single"/>
        </w:rPr>
        <w:t>access and quality of services</w:t>
      </w:r>
      <w:r w:rsidRPr="00DB1CE8">
        <w:rPr>
          <w:rFonts w:eastAsia="Calibri"/>
          <w:sz w:val="16"/>
        </w:rPr>
        <w:t xml:space="preserve">. In the particular case of the urban poor, </w:t>
      </w:r>
      <w:r w:rsidRPr="00DB1CE8">
        <w:rPr>
          <w:rFonts w:eastAsia="Calibri"/>
          <w:b/>
          <w:bCs/>
          <w:u w:val="single"/>
        </w:rPr>
        <w:t>this can</w:t>
      </w:r>
      <w:r w:rsidRPr="00DB1CE8">
        <w:rPr>
          <w:rFonts w:eastAsia="Calibri"/>
          <w:sz w:val="16"/>
        </w:rPr>
        <w:t xml:space="preserve"> </w:t>
      </w:r>
      <w:r w:rsidRPr="00DB1CE8">
        <w:rPr>
          <w:rFonts w:eastAsia="Calibri"/>
          <w:b/>
          <w:bCs/>
          <w:u w:val="single"/>
        </w:rPr>
        <w:t>represent</w:t>
      </w:r>
      <w:r w:rsidRPr="00DB1CE8">
        <w:rPr>
          <w:rFonts w:eastAsia="Calibri"/>
          <w:sz w:val="16"/>
        </w:rPr>
        <w:t xml:space="preserve"> a </w:t>
      </w:r>
      <w:r w:rsidRPr="00DB1CE8">
        <w:rPr>
          <w:rFonts w:eastAsia="Calibri"/>
          <w:b/>
          <w:bCs/>
          <w:u w:val="single"/>
        </w:rPr>
        <w:t>substantial improvement of its living</w:t>
      </w:r>
      <w:r w:rsidRPr="00DB1CE8">
        <w:rPr>
          <w:rFonts w:eastAsia="Calibri"/>
          <w:sz w:val="16"/>
        </w:rPr>
        <w:t xml:space="preserve"> </w:t>
      </w:r>
      <w:r w:rsidRPr="00DB1CE8">
        <w:rPr>
          <w:rFonts w:eastAsia="Calibri"/>
          <w:b/>
          <w:bCs/>
          <w:u w:val="single"/>
        </w:rPr>
        <w:t>condition</w:t>
      </w:r>
      <w:r w:rsidRPr="00DB1CE8">
        <w:rPr>
          <w:rFonts w:eastAsia="Calibri"/>
          <w:sz w:val="16"/>
        </w:rPr>
        <w:t xml:space="preserve">, including better shelter and employment / entrepreneurship opportunities which constitute a crucial element for LAC considering that 70 percent of the poor lives in cities.10 In this regard, electricity cooperation represents a relevant factor for potential income generation as consequence of the improvement on services and the expansion of the market. </w:t>
      </w:r>
      <w:r w:rsidRPr="00DB1CE8">
        <w:rPr>
          <w:rFonts w:eastAsia="Calibri"/>
          <w:b/>
          <w:bCs/>
          <w:u w:val="single"/>
        </w:rPr>
        <w:t>Electricity cooperation will foster national and regional security by providing reliable services and by contributing to the access and management of strategic information systems that can benefit activities such as natural disaster mitigation and general securit</w:t>
      </w:r>
      <w:r w:rsidRPr="00DB1CE8">
        <w:rPr>
          <w:rFonts w:eastAsia="Calibri"/>
          <w:sz w:val="16"/>
        </w:rPr>
        <w:t xml:space="preserve">y </w:t>
      </w:r>
      <w:r w:rsidRPr="00DB1CE8">
        <w:rPr>
          <w:rFonts w:eastAsia="Calibri"/>
          <w:b/>
          <w:bCs/>
          <w:u w:val="single"/>
        </w:rPr>
        <w:t>issues</w:t>
      </w:r>
      <w:r w:rsidRPr="00DB1CE8">
        <w:rPr>
          <w:rFonts w:eastAsia="Calibri"/>
          <w:sz w:val="16"/>
        </w:rPr>
        <w:t xml:space="preserve">. </w:t>
      </w:r>
      <w:r w:rsidRPr="00DB1CE8">
        <w:rPr>
          <w:rFonts w:eastAsia="Calibri"/>
          <w:b/>
          <w:bCs/>
          <w:u w:val="single"/>
        </w:rPr>
        <w:t xml:space="preserve">Also, it can create a regional climate for </w:t>
      </w:r>
      <w:r w:rsidRPr="00DB1CE8">
        <w:rPr>
          <w:rFonts w:eastAsia="Calibri"/>
          <w:b/>
          <w:iCs/>
          <w:u w:val="single"/>
          <w:bdr w:val="single" w:sz="18" w:space="0" w:color="auto"/>
        </w:rPr>
        <w:t>business social responsibility</w:t>
      </w:r>
      <w:r w:rsidRPr="00DB1CE8">
        <w:rPr>
          <w:rFonts w:eastAsia="Calibri"/>
          <w:b/>
          <w:bCs/>
          <w:u w:val="single"/>
        </w:rPr>
        <w:t xml:space="preserve"> and</w:t>
      </w:r>
      <w:r w:rsidRPr="00DB1CE8">
        <w:rPr>
          <w:rFonts w:eastAsia="Calibri"/>
          <w:sz w:val="16"/>
        </w:rPr>
        <w:t xml:space="preserve"> </w:t>
      </w:r>
      <w:r w:rsidRPr="00DB1CE8">
        <w:rPr>
          <w:rFonts w:eastAsia="Calibri"/>
          <w:b/>
          <w:iCs/>
          <w:u w:val="single"/>
          <w:bdr w:val="single" w:sz="18" w:space="0" w:color="auto"/>
        </w:rPr>
        <w:t>stimulate greater technological contribution to society</w:t>
      </w:r>
      <w:r w:rsidRPr="00DB1CE8">
        <w:rPr>
          <w:rFonts w:eastAsia="Calibri"/>
          <w:sz w:val="16"/>
        </w:rPr>
        <w:t xml:space="preserve">, </w:t>
      </w:r>
      <w:r w:rsidRPr="00DB1CE8">
        <w:rPr>
          <w:rFonts w:eastAsia="Calibri"/>
          <w:b/>
          <w:bCs/>
          <w:u w:val="single"/>
        </w:rPr>
        <w:t>including academies, industries</w:t>
      </w:r>
      <w:r w:rsidRPr="00DB1CE8">
        <w:rPr>
          <w:rFonts w:eastAsia="Calibri"/>
          <w:sz w:val="16"/>
        </w:rPr>
        <w:t xml:space="preserve"> </w:t>
      </w:r>
      <w:r w:rsidRPr="00DB1CE8">
        <w:rPr>
          <w:rFonts w:eastAsia="Calibri"/>
          <w:b/>
          <w:bCs/>
          <w:u w:val="single"/>
        </w:rPr>
        <w:t>and governments</w:t>
      </w:r>
      <w:r w:rsidRPr="00DB1CE8">
        <w:rPr>
          <w:rFonts w:eastAsia="Calibri"/>
          <w:sz w:val="16"/>
        </w:rPr>
        <w:t xml:space="preserve">. </w:t>
      </w:r>
    </w:p>
    <w:p w:rsidR="00DB1CE8" w:rsidRPr="00DB1CE8" w:rsidRDefault="00DB1CE8" w:rsidP="00DB1CE8">
      <w:pPr>
        <w:keepNext/>
        <w:keepLines/>
        <w:pageBreakBefore/>
        <w:spacing w:before="200"/>
        <w:jc w:val="center"/>
        <w:outlineLvl w:val="2"/>
        <w:rPr>
          <w:rFonts w:eastAsia="Times New Roman" w:cs="Times New Roman"/>
          <w:b/>
          <w:bCs/>
          <w:sz w:val="32"/>
          <w:u w:val="single"/>
        </w:rPr>
      </w:pPr>
      <w:r w:rsidRPr="00DB1CE8">
        <w:rPr>
          <w:rFonts w:eastAsia="Times New Roman" w:cs="Times New Roman"/>
          <w:b/>
          <w:bCs/>
          <w:sz w:val="32"/>
          <w:u w:val="single"/>
        </w:rPr>
        <w:t>A2: Neolib K – Plan Boosts Quality of Life</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The plan boosts Mexico’s quality of life</w:t>
      </w:r>
    </w:p>
    <w:p w:rsidR="00DB1CE8" w:rsidRPr="00DB1CE8" w:rsidRDefault="00DB1CE8" w:rsidP="00DB1CE8">
      <w:pPr>
        <w:rPr>
          <w:rFonts w:eastAsia="Calibri"/>
        </w:rPr>
      </w:pPr>
      <w:r w:rsidRPr="00DB1CE8">
        <w:rPr>
          <w:rFonts w:eastAsia="Calibri"/>
          <w:b/>
          <w:bCs/>
          <w:sz w:val="26"/>
        </w:rPr>
        <w:t>Wood 10</w:t>
      </w:r>
      <w:r w:rsidRPr="00DB1CE8">
        <w:rPr>
          <w:rFonts w:eastAsia="Calibri"/>
        </w:rPr>
        <w:t xml:space="preserve"> (Duncan, Director of the Mexico Institute at the Woodrow Wilson International Center for Scholars, “Environment, Development and Growth: U.S.-Mexico Cooperation in Renewable Energies,” Woodrow Wilson International Center for Scholars (Mexico Institute), May, </w:t>
      </w:r>
      <w:hyperlink r:id="rId75" w:history="1">
        <w:r w:rsidRPr="00DB1CE8">
          <w:rPr>
            <w:rFonts w:eastAsia="Calibri"/>
          </w:rPr>
          <w:t>http://www.statealliancepartnership.org/resources_files/USMexico_Cooperation_Renewable_Energies.pdf</w:t>
        </w:r>
      </w:hyperlink>
      <w:r w:rsidRPr="00DB1CE8">
        <w:rPr>
          <w:rFonts w:eastAsia="Calibri"/>
        </w:rPr>
        <w:t>)</w:t>
      </w:r>
    </w:p>
    <w:p w:rsidR="00DB1CE8" w:rsidRPr="00DB1CE8" w:rsidRDefault="00DB1CE8" w:rsidP="00DB1CE8">
      <w:pPr>
        <w:rPr>
          <w:rFonts w:eastAsia="Calibri"/>
        </w:rPr>
      </w:pPr>
    </w:p>
    <w:p w:rsidR="00DB1CE8" w:rsidRPr="00DB1CE8" w:rsidRDefault="00DB1CE8" w:rsidP="00DB1CE8">
      <w:pPr>
        <w:rPr>
          <w:rFonts w:eastAsia="Calibri"/>
        </w:rPr>
      </w:pPr>
      <w:r w:rsidRPr="00DB1CE8">
        <w:rPr>
          <w:rFonts w:eastAsia="Calibri"/>
        </w:rPr>
        <w:t xml:space="preserve">Although the second and third of these concerns have been dominant in recent discussions of renewable energy, the first should not be overlooked. In fact it has played a much more important role in the history of </w:t>
      </w:r>
      <w:r w:rsidRPr="00DB1CE8">
        <w:rPr>
          <w:rFonts w:eastAsia="Calibri"/>
          <w:b/>
          <w:bCs/>
          <w:u w:val="single"/>
        </w:rPr>
        <w:t>cooperation in renewable energy and has had a profound impact on</w:t>
      </w:r>
      <w:r w:rsidRPr="00DB1CE8">
        <w:rPr>
          <w:rFonts w:eastAsia="Calibri"/>
        </w:rPr>
        <w:t xml:space="preserve"> the lives of </w:t>
      </w:r>
      <w:r w:rsidRPr="00DB1CE8">
        <w:rPr>
          <w:rFonts w:eastAsia="Calibri"/>
          <w:b/>
          <w:bCs/>
          <w:u w:val="single"/>
        </w:rPr>
        <w:t>Mexicans</w:t>
      </w:r>
      <w:r w:rsidRPr="00DB1CE8">
        <w:rPr>
          <w:rFonts w:eastAsia="Calibri"/>
        </w:rPr>
        <w:t xml:space="preserve">. </w:t>
      </w:r>
      <w:r w:rsidRPr="00DB1CE8">
        <w:rPr>
          <w:rFonts w:eastAsia="Calibri"/>
          <w:b/>
          <w:bCs/>
          <w:u w:val="single"/>
        </w:rPr>
        <w:t>Renewable energy technologies can give access to electricity to rural communities that lack connections to the national grid</w:t>
      </w:r>
      <w:r w:rsidRPr="00DB1CE8">
        <w:rPr>
          <w:rFonts w:eastAsia="Calibri"/>
        </w:rPr>
        <w:t xml:space="preserve">. </w:t>
      </w:r>
      <w:r w:rsidRPr="00DB1CE8">
        <w:rPr>
          <w:rFonts w:eastAsia="Calibri"/>
          <w:b/>
          <w:bCs/>
          <w:u w:val="single"/>
        </w:rPr>
        <w:t>Such access is fundamental</w:t>
      </w:r>
      <w:r w:rsidRPr="00DB1CE8">
        <w:rPr>
          <w:rFonts w:eastAsia="Calibri"/>
        </w:rPr>
        <w:t xml:space="preserve"> in many ways </w:t>
      </w:r>
      <w:r w:rsidRPr="00DB1CE8">
        <w:rPr>
          <w:rFonts w:eastAsia="Calibri"/>
          <w:b/>
          <w:bCs/>
          <w:u w:val="single"/>
        </w:rPr>
        <w:t>to granting a basic standard of living</w:t>
      </w:r>
      <w:r w:rsidRPr="00DB1CE8">
        <w:rPr>
          <w:rFonts w:eastAsia="Calibri"/>
        </w:rPr>
        <w:t xml:space="preserve">, </w:t>
      </w:r>
      <w:r w:rsidRPr="00DB1CE8">
        <w:rPr>
          <w:rFonts w:eastAsia="Calibri"/>
          <w:b/>
          <w:bCs/>
          <w:u w:val="single"/>
        </w:rPr>
        <w:t>but it is particularly important in enhancing the prospects for</w:t>
      </w:r>
      <w:r w:rsidRPr="00DB1CE8">
        <w:rPr>
          <w:rFonts w:eastAsia="Calibri"/>
        </w:rPr>
        <w:t xml:space="preserve"> small and medium sized </w:t>
      </w:r>
      <w:r w:rsidRPr="00DB1CE8">
        <w:rPr>
          <w:rFonts w:eastAsia="Calibri"/>
          <w:b/>
          <w:bCs/>
          <w:u w:val="single"/>
        </w:rPr>
        <w:t>enterprises</w:t>
      </w:r>
      <w:r w:rsidRPr="00DB1CE8">
        <w:rPr>
          <w:rFonts w:eastAsia="Calibri"/>
        </w:rPr>
        <w:t xml:space="preserve"> (SMEs). </w:t>
      </w:r>
      <w:r w:rsidRPr="00DB1CE8">
        <w:rPr>
          <w:rFonts w:eastAsia="Calibri"/>
          <w:b/>
          <w:bCs/>
          <w:u w:val="single"/>
        </w:rPr>
        <w:t>Providing electricity to a small farmer can give him the capacity to better irrigate his fields</w:t>
      </w:r>
      <w:r w:rsidRPr="00DB1CE8">
        <w:rPr>
          <w:rFonts w:eastAsia="Calibri"/>
        </w:rPr>
        <w:t xml:space="preserve">, </w:t>
      </w:r>
      <w:r w:rsidRPr="00DB1CE8">
        <w:rPr>
          <w:rFonts w:eastAsia="Calibri"/>
          <w:b/>
          <w:bCs/>
          <w:u w:val="single"/>
        </w:rPr>
        <w:t>to work later into the evening once he has electric light</w:t>
      </w:r>
      <w:r w:rsidRPr="00DB1CE8">
        <w:rPr>
          <w:rFonts w:eastAsia="Calibri"/>
        </w:rPr>
        <w:t xml:space="preserve">, </w:t>
      </w:r>
      <w:r w:rsidRPr="00DB1CE8">
        <w:rPr>
          <w:rFonts w:eastAsia="Calibri"/>
          <w:b/>
          <w:bCs/>
          <w:u w:val="single"/>
        </w:rPr>
        <w:t>to refrigerate perishable goods</w:t>
      </w:r>
      <w:r w:rsidRPr="00DB1CE8">
        <w:rPr>
          <w:rFonts w:eastAsia="Calibri"/>
        </w:rPr>
        <w:t xml:space="preserve"> such as fruits, fish and meat so that he does not have to take his goods to market each and every day, </w:t>
      </w:r>
      <w:r w:rsidRPr="00DB1CE8">
        <w:rPr>
          <w:rFonts w:eastAsia="Calibri"/>
          <w:b/>
          <w:bCs/>
          <w:u w:val="single"/>
        </w:rPr>
        <w:t>and allows the farmer to think beyond the mere harvest of produce to products that have a higher degree of value added</w:t>
      </w:r>
      <w:r w:rsidRPr="00DB1CE8">
        <w:rPr>
          <w:rFonts w:eastAsia="Calibri"/>
        </w:rPr>
        <w:t>.</w:t>
      </w:r>
    </w:p>
    <w:p w:rsidR="00DB1CE8" w:rsidRPr="00DB1CE8" w:rsidRDefault="00DB1CE8" w:rsidP="00DB1CE8">
      <w:pPr>
        <w:rPr>
          <w:rFonts w:eastAsia="Cambria"/>
        </w:rPr>
      </w:pPr>
    </w:p>
    <w:p w:rsidR="00DB1CE8" w:rsidRPr="00DB1CE8" w:rsidRDefault="00DB1CE8" w:rsidP="00DB1CE8">
      <w:pPr>
        <w:keepNext/>
        <w:keepLines/>
        <w:pageBreakBefore/>
        <w:spacing w:before="480"/>
        <w:jc w:val="center"/>
        <w:outlineLvl w:val="1"/>
        <w:rPr>
          <w:rFonts w:eastAsia="Times New Roman" w:cs="Times New Roman"/>
          <w:b/>
          <w:bCs/>
          <w:sz w:val="44"/>
          <w:szCs w:val="26"/>
          <w:u w:val="double"/>
        </w:rPr>
      </w:pPr>
      <w:r w:rsidRPr="00DB1CE8">
        <w:rPr>
          <w:rFonts w:eastAsia="Times New Roman" w:cs="Times New Roman"/>
          <w:b/>
          <w:bCs/>
          <w:sz w:val="44"/>
          <w:szCs w:val="26"/>
          <w:u w:val="double"/>
        </w:rPr>
        <w:t>2ac MEXICO POLITICS DA</w:t>
      </w:r>
    </w:p>
    <w:p w:rsidR="00DB1CE8" w:rsidRPr="00DB1CE8" w:rsidRDefault="00DB1CE8" w:rsidP="00DB1CE8">
      <w:pPr>
        <w:keepNext/>
        <w:keepLines/>
        <w:pageBreakBefore/>
        <w:spacing w:before="200"/>
        <w:jc w:val="center"/>
        <w:outlineLvl w:val="2"/>
        <w:rPr>
          <w:rFonts w:eastAsia="Times New Roman" w:cs="Times New Roman"/>
          <w:b/>
          <w:bCs/>
          <w:sz w:val="32"/>
          <w:u w:val="single"/>
        </w:rPr>
      </w:pPr>
      <w:r w:rsidRPr="00DB1CE8">
        <w:rPr>
          <w:rFonts w:eastAsia="Times New Roman" w:cs="Times New Roman"/>
          <w:b/>
          <w:bCs/>
          <w:sz w:val="32"/>
          <w:u w:val="single"/>
        </w:rPr>
        <w:t xml:space="preserve">2AC </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Pemex Reform won’t pass</w:t>
      </w:r>
    </w:p>
    <w:p w:rsidR="00DB1CE8" w:rsidRPr="00DB1CE8" w:rsidRDefault="00DB1CE8" w:rsidP="00DB1CE8">
      <w:pPr>
        <w:rPr>
          <w:rFonts w:eastAsia="Calibri"/>
          <w:b/>
          <w:bCs/>
          <w:sz w:val="26"/>
        </w:rPr>
      </w:pPr>
      <w:r w:rsidRPr="00DB1CE8">
        <w:rPr>
          <w:rFonts w:eastAsia="Calibri"/>
          <w:b/>
          <w:bCs/>
          <w:sz w:val="26"/>
        </w:rPr>
        <w:t>Estevez 6-26-2013</w:t>
      </w:r>
    </w:p>
    <w:p w:rsidR="00DB1CE8" w:rsidRPr="00DB1CE8" w:rsidRDefault="00DB1CE8" w:rsidP="00DB1CE8">
      <w:pPr>
        <w:rPr>
          <w:rFonts w:eastAsia="Calibri"/>
        </w:rPr>
      </w:pPr>
      <w:r w:rsidRPr="00DB1CE8">
        <w:rPr>
          <w:rFonts w:eastAsia="Calibri"/>
        </w:rPr>
        <w:t>Dolia, “Most Mexicans Oppose President Peña Nieto's Plans To Open Up Pemex To Private Investment,” http://www.forbes.com/sites/doliaestevez/2013/06/26/most-mexicans-oppose-president-pena-nietos-plans-to-open-up-pemex-to-private-investment/</w:t>
      </w:r>
    </w:p>
    <w:p w:rsidR="00DB1CE8" w:rsidRPr="00DB1CE8" w:rsidRDefault="00DB1CE8" w:rsidP="00DB1CE8">
      <w:pPr>
        <w:rPr>
          <w:rFonts w:eastAsia="Calibri"/>
        </w:rPr>
      </w:pPr>
      <w:r w:rsidRPr="00DB1CE8">
        <w:rPr>
          <w:rFonts w:eastAsia="Calibri"/>
        </w:rPr>
        <w:t xml:space="preserve">But </w:t>
      </w:r>
      <w:r w:rsidRPr="00DB1CE8">
        <w:rPr>
          <w:rFonts w:eastAsia="Calibri"/>
          <w:b/>
          <w:bCs/>
          <w:u w:val="single"/>
        </w:rPr>
        <w:t>Mexicans are less than ready to support Peña Nieto’s most ambitious and controversial reform to date</w:t>
      </w:r>
      <w:r w:rsidRPr="00DB1CE8">
        <w:rPr>
          <w:rFonts w:eastAsia="Calibri"/>
        </w:rPr>
        <w:t xml:space="preserve">. </w:t>
      </w:r>
      <w:r w:rsidRPr="00DB1CE8">
        <w:rPr>
          <w:rFonts w:eastAsia="Calibri"/>
          <w:b/>
          <w:bCs/>
          <w:u w:val="single"/>
        </w:rPr>
        <w:t>A new poll</w:t>
      </w:r>
      <w:r w:rsidRPr="00DB1CE8">
        <w:rPr>
          <w:rFonts w:eastAsia="Calibri"/>
        </w:rPr>
        <w:t xml:space="preserve"> by the Centro de Investigación y Docencia Económicas (CIDE), a research institute, </w:t>
      </w:r>
      <w:r w:rsidRPr="00DB1CE8">
        <w:rPr>
          <w:rFonts w:eastAsia="Calibri"/>
          <w:b/>
          <w:bCs/>
          <w:u w:val="single"/>
        </w:rPr>
        <w:t>shows that 65 out of every 100 Mexicans are against opening up Pemex</w:t>
      </w:r>
      <w:r w:rsidRPr="00DB1CE8">
        <w:rPr>
          <w:rFonts w:eastAsia="Calibri"/>
        </w:rPr>
        <w:t>, the world’s seventh-largest oil producer with annual sales of more than $100 billion. “Energy, particularly oil, continues to be the stronghold of Mexican nationalism,” said CIDE.</w:t>
      </w:r>
    </w:p>
    <w:p w:rsidR="00DB1CE8" w:rsidRPr="00DB1CE8" w:rsidRDefault="00DB1CE8" w:rsidP="00DB1CE8">
      <w:pPr>
        <w:rPr>
          <w:rFonts w:eastAsia="Calibri"/>
        </w:rPr>
      </w:pPr>
      <w:r w:rsidRPr="00DB1CE8">
        <w:rPr>
          <w:rFonts w:eastAsia="Calibri"/>
          <w:b/>
          <w:bCs/>
          <w:u w:val="single"/>
        </w:rPr>
        <w:t>Peña Nieto is counting on the Pact for Mexico</w:t>
      </w:r>
      <w:r w:rsidRPr="00DB1CE8">
        <w:rPr>
          <w:rFonts w:eastAsia="Calibri"/>
        </w:rPr>
        <w:t xml:space="preserve">, an alliance of the country’s top three political parties, to try to get the reform passed. </w:t>
      </w:r>
      <w:r w:rsidRPr="00DB1CE8">
        <w:rPr>
          <w:rFonts w:eastAsia="Calibri"/>
          <w:b/>
          <w:bCs/>
          <w:u w:val="single"/>
        </w:rPr>
        <w:t>The proposal</w:t>
      </w:r>
      <w:r w:rsidRPr="00DB1CE8">
        <w:rPr>
          <w:rFonts w:eastAsia="Calibri"/>
        </w:rPr>
        <w:t xml:space="preserve">, which is expected to involve reforming the Constitution, </w:t>
      </w:r>
      <w:r w:rsidRPr="00DB1CE8">
        <w:rPr>
          <w:rFonts w:eastAsia="Calibri"/>
          <w:b/>
          <w:bCs/>
          <w:u w:val="single"/>
        </w:rPr>
        <w:t>will need two-thirds support from Mexico’s Congress</w:t>
      </w:r>
      <w:r w:rsidRPr="00DB1CE8">
        <w:rPr>
          <w:rFonts w:eastAsia="Calibri"/>
        </w:rPr>
        <w:t xml:space="preserve">; the PRI, his party, does not hold a simple majority in either house. Peña Nieto reported that he’s negotiating to get the political support he needs to break the state monopoly. However, some </w:t>
      </w:r>
      <w:r w:rsidRPr="00DB1CE8">
        <w:rPr>
          <w:rFonts w:eastAsia="Calibri"/>
          <w:b/>
          <w:bCs/>
          <w:u w:val="single"/>
        </w:rPr>
        <w:t>analysts believe that the Pacto</w:t>
      </w:r>
      <w:r w:rsidRPr="00DB1CE8">
        <w:rPr>
          <w:rFonts w:eastAsia="Calibri"/>
        </w:rPr>
        <w:t xml:space="preserve">, which succeeded in getting through a monopoly-busting telecom reform in May, </w:t>
      </w:r>
      <w:r w:rsidRPr="00DB1CE8">
        <w:rPr>
          <w:rFonts w:eastAsia="Calibri"/>
          <w:b/>
          <w:iCs/>
          <w:u w:val="single"/>
          <w:bdr w:val="single" w:sz="18" w:space="0" w:color="auto"/>
        </w:rPr>
        <w:t>will not hold up this time</w:t>
      </w:r>
      <w:r w:rsidRPr="00DB1CE8">
        <w:rPr>
          <w:rFonts w:eastAsia="Calibri"/>
        </w:rPr>
        <w:t xml:space="preserve">. </w:t>
      </w:r>
      <w:r w:rsidRPr="00DB1CE8">
        <w:rPr>
          <w:rFonts w:eastAsia="Calibri"/>
          <w:b/>
          <w:bCs/>
          <w:u w:val="single"/>
        </w:rPr>
        <w:t>The left-leaning Party of the Democratic Revolution</w:t>
      </w:r>
      <w:r w:rsidRPr="00DB1CE8">
        <w:rPr>
          <w:rFonts w:eastAsia="Calibri"/>
        </w:rPr>
        <w:t xml:space="preserve">, or PRD, warned that they </w:t>
      </w:r>
      <w:r w:rsidRPr="00DB1CE8">
        <w:rPr>
          <w:rFonts w:eastAsia="Calibri"/>
          <w:b/>
          <w:bCs/>
          <w:u w:val="single"/>
        </w:rPr>
        <w:t>will oppose Pemex’s reform</w:t>
      </w:r>
      <w:r w:rsidRPr="00DB1CE8">
        <w:rPr>
          <w:rFonts w:eastAsia="Calibri"/>
        </w:rPr>
        <w:t xml:space="preserve">. </w:t>
      </w:r>
      <w:r w:rsidRPr="00DB1CE8">
        <w:rPr>
          <w:rFonts w:eastAsia="Calibri"/>
          <w:b/>
          <w:bCs/>
          <w:u w:val="single"/>
        </w:rPr>
        <w:t>Marcelo Ebrard</w:t>
      </w:r>
      <w:r w:rsidRPr="00DB1CE8">
        <w:rPr>
          <w:rFonts w:eastAsia="Calibri"/>
        </w:rPr>
        <w:t xml:space="preserve">, a popular former mayor of Mexico City and </w:t>
      </w:r>
      <w:r w:rsidRPr="00DB1CE8">
        <w:rPr>
          <w:rFonts w:eastAsia="Calibri"/>
          <w:b/>
          <w:bCs/>
          <w:u w:val="single"/>
        </w:rPr>
        <w:t>likely PRD Presidential candidate in 2018, challenged Peña Nieto to a televised debate on the oil overhaul</w:t>
      </w:r>
      <w:r w:rsidRPr="00DB1CE8">
        <w:rPr>
          <w:rFonts w:eastAsia="Calibri"/>
        </w:rPr>
        <w:t>. Former PRD Presidential candidate Cuauhtémoc Cárdenas, Lazaro Cárdenas’ son, presented a counter proposal to “modernize” Pemex without changing Article 27 of the Constitution to undo the historical ban on privatizing the company. His proposal was endorsed Tuesday by top PRD politicians, including Ebrard and Mexico City Mayor Miguel Angel Mancera, and the party’s congressional leaders.</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Nieto doesn’t have political capital and scandals thump it</w:t>
      </w:r>
    </w:p>
    <w:p w:rsidR="00DB1CE8" w:rsidRPr="00DB1CE8" w:rsidRDefault="00DB1CE8" w:rsidP="00DB1CE8">
      <w:pPr>
        <w:rPr>
          <w:rFonts w:eastAsia="Calibri"/>
          <w:b/>
          <w:bCs/>
          <w:sz w:val="26"/>
        </w:rPr>
      </w:pPr>
      <w:r w:rsidRPr="00DB1CE8">
        <w:rPr>
          <w:rFonts w:eastAsia="Calibri"/>
          <w:b/>
          <w:bCs/>
          <w:sz w:val="26"/>
        </w:rPr>
        <w:t>Ackerman 2013</w:t>
      </w:r>
    </w:p>
    <w:p w:rsidR="00DB1CE8" w:rsidRPr="00DB1CE8" w:rsidRDefault="00DB1CE8" w:rsidP="00DB1CE8">
      <w:pPr>
        <w:rPr>
          <w:rFonts w:eastAsia="Calibri"/>
        </w:rPr>
      </w:pPr>
      <w:r w:rsidRPr="00DB1CE8">
        <w:rPr>
          <w:rFonts w:eastAsia="Calibri"/>
        </w:rPr>
        <w:t>John M., professor at the Institute for Legal Research of the National Autonomous University of Mexico and a visiting scholar at American University, “The Mexico Bubble,” http://www.foreignpolicy.com/articles/2013/05/01/the_mexico_bubble_enrique_pena_nieto?wpisrc=obnetwork</w:t>
      </w:r>
    </w:p>
    <w:p w:rsidR="00DB1CE8" w:rsidRPr="00DB1CE8" w:rsidRDefault="00DB1CE8" w:rsidP="00DB1CE8">
      <w:pPr>
        <w:rPr>
          <w:rFonts w:eastAsia="Calibri"/>
        </w:rPr>
      </w:pPr>
      <w:r w:rsidRPr="00DB1CE8">
        <w:rPr>
          <w:rFonts w:eastAsia="Calibri"/>
          <w:b/>
          <w:bCs/>
          <w:u w:val="single"/>
        </w:rPr>
        <w:t>According to the hype, Peña Nieto has already transformed the political landscape in Mexico</w:t>
      </w:r>
      <w:r w:rsidRPr="00DB1CE8">
        <w:rPr>
          <w:rFonts w:eastAsia="Calibri"/>
        </w:rPr>
        <w:t xml:space="preserve"> after only four months in office. Time magazine has named him one of its "100 Most Influential People in the World," claiming that he "combines Reagan's charisma with Obama's intellect and Clinton's political skills." The Financial Times raves that with the death of Venezuela's Hugo Chávez, Peña Nieto may now take up the torch of Latin American leadership and revive the "Washington Consensus" that predominated in the region during the 1980s and called for drastic restrictions in social spending and the implementation of "trickle-down" neoliberal economic policies. The Washington Post editorial board suggests that "Washington should be cheering Mexico's gridlock busting -- and taking it as an example." Meanwhile, Thomas Friedman, of the New York Times, has called Mexico the "Comeback Kid" and Shannon O´Neil argues in Foreign Affairs that Mexico has now "made it."</w:t>
      </w:r>
    </w:p>
    <w:p w:rsidR="00DB1CE8" w:rsidRPr="00DB1CE8" w:rsidRDefault="00DB1CE8" w:rsidP="00DB1CE8">
      <w:pPr>
        <w:rPr>
          <w:rFonts w:eastAsia="Calibri"/>
        </w:rPr>
      </w:pPr>
      <w:r w:rsidRPr="00DB1CE8">
        <w:rPr>
          <w:rFonts w:eastAsia="Calibri"/>
          <w:b/>
          <w:iCs/>
          <w:u w:val="single"/>
          <w:bdr w:val="single" w:sz="18" w:space="0" w:color="auto"/>
        </w:rPr>
        <w:t>Such exaggerations have no basis in reality</w:t>
      </w:r>
      <w:r w:rsidRPr="00DB1CE8">
        <w:rPr>
          <w:rFonts w:eastAsia="Calibri"/>
        </w:rPr>
        <w:t xml:space="preserve">. Even after months of an expensive, high-profile media blitz, </w:t>
      </w:r>
      <w:r w:rsidRPr="00DB1CE8">
        <w:rPr>
          <w:rFonts w:eastAsia="Calibri"/>
          <w:b/>
          <w:bCs/>
          <w:u w:val="single"/>
        </w:rPr>
        <w:t>Peña Nieto has begun his administration with the lowest public approval rating of any Mexican president over the last two decades</w:t>
      </w:r>
      <w:r w:rsidRPr="00DB1CE8">
        <w:rPr>
          <w:rFonts w:eastAsia="Calibri"/>
        </w:rPr>
        <w:t>. Only 50 percent of Mexicans approve of his presidency today, much less than the 70 percent who supported the first non-PRI president, Vicente Fox, at the beginning of his term, according to Reforma newspaper. Peña Nieto's approval rating is even lower than that for presidents Ernesto Zedillo and Felipe Calderón at the disastrous crisis-ridden beginnings of their terms, according to the same source.</w:t>
      </w:r>
    </w:p>
    <w:p w:rsidR="00DB1CE8" w:rsidRPr="00DB1CE8" w:rsidRDefault="00DB1CE8" w:rsidP="00DB1CE8">
      <w:pPr>
        <w:rPr>
          <w:rFonts w:eastAsia="Calibri"/>
        </w:rPr>
      </w:pPr>
      <w:r w:rsidRPr="00DB1CE8">
        <w:rPr>
          <w:rFonts w:eastAsia="Calibri"/>
          <w:b/>
          <w:bCs/>
          <w:u w:val="single"/>
        </w:rPr>
        <w:t>A recent poll also shows increased public skepticism in Peña Nieto's, "Pact for Mexico," Today, only 21 percent of the population believes that this pact will benefit</w:t>
      </w:r>
      <w:r w:rsidRPr="00DB1CE8">
        <w:rPr>
          <w:rFonts w:eastAsia="Calibri"/>
        </w:rPr>
        <w:t xml:space="preserve"> them while 31 percent are convinced that it will harm them. This same independent poll reveals that the majority of the population perceives the agreement to be in the interests principally of the political parties and big business. Only 35 percent think that the country as a whole will benefit.</w:t>
      </w:r>
    </w:p>
    <w:p w:rsidR="00DB1CE8" w:rsidRPr="00DB1CE8" w:rsidRDefault="00DB1CE8" w:rsidP="00DB1CE8">
      <w:pPr>
        <w:rPr>
          <w:rFonts w:eastAsia="Calibri"/>
        </w:rPr>
      </w:pPr>
      <w:r w:rsidRPr="00DB1CE8">
        <w:rPr>
          <w:rFonts w:eastAsia="Calibri"/>
        </w:rPr>
        <w:t xml:space="preserve">It is important to remember that </w:t>
      </w:r>
      <w:r w:rsidRPr="00DB1CE8">
        <w:rPr>
          <w:rFonts w:eastAsia="Calibri"/>
          <w:b/>
          <w:bCs/>
          <w:u w:val="single"/>
        </w:rPr>
        <w:t>Peña Nieto only received 38.2 percent of the vote in the 2012 presidential elections</w:t>
      </w:r>
      <w:r w:rsidRPr="00DB1CE8">
        <w:rPr>
          <w:rFonts w:eastAsia="Calibri"/>
        </w:rPr>
        <w:t xml:space="preserve"> and that the voting base of his party (Party of the Institutional Revolution-PRI) is principally located in the poorest, least educated, and most isolated rural sectors of the population. All of the most "modern" and "middle class" sectors of the population voted overwhelmingly against bringing the PRI and its pretty-boy candidate back to power, according to independent exit polls and demographic surveys. For instance, the only time Peña Nieto dared to hold a campaign event with college students during last year's presidential race, he was aggressively run off the campus amid shouts that he was an "assassin" and a "thief."</w:t>
      </w:r>
    </w:p>
    <w:p w:rsidR="00DB1CE8" w:rsidRPr="00DB1CE8" w:rsidRDefault="00DB1CE8" w:rsidP="00DB1CE8">
      <w:pPr>
        <w:rPr>
          <w:rFonts w:eastAsia="Calibri"/>
        </w:rPr>
      </w:pPr>
      <w:r w:rsidRPr="00DB1CE8">
        <w:rPr>
          <w:rFonts w:eastAsia="Calibri"/>
          <w:b/>
          <w:bCs/>
          <w:u w:val="single"/>
        </w:rPr>
        <w:t>Peña Nieto's strategyhas been</w:t>
      </w:r>
      <w:r w:rsidRPr="00DB1CE8">
        <w:rPr>
          <w:rFonts w:eastAsia="Calibri"/>
        </w:rPr>
        <w:t xml:space="preserve"> to compensate for this weakness in public support by </w:t>
      </w:r>
      <w:r w:rsidRPr="00DB1CE8">
        <w:rPr>
          <w:rFonts w:eastAsia="Calibri"/>
          <w:b/>
          <w:bCs/>
          <w:u w:val="single"/>
        </w:rPr>
        <w:t>co-opting the old political opposition and turning his back on his critics in society</w:t>
      </w:r>
      <w:r w:rsidRPr="00DB1CE8">
        <w:rPr>
          <w:rFonts w:eastAsia="Calibri"/>
        </w:rPr>
        <w:t xml:space="preserve">. But </w:t>
      </w:r>
      <w:r w:rsidRPr="00DB1CE8">
        <w:rPr>
          <w:rFonts w:eastAsia="Calibri"/>
          <w:b/>
          <w:iCs/>
          <w:u w:val="single"/>
          <w:bdr w:val="single" w:sz="18" w:space="0" w:color="auto"/>
        </w:rPr>
        <w:t>this approach has recently come up against a brick wall</w:t>
      </w:r>
      <w:r w:rsidRPr="00DB1CE8">
        <w:rPr>
          <w:rFonts w:eastAsia="Calibri"/>
        </w:rPr>
        <w:t>.</w:t>
      </w:r>
    </w:p>
    <w:p w:rsidR="00DB1CE8" w:rsidRPr="00DB1CE8" w:rsidRDefault="00DB1CE8" w:rsidP="00DB1CE8">
      <w:pPr>
        <w:rPr>
          <w:rFonts w:eastAsia="Calibri"/>
        </w:rPr>
      </w:pPr>
      <w:r w:rsidRPr="00DB1CE8">
        <w:rPr>
          <w:rFonts w:eastAsia="Calibri"/>
        </w:rPr>
        <w:t>For instance, in their haste to demonstrate quick legislative results, the politicians forgot to consult with civil society before pushing through a controversial education reform at lightning speed last December. As a result, today thousands of teachers are on strike throughout Mexico's poorest southern states of Chiapas, Oaxaca, Guerrero, and Michoacán in protest against a reform which they correctly claim threatens to drastically reduce job security, introduce excessive standardized testing, entrench inequality between schools in wealthy and poor areas, and privatize public education. In the state of Guerrero, local citizen militias, parents, and youth groups have even joined with the teachers in a broad-based coalition against Peña Nieto's broader neoliberal economic agenda.</w:t>
      </w:r>
    </w:p>
    <w:p w:rsidR="00DB1CE8" w:rsidRPr="00DB1CE8" w:rsidRDefault="00DB1CE8" w:rsidP="00DB1CE8">
      <w:pPr>
        <w:rPr>
          <w:rFonts w:eastAsia="Calibri"/>
        </w:rPr>
      </w:pPr>
      <w:r w:rsidRPr="00DB1CE8">
        <w:rPr>
          <w:rFonts w:eastAsia="Calibri"/>
        </w:rPr>
        <w:t xml:space="preserve">Indeed, </w:t>
      </w:r>
      <w:r w:rsidRPr="00DB1CE8">
        <w:rPr>
          <w:rFonts w:eastAsia="Calibri"/>
          <w:b/>
          <w:iCs/>
          <w:u w:val="single"/>
          <w:bdr w:val="single" w:sz="18" w:space="0" w:color="auto"/>
        </w:rPr>
        <w:t>the Pact for Mexico itself may soon entirely break apart</w:t>
      </w:r>
      <w:r w:rsidRPr="00DB1CE8">
        <w:rPr>
          <w:rFonts w:eastAsia="Calibri"/>
        </w:rPr>
        <w:t xml:space="preserve">. </w:t>
      </w:r>
      <w:r w:rsidRPr="00DB1CE8">
        <w:rPr>
          <w:rFonts w:eastAsia="Calibri"/>
          <w:b/>
          <w:bCs/>
          <w:u w:val="single"/>
        </w:rPr>
        <w:t>A new scandal involving</w:t>
      </w:r>
      <w:r w:rsidRPr="00DB1CE8">
        <w:rPr>
          <w:rFonts w:eastAsia="Calibri"/>
        </w:rPr>
        <w:t xml:space="preserve"> the use of Peña Nieto's </w:t>
      </w:r>
      <w:r w:rsidRPr="00DB1CE8">
        <w:rPr>
          <w:rFonts w:eastAsia="Calibri"/>
          <w:b/>
          <w:bCs/>
          <w:u w:val="single"/>
        </w:rPr>
        <w:t>federal social programs to purchase votes has led</w:t>
      </w:r>
      <w:r w:rsidRPr="00DB1CE8">
        <w:rPr>
          <w:rFonts w:eastAsia="Calibri"/>
        </w:rPr>
        <w:t xml:space="preserve"> the two </w:t>
      </w:r>
      <w:r w:rsidRPr="00DB1CE8">
        <w:rPr>
          <w:rFonts w:eastAsia="Calibri"/>
          <w:b/>
          <w:bCs/>
          <w:u w:val="single"/>
        </w:rPr>
        <w:t>leading opposition parties</w:t>
      </w:r>
      <w:r w:rsidRPr="00DB1CE8">
        <w:rPr>
          <w:rFonts w:eastAsia="Calibri"/>
        </w:rPr>
        <w:t xml:space="preserve">, PAN from the right and PRD from the left, </w:t>
      </w:r>
      <w:r w:rsidRPr="00DB1CE8">
        <w:rPr>
          <w:rFonts w:eastAsia="Calibri"/>
          <w:b/>
          <w:bCs/>
          <w:u w:val="single"/>
        </w:rPr>
        <w:t>to threaten abandoning the pact altogether</w:t>
      </w:r>
      <w:r w:rsidRPr="00DB1CE8">
        <w:rPr>
          <w:rFonts w:eastAsia="Calibri"/>
        </w:rPr>
        <w:t xml:space="preserve"> unless the president takes action against his own top officials. This will be </w:t>
      </w:r>
      <w:r w:rsidRPr="00DB1CE8">
        <w:rPr>
          <w:rFonts w:eastAsia="Calibri"/>
          <w:b/>
          <w:bCs/>
          <w:u w:val="single"/>
        </w:rPr>
        <w:t>an important test of political will</w:t>
      </w:r>
      <w:r w:rsidRPr="00DB1CE8">
        <w:rPr>
          <w:rFonts w:eastAsia="Calibri"/>
        </w:rPr>
        <w:t xml:space="preserve"> for Peña Nieto to see whether he is able to prioritize accountability over political expediency.</w:t>
      </w:r>
    </w:p>
    <w:p w:rsidR="00DB1CE8" w:rsidRPr="00DB1CE8" w:rsidRDefault="00DB1CE8" w:rsidP="00DB1CE8">
      <w:pPr>
        <w:rPr>
          <w:rFonts w:eastAsia="Calibri"/>
        </w:rPr>
      </w:pP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US will aid Mexico in combatting the drug trade – Merida sets the mark</w:t>
      </w:r>
    </w:p>
    <w:p w:rsidR="00DB1CE8" w:rsidRPr="00DB1CE8" w:rsidRDefault="00DB1CE8" w:rsidP="00DB1CE8">
      <w:pPr>
        <w:rPr>
          <w:rFonts w:eastAsia="Calibri"/>
        </w:rPr>
      </w:pPr>
      <w:r w:rsidRPr="00DB1CE8">
        <w:rPr>
          <w:rFonts w:eastAsia="Calibri"/>
          <w:b/>
          <w:bCs/>
          <w:sz w:val="26"/>
        </w:rPr>
        <w:t xml:space="preserve">Felbab-Brown 13 </w:t>
      </w:r>
      <w:r w:rsidRPr="00DB1CE8">
        <w:rPr>
          <w:rFonts w:eastAsia="Calibri"/>
        </w:rPr>
        <w:t xml:space="preserve">(Vanda is a Brookings Institution expert on international and internal conflicts and nontraditional security threats, “Peña Nieto’s Piñata: The Promise and Pitfalls of Mexico’s New Security </w:t>
      </w:r>
    </w:p>
    <w:p w:rsidR="00DB1CE8" w:rsidRPr="00DB1CE8" w:rsidRDefault="00DB1CE8" w:rsidP="00DB1CE8">
      <w:pPr>
        <w:rPr>
          <w:rFonts w:eastAsia="Calibri"/>
        </w:rPr>
      </w:pPr>
      <w:r w:rsidRPr="00DB1CE8">
        <w:rPr>
          <w:rFonts w:eastAsia="Calibri"/>
        </w:rPr>
        <w:t xml:space="preserve">Policy against Organized Crime”, Brookings Institution, February 2013, </w:t>
      </w:r>
      <w:hyperlink r:id="rId76" w:history="1">
        <w:r w:rsidRPr="00DB1CE8">
          <w:rPr>
            <w:rFonts w:eastAsia="Calibri"/>
          </w:rPr>
          <w:t>http://www.brookings.edu/~/media/Research/Files/Papers/2013/02/mexico%20new%20security%20policy%20felbabbrown/mexico%20new%20security%20policy%20felbabbrown.pdf</w:t>
        </w:r>
      </w:hyperlink>
      <w:r w:rsidRPr="00DB1CE8">
        <w:rPr>
          <w:rFonts w:eastAsia="Calibri"/>
        </w:rPr>
        <w:t>) ~ew</w:t>
      </w:r>
    </w:p>
    <w:p w:rsidR="00DB1CE8" w:rsidRPr="00DB1CE8" w:rsidRDefault="00DB1CE8" w:rsidP="00DB1CE8">
      <w:pPr>
        <w:rPr>
          <w:rFonts w:eastAsia="Calibri"/>
        </w:rPr>
      </w:pPr>
    </w:p>
    <w:p w:rsidR="00DB1CE8" w:rsidRPr="00DB1CE8" w:rsidRDefault="00DB1CE8" w:rsidP="00DB1CE8">
      <w:pPr>
        <w:rPr>
          <w:rFonts w:eastAsia="Calibri"/>
          <w:b/>
          <w:bCs/>
          <w:u w:val="single"/>
        </w:rPr>
      </w:pPr>
      <w:r w:rsidRPr="00DB1CE8">
        <w:rPr>
          <w:rFonts w:eastAsia="Calibri"/>
        </w:rPr>
        <w:t xml:space="preserve">Although Washington continues to be wary of the new security policy in Mexico, </w:t>
      </w:r>
      <w:r w:rsidRPr="00DB1CE8">
        <w:rPr>
          <w:rFonts w:eastAsia="Calibri"/>
          <w:b/>
          <w:bCs/>
          <w:u w:val="single"/>
        </w:rPr>
        <w:t>the United States</w:t>
      </w:r>
    </w:p>
    <w:p w:rsidR="00DB1CE8" w:rsidRPr="00DB1CE8" w:rsidRDefault="00DB1CE8" w:rsidP="00DB1CE8">
      <w:pPr>
        <w:rPr>
          <w:rFonts w:eastAsia="Calibri"/>
          <w:b/>
          <w:bCs/>
          <w:u w:val="single"/>
        </w:rPr>
      </w:pPr>
      <w:r w:rsidRPr="00DB1CE8">
        <w:rPr>
          <w:rFonts w:eastAsia="Calibri"/>
          <w:b/>
          <w:bCs/>
          <w:u w:val="single"/>
        </w:rPr>
        <w:t xml:space="preserve">government has indicated an important willingness to elevate the importance of reducing violence inMexico. </w:t>
      </w:r>
      <w:r w:rsidRPr="00DB1CE8">
        <w:rPr>
          <w:rFonts w:eastAsia="Calibri"/>
        </w:rPr>
        <w:t xml:space="preserve">There are precedents for such a shift in U.S. anti-crime priorities abroad. In Central America, for example, the U.S. government has come to give more attention to addressing violence suffered by ordinary people and reducing overall citizen insecurity. Its primary vehicle for combatting criminality in Central America, the Central America Regional Security Initiative (CARSI), shifted by 2011 to focus not only on disrupting the movement of criminals and contraband and supporting the development of strong, capable, and accountable governments in Central America, but also on creating safe streets for the citizens in Central America and fostering the rule of law.36 </w:t>
      </w:r>
      <w:r w:rsidRPr="00DB1CE8">
        <w:rPr>
          <w:rFonts w:eastAsia="Calibri"/>
          <w:b/>
          <w:bCs/>
          <w:u w:val="single"/>
        </w:rPr>
        <w:t>The U.S. Mérida Initiative to support Mexico’s anti-crime efforts</w:t>
      </w:r>
      <w:r w:rsidRPr="00DB1CE8">
        <w:rPr>
          <w:rFonts w:eastAsia="Calibri"/>
        </w:rPr>
        <w:t xml:space="preserve"> equally evolved from its original emphasis on technological transfers and heavy equipment toward greater support for institutional building in the law enforcement and justice sectors and an emphasis on building communities that are resilient to penetration, intimidation, and cooptation by criminal groups. The changed focus </w:t>
      </w:r>
      <w:r w:rsidRPr="00DB1CE8">
        <w:rPr>
          <w:rFonts w:eastAsia="Calibri"/>
          <w:b/>
          <w:bCs/>
          <w:u w:val="single"/>
        </w:rPr>
        <w:t>was captured in the new label the first Obama administration gave its Mexico assistance package</w:t>
      </w:r>
      <w:r w:rsidRPr="00DB1CE8">
        <w:rPr>
          <w:rFonts w:eastAsia="Calibri"/>
        </w:rPr>
        <w:t xml:space="preserve">—Beyond Mérida.37 </w:t>
      </w:r>
      <w:r w:rsidRPr="00DB1CE8">
        <w:rPr>
          <w:rFonts w:eastAsia="Calibri"/>
          <w:b/>
          <w:bCs/>
          <w:u w:val="single"/>
        </w:rPr>
        <w:t>Prioritizing violence reduction is a greater leap for U.S. anti-crime efforts abroad than the previous shifts and one that requires a more radical break with the history and tendencies of U.S. supply-side counternarcotics policy and outside-assistance anti-organized-crime policies—but it is the right strategy.</w:t>
      </w:r>
    </w:p>
    <w:p w:rsidR="00DB1CE8" w:rsidRPr="00DB1CE8" w:rsidRDefault="00DB1CE8" w:rsidP="00DB1CE8">
      <w:pPr>
        <w:rPr>
          <w:rFonts w:eastAsia="Calibri"/>
        </w:rPr>
      </w:pP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 xml:space="preserve">PAN-PRI election fights destroy the Pact for Mexico and block Pemex reform </w:t>
      </w:r>
    </w:p>
    <w:p w:rsidR="00DB1CE8" w:rsidRPr="00DB1CE8" w:rsidRDefault="00DB1CE8" w:rsidP="00DB1CE8">
      <w:pPr>
        <w:rPr>
          <w:rFonts w:eastAsia="Calibri"/>
          <w:b/>
          <w:bCs/>
          <w:sz w:val="26"/>
        </w:rPr>
      </w:pPr>
      <w:r w:rsidRPr="00DB1CE8">
        <w:rPr>
          <w:rFonts w:eastAsia="Calibri"/>
          <w:b/>
          <w:bCs/>
          <w:sz w:val="26"/>
        </w:rPr>
        <w:t>Gardner 7/7</w:t>
      </w:r>
    </w:p>
    <w:p w:rsidR="00DB1CE8" w:rsidRPr="00DB1CE8" w:rsidRDefault="00DB1CE8" w:rsidP="00DB1CE8">
      <w:pPr>
        <w:rPr>
          <w:rFonts w:eastAsia="Calibri"/>
        </w:rPr>
      </w:pPr>
      <w:r w:rsidRPr="00DB1CE8">
        <w:rPr>
          <w:rFonts w:eastAsia="Calibri"/>
        </w:rPr>
        <w:t xml:space="preserve">Simon Gardner, Reuters, 7/7/13, “Mexico reform drive at stake as regions vote”, </w:t>
      </w:r>
      <w:hyperlink r:id="rId77" w:history="1">
        <w:r w:rsidRPr="00DB1CE8">
          <w:rPr>
            <w:rFonts w:eastAsia="Calibri"/>
          </w:rPr>
          <w:t>http://www.trust.org/item/20130707151532-gpuc6/?source%20=%20hpbreaking</w:t>
        </w:r>
      </w:hyperlink>
    </w:p>
    <w:p w:rsidR="00DB1CE8" w:rsidRPr="00DB1CE8" w:rsidRDefault="00DB1CE8" w:rsidP="00DB1CE8">
      <w:pPr>
        <w:rPr>
          <w:rFonts w:eastAsia="Calibri"/>
        </w:rPr>
      </w:pPr>
    </w:p>
    <w:p w:rsidR="00DB1CE8" w:rsidRPr="00DB1CE8" w:rsidRDefault="00DB1CE8" w:rsidP="00DB1CE8">
      <w:pPr>
        <w:rPr>
          <w:rFonts w:eastAsia="Calibri"/>
        </w:rPr>
      </w:pPr>
      <w:r w:rsidRPr="00DB1CE8">
        <w:rPr>
          <w:rFonts w:eastAsia="Calibri"/>
          <w:b/>
          <w:bCs/>
        </w:rPr>
        <w:t xml:space="preserve">By Simon Gardner MEXICO CITY, July 7 (Reuters) - Mexican President Enrique Pena Nieto's sweeping economic reform plans hang in the balance in local elections on Sunday with a strong opposition showing seen as crucial to preserve a cross-party pact. Nearly half of Mexico's 31 states are voting for a mix of local parliaments and municipal governments, but </w:t>
      </w:r>
      <w:r w:rsidRPr="00DB1CE8">
        <w:rPr>
          <w:rFonts w:eastAsia="Calibri"/>
          <w:b/>
          <w:bCs/>
          <w:u w:val="single"/>
        </w:rPr>
        <w:t>all eyes are on the race for governor in</w:t>
      </w:r>
      <w:r w:rsidRPr="00DB1CE8">
        <w:rPr>
          <w:rFonts w:eastAsia="Calibri"/>
          <w:b/>
          <w:bCs/>
        </w:rPr>
        <w:t xml:space="preserve"> the state of </w:t>
      </w:r>
      <w:r w:rsidRPr="00DB1CE8">
        <w:rPr>
          <w:rFonts w:eastAsia="Calibri"/>
          <w:b/>
          <w:bCs/>
          <w:u w:val="single"/>
        </w:rPr>
        <w:t>Baja California</w:t>
      </w:r>
      <w:r w:rsidRPr="00DB1CE8">
        <w:rPr>
          <w:rFonts w:eastAsia="Calibri"/>
          <w:b/>
          <w:bCs/>
        </w:rPr>
        <w:t xml:space="preserve">, </w:t>
      </w:r>
      <w:r w:rsidRPr="00DB1CE8">
        <w:rPr>
          <w:rFonts w:eastAsia="Calibri"/>
          <w:b/>
          <w:bCs/>
          <w:u w:val="single"/>
        </w:rPr>
        <w:t>a stronghold of the conservative National Action party (PAN).</w:t>
      </w:r>
      <w:r w:rsidRPr="00DB1CE8">
        <w:rPr>
          <w:rFonts w:eastAsia="Calibri"/>
          <w:b/>
          <w:bCs/>
        </w:rPr>
        <w:t xml:space="preserve"> The PAN lost control of Mexico in last year's presidential elections, being relegated to the third force in Congress, but Pena </w:t>
      </w:r>
      <w:r w:rsidRPr="00DB1CE8">
        <w:rPr>
          <w:rFonts w:eastAsia="Calibri"/>
          <w:b/>
          <w:bCs/>
          <w:u w:val="single"/>
        </w:rPr>
        <w:t>Nieto must keep them on board to help him push through planned overhauls of state oil giant Pemex</w:t>
      </w:r>
      <w:r w:rsidRPr="00DB1CE8">
        <w:rPr>
          <w:rFonts w:eastAsia="Calibri"/>
          <w:b/>
          <w:bCs/>
        </w:rPr>
        <w:t xml:space="preserve"> and the tax system. </w:t>
      </w:r>
      <w:r w:rsidRPr="00DB1CE8">
        <w:rPr>
          <w:rFonts w:eastAsia="Calibri"/>
          <w:b/>
          <w:bCs/>
          <w:u w:val="single"/>
        </w:rPr>
        <w:t>Baja California is one of</w:t>
      </w:r>
      <w:r w:rsidRPr="00DB1CE8">
        <w:rPr>
          <w:rFonts w:eastAsia="Calibri"/>
          <w:b/>
          <w:bCs/>
        </w:rPr>
        <w:t xml:space="preserve"> the </w:t>
      </w:r>
      <w:r w:rsidRPr="00DB1CE8">
        <w:rPr>
          <w:rFonts w:eastAsia="Calibri"/>
          <w:b/>
          <w:bCs/>
          <w:u w:val="single"/>
        </w:rPr>
        <w:t>PAN's few remaining bastions and if the party can hold the state it could be just what</w:t>
      </w:r>
      <w:r w:rsidRPr="00DB1CE8">
        <w:rPr>
          <w:rFonts w:eastAsia="Calibri"/>
          <w:b/>
          <w:bCs/>
        </w:rPr>
        <w:t xml:space="preserve"> Pena </w:t>
      </w:r>
      <w:r w:rsidRPr="00DB1CE8">
        <w:rPr>
          <w:rFonts w:eastAsia="Calibri"/>
          <w:b/>
          <w:bCs/>
          <w:u w:val="single"/>
        </w:rPr>
        <w:t xml:space="preserve">Nieto needs to keep alive the </w:t>
      </w:r>
      <w:r w:rsidRPr="00DB1CE8">
        <w:rPr>
          <w:rFonts w:eastAsia="Calibri"/>
        </w:rPr>
        <w:t>so-called</w:t>
      </w:r>
      <w:r w:rsidRPr="00DB1CE8">
        <w:rPr>
          <w:rFonts w:eastAsia="Calibri"/>
          <w:b/>
          <w:bCs/>
          <w:u w:val="single"/>
        </w:rPr>
        <w:t xml:space="preserve"> Pact for Mexico he forged with opposition leaders upon taking office in December. PAN lawmakers already have accused </w:t>
      </w:r>
      <w:r w:rsidRPr="00DB1CE8">
        <w:rPr>
          <w:rFonts w:eastAsia="Calibri"/>
        </w:rPr>
        <w:t>Pena</w:t>
      </w:r>
      <w:r w:rsidRPr="00DB1CE8">
        <w:rPr>
          <w:rFonts w:eastAsia="Calibri"/>
          <w:b/>
          <w:bCs/>
          <w:u w:val="single"/>
        </w:rPr>
        <w:t xml:space="preserve"> Nieto's centrist</w:t>
      </w:r>
      <w:r w:rsidRPr="00DB1CE8">
        <w:rPr>
          <w:rFonts w:eastAsia="Calibri"/>
          <w:b/>
          <w:bCs/>
        </w:rPr>
        <w:t xml:space="preserve"> Institutional Revolutionary Party, or </w:t>
      </w:r>
      <w:r w:rsidRPr="00DB1CE8">
        <w:rPr>
          <w:rFonts w:eastAsia="Calibri"/>
          <w:b/>
          <w:bCs/>
          <w:u w:val="single"/>
        </w:rPr>
        <w:t>PRI</w:t>
      </w:r>
      <w:r w:rsidRPr="00DB1CE8">
        <w:rPr>
          <w:rFonts w:eastAsia="Calibri"/>
          <w:b/>
          <w:bCs/>
        </w:rPr>
        <w:t xml:space="preserve">, </w:t>
      </w:r>
      <w:r w:rsidRPr="00DB1CE8">
        <w:rPr>
          <w:rFonts w:eastAsia="Calibri"/>
          <w:b/>
          <w:bCs/>
          <w:u w:val="single"/>
        </w:rPr>
        <w:t>of trying to steal the election by buying votes</w:t>
      </w:r>
      <w:r w:rsidRPr="00DB1CE8">
        <w:rPr>
          <w:rFonts w:eastAsia="Calibri"/>
          <w:b/>
          <w:bCs/>
        </w:rPr>
        <w:t>, and have warned that any sign of fraud could scupper the political accord. "</w:t>
      </w:r>
      <w:r w:rsidRPr="00DB1CE8">
        <w:rPr>
          <w:rFonts w:eastAsia="Calibri"/>
          <w:b/>
          <w:bCs/>
          <w:u w:val="single"/>
        </w:rPr>
        <w:t>If the elections don't go freely and democratically, it is clear the pact will come to no good," said Francisco Dominguez, a PAN senator</w:t>
      </w:r>
      <w:r w:rsidRPr="00DB1CE8">
        <w:rPr>
          <w:rFonts w:eastAsia="Calibri"/>
          <w:b/>
          <w:bCs/>
        </w:rPr>
        <w:t xml:space="preserve">on congressional commissions debating the shape of energy and fiscal reforms. "It's very simple. If there are complaints, if there are irregularities, we will act." Baja California, which nestles along the U.S. border in northwest Mexico, was the first state the PAN wrested from the PRI 24 years ago as it eroded the party's stranglehold on power before ending a 71-year ruling streak in 2000. </w:t>
      </w:r>
      <w:r w:rsidRPr="00DB1CE8">
        <w:rPr>
          <w:rFonts w:eastAsia="Calibri"/>
          <w:b/>
          <w:bCs/>
          <w:u w:val="single"/>
        </w:rPr>
        <w:t xml:space="preserve">Although a poll late last month gave the PAN an eight-point lead over the PRI in Baja California, therace is expected to be tight, with some voters in the state weary of more than two decades of rule by the same party.Moreover, the PAN has been locked in public, petty infighting since last year's drubbing, when voters castigated the party for failing to curb violence </w:t>
      </w:r>
      <w:r w:rsidRPr="00DB1CE8">
        <w:rPr>
          <w:rFonts w:eastAsia="Calibri"/>
        </w:rPr>
        <w:t>betweenwarring</w:t>
      </w:r>
      <w:r w:rsidRPr="00DB1CE8">
        <w:rPr>
          <w:rFonts w:eastAsia="Calibri"/>
          <w:b/>
          <w:bCs/>
          <w:u w:val="single"/>
        </w:rPr>
        <w:t xml:space="preserve"> drug cartel</w:t>
      </w:r>
      <w:r w:rsidRPr="00DB1CE8">
        <w:rPr>
          <w:rFonts w:eastAsia="Calibri"/>
        </w:rPr>
        <w:t>s that has claimed more than 70,000 lives since 2007.</w:t>
      </w:r>
      <w:r w:rsidRPr="00DB1CE8">
        <w:rPr>
          <w:rFonts w:eastAsia="Calibri"/>
          <w:b/>
          <w:bCs/>
        </w:rPr>
        <w:t xml:space="preserve"> That </w:t>
      </w:r>
      <w:r w:rsidRPr="00DB1CE8">
        <w:rPr>
          <w:rFonts w:eastAsia="Calibri"/>
          <w:b/>
          <w:bCs/>
          <w:u w:val="single"/>
        </w:rPr>
        <w:t>bloodshed</w:t>
      </w:r>
      <w:r w:rsidRPr="00DB1CE8">
        <w:rPr>
          <w:rFonts w:eastAsia="Calibri"/>
          <w:b/>
          <w:bCs/>
        </w:rPr>
        <w:t xml:space="preserve"> has continued, and </w:t>
      </w:r>
      <w:r w:rsidRPr="00DB1CE8">
        <w:rPr>
          <w:rFonts w:eastAsia="Calibri"/>
          <w:b/>
          <w:bCs/>
          <w:u w:val="single"/>
        </w:rPr>
        <w:t>the election campaign has been marred by the murder of a number of candidates.</w:t>
      </w:r>
      <w:r w:rsidRPr="00DB1CE8">
        <w:rPr>
          <w:rFonts w:eastAsia="Calibri"/>
          <w:b/>
          <w:bCs/>
        </w:rPr>
        <w:t xml:space="preserve"> Jose Maria Martinez, a PAN senator presiding over a committee to observe the electoral process, said this week the elections would be the "most violent" in Mexican history. BETTER THE STATUS QUO? PAN chairman Gustavo </w:t>
      </w:r>
      <w:r w:rsidRPr="00DB1CE8">
        <w:rPr>
          <w:rFonts w:eastAsia="Calibri"/>
        </w:rPr>
        <w:t>Madero</w:t>
      </w:r>
      <w:r w:rsidRPr="00DB1CE8">
        <w:rPr>
          <w:rFonts w:eastAsia="Calibri"/>
          <w:b/>
          <w:bCs/>
        </w:rPr>
        <w:t xml:space="preserve"> will be under the spotlight, and </w:t>
      </w:r>
      <w:r w:rsidRPr="00DB1CE8">
        <w:rPr>
          <w:rFonts w:eastAsia="Calibri"/>
          <w:b/>
          <w:bCs/>
          <w:u w:val="single"/>
        </w:rPr>
        <w:t>if Baja California is lost, it risks plunging the party into a leadership crisis and endangering the pact - a fact not lost on Mexicans looking to Pena Nieto to revive the economy</w:t>
      </w:r>
      <w:r w:rsidRPr="00DB1CE8">
        <w:rPr>
          <w:rFonts w:eastAsia="Calibri"/>
          <w:b/>
          <w:bCs/>
        </w:rPr>
        <w:t xml:space="preserve">. "The most convenient thing would be for the PAN to win, so it at least holds this governorship after last year's defeat and so the pact remains in place," said Pedro Feria, 32, an out-of-work lawyer who supports the PRI. "What I want is for them to focus on creating job opportunities. I've been looking for a year now. They should create policies to help people progress," he added, sitting in the blazing sun on a park bench in downtown Mexico City. The pact has already pushed a wide-reaching education reform and a major shake-up of competition in the telecoms sector through Congress, with a separate bill aimed at spurring bank lending expected to pass in coming weeks. </w:t>
      </w:r>
      <w:r w:rsidRPr="00DB1CE8">
        <w:rPr>
          <w:rFonts w:eastAsia="Calibri"/>
          <w:b/>
          <w:bCs/>
          <w:u w:val="single"/>
        </w:rPr>
        <w:t>But the central planks of</w:t>
      </w:r>
      <w:r w:rsidRPr="00DB1CE8">
        <w:rPr>
          <w:rFonts w:eastAsia="Calibri"/>
          <w:b/>
          <w:bCs/>
        </w:rPr>
        <w:t xml:space="preserve"> Pena </w:t>
      </w:r>
      <w:r w:rsidRPr="00DB1CE8">
        <w:rPr>
          <w:rFonts w:eastAsia="Calibri"/>
          <w:b/>
          <w:bCs/>
          <w:u w:val="single"/>
        </w:rPr>
        <w:t>Nieto's hopes</w:t>
      </w:r>
      <w:r w:rsidRPr="00DB1CE8">
        <w:rPr>
          <w:rFonts w:eastAsia="Calibri"/>
          <w:b/>
          <w:bCs/>
        </w:rPr>
        <w:t xml:space="preserve"> to raise economic growth to 6 percent a year from barely two percent since the millennium began </w:t>
      </w:r>
      <w:r w:rsidRPr="00DB1CE8">
        <w:rPr>
          <w:rFonts w:eastAsia="Calibri"/>
          <w:b/>
          <w:bCs/>
          <w:u w:val="single"/>
        </w:rPr>
        <w:t xml:space="preserve">are </w:t>
      </w:r>
      <w:r w:rsidRPr="00DB1CE8">
        <w:rPr>
          <w:rFonts w:eastAsia="Calibri"/>
          <w:b/>
          <w:bCs/>
        </w:rPr>
        <w:t xml:space="preserve">the reform to improve the tax take and the plan </w:t>
      </w:r>
      <w:r w:rsidRPr="00DB1CE8">
        <w:rPr>
          <w:rFonts w:eastAsia="Calibri"/>
          <w:b/>
          <w:bCs/>
          <w:u w:val="single"/>
        </w:rPr>
        <w:t xml:space="preserve">to open up Pemex to more private investment. </w:t>
      </w:r>
      <w:r w:rsidRPr="00DB1CE8">
        <w:rPr>
          <w:rFonts w:eastAsia="Calibri"/>
          <w:b/>
          <w:iCs/>
          <w:u w:val="single"/>
          <w:bdr w:val="single" w:sz="18" w:space="0" w:color="auto"/>
        </w:rPr>
        <w:t xml:space="preserve">Those measures may be in doubt if the pact falls apart. </w:t>
      </w:r>
      <w:r w:rsidRPr="00DB1CE8">
        <w:rPr>
          <w:rFonts w:eastAsia="Calibri"/>
          <w:b/>
          <w:bCs/>
          <w:u w:val="single"/>
        </w:rPr>
        <w:t>The PAN's Madero has laid the ground for post-electoral fight, pinning accusations of vote buying, fraud and corruption against the PRI on a giant map of Mexico during the campaign.</w:t>
      </w:r>
      <w:r w:rsidRPr="00DB1CE8">
        <w:rPr>
          <w:rFonts w:eastAsia="Calibri"/>
        </w:rPr>
        <w:t xml:space="preserve">Adding fuel to the fire, a PAN candidate running in the eastern state of Veracruz said a few days before the elections that he had been kidnapped and questioned about party politics. When asked about the incident, PRI chairman Cesar Camacho said he suspected the Veracruz case had been made up in an attempt to discredit the ruling party and that reports were surfacing to generate a "general sense of disorder and discontent." "It seems like an advance justification of defeat," he said. </w:t>
      </w:r>
    </w:p>
    <w:p w:rsidR="00DB1CE8" w:rsidRPr="00DB1CE8" w:rsidRDefault="00DB1CE8" w:rsidP="00DB1CE8">
      <w:pPr>
        <w:keepNext/>
        <w:keepLines/>
        <w:pageBreakBefore/>
        <w:spacing w:before="200"/>
        <w:jc w:val="center"/>
        <w:outlineLvl w:val="2"/>
        <w:rPr>
          <w:rFonts w:eastAsia="Times New Roman" w:cs="Times New Roman"/>
          <w:b/>
          <w:bCs/>
          <w:sz w:val="32"/>
          <w:u w:val="single"/>
        </w:rPr>
      </w:pPr>
      <w:r w:rsidRPr="00DB1CE8">
        <w:rPr>
          <w:rFonts w:eastAsia="Times New Roman" w:cs="Times New Roman"/>
          <w:b/>
          <w:bCs/>
          <w:sz w:val="32"/>
          <w:u w:val="single"/>
        </w:rPr>
        <w:t>1AR – Won’t Pass</w:t>
      </w:r>
    </w:p>
    <w:p w:rsidR="00DB1CE8" w:rsidRPr="00DB1CE8" w:rsidRDefault="00DB1CE8" w:rsidP="00DB1CE8">
      <w:pPr>
        <w:rPr>
          <w:rFonts w:eastAsia="Calibri"/>
        </w:rPr>
      </w:pP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Internal strife and political clash will prevent Pemex reform from passing</w:t>
      </w:r>
    </w:p>
    <w:p w:rsidR="00DB1CE8" w:rsidRPr="00DB1CE8" w:rsidRDefault="00DB1CE8" w:rsidP="00DB1CE8">
      <w:pPr>
        <w:rPr>
          <w:rFonts w:eastAsia="Calibri"/>
          <w:b/>
          <w:bCs/>
          <w:sz w:val="26"/>
        </w:rPr>
      </w:pPr>
      <w:r w:rsidRPr="00DB1CE8">
        <w:rPr>
          <w:rFonts w:eastAsia="Calibri"/>
          <w:b/>
          <w:bCs/>
          <w:sz w:val="26"/>
        </w:rPr>
        <w:t>Economist 7/9</w:t>
      </w:r>
    </w:p>
    <w:p w:rsidR="00DB1CE8" w:rsidRPr="00DB1CE8" w:rsidRDefault="00DB1CE8" w:rsidP="00DB1CE8">
      <w:pPr>
        <w:rPr>
          <w:rFonts w:eastAsia="Calibri"/>
        </w:rPr>
      </w:pPr>
      <w:r w:rsidRPr="00DB1CE8">
        <w:rPr>
          <w:rFonts w:eastAsia="Calibri"/>
        </w:rPr>
        <w:t>The Economist, 7/9/13, “Why might Mexico’s president want to lose an election?”, http://www.economist.com/blogs/economist-explains/2013/07/economist-explains-5</w:t>
      </w:r>
    </w:p>
    <w:p w:rsidR="00DB1CE8" w:rsidRPr="00DB1CE8" w:rsidRDefault="00DB1CE8" w:rsidP="00DB1CE8">
      <w:pPr>
        <w:rPr>
          <w:rFonts w:eastAsia="Calibri"/>
          <w:b/>
          <w:bCs/>
          <w:u w:val="single"/>
        </w:rPr>
      </w:pPr>
    </w:p>
    <w:p w:rsidR="00DB1CE8" w:rsidRPr="00DB1CE8" w:rsidRDefault="00DB1CE8" w:rsidP="00DB1CE8">
      <w:pPr>
        <w:rPr>
          <w:rFonts w:eastAsia="Calibri"/>
        </w:rPr>
      </w:pPr>
      <w:r w:rsidRPr="00DB1CE8">
        <w:rPr>
          <w:rFonts w:eastAsia="Calibri"/>
        </w:rPr>
        <w:t>MEXICANS went to the polls in almost half the country’s states on July 7th for a round of local elections. All eyes were on Baja California, the only state to be electing a new governor. In a close race, President Enrique Peña Nieto’s Institutional Revolutionary Party (PRI) looked to be in with a chance of snatching control of the state from the National Action Party (PAN), which has held it for 24 years. Preliminary results suggest that in the end the PAN managed to cling on to power. So why might Mr Peña be breathing a sigh of relief that his PRI candidate lost the race?</w:t>
      </w:r>
    </w:p>
    <w:p w:rsidR="00DB1CE8" w:rsidRPr="00DB1CE8" w:rsidRDefault="00DB1CE8" w:rsidP="00DB1CE8">
      <w:pPr>
        <w:rPr>
          <w:rFonts w:eastAsia="Calibri"/>
        </w:rPr>
      </w:pPr>
      <w:r w:rsidRPr="00DB1CE8">
        <w:rPr>
          <w:rFonts w:eastAsia="Calibri"/>
        </w:rPr>
        <w:t xml:space="preserve">When his presidency began on December 1st, Mr Peña unveiled </w:t>
      </w:r>
      <w:r w:rsidRPr="00DB1CE8">
        <w:rPr>
          <w:rFonts w:eastAsia="Calibri"/>
          <w:b/>
          <w:bCs/>
          <w:u w:val="single"/>
        </w:rPr>
        <w:t>the “Pacto por Mexico”,</w:t>
      </w:r>
      <w:r w:rsidRPr="00DB1CE8">
        <w:rPr>
          <w:rFonts w:eastAsia="Calibri"/>
        </w:rPr>
        <w:t xml:space="preserve"> an agreement between the three main parties to pass a broad package of reforms for which the country had been crying out for years. The effect of the Pacto has been dramatic: in contrast to the legislative logjam seen during much of the past decade, Mr Peña’s government has pushed through a slew of important new laws. The past six months have seen an education reform, an anti-monopolies law to attack the fiefs of Carlos Slim and Televisa, and a legal reform to free up the courts. Many more are planned.</w:t>
      </w:r>
    </w:p>
    <w:p w:rsidR="00DB1CE8" w:rsidRPr="00DB1CE8" w:rsidRDefault="00DB1CE8" w:rsidP="00DB1CE8">
      <w:pPr>
        <w:rPr>
          <w:rFonts w:eastAsia="Calibri"/>
        </w:rPr>
      </w:pPr>
      <w:r w:rsidRPr="00DB1CE8">
        <w:rPr>
          <w:rFonts w:eastAsia="Calibri"/>
        </w:rPr>
        <w:t xml:space="preserve">Yet </w:t>
      </w:r>
      <w:r w:rsidRPr="00DB1CE8">
        <w:rPr>
          <w:rFonts w:eastAsia="Calibri"/>
          <w:b/>
          <w:bCs/>
          <w:u w:val="single"/>
        </w:rPr>
        <w:t>the Pacto is at risk</w:t>
      </w:r>
      <w:r w:rsidRPr="00DB1CE8">
        <w:rPr>
          <w:rFonts w:eastAsia="Calibri"/>
        </w:rPr>
        <w:t xml:space="preserve">. Some members of the two main opposition parties, </w:t>
      </w:r>
      <w:r w:rsidRPr="00DB1CE8">
        <w:rPr>
          <w:rFonts w:eastAsia="Calibri"/>
          <w:b/>
          <w:bCs/>
          <w:u w:val="single"/>
        </w:rPr>
        <w:t xml:space="preserve">the conservative PAN and the left-wing Party of the </w:t>
      </w:r>
      <w:r w:rsidRPr="00DB1CE8">
        <w:rPr>
          <w:rFonts w:eastAsia="Calibri"/>
        </w:rPr>
        <w:t>Democratic Revolution</w:t>
      </w:r>
      <w:r w:rsidRPr="00DB1CE8">
        <w:rPr>
          <w:rFonts w:eastAsia="Calibri"/>
          <w:b/>
          <w:bCs/>
          <w:u w:val="single"/>
        </w:rPr>
        <w:t xml:space="preserve"> (PRD), are beginning to wonder if it’s such a good idea to vote for all the president’s initiatives</w:t>
      </w:r>
      <w:r w:rsidRPr="00DB1CE8">
        <w:rPr>
          <w:rFonts w:eastAsia="Calibri"/>
        </w:rPr>
        <w:t xml:space="preserve">. Though the Pacto contains policies that all parties broadly agree on, its success is making the president and the PRI rather popular. Meanwhile, </w:t>
      </w:r>
      <w:r w:rsidRPr="00DB1CE8">
        <w:rPr>
          <w:rFonts w:eastAsia="Calibri"/>
          <w:b/>
          <w:bCs/>
          <w:u w:val="single"/>
        </w:rPr>
        <w:t>internal rivalries are tearing the PAN apart, and the PRD is facing a crisis after</w:t>
      </w:r>
      <w:r w:rsidRPr="00DB1CE8">
        <w:rPr>
          <w:rFonts w:eastAsia="Calibri"/>
        </w:rPr>
        <w:t xml:space="preserve"> Andrés Manuel López </w:t>
      </w:r>
      <w:r w:rsidRPr="00DB1CE8">
        <w:rPr>
          <w:rFonts w:eastAsia="Calibri"/>
          <w:b/>
          <w:bCs/>
          <w:u w:val="single"/>
        </w:rPr>
        <w:t>Obrador</w:t>
      </w:r>
      <w:r w:rsidRPr="00DB1CE8">
        <w:rPr>
          <w:rFonts w:eastAsia="Calibri"/>
        </w:rPr>
        <w:t xml:space="preserve">, its presidential candidate last year, </w:t>
      </w:r>
      <w:r w:rsidRPr="00DB1CE8">
        <w:rPr>
          <w:rFonts w:eastAsia="Calibri"/>
          <w:b/>
          <w:bCs/>
          <w:u w:val="single"/>
        </w:rPr>
        <w:t>announced that he would establish a new, rival left-wing party</w:t>
      </w:r>
      <w:r w:rsidRPr="00DB1CE8">
        <w:rPr>
          <w:rFonts w:eastAsia="Calibri"/>
        </w:rPr>
        <w:t>. As the July 7th elections approached, some members of the opposition began to argue that, if the results were bad, they should withdraw from the Pacto, and pursue a more obstructive line against the president.</w:t>
      </w:r>
    </w:p>
    <w:p w:rsidR="00DB1CE8" w:rsidRPr="00DB1CE8" w:rsidRDefault="00DB1CE8" w:rsidP="00DB1CE8">
      <w:pPr>
        <w:rPr>
          <w:rFonts w:eastAsia="Calibri"/>
          <w:b/>
          <w:bCs/>
          <w:u w:val="single"/>
        </w:rPr>
      </w:pPr>
      <w:r w:rsidRPr="00DB1CE8">
        <w:rPr>
          <w:rFonts w:eastAsia="Calibri"/>
        </w:rPr>
        <w:t xml:space="preserve">Mr </w:t>
      </w:r>
      <w:r w:rsidRPr="00DB1CE8">
        <w:rPr>
          <w:rFonts w:eastAsia="Calibri"/>
          <w:b/>
          <w:bCs/>
          <w:u w:val="single"/>
        </w:rPr>
        <w:t>Peñamight</w:t>
      </w:r>
      <w:r w:rsidRPr="00DB1CE8">
        <w:rPr>
          <w:rFonts w:eastAsia="Calibri"/>
        </w:rPr>
        <w:t xml:space="preserve"> therefore </w:t>
      </w:r>
      <w:r w:rsidRPr="00DB1CE8">
        <w:rPr>
          <w:rFonts w:eastAsia="Calibri"/>
          <w:b/>
          <w:bCs/>
          <w:u w:val="single"/>
        </w:rPr>
        <w:t>be relieved that</w:t>
      </w:r>
      <w:r w:rsidRPr="00DB1CE8">
        <w:rPr>
          <w:rFonts w:eastAsia="Calibri"/>
        </w:rPr>
        <w:t xml:space="preserve"> preliminary results suggest that </w:t>
      </w:r>
      <w:r w:rsidRPr="00DB1CE8">
        <w:rPr>
          <w:rFonts w:eastAsia="Calibri"/>
          <w:b/>
          <w:bCs/>
          <w:u w:val="single"/>
        </w:rPr>
        <w:t>his party’s candidate lost the battle of Baja California</w:t>
      </w:r>
      <w:r w:rsidRPr="00DB1CE8">
        <w:rPr>
          <w:rFonts w:eastAsia="Calibri"/>
        </w:rPr>
        <w:t xml:space="preserve">. </w:t>
      </w:r>
      <w:r w:rsidRPr="00DB1CE8">
        <w:rPr>
          <w:rFonts w:eastAsia="Calibri"/>
          <w:b/>
          <w:bCs/>
          <w:u w:val="single"/>
        </w:rPr>
        <w:t>Winning a single state, and in return risking the Pacto, could have been quite a Pyrrhic victory.That’s not to say that the Pacto is safe. For one thing, a recount under way in Baja California may yet change the result.Secondly, with the elections out of the way the government is about to pursue its most controversial reforms yet, to allow more private investment in the energy sector</w:t>
      </w:r>
      <w:r w:rsidRPr="00DB1CE8">
        <w:rPr>
          <w:rFonts w:eastAsia="Calibri"/>
        </w:rPr>
        <w:t xml:space="preserve"> and to raise taxes. </w:t>
      </w:r>
      <w:r w:rsidRPr="00DB1CE8">
        <w:rPr>
          <w:rFonts w:eastAsia="Calibri"/>
          <w:b/>
          <w:bCs/>
          <w:u w:val="single"/>
        </w:rPr>
        <w:t>With Mr</w:t>
      </w:r>
      <w:r w:rsidRPr="00DB1CE8">
        <w:rPr>
          <w:rFonts w:eastAsia="Calibri"/>
        </w:rPr>
        <w:t xml:space="preserve"> López </w:t>
      </w:r>
      <w:r w:rsidRPr="00DB1CE8">
        <w:rPr>
          <w:rFonts w:eastAsia="Calibri"/>
          <w:b/>
          <w:bCs/>
          <w:u w:val="single"/>
        </w:rPr>
        <w:t xml:space="preserve">Obradorpreparing street demonstrations against these initiatives, it will be more tempting than ever for </w:t>
      </w:r>
      <w:r w:rsidRPr="00DB1CE8">
        <w:rPr>
          <w:rFonts w:eastAsia="Calibri"/>
          <w:b/>
          <w:iCs/>
          <w:u w:val="single"/>
          <w:bdr w:val="single" w:sz="18" w:space="0" w:color="auto"/>
        </w:rPr>
        <w:t>the main leftist opposition party to bail out</w:t>
      </w:r>
      <w:r w:rsidRPr="00DB1CE8">
        <w:rPr>
          <w:rFonts w:eastAsia="Calibri"/>
          <w:b/>
          <w:bCs/>
          <w:u w:val="single"/>
        </w:rPr>
        <w:t xml:space="preserve"> of the Pacto. Although the battle of Baja California appears to have been successfully fought and lost, Mexico’s president faces a long, politically heated summer.</w:t>
      </w:r>
    </w:p>
    <w:p w:rsidR="00DB1CE8" w:rsidRPr="00DB1CE8" w:rsidRDefault="00DB1CE8" w:rsidP="00DB1CE8">
      <w:pPr>
        <w:rPr>
          <w:rFonts w:eastAsia="Calibri"/>
          <w:b/>
          <w:bCs/>
          <w:u w:val="single"/>
        </w:rPr>
      </w:pP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Public opposition makes Pemex reform fail</w:t>
      </w:r>
    </w:p>
    <w:p w:rsidR="00DB1CE8" w:rsidRPr="00DB1CE8" w:rsidRDefault="00DB1CE8" w:rsidP="00DB1CE8">
      <w:pPr>
        <w:rPr>
          <w:rFonts w:eastAsia="Calibri"/>
        </w:rPr>
      </w:pPr>
      <w:r w:rsidRPr="00DB1CE8">
        <w:rPr>
          <w:rFonts w:eastAsia="Calibri"/>
          <w:b/>
          <w:bCs/>
          <w:sz w:val="26"/>
        </w:rPr>
        <w:t>Estevez13</w:t>
      </w:r>
      <w:r w:rsidRPr="00DB1CE8">
        <w:rPr>
          <w:rFonts w:eastAsia="Calibri"/>
        </w:rPr>
        <w:t xml:space="preserve"> foreign correspondent, former bureau chief for El Financiero</w:t>
      </w:r>
    </w:p>
    <w:p w:rsidR="00DB1CE8" w:rsidRPr="00DB1CE8" w:rsidRDefault="00DB1CE8" w:rsidP="00DB1CE8">
      <w:pPr>
        <w:rPr>
          <w:rFonts w:eastAsia="Calibri"/>
        </w:rPr>
      </w:pPr>
      <w:r w:rsidRPr="00DB1CE8">
        <w:rPr>
          <w:rFonts w:eastAsia="Calibri"/>
        </w:rPr>
        <w:t>[Dolia, “Most Mexicans Oppose President Peña Nieto's Plans To Open Up Pemex To Private Investment” Forbes.com, 6-26-13 http://www.forbes.com/sites/doliaestevez/2013/06/26/most-mexicans-oppose-president-pena-nietos-plans-to-open-up-pemex-to-private-investment/]</w:t>
      </w:r>
    </w:p>
    <w:p w:rsidR="00DB1CE8" w:rsidRPr="00DB1CE8" w:rsidRDefault="00DB1CE8" w:rsidP="00DB1CE8">
      <w:pPr>
        <w:rPr>
          <w:rFonts w:eastAsia="Calibri"/>
        </w:rPr>
      </w:pPr>
      <w:r w:rsidRPr="00DB1CE8">
        <w:rPr>
          <w:rFonts w:eastAsia="Calibri"/>
        </w:rPr>
        <w:t xml:space="preserve">But </w:t>
      </w:r>
      <w:r w:rsidRPr="00DB1CE8">
        <w:rPr>
          <w:rFonts w:eastAsia="Calibri"/>
          <w:b/>
          <w:bCs/>
          <w:u w:val="single"/>
        </w:rPr>
        <w:t>Mexicans are less than ready to support</w:t>
      </w:r>
      <w:r w:rsidRPr="00DB1CE8">
        <w:rPr>
          <w:rFonts w:eastAsia="Calibri"/>
        </w:rPr>
        <w:t xml:space="preserve"> Peña </w:t>
      </w:r>
      <w:r w:rsidRPr="00DB1CE8">
        <w:rPr>
          <w:rFonts w:eastAsia="Calibri"/>
          <w:b/>
          <w:bCs/>
          <w:u w:val="single"/>
        </w:rPr>
        <w:t>Nieto’s</w:t>
      </w:r>
      <w:r w:rsidRPr="00DB1CE8">
        <w:rPr>
          <w:rFonts w:eastAsia="Calibri"/>
        </w:rPr>
        <w:t xml:space="preserve"> most ambitious and controversial </w:t>
      </w:r>
      <w:r w:rsidRPr="00DB1CE8">
        <w:rPr>
          <w:rFonts w:eastAsia="Calibri"/>
          <w:b/>
          <w:bCs/>
          <w:u w:val="single"/>
        </w:rPr>
        <w:t>reform</w:t>
      </w:r>
      <w:r w:rsidRPr="00DB1CE8">
        <w:rPr>
          <w:rFonts w:eastAsia="Calibri"/>
        </w:rPr>
        <w:t xml:space="preserve"> to date. </w:t>
      </w:r>
      <w:r w:rsidRPr="00DB1CE8">
        <w:rPr>
          <w:rFonts w:eastAsia="Calibri"/>
          <w:b/>
          <w:bCs/>
          <w:u w:val="single"/>
        </w:rPr>
        <w:t>A new poll by the</w:t>
      </w:r>
      <w:r w:rsidRPr="00DB1CE8">
        <w:rPr>
          <w:rFonts w:eastAsia="Calibri"/>
        </w:rPr>
        <w:t xml:space="preserve"> Centro de Investigación y Docencia Económicas (</w:t>
      </w:r>
      <w:r w:rsidRPr="00DB1CE8">
        <w:rPr>
          <w:rFonts w:eastAsia="Calibri"/>
          <w:b/>
          <w:bCs/>
          <w:u w:val="single"/>
        </w:rPr>
        <w:t>CIDE</w:t>
      </w:r>
      <w:r w:rsidRPr="00DB1CE8">
        <w:rPr>
          <w:rFonts w:eastAsia="Calibri"/>
        </w:rPr>
        <w:t xml:space="preserve">), a research institute,  </w:t>
      </w:r>
      <w:r w:rsidRPr="00DB1CE8">
        <w:rPr>
          <w:rFonts w:eastAsia="Calibri"/>
          <w:b/>
          <w:bCs/>
          <w:u w:val="single"/>
        </w:rPr>
        <w:t>shows that 65 out of every 100 Mexicans are against opening up Pemex</w:t>
      </w:r>
      <w:r w:rsidRPr="00DB1CE8">
        <w:rPr>
          <w:rFonts w:eastAsia="Calibri"/>
        </w:rPr>
        <w:t>, the world’s seventh-largest oil producer with annual sales of more than $100 billion. “</w:t>
      </w:r>
      <w:r w:rsidRPr="00DB1CE8">
        <w:rPr>
          <w:rFonts w:eastAsia="Calibri"/>
          <w:b/>
          <w:bCs/>
          <w:u w:val="single"/>
        </w:rPr>
        <w:t>Energy, particularly oil, continues to be the stronghold of Mexican nationalism</w:t>
      </w:r>
      <w:r w:rsidRPr="00DB1CE8">
        <w:rPr>
          <w:rFonts w:eastAsia="Calibri"/>
        </w:rPr>
        <w:t>,” said CIDE.</w:t>
      </w:r>
      <w:r w:rsidRPr="00DB1CE8">
        <w:rPr>
          <w:rFonts w:eastAsia="Calibri"/>
          <w:sz w:val="12"/>
        </w:rPr>
        <w:t xml:space="preserve">¶ </w:t>
      </w:r>
      <w:r w:rsidRPr="00DB1CE8">
        <w:rPr>
          <w:rFonts w:eastAsia="Calibri"/>
        </w:rPr>
        <w:t xml:space="preserve">Peña Nieto is counting on the Pact for Mexico, an alliance of the country’s top three political parties, to try to get the reform passed. The proposal, which is expected to  involve reforming the Constitution, will need two-thirds support from Mexico’s Congress; </w:t>
      </w:r>
      <w:r w:rsidRPr="00DB1CE8">
        <w:rPr>
          <w:rFonts w:eastAsia="Calibri"/>
          <w:b/>
          <w:bCs/>
          <w:u w:val="single"/>
        </w:rPr>
        <w:t>the PRI,</w:t>
      </w:r>
      <w:r w:rsidRPr="00DB1CE8">
        <w:rPr>
          <w:rFonts w:eastAsia="Calibri"/>
        </w:rPr>
        <w:t xml:space="preserve"> his party, </w:t>
      </w:r>
      <w:r w:rsidRPr="00DB1CE8">
        <w:rPr>
          <w:rFonts w:eastAsia="Calibri"/>
          <w:b/>
          <w:bCs/>
          <w:u w:val="single"/>
        </w:rPr>
        <w:t>does not hold a simple majority in either house</w:t>
      </w:r>
      <w:r w:rsidRPr="00DB1CE8">
        <w:rPr>
          <w:rFonts w:eastAsia="Calibri"/>
        </w:rPr>
        <w:t xml:space="preserve">. Peña Nieto reported that he’s negotiating to get the political support he needs to break the state monopoly. However, some </w:t>
      </w:r>
      <w:r w:rsidRPr="00DB1CE8">
        <w:rPr>
          <w:rFonts w:eastAsia="Calibri"/>
          <w:b/>
          <w:bCs/>
          <w:u w:val="single"/>
        </w:rPr>
        <w:t>analystsbelieve that the Pact,</w:t>
      </w:r>
      <w:r w:rsidRPr="00DB1CE8">
        <w:rPr>
          <w:rFonts w:eastAsia="Calibri"/>
        </w:rPr>
        <w:t xml:space="preserve"> which succeeded in getting through a monopoly-busting telecom reform in May, </w:t>
      </w:r>
      <w:r w:rsidRPr="00DB1CE8">
        <w:rPr>
          <w:rFonts w:eastAsia="Calibri"/>
          <w:b/>
          <w:bCs/>
          <w:u w:val="single"/>
        </w:rPr>
        <w:t>will not hold up this time</w:t>
      </w:r>
      <w:r w:rsidRPr="00DB1CE8">
        <w:rPr>
          <w:rFonts w:eastAsia="Calibri"/>
        </w:rPr>
        <w:t xml:space="preserve">. The left-leaning Party of the Democratic Revolution, or </w:t>
      </w:r>
      <w:r w:rsidRPr="00DB1CE8">
        <w:rPr>
          <w:rFonts w:eastAsia="Calibri"/>
          <w:b/>
          <w:bCs/>
          <w:u w:val="single"/>
        </w:rPr>
        <w:t>PRD, warned that they will oppose Pemex’s reform</w:t>
      </w:r>
      <w:r w:rsidRPr="00DB1CE8">
        <w:rPr>
          <w:rFonts w:eastAsia="Calibri"/>
        </w:rPr>
        <w:t>. Marcelo Ebrard, a popular former mayor of Mexico City and likely PRD Presidential candidate in 2018, challenged Peña Nieto to a televised debate on the oil overhaul.  Former PRD Presidential candidate Cuauhtémoc Cárdenas, Lazaro Cárdenas’ son, presented a counter proposal to “modernize” Pemex without changing Article 27 of the Constitution to undo the historical ban on privatizing the company. His proposal was endorsed Tuesday by top PRD politicians, including Ebrard and Mexico City Mayor Miguel Angel Mancera, and the party’s congressional leaders.</w:t>
      </w:r>
      <w:r w:rsidRPr="00DB1CE8">
        <w:rPr>
          <w:rFonts w:eastAsia="Calibri"/>
          <w:sz w:val="12"/>
        </w:rPr>
        <w:t xml:space="preserve">¶ </w:t>
      </w:r>
      <w:r w:rsidRPr="00DB1CE8">
        <w:rPr>
          <w:rFonts w:eastAsia="Calibri"/>
        </w:rPr>
        <w:t xml:space="preserve">Pemex claims there is a need to boost annual investment by 46%, to $37 billion, to tap undeveloped shale-gas deposits and deep-water reserves. Peña </w:t>
      </w:r>
      <w:r w:rsidRPr="00DB1CE8">
        <w:rPr>
          <w:rFonts w:eastAsia="Calibri"/>
          <w:b/>
          <w:bCs/>
          <w:u w:val="single"/>
        </w:rPr>
        <w:t>Nieto says</w:t>
      </w:r>
      <w:r w:rsidRPr="00DB1CE8">
        <w:rPr>
          <w:rFonts w:eastAsia="Calibri"/>
        </w:rPr>
        <w:t xml:space="preserve"> that while he wants investment to come from private capital, he insists </w:t>
      </w:r>
      <w:r w:rsidRPr="00DB1CE8">
        <w:rPr>
          <w:rFonts w:eastAsia="Calibri"/>
          <w:b/>
          <w:bCs/>
          <w:u w:val="single"/>
        </w:rPr>
        <w:t>that Mexico’s oil and gas reserves will remain under the state’s control</w:t>
      </w:r>
      <w:r w:rsidRPr="00DB1CE8">
        <w:rPr>
          <w:rFonts w:eastAsia="Calibri"/>
        </w:rPr>
        <w:t>, i.e. will not be sold to private firms or privatized.</w:t>
      </w:r>
      <w:r w:rsidRPr="00DB1CE8">
        <w:rPr>
          <w:rFonts w:eastAsia="Calibri"/>
          <w:sz w:val="12"/>
        </w:rPr>
        <w:t xml:space="preserve">¶ </w:t>
      </w:r>
      <w:r w:rsidRPr="00DB1CE8">
        <w:rPr>
          <w:rFonts w:eastAsia="Calibri"/>
          <w:b/>
          <w:bCs/>
          <w:u w:val="single"/>
        </w:rPr>
        <w:t>But many Mexicans are skeptical</w:t>
      </w:r>
      <w:r w:rsidRPr="00DB1CE8">
        <w:rPr>
          <w:rFonts w:eastAsia="Calibri"/>
        </w:rPr>
        <w:t>. They believe that a better alternative would be for the government to stop taking such a high tax from Pemex —40% of total government revenues — to allow it to reinvest instead of leaving it struggling to fund investment. Then there is the ever present problem of high-level corruption in Pemex that accounts for billions in losses. The press has reported on government officials being paid millions of dollars by drug-connected contractors for juicy contracts with Pemex. The lavish lifestyle of the oil workers union leader, Carlos Romero Deschamps and his children, has also come out in the open. Newspapers published Facebook FB -0.65% images of Paulina Romero, Romero Deschamps’ daughter, boasting about her world travels aboard private jets accompanied by her three English bulldogs — Keiko, Boli and Morgancita, dining in first class restaurants with Vega Sicilia wines, and sporting Hermes luxury hand bags. His brother, José Carlos Romero Durán, was also featured driving a $2 million limited edition red Enzo Ferrari sport car, a gift from his father, whose trade union monthly salary is $1,864. Opposition politicians are conditioning talks on the oil overhaul to the government cracking down first on high level corruption, starting with Romero Deschamps.</w:t>
      </w:r>
    </w:p>
    <w:p w:rsidR="00DB1CE8" w:rsidRPr="00DB1CE8" w:rsidRDefault="00DB1CE8" w:rsidP="00DB1CE8">
      <w:pPr>
        <w:rPr>
          <w:rFonts w:eastAsia="Calibri"/>
        </w:rPr>
      </w:pPr>
    </w:p>
    <w:p w:rsidR="00DB1CE8" w:rsidRPr="00DB1CE8" w:rsidRDefault="00DB1CE8" w:rsidP="00DB1CE8">
      <w:pPr>
        <w:rPr>
          <w:rFonts w:eastAsia="Calibri"/>
          <w:b/>
          <w:bCs/>
          <w:u w:val="single"/>
        </w:rPr>
      </w:pP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No pass – insiders know that it will fail to help Pemex attract sufficient investment</w:t>
      </w:r>
    </w:p>
    <w:p w:rsidR="00DB1CE8" w:rsidRPr="00DB1CE8" w:rsidRDefault="00DB1CE8" w:rsidP="00DB1CE8">
      <w:pPr>
        <w:rPr>
          <w:rFonts w:eastAsia="Calibri"/>
          <w:b/>
          <w:bCs/>
          <w:sz w:val="26"/>
        </w:rPr>
      </w:pPr>
      <w:r w:rsidRPr="00DB1CE8">
        <w:rPr>
          <w:rFonts w:eastAsia="Calibri"/>
          <w:b/>
          <w:bCs/>
          <w:sz w:val="26"/>
        </w:rPr>
        <w:t>Mander 6/27</w:t>
      </w:r>
    </w:p>
    <w:p w:rsidR="00DB1CE8" w:rsidRPr="00DB1CE8" w:rsidRDefault="00DB1CE8" w:rsidP="00DB1CE8">
      <w:pPr>
        <w:rPr>
          <w:rFonts w:eastAsia="Calibri"/>
        </w:rPr>
      </w:pPr>
      <w:r w:rsidRPr="00DB1CE8">
        <w:rPr>
          <w:rFonts w:eastAsia="Calibri"/>
        </w:rPr>
        <w:t>Benedict Mander, FinancialTimes, 6/27/13, “Energy: Focus on Pemex raises hopes of private investors”, http://www.ft.com/intl/cms/s/0/6aeb8e5a-c79c-11e2-9c52-00144feab7de.html#axzz2YZCf3y7x</w:t>
      </w:r>
    </w:p>
    <w:p w:rsidR="00DB1CE8" w:rsidRPr="00DB1CE8" w:rsidRDefault="00DB1CE8" w:rsidP="00DB1CE8">
      <w:pPr>
        <w:rPr>
          <w:rFonts w:eastAsia="Calibri"/>
        </w:rPr>
      </w:pPr>
    </w:p>
    <w:p w:rsidR="00DB1CE8" w:rsidRPr="00DB1CE8" w:rsidRDefault="00DB1CE8" w:rsidP="00DB1CE8">
      <w:pPr>
        <w:rPr>
          <w:rFonts w:eastAsia="Calibri"/>
        </w:rPr>
      </w:pPr>
      <w:r w:rsidRPr="00DB1CE8">
        <w:rPr>
          <w:rFonts w:eastAsia="Calibri"/>
        </w:rPr>
        <w:t xml:space="preserve">The development of these reserves is becoming increasingly urgent since </w:t>
      </w:r>
      <w:r w:rsidRPr="00DB1CE8">
        <w:rPr>
          <w:rFonts w:eastAsia="Calibri"/>
          <w:b/>
          <w:bCs/>
          <w:u w:val="single"/>
        </w:rPr>
        <w:t>Mexico’s oil production has fallen from 3.4m barrels a day</w:t>
      </w:r>
      <w:r w:rsidRPr="00DB1CE8">
        <w:rPr>
          <w:rFonts w:eastAsia="Calibri"/>
        </w:rPr>
        <w:t xml:space="preserve"> in 2004 </w:t>
      </w:r>
      <w:r w:rsidRPr="00DB1CE8">
        <w:rPr>
          <w:rFonts w:eastAsia="Calibri"/>
          <w:b/>
          <w:bCs/>
          <w:u w:val="single"/>
        </w:rPr>
        <w:t>to about 2.5m b/d</w:t>
      </w:r>
      <w:r w:rsidRPr="00DB1CE8">
        <w:rPr>
          <w:rFonts w:eastAsia="Calibri"/>
        </w:rPr>
        <w:t>, in large part because of over-dependence on its massive Cantarell oilfield, which is running dry.</w:t>
      </w:r>
    </w:p>
    <w:p w:rsidR="00DB1CE8" w:rsidRPr="00DB1CE8" w:rsidRDefault="00DB1CE8" w:rsidP="00DB1CE8">
      <w:pPr>
        <w:rPr>
          <w:rFonts w:eastAsia="Calibri"/>
        </w:rPr>
      </w:pPr>
      <w:r w:rsidRPr="00DB1CE8">
        <w:rPr>
          <w:rFonts w:eastAsia="Calibri"/>
        </w:rPr>
        <w:t xml:space="preserve">But </w:t>
      </w:r>
      <w:r w:rsidRPr="00DB1CE8">
        <w:rPr>
          <w:rFonts w:eastAsia="Calibri"/>
          <w:b/>
          <w:bCs/>
          <w:u w:val="single"/>
        </w:rPr>
        <w:t>the ability of foreign oil companies to help reverse this trend will depend on the success of constitutional reform. Mr Peña Nieto has made this a priority,</w:t>
      </w:r>
      <w:r w:rsidRPr="00DB1CE8">
        <w:rPr>
          <w:rFonts w:eastAsia="Calibri"/>
        </w:rPr>
        <w:t xml:space="preserve"> since foreign companies have been prohibited from getting Mexican oil out of the ground since the 1938 nationalisation.</w:t>
      </w:r>
    </w:p>
    <w:p w:rsidR="00DB1CE8" w:rsidRPr="00DB1CE8" w:rsidRDefault="00DB1CE8" w:rsidP="00DB1CE8">
      <w:pPr>
        <w:rPr>
          <w:rFonts w:eastAsia="Calibri"/>
          <w:b/>
          <w:bCs/>
          <w:u w:val="single"/>
        </w:rPr>
      </w:pPr>
      <w:r w:rsidRPr="00DB1CE8">
        <w:rPr>
          <w:rFonts w:eastAsia="Calibri"/>
        </w:rPr>
        <w:t xml:space="preserve">While many see </w:t>
      </w:r>
      <w:r w:rsidRPr="00DB1CE8">
        <w:rPr>
          <w:rFonts w:eastAsia="Calibri"/>
          <w:b/>
          <w:bCs/>
          <w:u w:val="single"/>
        </w:rPr>
        <w:t>this</w:t>
      </w:r>
      <w:r w:rsidRPr="00DB1CE8">
        <w:rPr>
          <w:rFonts w:eastAsia="Calibri"/>
        </w:rPr>
        <w:t xml:space="preserve"> as Mexico’s best chance for energy </w:t>
      </w:r>
      <w:r w:rsidRPr="00DB1CE8">
        <w:rPr>
          <w:rFonts w:eastAsia="Calibri"/>
          <w:b/>
          <w:bCs/>
          <w:u w:val="single"/>
        </w:rPr>
        <w:t>reform</w:t>
      </w:r>
      <w:r w:rsidRPr="00DB1CE8">
        <w:rPr>
          <w:rFonts w:eastAsia="Calibri"/>
        </w:rPr>
        <w:t xml:space="preserve"> in the past 75 years, it </w:t>
      </w:r>
      <w:r w:rsidRPr="00DB1CE8">
        <w:rPr>
          <w:rFonts w:eastAsia="Calibri"/>
          <w:b/>
          <w:bCs/>
          <w:u w:val="single"/>
        </w:rPr>
        <w:t xml:space="preserve">is far from being a done deal. </w:t>
      </w:r>
      <w:r w:rsidRPr="00DB1CE8">
        <w:rPr>
          <w:rFonts w:eastAsia="Calibri"/>
        </w:rPr>
        <w:t>A reform package is expected to be submitted to Congress by September.</w:t>
      </w:r>
      <w:r w:rsidRPr="00DB1CE8">
        <w:rPr>
          <w:rFonts w:eastAsia="Calibri"/>
          <w:b/>
          <w:bCs/>
          <w:u w:val="single"/>
        </w:rPr>
        <w:t xml:space="preserve"> It remains unclear what it will contain.</w:t>
      </w:r>
    </w:p>
    <w:p w:rsidR="00DB1CE8" w:rsidRPr="00DB1CE8" w:rsidRDefault="00DB1CE8" w:rsidP="00DB1CE8">
      <w:pPr>
        <w:rPr>
          <w:rFonts w:eastAsia="Calibri"/>
          <w:b/>
          <w:bCs/>
          <w:u w:val="single"/>
        </w:rPr>
      </w:pPr>
      <w:r w:rsidRPr="00DB1CE8">
        <w:rPr>
          <w:rFonts w:eastAsia="Calibri"/>
          <w:b/>
          <w:bCs/>
          <w:u w:val="single"/>
        </w:rPr>
        <w:t>“We don’t know if it’s going to change enough for it to be attractive to invest,” says an executive at an international oil company.</w:t>
      </w:r>
    </w:p>
    <w:p w:rsidR="00DB1CE8" w:rsidRPr="00DB1CE8" w:rsidRDefault="00DB1CE8" w:rsidP="00DB1CE8">
      <w:pPr>
        <w:rPr>
          <w:rFonts w:eastAsia="Calibri"/>
        </w:rPr>
      </w:pPr>
      <w:r w:rsidRPr="00DB1CE8">
        <w:rPr>
          <w:rFonts w:eastAsia="Calibri"/>
          <w:b/>
          <w:bCs/>
          <w:u w:val="single"/>
        </w:rPr>
        <w:t>Pemex’s capital investment in the past decade has quadrupled to almost $25bn</w:t>
      </w:r>
      <w:r w:rsidRPr="00DB1CE8">
        <w:rPr>
          <w:rFonts w:eastAsia="Calibri"/>
        </w:rPr>
        <w:t>, with most of it destined for exploration and production.</w:t>
      </w:r>
    </w:p>
    <w:p w:rsidR="00DB1CE8" w:rsidRPr="00DB1CE8" w:rsidRDefault="00DB1CE8" w:rsidP="00DB1CE8">
      <w:pPr>
        <w:rPr>
          <w:rFonts w:eastAsia="Calibri"/>
          <w:b/>
          <w:bCs/>
          <w:u w:val="single"/>
        </w:rPr>
      </w:pPr>
      <w:r w:rsidRPr="00DB1CE8">
        <w:rPr>
          <w:rFonts w:eastAsia="Calibri"/>
        </w:rPr>
        <w:t xml:space="preserve">That may be a huge amount for one company, </w:t>
      </w:r>
      <w:r w:rsidRPr="00DB1CE8">
        <w:rPr>
          <w:rFonts w:eastAsia="Calibri"/>
          <w:b/>
          <w:bCs/>
          <w:u w:val="single"/>
        </w:rPr>
        <w:t>but it is not nearly enough for the development of the oil sector of a country the size of Mexico, comment analysts.</w:t>
      </w:r>
    </w:p>
    <w:p w:rsidR="00DB1CE8" w:rsidRPr="00DB1CE8" w:rsidRDefault="00DB1CE8" w:rsidP="00DB1CE8">
      <w:pPr>
        <w:rPr>
          <w:rFonts w:eastAsia="Calibri"/>
          <w:b/>
          <w:bCs/>
          <w:u w:val="single"/>
        </w:rPr>
      </w:pPr>
      <w:r w:rsidRPr="00DB1CE8">
        <w:rPr>
          <w:rFonts w:eastAsia="Calibri"/>
          <w:b/>
          <w:bCs/>
          <w:u w:val="single"/>
        </w:rPr>
        <w:t>Just to start producing in deep waters would require investments of $10bn a year, according to Mr Mereles.</w:t>
      </w:r>
    </w:p>
    <w:p w:rsidR="00DB1CE8" w:rsidRPr="00DB1CE8" w:rsidRDefault="00DB1CE8" w:rsidP="00DB1CE8">
      <w:pPr>
        <w:rPr>
          <w:rFonts w:eastAsia="Calibri"/>
          <w:b/>
          <w:bCs/>
          <w:u w:val="single"/>
        </w:rPr>
      </w:pPr>
      <w:r w:rsidRPr="00DB1CE8">
        <w:rPr>
          <w:rFonts w:eastAsia="Calibri"/>
          <w:b/>
          <w:bCs/>
          <w:u w:val="single"/>
        </w:rPr>
        <w:t>“It’s just not possible for Pemex to do this alone. We are going to need hundreds of companies coming in,” says one industry insider.</w:t>
      </w:r>
    </w:p>
    <w:p w:rsidR="00DB1CE8" w:rsidRPr="00DB1CE8" w:rsidRDefault="00DB1CE8" w:rsidP="00DB1CE8">
      <w:pPr>
        <w:rPr>
          <w:rFonts w:eastAsia="Calibri"/>
          <w:b/>
          <w:bCs/>
          <w:u w:val="single"/>
        </w:rPr>
      </w:pPr>
    </w:p>
    <w:p w:rsidR="00DB1CE8" w:rsidRPr="00DB1CE8" w:rsidRDefault="00DB1CE8" w:rsidP="00DB1CE8">
      <w:pPr>
        <w:rPr>
          <w:rFonts w:eastAsia="Calibri"/>
          <w:b/>
          <w:bCs/>
          <w:u w:val="single"/>
        </w:rPr>
      </w:pP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 xml:space="preserve">Pemex reform will be pushed back – state debt, education reform, and financial reform all come first </w:t>
      </w:r>
    </w:p>
    <w:p w:rsidR="00DB1CE8" w:rsidRPr="00DB1CE8" w:rsidRDefault="00DB1CE8" w:rsidP="00DB1CE8">
      <w:pPr>
        <w:rPr>
          <w:rFonts w:eastAsia="Calibri"/>
          <w:b/>
          <w:bCs/>
          <w:sz w:val="26"/>
        </w:rPr>
      </w:pPr>
      <w:r w:rsidRPr="00DB1CE8">
        <w:rPr>
          <w:rFonts w:eastAsia="Calibri"/>
          <w:b/>
          <w:bCs/>
          <w:sz w:val="26"/>
        </w:rPr>
        <w:t xml:space="preserve">Reuters, 6/12 </w:t>
      </w:r>
    </w:p>
    <w:p w:rsidR="00DB1CE8" w:rsidRPr="00DB1CE8" w:rsidRDefault="00DB1CE8" w:rsidP="00DB1CE8">
      <w:pPr>
        <w:rPr>
          <w:rFonts w:eastAsia="Calibri"/>
        </w:rPr>
      </w:pPr>
      <w:r w:rsidRPr="00DB1CE8">
        <w:rPr>
          <w:rFonts w:eastAsia="Calibri"/>
        </w:rPr>
        <w:t>Reuters, 6/12/13, “Mexico Congress to hold special sessions, buttressing reforms”, http://news.yahoo.com/mexico-congress-hold-special-sessions-buttressing-reforms-025354932.html</w:t>
      </w:r>
    </w:p>
    <w:p w:rsidR="00DB1CE8" w:rsidRPr="00DB1CE8" w:rsidRDefault="00DB1CE8" w:rsidP="00DB1CE8">
      <w:pPr>
        <w:rPr>
          <w:rFonts w:eastAsia="Calibri"/>
        </w:rPr>
      </w:pPr>
    </w:p>
    <w:p w:rsidR="00DB1CE8" w:rsidRPr="00DB1CE8" w:rsidRDefault="00DB1CE8" w:rsidP="00DB1CE8">
      <w:pPr>
        <w:rPr>
          <w:rFonts w:eastAsia="Calibri"/>
        </w:rPr>
      </w:pPr>
      <w:r w:rsidRPr="00DB1CE8">
        <w:rPr>
          <w:rFonts w:eastAsia="Calibri"/>
        </w:rPr>
        <w:t>MEXICO CITY (Reuters) - Congressional leaders of Mexico's main parties said on Wednesday they had agreed to hold two special sessions of Congress in July and August to tackle outstanding initiatives, paving the way for key energy and fiscal reforms to move forward in the autumn.</w:t>
      </w:r>
    </w:p>
    <w:p w:rsidR="00DB1CE8" w:rsidRPr="00DB1CE8" w:rsidRDefault="00DB1CE8" w:rsidP="00DB1CE8">
      <w:pPr>
        <w:rPr>
          <w:rFonts w:eastAsia="Calibri"/>
        </w:rPr>
      </w:pPr>
      <w:r w:rsidRPr="00DB1CE8">
        <w:rPr>
          <w:rFonts w:eastAsia="Calibri"/>
        </w:rPr>
        <w:t xml:space="preserve">President Enrique Pena </w:t>
      </w:r>
      <w:r w:rsidRPr="00DB1CE8">
        <w:rPr>
          <w:rFonts w:eastAsia="Calibri"/>
          <w:b/>
          <w:bCs/>
          <w:u w:val="single"/>
        </w:rPr>
        <w:t>Nieto plans to send measures aimed at</w:t>
      </w:r>
      <w:r w:rsidRPr="00DB1CE8">
        <w:rPr>
          <w:rFonts w:eastAsia="Calibri"/>
        </w:rPr>
        <w:t xml:space="preserve"> boosting Mexico's paltry tax take and </w:t>
      </w:r>
      <w:r w:rsidRPr="00DB1CE8">
        <w:rPr>
          <w:rFonts w:eastAsia="Calibri"/>
          <w:b/>
          <w:bCs/>
          <w:u w:val="single"/>
        </w:rPr>
        <w:t>overhauling</w:t>
      </w:r>
      <w:r w:rsidRPr="00DB1CE8">
        <w:rPr>
          <w:rFonts w:eastAsia="Calibri"/>
        </w:rPr>
        <w:t xml:space="preserve"> ailing state-oil monopoly </w:t>
      </w:r>
      <w:r w:rsidRPr="00DB1CE8">
        <w:rPr>
          <w:rFonts w:eastAsia="Calibri"/>
          <w:b/>
          <w:bCs/>
          <w:u w:val="single"/>
        </w:rPr>
        <w:t>Pemex to Congress</w:t>
      </w:r>
      <w:r w:rsidRPr="00DB1CE8">
        <w:rPr>
          <w:rFonts w:eastAsia="Calibri"/>
        </w:rPr>
        <w:t xml:space="preserve"> during the second regular session of Congress, which begins </w:t>
      </w:r>
      <w:r w:rsidRPr="00DB1CE8">
        <w:rPr>
          <w:rFonts w:eastAsia="Calibri"/>
          <w:b/>
          <w:bCs/>
          <w:u w:val="single"/>
        </w:rPr>
        <w:t>in September</w:t>
      </w:r>
      <w:r w:rsidRPr="00DB1CE8">
        <w:rPr>
          <w:rFonts w:eastAsia="Calibri"/>
        </w:rPr>
        <w:t>.</w:t>
      </w:r>
    </w:p>
    <w:p w:rsidR="00DB1CE8" w:rsidRPr="00DB1CE8" w:rsidRDefault="00DB1CE8" w:rsidP="00DB1CE8">
      <w:pPr>
        <w:rPr>
          <w:rFonts w:eastAsia="Calibri"/>
          <w:b/>
          <w:bCs/>
          <w:u w:val="single"/>
        </w:rPr>
      </w:pPr>
      <w:r w:rsidRPr="00DB1CE8">
        <w:rPr>
          <w:rFonts w:eastAsia="Calibri"/>
          <w:b/>
          <w:bCs/>
          <w:u w:val="single"/>
        </w:rPr>
        <w:t>But an overhang of outstanding initiatives from the first congressional session, which ended in April, threatened to push back the much anticipated reforms.</w:t>
      </w:r>
    </w:p>
    <w:p w:rsidR="00DB1CE8" w:rsidRPr="00DB1CE8" w:rsidRDefault="00DB1CE8" w:rsidP="00DB1CE8">
      <w:pPr>
        <w:rPr>
          <w:rFonts w:eastAsia="Calibri"/>
        </w:rPr>
      </w:pPr>
      <w:r w:rsidRPr="00DB1CE8">
        <w:rPr>
          <w:rFonts w:eastAsia="Calibri"/>
          <w:b/>
          <w:bCs/>
          <w:u w:val="single"/>
        </w:rPr>
        <w:t>The two extraordinary sessions agreed to on Wednesday would be held in the second halves of July and August respectively</w:t>
      </w:r>
      <w:r w:rsidRPr="00DB1CE8">
        <w:rPr>
          <w:rFonts w:eastAsia="Calibri"/>
        </w:rPr>
        <w:t>, said Emilio Gamboa, who heads the ruling Institutional Revolutionary Party (PRI) in the Senate.</w:t>
      </w:r>
    </w:p>
    <w:p w:rsidR="00DB1CE8" w:rsidRPr="00DB1CE8" w:rsidRDefault="00DB1CE8" w:rsidP="00DB1CE8">
      <w:pPr>
        <w:rPr>
          <w:rFonts w:eastAsia="Calibri"/>
        </w:rPr>
      </w:pPr>
      <w:r w:rsidRPr="00DB1CE8">
        <w:rPr>
          <w:rFonts w:eastAsia="Calibri"/>
        </w:rPr>
        <w:t>Representatives of the leftist Party of the Democratic Revolution (PRD) and the conservative National Action Part (PAN) also agreed to the plan.</w:t>
      </w:r>
    </w:p>
    <w:p w:rsidR="00DB1CE8" w:rsidRPr="00DB1CE8" w:rsidRDefault="00DB1CE8" w:rsidP="00DB1CE8">
      <w:pPr>
        <w:rPr>
          <w:rFonts w:eastAsia="Calibri"/>
          <w:b/>
          <w:bCs/>
          <w:u w:val="single"/>
        </w:rPr>
      </w:pPr>
      <w:r w:rsidRPr="00DB1CE8">
        <w:rPr>
          <w:rFonts w:eastAsia="Calibri"/>
        </w:rPr>
        <w:t xml:space="preserve">In the July session, </w:t>
      </w:r>
      <w:r w:rsidRPr="00DB1CE8">
        <w:rPr>
          <w:rFonts w:eastAsia="Calibri"/>
          <w:b/>
          <w:bCs/>
          <w:u w:val="single"/>
        </w:rPr>
        <w:t>lawmakers will discuss measures that would give more power to the transparency institute, regulate state debt, appoint a new leader for the election authority and create a new anti-corruption body.</w:t>
      </w:r>
    </w:p>
    <w:p w:rsidR="00DB1CE8" w:rsidRPr="00DB1CE8" w:rsidRDefault="00DB1CE8" w:rsidP="00DB1CE8">
      <w:pPr>
        <w:rPr>
          <w:rFonts w:eastAsia="Calibri"/>
        </w:rPr>
      </w:pPr>
      <w:r w:rsidRPr="00DB1CE8">
        <w:rPr>
          <w:rFonts w:eastAsia="Calibri"/>
          <w:b/>
          <w:bCs/>
          <w:u w:val="single"/>
        </w:rPr>
        <w:t>In August,</w:t>
      </w:r>
      <w:r w:rsidRPr="00DB1CE8">
        <w:rPr>
          <w:rFonts w:eastAsia="Calibri"/>
        </w:rPr>
        <w:t xml:space="preserve"> the legislators plan to draw up </w:t>
      </w:r>
      <w:r w:rsidRPr="00DB1CE8">
        <w:rPr>
          <w:rFonts w:eastAsia="Calibri"/>
          <w:b/>
          <w:bCs/>
          <w:u w:val="single"/>
        </w:rPr>
        <w:t>secondary laws</w:t>
      </w:r>
      <w:r w:rsidRPr="00DB1CE8">
        <w:rPr>
          <w:rFonts w:eastAsia="Calibri"/>
        </w:rPr>
        <w:t xml:space="preserve"> to implement recently approved measures </w:t>
      </w:r>
      <w:r w:rsidRPr="00DB1CE8">
        <w:rPr>
          <w:rFonts w:eastAsia="Calibri"/>
          <w:b/>
          <w:bCs/>
          <w:u w:val="single"/>
        </w:rPr>
        <w:t>aimed at improving education and boosting competition in the telecoms sector</w:t>
      </w:r>
      <w:r w:rsidRPr="00DB1CE8">
        <w:rPr>
          <w:rFonts w:eastAsia="Calibri"/>
        </w:rPr>
        <w:t>, which is dominated by billionaire Carlos Slim.</w:t>
      </w:r>
    </w:p>
    <w:p w:rsidR="00DB1CE8" w:rsidRPr="00DB1CE8" w:rsidRDefault="00DB1CE8" w:rsidP="00DB1CE8">
      <w:pPr>
        <w:rPr>
          <w:rFonts w:eastAsia="Calibri"/>
        </w:rPr>
      </w:pPr>
      <w:r w:rsidRPr="00DB1CE8">
        <w:rPr>
          <w:rFonts w:eastAsia="Calibri"/>
        </w:rPr>
        <w:t>Both special sessions are due to take place after charged regional elections in 14 states slated for July 7.</w:t>
      </w:r>
    </w:p>
    <w:p w:rsidR="00DB1CE8" w:rsidRPr="00DB1CE8" w:rsidRDefault="00DB1CE8" w:rsidP="00DB1CE8">
      <w:pPr>
        <w:rPr>
          <w:rFonts w:eastAsia="Calibri"/>
        </w:rPr>
      </w:pPr>
      <w:r w:rsidRPr="00DB1CE8">
        <w:rPr>
          <w:rFonts w:eastAsia="Calibri"/>
        </w:rPr>
        <w:t>Opposition parties have accused the PRI of misusing state funds to win votes in states they govern, which has shaken the so-called "Pact for Mexico," signed by the government and major parties to push through reforms.</w:t>
      </w:r>
    </w:p>
    <w:p w:rsidR="00DB1CE8" w:rsidRPr="00DB1CE8" w:rsidRDefault="00DB1CE8" w:rsidP="00DB1CE8">
      <w:pPr>
        <w:rPr>
          <w:rFonts w:eastAsia="Calibri"/>
          <w:b/>
          <w:bCs/>
          <w:u w:val="single"/>
        </w:rPr>
      </w:pPr>
      <w:r w:rsidRPr="00DB1CE8">
        <w:rPr>
          <w:rFonts w:eastAsia="Calibri"/>
        </w:rPr>
        <w:t xml:space="preserve">A </w:t>
      </w:r>
      <w:r w:rsidRPr="00DB1CE8">
        <w:rPr>
          <w:rFonts w:eastAsia="Calibri"/>
          <w:b/>
          <w:bCs/>
          <w:u w:val="single"/>
        </w:rPr>
        <w:t>financial reform</w:t>
      </w:r>
      <w:r w:rsidRPr="00DB1CE8">
        <w:rPr>
          <w:rFonts w:eastAsia="Calibri"/>
        </w:rPr>
        <w:t xml:space="preserve"> aimed at boosting credit </w:t>
      </w:r>
      <w:r w:rsidRPr="00DB1CE8">
        <w:rPr>
          <w:rFonts w:eastAsia="Calibri"/>
          <w:b/>
          <w:bCs/>
          <w:u w:val="single"/>
        </w:rPr>
        <w:t>was also unveiled by the president</w:t>
      </w:r>
      <w:r w:rsidRPr="00DB1CE8">
        <w:rPr>
          <w:rFonts w:eastAsia="Calibri"/>
        </w:rPr>
        <w:t xml:space="preserve"> in May </w:t>
      </w:r>
      <w:r w:rsidRPr="00DB1CE8">
        <w:rPr>
          <w:rFonts w:eastAsia="Calibri"/>
          <w:b/>
          <w:bCs/>
          <w:u w:val="single"/>
        </w:rPr>
        <w:t>but has not yet been approved.</w:t>
      </w:r>
    </w:p>
    <w:p w:rsidR="00DB1CE8" w:rsidRPr="00DB1CE8" w:rsidRDefault="00DB1CE8" w:rsidP="00DB1CE8">
      <w:pPr>
        <w:rPr>
          <w:rFonts w:eastAsia="Calibri"/>
          <w:b/>
          <w:bCs/>
          <w:u w:val="single"/>
        </w:rPr>
      </w:pP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The public hates Nieto and his Pemex reform proposal -- leaders are forced to oppose it too to not garner public support</w:t>
      </w:r>
    </w:p>
    <w:p w:rsidR="00DB1CE8" w:rsidRPr="00DB1CE8" w:rsidRDefault="00DB1CE8" w:rsidP="00DB1CE8">
      <w:pPr>
        <w:rPr>
          <w:rFonts w:eastAsia="Calibri"/>
          <w:b/>
          <w:bCs/>
          <w:sz w:val="26"/>
        </w:rPr>
      </w:pPr>
      <w:r w:rsidRPr="00DB1CE8">
        <w:rPr>
          <w:rFonts w:eastAsia="Calibri"/>
          <w:b/>
          <w:bCs/>
          <w:sz w:val="26"/>
        </w:rPr>
        <w:t>BBC 7/2</w:t>
      </w:r>
    </w:p>
    <w:p w:rsidR="00DB1CE8" w:rsidRPr="00DB1CE8" w:rsidRDefault="00DB1CE8" w:rsidP="00DB1CE8">
      <w:pPr>
        <w:rPr>
          <w:rFonts w:eastAsia="Calibri"/>
        </w:rPr>
      </w:pPr>
      <w:r w:rsidRPr="00DB1CE8">
        <w:rPr>
          <w:rFonts w:eastAsia="Calibri"/>
        </w:rPr>
        <w:t xml:space="preserve">BBC News, 7/2/13, “In pictures: Mexico's Pemex protests”, </w:t>
      </w:r>
      <w:hyperlink r:id="rId78" w:history="1">
        <w:r w:rsidRPr="00DB1CE8">
          <w:rPr>
            <w:rFonts w:eastAsia="Calibri"/>
          </w:rPr>
          <w:t>http://www.bbc.co.uk/news/world-latin-america-23145802</w:t>
        </w:r>
      </w:hyperlink>
    </w:p>
    <w:p w:rsidR="00DB1CE8" w:rsidRPr="00DB1CE8" w:rsidRDefault="00DB1CE8" w:rsidP="00DB1CE8">
      <w:pPr>
        <w:rPr>
          <w:rFonts w:eastAsia="Calibri"/>
        </w:rPr>
      </w:pPr>
    </w:p>
    <w:p w:rsidR="00DB1CE8" w:rsidRPr="00DB1CE8" w:rsidRDefault="00DB1CE8" w:rsidP="00DB1CE8">
      <w:pPr>
        <w:rPr>
          <w:rFonts w:eastAsia="Calibri"/>
          <w:b/>
          <w:bCs/>
          <w:u w:val="single"/>
        </w:rPr>
      </w:pPr>
      <w:r w:rsidRPr="00DB1CE8">
        <w:rPr>
          <w:rFonts w:eastAsia="Calibri"/>
          <w:b/>
          <w:bCs/>
        </w:rPr>
        <w:t xml:space="preserve">Mexican President Enrique Pena </w:t>
      </w:r>
      <w:r w:rsidRPr="00DB1CE8">
        <w:rPr>
          <w:rFonts w:eastAsia="Calibri"/>
          <w:b/>
          <w:bCs/>
          <w:u w:val="single"/>
        </w:rPr>
        <w:t xml:space="preserve">Nieto'spromise to overhaul state-owned oil firm Pemex has sparked angry protests in </w:t>
      </w:r>
      <w:r w:rsidRPr="00DB1CE8">
        <w:rPr>
          <w:rFonts w:eastAsia="Calibri"/>
          <w:b/>
          <w:bCs/>
        </w:rPr>
        <w:t xml:space="preserve">the capital, </w:t>
      </w:r>
      <w:r w:rsidRPr="00DB1CE8">
        <w:rPr>
          <w:rFonts w:eastAsia="Calibri"/>
          <w:b/>
          <w:bCs/>
          <w:u w:val="single"/>
        </w:rPr>
        <w:t>Mexico City</w:t>
      </w:r>
      <w:r w:rsidRPr="00DB1CE8">
        <w:rPr>
          <w:rFonts w:eastAsia="Calibri"/>
          <w:b/>
          <w:bCs/>
        </w:rPr>
        <w:t xml:space="preserve">. The demonstrators suspect the government is planning to privatise Pemex, which has long been a symbol of national pride for many Mexicans. </w:t>
      </w:r>
      <w:r w:rsidRPr="00DB1CE8">
        <w:rPr>
          <w:rFonts w:eastAsia="Calibri"/>
          <w:b/>
          <w:bCs/>
          <w:u w:val="single"/>
        </w:rPr>
        <w:t>The slogan "Pemex is not for sale" was emblazoned on hats and scrawled on walls during the march</w:t>
      </w:r>
      <w:r w:rsidRPr="00DB1CE8">
        <w:rPr>
          <w:rFonts w:eastAsia="Calibri"/>
          <w:b/>
          <w:bCs/>
        </w:rPr>
        <w:t xml:space="preserve">. The government says it wants to allow Pemex to raise more private capital to pay for much-needed infrastructure development and further exploration of Mexico's undersea reserves. </w:t>
      </w:r>
      <w:r w:rsidRPr="00DB1CE8">
        <w:rPr>
          <w:rFonts w:eastAsia="Calibri"/>
          <w:b/>
          <w:bCs/>
          <w:u w:val="single"/>
        </w:rPr>
        <w:t>Some of the protesters donned the V for Vendetta mask that has become the ubiquitous symbol of protests from Turkey to Brazil.Police were out in force to protect the city's landmarks,</w:t>
      </w:r>
      <w:r w:rsidRPr="00DB1CE8">
        <w:rPr>
          <w:rFonts w:eastAsia="Calibri"/>
        </w:rPr>
        <w:t xml:space="preserve"> but the rally passed off peacefully. </w:t>
      </w:r>
      <w:r w:rsidRPr="00DB1CE8">
        <w:rPr>
          <w:rFonts w:eastAsia="Calibri"/>
          <w:b/>
          <w:bCs/>
          <w:u w:val="single"/>
        </w:rPr>
        <w:t>The issue remains one of the clearest dividing lines between Mr Pena Nieto and his left-wing opponents, and could be a deciding factor in local elections due this weekend.</w:t>
      </w:r>
    </w:p>
    <w:p w:rsidR="00DB1CE8" w:rsidRPr="00DB1CE8" w:rsidRDefault="00DB1CE8" w:rsidP="00DB1CE8">
      <w:pPr>
        <w:rPr>
          <w:rFonts w:eastAsia="Calibri"/>
        </w:rPr>
      </w:pPr>
    </w:p>
    <w:p w:rsidR="00DB1CE8" w:rsidRPr="00DB1CE8" w:rsidRDefault="00DB1CE8" w:rsidP="00DB1CE8">
      <w:pPr>
        <w:keepNext/>
        <w:keepLines/>
        <w:spacing w:before="200"/>
        <w:outlineLvl w:val="3"/>
        <w:rPr>
          <w:rFonts w:eastAsia="Times New Roman" w:cs="Times New Roman"/>
          <w:b/>
          <w:iCs/>
          <w:sz w:val="24"/>
        </w:rPr>
      </w:pPr>
      <w:r w:rsidRPr="00DB1CE8">
        <w:rPr>
          <w:rFonts w:eastAsia="Times New Roman" w:cs="Times New Roman"/>
          <w:b/>
          <w:iCs/>
          <w:sz w:val="24"/>
        </w:rPr>
        <w:t>Big opposition in Mexico to PEMEX reform</w:t>
      </w:r>
    </w:p>
    <w:p w:rsidR="00DB1CE8" w:rsidRPr="00DB1CE8" w:rsidRDefault="00DB1CE8" w:rsidP="00DB1CE8">
      <w:pPr>
        <w:rPr>
          <w:rFonts w:eastAsia="Calibri"/>
          <w:b/>
          <w:bCs/>
          <w:sz w:val="26"/>
        </w:rPr>
      </w:pPr>
      <w:r w:rsidRPr="00DB1CE8">
        <w:rPr>
          <w:rFonts w:eastAsia="Calibri"/>
          <w:bCs/>
          <w:sz w:val="24"/>
        </w:rPr>
        <w:t xml:space="preserve">Estevez, June 26 2013, native of Mexico who lives and works in Washington D.C. as a Foreign Correspondent. From 1989 to 2005 was bureau chief for El Financiero, Mexico’s leading financial newspaper and covered the NAFTA negotiations, Dolia, Most Mexicans Oppose President Peña Nieto's Plans To Open Up Pemex To Private Investment, </w:t>
      </w:r>
      <w:hyperlink r:id="rId79" w:history="1">
        <w:r w:rsidRPr="00DB1CE8">
          <w:rPr>
            <w:rFonts w:eastAsia="Calibri"/>
            <w:color w:val="000000"/>
            <w:sz w:val="24"/>
          </w:rPr>
          <w:t>http://www.forbes.com/sites/doliaestevez/2013/06/26/most-mexicans-oppose-president-pena-nietos-plans-to-open-up-pemex-to-private-investment/</w:t>
        </w:r>
      </w:hyperlink>
      <w:r w:rsidRPr="00DB1CE8">
        <w:rPr>
          <w:rFonts w:eastAsia="Calibri"/>
          <w:b/>
          <w:bCs/>
          <w:sz w:val="26"/>
        </w:rPr>
        <w:t>Dolia Estevez 13’</w:t>
      </w:r>
    </w:p>
    <w:p w:rsidR="00DB1CE8" w:rsidRPr="00DB1CE8" w:rsidRDefault="00DB1CE8" w:rsidP="00DB1CE8">
      <w:pPr>
        <w:rPr>
          <w:rFonts w:eastAsia="Calibri"/>
          <w:b/>
          <w:bCs/>
          <w:sz w:val="26"/>
        </w:rPr>
      </w:pPr>
    </w:p>
    <w:p w:rsidR="00DB1CE8" w:rsidRPr="00DB1CE8" w:rsidRDefault="00DB1CE8" w:rsidP="00DB1CE8">
      <w:pPr>
        <w:rPr>
          <w:rFonts w:eastAsia="Calibri"/>
          <w:b/>
          <w:bCs/>
          <w:u w:val="single"/>
        </w:rPr>
      </w:pPr>
      <w:r w:rsidRPr="00DB1CE8">
        <w:rPr>
          <w:rFonts w:eastAsia="Calibri"/>
          <w:bCs/>
          <w:sz w:val="26"/>
        </w:rPr>
        <w:t>In London last week, Mexican President Enrique Peñ</w:t>
      </w:r>
      <w:r w:rsidRPr="00DB1CE8">
        <w:rPr>
          <w:rFonts w:eastAsia="Calibri"/>
          <w:b/>
          <w:bCs/>
          <w:u w:val="single"/>
        </w:rPr>
        <w:t>a Nieto said he will push for a “transformational” reformof</w:t>
      </w:r>
      <w:r w:rsidRPr="00DB1CE8">
        <w:rPr>
          <w:rFonts w:eastAsia="Calibri"/>
          <w:bCs/>
          <w:sz w:val="26"/>
        </w:rPr>
        <w:t xml:space="preserve">  Petroleos Mexicanos </w:t>
      </w:r>
      <w:r w:rsidRPr="00DB1CE8">
        <w:rPr>
          <w:rFonts w:eastAsia="Calibri"/>
          <w:b/>
          <w:bCs/>
          <w:u w:val="single"/>
        </w:rPr>
        <w:t>(Pemex</w:t>
      </w:r>
      <w:r w:rsidRPr="00DB1CE8">
        <w:rPr>
          <w:rFonts w:eastAsia="Calibri"/>
          <w:bCs/>
          <w:sz w:val="26"/>
        </w:rPr>
        <w:t xml:space="preserve">),  Mexico’s state-owned monopoly in oil and gas exploration and production. “There are different options on what the reform should be, but I am confident …  It will be transformational,” Peña </w:t>
      </w:r>
      <w:r w:rsidRPr="00DB1CE8">
        <w:rPr>
          <w:rFonts w:eastAsia="Calibri"/>
        </w:rPr>
        <w:t>Nieto</w:t>
      </w:r>
      <w:r w:rsidRPr="00DB1CE8">
        <w:rPr>
          <w:rFonts w:eastAsia="Calibri"/>
          <w:bCs/>
          <w:sz w:val="26"/>
        </w:rPr>
        <w:t xml:space="preserve"> told the Financial Times, adding that </w:t>
      </w:r>
      <w:r w:rsidRPr="00DB1CE8">
        <w:rPr>
          <w:rFonts w:eastAsia="Calibri"/>
          <w:b/>
          <w:bCs/>
          <w:u w:val="single"/>
        </w:rPr>
        <w:t>the reform would include “the constitutional changes needed to give private investors certainty.”</w:t>
      </w:r>
    </w:p>
    <w:p w:rsidR="00DB1CE8" w:rsidRPr="00DB1CE8" w:rsidRDefault="00DB1CE8" w:rsidP="00DB1CE8">
      <w:pPr>
        <w:rPr>
          <w:rFonts w:eastAsia="Calibri"/>
          <w:bCs/>
          <w:sz w:val="26"/>
        </w:rPr>
      </w:pPr>
    </w:p>
    <w:p w:rsidR="00DB1CE8" w:rsidRPr="00DB1CE8" w:rsidRDefault="00DB1CE8" w:rsidP="00DB1CE8">
      <w:pPr>
        <w:rPr>
          <w:rFonts w:eastAsia="Calibri"/>
          <w:bCs/>
          <w:sz w:val="26"/>
        </w:rPr>
      </w:pPr>
      <w:r w:rsidRPr="00DB1CE8">
        <w:rPr>
          <w:rFonts w:eastAsia="Calibri"/>
          <w:b/>
          <w:bCs/>
          <w:u w:val="single"/>
        </w:rPr>
        <w:t>Foreign oil companies were expropriated by Mexican President Lazaro Cárdenas</w:t>
      </w:r>
      <w:r w:rsidRPr="00DB1CE8">
        <w:rPr>
          <w:rFonts w:eastAsia="Calibri"/>
          <w:bCs/>
          <w:sz w:val="26"/>
        </w:rPr>
        <w:t xml:space="preserve"> in 1938, and ever since </w:t>
      </w:r>
      <w:r w:rsidRPr="00DB1CE8">
        <w:rPr>
          <w:rFonts w:eastAsia="Calibri"/>
          <w:b/>
          <w:bCs/>
          <w:u w:val="single"/>
        </w:rPr>
        <w:t>Mexico’s vast oil resources</w:t>
      </w:r>
      <w:r w:rsidRPr="00DB1CE8">
        <w:rPr>
          <w:rFonts w:eastAsia="Calibri"/>
          <w:bCs/>
          <w:sz w:val="26"/>
        </w:rPr>
        <w:t xml:space="preserve"> — 13.9 billion barrels of crude-oil and possibly the world’s fourth-largest shale-gas reserves– </w:t>
      </w:r>
      <w:r w:rsidRPr="00DB1CE8">
        <w:rPr>
          <w:rFonts w:eastAsia="Calibri"/>
          <w:b/>
          <w:bCs/>
          <w:u w:val="single"/>
        </w:rPr>
        <w:t>became forbidden to outsiders</w:t>
      </w:r>
      <w:r w:rsidRPr="00DB1CE8">
        <w:rPr>
          <w:rFonts w:eastAsia="Calibri"/>
          <w:bCs/>
          <w:sz w:val="26"/>
        </w:rPr>
        <w:t>. The Wall Street Journal said the announcement highlights a “willingness to break with the past among young, reformist members” of the PRI, Peña Nieto’s party.  Exxon Mobil and Royal Dutch Shell are reported to be ready to return to Mexico, if Congress passes the measure.  Both were among the group of American and British companies expropriated 75 years ago.</w:t>
      </w:r>
    </w:p>
    <w:p w:rsidR="00DB1CE8" w:rsidRPr="00DB1CE8" w:rsidRDefault="00DB1CE8" w:rsidP="00DB1CE8">
      <w:pPr>
        <w:rPr>
          <w:rFonts w:eastAsia="Calibri"/>
          <w:bCs/>
          <w:sz w:val="26"/>
        </w:rPr>
      </w:pPr>
    </w:p>
    <w:p w:rsidR="00DB1CE8" w:rsidRPr="00DB1CE8" w:rsidRDefault="00DB1CE8" w:rsidP="00DB1CE8">
      <w:pPr>
        <w:rPr>
          <w:rFonts w:eastAsia="Calibri"/>
          <w:bCs/>
          <w:sz w:val="26"/>
        </w:rPr>
      </w:pPr>
    </w:p>
    <w:p w:rsidR="00DB1CE8" w:rsidRPr="00DB1CE8" w:rsidRDefault="00DB1CE8" w:rsidP="00DB1CE8">
      <w:pPr>
        <w:rPr>
          <w:rFonts w:eastAsia="Calibri"/>
          <w:bCs/>
          <w:sz w:val="26"/>
        </w:rPr>
      </w:pPr>
    </w:p>
    <w:p w:rsidR="00DB1CE8" w:rsidRPr="00DB1CE8" w:rsidRDefault="00DB1CE8" w:rsidP="00DB1CE8">
      <w:pPr>
        <w:rPr>
          <w:rFonts w:eastAsia="Calibri"/>
          <w:bCs/>
          <w:sz w:val="26"/>
        </w:rPr>
      </w:pPr>
      <w:r w:rsidRPr="00DB1CE8">
        <w:rPr>
          <w:rFonts w:eastAsia="Calibri"/>
          <w:b/>
          <w:bCs/>
          <w:u w:val="single"/>
        </w:rPr>
        <w:t>But Mexicans are less than ready to support</w:t>
      </w:r>
      <w:r w:rsidRPr="00DB1CE8">
        <w:rPr>
          <w:rFonts w:eastAsia="Calibri"/>
          <w:bCs/>
          <w:sz w:val="26"/>
        </w:rPr>
        <w:t xml:space="preserve"> Peña </w:t>
      </w:r>
      <w:r w:rsidRPr="00DB1CE8">
        <w:rPr>
          <w:rFonts w:eastAsia="Calibri"/>
          <w:b/>
          <w:bCs/>
          <w:u w:val="single"/>
        </w:rPr>
        <w:t xml:space="preserve">Nieto’s most ambitious and controversial reform to date. A new poll </w:t>
      </w:r>
      <w:r w:rsidRPr="00DB1CE8">
        <w:rPr>
          <w:rFonts w:eastAsia="Calibri"/>
          <w:bCs/>
          <w:sz w:val="26"/>
        </w:rPr>
        <w:t xml:space="preserve">by the Centro de Investigación y Docencia Económicas (CIDE), a research institute, </w:t>
      </w:r>
      <w:r w:rsidRPr="00DB1CE8">
        <w:rPr>
          <w:rFonts w:eastAsia="Calibri"/>
          <w:b/>
          <w:bCs/>
          <w:u w:val="single"/>
        </w:rPr>
        <w:t xml:space="preserve">shows that 65 out of every 100 Mexicans are against opening up Pemex, </w:t>
      </w:r>
      <w:r w:rsidRPr="00DB1CE8">
        <w:rPr>
          <w:rFonts w:eastAsia="Calibri"/>
        </w:rPr>
        <w:t xml:space="preserve">the </w:t>
      </w:r>
      <w:r w:rsidRPr="00DB1CE8">
        <w:rPr>
          <w:rFonts w:eastAsia="Calibri"/>
          <w:bCs/>
          <w:sz w:val="26"/>
        </w:rPr>
        <w:t xml:space="preserve">world’s seventh-largest oil producer with annual sales of more than $100 billion.  “Energy, particularly </w:t>
      </w:r>
      <w:r w:rsidRPr="00DB1CE8">
        <w:rPr>
          <w:rFonts w:eastAsia="Calibri"/>
          <w:b/>
          <w:bCs/>
          <w:u w:val="single"/>
        </w:rPr>
        <w:t>oil, continues to be the stronghold of Mexican nationalism,” said CIDE.</w:t>
      </w:r>
    </w:p>
    <w:p w:rsidR="00DB1CE8" w:rsidRPr="00DB1CE8" w:rsidRDefault="00DB1CE8" w:rsidP="00DB1CE8">
      <w:pPr>
        <w:rPr>
          <w:rFonts w:eastAsia="Calibri"/>
          <w:bCs/>
          <w:sz w:val="26"/>
        </w:rPr>
      </w:pPr>
    </w:p>
    <w:p w:rsidR="00DB1CE8" w:rsidRPr="00DB1CE8" w:rsidRDefault="00DB1CE8" w:rsidP="00DB1CE8">
      <w:pPr>
        <w:rPr>
          <w:rFonts w:eastAsia="Calibri"/>
          <w:bCs/>
          <w:sz w:val="26"/>
        </w:rPr>
      </w:pPr>
      <w:r w:rsidRPr="00DB1CE8">
        <w:rPr>
          <w:rFonts w:eastAsia="Calibri"/>
          <w:bCs/>
          <w:sz w:val="26"/>
        </w:rPr>
        <w:t xml:space="preserve">Peña Nieto is counting on the Pact for Mexico, an alliance of the country’s top three political parties, to try to get the reform passed. </w:t>
      </w:r>
      <w:r w:rsidRPr="00DB1CE8">
        <w:rPr>
          <w:rFonts w:eastAsia="Calibri"/>
          <w:b/>
          <w:bCs/>
          <w:u w:val="single"/>
        </w:rPr>
        <w:t>The proposal, which is expected to involve reforming the Constitution, will need two-thirds support from Mexico’s Congress;</w:t>
      </w:r>
      <w:r w:rsidRPr="00DB1CE8">
        <w:rPr>
          <w:rFonts w:eastAsia="Calibri"/>
          <w:bCs/>
          <w:sz w:val="26"/>
        </w:rPr>
        <w:t xml:space="preserve"> the PRI, </w:t>
      </w:r>
      <w:r w:rsidRPr="00DB1CE8">
        <w:rPr>
          <w:rFonts w:eastAsia="Calibri"/>
          <w:b/>
          <w:bCs/>
          <w:u w:val="single"/>
        </w:rPr>
        <w:t>his party, does not hold a simple majority in either house</w:t>
      </w:r>
      <w:r w:rsidRPr="00DB1CE8">
        <w:rPr>
          <w:rFonts w:eastAsia="Calibri"/>
          <w:bCs/>
          <w:sz w:val="26"/>
        </w:rPr>
        <w:t xml:space="preserve">. Peña Nieto reported that he’s negotiating to get the political support he needs to break the state monopoly. However, </w:t>
      </w:r>
      <w:r w:rsidRPr="00DB1CE8">
        <w:rPr>
          <w:rFonts w:eastAsia="Calibri"/>
          <w:b/>
          <w:bCs/>
          <w:u w:val="single"/>
        </w:rPr>
        <w:t>some analysts believe that the Pacto, which succeeded in getting through a monopoly-busting telecom reform in May, will not hold up this time.</w:t>
      </w:r>
      <w:r w:rsidRPr="00DB1CE8">
        <w:rPr>
          <w:rFonts w:eastAsia="Calibri"/>
          <w:bCs/>
          <w:sz w:val="26"/>
        </w:rPr>
        <w:t xml:space="preserve"> The left-leaning Party of the Democratic Revolution, or PRD, warned that they will oppose Pemex’s reform. Marcelo Ebrard, a popular former mayor of </w:t>
      </w:r>
      <w:r w:rsidRPr="00DB1CE8">
        <w:rPr>
          <w:rFonts w:eastAsia="Calibri"/>
          <w:b/>
          <w:bCs/>
          <w:u w:val="single"/>
        </w:rPr>
        <w:t>Mexico City and likely PRD Presidential candidate in 2018, challenged Peña Nieto to a televised debate on the oil overhaul.</w:t>
      </w:r>
      <w:r w:rsidRPr="00DB1CE8">
        <w:rPr>
          <w:rFonts w:eastAsia="Calibri"/>
          <w:bCs/>
          <w:sz w:val="26"/>
        </w:rPr>
        <w:t xml:space="preserve">  Former PRD </w:t>
      </w:r>
      <w:r w:rsidRPr="00DB1CE8">
        <w:rPr>
          <w:rFonts w:eastAsia="Calibri"/>
        </w:rPr>
        <w:t>Presidential candidate</w:t>
      </w:r>
      <w:r w:rsidRPr="00DB1CE8">
        <w:rPr>
          <w:rFonts w:eastAsia="Calibri"/>
          <w:bCs/>
          <w:sz w:val="26"/>
        </w:rPr>
        <w:t xml:space="preserve"> Cuauhtémoc Cárdenas, Lazaro Cárdenas’ son, presented a counter proposal to “modernize” Pemex without changing Article 27 of the Constitution to undo the historical ban on privatizing the company. His proposal was endorsed Tuesday by top PRD politicians, including Ebrard and Mexico City Mayor Miguel Angel Mancera, and the party’s congressional leaders.</w:t>
      </w:r>
    </w:p>
    <w:p w:rsidR="00DB1CE8" w:rsidRPr="00DB1CE8" w:rsidRDefault="00DB1CE8" w:rsidP="00DB1CE8">
      <w:pPr>
        <w:rPr>
          <w:rFonts w:eastAsia="Calibri"/>
          <w:bCs/>
          <w:sz w:val="26"/>
        </w:rPr>
      </w:pPr>
    </w:p>
    <w:p w:rsidR="00DB1CE8" w:rsidRPr="00DB1CE8" w:rsidRDefault="00DB1CE8" w:rsidP="00DB1CE8">
      <w:pPr>
        <w:rPr>
          <w:rFonts w:eastAsia="Calibri"/>
          <w:bCs/>
          <w:sz w:val="26"/>
        </w:rPr>
      </w:pPr>
      <w:r w:rsidRPr="00DB1CE8">
        <w:rPr>
          <w:rFonts w:eastAsia="Calibri"/>
          <w:bCs/>
          <w:sz w:val="26"/>
        </w:rPr>
        <w:t xml:space="preserve">Pemex claims there is a need to boost annual investment by 46%, to $37 billion, to tap undeveloped shale-gas deposits and deep-water reserves. Peña </w:t>
      </w:r>
      <w:r w:rsidRPr="00DB1CE8">
        <w:rPr>
          <w:rFonts w:eastAsia="Calibri"/>
          <w:b/>
          <w:bCs/>
          <w:u w:val="single"/>
        </w:rPr>
        <w:t>Nieto says that while he wants investment to come from private capital, he insists that Mexico’s oil and gas reserves will remain under the state’s control</w:t>
      </w:r>
      <w:r w:rsidRPr="00DB1CE8">
        <w:rPr>
          <w:rFonts w:eastAsia="Calibri"/>
          <w:bCs/>
          <w:sz w:val="26"/>
        </w:rPr>
        <w:t>, i.e. will not be sold to private firms or privatized.</w:t>
      </w:r>
    </w:p>
    <w:p w:rsidR="00DB1CE8" w:rsidRPr="00DB1CE8" w:rsidRDefault="00DB1CE8" w:rsidP="00DB1CE8">
      <w:pPr>
        <w:rPr>
          <w:rFonts w:eastAsia="Calibri"/>
          <w:bCs/>
          <w:sz w:val="26"/>
        </w:rPr>
      </w:pPr>
    </w:p>
    <w:p w:rsidR="00DB1CE8" w:rsidRPr="00DB1CE8" w:rsidRDefault="00DB1CE8" w:rsidP="00DB1CE8">
      <w:pPr>
        <w:rPr>
          <w:rFonts w:eastAsia="Calibri"/>
          <w:bCs/>
          <w:sz w:val="26"/>
        </w:rPr>
      </w:pPr>
      <w:r w:rsidRPr="00DB1CE8">
        <w:rPr>
          <w:rFonts w:eastAsia="Calibri"/>
          <w:b/>
          <w:bCs/>
          <w:u w:val="single"/>
        </w:rPr>
        <w:t>Butmany Mexicans are skeptical. They believe that a better alternative would be for the government to stop taking such a high tax from Pemex</w:t>
      </w:r>
      <w:r w:rsidRPr="00DB1CE8">
        <w:rPr>
          <w:rFonts w:eastAsia="Calibri"/>
          <w:bCs/>
          <w:sz w:val="26"/>
        </w:rPr>
        <w:t xml:space="preserve"> —40% of total government revenues — </w:t>
      </w:r>
      <w:r w:rsidRPr="00DB1CE8">
        <w:rPr>
          <w:rFonts w:eastAsia="Calibri"/>
          <w:b/>
          <w:bCs/>
          <w:u w:val="single"/>
        </w:rPr>
        <w:t xml:space="preserve">to allow it to reinvest instead of leaving it struggling to fund investment. </w:t>
      </w:r>
      <w:r w:rsidRPr="00DB1CE8">
        <w:rPr>
          <w:rFonts w:eastAsia="Calibri"/>
          <w:bCs/>
          <w:sz w:val="26"/>
        </w:rPr>
        <w:t xml:space="preserve"> Then there is the ever present problem of high-level corruption in Pemex that accounts for billions in losses.   The press has reported on government officials being paid millions of dollars by drug-connected contractors for juicy contracts with Pemex. The lavish lifestyle of the oil workers union leader, Carlos Romero Deschamps and his children, has also come out in the open. Newspapers published Facebook FB +1.4% images of Paulina Romero, Romero Deschamps’ daughter, boasting about her world travels aboard private jets accompanied by her three English bulldogs — Keiko, Boli and Morgancita, dining in first class restaurants with Vega Sicilia wines, and sporting Hermes luxury hand bags. His brother, José Carlos Romero Durán, was also featured driving a $2 million limited edition red Enzo Ferrari sport car, a gift from his father, whose trade union monthly salary is $1,864. </w:t>
      </w:r>
      <w:r w:rsidRPr="00DB1CE8">
        <w:rPr>
          <w:rFonts w:eastAsia="Calibri"/>
          <w:b/>
          <w:bCs/>
          <w:u w:val="single"/>
        </w:rPr>
        <w:t>Opposition politicians are conditioning talks on the oil overhaul to the government cracking down first on high level corruption, starting with Romero Deschamps.</w:t>
      </w:r>
    </w:p>
    <w:p w:rsidR="00DB1CE8" w:rsidRPr="00DB1CE8" w:rsidRDefault="00DB1CE8" w:rsidP="00DB1CE8">
      <w:pPr>
        <w:rPr>
          <w:rFonts w:eastAsia="Calibri"/>
          <w:bCs/>
          <w:sz w:val="26"/>
        </w:rPr>
      </w:pPr>
    </w:p>
    <w:p w:rsidR="00DB1CE8" w:rsidRPr="00DB1CE8" w:rsidRDefault="00DB1CE8" w:rsidP="00DB1CE8">
      <w:pPr>
        <w:rPr>
          <w:rFonts w:eastAsia="Calibri"/>
          <w:bCs/>
          <w:sz w:val="26"/>
        </w:rPr>
      </w:pPr>
    </w:p>
    <w:p w:rsidR="00DB1CE8" w:rsidRPr="00DB1CE8" w:rsidRDefault="00DB1CE8" w:rsidP="00DB1CE8">
      <w:pPr>
        <w:rPr>
          <w:rFonts w:eastAsia="Calibri"/>
        </w:rPr>
      </w:pPr>
    </w:p>
    <w:p w:rsidR="00DB1CE8" w:rsidRPr="00DB1CE8" w:rsidRDefault="00DB1CE8" w:rsidP="00DB1CE8">
      <w:pPr>
        <w:rPr>
          <w:rFonts w:eastAsia="Calibri"/>
        </w:rPr>
      </w:pPr>
    </w:p>
    <w:p w:rsidR="00DB1CE8" w:rsidRPr="00DB1CE8" w:rsidRDefault="00DB1CE8" w:rsidP="00DB1CE8">
      <w:pPr>
        <w:keepNext/>
        <w:keepLines/>
        <w:pageBreakBefore/>
        <w:spacing w:before="200"/>
        <w:jc w:val="center"/>
        <w:outlineLvl w:val="2"/>
        <w:rPr>
          <w:rFonts w:eastAsia="Times New Roman" w:cs="Times New Roman"/>
          <w:b/>
          <w:bCs/>
          <w:sz w:val="32"/>
          <w:u w:val="single"/>
        </w:rPr>
      </w:pPr>
      <w:r w:rsidRPr="00DB1CE8">
        <w:rPr>
          <w:rFonts w:eastAsia="Times New Roman" w:cs="Times New Roman"/>
          <w:b/>
          <w:bCs/>
          <w:sz w:val="32"/>
          <w:u w:val="single"/>
        </w:rPr>
        <w:t>1AR – Union Thumper</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Teachers union protests hurt political capital</w:t>
      </w:r>
    </w:p>
    <w:p w:rsidR="00DB1CE8" w:rsidRPr="00DB1CE8" w:rsidRDefault="00DB1CE8" w:rsidP="00DB1CE8">
      <w:pPr>
        <w:rPr>
          <w:rFonts w:eastAsia="Calibri"/>
          <w:b/>
          <w:bCs/>
          <w:sz w:val="26"/>
        </w:rPr>
      </w:pPr>
      <w:r w:rsidRPr="00DB1CE8">
        <w:rPr>
          <w:rFonts w:eastAsia="Calibri"/>
          <w:b/>
          <w:bCs/>
          <w:sz w:val="26"/>
        </w:rPr>
        <w:t>Montes 2013</w:t>
      </w:r>
    </w:p>
    <w:p w:rsidR="00DB1CE8" w:rsidRPr="00DB1CE8" w:rsidRDefault="00DB1CE8" w:rsidP="00DB1CE8">
      <w:pPr>
        <w:rPr>
          <w:rFonts w:eastAsia="Calibri"/>
        </w:rPr>
      </w:pPr>
      <w:r w:rsidRPr="00DB1CE8">
        <w:rPr>
          <w:rFonts w:eastAsia="Calibri"/>
        </w:rPr>
        <w:t>Juan, “Strikes by Mexican Teachers Challenge New President,” http://online.wsj.com/article/SB10001424127887323551004578438882863242710.html</w:t>
      </w:r>
    </w:p>
    <w:p w:rsidR="00DB1CE8" w:rsidRPr="00DB1CE8" w:rsidRDefault="00DB1CE8" w:rsidP="00DB1CE8">
      <w:pPr>
        <w:rPr>
          <w:rFonts w:eastAsia="Calibri"/>
        </w:rPr>
      </w:pPr>
      <w:r w:rsidRPr="00DB1CE8">
        <w:rPr>
          <w:rFonts w:eastAsia="Calibri"/>
        </w:rPr>
        <w:t xml:space="preserve">Last week, </w:t>
      </w:r>
      <w:r w:rsidRPr="00DB1CE8">
        <w:rPr>
          <w:rFonts w:eastAsia="Calibri"/>
          <w:b/>
          <w:bCs/>
          <w:u w:val="single"/>
        </w:rPr>
        <w:t>tens of thousands of teachers</w:t>
      </w:r>
      <w:r w:rsidRPr="00DB1CE8">
        <w:rPr>
          <w:rFonts w:eastAsia="Calibri"/>
        </w:rPr>
        <w:t xml:space="preserve">, some armed with metal bars and Molotov cocktails, </w:t>
      </w:r>
      <w:r w:rsidRPr="00DB1CE8">
        <w:rPr>
          <w:rFonts w:eastAsia="Calibri"/>
          <w:b/>
          <w:bCs/>
          <w:u w:val="single"/>
        </w:rPr>
        <w:t>marched in Guerrero's capital, Chilpancingo</w:t>
      </w:r>
      <w:r w:rsidRPr="00DB1CE8">
        <w:rPr>
          <w:rFonts w:eastAsia="Calibri"/>
        </w:rPr>
        <w:t xml:space="preserve">. They again blocked for hours the highway that connects Mexico City with the Pacific port of Acapulco, hurting a key economic and tourist hub. </w:t>
      </w:r>
      <w:r w:rsidRPr="00DB1CE8">
        <w:rPr>
          <w:rFonts w:eastAsia="Calibri"/>
          <w:b/>
          <w:bCs/>
          <w:u w:val="single"/>
        </w:rPr>
        <w:t>The demonstrations have been held sporadically since the overhaul bill was signed</w:t>
      </w:r>
      <w:r w:rsidRPr="00DB1CE8">
        <w:rPr>
          <w:rFonts w:eastAsia="Calibri"/>
        </w:rPr>
        <w:t>.</w:t>
      </w:r>
    </w:p>
    <w:p w:rsidR="00DB1CE8" w:rsidRPr="00DB1CE8" w:rsidRDefault="00DB1CE8" w:rsidP="00DB1CE8">
      <w:pPr>
        <w:rPr>
          <w:rFonts w:eastAsia="Calibri"/>
        </w:rPr>
      </w:pPr>
      <w:r w:rsidRPr="00DB1CE8">
        <w:rPr>
          <w:rFonts w:eastAsia="Calibri"/>
          <w:b/>
          <w:iCs/>
          <w:u w:val="single"/>
          <w:bdr w:val="single" w:sz="18" w:space="0" w:color="auto"/>
        </w:rPr>
        <w:t>A protracted conflict could undermine Mr. Peña Nieto's political capital as he is seeking wide consensus for his ambitious agenda</w:t>
      </w:r>
      <w:r w:rsidRPr="00DB1CE8">
        <w:rPr>
          <w:rFonts w:eastAsia="Calibri"/>
        </w:rPr>
        <w:t>, which he put into action with the education-revamp bill just after taking office on Dec. 1. It would also raise doubts over whether the education overhaul will be fully implemented, analysts say. Government officials say the protests won't stop the changes from proceeding.</w:t>
      </w:r>
    </w:p>
    <w:p w:rsidR="00DB1CE8" w:rsidRPr="00DB1CE8" w:rsidRDefault="00DB1CE8" w:rsidP="00DB1CE8">
      <w:pPr>
        <w:rPr>
          <w:rFonts w:eastAsia="Calibri"/>
        </w:rPr>
      </w:pPr>
    </w:p>
    <w:p w:rsidR="00DB1CE8" w:rsidRPr="00DB1CE8" w:rsidRDefault="00DB1CE8" w:rsidP="00DB1CE8">
      <w:pPr>
        <w:keepNext/>
        <w:keepLines/>
        <w:pageBreakBefore/>
        <w:spacing w:before="200"/>
        <w:jc w:val="center"/>
        <w:outlineLvl w:val="2"/>
        <w:rPr>
          <w:rFonts w:eastAsia="Times New Roman" w:cs="Times New Roman"/>
          <w:b/>
          <w:bCs/>
          <w:sz w:val="32"/>
          <w:u w:val="single"/>
        </w:rPr>
      </w:pPr>
      <w:r w:rsidRPr="00DB1CE8">
        <w:rPr>
          <w:rFonts w:eastAsia="Times New Roman" w:cs="Times New Roman"/>
          <w:b/>
          <w:bCs/>
          <w:sz w:val="32"/>
          <w:u w:val="single"/>
        </w:rPr>
        <w:t>1AR – Drug Thumper</w:t>
      </w:r>
    </w:p>
    <w:p w:rsidR="00DB1CE8" w:rsidRPr="00DB1CE8" w:rsidRDefault="00DB1CE8" w:rsidP="00DB1CE8">
      <w:pPr>
        <w:keepNext/>
        <w:keepLines/>
        <w:spacing w:before="200"/>
        <w:outlineLvl w:val="3"/>
        <w:rPr>
          <w:rFonts w:eastAsia="Times New Roman" w:cs="Times New Roman"/>
          <w:b/>
          <w:bCs/>
          <w:iCs/>
          <w:sz w:val="26"/>
        </w:rPr>
      </w:pPr>
      <w:r w:rsidRPr="00DB1CE8">
        <w:rPr>
          <w:rFonts w:eastAsia="Times New Roman" w:cs="Times New Roman"/>
          <w:b/>
          <w:bCs/>
          <w:iCs/>
          <w:sz w:val="26"/>
        </w:rPr>
        <w:t>Obama plans to aid Nieto in drug policy</w:t>
      </w:r>
    </w:p>
    <w:p w:rsidR="00DB1CE8" w:rsidRPr="00DB1CE8" w:rsidRDefault="00DB1CE8" w:rsidP="00DB1CE8">
      <w:pPr>
        <w:rPr>
          <w:rFonts w:eastAsia="Calibri"/>
        </w:rPr>
      </w:pPr>
      <w:r w:rsidRPr="00DB1CE8">
        <w:rPr>
          <w:rFonts w:eastAsia="Calibri"/>
          <w:b/>
          <w:bCs/>
          <w:sz w:val="26"/>
        </w:rPr>
        <w:t xml:space="preserve">Brewer 7/8 </w:t>
      </w:r>
      <w:r w:rsidRPr="00DB1CE8">
        <w:rPr>
          <w:rFonts w:eastAsia="Calibri"/>
        </w:rPr>
        <w:t xml:space="preserve">(Jerry, “Mexico's Law Enforcement and Police Policies Questioned”, Mexidata.info, 8 July 2013, </w:t>
      </w:r>
      <w:hyperlink r:id="rId80" w:history="1">
        <w:r w:rsidRPr="00DB1CE8">
          <w:rPr>
            <w:rFonts w:eastAsia="Calibri"/>
          </w:rPr>
          <w:t>http://www.mexidata.info/id3656.html</w:t>
        </w:r>
      </w:hyperlink>
      <w:r w:rsidRPr="00DB1CE8">
        <w:rPr>
          <w:rFonts w:eastAsia="Calibri"/>
        </w:rPr>
        <w:t>) ~ew</w:t>
      </w:r>
    </w:p>
    <w:p w:rsidR="00DB1CE8" w:rsidRPr="00DB1CE8" w:rsidRDefault="00DB1CE8" w:rsidP="00DB1CE8">
      <w:pPr>
        <w:rPr>
          <w:rFonts w:eastAsia="Calibri"/>
          <w:b/>
          <w:bCs/>
          <w:sz w:val="26"/>
        </w:rPr>
      </w:pPr>
    </w:p>
    <w:p w:rsidR="00DB1CE8" w:rsidRPr="00DB1CE8" w:rsidRDefault="00DB1CE8" w:rsidP="00DB1CE8">
      <w:pPr>
        <w:rPr>
          <w:rFonts w:eastAsia="Calibri"/>
        </w:rPr>
      </w:pPr>
      <w:r w:rsidRPr="00DB1CE8">
        <w:rPr>
          <w:rFonts w:eastAsia="Calibri"/>
        </w:rPr>
        <w:t xml:space="preserve">Peña </w:t>
      </w:r>
      <w:r w:rsidRPr="00DB1CE8">
        <w:rPr>
          <w:rFonts w:eastAsia="Calibri"/>
          <w:b/>
          <w:bCs/>
          <w:u w:val="single"/>
        </w:rPr>
        <w:t>Nieto has vacillated from enforcement postures against drug traffickers and drug kingpins, to pursuing violent criminals with more of a focus on so-called "traditional crime."His stated desires</w:t>
      </w:r>
      <w:r w:rsidRPr="00DB1CE8">
        <w:rPr>
          <w:rFonts w:eastAsia="Calibri"/>
        </w:rPr>
        <w:t xml:space="preserve">, </w:t>
      </w:r>
      <w:r w:rsidRPr="00DB1CE8">
        <w:rPr>
          <w:rFonts w:eastAsia="Calibri"/>
          <w:b/>
          <w:bCs/>
          <w:u w:val="single"/>
        </w:rPr>
        <w:t>to move priorities away from drug arrests and seizures and simply towards violence reduction, have created concern among US political leaders.</w:t>
      </w:r>
    </w:p>
    <w:p w:rsidR="00DB1CE8" w:rsidRPr="00DB1CE8" w:rsidRDefault="00DB1CE8" w:rsidP="00DB1CE8">
      <w:pPr>
        <w:rPr>
          <w:rFonts w:eastAsia="Calibri"/>
        </w:rPr>
      </w:pPr>
      <w:r w:rsidRPr="00DB1CE8">
        <w:rPr>
          <w:rFonts w:eastAsia="Calibri"/>
        </w:rPr>
        <w:t xml:space="preserve">President Barack </w:t>
      </w:r>
      <w:r w:rsidRPr="00DB1CE8">
        <w:rPr>
          <w:rFonts w:eastAsia="Calibri"/>
          <w:b/>
          <w:bCs/>
          <w:u w:val="single"/>
        </w:rPr>
        <w:t>Obama speaks of close cooperation with Mexico</w:t>
      </w:r>
      <w:r w:rsidRPr="00DB1CE8">
        <w:rPr>
          <w:rFonts w:eastAsia="Calibri"/>
        </w:rPr>
        <w:t>, while moving "to a</w:t>
      </w:r>
      <w:r w:rsidRPr="00DB1CE8">
        <w:rPr>
          <w:rFonts w:eastAsia="Calibri"/>
          <w:b/>
          <w:bCs/>
          <w:u w:val="single"/>
        </w:rPr>
        <w:t xml:space="preserve"> more humanistic counternarcotics policy</w:t>
      </w:r>
      <w:r w:rsidRPr="00DB1CE8">
        <w:rPr>
          <w:rFonts w:eastAsia="Calibri"/>
        </w:rPr>
        <w:t xml:space="preserve">, and plans to </w:t>
      </w:r>
      <w:r w:rsidRPr="00DB1CE8">
        <w:rPr>
          <w:rFonts w:eastAsia="Calibri"/>
          <w:b/>
          <w:bCs/>
          <w:u w:val="single"/>
        </w:rPr>
        <w:t>strengthen communities in the border region</w:t>
      </w:r>
      <w:r w:rsidRPr="00DB1CE8">
        <w:rPr>
          <w:rFonts w:eastAsia="Calibri"/>
        </w:rPr>
        <w:t xml:space="preserve"> with resources to be dedicated to tackling substance abuse and violence through </w:t>
      </w:r>
      <w:r w:rsidRPr="00DB1CE8">
        <w:rPr>
          <w:rFonts w:eastAsia="Calibri"/>
          <w:b/>
          <w:bCs/>
          <w:u w:val="single"/>
        </w:rPr>
        <w:t>health and education programs.</w:t>
      </w:r>
      <w:r w:rsidRPr="00DB1CE8">
        <w:rPr>
          <w:rFonts w:eastAsia="Calibri"/>
        </w:rPr>
        <w:t>" This described as policies focused almost entirely on security, which too include broader social issues that fuel organized crime and the drug trade. And this appears to be much of Peña Nieto's message.</w:t>
      </w:r>
    </w:p>
    <w:p w:rsidR="00DB1CE8" w:rsidRPr="00DB1CE8" w:rsidRDefault="00DB1CE8" w:rsidP="00DB1CE8">
      <w:pPr>
        <w:rPr>
          <w:rFonts w:eastAsia="Calibri"/>
        </w:rPr>
      </w:pPr>
    </w:p>
    <w:p w:rsidR="00DB1CE8" w:rsidRPr="00DB1CE8" w:rsidRDefault="00DB1CE8" w:rsidP="00DB1CE8">
      <w:pPr>
        <w:rPr>
          <w:rFonts w:eastAsia="Calibri"/>
        </w:rPr>
      </w:pPr>
    </w:p>
    <w:p w:rsidR="00DB1CE8" w:rsidRPr="00DB1CE8" w:rsidRDefault="00DB1CE8" w:rsidP="00DB1CE8">
      <w:pPr>
        <w:keepNext/>
        <w:keepLines/>
        <w:pageBreakBefore/>
        <w:spacing w:before="200"/>
        <w:jc w:val="center"/>
        <w:outlineLvl w:val="2"/>
        <w:rPr>
          <w:rFonts w:eastAsia="Times New Roman" w:cs="Times New Roman"/>
          <w:b/>
          <w:bCs/>
          <w:sz w:val="32"/>
          <w:u w:val="single"/>
        </w:rPr>
      </w:pPr>
      <w:r w:rsidRPr="00DB1CE8">
        <w:rPr>
          <w:rFonts w:eastAsia="Times New Roman" w:cs="Times New Roman"/>
          <w:b/>
          <w:bCs/>
          <w:sz w:val="32"/>
          <w:u w:val="single"/>
        </w:rPr>
        <w:t>Climate Co-op Popular</w:t>
      </w:r>
    </w:p>
    <w:p w:rsidR="00DB1CE8" w:rsidRPr="00DB1CE8" w:rsidRDefault="00DB1CE8" w:rsidP="00DB1CE8">
      <w:pPr>
        <w:keepNext/>
        <w:keepLines/>
        <w:spacing w:before="200"/>
        <w:outlineLvl w:val="3"/>
        <w:rPr>
          <w:rFonts w:eastAsia="Times New Roman" w:cs="Times New Roman"/>
          <w:iCs/>
          <w:sz w:val="26"/>
          <w:szCs w:val="26"/>
          <w:u w:val="single"/>
        </w:rPr>
      </w:pPr>
      <w:r w:rsidRPr="00DB1CE8">
        <w:rPr>
          <w:rFonts w:eastAsia="Times New Roman" w:cs="Times New Roman"/>
          <w:iCs/>
          <w:sz w:val="26"/>
          <w:szCs w:val="26"/>
          <w:u w:val="single"/>
        </w:rPr>
        <w:t>Climate change initiatives are popular—momentum</w:t>
      </w:r>
    </w:p>
    <w:p w:rsidR="00DB1CE8" w:rsidRPr="00DB1CE8" w:rsidRDefault="00DB1CE8" w:rsidP="00DB1CE8">
      <w:pPr>
        <w:rPr>
          <w:rFonts w:eastAsia="Calibri"/>
          <w:b/>
          <w:bCs/>
          <w:sz w:val="26"/>
        </w:rPr>
      </w:pPr>
      <w:r w:rsidRPr="00DB1CE8">
        <w:rPr>
          <w:rFonts w:eastAsia="Calibri"/>
          <w:b/>
          <w:bCs/>
          <w:sz w:val="26"/>
        </w:rPr>
        <w:t>McCain 12</w:t>
      </w:r>
    </w:p>
    <w:p w:rsidR="00DB1CE8" w:rsidRPr="00DB1CE8" w:rsidRDefault="00DB1CE8" w:rsidP="00DB1CE8">
      <w:pPr>
        <w:rPr>
          <w:rFonts w:eastAsia="Calibri"/>
          <w:bCs/>
          <w:sz w:val="26"/>
          <w:szCs w:val="20"/>
        </w:rPr>
      </w:pPr>
      <w:r w:rsidRPr="00DB1CE8">
        <w:rPr>
          <w:rFonts w:eastAsia="Calibri"/>
          <w:b/>
          <w:bCs/>
          <w:sz w:val="26"/>
          <w:szCs w:val="20"/>
        </w:rPr>
        <w:t>(Christina McCain, Ph.D., heads EDF's climate change initiatives in Mexico. She is a formally trained tropical forest ecologist and works as a policy expert on tropical forests and climate change, with an emphasis on Reducing Emissions from Deforestation and Degradation (REDD+). “Mexico’s Congress looks to pass climate change law this spring,” Environment Defense Fund, 2/1/12, http://blogs.edf.org/climatetalks/2012/02/01/mexicos-congress-looks-to-pass-climate-change-law-this-spring/)</w:t>
      </w:r>
    </w:p>
    <w:p w:rsidR="00DB1CE8" w:rsidRPr="00DB1CE8" w:rsidRDefault="00DB1CE8" w:rsidP="00DB1CE8">
      <w:pPr>
        <w:rPr>
          <w:rFonts w:eastAsia="Calibri"/>
          <w:bCs/>
          <w:sz w:val="26"/>
        </w:rPr>
      </w:pPr>
    </w:p>
    <w:p w:rsidR="00DB1CE8" w:rsidRPr="00DB1CE8" w:rsidRDefault="00DB1CE8" w:rsidP="00DB1CE8">
      <w:pPr>
        <w:rPr>
          <w:rFonts w:eastAsia="Calibri"/>
          <w:b/>
          <w:bCs/>
          <w:u w:val="single"/>
        </w:rPr>
      </w:pPr>
      <w:r w:rsidRPr="00DB1CE8">
        <w:rPr>
          <w:rFonts w:eastAsia="Calibri"/>
          <w:sz w:val="16"/>
          <w:szCs w:val="16"/>
        </w:rPr>
        <w:t xml:space="preserve">Particularly </w:t>
      </w:r>
      <w:r w:rsidRPr="00DB1CE8">
        <w:rPr>
          <w:rFonts w:eastAsia="Calibri"/>
          <w:b/>
          <w:bCs/>
          <w:u w:val="single"/>
        </w:rPr>
        <w:t xml:space="preserve">over the last several years, the country has shown political willingness to address climate change, with a pledge to halve its emissions </w:t>
      </w:r>
      <w:r w:rsidRPr="00DB1CE8">
        <w:rPr>
          <w:rFonts w:eastAsia="Calibri"/>
          <w:sz w:val="16"/>
          <w:szCs w:val="16"/>
        </w:rPr>
        <w:t>by 2050 from 2000 levels,</w:t>
      </w:r>
      <w:r w:rsidRPr="00DB1CE8">
        <w:rPr>
          <w:rFonts w:eastAsia="Calibri"/>
          <w:b/>
          <w:bCs/>
          <w:u w:val="single"/>
        </w:rPr>
        <w:t xml:space="preserve"> and a number of sweeping climate change bills </w:t>
      </w:r>
      <w:r w:rsidRPr="00DB1CE8">
        <w:rPr>
          <w:rFonts w:eastAsia="Calibri"/>
          <w:sz w:val="16"/>
          <w:szCs w:val="16"/>
        </w:rPr>
        <w:t>brought up in the Senate.</w:t>
      </w:r>
      <w:r w:rsidRPr="00DB1CE8">
        <w:rPr>
          <w:rFonts w:eastAsia="Calibri"/>
          <w:sz w:val="16"/>
        </w:rPr>
        <w:t xml:space="preserve">Though the other climate bills never became law, </w:t>
      </w:r>
      <w:r w:rsidRPr="00DB1CE8">
        <w:rPr>
          <w:rFonts w:eastAsia="Calibri"/>
          <w:b/>
          <w:bCs/>
          <w:u w:val="single"/>
        </w:rPr>
        <w:t xml:space="preserve">the current bill’s </w:t>
      </w:r>
      <w:r w:rsidRPr="00DB1CE8">
        <w:rPr>
          <w:rFonts w:eastAsia="Calibri"/>
          <w:b/>
          <w:iCs/>
          <w:u w:val="single"/>
          <w:bdr w:val="single" w:sz="18" w:space="0" w:color="auto"/>
        </w:rPr>
        <w:t>overwhelming approval</w:t>
      </w:r>
      <w:r w:rsidRPr="00DB1CE8">
        <w:rPr>
          <w:rFonts w:eastAsia="Calibri"/>
          <w:b/>
          <w:bCs/>
          <w:u w:val="single"/>
        </w:rPr>
        <w:t xml:space="preserve"> in the Senate by a broad coalition of sponsors (76-2 with 5 abstentions) shows a </w:t>
      </w:r>
      <w:r w:rsidRPr="00DB1CE8">
        <w:rPr>
          <w:rFonts w:eastAsia="Calibri"/>
          <w:b/>
          <w:iCs/>
          <w:u w:val="single"/>
          <w:bdr w:val="single" w:sz="18" w:space="0" w:color="auto"/>
        </w:rPr>
        <w:t>stronger momentum than we’ve seen</w:t>
      </w:r>
      <w:r w:rsidRPr="00DB1CE8">
        <w:rPr>
          <w:rFonts w:eastAsia="Calibri"/>
          <w:sz w:val="16"/>
        </w:rPr>
        <w:t>.</w:t>
      </w:r>
      <w:r w:rsidRPr="00DB1CE8">
        <w:rPr>
          <w:rFonts w:eastAsia="Calibri"/>
          <w:sz w:val="12"/>
        </w:rPr>
        <w:t>¶</w:t>
      </w:r>
      <w:r w:rsidRPr="00DB1CE8">
        <w:rPr>
          <w:rFonts w:eastAsia="Calibri"/>
          <w:sz w:val="16"/>
        </w:rPr>
        <w:t xml:space="preserve"> While the political composition of Mexico’s lower chamber may mean the bill will not have as broad support in the Chamber of Deputies as it had in the Senate, it may benefit from that momentum.</w:t>
      </w:r>
      <w:r w:rsidRPr="00DB1CE8">
        <w:rPr>
          <w:rFonts w:eastAsia="Calibri"/>
          <w:sz w:val="12"/>
        </w:rPr>
        <w:t>¶</w:t>
      </w:r>
      <w:r w:rsidRPr="00DB1CE8">
        <w:rPr>
          <w:rFonts w:eastAsia="Calibri"/>
          <w:sz w:val="16"/>
        </w:rPr>
        <w:t xml:space="preserve"> Meanwhile, President Felipe Calderón has made clear </w:t>
      </w:r>
      <w:r w:rsidRPr="00DB1CE8">
        <w:rPr>
          <w:rFonts w:eastAsia="Calibri"/>
          <w:b/>
          <w:iCs/>
          <w:u w:val="single"/>
          <w:bdr w:val="single" w:sz="18" w:space="0" w:color="auto"/>
        </w:rPr>
        <w:t>climate change is a top priority</w:t>
      </w:r>
      <w:r w:rsidRPr="00DB1CE8">
        <w:rPr>
          <w:rFonts w:eastAsia="Calibri"/>
          <w:sz w:val="16"/>
        </w:rPr>
        <w:t xml:space="preserve"> in his administration, and in mid-January signed a formal agreement with the U.S. to “advance towards a green economy.”</w:t>
      </w:r>
      <w:r w:rsidRPr="00DB1CE8">
        <w:rPr>
          <w:rFonts w:eastAsia="Calibri"/>
          <w:sz w:val="12"/>
        </w:rPr>
        <w:t>¶</w:t>
      </w:r>
      <w:r w:rsidRPr="00DB1CE8">
        <w:rPr>
          <w:rFonts w:eastAsia="Calibri"/>
          <w:b/>
          <w:bCs/>
          <w:u w:val="single"/>
        </w:rPr>
        <w:t>Mexico’s passing this bill</w:t>
      </w:r>
      <w:r w:rsidRPr="00DB1CE8">
        <w:rPr>
          <w:rFonts w:eastAsia="Calibri"/>
          <w:sz w:val="16"/>
        </w:rPr>
        <w:t xml:space="preserve"> to enshrine domestic action </w:t>
      </w:r>
      <w:r w:rsidRPr="00DB1CE8">
        <w:rPr>
          <w:rFonts w:eastAsia="Calibri"/>
          <w:b/>
          <w:bCs/>
          <w:u w:val="single"/>
        </w:rPr>
        <w:t>on climate change</w:t>
      </w:r>
      <w:r w:rsidRPr="00DB1CE8">
        <w:rPr>
          <w:rFonts w:eastAsia="Calibri"/>
          <w:sz w:val="16"/>
        </w:rPr>
        <w:t xml:space="preserve"> into law </w:t>
      </w:r>
      <w:r w:rsidRPr="00DB1CE8">
        <w:rPr>
          <w:rFonts w:eastAsia="Calibri"/>
          <w:b/>
          <w:bCs/>
          <w:u w:val="single"/>
        </w:rPr>
        <w:t>guarantees the country’s efforts to curbing climate change can extend far beyond the current president.</w:t>
      </w:r>
    </w:p>
    <w:p w:rsidR="00DB1CE8" w:rsidRPr="00DB1CE8" w:rsidRDefault="00DB1CE8" w:rsidP="00DB1CE8">
      <w:pPr>
        <w:keepNext/>
        <w:keepLines/>
        <w:spacing w:before="200"/>
        <w:outlineLvl w:val="3"/>
        <w:rPr>
          <w:rFonts w:eastAsia="Times New Roman" w:cs="Times New Roman"/>
          <w:iCs/>
          <w:sz w:val="26"/>
          <w:szCs w:val="26"/>
          <w:u w:val="single"/>
        </w:rPr>
      </w:pPr>
      <w:r w:rsidRPr="00DB1CE8">
        <w:rPr>
          <w:rFonts w:eastAsia="Times New Roman" w:cs="Times New Roman"/>
          <w:iCs/>
          <w:sz w:val="26"/>
          <w:szCs w:val="26"/>
          <w:u w:val="single"/>
        </w:rPr>
        <w:t>Plan popular—support from all parties</w:t>
      </w:r>
    </w:p>
    <w:p w:rsidR="00DB1CE8" w:rsidRPr="00DB1CE8" w:rsidRDefault="00DB1CE8" w:rsidP="00DB1CE8">
      <w:pPr>
        <w:rPr>
          <w:rFonts w:eastAsia="Calibri"/>
          <w:b/>
          <w:bCs/>
          <w:sz w:val="26"/>
        </w:rPr>
      </w:pPr>
      <w:r w:rsidRPr="00DB1CE8">
        <w:rPr>
          <w:rFonts w:eastAsia="Calibri"/>
          <w:b/>
          <w:bCs/>
          <w:sz w:val="26"/>
        </w:rPr>
        <w:t>RTCC 13</w:t>
      </w:r>
      <w:bookmarkStart w:id="16" w:name="_GoBack"/>
      <w:bookmarkEnd w:id="16"/>
    </w:p>
    <w:p w:rsidR="00DB1CE8" w:rsidRPr="00DB1CE8" w:rsidRDefault="00DB1CE8" w:rsidP="00DB1CE8">
      <w:pPr>
        <w:rPr>
          <w:rFonts w:eastAsia="Calibri"/>
          <w:bCs/>
          <w:sz w:val="26"/>
          <w:szCs w:val="20"/>
        </w:rPr>
      </w:pPr>
      <w:r w:rsidRPr="00DB1CE8">
        <w:rPr>
          <w:rFonts w:eastAsia="Calibri"/>
          <w:b/>
          <w:bCs/>
          <w:sz w:val="26"/>
          <w:szCs w:val="20"/>
        </w:rPr>
        <w:t xml:space="preserve">(Responding to Climate Change (RTCC) is a Non-Governmental Organisation and an official observer to the United Nations climate change negotiations dedicated to raising awareness about climate change issues. “Mexico’s climate change laws,” Responding to Climate Change, 2/19/13, </w:t>
      </w:r>
      <w:hyperlink r:id="rId81" w:history="1">
        <w:r w:rsidRPr="00DB1CE8">
          <w:rPr>
            <w:rFonts w:eastAsia="Calibri"/>
            <w:szCs w:val="20"/>
          </w:rPr>
          <w:t>http://www.rtcc.org/in-focus-mexicos-climate-change-laws/</w:t>
        </w:r>
      </w:hyperlink>
      <w:r w:rsidRPr="00DB1CE8">
        <w:rPr>
          <w:rFonts w:eastAsia="Calibri"/>
          <w:b/>
          <w:bCs/>
          <w:sz w:val="26"/>
          <w:szCs w:val="20"/>
        </w:rPr>
        <w:t>)</w:t>
      </w:r>
    </w:p>
    <w:p w:rsidR="00DB1CE8" w:rsidRPr="00DB1CE8" w:rsidRDefault="00DB1CE8" w:rsidP="00DB1CE8">
      <w:pPr>
        <w:rPr>
          <w:rFonts w:eastAsia="Calibri"/>
          <w:bCs/>
          <w:sz w:val="26"/>
        </w:rPr>
      </w:pPr>
    </w:p>
    <w:p w:rsidR="00DB1CE8" w:rsidRPr="00DB1CE8" w:rsidRDefault="00DB1CE8" w:rsidP="00DB1CE8">
      <w:pPr>
        <w:rPr>
          <w:rFonts w:eastAsia="Calibri"/>
          <w:sz w:val="16"/>
        </w:rPr>
      </w:pPr>
      <w:r w:rsidRPr="00DB1CE8">
        <w:rPr>
          <w:rFonts w:eastAsia="Calibri"/>
          <w:b/>
          <w:bCs/>
          <w:u w:val="single"/>
        </w:rPr>
        <w:t>Mexico</w:t>
      </w:r>
      <w:r w:rsidRPr="00DB1CE8">
        <w:rPr>
          <w:rFonts w:eastAsia="Calibri"/>
          <w:sz w:val="16"/>
        </w:rPr>
        <w:t xml:space="preserve"> was the standout country in 2012 on climate change.</w:t>
      </w:r>
      <w:r w:rsidRPr="00DB1CE8">
        <w:rPr>
          <w:rFonts w:eastAsia="Calibri"/>
          <w:sz w:val="12"/>
        </w:rPr>
        <w:t>¶</w:t>
      </w:r>
      <w:r w:rsidRPr="00DB1CE8">
        <w:rPr>
          <w:rFonts w:eastAsia="Calibri"/>
          <w:sz w:val="16"/>
        </w:rPr>
        <w:t xml:space="preserve"> It </w:t>
      </w:r>
      <w:r w:rsidRPr="00DB1CE8">
        <w:rPr>
          <w:rFonts w:eastAsia="Calibri"/>
          <w:b/>
          <w:bCs/>
          <w:u w:val="single"/>
        </w:rPr>
        <w:t xml:space="preserve">passed a comprehensive climate change law </w:t>
      </w:r>
      <w:r w:rsidRPr="00DB1CE8">
        <w:rPr>
          <w:rFonts w:eastAsia="Calibri"/>
          <w:sz w:val="16"/>
        </w:rPr>
        <w:t xml:space="preserve">– The General Law on Climate Change – </w:t>
      </w:r>
      <w:r w:rsidRPr="00DB1CE8">
        <w:rPr>
          <w:rFonts w:eastAsia="Calibri"/>
          <w:b/>
          <w:iCs/>
          <w:u w:val="single"/>
          <w:bdr w:val="single" w:sz="18" w:space="0" w:color="auto"/>
        </w:rPr>
        <w:t>with the support of all major political parties</w:t>
      </w:r>
      <w:r w:rsidRPr="00DB1CE8">
        <w:rPr>
          <w:rFonts w:eastAsia="Calibri"/>
          <w:b/>
          <w:bCs/>
          <w:u w:val="single"/>
        </w:rPr>
        <w:t>, a</w:t>
      </w:r>
      <w:r w:rsidRPr="00DB1CE8">
        <w:rPr>
          <w:rFonts w:eastAsia="Calibri"/>
          <w:sz w:val="16"/>
        </w:rPr>
        <w:t xml:space="preserve"> real </w:t>
      </w:r>
      <w:r w:rsidRPr="00DB1CE8">
        <w:rPr>
          <w:rFonts w:eastAsia="Calibri"/>
          <w:b/>
          <w:bCs/>
          <w:u w:val="single"/>
        </w:rPr>
        <w:t>achievement in a usually partisan Congress</w:t>
      </w:r>
      <w:r w:rsidRPr="00DB1CE8">
        <w:rPr>
          <w:rFonts w:eastAsia="Calibri"/>
          <w:sz w:val="16"/>
        </w:rPr>
        <w:t>.</w:t>
      </w:r>
      <w:r w:rsidRPr="00DB1CE8">
        <w:rPr>
          <w:rFonts w:eastAsia="Calibri"/>
          <w:sz w:val="12"/>
        </w:rPr>
        <w:t>¶</w:t>
      </w:r>
      <w:r w:rsidRPr="00DB1CE8">
        <w:rPr>
          <w:rFonts w:eastAsia="Calibri"/>
          <w:sz w:val="16"/>
        </w:rPr>
        <w:t xml:space="preserve"> In parallel, </w:t>
      </w:r>
      <w:r w:rsidRPr="00DB1CE8">
        <w:rPr>
          <w:rFonts w:eastAsia="Calibri"/>
          <w:b/>
          <w:bCs/>
          <w:u w:val="single"/>
        </w:rPr>
        <w:t xml:space="preserve">Congress approved legislation to prepare for the implementation of </w:t>
      </w:r>
      <w:r w:rsidRPr="00DB1CE8">
        <w:rPr>
          <w:rFonts w:eastAsia="Calibri"/>
          <w:sz w:val="16"/>
        </w:rPr>
        <w:t xml:space="preserve">so-called </w:t>
      </w:r>
      <w:r w:rsidRPr="00DB1CE8">
        <w:rPr>
          <w:rFonts w:eastAsia="Calibri"/>
          <w:b/>
          <w:bCs/>
          <w:u w:val="single"/>
        </w:rPr>
        <w:t>REDD (Reduced Emissions from Deforestation and Forest Degradation).</w:t>
      </w:r>
      <w:r w:rsidRPr="00DB1CE8">
        <w:rPr>
          <w:rFonts w:eastAsia="Calibri"/>
          <w:b/>
          <w:bCs/>
          <w:sz w:val="12"/>
          <w:u w:val="single"/>
        </w:rPr>
        <w:t>¶</w:t>
      </w:r>
      <w:r w:rsidRPr="00DB1CE8">
        <w:rPr>
          <w:rFonts w:eastAsia="Calibri"/>
          <w:b/>
          <w:bCs/>
          <w:u w:val="single"/>
        </w:rPr>
        <w:t xml:space="preserve"> This progressive stance is indicative of </w:t>
      </w:r>
      <w:r w:rsidRPr="00DB1CE8">
        <w:rPr>
          <w:rFonts w:eastAsia="Calibri"/>
          <w:b/>
          <w:iCs/>
          <w:u w:val="single"/>
          <w:bdr w:val="single" w:sz="18" w:space="0" w:color="auto"/>
        </w:rPr>
        <w:t>Mexico’s positive approach to tackling climate change</w:t>
      </w:r>
      <w:r w:rsidRPr="00DB1CE8">
        <w:rPr>
          <w:rFonts w:eastAsia="Calibri"/>
          <w:sz w:val="16"/>
        </w:rPr>
        <w:t>.</w:t>
      </w:r>
      <w:r w:rsidRPr="00DB1CE8">
        <w:rPr>
          <w:rFonts w:eastAsia="Calibri"/>
          <w:sz w:val="12"/>
        </w:rPr>
        <w:t>¶</w:t>
      </w:r>
      <w:r w:rsidRPr="00DB1CE8">
        <w:rPr>
          <w:rFonts w:eastAsia="Calibri"/>
          <w:sz w:val="16"/>
        </w:rPr>
        <w:t xml:space="preserve"> In 2005, </w:t>
      </w:r>
      <w:r w:rsidRPr="00DB1CE8">
        <w:rPr>
          <w:rFonts w:eastAsia="Calibri"/>
          <w:b/>
          <w:bCs/>
          <w:u w:val="single"/>
        </w:rPr>
        <w:t xml:space="preserve">Mexico successfully lobbied to become part of the “+5″ group of countries to participate in the UK’s G8 Summit outreach on climate change </w:t>
      </w:r>
      <w:r w:rsidRPr="00DB1CE8">
        <w:rPr>
          <w:rFonts w:eastAsia="Calibri"/>
          <w:sz w:val="16"/>
        </w:rPr>
        <w:t>and subsequently hosted the 2006 meeting of the “Gleneagles Dialogue”, an informal forum on climate change involving the G8 and major emerging economies.</w:t>
      </w:r>
      <w:r w:rsidRPr="00DB1CE8">
        <w:rPr>
          <w:rFonts w:eastAsia="Calibri"/>
          <w:sz w:val="12"/>
        </w:rPr>
        <w:t>¶</w:t>
      </w:r>
      <w:r w:rsidRPr="00DB1CE8">
        <w:rPr>
          <w:rFonts w:eastAsia="Calibri"/>
          <w:b/>
          <w:bCs/>
          <w:u w:val="single"/>
        </w:rPr>
        <w:t>In the UN space, Mexico put forward proposals for a Green Fund</w:t>
      </w:r>
      <w:r w:rsidRPr="00DB1CE8">
        <w:rPr>
          <w:rFonts w:eastAsia="Calibri"/>
          <w:sz w:val="16"/>
        </w:rPr>
        <w:t>, hosted the annual UN negotiations in Cancun in 2010 and, as a member of both the OECD and the developing country bloc, it has acted as a bridge between the rich and poor countries, helping to build trust.</w:t>
      </w:r>
    </w:p>
    <w:p w:rsidR="000022F2" w:rsidRPr="00D17C4E" w:rsidRDefault="000022F2" w:rsidP="00D17C4E"/>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1B98" w:rsidRDefault="009D1B98" w:rsidP="005F5576">
      <w:r>
        <w:separator/>
      </w:r>
    </w:p>
  </w:endnote>
  <w:endnote w:type="continuationSeparator" w:id="0">
    <w:p w:rsidR="009D1B98" w:rsidRDefault="009D1B9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Helvetica">
    <w:panose1 w:val="020B060402020202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1B98" w:rsidRDefault="009D1B98" w:rsidP="005F5576">
      <w:r>
        <w:separator/>
      </w:r>
    </w:p>
  </w:footnote>
  <w:footnote w:type="continuationSeparator" w:id="0">
    <w:p w:rsidR="009D1B98" w:rsidRDefault="009D1B98"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D2060E"/>
    <w:multiLevelType w:val="hybridMultilevel"/>
    <w:tmpl w:val="A066DD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544F"/>
    <w:rsid w:val="000022F2"/>
    <w:rsid w:val="0000459F"/>
    <w:rsid w:val="00004EB4"/>
    <w:rsid w:val="00006176"/>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B56FD"/>
    <w:rsid w:val="001C1D82"/>
    <w:rsid w:val="001C2147"/>
    <w:rsid w:val="001C587E"/>
    <w:rsid w:val="001C7C90"/>
    <w:rsid w:val="001D0D51"/>
    <w:rsid w:val="001E5D9A"/>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419"/>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C0B05"/>
    <w:rsid w:val="005D1156"/>
    <w:rsid w:val="005E0681"/>
    <w:rsid w:val="005E196C"/>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17F"/>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1B98"/>
    <w:rsid w:val="009D318C"/>
    <w:rsid w:val="00A10B8B"/>
    <w:rsid w:val="00A20D78"/>
    <w:rsid w:val="00A2174A"/>
    <w:rsid w:val="00A26733"/>
    <w:rsid w:val="00A3595E"/>
    <w:rsid w:val="00A46C7F"/>
    <w:rsid w:val="00A73245"/>
    <w:rsid w:val="00A77145"/>
    <w:rsid w:val="00A82989"/>
    <w:rsid w:val="00A904FE"/>
    <w:rsid w:val="00A9262C"/>
    <w:rsid w:val="00AA544F"/>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1CE8"/>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23557"/>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Char"/>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Spacing211,No Spacing12,No Spacing1,No Spacing11,No Spacing111,No Spacing112,No Spacing1121,No Spacing2,Debate Text,TAG,no read,Card"/>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CD Card,Minimized,minimized,Evidence,Highlighted,tag2,Size 10,emphasis in card,ED - Tag,emphasis,Underlined,Bold Underline,Emphasis!!,small"/>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Style,Intense Emphasis11,Intense Emphasis2,HHeading 3 + 12 pt,Cards + Font: 12 pt Char,cites Char Char,Citation Char Char Char,Thick Underline Char,ci,c,cite,Bo"/>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Spacing211 Char,No Spacing12 Char,No Spacing1 Char,No Spacing11 Char,TAG Char"/>
    <w:basedOn w:val="DefaultParagraphFont"/>
    <w:link w:val="Heading4"/>
    <w:uiPriority w:val="4"/>
    <w:rsid w:val="00D176BE"/>
    <w:rPr>
      <w:rFonts w:ascii="Calibri" w:eastAsiaTheme="majorEastAsia" w:hAnsi="Calibri" w:cstheme="majorBidi"/>
      <w:b/>
      <w:bCs/>
      <w:iCs/>
      <w:sz w:val="26"/>
    </w:rPr>
  </w:style>
  <w:style w:type="paragraph" w:styleId="NoSpacing">
    <w:name w:val="No Spacing"/>
    <w:uiPriority w:val="1"/>
    <w:rsid w:val="00DB1CE8"/>
    <w:pPr>
      <w:spacing w:after="0" w:line="240" w:lineRule="auto"/>
    </w:pPr>
    <w:rPr>
      <w:rFonts w:eastAsia="MS Mincho"/>
      <w:sz w:val="24"/>
      <w:szCs w:val="24"/>
    </w:rPr>
  </w:style>
  <w:style w:type="paragraph" w:styleId="DocumentMap">
    <w:name w:val="Document Map"/>
    <w:basedOn w:val="Normal"/>
    <w:link w:val="DocumentMapChar"/>
    <w:uiPriority w:val="99"/>
    <w:semiHidden/>
    <w:unhideWhenUsed/>
    <w:rsid w:val="00DB1CE8"/>
    <w:rPr>
      <w:rFonts w:ascii="Lucida Grande" w:hAnsi="Lucida Grande" w:cs="Lucida Grande"/>
    </w:rPr>
  </w:style>
  <w:style w:type="character" w:customStyle="1" w:styleId="DocumentMapChar">
    <w:name w:val="Document Map Char"/>
    <w:basedOn w:val="DefaultParagraphFont"/>
    <w:link w:val="DocumentMap"/>
    <w:uiPriority w:val="99"/>
    <w:semiHidden/>
    <w:rsid w:val="00DB1CE8"/>
    <w:rPr>
      <w:rFonts w:ascii="Lucida Grande" w:hAnsi="Lucida Grande" w:cs="Lucida Grande"/>
    </w:rPr>
  </w:style>
  <w:style w:type="paragraph" w:styleId="ListParagraph">
    <w:name w:val="List Paragraph"/>
    <w:basedOn w:val="Normal"/>
    <w:uiPriority w:val="34"/>
    <w:rsid w:val="00DB1CE8"/>
    <w:pPr>
      <w:ind w:left="720"/>
      <w:contextualSpacing/>
    </w:pPr>
  </w:style>
  <w:style w:type="character" w:styleId="PageNumber">
    <w:name w:val="page number"/>
    <w:basedOn w:val="DefaultParagraphFont"/>
    <w:uiPriority w:val="99"/>
    <w:semiHidden/>
    <w:unhideWhenUsed/>
    <w:rsid w:val="00DB1CE8"/>
  </w:style>
  <w:style w:type="paragraph" w:styleId="NormalWeb">
    <w:name w:val="Normal (Web)"/>
    <w:basedOn w:val="Normal"/>
    <w:uiPriority w:val="99"/>
    <w:semiHidden/>
    <w:unhideWhenUsed/>
    <w:rsid w:val="00DB1CE8"/>
    <w:pPr>
      <w:spacing w:before="100" w:beforeAutospacing="1" w:after="100" w:afterAutospacing="1"/>
    </w:pPr>
    <w:rPr>
      <w:rFonts w:ascii="Times New Roman" w:eastAsia="Times New Roman" w:hAnsi="Times New Roman" w:cs="Times New Roman"/>
      <w:sz w:val="24"/>
      <w:szCs w:val="24"/>
    </w:rPr>
  </w:style>
  <w:style w:type="paragraph" w:customStyle="1" w:styleId="card">
    <w:name w:val="card"/>
    <w:basedOn w:val="Normal"/>
    <w:next w:val="Normal"/>
    <w:link w:val="cardChar"/>
    <w:qFormat/>
    <w:rsid w:val="00DB1CE8"/>
    <w:pPr>
      <w:ind w:left="288" w:right="288"/>
    </w:pPr>
    <w:rPr>
      <w:rFonts w:eastAsia="Times New Roman"/>
    </w:rPr>
  </w:style>
  <w:style w:type="character" w:customStyle="1" w:styleId="cardChar">
    <w:name w:val="card Char"/>
    <w:link w:val="card"/>
    <w:rsid w:val="00DB1CE8"/>
    <w:rPr>
      <w:rFonts w:ascii="Calibri" w:eastAsia="Times New Roman" w:hAnsi="Calibri" w:cs="Calibri"/>
    </w:rPr>
  </w:style>
  <w:style w:type="paragraph" w:customStyle="1" w:styleId="NoSpacing3">
    <w:name w:val="No Spacing3"/>
    <w:aliases w:val="No Spacing4,Small Text"/>
    <w:basedOn w:val="Normal"/>
    <w:next w:val="Normal"/>
    <w:qFormat/>
    <w:rsid w:val="00DB1CE8"/>
    <w:rPr>
      <w:rFonts w:ascii="Garamond" w:hAnsi="Garamond"/>
      <w:sz w:val="18"/>
    </w:rPr>
  </w:style>
  <w:style w:type="paragraph" w:customStyle="1" w:styleId="MinimizedText">
    <w:name w:val="Minimized Text"/>
    <w:link w:val="MinimizedTextChar"/>
    <w:rsid w:val="00DB1CE8"/>
    <w:rPr>
      <w:rFonts w:eastAsia="Calibri"/>
      <w:sz w:val="16"/>
      <w:szCs w:val="24"/>
    </w:rPr>
  </w:style>
  <w:style w:type="character" w:customStyle="1" w:styleId="MinimizedTextChar">
    <w:name w:val="Minimized Text Char"/>
    <w:link w:val="MinimizedText"/>
    <w:rsid w:val="00DB1CE8"/>
    <w:rPr>
      <w:rFonts w:eastAsia="Calibri"/>
      <w:sz w:val="16"/>
      <w:szCs w:val="24"/>
    </w:rPr>
  </w:style>
  <w:style w:type="paragraph" w:customStyle="1" w:styleId="Style1">
    <w:name w:val="Style1"/>
    <w:basedOn w:val="Normal"/>
    <w:link w:val="Style1Char"/>
    <w:rsid w:val="00DB1CE8"/>
    <w:rPr>
      <w:rFonts w:eastAsia="SimSun"/>
      <w:szCs w:val="24"/>
      <w:u w:val="single"/>
      <w:lang w:eastAsia="zh-CN"/>
    </w:rPr>
  </w:style>
  <w:style w:type="character" w:customStyle="1" w:styleId="Style1Char">
    <w:name w:val="Style1 Char"/>
    <w:link w:val="Style1"/>
    <w:rsid w:val="00DB1CE8"/>
    <w:rPr>
      <w:rFonts w:ascii="Calibri" w:eastAsia="SimSun" w:hAnsi="Calibri" w:cs="Calibri"/>
      <w:szCs w:val="24"/>
      <w:u w:val="single"/>
      <w:lang w:eastAsia="zh-CN"/>
    </w:rPr>
  </w:style>
  <w:style w:type="paragraph" w:customStyle="1" w:styleId="Style4">
    <w:name w:val="Style4"/>
    <w:basedOn w:val="Normal"/>
    <w:link w:val="Style4Char"/>
    <w:rsid w:val="00DB1CE8"/>
    <w:rPr>
      <w:szCs w:val="24"/>
      <w:u w:val="single"/>
    </w:rPr>
  </w:style>
  <w:style w:type="character" w:customStyle="1" w:styleId="Style4Char">
    <w:name w:val="Style4 Char"/>
    <w:link w:val="Style4"/>
    <w:rsid w:val="00DB1CE8"/>
    <w:rPr>
      <w:rFonts w:ascii="Calibri" w:hAnsi="Calibri" w:cs="Calibri"/>
      <w:szCs w:val="24"/>
      <w:u w:val="single"/>
    </w:rPr>
  </w:style>
  <w:style w:type="paragraph" w:customStyle="1" w:styleId="StyleStyle411pt">
    <w:name w:val="Style Style4 + 11 pt"/>
    <w:basedOn w:val="Style4"/>
    <w:link w:val="StyleStyle411ptChar"/>
    <w:rsid w:val="00DB1CE8"/>
    <w:rPr>
      <w:rFonts w:eastAsia="Times New Roman"/>
    </w:rPr>
  </w:style>
  <w:style w:type="character" w:customStyle="1" w:styleId="StyleStyle411ptChar">
    <w:name w:val="Style Style4 + 11 pt Char"/>
    <w:basedOn w:val="Style4Char"/>
    <w:link w:val="StyleStyle411pt"/>
    <w:rsid w:val="00DB1CE8"/>
    <w:rPr>
      <w:rFonts w:ascii="Calibri" w:eastAsia="Times New Roman" w:hAnsi="Calibri" w:cs="Calibri"/>
      <w:szCs w:val="24"/>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1"/>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Char"/>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Heading 2 Char2 Char,Heading 2 Char1 Char Char, Ch,Ch,No Spacing211,No Spacing12,No Spacing1,No Spacing11,No Spacing111,No Spacing112,No Spacing1121,No Spacing2,Debate Text,TAG,no read,Card"/>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CD Card,Minimized,minimized,Evidence,Highlighted,tag2,Size 10,emphasis in card,ED - Tag,emphasis,Underlined,Bold Underline,Emphasis!!,small"/>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Intense Emphasis1,apple-style-span + 6 pt,Bold,Kern at 16 pt,Style,Intense Emphasis11,Intense Emphasis2,HHeading 3 + 12 pt,Cards + Font: 12 pt Char,cites Char Char,Citation Char Char Char,Thick Underline Char,ci,c,cite,Bo"/>
    <w:basedOn w:val="DefaultParagraphFont"/>
    <w:uiPriority w:val="6"/>
    <w:qFormat/>
    <w:rsid w:val="00D176BE"/>
    <w:rPr>
      <w:b/>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D176BE"/>
    <w:rPr>
      <w:b/>
      <w:bCs/>
      <w:sz w:val="26"/>
      <w:u w:val="none"/>
    </w:rPr>
  </w:style>
  <w:style w:type="paragraph" w:styleId="Header">
    <w:name w:val="header"/>
    <w:basedOn w:val="Normal"/>
    <w:link w:val="HeaderChar"/>
    <w:uiPriority w:val="99"/>
    <w:rsid w:val="00D176BE"/>
    <w:pPr>
      <w:tabs>
        <w:tab w:val="center" w:pos="4680"/>
        <w:tab w:val="right" w:pos="9360"/>
      </w:tabs>
    </w:pPr>
  </w:style>
  <w:style w:type="character" w:customStyle="1" w:styleId="HeaderChar">
    <w:name w:val="Header Char"/>
    <w:basedOn w:val="DefaultParagraphFont"/>
    <w:link w:val="Header"/>
    <w:uiPriority w:val="99"/>
    <w:rsid w:val="00D176BE"/>
    <w:rPr>
      <w:rFonts w:ascii="Calibri" w:hAnsi="Calibri" w:cs="Calibri"/>
    </w:rPr>
  </w:style>
  <w:style w:type="paragraph" w:styleId="Footer">
    <w:name w:val="footer"/>
    <w:basedOn w:val="Normal"/>
    <w:link w:val="FooterChar"/>
    <w:uiPriority w:val="99"/>
    <w:rsid w:val="00D176BE"/>
    <w:pPr>
      <w:tabs>
        <w:tab w:val="center" w:pos="4680"/>
        <w:tab w:val="right" w:pos="9360"/>
      </w:tabs>
    </w:pPr>
  </w:style>
  <w:style w:type="character" w:customStyle="1" w:styleId="FooterChar">
    <w:name w:val="Footer Char"/>
    <w:basedOn w:val="DefaultParagraphFont"/>
    <w:link w:val="Footer"/>
    <w:uiPriority w:val="99"/>
    <w:rsid w:val="00D176BE"/>
    <w:rPr>
      <w:rFonts w:ascii="Calibri" w:hAnsi="Calibri" w:cs="Calibri"/>
    </w:rPr>
  </w:style>
  <w:style w:type="character" w:styleId="Hyperlink">
    <w:name w:val="Hyperlink"/>
    <w:aliases w:val="heading 1 (block title),Important,Read,Card Text,Internet Link"/>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Big card Char,body Char,small text Char,Normal Tag Char,heading 2 Char,Heading 2 Char2 Char Char,Heading 2 Char1 Char Char Char, Ch Char,Ch Char,No Spacing211 Char,No Spacing12 Char,No Spacing1 Char,No Spacing11 Char,TAG Char"/>
    <w:basedOn w:val="DefaultParagraphFont"/>
    <w:link w:val="Heading4"/>
    <w:uiPriority w:val="4"/>
    <w:rsid w:val="00D176BE"/>
    <w:rPr>
      <w:rFonts w:ascii="Calibri" w:eastAsiaTheme="majorEastAsia" w:hAnsi="Calibri" w:cstheme="majorBidi"/>
      <w:b/>
      <w:bCs/>
      <w:iCs/>
      <w:sz w:val="26"/>
    </w:rPr>
  </w:style>
  <w:style w:type="paragraph" w:styleId="NoSpacing">
    <w:name w:val="No Spacing"/>
    <w:uiPriority w:val="1"/>
    <w:rsid w:val="00DB1CE8"/>
    <w:pPr>
      <w:spacing w:after="0" w:line="240" w:lineRule="auto"/>
    </w:pPr>
    <w:rPr>
      <w:rFonts w:eastAsia="MS Mincho"/>
      <w:sz w:val="24"/>
      <w:szCs w:val="24"/>
    </w:rPr>
  </w:style>
  <w:style w:type="paragraph" w:styleId="DocumentMap">
    <w:name w:val="Document Map"/>
    <w:basedOn w:val="Normal"/>
    <w:link w:val="DocumentMapChar"/>
    <w:uiPriority w:val="99"/>
    <w:semiHidden/>
    <w:unhideWhenUsed/>
    <w:rsid w:val="00DB1CE8"/>
    <w:rPr>
      <w:rFonts w:ascii="Lucida Grande" w:hAnsi="Lucida Grande" w:cs="Lucida Grande"/>
    </w:rPr>
  </w:style>
  <w:style w:type="character" w:customStyle="1" w:styleId="DocumentMapChar">
    <w:name w:val="Document Map Char"/>
    <w:basedOn w:val="DefaultParagraphFont"/>
    <w:link w:val="DocumentMap"/>
    <w:uiPriority w:val="99"/>
    <w:semiHidden/>
    <w:rsid w:val="00DB1CE8"/>
    <w:rPr>
      <w:rFonts w:ascii="Lucida Grande" w:hAnsi="Lucida Grande" w:cs="Lucida Grande"/>
    </w:rPr>
  </w:style>
  <w:style w:type="paragraph" w:styleId="ListParagraph">
    <w:name w:val="List Paragraph"/>
    <w:basedOn w:val="Normal"/>
    <w:uiPriority w:val="34"/>
    <w:rsid w:val="00DB1CE8"/>
    <w:pPr>
      <w:ind w:left="720"/>
      <w:contextualSpacing/>
    </w:pPr>
  </w:style>
  <w:style w:type="character" w:styleId="PageNumber">
    <w:name w:val="page number"/>
    <w:basedOn w:val="DefaultParagraphFont"/>
    <w:uiPriority w:val="99"/>
    <w:semiHidden/>
    <w:unhideWhenUsed/>
    <w:rsid w:val="00DB1CE8"/>
  </w:style>
  <w:style w:type="paragraph" w:styleId="NormalWeb">
    <w:name w:val="Normal (Web)"/>
    <w:basedOn w:val="Normal"/>
    <w:uiPriority w:val="99"/>
    <w:semiHidden/>
    <w:unhideWhenUsed/>
    <w:rsid w:val="00DB1CE8"/>
    <w:pPr>
      <w:spacing w:before="100" w:beforeAutospacing="1" w:after="100" w:afterAutospacing="1"/>
    </w:pPr>
    <w:rPr>
      <w:rFonts w:ascii="Times New Roman" w:eastAsia="Times New Roman" w:hAnsi="Times New Roman" w:cs="Times New Roman"/>
      <w:sz w:val="24"/>
      <w:szCs w:val="24"/>
    </w:rPr>
  </w:style>
  <w:style w:type="paragraph" w:customStyle="1" w:styleId="card">
    <w:name w:val="card"/>
    <w:basedOn w:val="Normal"/>
    <w:next w:val="Normal"/>
    <w:link w:val="cardChar"/>
    <w:qFormat/>
    <w:rsid w:val="00DB1CE8"/>
    <w:pPr>
      <w:ind w:left="288" w:right="288"/>
    </w:pPr>
    <w:rPr>
      <w:rFonts w:eastAsia="Times New Roman"/>
    </w:rPr>
  </w:style>
  <w:style w:type="character" w:customStyle="1" w:styleId="cardChar">
    <w:name w:val="card Char"/>
    <w:link w:val="card"/>
    <w:rsid w:val="00DB1CE8"/>
    <w:rPr>
      <w:rFonts w:ascii="Calibri" w:eastAsia="Times New Roman" w:hAnsi="Calibri" w:cs="Calibri"/>
    </w:rPr>
  </w:style>
  <w:style w:type="paragraph" w:customStyle="1" w:styleId="NoSpacing3">
    <w:name w:val="No Spacing3"/>
    <w:aliases w:val="No Spacing4,Small Text"/>
    <w:basedOn w:val="Normal"/>
    <w:next w:val="Normal"/>
    <w:qFormat/>
    <w:rsid w:val="00DB1CE8"/>
    <w:rPr>
      <w:rFonts w:ascii="Garamond" w:hAnsi="Garamond"/>
      <w:sz w:val="18"/>
    </w:rPr>
  </w:style>
  <w:style w:type="paragraph" w:customStyle="1" w:styleId="MinimizedText">
    <w:name w:val="Minimized Text"/>
    <w:link w:val="MinimizedTextChar"/>
    <w:rsid w:val="00DB1CE8"/>
    <w:rPr>
      <w:rFonts w:eastAsia="Calibri"/>
      <w:sz w:val="16"/>
      <w:szCs w:val="24"/>
    </w:rPr>
  </w:style>
  <w:style w:type="character" w:customStyle="1" w:styleId="MinimizedTextChar">
    <w:name w:val="Minimized Text Char"/>
    <w:link w:val="MinimizedText"/>
    <w:rsid w:val="00DB1CE8"/>
    <w:rPr>
      <w:rFonts w:eastAsia="Calibri"/>
      <w:sz w:val="16"/>
      <w:szCs w:val="24"/>
    </w:rPr>
  </w:style>
  <w:style w:type="paragraph" w:customStyle="1" w:styleId="Style1">
    <w:name w:val="Style1"/>
    <w:basedOn w:val="Normal"/>
    <w:link w:val="Style1Char"/>
    <w:rsid w:val="00DB1CE8"/>
    <w:rPr>
      <w:rFonts w:eastAsia="SimSun"/>
      <w:szCs w:val="24"/>
      <w:u w:val="single"/>
      <w:lang w:eastAsia="zh-CN"/>
    </w:rPr>
  </w:style>
  <w:style w:type="character" w:customStyle="1" w:styleId="Style1Char">
    <w:name w:val="Style1 Char"/>
    <w:link w:val="Style1"/>
    <w:rsid w:val="00DB1CE8"/>
    <w:rPr>
      <w:rFonts w:ascii="Calibri" w:eastAsia="SimSun" w:hAnsi="Calibri" w:cs="Calibri"/>
      <w:szCs w:val="24"/>
      <w:u w:val="single"/>
      <w:lang w:eastAsia="zh-CN"/>
    </w:rPr>
  </w:style>
  <w:style w:type="paragraph" w:customStyle="1" w:styleId="Style4">
    <w:name w:val="Style4"/>
    <w:basedOn w:val="Normal"/>
    <w:link w:val="Style4Char"/>
    <w:rsid w:val="00DB1CE8"/>
    <w:rPr>
      <w:szCs w:val="24"/>
      <w:u w:val="single"/>
    </w:rPr>
  </w:style>
  <w:style w:type="character" w:customStyle="1" w:styleId="Style4Char">
    <w:name w:val="Style4 Char"/>
    <w:link w:val="Style4"/>
    <w:rsid w:val="00DB1CE8"/>
    <w:rPr>
      <w:rFonts w:ascii="Calibri" w:hAnsi="Calibri" w:cs="Calibri"/>
      <w:szCs w:val="24"/>
      <w:u w:val="single"/>
    </w:rPr>
  </w:style>
  <w:style w:type="paragraph" w:customStyle="1" w:styleId="StyleStyle411pt">
    <w:name w:val="Style Style4 + 11 pt"/>
    <w:basedOn w:val="Style4"/>
    <w:link w:val="StyleStyle411ptChar"/>
    <w:rsid w:val="00DB1CE8"/>
    <w:rPr>
      <w:rFonts w:eastAsia="Times New Roman"/>
    </w:rPr>
  </w:style>
  <w:style w:type="character" w:customStyle="1" w:styleId="StyleStyle411ptChar">
    <w:name w:val="Style Style4 + 11 pt Char"/>
    <w:basedOn w:val="Style4Char"/>
    <w:link w:val="StyleStyle411pt"/>
    <w:rsid w:val="00DB1CE8"/>
    <w:rPr>
      <w:rFonts w:ascii="Calibri" w:eastAsia="Times New Roman" w:hAnsi="Calibri" w:cs="Calibri"/>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netl.doe.gov/smartgrid/referenceshelf/whitepapers/The%20Transmission%20Smart%20Grid%20Imperative_2009_09_29.pdf" TargetMode="External"/><Relationship Id="rId18" Type="http://schemas.openxmlformats.org/officeDocument/2006/relationships/hyperlink" Target="http://next.eller.arizona.edu/courses/BusinessInternationalEnvironments/Fall2011/student_papers/finalnicholasbennett.pdf" TargetMode="External"/><Relationship Id="rId26" Type="http://schemas.openxmlformats.org/officeDocument/2006/relationships/hyperlink" Target="http://www.bangkokpost.com/news/world/359406/world-oil-demand-to-hit-record-led-by-china" TargetMode="External"/><Relationship Id="rId39" Type="http://schemas.openxmlformats.org/officeDocument/2006/relationships/hyperlink" Target="http://www.worleyparsons.com/CSG/Power/Pages/TransmissionNetworks.aspx" TargetMode="External"/><Relationship Id="rId21" Type="http://schemas.openxmlformats.org/officeDocument/2006/relationships/hyperlink" Target="http://www.rightsidenews.com/2011112423109/us/homeland-security/emps-the-next-great-threat-to-america.html" TargetMode="External"/><Relationship Id="rId34" Type="http://schemas.openxmlformats.org/officeDocument/2006/relationships/hyperlink" Target="http://www.ucsusa.org/clean_energy/our-energy-choices/renewable-energy/public-benefits-of-renewable.html" TargetMode="External"/><Relationship Id="rId42" Type="http://schemas.openxmlformats.org/officeDocument/2006/relationships/hyperlink" Target="http://beforeyoudobusiness.com/archives/747" TargetMode="External"/><Relationship Id="rId47" Type="http://schemas.openxmlformats.org/officeDocument/2006/relationships/hyperlink" Target="http://smartgridresearch.org/news/smart-grid-developments-in-mexico-aimed-at-raising-international-competitiveness/" TargetMode="External"/><Relationship Id="rId50" Type="http://schemas.openxmlformats.org/officeDocument/2006/relationships/hyperlink" Target="http://www.usatoday.com/story/news/nation/2012/11/14/power-grid-vulnerable-terrorism/1704803/" TargetMode="External"/><Relationship Id="rId55" Type="http://schemas.openxmlformats.org/officeDocument/2006/relationships/hyperlink" Target="http://www.worleyparsons.com/CSG/Power/Pages/TransmissionNetworks.aspx" TargetMode="External"/><Relationship Id="rId63" Type="http://schemas.openxmlformats.org/officeDocument/2006/relationships/hyperlink" Target="http://www.nytimes.com/2013/05/01/world/americas/friction-between-us-and-mexico-threatens-efforts-on-drugs.html?pagewanted=all&amp;_r=0" TargetMode="External"/><Relationship Id="rId68" Type="http://schemas.openxmlformats.org/officeDocument/2006/relationships/hyperlink" Target="http://www.statealliancepartnership.org/resources_files/USMexico_Cooperation_Renewable_Energies.pdf" TargetMode="External"/><Relationship Id="rId76" Type="http://schemas.openxmlformats.org/officeDocument/2006/relationships/hyperlink" Target="http://www.brookings.edu/~/media/Research/Files/Papers/2013/02/mexico%20new%20security%20policy%20felbabbrown/mexico%20new%20security%20policy%20felbabbrown.pdf" TargetMode="External"/><Relationship Id="rId7" Type="http://schemas.openxmlformats.org/officeDocument/2006/relationships/settings" Target="settings.xml"/><Relationship Id="rId71" Type="http://schemas.openxmlformats.org/officeDocument/2006/relationships/hyperlink" Target="http://www.ft.com/intl/cms/s/0/0e0d550a-5bec-11e1-841c-00144feabdc0.html" TargetMode="External"/><Relationship Id="rId2" Type="http://schemas.openxmlformats.org/officeDocument/2006/relationships/customXml" Target="../customXml/item2.xml"/><Relationship Id="rId16" Type="http://schemas.openxmlformats.org/officeDocument/2006/relationships/hyperlink" Target="http://www.nybooks.com/articles/archives/2012/mar/22/why-global-warming-skeptics-are-wrong/?pagination=false" TargetMode="External"/><Relationship Id="rId29" Type="http://schemas.openxmlformats.org/officeDocument/2006/relationships/hyperlink" Target="http://www.siteselection.com/theEnergyReport/2011/aug/energy-storage.cfm" TargetMode="External"/><Relationship Id="rId11" Type="http://schemas.openxmlformats.org/officeDocument/2006/relationships/hyperlink" Target="http://wilsoncenter.org/sites/default/files/wood_energy.pdf" TargetMode="External"/><Relationship Id="rId24" Type="http://schemas.openxmlformats.org/officeDocument/2006/relationships/hyperlink" Target="http://www.bangkokpost.com/news/world/359406/world-oil-demand-to-hit-record-led-by-china" TargetMode="External"/><Relationship Id="rId32" Type="http://schemas.openxmlformats.org/officeDocument/2006/relationships/hyperlink" Target="http://www.ucsusa.org/clean_energy/our-energy-choices/renewable-energy/public-benefits-of-renewable.html" TargetMode="External"/><Relationship Id="rId37" Type="http://schemas.openxmlformats.org/officeDocument/2006/relationships/hyperlink" Target="http://www.bakerinstitute.org/programs/energy-forum/research/the-future-of-oil-in-mexico-el-futuro-del-sector-petrolero" TargetMode="External"/><Relationship Id="rId40" Type="http://schemas.openxmlformats.org/officeDocument/2006/relationships/hyperlink" Target="http://online.wsj.com/article/SB10001424127887324162304578302343638712694.html" TargetMode="External"/><Relationship Id="rId45" Type="http://schemas.openxmlformats.org/officeDocument/2006/relationships/hyperlink" Target="http://next.eller.arizona.edu/courses/BusinessInternationalEnvironments/Fall2011/student_papers/finalnicholasbennett.pdf" TargetMode="External"/><Relationship Id="rId53" Type="http://schemas.openxmlformats.org/officeDocument/2006/relationships/hyperlink" Target="http://www.skepticalscience.com/realistically-what-might-future-climate-look-like.html" TargetMode="External"/><Relationship Id="rId58" Type="http://schemas.openxmlformats.org/officeDocument/2006/relationships/hyperlink" Target="http://www.washingtonpost.com/blogs/post-politics/wp/2012/12/14/obama-ive-got-bigger-fish-to-fry-than-pot-smokers/" TargetMode="External"/><Relationship Id="rId66" Type="http://schemas.openxmlformats.org/officeDocument/2006/relationships/hyperlink" Target="http://www.wilsoncenter.org/index.cfm?fuseaction=topics.home&amp;topic_id=5949" TargetMode="External"/><Relationship Id="rId74" Type="http://schemas.openxmlformats.org/officeDocument/2006/relationships/hyperlink" Target="http://www.oas.org/dsd/Documents/RegionalElectricityCooperationandIntegration.pdf" TargetMode="External"/><Relationship Id="rId79" Type="http://schemas.openxmlformats.org/officeDocument/2006/relationships/hyperlink" Target="http://www.forbes.com/sites/doliaestevez/2013/06/26/most-mexicans-oppose-president-pena-nietos-plans-to-open-up-pemex-to-private-investment/" TargetMode="External"/><Relationship Id="rId5" Type="http://schemas.openxmlformats.org/officeDocument/2006/relationships/styles" Target="styles.xml"/><Relationship Id="rId61" Type="http://schemas.openxmlformats.org/officeDocument/2006/relationships/hyperlink" Target="http://blog.heritage.org/2013/05/01/obama-in-mexico-change-the-reality-not-the-conversation/" TargetMode="External"/><Relationship Id="rId82"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ww.rightsidenews.com/2011112415012/us/homeland-security/emps-the-next-great-threat-to-america.html" TargetMode="External"/><Relationship Id="rId31" Type="http://schemas.openxmlformats.org/officeDocument/2006/relationships/hyperlink" Target="http://www.ucsusa.org/clean_energy/our-energy-choices/renewable-energy/public-benefits-of-renewable.html" TargetMode="External"/><Relationship Id="rId44" Type="http://schemas.openxmlformats.org/officeDocument/2006/relationships/hyperlink" Target="http://next.eller.arizona.edu/courses/BusinessInternationalEnvironments/Fall2011/student_papers/finalnicholasbennett.pdf" TargetMode="External"/><Relationship Id="rId52" Type="http://schemas.openxmlformats.org/officeDocument/2006/relationships/hyperlink" Target="http://www.edf.org/page.cfm?tagID=1011" TargetMode="External"/><Relationship Id="rId60" Type="http://schemas.openxmlformats.org/officeDocument/2006/relationships/hyperlink" Target="http://www.americasquarterly.org/aq-interviews-barack-obama-about-trip-to-mexico-and-costa-rica" TargetMode="External"/><Relationship Id="rId65" Type="http://schemas.openxmlformats.org/officeDocument/2006/relationships/hyperlink" Target="http://www.wilsoncenter.org/events/docs/U.S.%20Mexico%20Cooperation%20in%20Renewable%20Energies2.pdf" TargetMode="External"/><Relationship Id="rId73" Type="http://schemas.openxmlformats.org/officeDocument/2006/relationships/hyperlink" Target="http://www.cfr.org/mexico/us-latin-america-relations/p16279" TargetMode="External"/><Relationship Id="rId78" Type="http://schemas.openxmlformats.org/officeDocument/2006/relationships/hyperlink" Target="http://www.bbc.co.uk/news/world-latin-america-23145802" TargetMode="External"/><Relationship Id="rId81" Type="http://schemas.openxmlformats.org/officeDocument/2006/relationships/hyperlink" Target="http://www.rtcc.org/in-focus-mexicos-climate-change-laws/"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nybooks.com/articles/archives/2012/mar/22/why-global-warming-skeptics-are-wrong/?pagination=false" TargetMode="External"/><Relationship Id="rId22" Type="http://schemas.openxmlformats.org/officeDocument/2006/relationships/hyperlink" Target="http://www.heritage.org/research/reports/2011/08/before-the-lights-go-out-a-survey-of-emp-preparedness-reveals-significant-shortfalls" TargetMode="External"/><Relationship Id="rId27" Type="http://schemas.openxmlformats.org/officeDocument/2006/relationships/hyperlink" Target="http://www.investopedia.com/articles/economics/08/determining-oil-prices.asp" TargetMode="External"/><Relationship Id="rId30" Type="http://schemas.openxmlformats.org/officeDocument/2006/relationships/hyperlink" Target="http://www.ucsusa.org/clean_energy/our-energy-choices/renewable-energy/public-benefits-of-renewable.html" TargetMode="External"/><Relationship Id="rId35" Type="http://schemas.openxmlformats.org/officeDocument/2006/relationships/hyperlink" Target="http://www.ucsusa.org/clean_energy/our-energy-choices/renewable-energy/public-benefits-of-renewable.html" TargetMode="External"/><Relationship Id="rId43" Type="http://schemas.openxmlformats.org/officeDocument/2006/relationships/hyperlink" Target="http://repositories.lib.utexas.edu/bitstream/handle/2152/17560/prp_174-econ_reg_challenges_US_Mex_electricity-2012.pdf?sequence=5" TargetMode="External"/><Relationship Id="rId48" Type="http://schemas.openxmlformats.org/officeDocument/2006/relationships/hyperlink" Target="http://repositories.lib.utexas.edu/bitstream/handle/2152/17560/prp_174-econ_reg_challenges_US_Mex_electricity-2012.pdf?sequence=5" TargetMode="External"/><Relationship Id="rId56" Type="http://schemas.openxmlformats.org/officeDocument/2006/relationships/hyperlink" Target="http://wilsoncenter.org/sites/default/files/wood_energy.pdf" TargetMode="External"/><Relationship Id="rId64" Type="http://schemas.openxmlformats.org/officeDocument/2006/relationships/hyperlink" Target="http://topics.nytimes.com/top/reference/timestopics/people/p/enrique_pena_nieto/index.html?inline=nyt-per" TargetMode="External"/><Relationship Id="rId69" Type="http://schemas.openxmlformats.org/officeDocument/2006/relationships/hyperlink" Target="http://www.the-american-interest.com/article.cfm?piece=1269" TargetMode="External"/><Relationship Id="rId77" Type="http://schemas.openxmlformats.org/officeDocument/2006/relationships/hyperlink" Target="http://www.trust.org/item/20130707151532-gpuc6/?source%20=%20hpbreaking" TargetMode="External"/><Relationship Id="rId8" Type="http://schemas.openxmlformats.org/officeDocument/2006/relationships/webSettings" Target="webSettings.xml"/><Relationship Id="rId51" Type="http://schemas.openxmlformats.org/officeDocument/2006/relationships/hyperlink" Target="http://www.sciencedaily.com/releases/2008/04/080402100001.htm" TargetMode="External"/><Relationship Id="rId72" Type="http://schemas.openxmlformats.org/officeDocument/2006/relationships/hyperlink" Target="http://www.reuters.com/article/2012/05/08/usa-trade-boehner-idUSL1E8G81HM20120508" TargetMode="External"/><Relationship Id="rId80" Type="http://schemas.openxmlformats.org/officeDocument/2006/relationships/hyperlink" Target="http://www.mexidata.info/id3656.html" TargetMode="External"/><Relationship Id="rId3" Type="http://schemas.openxmlformats.org/officeDocument/2006/relationships/customXml" Target="../customXml/item3.xml"/><Relationship Id="rId12" Type="http://schemas.openxmlformats.org/officeDocument/2006/relationships/hyperlink" Target="http://www.wilsoncenter.org/sites/default/files/new_ideas_us_mexico_relations.pdf" TargetMode="External"/><Relationship Id="rId17" Type="http://schemas.openxmlformats.org/officeDocument/2006/relationships/hyperlink" Target="http://www.nybooks.com/articles/archives/2012/mar/22/why-global-warming-skeptics-are-wrong/?pagination=false" TargetMode="External"/><Relationship Id="rId25" Type="http://schemas.openxmlformats.org/officeDocument/2006/relationships/hyperlink" Target="http://www.bangkokpost.com/news/world/359406/world-oil-demand-to-hit-record-led-by-china" TargetMode="External"/><Relationship Id="rId33" Type="http://schemas.openxmlformats.org/officeDocument/2006/relationships/hyperlink" Target="http://www.ucsusa.org/clean_energy/our-energy-choices/renewable-energy/public-benefits-of-renewable.html" TargetMode="External"/><Relationship Id="rId38" Type="http://schemas.openxmlformats.org/officeDocument/2006/relationships/hyperlink" Target="http://www.tandfonline.com/doi/pdf/10.1080/10736700601071926" TargetMode="External"/><Relationship Id="rId46" Type="http://schemas.openxmlformats.org/officeDocument/2006/relationships/hyperlink" Target="http://repositories.lib.utexas.edu/bitstream/handle/2152/17560/prp_174-econ_reg_challenges_US_Mex_electricity-2012.pdf?sequence=5" TargetMode="External"/><Relationship Id="rId59" Type="http://schemas.openxmlformats.org/officeDocument/2006/relationships/hyperlink" Target="http://latino.foxnews.com/latino/news/2012/11/14/mexico-prez-us-lacks-moral-authority-for-drug-war/" TargetMode="External"/><Relationship Id="rId67" Type="http://schemas.openxmlformats.org/officeDocument/2006/relationships/hyperlink" Target="http://scerp.org/pubs/m11/chapter%201-5.pdf" TargetMode="External"/><Relationship Id="rId20" Type="http://schemas.openxmlformats.org/officeDocument/2006/relationships/hyperlink" Target="http://transcripts.cnn.com/TRANSCRIPTS/1111/22/se.06.html" TargetMode="External"/><Relationship Id="rId41" Type="http://schemas.openxmlformats.org/officeDocument/2006/relationships/hyperlink" Target="http://beforeyoudobusiness.com/theauthors" TargetMode="External"/><Relationship Id="rId54" Type="http://schemas.openxmlformats.org/officeDocument/2006/relationships/hyperlink" Target="http://www.prnewswire.com/news-releases/mexico-smart-grid-market-to-reach-83-billion-by-2020-131504898.html" TargetMode="External"/><Relationship Id="rId62" Type="http://schemas.openxmlformats.org/officeDocument/2006/relationships/hyperlink" Target="http://blog.heritage.org/2012/11/16/fast-and-furious-marijuana-legalization-still-worry-our-southern-neighbors/" TargetMode="External"/><Relationship Id="rId70" Type="http://schemas.openxmlformats.org/officeDocument/2006/relationships/hyperlink" Target="http://www.scoop.co.nz/stories/WO0808/S00038.htm" TargetMode="External"/><Relationship Id="rId75" Type="http://schemas.openxmlformats.org/officeDocument/2006/relationships/hyperlink" Target="http://www.statealliancepartnership.org/resources_files/USMexico_Cooperation_Renewable_Energies.pdf"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hyperlink" Target="http://www.nybooks.com/articles/archives/2012/mar/22/why-global-warming-skeptics-are-wrong/?pagination=false" TargetMode="External"/><Relationship Id="rId23" Type="http://schemas.openxmlformats.org/officeDocument/2006/relationships/hyperlink" Target="http://wilsoncenter.org/sites/default/files/wood_energy.pdf" TargetMode="External"/><Relationship Id="rId28" Type="http://schemas.openxmlformats.org/officeDocument/2006/relationships/hyperlink" Target="http://www.reuters.com/article/CentralEuropeanInvestment08/idUSSP32671320080602" TargetMode="External"/><Relationship Id="rId36" Type="http://schemas.openxmlformats.org/officeDocument/2006/relationships/hyperlink" Target="http://www.fas.org/sgp/crs/row/R42917.pdf" TargetMode="External"/><Relationship Id="rId49" Type="http://schemas.openxmlformats.org/officeDocument/2006/relationships/hyperlink" Target="http://www.usatoday.com/story/news/nation/2012/11/14/power-grid-vulnerable-terrorism/1704803/" TargetMode="External"/><Relationship Id="rId57" Type="http://schemas.openxmlformats.org/officeDocument/2006/relationships/hyperlink" Target="http://blog.heritage.org/2013/05/02/president-obama-the-drug-war-and-mexico-failure-is-an-op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ffr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FC0B54-6721-4707-BCD0-F7AAE2AB590B}"/>
</file>

<file path=customXml/itemProps2.xml><?xml version="1.0" encoding="utf-8"?>
<ds:datastoreItem xmlns:ds="http://schemas.openxmlformats.org/officeDocument/2006/customXml" ds:itemID="{BCD5699E-2EAE-408F-9AC8-099C216914F1}"/>
</file>

<file path=customXml/itemProps3.xml><?xml version="1.0" encoding="utf-8"?>
<ds:datastoreItem xmlns:ds="http://schemas.openxmlformats.org/officeDocument/2006/customXml" ds:itemID="{B1212E9D-DA85-4AD4-BC94-8E978FB43F03}"/>
</file>

<file path=docProps/app.xml><?xml version="1.0" encoding="utf-8"?>
<Properties xmlns="http://schemas.openxmlformats.org/officeDocument/2006/extended-properties" xmlns:vt="http://schemas.openxmlformats.org/officeDocument/2006/docPropsVTypes">
  <Template>Debate</Template>
  <TotalTime>0</TotalTime>
  <Pages>66</Pages>
  <Words>42420</Words>
  <Characters>241795</Characters>
  <Application>Microsoft Office Word</Application>
  <DocSecurity>0</DocSecurity>
  <Lines>2014</Lines>
  <Paragraphs>567</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283648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Jeffrey Couger, Groves</dc:creator>
  <cp:lastModifiedBy>Jeffrey Couger, Groves</cp:lastModifiedBy>
  <cp:revision>2</cp:revision>
  <dcterms:created xsi:type="dcterms:W3CDTF">2013-08-01T20:53:00Z</dcterms:created>
  <dcterms:modified xsi:type="dcterms:W3CDTF">2013-08-01T20:55:00Z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