
<file path=[Content_Types].xml><?xml version="1.0" encoding="utf-8"?>
<Types xmlns="http://schemas.openxmlformats.org/package/2006/content-types">
  <Default Extension="xml" ContentType="application/xml"/>
  <Default Extension="jpeg" ContentType="image/jpeg"/>
  <Default Extension="wdp" ContentType="image/vnd.ms-photo"/>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01A" w:rsidRPr="00E94738" w:rsidRDefault="00AC301A" w:rsidP="00AC301A">
      <w:pPr>
        <w:pStyle w:val="Heading3"/>
        <w:rPr>
          <w:rFonts w:asciiTheme="minorHAnsi" w:hAnsiTheme="minorHAnsi"/>
        </w:rPr>
      </w:pPr>
      <w:bookmarkStart w:id="0" w:name="_Toc361218793"/>
      <w:r>
        <w:rPr>
          <w:rFonts w:asciiTheme="minorHAnsi" w:hAnsiTheme="minorHAnsi"/>
        </w:rPr>
        <w:t>TWR CUBA EMBARGO NEG WAVE 1</w:t>
      </w:r>
      <w:bookmarkStart w:id="1" w:name="_GoBack"/>
      <w:bookmarkEnd w:id="1"/>
    </w:p>
    <w:p w:rsidR="00E677F1" w:rsidRPr="00E94738" w:rsidRDefault="00E677F1" w:rsidP="00E677F1">
      <w:pPr>
        <w:pStyle w:val="Heading3"/>
        <w:rPr>
          <w:rFonts w:asciiTheme="minorHAnsi" w:hAnsiTheme="minorHAnsi"/>
        </w:rPr>
      </w:pPr>
      <w:r w:rsidRPr="00E94738">
        <w:rPr>
          <w:rFonts w:asciiTheme="minorHAnsi" w:hAnsiTheme="minorHAnsi"/>
        </w:rPr>
        <w:t>T- Effects</w:t>
      </w:r>
      <w:bookmarkEnd w:id="0"/>
    </w:p>
    <w:p w:rsidR="00E677F1" w:rsidRPr="00E94738" w:rsidRDefault="00E677F1" w:rsidP="00E677F1">
      <w:pPr>
        <w:rPr>
          <w:rFonts w:asciiTheme="minorHAnsi" w:hAnsiTheme="minorHAnsi"/>
          <w:b/>
        </w:rPr>
      </w:pPr>
    </w:p>
    <w:p w:rsidR="00741B96" w:rsidRPr="00E94738" w:rsidRDefault="00741B96" w:rsidP="00B13654">
      <w:pPr>
        <w:pStyle w:val="Heading4"/>
        <w:rPr>
          <w:rFonts w:asciiTheme="minorHAnsi" w:hAnsiTheme="minorHAnsi"/>
        </w:rPr>
      </w:pPr>
      <w:r w:rsidRPr="00E94738">
        <w:rPr>
          <w:rFonts w:asciiTheme="minorHAnsi" w:hAnsiTheme="minorHAnsi"/>
        </w:rPr>
        <w:t>A. INTERPRETATION:  THE PLAN SHOULD</w:t>
      </w:r>
      <w:r w:rsidR="00083AC6" w:rsidRPr="00E94738">
        <w:rPr>
          <w:rFonts w:asciiTheme="minorHAnsi" w:hAnsiTheme="minorHAnsi"/>
        </w:rPr>
        <w:t xml:space="preserve"> TAKE DIRECT ACTION THAT IS ECONOMIC ENGAGEMENT</w:t>
      </w:r>
    </w:p>
    <w:p w:rsidR="00006F1F" w:rsidRPr="00E94738" w:rsidRDefault="00006F1F" w:rsidP="00006F1F">
      <w:pPr>
        <w:pStyle w:val="Heading4"/>
        <w:rPr>
          <w:rFonts w:asciiTheme="minorHAnsi" w:hAnsiTheme="minorHAnsi"/>
        </w:rPr>
      </w:pPr>
      <w:r w:rsidRPr="00E94738">
        <w:rPr>
          <w:rFonts w:asciiTheme="minorHAnsi" w:hAnsiTheme="minorHAnsi"/>
        </w:rPr>
        <w:t>An embargo is uniquely different from economic engagement</w:t>
      </w:r>
    </w:p>
    <w:p w:rsidR="00006F1F" w:rsidRPr="00E94738" w:rsidRDefault="00006F1F" w:rsidP="00006F1F">
      <w:pPr>
        <w:rPr>
          <w:rStyle w:val="StyleStyleBold12pt"/>
          <w:rFonts w:asciiTheme="minorHAnsi" w:hAnsiTheme="minorHAnsi"/>
        </w:rPr>
      </w:pPr>
      <w:r w:rsidRPr="00E94738">
        <w:rPr>
          <w:rStyle w:val="StyleStyleBold12pt"/>
          <w:rFonts w:asciiTheme="minorHAnsi" w:hAnsiTheme="minorHAnsi"/>
          <w:highlight w:val="yellow"/>
        </w:rPr>
        <w:t>Paul ‘6</w:t>
      </w:r>
    </w:p>
    <w:p w:rsidR="00006F1F" w:rsidRPr="00E94738" w:rsidRDefault="00006F1F" w:rsidP="00006F1F">
      <w:pPr>
        <w:rPr>
          <w:rFonts w:asciiTheme="minorHAnsi" w:eastAsia="Times New Roman" w:hAnsiTheme="minorHAnsi"/>
          <w:color w:val="000000"/>
          <w:szCs w:val="16"/>
        </w:rPr>
      </w:pPr>
      <w:r w:rsidRPr="00E94738">
        <w:rPr>
          <w:rFonts w:asciiTheme="minorHAnsi" w:eastAsia="Times New Roman" w:hAnsiTheme="minorHAnsi"/>
          <w:color w:val="000000"/>
          <w:szCs w:val="16"/>
        </w:rPr>
        <w:t>Ron, US Rep, An Embargo Is Not a Peaceful Alternative, http://antiwar.com/paul/?articleid=8864</w:t>
      </w:r>
    </w:p>
    <w:p w:rsidR="00006F1F" w:rsidRPr="00E94738" w:rsidRDefault="00006F1F" w:rsidP="00006F1F">
      <w:pPr>
        <w:ind w:left="720"/>
        <w:rPr>
          <w:rFonts w:asciiTheme="minorHAnsi" w:hAnsiTheme="minorHAnsi"/>
        </w:rPr>
      </w:pPr>
      <w:r w:rsidRPr="00E94738">
        <w:rPr>
          <w:rFonts w:asciiTheme="minorHAnsi" w:hAnsiTheme="minorHAnsi"/>
        </w:rPr>
        <w:t xml:space="preserve">While </w:t>
      </w:r>
      <w:r w:rsidRPr="00E94738">
        <w:rPr>
          <w:rStyle w:val="StyleBoldUnderline"/>
          <w:rFonts w:asciiTheme="minorHAnsi" w:hAnsiTheme="minorHAnsi"/>
        </w:rPr>
        <w:t xml:space="preserve">embargoes </w:t>
      </w:r>
      <w:r w:rsidRPr="00E94738">
        <w:rPr>
          <w:rFonts w:asciiTheme="minorHAnsi" w:hAnsiTheme="minorHAnsi"/>
        </w:rPr>
        <w:t xml:space="preserve">sound like strong, punitive action, in reality they </w:t>
      </w:r>
      <w:r w:rsidRPr="00E94738">
        <w:rPr>
          <w:rStyle w:val="StyleBoldUnderline"/>
          <w:rFonts w:asciiTheme="minorHAnsi" w:hAnsiTheme="minorHAnsi"/>
        </w:rPr>
        <w:t>represent a failed policy</w:t>
      </w:r>
      <w:r w:rsidRPr="00E94738">
        <w:rPr>
          <w:rFonts w:asciiTheme="minorHAnsi" w:hAnsiTheme="minorHAnsi"/>
        </w:rPr>
        <w:t xml:space="preserve"> that four decades of experience prove doesn't work. </w:t>
      </w:r>
      <w:r w:rsidRPr="00E94738">
        <w:rPr>
          <w:rStyle w:val="StyleBoldUnderline"/>
          <w:rFonts w:asciiTheme="minorHAnsi" w:hAnsiTheme="minorHAnsi"/>
        </w:rPr>
        <w:t>Conversely, economic engagement is</w:t>
      </w:r>
      <w:r w:rsidRPr="00E94738">
        <w:rPr>
          <w:rFonts w:asciiTheme="minorHAnsi" w:hAnsiTheme="minorHAnsi"/>
          <w:b/>
          <w:u w:val="single"/>
        </w:rPr>
        <w:t xml:space="preserve"> </w:t>
      </w:r>
      <w:r w:rsidRPr="00E94738">
        <w:rPr>
          <w:rFonts w:asciiTheme="minorHAnsi" w:hAnsiTheme="minorHAnsi"/>
        </w:rPr>
        <w:t xml:space="preserve">perhaps the single most </w:t>
      </w:r>
      <w:r w:rsidRPr="00E94738">
        <w:rPr>
          <w:rStyle w:val="StyleBoldUnderline"/>
          <w:rFonts w:asciiTheme="minorHAnsi" w:hAnsiTheme="minorHAnsi"/>
        </w:rPr>
        <w:t>effective tool</w:t>
      </w:r>
      <w:r w:rsidRPr="00E94738">
        <w:rPr>
          <w:rFonts w:asciiTheme="minorHAnsi" w:hAnsiTheme="minorHAnsi"/>
        </w:rPr>
        <w:t xml:space="preserve"> in tearing down dictatorships and spreading the message of liberty.</w:t>
      </w:r>
    </w:p>
    <w:p w:rsidR="00006F1F" w:rsidRPr="00E94738" w:rsidRDefault="00006F1F" w:rsidP="00006F1F">
      <w:pPr>
        <w:rPr>
          <w:rFonts w:asciiTheme="minorHAnsi" w:hAnsiTheme="minorHAnsi"/>
          <w:b/>
        </w:rPr>
      </w:pPr>
    </w:p>
    <w:p w:rsidR="00006F1F" w:rsidRPr="00E94738" w:rsidRDefault="00006F1F" w:rsidP="00006F1F">
      <w:pPr>
        <w:rPr>
          <w:rFonts w:asciiTheme="minorHAnsi" w:hAnsiTheme="minorHAnsi"/>
          <w:b/>
          <w:sz w:val="24"/>
        </w:rPr>
      </w:pPr>
      <w:r w:rsidRPr="00E94738">
        <w:rPr>
          <w:rFonts w:asciiTheme="minorHAnsi" w:hAnsiTheme="minorHAnsi"/>
          <w:b/>
          <w:sz w:val="24"/>
        </w:rPr>
        <w:t xml:space="preserve">AND, </w:t>
      </w:r>
    </w:p>
    <w:p w:rsidR="00006F1F" w:rsidRPr="00E94738" w:rsidRDefault="00006F1F" w:rsidP="00006F1F">
      <w:pPr>
        <w:rPr>
          <w:rFonts w:asciiTheme="minorHAnsi" w:hAnsiTheme="minorHAnsi"/>
          <w:b/>
        </w:rPr>
      </w:pPr>
    </w:p>
    <w:p w:rsidR="00006F1F" w:rsidRPr="00E94738" w:rsidRDefault="00006F1F" w:rsidP="00006F1F">
      <w:pPr>
        <w:pStyle w:val="Heading4"/>
        <w:rPr>
          <w:rFonts w:asciiTheme="minorHAnsi" w:hAnsiTheme="minorHAnsi"/>
        </w:rPr>
      </w:pPr>
      <w:r w:rsidRPr="00E94738">
        <w:rPr>
          <w:rFonts w:asciiTheme="minorHAnsi" w:hAnsiTheme="minorHAnsi"/>
        </w:rPr>
        <w:t>Economic engagement includes trade, finance, energy, development, transportation, and telecommunications</w:t>
      </w:r>
    </w:p>
    <w:p w:rsidR="00006F1F" w:rsidRPr="00E94738" w:rsidRDefault="00006F1F" w:rsidP="00006F1F">
      <w:pPr>
        <w:rPr>
          <w:rStyle w:val="StyleStyleBold12pt"/>
          <w:rFonts w:asciiTheme="minorHAnsi" w:hAnsiTheme="minorHAnsi"/>
        </w:rPr>
      </w:pPr>
      <w:r w:rsidRPr="00E94738">
        <w:rPr>
          <w:rStyle w:val="StyleStyleBold12pt"/>
          <w:rFonts w:asciiTheme="minorHAnsi" w:hAnsiTheme="minorHAnsi"/>
        </w:rPr>
        <w:t>U.S. Department of State ‘9</w:t>
      </w:r>
    </w:p>
    <w:p w:rsidR="00006F1F" w:rsidRPr="00E94738" w:rsidRDefault="00006F1F" w:rsidP="00006F1F">
      <w:pPr>
        <w:rPr>
          <w:rFonts w:asciiTheme="minorHAnsi" w:eastAsia="Times New Roman" w:hAnsiTheme="minorHAnsi" w:cs="Arial"/>
          <w:color w:val="000000"/>
          <w:sz w:val="18"/>
          <w:szCs w:val="18"/>
          <w:shd w:val="clear" w:color="auto" w:fill="FFFFFF"/>
        </w:rPr>
      </w:pPr>
      <w:r w:rsidRPr="00E94738">
        <w:rPr>
          <w:rFonts w:asciiTheme="minorHAnsi" w:eastAsia="Times New Roman" w:hAnsiTheme="minorHAnsi" w:cs="Arial"/>
          <w:color w:val="000000"/>
          <w:sz w:val="18"/>
          <w:szCs w:val="18"/>
          <w:shd w:val="clear" w:color="auto" w:fill="FFFFFF"/>
        </w:rPr>
        <w:t>U.S. Department of State, “What is Total Economic Engagement</w:t>
      </w:r>
      <w:proofErr w:type="gramStart"/>
      <w:r w:rsidRPr="00E94738">
        <w:rPr>
          <w:rFonts w:asciiTheme="minorHAnsi" w:eastAsia="Times New Roman" w:hAnsiTheme="minorHAnsi" w:cs="Arial"/>
          <w:color w:val="000000"/>
          <w:sz w:val="18"/>
          <w:szCs w:val="18"/>
          <w:shd w:val="clear" w:color="auto" w:fill="FFFFFF"/>
        </w:rPr>
        <w:t>?,</w:t>
      </w:r>
      <w:proofErr w:type="gramEnd"/>
      <w:r w:rsidRPr="00E94738">
        <w:rPr>
          <w:rFonts w:asciiTheme="minorHAnsi" w:eastAsia="Times New Roman" w:hAnsiTheme="minorHAnsi" w:cs="Arial"/>
          <w:color w:val="000000"/>
          <w:sz w:val="18"/>
          <w:szCs w:val="18"/>
          <w:shd w:val="clear" w:color="auto" w:fill="FFFFFF"/>
        </w:rPr>
        <w:t xml:space="preserve">” </w:t>
      </w:r>
      <w:hyperlink r:id="rId12" w:history="1">
        <w:r w:rsidRPr="00E94738">
          <w:rPr>
            <w:rStyle w:val="Hyperlink"/>
            <w:rFonts w:asciiTheme="minorHAnsi" w:eastAsia="Times New Roman" w:hAnsiTheme="minorHAnsi" w:cs="Arial"/>
            <w:sz w:val="18"/>
            <w:szCs w:val="18"/>
            <w:shd w:val="clear" w:color="auto" w:fill="FFFFFF"/>
          </w:rPr>
          <w:t>http://2001-2009.state.gov/e/eeb/92986.htm</w:t>
        </w:r>
      </w:hyperlink>
      <w:r w:rsidRPr="00E94738">
        <w:rPr>
          <w:rFonts w:asciiTheme="minorHAnsi" w:eastAsia="Times New Roman" w:hAnsiTheme="minorHAnsi" w:cs="Arial"/>
          <w:color w:val="000000"/>
          <w:sz w:val="18"/>
          <w:szCs w:val="18"/>
          <w:shd w:val="clear" w:color="auto" w:fill="FFFFFF"/>
        </w:rPr>
        <w:t xml:space="preserve"> </w:t>
      </w:r>
    </w:p>
    <w:p w:rsidR="00006F1F" w:rsidRPr="00E94738" w:rsidRDefault="00006F1F" w:rsidP="00006F1F">
      <w:pPr>
        <w:ind w:left="720"/>
        <w:rPr>
          <w:rStyle w:val="StyleBoldUnderline"/>
          <w:rFonts w:asciiTheme="minorHAnsi" w:hAnsiTheme="minorHAnsi"/>
        </w:rPr>
      </w:pPr>
      <w:r w:rsidRPr="00E94738">
        <w:rPr>
          <w:rFonts w:asciiTheme="minorHAnsi" w:eastAsia="Times New Roman" w:hAnsiTheme="minorHAnsi" w:cs="Arial"/>
          <w:color w:val="000000"/>
          <w:sz w:val="18"/>
          <w:szCs w:val="18"/>
          <w:shd w:val="clear" w:color="auto" w:fill="FFFFFF"/>
        </w:rPr>
        <w:t xml:space="preserve">Total </w:t>
      </w:r>
      <w:r w:rsidRPr="00E94738">
        <w:rPr>
          <w:rStyle w:val="StyleBoldUnderline"/>
          <w:rFonts w:asciiTheme="minorHAnsi" w:hAnsiTheme="minorHAnsi"/>
          <w:highlight w:val="yellow"/>
        </w:rPr>
        <w:t>Economic Engagement seeks to integrate and coordinate all U.S. economic instruments</w:t>
      </w:r>
      <w:r w:rsidRPr="00E94738">
        <w:rPr>
          <w:rStyle w:val="StyleBoldUnderline"/>
          <w:rFonts w:asciiTheme="minorHAnsi" w:hAnsiTheme="minorHAnsi"/>
        </w:rPr>
        <w:t xml:space="preserve"> and programs into our regional and country strategies. </w:t>
      </w:r>
      <w:r w:rsidRPr="00E94738">
        <w:rPr>
          <w:rFonts w:asciiTheme="minorHAnsi" w:eastAsia="Times New Roman" w:hAnsiTheme="minorHAnsi" w:cs="Arial"/>
          <w:color w:val="000000"/>
          <w:sz w:val="18"/>
          <w:szCs w:val="18"/>
          <w:shd w:val="clear" w:color="auto" w:fill="FFFFFF"/>
        </w:rPr>
        <w:t xml:space="preserve">The Bureau of Economic, Energy and Business Affairs’ (EEB) broad cross-section of economic disciplines, interagency contacts, and expertise in </w:t>
      </w:r>
      <w:r w:rsidRPr="00E94738">
        <w:rPr>
          <w:rStyle w:val="StyleBoldUnderline"/>
          <w:rFonts w:asciiTheme="minorHAnsi" w:hAnsiTheme="minorHAnsi"/>
          <w:highlight w:val="yellow"/>
        </w:rPr>
        <w:t>such areas as trade, finance, energy, development, transportation, and telecommunications help ensure this coordination.</w:t>
      </w:r>
    </w:p>
    <w:p w:rsidR="00741B96" w:rsidRPr="00E94738" w:rsidRDefault="00741B96" w:rsidP="00B13654">
      <w:pPr>
        <w:rPr>
          <w:rFonts w:asciiTheme="minorHAnsi" w:hAnsiTheme="minorHAnsi"/>
        </w:rPr>
      </w:pPr>
    </w:p>
    <w:p w:rsidR="00E677F1" w:rsidRPr="00E94738" w:rsidRDefault="00741B96" w:rsidP="00B13654">
      <w:pPr>
        <w:pStyle w:val="Heading4"/>
        <w:rPr>
          <w:rFonts w:asciiTheme="minorHAnsi" w:hAnsiTheme="minorHAnsi"/>
        </w:rPr>
      </w:pPr>
      <w:r w:rsidRPr="00E94738">
        <w:rPr>
          <w:rFonts w:asciiTheme="minorHAnsi" w:hAnsiTheme="minorHAnsi"/>
        </w:rPr>
        <w:t>B. VIOLATION:  THE PLAN ENDS THE EMBARGO TO OPEN THE WAY FOR ECONOMONIC ENGAGMENT</w:t>
      </w:r>
    </w:p>
    <w:p w:rsidR="00C230D0" w:rsidRPr="00E94738" w:rsidRDefault="00C230D0" w:rsidP="00E677F1">
      <w:pPr>
        <w:rPr>
          <w:rFonts w:asciiTheme="minorHAnsi" w:hAnsiTheme="minorHAnsi"/>
          <w:b/>
        </w:rPr>
      </w:pPr>
    </w:p>
    <w:p w:rsidR="00CE74CB" w:rsidRPr="00E94738" w:rsidRDefault="00CE74CB" w:rsidP="0028375E">
      <w:pPr>
        <w:pStyle w:val="Heading4"/>
        <w:rPr>
          <w:rFonts w:asciiTheme="minorHAnsi" w:hAnsiTheme="minorHAnsi"/>
        </w:rPr>
      </w:pPr>
      <w:r w:rsidRPr="00E94738">
        <w:rPr>
          <w:rFonts w:asciiTheme="minorHAnsi" w:hAnsiTheme="minorHAnsi"/>
        </w:rPr>
        <w:t>C. IT’S A VOTING ISSUE FOR COMPETITIVE EQUI</w:t>
      </w:r>
      <w:r w:rsidR="00E024AB" w:rsidRPr="00E94738">
        <w:rPr>
          <w:rFonts w:asciiTheme="minorHAnsi" w:hAnsiTheme="minorHAnsi"/>
        </w:rPr>
        <w:t xml:space="preserve">TY AND EDUCATION.  EFFECTS </w:t>
      </w:r>
      <w:r w:rsidR="00B120EB" w:rsidRPr="00E94738">
        <w:rPr>
          <w:rFonts w:asciiTheme="minorHAnsi" w:hAnsiTheme="minorHAnsi"/>
        </w:rPr>
        <w:t xml:space="preserve">T </w:t>
      </w:r>
      <w:r w:rsidR="00E024AB" w:rsidRPr="00E94738">
        <w:rPr>
          <w:rFonts w:asciiTheme="minorHAnsi" w:hAnsiTheme="minorHAnsi"/>
        </w:rPr>
        <w:t>JUSTIFIE</w:t>
      </w:r>
      <w:r w:rsidRPr="00E94738">
        <w:rPr>
          <w:rFonts w:asciiTheme="minorHAnsi" w:hAnsiTheme="minorHAnsi"/>
        </w:rPr>
        <w:t>S</w:t>
      </w:r>
      <w:r w:rsidR="00E024AB" w:rsidRPr="00E94738">
        <w:rPr>
          <w:rFonts w:asciiTheme="minorHAnsi" w:hAnsiTheme="minorHAnsi"/>
        </w:rPr>
        <w:t xml:space="preserve"> AFFIRMATIVES DOING NONTOPICAL ACTION THAT MERELY RESULTS IN TOPICAL ACTION.  WE CAN NEVER PREDICT </w:t>
      </w:r>
      <w:r w:rsidR="00000115" w:rsidRPr="00E94738">
        <w:rPr>
          <w:rFonts w:asciiTheme="minorHAnsi" w:hAnsiTheme="minorHAnsi"/>
        </w:rPr>
        <w:t>“GOING TO SPACE TO ECONOMICALLY ENGAGE COUNTRY X” OR ALL THE POSSIBLE ACTIONS</w:t>
      </w:r>
      <w:r w:rsidR="00B120EB" w:rsidRPr="00E94738">
        <w:rPr>
          <w:rFonts w:asciiTheme="minorHAnsi" w:hAnsiTheme="minorHAnsi"/>
        </w:rPr>
        <w:t xml:space="preserve"> AND ADVANTAGES</w:t>
      </w:r>
      <w:r w:rsidR="00000115" w:rsidRPr="00E94738">
        <w:rPr>
          <w:rFonts w:asciiTheme="minorHAnsi" w:hAnsiTheme="minorHAnsi"/>
        </w:rPr>
        <w:t>—</w:t>
      </w:r>
      <w:r w:rsidR="00F00ACA" w:rsidRPr="00E94738">
        <w:rPr>
          <w:rFonts w:asciiTheme="minorHAnsi" w:hAnsiTheme="minorHAnsi"/>
        </w:rPr>
        <w:t>PREVENTS COHERENT AND COMPETITIVE NEGATIVE STRATEGIES WHICH LEADS TO</w:t>
      </w:r>
      <w:r w:rsidR="00000115" w:rsidRPr="00E94738">
        <w:rPr>
          <w:rFonts w:asciiTheme="minorHAnsi" w:hAnsiTheme="minorHAnsi"/>
        </w:rPr>
        <w:t xml:space="preserve"> SHALLOW DEBATES</w:t>
      </w:r>
      <w:r w:rsidR="00F73B53" w:rsidRPr="00E94738">
        <w:rPr>
          <w:rFonts w:asciiTheme="minorHAnsi" w:hAnsiTheme="minorHAnsi"/>
        </w:rPr>
        <w:t xml:space="preserve"> THAT LACK EDUCATIONAL DEPTH</w:t>
      </w:r>
      <w:r w:rsidR="0028375E" w:rsidRPr="00E94738">
        <w:rPr>
          <w:rFonts w:asciiTheme="minorHAnsi" w:hAnsiTheme="minorHAnsi"/>
        </w:rPr>
        <w:t>—INHERENTLY PUTS NEGATIVES AT A STRATEGIC DISADVANTAGE.</w:t>
      </w:r>
    </w:p>
    <w:p w:rsidR="00CE74CB" w:rsidRPr="00E94738" w:rsidRDefault="00CE74CB" w:rsidP="00E677F1">
      <w:pPr>
        <w:rPr>
          <w:rFonts w:asciiTheme="minorHAnsi" w:hAnsiTheme="minorHAnsi"/>
          <w:b/>
        </w:rPr>
      </w:pPr>
    </w:p>
    <w:p w:rsidR="00933C02" w:rsidRPr="00E94738" w:rsidRDefault="00933C02" w:rsidP="00933C02">
      <w:pPr>
        <w:pStyle w:val="Heading3"/>
        <w:rPr>
          <w:rFonts w:asciiTheme="minorHAnsi" w:hAnsiTheme="minorHAnsi"/>
        </w:rPr>
      </w:pPr>
      <w:bookmarkStart w:id="2" w:name="_Toc361218794"/>
      <w:r w:rsidRPr="00E94738">
        <w:rPr>
          <w:rFonts w:asciiTheme="minorHAnsi" w:hAnsiTheme="minorHAnsi"/>
        </w:rPr>
        <w:lastRenderedPageBreak/>
        <w:t>T – LIFTING EMBARGO MAKES TOPIC BIDIRECTIONAL</w:t>
      </w:r>
      <w:bookmarkEnd w:id="2"/>
    </w:p>
    <w:p w:rsidR="00933C02" w:rsidRPr="00E94738" w:rsidRDefault="00933C02" w:rsidP="00933C02">
      <w:pPr>
        <w:rPr>
          <w:rFonts w:asciiTheme="minorHAnsi" w:hAnsiTheme="minorHAnsi"/>
          <w:b/>
        </w:rPr>
      </w:pPr>
    </w:p>
    <w:p w:rsidR="00933C02" w:rsidRPr="00E94738" w:rsidRDefault="00933C02" w:rsidP="00933C02">
      <w:pPr>
        <w:pStyle w:val="Heading4"/>
        <w:rPr>
          <w:rFonts w:asciiTheme="minorHAnsi" w:hAnsiTheme="minorHAnsi"/>
        </w:rPr>
      </w:pPr>
      <w:r w:rsidRPr="00E94738">
        <w:rPr>
          <w:rFonts w:asciiTheme="minorHAnsi" w:hAnsiTheme="minorHAnsi"/>
        </w:rPr>
        <w:t>The embargo includes democracy assistance – makes the topic bidirectional</w:t>
      </w:r>
    </w:p>
    <w:p w:rsidR="00933C02" w:rsidRPr="00E94738" w:rsidRDefault="00933C02" w:rsidP="00933C02">
      <w:pPr>
        <w:rPr>
          <w:rFonts w:asciiTheme="minorHAnsi" w:hAnsiTheme="minorHAnsi"/>
        </w:rPr>
      </w:pPr>
      <w:r w:rsidRPr="00E94738">
        <w:rPr>
          <w:rStyle w:val="StyleStyleBold12pt"/>
          <w:rFonts w:asciiTheme="minorHAnsi" w:hAnsiTheme="minorHAnsi"/>
          <w:highlight w:val="yellow"/>
        </w:rPr>
        <w:t>Amnesty International ‘9</w:t>
      </w:r>
      <w:r w:rsidRPr="00E94738">
        <w:rPr>
          <w:rFonts w:asciiTheme="minorHAnsi" w:hAnsiTheme="minorHAnsi"/>
          <w:sz w:val="18"/>
        </w:rPr>
        <w:t xml:space="preserve">, THE US EMBARGO AGAINST CUBA:  ITS IMPACT ON ECONOMIC AND SOCIAL RIGHTS, </w:t>
      </w:r>
      <w:hyperlink r:id="rId13" w:history="1">
        <w:r w:rsidRPr="00E94738">
          <w:rPr>
            <w:rStyle w:val="Hyperlink"/>
            <w:rFonts w:asciiTheme="minorHAnsi" w:hAnsiTheme="minorHAnsi"/>
            <w:sz w:val="18"/>
          </w:rPr>
          <w:t>http://www.amnesty.org/en/library/asset/AMR25/007/2009/en/51469f8b-73f8-47a2-a5bd-f839adf50488/ amr250072009eng.pdf</w:t>
        </w:r>
      </w:hyperlink>
      <w:r w:rsidRPr="00E94738">
        <w:rPr>
          <w:rFonts w:asciiTheme="minorHAnsi" w:hAnsiTheme="minorHAnsi"/>
          <w:sz w:val="18"/>
        </w:rPr>
        <w:t>, ACC. 6-1-2013, JT//JEDI</w:t>
      </w:r>
    </w:p>
    <w:p w:rsidR="00933C02" w:rsidRPr="00E94738" w:rsidRDefault="00933C02" w:rsidP="00933C02">
      <w:pPr>
        <w:autoSpaceDE w:val="0"/>
        <w:autoSpaceDN w:val="0"/>
        <w:adjustRightInd w:val="0"/>
        <w:rPr>
          <w:rFonts w:asciiTheme="minorHAnsi" w:hAnsiTheme="minorHAnsi"/>
        </w:rPr>
      </w:pPr>
      <w:r w:rsidRPr="00E94738">
        <w:rPr>
          <w:rStyle w:val="StyleBoldUnderline"/>
          <w:rFonts w:asciiTheme="minorHAnsi" w:hAnsiTheme="minorHAnsi"/>
          <w:highlight w:val="yellow"/>
        </w:rPr>
        <w:t xml:space="preserve">The embargo legislation contains provisions for “democracy building” in Cuba which include the </w:t>
      </w:r>
      <w:r w:rsidRPr="00E94738">
        <w:rPr>
          <w:rStyle w:val="Emphasis"/>
          <w:rFonts w:asciiTheme="minorHAnsi" w:hAnsiTheme="minorHAnsi"/>
          <w:highlight w:val="yellow"/>
        </w:rPr>
        <w:t>allocation of significant amounts of aid</w:t>
      </w:r>
      <w:r w:rsidRPr="00E94738">
        <w:rPr>
          <w:rStyle w:val="StyleBoldUnderline"/>
          <w:rFonts w:asciiTheme="minorHAnsi" w:hAnsiTheme="minorHAnsi"/>
          <w:highlight w:val="yellow"/>
        </w:rPr>
        <w:t xml:space="preserve"> and support for Cuban NGOs and individuals opposing the government</w:t>
      </w:r>
      <w:r w:rsidRPr="00E94738">
        <w:rPr>
          <w:rFonts w:asciiTheme="minorHAnsi" w:eastAsiaTheme="minorHAnsi" w:hAnsiTheme="minorHAnsi" w:cs="AmnestyTradeGothic"/>
          <w:szCs w:val="18"/>
          <w:highlight w:val="yellow"/>
        </w:rPr>
        <w:t>.</w:t>
      </w:r>
      <w:r w:rsidRPr="00E94738">
        <w:rPr>
          <w:rFonts w:asciiTheme="minorHAnsi" w:eastAsiaTheme="minorHAnsi" w:hAnsiTheme="minorHAnsi" w:cs="AmnestyTradeGothic"/>
          <w:szCs w:val="18"/>
        </w:rPr>
        <w:t xml:space="preserve"> </w:t>
      </w:r>
      <w:r w:rsidRPr="00E94738">
        <w:rPr>
          <w:rFonts w:asciiTheme="minorHAnsi" w:hAnsiTheme="minorHAnsi"/>
        </w:rPr>
        <w:t>The strengthening of the embargo with the Helms-Burton Act in 1996 prompted the Cuban authorities to respond with harsh legislation which has ultimately been used to condemn prisoners of conscience to long prison terms. The Cuban authorities portray non-violent political dissidents and human rights activists as foreign sympathizers supporting US policy against Cuba. The embargo has helped to undermine the enjoyment of key civil and political rights in Cuba by fuelling a climate in which fundamental rights such as freedom of association, expression and assembly are routinely denied.</w:t>
      </w: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b/>
        </w:rPr>
      </w:pPr>
    </w:p>
    <w:p w:rsidR="00E677F1" w:rsidRPr="00E94738" w:rsidRDefault="00E677F1" w:rsidP="00933C02">
      <w:pPr>
        <w:rPr>
          <w:rFonts w:asciiTheme="minorHAnsi" w:hAnsiTheme="minorHAnsi"/>
          <w:b/>
        </w:rPr>
      </w:pPr>
    </w:p>
    <w:p w:rsidR="00933C02" w:rsidRPr="00E94738" w:rsidRDefault="004544FC" w:rsidP="00933C02">
      <w:pPr>
        <w:pStyle w:val="Heading3"/>
        <w:rPr>
          <w:rFonts w:asciiTheme="minorHAnsi" w:hAnsiTheme="minorHAnsi"/>
        </w:rPr>
      </w:pPr>
      <w:bookmarkStart w:id="3" w:name="_Toc361218795"/>
      <w:r>
        <w:rPr>
          <w:rFonts w:asciiTheme="minorHAnsi" w:hAnsiTheme="minorHAnsi"/>
        </w:rPr>
        <w:lastRenderedPageBreak/>
        <w:t xml:space="preserve">SEX TOURISM </w:t>
      </w:r>
      <w:r w:rsidR="00933C02" w:rsidRPr="00E94738">
        <w:rPr>
          <w:rFonts w:asciiTheme="minorHAnsi" w:hAnsiTheme="minorHAnsi"/>
        </w:rPr>
        <w:t>DA</w:t>
      </w:r>
      <w:bookmarkEnd w:id="3"/>
    </w:p>
    <w:p w:rsidR="00933C02" w:rsidRPr="00E94738" w:rsidRDefault="00933C02" w:rsidP="00933C02">
      <w:pPr>
        <w:pStyle w:val="Heading4"/>
        <w:rPr>
          <w:rFonts w:asciiTheme="minorHAnsi" w:hAnsiTheme="minorHAnsi"/>
        </w:rPr>
      </w:pPr>
      <w:r w:rsidRPr="00E94738">
        <w:rPr>
          <w:rFonts w:asciiTheme="minorHAnsi" w:hAnsiTheme="minorHAnsi"/>
        </w:rPr>
        <w:t>The Embargo currently prevents U.S. participation in Cuban sex tourism</w:t>
      </w:r>
    </w:p>
    <w:p w:rsidR="00933C02" w:rsidRPr="00E94738" w:rsidRDefault="00933C02" w:rsidP="00933C02">
      <w:pPr>
        <w:rPr>
          <w:rFonts w:asciiTheme="minorHAnsi" w:hAnsiTheme="minorHAnsi"/>
          <w:sz w:val="18"/>
        </w:rPr>
      </w:pPr>
      <w:r w:rsidRPr="00E94738">
        <w:rPr>
          <w:rFonts w:asciiTheme="minorHAnsi" w:hAnsiTheme="minorHAnsi"/>
          <w:sz w:val="18"/>
        </w:rPr>
        <w:t xml:space="preserve">Robert </w:t>
      </w:r>
      <w:proofErr w:type="spellStart"/>
      <w:r w:rsidRPr="00E94738">
        <w:rPr>
          <w:rStyle w:val="StyleStyleBold12pt"/>
          <w:rFonts w:asciiTheme="minorHAnsi" w:hAnsiTheme="minorHAnsi"/>
          <w:highlight w:val="yellow"/>
        </w:rPr>
        <w:t>Cribb</w:t>
      </w:r>
      <w:proofErr w:type="spellEnd"/>
      <w:r w:rsidRPr="00E94738">
        <w:rPr>
          <w:rStyle w:val="StyleStyleBold12pt"/>
          <w:rFonts w:asciiTheme="minorHAnsi" w:hAnsiTheme="minorHAnsi"/>
          <w:highlight w:val="yellow"/>
        </w:rPr>
        <w:t>, et al,</w:t>
      </w:r>
      <w:r w:rsidRPr="00E94738">
        <w:rPr>
          <w:rFonts w:asciiTheme="minorHAnsi" w:hAnsiTheme="minorHAnsi"/>
          <w:sz w:val="18"/>
        </w:rPr>
        <w:t xml:space="preserve"> March 17, </w:t>
      </w:r>
      <w:r w:rsidRPr="00E94738">
        <w:rPr>
          <w:rStyle w:val="StyleStyleBold12pt"/>
          <w:rFonts w:asciiTheme="minorHAnsi" w:hAnsiTheme="minorHAnsi"/>
          <w:highlight w:val="yellow"/>
        </w:rPr>
        <w:t>’13,</w:t>
      </w:r>
      <w:r w:rsidRPr="00E94738">
        <w:rPr>
          <w:rFonts w:asciiTheme="minorHAnsi" w:hAnsiTheme="minorHAnsi"/>
          <w:sz w:val="18"/>
        </w:rPr>
        <w:t xml:space="preserve"> Jennifer Quinn and Julian </w:t>
      </w:r>
      <w:proofErr w:type="spellStart"/>
      <w:r w:rsidRPr="00E94738">
        <w:rPr>
          <w:rFonts w:asciiTheme="minorHAnsi" w:hAnsiTheme="minorHAnsi"/>
          <w:sz w:val="18"/>
        </w:rPr>
        <w:t>Sher</w:t>
      </w:r>
      <w:proofErr w:type="spellEnd"/>
      <w:r w:rsidRPr="00E94738">
        <w:rPr>
          <w:rFonts w:asciiTheme="minorHAnsi" w:hAnsiTheme="minorHAnsi"/>
          <w:sz w:val="18"/>
        </w:rPr>
        <w:t>, and Juan O. Tamayo, “</w:t>
      </w:r>
      <w:r w:rsidRPr="00E94738">
        <w:rPr>
          <w:rFonts w:asciiTheme="minorHAnsi" w:eastAsia="Times New Roman" w:hAnsiTheme="minorHAnsi" w:cs="Arial"/>
          <w:sz w:val="18"/>
          <w:szCs w:val="42"/>
        </w:rPr>
        <w:t xml:space="preserve">U.S. child-sex tourism to Cuba hardly exists,” </w:t>
      </w:r>
      <w:r w:rsidRPr="00E94738">
        <w:rPr>
          <w:rFonts w:asciiTheme="minorHAnsi" w:hAnsiTheme="minorHAnsi"/>
          <w:sz w:val="18"/>
        </w:rPr>
        <w:t xml:space="preserve">Miami Herald, </w:t>
      </w:r>
      <w:hyperlink r:id="rId14" w:history="1">
        <w:r w:rsidRPr="00E94738">
          <w:rPr>
            <w:rStyle w:val="Hyperlink"/>
            <w:rFonts w:asciiTheme="minorHAnsi" w:hAnsiTheme="minorHAnsi"/>
            <w:sz w:val="18"/>
          </w:rPr>
          <w:t>http://www.miamiherald.com/2013/03/17/3291012/us-child-sex-tourism-to-cuba-hardly.html</w:t>
        </w:r>
      </w:hyperlink>
      <w:r w:rsidRPr="00E94738">
        <w:rPr>
          <w:rFonts w:asciiTheme="minorHAnsi" w:hAnsiTheme="minorHAnsi"/>
          <w:sz w:val="18"/>
        </w:rPr>
        <w:t>, ACC. 5-26-2013,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rPr>
        <w:t xml:space="preserve">An odd combination of </w:t>
      </w:r>
      <w:r w:rsidRPr="00E94738">
        <w:rPr>
          <w:rStyle w:val="StyleBoldUnderline"/>
          <w:rFonts w:asciiTheme="minorHAnsi" w:hAnsiTheme="minorHAnsi"/>
          <w:highlight w:val="yellow"/>
        </w:rPr>
        <w:t>Washington’s trade embargo on Cuba</w:t>
      </w:r>
      <w:r w:rsidRPr="00E94738">
        <w:rPr>
          <w:rStyle w:val="StyleBoldUnderline"/>
          <w:rFonts w:asciiTheme="minorHAnsi" w:hAnsiTheme="minorHAnsi"/>
        </w:rPr>
        <w:t xml:space="preserve"> and tough U.S. laws on sex tourism </w:t>
      </w:r>
      <w:r w:rsidRPr="00E94738">
        <w:rPr>
          <w:rStyle w:val="StyleBoldUnderline"/>
          <w:rFonts w:asciiTheme="minorHAnsi" w:hAnsiTheme="minorHAnsi"/>
          <w:highlight w:val="yellow"/>
        </w:rPr>
        <w:t>has kept down the number of U.S. travelers who fly to the island to abuse underage girls and boys.</w:t>
      </w:r>
    </w:p>
    <w:p w:rsidR="00933C02" w:rsidRPr="00E94738" w:rsidRDefault="00933C02" w:rsidP="00933C02">
      <w:pPr>
        <w:rPr>
          <w:rFonts w:asciiTheme="minorHAnsi" w:hAnsiTheme="minorHAnsi"/>
        </w:rPr>
      </w:pPr>
      <w:r w:rsidRPr="00E94738">
        <w:rPr>
          <w:rFonts w:asciiTheme="minorHAnsi" w:hAnsiTheme="minorHAnsi"/>
        </w:rPr>
        <w:t>U.S. residents account for an estimated — and chilling — 25 percent of child-sex tourism worldwide, said Miami-based FBI Special Agent Heather Armstrong, a member of the Crimes against Children Squad.</w:t>
      </w:r>
    </w:p>
    <w:p w:rsidR="00933C02" w:rsidRPr="00E94738" w:rsidRDefault="00933C02" w:rsidP="00933C02">
      <w:pPr>
        <w:rPr>
          <w:rFonts w:asciiTheme="minorHAnsi" w:hAnsiTheme="minorHAnsi"/>
        </w:rPr>
      </w:pPr>
      <w:r w:rsidRPr="00E94738">
        <w:rPr>
          <w:rFonts w:asciiTheme="minorHAnsi" w:hAnsiTheme="minorHAnsi"/>
        </w:rPr>
        <w:t xml:space="preserve">About one-quarter of the child-sex tourists in Cambodia surveyed about 10 years ago were from the United States and Canada, said Carol </w:t>
      </w:r>
      <w:proofErr w:type="spellStart"/>
      <w:r w:rsidRPr="00E94738">
        <w:rPr>
          <w:rFonts w:asciiTheme="minorHAnsi" w:hAnsiTheme="minorHAnsi"/>
        </w:rPr>
        <w:t>Smolenski</w:t>
      </w:r>
      <w:proofErr w:type="spellEnd"/>
      <w:r w:rsidRPr="00E94738">
        <w:rPr>
          <w:rFonts w:asciiTheme="minorHAnsi" w:hAnsiTheme="minorHAnsi"/>
        </w:rPr>
        <w:t>, head of the U.S. branch of the global monitoring group End Child Prostitution and Trafficking.</w:t>
      </w:r>
    </w:p>
    <w:p w:rsidR="00933C02" w:rsidRPr="00E94738" w:rsidRDefault="00933C02" w:rsidP="00933C02">
      <w:pPr>
        <w:rPr>
          <w:rFonts w:asciiTheme="minorHAnsi" w:hAnsiTheme="minorHAnsi"/>
        </w:rPr>
      </w:pPr>
      <w:r w:rsidRPr="00E94738">
        <w:rPr>
          <w:rFonts w:asciiTheme="minorHAnsi" w:hAnsiTheme="minorHAnsi"/>
        </w:rPr>
        <w:t>And U.S. Immigration and Customs Enforcement says its Operation Predator led to the arrest of a record 1,655 child pornographers, child-sex tourists and facilitators, human smugglers and traffickers of minors in fiscal year 2012. Florida accounted for 406 of the arrests, including 81 in the Miami district.</w:t>
      </w:r>
    </w:p>
    <w:p w:rsidR="00933C02" w:rsidRPr="00E94738" w:rsidRDefault="00933C02" w:rsidP="00933C02">
      <w:pPr>
        <w:rPr>
          <w:rFonts w:asciiTheme="minorHAnsi" w:hAnsiTheme="minorHAnsi"/>
        </w:rPr>
      </w:pPr>
      <w:r w:rsidRPr="00E94738">
        <w:rPr>
          <w:rFonts w:asciiTheme="minorHAnsi" w:hAnsiTheme="minorHAnsi"/>
        </w:rPr>
        <w:t xml:space="preserve">Yet </w:t>
      </w:r>
      <w:r w:rsidRPr="00E94738">
        <w:rPr>
          <w:rStyle w:val="StyleBoldUnderline"/>
          <w:rFonts w:asciiTheme="minorHAnsi" w:hAnsiTheme="minorHAnsi"/>
          <w:highlight w:val="yellow"/>
        </w:rPr>
        <w:t>U.S. child-sex tourism to an island just 90 miles off the coast of Florida falls far short of the levels of exploitation by Canadians and Spaniards</w:t>
      </w:r>
      <w:r w:rsidRPr="00E94738">
        <w:rPr>
          <w:rFonts w:asciiTheme="minorHAnsi" w:hAnsiTheme="minorHAnsi"/>
        </w:rPr>
        <w:t xml:space="preserve"> found by a joint investigation by the Toronto Star and the El Nuevo Herald.</w:t>
      </w:r>
    </w:p>
    <w:p w:rsidR="004544FC" w:rsidRDefault="004544FC" w:rsidP="004544FC"/>
    <w:p w:rsidR="00486E7A" w:rsidRPr="00E94738" w:rsidRDefault="00486E7A" w:rsidP="00486E7A">
      <w:pPr>
        <w:pStyle w:val="Heading4"/>
        <w:rPr>
          <w:rFonts w:asciiTheme="minorHAnsi" w:hAnsiTheme="minorHAnsi"/>
          <w:b w:val="0"/>
          <w:sz w:val="18"/>
        </w:rPr>
      </w:pPr>
      <w:r w:rsidRPr="00E94738">
        <w:rPr>
          <w:rFonts w:asciiTheme="minorHAnsi" w:hAnsiTheme="minorHAnsi"/>
        </w:rPr>
        <w:t>Cuba is the new hotbed for sex tourism.  Girls and boys are as young four are used as prostitutes</w:t>
      </w:r>
      <w:r w:rsidRPr="00E94738">
        <w:rPr>
          <w:rFonts w:asciiTheme="minorHAnsi" w:hAnsiTheme="minorHAnsi"/>
        </w:rPr>
        <w:br/>
      </w:r>
      <w:r w:rsidRPr="00E94738">
        <w:rPr>
          <w:rFonts w:asciiTheme="minorHAnsi" w:hAnsiTheme="minorHAnsi"/>
          <w:b w:val="0"/>
          <w:sz w:val="18"/>
        </w:rPr>
        <w:t xml:space="preserve">Robert </w:t>
      </w:r>
      <w:proofErr w:type="spellStart"/>
      <w:r w:rsidRPr="00E94738">
        <w:rPr>
          <w:rStyle w:val="StyleStyleBold12pt"/>
          <w:rFonts w:asciiTheme="minorHAnsi" w:hAnsiTheme="minorHAnsi"/>
          <w:b/>
          <w:highlight w:val="yellow"/>
        </w:rPr>
        <w:t>Cribb</w:t>
      </w:r>
      <w:proofErr w:type="spellEnd"/>
      <w:r w:rsidRPr="00E94738">
        <w:rPr>
          <w:rStyle w:val="StyleStyleBold12pt"/>
          <w:rFonts w:asciiTheme="minorHAnsi" w:hAnsiTheme="minorHAnsi"/>
          <w:b/>
          <w:highlight w:val="yellow"/>
        </w:rPr>
        <w:t>, et al</w:t>
      </w:r>
      <w:r w:rsidRPr="00E94738">
        <w:rPr>
          <w:rStyle w:val="StyleStyleBold12pt"/>
          <w:rFonts w:asciiTheme="minorHAnsi" w:hAnsiTheme="minorHAnsi"/>
          <w:highlight w:val="yellow"/>
        </w:rPr>
        <w:t>,</w:t>
      </w:r>
      <w:r w:rsidRPr="00E94738">
        <w:rPr>
          <w:rFonts w:asciiTheme="minorHAnsi" w:hAnsiTheme="minorHAnsi"/>
          <w:b w:val="0"/>
          <w:sz w:val="18"/>
        </w:rPr>
        <w:t xml:space="preserve"> March 17, </w:t>
      </w:r>
      <w:r w:rsidRPr="00E94738">
        <w:rPr>
          <w:rStyle w:val="StyleStyleBold12pt"/>
          <w:rFonts w:asciiTheme="minorHAnsi" w:hAnsiTheme="minorHAnsi"/>
          <w:b/>
          <w:highlight w:val="yellow"/>
        </w:rPr>
        <w:t>’13,</w:t>
      </w:r>
      <w:r w:rsidRPr="00E94738">
        <w:rPr>
          <w:rFonts w:asciiTheme="minorHAnsi" w:hAnsiTheme="minorHAnsi"/>
          <w:b w:val="0"/>
          <w:sz w:val="18"/>
        </w:rPr>
        <w:t xml:space="preserve"> Jennifer Quinn and Julian </w:t>
      </w:r>
      <w:proofErr w:type="spellStart"/>
      <w:r w:rsidRPr="00E94738">
        <w:rPr>
          <w:rFonts w:asciiTheme="minorHAnsi" w:hAnsiTheme="minorHAnsi"/>
          <w:b w:val="0"/>
          <w:sz w:val="18"/>
        </w:rPr>
        <w:t>Sher</w:t>
      </w:r>
      <w:proofErr w:type="spellEnd"/>
      <w:r w:rsidRPr="00E94738">
        <w:rPr>
          <w:rFonts w:asciiTheme="minorHAnsi" w:hAnsiTheme="minorHAnsi"/>
          <w:b w:val="0"/>
          <w:sz w:val="18"/>
        </w:rPr>
        <w:t xml:space="preserve">, and Juan O. Tamayo,  “How Cuba became the newest hotbed for tourists craving sex with minors,” Miami Herald, ACC. 5-26-2013, </w:t>
      </w:r>
      <w:hyperlink r:id="rId15" w:history="1">
        <w:r w:rsidRPr="00E94738">
          <w:rPr>
            <w:rStyle w:val="Hyperlink"/>
            <w:rFonts w:asciiTheme="minorHAnsi" w:hAnsiTheme="minorHAnsi"/>
            <w:sz w:val="18"/>
          </w:rPr>
          <w:t>http://www.miamiherald.com/2013/03/16/v-fullstory/3289971/how-cuba-became-the-newest-hotbed.html</w:t>
        </w:r>
      </w:hyperlink>
      <w:r w:rsidRPr="00E94738">
        <w:rPr>
          <w:rFonts w:asciiTheme="minorHAnsi" w:hAnsiTheme="minorHAnsi"/>
          <w:b w:val="0"/>
          <w:sz w:val="18"/>
        </w:rPr>
        <w:t>, JT//JEDI</w:t>
      </w:r>
    </w:p>
    <w:p w:rsidR="00486E7A" w:rsidRPr="00E94738" w:rsidRDefault="00486E7A" w:rsidP="00486E7A">
      <w:pPr>
        <w:rPr>
          <w:rFonts w:asciiTheme="minorHAnsi" w:hAnsiTheme="minorHAnsi"/>
        </w:rPr>
      </w:pPr>
      <w:r w:rsidRPr="00E94738">
        <w:rPr>
          <w:rStyle w:val="StyleBoldUnderline"/>
          <w:rFonts w:asciiTheme="minorHAnsi" w:hAnsiTheme="minorHAnsi"/>
          <w:highlight w:val="yellow"/>
        </w:rPr>
        <w:t>Foreign tourists</w:t>
      </w:r>
      <w:r w:rsidRPr="00E94738">
        <w:rPr>
          <w:rFonts w:asciiTheme="minorHAnsi" w:hAnsiTheme="minorHAnsi"/>
        </w:rPr>
        <w:t xml:space="preserve">, especially Canadians and Spaniards, </w:t>
      </w:r>
      <w:r w:rsidRPr="00E94738">
        <w:rPr>
          <w:rStyle w:val="StyleBoldUnderline"/>
          <w:rFonts w:asciiTheme="minorHAnsi" w:hAnsiTheme="minorHAnsi"/>
          <w:highlight w:val="yellow"/>
        </w:rPr>
        <w:t>are travelling to Cuba in surprising numbers for sex</w:t>
      </w:r>
      <w:r w:rsidRPr="00E94738">
        <w:rPr>
          <w:rFonts w:asciiTheme="minorHAnsi" w:hAnsiTheme="minorHAnsi"/>
        </w:rPr>
        <w:t xml:space="preserve"> — and not just with adult prostitutes. </w:t>
      </w:r>
      <w:r w:rsidRPr="00E94738">
        <w:rPr>
          <w:rStyle w:val="StyleBoldUnderline"/>
          <w:rFonts w:asciiTheme="minorHAnsi" w:hAnsiTheme="minorHAnsi"/>
          <w:highlight w:val="yellow"/>
        </w:rPr>
        <w:t>They are finding underage girls and boys</w:t>
      </w:r>
      <w:r w:rsidRPr="00E94738">
        <w:rPr>
          <w:rFonts w:asciiTheme="minorHAnsi" w:hAnsiTheme="minorHAnsi"/>
        </w:rPr>
        <w:t>, a joint investigation by The Toronto Star and El Nuevo Herald has found.</w:t>
      </w:r>
    </w:p>
    <w:p w:rsidR="00486E7A" w:rsidRPr="00E94738" w:rsidRDefault="00486E7A" w:rsidP="00486E7A">
      <w:pPr>
        <w:rPr>
          <w:rFonts w:asciiTheme="minorHAnsi" w:hAnsiTheme="minorHAnsi"/>
        </w:rPr>
      </w:pPr>
      <w:r w:rsidRPr="00E94738">
        <w:rPr>
          <w:rStyle w:val="StyleBoldUnderline"/>
          <w:rFonts w:asciiTheme="minorHAnsi" w:hAnsiTheme="minorHAnsi"/>
          <w:highlight w:val="yellow"/>
        </w:rPr>
        <w:t xml:space="preserve">Havana’s conspicuous scenes of street-level prostitution are the outward face of a hidden prostitution trade in minors, some as young as four, </w:t>
      </w:r>
      <w:r w:rsidRPr="00E94738">
        <w:rPr>
          <w:rStyle w:val="StyleBoldUnderline"/>
          <w:rFonts w:asciiTheme="minorHAnsi" w:hAnsiTheme="minorHAnsi"/>
        </w:rPr>
        <w:t>some with families complicit in their exploitation</w:t>
      </w:r>
      <w:r w:rsidRPr="00E94738">
        <w:rPr>
          <w:rFonts w:asciiTheme="minorHAnsi" w:hAnsiTheme="minorHAnsi"/>
        </w:rPr>
        <w:t>, the newspapers found.</w:t>
      </w:r>
    </w:p>
    <w:p w:rsidR="00486E7A" w:rsidRPr="00E94738" w:rsidRDefault="00486E7A" w:rsidP="00486E7A">
      <w:pPr>
        <w:rPr>
          <w:rFonts w:asciiTheme="minorHAnsi" w:hAnsiTheme="minorHAnsi"/>
        </w:rPr>
      </w:pPr>
      <w:r w:rsidRPr="00E94738">
        <w:rPr>
          <w:rStyle w:val="StyleBoldUnderline"/>
          <w:rFonts w:asciiTheme="minorHAnsi" w:hAnsiTheme="minorHAnsi"/>
          <w:highlight w:val="yellow"/>
        </w:rPr>
        <w:t>Cuba holds unique allure for Western sex tourists. It is closer and cheaper than other sex destinations</w:t>
      </w:r>
      <w:r w:rsidRPr="00E94738">
        <w:rPr>
          <w:rStyle w:val="StyleBoldUnderline"/>
          <w:rFonts w:asciiTheme="minorHAnsi" w:hAnsiTheme="minorHAnsi"/>
        </w:rPr>
        <w:t xml:space="preserve">, such as Thailand. </w:t>
      </w:r>
      <w:r w:rsidRPr="00E94738">
        <w:rPr>
          <w:rStyle w:val="StyleBoldUnderline"/>
          <w:rFonts w:asciiTheme="minorHAnsi" w:hAnsiTheme="minorHAnsi"/>
          <w:highlight w:val="yellow"/>
        </w:rPr>
        <w:t>And HIV rates are lower than in other Caribbean sex tourism hotspots</w:t>
      </w:r>
      <w:r w:rsidRPr="00E94738">
        <w:rPr>
          <w:rFonts w:asciiTheme="minorHAnsi" w:hAnsiTheme="minorHAnsi"/>
        </w:rPr>
        <w:t>, such as the Dominican Republic or Haiti.</w:t>
      </w:r>
    </w:p>
    <w:p w:rsidR="00486E7A" w:rsidRPr="00E94738" w:rsidRDefault="00486E7A" w:rsidP="00486E7A">
      <w:pPr>
        <w:rPr>
          <w:rFonts w:asciiTheme="minorHAnsi" w:hAnsiTheme="minorHAnsi"/>
        </w:rPr>
      </w:pPr>
      <w:r w:rsidRPr="00E94738">
        <w:rPr>
          <w:rStyle w:val="StyleBoldUnderline"/>
          <w:rFonts w:asciiTheme="minorHAnsi" w:hAnsiTheme="minorHAnsi"/>
        </w:rPr>
        <w:t>While the size of the island’s underage sex market remains a mystery</w:t>
      </w:r>
      <w:r w:rsidRPr="00E94738">
        <w:rPr>
          <w:rFonts w:asciiTheme="minorHAnsi" w:hAnsiTheme="minorHAnsi"/>
        </w:rPr>
        <w:t xml:space="preserve"> — the communist government denies it is a problem and fosters the image of an island free of the social ills that plague other nations </w:t>
      </w:r>
      <w:r w:rsidRPr="00E94738">
        <w:rPr>
          <w:rStyle w:val="StyleBoldUnderline"/>
          <w:rFonts w:asciiTheme="minorHAnsi" w:hAnsiTheme="minorHAnsi"/>
        </w:rPr>
        <w:t>— it clearly goes on.</w:t>
      </w:r>
    </w:p>
    <w:p w:rsidR="004544FC" w:rsidRDefault="004544FC" w:rsidP="004544FC"/>
    <w:p w:rsidR="00696283" w:rsidRPr="00592C80" w:rsidRDefault="00696283" w:rsidP="00696283">
      <w:pPr>
        <w:pStyle w:val="Heading4"/>
      </w:pPr>
      <w:r>
        <w:t>We must reject Cuban sex tourism as the largest form of evil and coercion</w:t>
      </w:r>
    </w:p>
    <w:p w:rsidR="00696283" w:rsidRDefault="00696283" w:rsidP="00696283">
      <w:r w:rsidRPr="00592C80">
        <w:rPr>
          <w:rStyle w:val="StyleStyleBold12pt"/>
        </w:rPr>
        <w:t>Keefer 6</w:t>
      </w:r>
      <w:r>
        <w:t xml:space="preserve"> (</w:t>
      </w:r>
      <w:r w:rsidRPr="00592C80">
        <w:t>Colonel Sandra L. Keefer</w:t>
      </w:r>
      <w:r>
        <w:t>, Retired US Army Colonel and Consultant at Booze Allen Hamilton, Published</w:t>
      </w:r>
      <w:proofErr w:type="gramStart"/>
      <w:r>
        <w:t>:3</w:t>
      </w:r>
      <w:proofErr w:type="gramEnd"/>
      <w:r>
        <w:t>/15/6 Accessed: 7/9/13</w:t>
      </w:r>
      <w:r w:rsidRPr="00592C80">
        <w:t>HUMAN TRAFFICKING AND THE IMPACT ON NATIONAL SECURITY FOR THE UNITED STATES</w:t>
      </w:r>
      <w:r>
        <w:t xml:space="preserve">, </w:t>
      </w:r>
      <w:r w:rsidRPr="00592C80">
        <w:t>http://www.dtic.mil/dtic/tr/fulltext/u2/a448573.pdf</w:t>
      </w:r>
      <w:r>
        <w:t>)//mw</w:t>
      </w:r>
    </w:p>
    <w:p w:rsidR="00696283" w:rsidRDefault="00696283" w:rsidP="00696283">
      <w:r>
        <w:t xml:space="preserve">We are also taking action to help the victims, and that’s a really important part of the strategy. </w:t>
      </w:r>
      <w:r w:rsidRPr="00BF47F9">
        <w:rPr>
          <w:rStyle w:val="StyleBoldUnderline"/>
          <w:highlight w:val="yellow"/>
        </w:rPr>
        <w:t>One of the ways traffickers keep women and girls enslaved is by telling them they will be arrested and deported if they try to run away</w:t>
      </w:r>
      <w:r w:rsidRPr="00BF47F9">
        <w:rPr>
          <w:highlight w:val="yellow"/>
        </w:rPr>
        <w:t>.</w:t>
      </w:r>
      <w:r>
        <w:t xml:space="preserve"> </w:t>
      </w:r>
      <w:r w:rsidRPr="00592C80">
        <w:rPr>
          <w:rStyle w:val="StyleBoldUnderline"/>
        </w:rPr>
        <w:t xml:space="preserve">That tool of coercion has been weakened by treating the victims of trafficking, not as illegal aliens, but as refugees. </w:t>
      </w:r>
      <w:r>
        <w:t xml:space="preserve">The Trafficking Victims Protection Act carried a special class of visas called T-Visas that allowed trafficking victims to remain in the United States and receive the same services and counseling that are provided to refugees.33 </w:t>
      </w:r>
      <w:r w:rsidRPr="00BF47F9">
        <w:rPr>
          <w:rStyle w:val="StyleBoldUnderline"/>
          <w:highlight w:val="yellow"/>
        </w:rPr>
        <w:t>America should not tolerate slave traders who bring women and children into our country for abuse.</w:t>
      </w:r>
      <w:r w:rsidRPr="00BF47F9">
        <w:rPr>
          <w:highlight w:val="yellow"/>
        </w:rPr>
        <w:t xml:space="preserve"> </w:t>
      </w:r>
      <w:r w:rsidRPr="00BF47F9">
        <w:rPr>
          <w:rStyle w:val="StyleBoldUnderline"/>
          <w:highlight w:val="yellow"/>
        </w:rPr>
        <w:t>We should also not tolerate American citizens abusing innocent children abroad. Sex tourism is an estimated billion dollar a year business</w:t>
      </w:r>
      <w:r w:rsidRPr="00592C80">
        <w:rPr>
          <w:rStyle w:val="StyleBoldUnderline"/>
        </w:rPr>
        <w:t xml:space="preserve"> worldwide. No American should have any part of it</w:t>
      </w:r>
      <w:r>
        <w:t>. Work is being done with governments in Southeast Asia to crack down on pedophile sex tourism – and many nations in that region have made progress.34</w:t>
      </w:r>
    </w:p>
    <w:p w:rsidR="00696283" w:rsidRDefault="00696283" w:rsidP="00696283">
      <w:r w:rsidRPr="00BF47F9">
        <w:rPr>
          <w:rStyle w:val="StyleBoldUnderline"/>
          <w:highlight w:val="yellow"/>
        </w:rPr>
        <w:lastRenderedPageBreak/>
        <w:t>There is also a problem ninety miles off our shores, where the regime of Fidel Castro has turned Cuba into a major destination for sex tourism.</w:t>
      </w:r>
      <w:r w:rsidRPr="00592C80">
        <w:rPr>
          <w:rStyle w:val="StyleBoldUnderline"/>
        </w:rPr>
        <w:t xml:space="preserve"> </w:t>
      </w:r>
      <w:r>
        <w:t xml:space="preserve">A recent study by the Protection Project at Johns Hopkins University found that </w:t>
      </w:r>
      <w:r w:rsidRPr="00BF47F9">
        <w:rPr>
          <w:rStyle w:val="StyleBoldUnderline"/>
          <w:highlight w:val="yellow"/>
        </w:rPr>
        <w:t>Cuba has “replaced Southeast Asia as a destination for pedophiles and sex tourists.”</w:t>
      </w:r>
      <w:r w:rsidRPr="00592C80">
        <w:rPr>
          <w:rStyle w:val="StyleBoldUnderline"/>
        </w:rPr>
        <w:t xml:space="preserve"> </w:t>
      </w:r>
      <w:r>
        <w:t>As restrictions on travel to Cuba were eased during the 1990s, the study found that American and Canadian tourists contributed to the sharp increase in child prostitution in Cuba.35</w:t>
      </w:r>
    </w:p>
    <w:p w:rsidR="00696283" w:rsidRDefault="00696283" w:rsidP="004544FC"/>
    <w:p w:rsidR="004544FC" w:rsidRPr="00E94738" w:rsidRDefault="004544FC" w:rsidP="004544FC">
      <w:pPr>
        <w:pStyle w:val="Heading3"/>
        <w:rPr>
          <w:rFonts w:asciiTheme="minorHAnsi" w:hAnsiTheme="minorHAnsi"/>
        </w:rPr>
      </w:pPr>
      <w:bookmarkStart w:id="4" w:name="_Toc361218796"/>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Link ext.</w:t>
      </w:r>
      <w:bookmarkEnd w:id="4"/>
    </w:p>
    <w:p w:rsidR="004544FC" w:rsidRDefault="004544FC" w:rsidP="004544FC"/>
    <w:p w:rsidR="00933C02" w:rsidRPr="00E94738" w:rsidRDefault="00933C02" w:rsidP="00933C02">
      <w:pPr>
        <w:pStyle w:val="Heading4"/>
        <w:rPr>
          <w:rFonts w:asciiTheme="minorHAnsi" w:hAnsiTheme="minorHAnsi"/>
        </w:rPr>
      </w:pPr>
      <w:r w:rsidRPr="00E94738">
        <w:rPr>
          <w:rFonts w:asciiTheme="minorHAnsi" w:hAnsiTheme="minorHAnsi"/>
        </w:rPr>
        <w:t>The embargo is the key barrier to U.S. sex tourism in Cuba</w:t>
      </w:r>
    </w:p>
    <w:p w:rsidR="00933C02" w:rsidRPr="00E94738" w:rsidRDefault="00933C02" w:rsidP="00933C02">
      <w:pPr>
        <w:rPr>
          <w:rFonts w:asciiTheme="minorHAnsi" w:hAnsiTheme="minorHAnsi"/>
          <w:sz w:val="18"/>
        </w:rPr>
      </w:pPr>
      <w:r w:rsidRPr="00E94738">
        <w:rPr>
          <w:rFonts w:asciiTheme="minorHAnsi" w:hAnsiTheme="minorHAnsi"/>
          <w:sz w:val="18"/>
        </w:rPr>
        <w:t xml:space="preserve">Robert </w:t>
      </w:r>
      <w:proofErr w:type="spellStart"/>
      <w:r w:rsidRPr="00E94738">
        <w:rPr>
          <w:rStyle w:val="StyleStyleBold12pt"/>
          <w:rFonts w:asciiTheme="minorHAnsi" w:hAnsiTheme="minorHAnsi"/>
          <w:highlight w:val="yellow"/>
        </w:rPr>
        <w:t>Cribb</w:t>
      </w:r>
      <w:proofErr w:type="spellEnd"/>
      <w:r w:rsidRPr="00E94738">
        <w:rPr>
          <w:rStyle w:val="StyleStyleBold12pt"/>
          <w:rFonts w:asciiTheme="minorHAnsi" w:hAnsiTheme="minorHAnsi"/>
          <w:highlight w:val="yellow"/>
        </w:rPr>
        <w:t>, et al,</w:t>
      </w:r>
      <w:r w:rsidRPr="00E94738">
        <w:rPr>
          <w:rFonts w:asciiTheme="minorHAnsi" w:hAnsiTheme="minorHAnsi"/>
          <w:sz w:val="18"/>
        </w:rPr>
        <w:t xml:space="preserve"> March 17, </w:t>
      </w:r>
      <w:r w:rsidRPr="00E94738">
        <w:rPr>
          <w:rStyle w:val="StyleStyleBold12pt"/>
          <w:rFonts w:asciiTheme="minorHAnsi" w:hAnsiTheme="minorHAnsi"/>
          <w:highlight w:val="yellow"/>
        </w:rPr>
        <w:t>’13,</w:t>
      </w:r>
      <w:r w:rsidRPr="00E94738">
        <w:rPr>
          <w:rFonts w:asciiTheme="minorHAnsi" w:hAnsiTheme="minorHAnsi"/>
          <w:sz w:val="18"/>
        </w:rPr>
        <w:t xml:space="preserve"> Jennifer Quinn and Julian </w:t>
      </w:r>
      <w:proofErr w:type="spellStart"/>
      <w:r w:rsidRPr="00E94738">
        <w:rPr>
          <w:rFonts w:asciiTheme="minorHAnsi" w:hAnsiTheme="minorHAnsi"/>
          <w:sz w:val="18"/>
        </w:rPr>
        <w:t>Sher</w:t>
      </w:r>
      <w:proofErr w:type="spellEnd"/>
      <w:r w:rsidRPr="00E94738">
        <w:rPr>
          <w:rFonts w:asciiTheme="minorHAnsi" w:hAnsiTheme="minorHAnsi"/>
          <w:sz w:val="18"/>
        </w:rPr>
        <w:t>, and Juan O. Tamayo, “</w:t>
      </w:r>
      <w:r w:rsidRPr="00E94738">
        <w:rPr>
          <w:rFonts w:asciiTheme="minorHAnsi" w:eastAsia="Times New Roman" w:hAnsiTheme="minorHAnsi" w:cs="Arial"/>
          <w:sz w:val="18"/>
          <w:szCs w:val="42"/>
        </w:rPr>
        <w:t xml:space="preserve">U.S. child-sex tourism to Cuba hardly exists,” </w:t>
      </w:r>
      <w:r w:rsidRPr="00E94738">
        <w:rPr>
          <w:rFonts w:asciiTheme="minorHAnsi" w:hAnsiTheme="minorHAnsi"/>
          <w:sz w:val="18"/>
        </w:rPr>
        <w:t xml:space="preserve">Miami Herald, </w:t>
      </w:r>
      <w:hyperlink r:id="rId16" w:history="1">
        <w:r w:rsidRPr="00E94738">
          <w:rPr>
            <w:rStyle w:val="Hyperlink"/>
            <w:rFonts w:asciiTheme="minorHAnsi" w:hAnsiTheme="minorHAnsi"/>
            <w:sz w:val="18"/>
          </w:rPr>
          <w:t>http://www.miamiherald.com/2013/03/17/3291012/us-child-sex-tourism-to-cuba-hardly.html</w:t>
        </w:r>
      </w:hyperlink>
      <w:r w:rsidRPr="00E94738">
        <w:rPr>
          <w:rFonts w:asciiTheme="minorHAnsi" w:hAnsiTheme="minorHAnsi"/>
          <w:sz w:val="18"/>
        </w:rPr>
        <w:t>, ACC. 5-26-2013, JT//JEDI</w:t>
      </w:r>
    </w:p>
    <w:p w:rsidR="00933C02" w:rsidRPr="00E94738" w:rsidRDefault="00933C02" w:rsidP="00933C02">
      <w:pPr>
        <w:rPr>
          <w:rStyle w:val="StyleBoldUnderline"/>
          <w:rFonts w:asciiTheme="minorHAnsi" w:hAnsiTheme="minorHAnsi"/>
          <w:highlight w:val="yellow"/>
        </w:rPr>
      </w:pPr>
      <w:r w:rsidRPr="00E94738">
        <w:rPr>
          <w:rFonts w:asciiTheme="minorHAnsi" w:hAnsiTheme="minorHAnsi"/>
        </w:rPr>
        <w:t xml:space="preserve">Perhaps </w:t>
      </w:r>
      <w:r w:rsidRPr="00E94738">
        <w:rPr>
          <w:rStyle w:val="Emphasis"/>
          <w:rFonts w:asciiTheme="minorHAnsi" w:hAnsiTheme="minorHAnsi"/>
          <w:highlight w:val="yellow"/>
        </w:rPr>
        <w:t>the key reason</w:t>
      </w:r>
      <w:r w:rsidRPr="00E94738">
        <w:rPr>
          <w:rStyle w:val="StyleBoldUnderline"/>
          <w:rFonts w:asciiTheme="minorHAnsi" w:hAnsiTheme="minorHAnsi"/>
          <w:highlight w:val="yellow"/>
        </w:rPr>
        <w:t xml:space="preserve"> for the lack of U.S. sex tourism to Cuba is Washington’s trade embargo</w:t>
      </w:r>
      <w:r w:rsidRPr="00E94738">
        <w:rPr>
          <w:rStyle w:val="StyleBoldUnderline"/>
          <w:rFonts w:asciiTheme="minorHAnsi" w:hAnsiTheme="minorHAnsi"/>
        </w:rPr>
        <w:t xml:space="preserve"> on the communist-ruled island, which </w:t>
      </w:r>
      <w:r w:rsidRPr="00E94738">
        <w:rPr>
          <w:rStyle w:val="StyleBoldUnderline"/>
          <w:rFonts w:asciiTheme="minorHAnsi" w:hAnsiTheme="minorHAnsi"/>
          <w:highlight w:val="yellow"/>
        </w:rPr>
        <w:t>has limited travel there for more than half a century.</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Cuban Americans can visit anytime, but they know “that the police can throw them in jail anytime” and that U.S. consular officials in Havana “cannot protect them,”</w:t>
      </w:r>
      <w:r w:rsidRPr="00E94738">
        <w:rPr>
          <w:rFonts w:asciiTheme="minorHAnsi" w:hAnsiTheme="minorHAnsi"/>
        </w:rPr>
        <w:t xml:space="preserve"> said Cason, now the mayor of Coral Gables.</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Non-Cuban Americans are barred from tourist trips</w:t>
      </w:r>
      <w:r w:rsidRPr="00E94738">
        <w:rPr>
          <w:rStyle w:val="StyleBoldUnderline"/>
          <w:rFonts w:asciiTheme="minorHAnsi" w:hAnsiTheme="minorHAnsi"/>
        </w:rPr>
        <w:t xml:space="preserve"> and can go only on group “educational” trips that are tightly guided and can cost upwards of $5,000 a week</w:t>
      </w:r>
      <w:r w:rsidRPr="00E94738">
        <w:rPr>
          <w:rFonts w:asciiTheme="minorHAnsi" w:hAnsiTheme="minorHAnsi"/>
        </w:rPr>
        <w:t xml:space="preserve">. Only about 67,000 went to Cuba in 2011. In contrast, more than one million Canadians visited the island in 2012, and a week in </w:t>
      </w:r>
      <w:proofErr w:type="spellStart"/>
      <w:r w:rsidRPr="00E94738">
        <w:rPr>
          <w:rFonts w:asciiTheme="minorHAnsi" w:hAnsiTheme="minorHAnsi"/>
        </w:rPr>
        <w:t>Varadero</w:t>
      </w:r>
      <w:proofErr w:type="spellEnd"/>
      <w:r w:rsidRPr="00E94738">
        <w:rPr>
          <w:rFonts w:asciiTheme="minorHAnsi" w:hAnsiTheme="minorHAnsi"/>
        </w:rPr>
        <w:t xml:space="preserve"> beach can cost them as little as $600.</w:t>
      </w:r>
    </w:p>
    <w:p w:rsidR="00933C02" w:rsidRDefault="00933C02" w:rsidP="00933C02">
      <w:pPr>
        <w:rPr>
          <w:rFonts w:asciiTheme="minorHAnsi" w:hAnsiTheme="minorHAnsi"/>
        </w:rPr>
      </w:pPr>
    </w:p>
    <w:p w:rsidR="00BE0FFA" w:rsidRDefault="00BE0FFA" w:rsidP="00BE0FFA">
      <w:pPr>
        <w:keepNext/>
        <w:keepLines/>
        <w:spacing w:before="200"/>
        <w:outlineLvl w:val="3"/>
        <w:rPr>
          <w:rFonts w:eastAsiaTheme="majorEastAsia"/>
          <w:b/>
          <w:bCs/>
          <w:iCs/>
          <w:sz w:val="24"/>
        </w:rPr>
      </w:pPr>
      <w:r w:rsidRPr="00D77C36">
        <w:rPr>
          <w:rFonts w:eastAsiaTheme="majorEastAsia"/>
          <w:b/>
          <w:bCs/>
          <w:iCs/>
          <w:sz w:val="24"/>
        </w:rPr>
        <w:t>The Embargo currently prevents U.S. participation in Cuban sex tourism</w:t>
      </w:r>
      <w:r>
        <w:rPr>
          <w:rFonts w:eastAsiaTheme="majorEastAsia"/>
          <w:b/>
          <w:bCs/>
          <w:iCs/>
          <w:sz w:val="24"/>
        </w:rPr>
        <w:t>.</w:t>
      </w:r>
    </w:p>
    <w:p w:rsidR="00BE0FFA" w:rsidRPr="00D77C36" w:rsidRDefault="00BE0FFA" w:rsidP="00BE0FFA">
      <w:pPr>
        <w:rPr>
          <w:b/>
          <w:sz w:val="24"/>
        </w:rPr>
      </w:pPr>
      <w:proofErr w:type="spellStart"/>
      <w:r>
        <w:rPr>
          <w:b/>
          <w:sz w:val="24"/>
        </w:rPr>
        <w:t>Cribb</w:t>
      </w:r>
      <w:proofErr w:type="spellEnd"/>
      <w:r>
        <w:rPr>
          <w:b/>
          <w:sz w:val="24"/>
        </w:rPr>
        <w:t xml:space="preserve"> 13</w:t>
      </w:r>
    </w:p>
    <w:p w:rsidR="00BE0FFA" w:rsidRPr="00D77C36" w:rsidRDefault="00BE0FFA" w:rsidP="00BE0FFA">
      <w:pPr>
        <w:rPr>
          <w:sz w:val="18"/>
          <w:szCs w:val="18"/>
        </w:rPr>
      </w:pPr>
      <w:r w:rsidRPr="00D77C36">
        <w:rPr>
          <w:sz w:val="18"/>
          <w:szCs w:val="18"/>
        </w:rPr>
        <w:t xml:space="preserve">Robert </w:t>
      </w:r>
      <w:proofErr w:type="spellStart"/>
      <w:r w:rsidRPr="00D77C36">
        <w:rPr>
          <w:bCs/>
          <w:sz w:val="18"/>
          <w:szCs w:val="18"/>
        </w:rPr>
        <w:t>Cribb</w:t>
      </w:r>
      <w:proofErr w:type="spellEnd"/>
      <w:r w:rsidRPr="00D77C36">
        <w:rPr>
          <w:bCs/>
          <w:sz w:val="18"/>
          <w:szCs w:val="18"/>
        </w:rPr>
        <w:t>, et al,</w:t>
      </w:r>
      <w:r w:rsidRPr="00D77C36">
        <w:rPr>
          <w:sz w:val="18"/>
          <w:szCs w:val="18"/>
        </w:rPr>
        <w:t xml:space="preserve"> March 17, </w:t>
      </w:r>
      <w:r w:rsidRPr="00D77C36">
        <w:rPr>
          <w:bCs/>
          <w:sz w:val="18"/>
          <w:szCs w:val="18"/>
        </w:rPr>
        <w:t>’13,</w:t>
      </w:r>
      <w:r w:rsidRPr="00D77C36">
        <w:rPr>
          <w:sz w:val="18"/>
          <w:szCs w:val="18"/>
        </w:rPr>
        <w:t xml:space="preserve"> Jennifer Quinn and Julian </w:t>
      </w:r>
      <w:proofErr w:type="spellStart"/>
      <w:r w:rsidRPr="00D77C36">
        <w:rPr>
          <w:sz w:val="18"/>
          <w:szCs w:val="18"/>
        </w:rPr>
        <w:t>Sher</w:t>
      </w:r>
      <w:proofErr w:type="spellEnd"/>
      <w:r w:rsidRPr="00D77C36">
        <w:rPr>
          <w:sz w:val="18"/>
          <w:szCs w:val="18"/>
        </w:rPr>
        <w:t>, and Juan O. Tamayo, “</w:t>
      </w:r>
      <w:r w:rsidRPr="00D77C36">
        <w:rPr>
          <w:rFonts w:eastAsia="Times New Roman"/>
          <w:sz w:val="18"/>
          <w:szCs w:val="18"/>
        </w:rPr>
        <w:t xml:space="preserve">U.S. child-sex tourism to Cuba hardly exists,” </w:t>
      </w:r>
      <w:r w:rsidRPr="00D77C36">
        <w:rPr>
          <w:sz w:val="18"/>
          <w:szCs w:val="18"/>
        </w:rPr>
        <w:t xml:space="preserve">Miami Herald, </w:t>
      </w:r>
      <w:hyperlink r:id="rId17" w:history="1">
        <w:r w:rsidRPr="00D77C36">
          <w:rPr>
            <w:sz w:val="18"/>
            <w:szCs w:val="18"/>
          </w:rPr>
          <w:t>http://www.miamiherald.com/2013/03/17/3291012/us-child-sex-tourism-to-cuba-hardly.html</w:t>
        </w:r>
      </w:hyperlink>
      <w:r w:rsidRPr="00D77C36">
        <w:rPr>
          <w:sz w:val="18"/>
          <w:szCs w:val="18"/>
        </w:rPr>
        <w:t>, ACC. 5-26-2013, JT//JEDI</w:t>
      </w:r>
    </w:p>
    <w:p w:rsidR="00C742F5" w:rsidRPr="003F2A9B" w:rsidRDefault="00BE0FFA" w:rsidP="003F2A9B">
      <w:r w:rsidRPr="00BE0FFA">
        <w:rPr>
          <w:rStyle w:val="StyleBoldUnderline"/>
        </w:rPr>
        <w:t xml:space="preserve">An odd combination of </w:t>
      </w:r>
      <w:r w:rsidRPr="00BE0FFA">
        <w:rPr>
          <w:rStyle w:val="StyleBoldUnderline"/>
          <w:highlight w:val="yellow"/>
        </w:rPr>
        <w:t>Washington’s trade embargo on Cuba</w:t>
      </w:r>
      <w:r w:rsidRPr="00BE0FFA">
        <w:rPr>
          <w:rStyle w:val="StyleBoldUnderline"/>
        </w:rPr>
        <w:t xml:space="preserve"> and tough U.S. laws on sex tourism </w:t>
      </w:r>
      <w:r w:rsidRPr="00BE0FFA">
        <w:rPr>
          <w:rStyle w:val="StyleBoldUnderline"/>
          <w:highlight w:val="yellow"/>
        </w:rPr>
        <w:t>has kept down the number of U.S. travelers who fly to the island to abuse underage girls and boys.</w:t>
      </w:r>
      <w:r w:rsidRPr="00BE0FFA">
        <w:rPr>
          <w:rStyle w:val="StyleBoldUnderline"/>
        </w:rPr>
        <w:t>¶</w:t>
      </w:r>
      <w:r w:rsidRPr="00D77C36">
        <w:rPr>
          <w:b/>
          <w:bCs/>
          <w:sz w:val="12"/>
          <w:u w:val="single"/>
        </w:rPr>
        <w:t xml:space="preserve"> </w:t>
      </w:r>
      <w:r w:rsidRPr="00D77C36">
        <w:t>U.S. residents account for an estimated — and chilling — 25 percent of child-sex tourism worldwide, said Miami-based FBI Special Agent Heather Armstrong, a member of the Crimes against Children Squad.</w:t>
      </w:r>
      <w:r w:rsidRPr="00D77C36">
        <w:rPr>
          <w:sz w:val="12"/>
        </w:rPr>
        <w:t>¶</w:t>
      </w:r>
      <w:r w:rsidRPr="00D77C36">
        <w:t xml:space="preserve"> About one-quarter of the child-sex tourists in Cambodia surveyed about 10 years ago were from the United States and Canada, said Carol </w:t>
      </w:r>
      <w:proofErr w:type="spellStart"/>
      <w:r w:rsidRPr="00D77C36">
        <w:t>Smolenski</w:t>
      </w:r>
      <w:proofErr w:type="spellEnd"/>
      <w:r w:rsidRPr="00D77C36">
        <w:t>, head of the U.S. branch of the global monitoring group End Child Prostitution and Trafficking.</w:t>
      </w:r>
      <w:r w:rsidRPr="00D77C36">
        <w:rPr>
          <w:sz w:val="12"/>
        </w:rPr>
        <w:t>¶</w:t>
      </w:r>
      <w:r w:rsidRPr="00D77C36">
        <w:t xml:space="preserve"> And U.S. Immigration and Customs Enforcement says its Operation Predator led to the arrest of a record 1,655 child pornographers, child-sex tourists and facilitators, human smugglers and traffickers of minors in fiscal year 2012. Florida accounted for 406 of the arrests, including 81 in the Miami district</w:t>
      </w:r>
      <w:proofErr w:type="gramStart"/>
      <w:r w:rsidRPr="00D77C36">
        <w:t>.</w:t>
      </w:r>
      <w:r w:rsidRPr="00D77C36">
        <w:rPr>
          <w:sz w:val="12"/>
        </w:rPr>
        <w:t>¶</w:t>
      </w:r>
      <w:proofErr w:type="gramEnd"/>
      <w:r w:rsidRPr="00D77C36">
        <w:t xml:space="preserve"> Yet </w:t>
      </w:r>
      <w:r w:rsidRPr="001E5EA0">
        <w:rPr>
          <w:rStyle w:val="StyleBoldUnderline"/>
          <w:highlight w:val="yellow"/>
        </w:rPr>
        <w:t>U.S. child-sex tourism to an island just 90 miles off the coast of Florida falls far short of the levels of exploitation by Canadians and Spaniards</w:t>
      </w:r>
      <w:r w:rsidRPr="00D77C36">
        <w:t xml:space="preserve"> found by a joint investigation by the Toron</w:t>
      </w:r>
      <w:r w:rsidR="003F2A9B">
        <w:t>to Star and the El Nuevo Herald</w:t>
      </w:r>
    </w:p>
    <w:p w:rsidR="00C742F5" w:rsidRPr="00E94738" w:rsidRDefault="00C742F5" w:rsidP="00C742F5">
      <w:pPr>
        <w:pStyle w:val="Heading3"/>
        <w:rPr>
          <w:rFonts w:asciiTheme="minorHAnsi" w:hAnsiTheme="minorHAnsi"/>
        </w:rPr>
      </w:pPr>
      <w:bookmarkStart w:id="5" w:name="_Toc361218797"/>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Impact ext.</w:t>
      </w:r>
      <w:bookmarkEnd w:id="5"/>
    </w:p>
    <w:p w:rsidR="00C742F5" w:rsidRDefault="00C742F5" w:rsidP="00C742F5"/>
    <w:p w:rsidR="00696283" w:rsidRDefault="00696283" w:rsidP="00696283">
      <w:pPr>
        <w:pStyle w:val="Heading4"/>
      </w:pPr>
      <w:r>
        <w:t xml:space="preserve">We have a legal and moral obligation to reject sex tourism. </w:t>
      </w:r>
    </w:p>
    <w:p w:rsidR="00696283" w:rsidRPr="002E22E0" w:rsidRDefault="00696283" w:rsidP="00696283">
      <w:r>
        <w:rPr>
          <w:b/>
          <w:sz w:val="24"/>
        </w:rPr>
        <w:t xml:space="preserve">Cohen 12, </w:t>
      </w:r>
      <w:r>
        <w:rPr>
          <w:sz w:val="20"/>
        </w:rPr>
        <w:t>Emily Cohen. (</w:t>
      </w:r>
      <w:proofErr w:type="spellStart"/>
      <w:r>
        <w:rPr>
          <w:sz w:val="20"/>
        </w:rPr>
        <w:t>Monash</w:t>
      </w:r>
      <w:proofErr w:type="spellEnd"/>
      <w:r>
        <w:rPr>
          <w:sz w:val="20"/>
        </w:rPr>
        <w:t xml:space="preserve"> University – Australia). November 2012. “</w:t>
      </w:r>
      <w:r w:rsidRPr="00996771">
        <w:rPr>
          <w:sz w:val="20"/>
        </w:rPr>
        <w:t>Child</w:t>
      </w:r>
      <w:r w:rsidRPr="00996771">
        <w:rPr>
          <w:rFonts w:ascii="Cambria Math" w:hAnsi="Cambria Math" w:cs="Cambria Math"/>
          <w:sz w:val="20"/>
        </w:rPr>
        <w:t>‐</w:t>
      </w:r>
      <w:r w:rsidRPr="002E22E0">
        <w:t xml:space="preserve">Sex Tourism: an Australian issue across borders.” </w:t>
      </w:r>
      <w:hyperlink r:id="rId18" w:history="1">
        <w:r w:rsidRPr="002E22E0">
          <w:rPr>
            <w:rStyle w:val="Hyperlink"/>
          </w:rPr>
          <w:t>http://artsonline.monash.edu.au/thebordercrossingobservatory/files/2013/02/Spotlight-Story-November-2012_Child-Sex-Tourism_Emily-Cohen.pdf Accessed 7/9/13</w:t>
        </w:r>
      </w:hyperlink>
      <w:r w:rsidRPr="002E22E0">
        <w:t xml:space="preserve"> //SH </w:t>
      </w:r>
    </w:p>
    <w:p w:rsidR="00696283" w:rsidRDefault="00696283" w:rsidP="00696283">
      <w:r w:rsidRPr="00996771">
        <w:t xml:space="preserve">As </w:t>
      </w:r>
      <w:r w:rsidRPr="002E22E0">
        <w:rPr>
          <w:rStyle w:val="StyleBoldUnderline"/>
          <w:highlight w:val="yellow"/>
        </w:rPr>
        <w:t>sexual activity with children is condemned</w:t>
      </w:r>
      <w:r w:rsidRPr="00996771">
        <w:t xml:space="preserve"> almost universally </w:t>
      </w:r>
      <w:r w:rsidRPr="002E22E0">
        <w:rPr>
          <w:rStyle w:val="StyleBoldUnderline"/>
          <w:highlight w:val="yellow"/>
        </w:rPr>
        <w:t>as an abuse of human rights</w:t>
      </w:r>
      <w:r w:rsidRPr="00996771">
        <w:rPr>
          <w:highlight w:val="yellow"/>
        </w:rPr>
        <w:t>,</w:t>
      </w:r>
      <w:r w:rsidRPr="00996771">
        <w:t xml:space="preserve"> international treaties </w:t>
      </w:r>
      <w:r w:rsidRPr="00996771">
        <w:rPr>
          <w:sz w:val="12"/>
        </w:rPr>
        <w:t>¶</w:t>
      </w:r>
      <w:r w:rsidRPr="00996771">
        <w:t xml:space="preserve"> have proved to be important in </w:t>
      </w:r>
      <w:proofErr w:type="spellStart"/>
      <w:r w:rsidRPr="00996771">
        <w:t>recognising</w:t>
      </w:r>
      <w:proofErr w:type="spellEnd"/>
      <w:r w:rsidRPr="00996771">
        <w:t xml:space="preserve"> this as an issue to be tackled (David, 2000). Australia is a signatory to the </w:t>
      </w:r>
      <w:r w:rsidRPr="00996771">
        <w:rPr>
          <w:sz w:val="12"/>
        </w:rPr>
        <w:t>¶</w:t>
      </w:r>
      <w:r w:rsidRPr="00996771">
        <w:t xml:space="preserve"> 1989 UN Convention on the Rights of the Child, which </w:t>
      </w:r>
      <w:proofErr w:type="spellStart"/>
      <w:r w:rsidRPr="00996771">
        <w:t>recognises</w:t>
      </w:r>
      <w:proofErr w:type="spellEnd"/>
      <w:r w:rsidRPr="00996771">
        <w:t xml:space="preserve"> the responsibility of states to “undertake to protect </w:t>
      </w:r>
      <w:r w:rsidRPr="00996771">
        <w:rPr>
          <w:sz w:val="12"/>
        </w:rPr>
        <w:t>¶</w:t>
      </w:r>
      <w:r w:rsidRPr="00996771">
        <w:t xml:space="preserve"> the child from all forms of sexual exploitation and sexual abuse” (UNCRC, 1989, Article 34). Additionally Australia in </w:t>
      </w:r>
      <w:r w:rsidRPr="00996771">
        <w:rPr>
          <w:sz w:val="12"/>
        </w:rPr>
        <w:t>¶</w:t>
      </w:r>
      <w:r w:rsidRPr="00996771">
        <w:t xml:space="preserve"> 2007 ratified the UN Optional Protocol to the Convention on the Rights of the Child on the Sale of Children, Child </w:t>
      </w:r>
      <w:r w:rsidRPr="00996771">
        <w:rPr>
          <w:sz w:val="12"/>
        </w:rPr>
        <w:t>¶</w:t>
      </w:r>
      <w:r w:rsidRPr="00996771">
        <w:t xml:space="preserve"> Prostitution and Child Pornography (UNOPSC, 2000), which further highlights this obligation and the concern at the </w:t>
      </w:r>
      <w:r w:rsidRPr="00996771">
        <w:rPr>
          <w:sz w:val="12"/>
        </w:rPr>
        <w:t>¶</w:t>
      </w:r>
      <w:r w:rsidRPr="00996771">
        <w:t xml:space="preserve"> continuation of this practice. This latter protocol is particularly significant as it provides more detailed obligations for </w:t>
      </w:r>
      <w:r w:rsidRPr="00996771">
        <w:rPr>
          <w:sz w:val="12"/>
        </w:rPr>
        <w:t>¶</w:t>
      </w:r>
      <w:r w:rsidRPr="00996771">
        <w:t xml:space="preserve"> signatories regarding commercial sexual exploitation of minors and prevention and prosecution of these activities </w:t>
      </w:r>
      <w:r w:rsidRPr="00996771">
        <w:rPr>
          <w:sz w:val="12"/>
        </w:rPr>
        <w:t>¶</w:t>
      </w:r>
      <w:r w:rsidRPr="00996771">
        <w:t xml:space="preserve"> (</w:t>
      </w:r>
      <w:proofErr w:type="spellStart"/>
      <w:r w:rsidRPr="00996771">
        <w:t>Brungs</w:t>
      </w:r>
      <w:proofErr w:type="spellEnd"/>
      <w:r w:rsidRPr="00996771">
        <w:t>, 2002). This policy also mandates the extra</w:t>
      </w:r>
      <w:r w:rsidRPr="00996771">
        <w:rPr>
          <w:rFonts w:ascii="Cambria Math" w:hAnsi="Cambria Math" w:cs="Cambria Math"/>
        </w:rPr>
        <w:t>‐</w:t>
      </w:r>
      <w:r w:rsidRPr="00996771">
        <w:t xml:space="preserve">territorial </w:t>
      </w:r>
      <w:proofErr w:type="spellStart"/>
      <w:r w:rsidRPr="00996771">
        <w:t>criminalisation</w:t>
      </w:r>
      <w:proofErr w:type="spellEnd"/>
      <w:r w:rsidRPr="00996771">
        <w:t xml:space="preserve"> of commercial sexual enterprises </w:t>
      </w:r>
      <w:r w:rsidRPr="00996771">
        <w:rPr>
          <w:sz w:val="12"/>
        </w:rPr>
        <w:t>¶</w:t>
      </w:r>
      <w:r w:rsidRPr="00996771">
        <w:t xml:space="preserve"> involving children (</w:t>
      </w:r>
      <w:proofErr w:type="spellStart"/>
      <w:r w:rsidRPr="00996771">
        <w:t>McNicol</w:t>
      </w:r>
      <w:proofErr w:type="spellEnd"/>
      <w:r w:rsidRPr="00996771">
        <w:t xml:space="preserve"> and </w:t>
      </w:r>
      <w:proofErr w:type="spellStart"/>
      <w:r w:rsidRPr="00996771">
        <w:t>Schloenhardt</w:t>
      </w:r>
      <w:proofErr w:type="spellEnd"/>
      <w:r w:rsidRPr="00996771">
        <w:t xml:space="preserve">, 2012). Thus </w:t>
      </w:r>
      <w:r w:rsidRPr="002E22E0">
        <w:rPr>
          <w:rStyle w:val="StyleBoldUnderline"/>
          <w:highlight w:val="yellow"/>
        </w:rPr>
        <w:t xml:space="preserve">the integration of these policies into domestic laws </w:t>
      </w:r>
      <w:proofErr w:type="gramStart"/>
      <w:r w:rsidRPr="002E22E0">
        <w:rPr>
          <w:rStyle w:val="StyleBoldUnderline"/>
          <w:highlight w:val="yellow"/>
        </w:rPr>
        <w:t>is  particularly</w:t>
      </w:r>
      <w:proofErr w:type="gramEnd"/>
      <w:r w:rsidRPr="002E22E0">
        <w:rPr>
          <w:rStyle w:val="StyleBoldUnderline"/>
          <w:highlight w:val="yellow"/>
        </w:rPr>
        <w:t xml:space="preserve"> important in combating this practice</w:t>
      </w:r>
      <w:r w:rsidRPr="002E22E0">
        <w:rPr>
          <w:rStyle w:val="StyleBoldUnderline"/>
        </w:rPr>
        <w:t xml:space="preserve"> </w:t>
      </w:r>
      <w:r w:rsidRPr="00996771">
        <w:t>(</w:t>
      </w:r>
      <w:proofErr w:type="spellStart"/>
      <w:r w:rsidRPr="00996771">
        <w:t>Brungs</w:t>
      </w:r>
      <w:proofErr w:type="spellEnd"/>
      <w:r w:rsidRPr="00996771">
        <w:t xml:space="preserve">, 2002). As Australia is a signatory to these conventions </w:t>
      </w:r>
      <w:r w:rsidRPr="002E22E0">
        <w:rPr>
          <w:rStyle w:val="StyleBoldUnderline"/>
          <w:highlight w:val="yellow"/>
        </w:rPr>
        <w:t>it</w:t>
      </w:r>
      <w:r w:rsidRPr="00996771">
        <w:rPr>
          <w:b/>
          <w:highlight w:val="yellow"/>
          <w:u w:val="single"/>
        </w:rPr>
        <w:t xml:space="preserve"> </w:t>
      </w:r>
      <w:r w:rsidRPr="00996771">
        <w:rPr>
          <w:sz w:val="12"/>
          <w:highlight w:val="yellow"/>
        </w:rPr>
        <w:t>¶</w:t>
      </w:r>
      <w:r w:rsidRPr="00996771">
        <w:rPr>
          <w:b/>
          <w:sz w:val="12"/>
          <w:highlight w:val="yellow"/>
          <w:u w:val="single"/>
        </w:rPr>
        <w:t xml:space="preserve"> </w:t>
      </w:r>
      <w:r w:rsidRPr="002E22E0">
        <w:rPr>
          <w:rStyle w:val="StyleBoldUnderline"/>
          <w:highlight w:val="yellow"/>
        </w:rPr>
        <w:t>has a legal and moral obligation to combat this tourism</w:t>
      </w:r>
      <w:r w:rsidRPr="00996771">
        <w:t xml:space="preserve"> and prosecute those involved.</w:t>
      </w:r>
    </w:p>
    <w:p w:rsidR="00C029C0" w:rsidRDefault="00C029C0" w:rsidP="00C029C0">
      <w:pPr>
        <w:pStyle w:val="Heading4"/>
      </w:pPr>
      <w:r>
        <w:t xml:space="preserve">Child prostitution leads to the spread of AIDS/HIV and negative physical and mental ramifications. </w:t>
      </w:r>
    </w:p>
    <w:p w:rsidR="00C029C0" w:rsidRPr="00AC747D" w:rsidRDefault="00C029C0" w:rsidP="00C029C0">
      <w:pPr>
        <w:rPr>
          <w:sz w:val="20"/>
        </w:rPr>
      </w:pPr>
      <w:proofErr w:type="spellStart"/>
      <w:r w:rsidRPr="00FE3486">
        <w:rPr>
          <w:b/>
          <w:sz w:val="24"/>
          <w:highlight w:val="yellow"/>
        </w:rPr>
        <w:t>Busuttil</w:t>
      </w:r>
      <w:proofErr w:type="spellEnd"/>
      <w:r w:rsidRPr="00FE3486">
        <w:rPr>
          <w:b/>
          <w:sz w:val="24"/>
          <w:highlight w:val="yellow"/>
        </w:rPr>
        <w:t xml:space="preserve"> 11</w:t>
      </w:r>
      <w:r w:rsidR="00FE3486">
        <w:rPr>
          <w:b/>
          <w:sz w:val="24"/>
        </w:rPr>
        <w:t xml:space="preserve">, </w:t>
      </w:r>
      <w:r>
        <w:rPr>
          <w:sz w:val="20"/>
        </w:rPr>
        <w:t xml:space="preserve">Fanny </w:t>
      </w:r>
      <w:proofErr w:type="spellStart"/>
      <w:r>
        <w:rPr>
          <w:sz w:val="20"/>
        </w:rPr>
        <w:t>Busuttil</w:t>
      </w:r>
      <w:proofErr w:type="spellEnd"/>
      <w:r>
        <w:rPr>
          <w:sz w:val="20"/>
        </w:rPr>
        <w:t>. (</w:t>
      </w:r>
      <w:proofErr w:type="spellStart"/>
      <w:r>
        <w:rPr>
          <w:sz w:val="20"/>
        </w:rPr>
        <w:t>Humanium</w:t>
      </w:r>
      <w:proofErr w:type="spellEnd"/>
      <w:r>
        <w:rPr>
          <w:sz w:val="20"/>
        </w:rPr>
        <w:t xml:space="preserve"> – an organization dedicated to ‘helping the children’). December 12, 2011. “Child Prostitution: The Curse Affecting Every Continent.” </w:t>
      </w:r>
      <w:hyperlink r:id="rId19" w:history="1">
        <w:r w:rsidRPr="00682D0A">
          <w:rPr>
            <w:rStyle w:val="Hyperlink"/>
            <w:sz w:val="20"/>
          </w:rPr>
          <w:t>http://www.humanium.org/en/child-prostitution/</w:t>
        </w:r>
      </w:hyperlink>
      <w:r>
        <w:rPr>
          <w:sz w:val="20"/>
        </w:rPr>
        <w:t xml:space="preserve"> Accessed 7/9/13 //SH </w:t>
      </w:r>
    </w:p>
    <w:p w:rsidR="00C029C0" w:rsidRDefault="00C029C0" w:rsidP="00C029C0">
      <w:pPr>
        <w:rPr>
          <w:b/>
          <w:u w:val="single"/>
        </w:rPr>
      </w:pPr>
      <w:r w:rsidRPr="00AC747D">
        <w:rPr>
          <w:b/>
          <w:u w:val="single"/>
        </w:rPr>
        <w:t>Child prostitution leads to negative effects on the wellbeing and mental health of the child</w:t>
      </w:r>
      <w:r w:rsidRPr="00AC747D">
        <w:t xml:space="preserve"> later on in life, since they frequently become pimps themselves.</w:t>
      </w:r>
      <w:r w:rsidRPr="00AC747D">
        <w:rPr>
          <w:sz w:val="12"/>
        </w:rPr>
        <w:t>¶</w:t>
      </w:r>
      <w:r w:rsidRPr="00AC747D">
        <w:t xml:space="preserve"> Access to Services</w:t>
      </w:r>
      <w:r w:rsidRPr="00AC747D">
        <w:rPr>
          <w:sz w:val="12"/>
        </w:rPr>
        <w:t>¶</w:t>
      </w:r>
      <w:r w:rsidRPr="00AC747D">
        <w:t xml:space="preserve"> Sexually exploited children are uneducated children. Rejected by their relatives and </w:t>
      </w:r>
      <w:proofErr w:type="spellStart"/>
      <w:r w:rsidRPr="00AC747D">
        <w:t>marginalised</w:t>
      </w:r>
      <w:proofErr w:type="spellEnd"/>
      <w:r w:rsidRPr="00AC747D">
        <w:t xml:space="preserve"> by society, they have little access to healthcare and suffer extremely unhygienic conditions.</w:t>
      </w:r>
      <w:r w:rsidRPr="00AC747D">
        <w:rPr>
          <w:sz w:val="12"/>
        </w:rPr>
        <w:t>¶</w:t>
      </w:r>
      <w:r w:rsidRPr="00AC747D">
        <w:t xml:space="preserve"> The spread of AIDS</w:t>
      </w:r>
      <w:r w:rsidRPr="00AC747D">
        <w:rPr>
          <w:sz w:val="12"/>
        </w:rPr>
        <w:t>¶</w:t>
      </w:r>
      <w:r w:rsidRPr="00AC747D">
        <w:t xml:space="preserve"> </w:t>
      </w:r>
      <w:r w:rsidRPr="00FE3486">
        <w:rPr>
          <w:rStyle w:val="StyleBoldUnderline"/>
          <w:highlight w:val="yellow"/>
        </w:rPr>
        <w:t>Prostitution promotes the spread of HIV since numerous clients refuse to have protected</w:t>
      </w:r>
      <w:r w:rsidRPr="00FE3486">
        <w:rPr>
          <w:rStyle w:val="StyleBoldUnderline"/>
        </w:rPr>
        <w:t xml:space="preserve"> sexual </w:t>
      </w:r>
      <w:r w:rsidRPr="00FE3486">
        <w:rPr>
          <w:rStyle w:val="StyleBoldUnderline"/>
          <w:highlight w:val="yellow"/>
        </w:rPr>
        <w:t>encounters</w:t>
      </w:r>
      <w:r w:rsidRPr="00AC747D">
        <w:t xml:space="preserve"> with a child. </w:t>
      </w:r>
      <w:r w:rsidRPr="00FE3486">
        <w:rPr>
          <w:rStyle w:val="StyleBoldUnderline"/>
          <w:highlight w:val="yellow"/>
        </w:rPr>
        <w:t>The children are</w:t>
      </w:r>
      <w:r w:rsidRPr="00FE3486">
        <w:rPr>
          <w:rStyle w:val="StyleBoldUnderline"/>
        </w:rPr>
        <w:t xml:space="preserve"> therefore </w:t>
      </w:r>
      <w:r w:rsidRPr="00FE3486">
        <w:rPr>
          <w:rStyle w:val="StyleBoldUnderline"/>
          <w:highlight w:val="yellow"/>
        </w:rPr>
        <w:t>vulnerable to many sexually transmitted infections</w:t>
      </w:r>
      <w:r w:rsidRPr="00AC747D">
        <w:rPr>
          <w:b/>
          <w:u w:val="single"/>
        </w:rPr>
        <w:t>.</w:t>
      </w:r>
      <w:r w:rsidRPr="00AC747D">
        <w:rPr>
          <w:sz w:val="12"/>
        </w:rPr>
        <w:t>¶</w:t>
      </w:r>
      <w:r w:rsidRPr="00AC747D">
        <w:rPr>
          <w:b/>
          <w:sz w:val="12"/>
          <w:u w:val="single"/>
        </w:rPr>
        <w:t xml:space="preserve"> </w:t>
      </w:r>
      <w:r w:rsidRPr="00AC747D">
        <w:t>Physical and Psychological illness</w:t>
      </w:r>
      <w:r w:rsidRPr="00AC747D">
        <w:rPr>
          <w:sz w:val="12"/>
        </w:rPr>
        <w:t>¶</w:t>
      </w:r>
      <w:r w:rsidRPr="00AC747D">
        <w:rPr>
          <w:b/>
          <w:sz w:val="12"/>
          <w:u w:val="single"/>
        </w:rPr>
        <w:t xml:space="preserve"> </w:t>
      </w:r>
      <w:r w:rsidRPr="00FE3486">
        <w:rPr>
          <w:rStyle w:val="StyleBoldUnderline"/>
        </w:rPr>
        <w:t xml:space="preserve">On a physical level, </w:t>
      </w:r>
      <w:r w:rsidRPr="00FE3486">
        <w:rPr>
          <w:rStyle w:val="StyleBoldUnderline"/>
          <w:highlight w:val="yellow"/>
        </w:rPr>
        <w:t>the damage to children includes</w:t>
      </w:r>
      <w:r w:rsidRPr="00AC747D">
        <w:t xml:space="preserve"> vaginal tearing, physical after-</w:t>
      </w:r>
      <w:r w:rsidRPr="00FE3486">
        <w:rPr>
          <w:rStyle w:val="StyleBoldUnderline"/>
          <w:highlight w:val="yellow"/>
        </w:rPr>
        <w:t>effects of torture, pain, infection, or unwanted</w:t>
      </w:r>
      <w:r w:rsidRPr="00FE3486">
        <w:rPr>
          <w:rStyle w:val="StyleBoldUnderline"/>
        </w:rPr>
        <w:t xml:space="preserve"> </w:t>
      </w:r>
      <w:r w:rsidRPr="00FE3486">
        <w:rPr>
          <w:rStyle w:val="StyleBoldUnderline"/>
          <w:highlight w:val="yellow"/>
        </w:rPr>
        <w:t>pregnancy</w:t>
      </w:r>
      <w:r w:rsidRPr="00AC747D">
        <w:t>.</w:t>
      </w:r>
      <w:r w:rsidRPr="00AC747D">
        <w:rPr>
          <w:sz w:val="12"/>
        </w:rPr>
        <w:t>¶</w:t>
      </w:r>
      <w:r w:rsidRPr="00AC747D">
        <w:t xml:space="preserve"> On a psychological level, </w:t>
      </w:r>
      <w:r w:rsidRPr="00FE3486">
        <w:rPr>
          <w:rStyle w:val="StyleBoldUnderline"/>
        </w:rPr>
        <w:t xml:space="preserve">the child can also show many symptoms, such as </w:t>
      </w:r>
      <w:r w:rsidRPr="00FE3486">
        <w:rPr>
          <w:rStyle w:val="StyleBoldUnderline"/>
          <w:highlight w:val="yellow"/>
        </w:rPr>
        <w:t xml:space="preserve">depression, personality or sexual orientation confusion, problems with </w:t>
      </w:r>
      <w:proofErr w:type="spellStart"/>
      <w:r w:rsidRPr="00FE3486">
        <w:rPr>
          <w:rStyle w:val="StyleBoldUnderline"/>
          <w:highlight w:val="yellow"/>
        </w:rPr>
        <w:t>behaviour</w:t>
      </w:r>
      <w:proofErr w:type="spellEnd"/>
      <w:r w:rsidRPr="00FE3486">
        <w:rPr>
          <w:rStyle w:val="StyleBoldUnderline"/>
        </w:rPr>
        <w:t xml:space="preserve"> </w:t>
      </w:r>
      <w:r w:rsidRPr="00AC747D">
        <w:t xml:space="preserve">(aggressiveness or anger), </w:t>
      </w:r>
      <w:r w:rsidRPr="00FE3486">
        <w:rPr>
          <w:rStyle w:val="StyleBoldUnderline"/>
          <w:highlight w:val="yellow"/>
        </w:rPr>
        <w:t>trouble sleeping, loss of self-confidence, mistrust or hatred towards adults.</w:t>
      </w:r>
    </w:p>
    <w:p w:rsidR="00C029C0" w:rsidRDefault="00C029C0" w:rsidP="00C029C0">
      <w:pPr>
        <w:rPr>
          <w:b/>
          <w:u w:val="single"/>
        </w:rPr>
      </w:pPr>
    </w:p>
    <w:p w:rsidR="00696283" w:rsidRPr="00E94738" w:rsidRDefault="00696283" w:rsidP="00696283">
      <w:pPr>
        <w:pStyle w:val="Heading3"/>
        <w:rPr>
          <w:rFonts w:asciiTheme="minorHAnsi" w:hAnsiTheme="minorHAnsi"/>
        </w:rPr>
      </w:pPr>
      <w:bookmarkStart w:id="6" w:name="_Toc361218798"/>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Impact ext.</w:t>
      </w:r>
      <w:bookmarkEnd w:id="6"/>
    </w:p>
    <w:p w:rsidR="00696283" w:rsidRDefault="00696283" w:rsidP="00696283"/>
    <w:p w:rsidR="00C029C0" w:rsidRDefault="00C029C0" w:rsidP="00C029C0">
      <w:pPr>
        <w:pStyle w:val="Heading4"/>
      </w:pPr>
      <w:r>
        <w:t xml:space="preserve">Child prostitution contributes to trauma and severe physical damage.  </w:t>
      </w:r>
    </w:p>
    <w:p w:rsidR="00C029C0" w:rsidRDefault="00C029C0" w:rsidP="00C029C0">
      <w:pPr>
        <w:rPr>
          <w:b/>
          <w:sz w:val="24"/>
        </w:rPr>
      </w:pPr>
      <w:r w:rsidRPr="00FE3486">
        <w:rPr>
          <w:b/>
          <w:sz w:val="24"/>
          <w:highlight w:val="yellow"/>
        </w:rPr>
        <w:t>Green 94</w:t>
      </w:r>
    </w:p>
    <w:p w:rsidR="00C029C0" w:rsidRPr="00862A2A" w:rsidRDefault="00C029C0" w:rsidP="00C029C0">
      <w:pPr>
        <w:rPr>
          <w:sz w:val="20"/>
        </w:rPr>
      </w:pPr>
      <w:r>
        <w:rPr>
          <w:sz w:val="20"/>
        </w:rPr>
        <w:t>Patricia Jennifer Green. (</w:t>
      </w:r>
      <w:proofErr w:type="spellStart"/>
      <w:r>
        <w:rPr>
          <w:sz w:val="20"/>
        </w:rPr>
        <w:t>Rahab</w:t>
      </w:r>
      <w:proofErr w:type="spellEnd"/>
      <w:r>
        <w:rPr>
          <w:sz w:val="20"/>
        </w:rPr>
        <w:t xml:space="preserve"> Ministries, Women’s Study Centre at Sydney University, Sydney Australia)</w:t>
      </w:r>
      <w:proofErr w:type="gramStart"/>
      <w:r>
        <w:rPr>
          <w:sz w:val="20"/>
        </w:rPr>
        <w:t xml:space="preserve">. </w:t>
      </w:r>
      <w:proofErr w:type="gramEnd"/>
      <w:r>
        <w:rPr>
          <w:sz w:val="20"/>
        </w:rPr>
        <w:t xml:space="preserve">November 1994. “Prostitution: Children The Victims.” </w:t>
      </w:r>
      <w:hyperlink r:id="rId20" w:history="1">
        <w:r w:rsidRPr="00682D0A">
          <w:rPr>
            <w:rStyle w:val="Hyperlink"/>
            <w:sz w:val="20"/>
          </w:rPr>
          <w:t>http://www.wouk.org/rahab_international/pdf_files/Prostitution%20-%20Children%20the%20Victims.pdf</w:t>
        </w:r>
      </w:hyperlink>
      <w:r>
        <w:rPr>
          <w:sz w:val="20"/>
        </w:rPr>
        <w:t xml:space="preserve"> Accessed 7/9/13 //SH </w:t>
      </w:r>
    </w:p>
    <w:p w:rsidR="00C029C0" w:rsidRDefault="00C029C0" w:rsidP="00C029C0">
      <w:r w:rsidRPr="001E5EA0">
        <w:rPr>
          <w:rStyle w:val="StyleBoldUnderline"/>
          <w:highlight w:val="yellow"/>
        </w:rPr>
        <w:t>Many victims suffer severe physical damage as well as Sexually Transmitted Diseases, including</w:t>
      </w:r>
      <w:r w:rsidRPr="009817D7">
        <w:rPr>
          <w:b/>
          <w:highlight w:val="yellow"/>
          <w:u w:val="single"/>
        </w:rPr>
        <w:t xml:space="preserve"> </w:t>
      </w:r>
      <w:r w:rsidRPr="009817D7">
        <w:rPr>
          <w:sz w:val="12"/>
          <w:highlight w:val="yellow"/>
        </w:rPr>
        <w:t>¶</w:t>
      </w:r>
      <w:r w:rsidRPr="009817D7">
        <w:rPr>
          <w:b/>
          <w:highlight w:val="yellow"/>
          <w:u w:val="single"/>
        </w:rPr>
        <w:t xml:space="preserve"> </w:t>
      </w:r>
      <w:r w:rsidRPr="001E5EA0">
        <w:rPr>
          <w:rStyle w:val="StyleBoldUnderline"/>
          <w:highlight w:val="yellow"/>
        </w:rPr>
        <w:t>AIDS</w:t>
      </w:r>
      <w:proofErr w:type="gramStart"/>
      <w:r w:rsidRPr="001E5EA0">
        <w:rPr>
          <w:rStyle w:val="StyleBoldUnderline"/>
        </w:rPr>
        <w:t>.</w:t>
      </w:r>
      <w:r w:rsidRPr="009817D7">
        <w:t xml:space="preserve"> </w:t>
      </w:r>
      <w:proofErr w:type="gramEnd"/>
      <w:r w:rsidRPr="009817D7">
        <w:t xml:space="preserve">Of the sample interviewed </w:t>
      </w:r>
      <w:r w:rsidRPr="001E5EA0">
        <w:rPr>
          <w:rStyle w:val="StyleBoldUnderline"/>
          <w:highlight w:val="yellow"/>
        </w:rPr>
        <w:t>sixty three percent had gonorrhea or syphilis</w:t>
      </w:r>
      <w:r w:rsidRPr="009817D7">
        <w:t xml:space="preserve">, most had been tested </w:t>
      </w:r>
      <w:r w:rsidRPr="009817D7">
        <w:rPr>
          <w:sz w:val="12"/>
        </w:rPr>
        <w:t>¶</w:t>
      </w:r>
      <w:r w:rsidRPr="009817D7">
        <w:t xml:space="preserve"> for HIV but had said they had not been told whether or not they had AIDS or not. In some areas up to </w:t>
      </w:r>
      <w:r w:rsidRPr="009817D7">
        <w:rPr>
          <w:sz w:val="12"/>
        </w:rPr>
        <w:t>¶</w:t>
      </w:r>
      <w:r w:rsidRPr="009817D7">
        <w:t xml:space="preserve"> eighty seven percent of low class prostitutes, mostly children and adolescents are HIV infected. The </w:t>
      </w:r>
      <w:r w:rsidRPr="009817D7">
        <w:rPr>
          <w:sz w:val="12"/>
        </w:rPr>
        <w:t>¶</w:t>
      </w:r>
      <w:r w:rsidRPr="009817D7">
        <w:t xml:space="preserve"> Centre for the Protection of Children’s Rights states that eighty percent of girls under 17 years of age </w:t>
      </w:r>
      <w:r w:rsidRPr="009817D7">
        <w:rPr>
          <w:sz w:val="12"/>
        </w:rPr>
        <w:t>¶</w:t>
      </w:r>
      <w:r w:rsidRPr="009817D7">
        <w:t xml:space="preserve"> rescued from the brothels are HIV positive (ICCB, 1993). The younger the girl, the more susceptible </w:t>
      </w:r>
      <w:r w:rsidRPr="009817D7">
        <w:rPr>
          <w:sz w:val="12"/>
        </w:rPr>
        <w:t>¶</w:t>
      </w:r>
      <w:r w:rsidRPr="009817D7">
        <w:t xml:space="preserve"> she is to damage and infection. Some girls complained of being forced to continue serving customers </w:t>
      </w:r>
      <w:r w:rsidRPr="009817D7">
        <w:rPr>
          <w:sz w:val="12"/>
        </w:rPr>
        <w:t>¶</w:t>
      </w:r>
      <w:r w:rsidRPr="009817D7">
        <w:t xml:space="preserve"> in spite of severe internal damage consistent bleeding and pain. </w:t>
      </w:r>
      <w:r w:rsidRPr="009817D7">
        <w:rPr>
          <w:sz w:val="12"/>
        </w:rPr>
        <w:t>¶</w:t>
      </w:r>
      <w:r w:rsidRPr="009817D7">
        <w:t xml:space="preserve"> </w:t>
      </w:r>
      <w:r w:rsidRPr="001E5EA0">
        <w:rPr>
          <w:rStyle w:val="StyleBoldUnderline"/>
          <w:highlight w:val="yellow"/>
        </w:rPr>
        <w:t>Living conditions in the brothels were frequently unsanitary and cramped,</w:t>
      </w:r>
      <w:r w:rsidRPr="009817D7">
        <w:rPr>
          <w:b/>
          <w:u w:val="single"/>
        </w:rPr>
        <w:t xml:space="preserve"> </w:t>
      </w:r>
      <w:r w:rsidRPr="009817D7">
        <w:t>sometimes</w:t>
      </w:r>
      <w:r w:rsidRPr="009817D7">
        <w:rPr>
          <w:b/>
          <w:u w:val="single"/>
        </w:rPr>
        <w:t xml:space="preserve"> </w:t>
      </w:r>
      <w:r w:rsidRPr="001E5EA0">
        <w:rPr>
          <w:rStyle w:val="StyleBoldUnderline"/>
          <w:highlight w:val="yellow"/>
        </w:rPr>
        <w:t xml:space="preserve">with </w:t>
      </w:r>
      <w:proofErr w:type="gramStart"/>
      <w:r w:rsidRPr="001E5EA0">
        <w:rPr>
          <w:rStyle w:val="StyleBoldUnderline"/>
          <w:highlight w:val="yellow"/>
        </w:rPr>
        <w:t>inadequate  food</w:t>
      </w:r>
      <w:proofErr w:type="gramEnd"/>
      <w:r w:rsidRPr="001E5EA0">
        <w:rPr>
          <w:rStyle w:val="StyleBoldUnderline"/>
          <w:highlight w:val="yellow"/>
        </w:rPr>
        <w:t xml:space="preserve"> and medical care</w:t>
      </w:r>
      <w:r w:rsidRPr="009817D7">
        <w:rPr>
          <w:b/>
          <w:highlight w:val="yellow"/>
          <w:u w:val="single"/>
        </w:rPr>
        <w:t>.</w:t>
      </w:r>
      <w:r w:rsidRPr="009817D7">
        <w:t xml:space="preserve"> Girls spoke of being beaten or jumped on when pregnant to force miscarriage. </w:t>
      </w:r>
      <w:r w:rsidRPr="009817D7">
        <w:rPr>
          <w:sz w:val="12"/>
        </w:rPr>
        <w:t>¶</w:t>
      </w:r>
      <w:r w:rsidRPr="009817D7">
        <w:t xml:space="preserve"> Repeated forced or self induced abortion with no medical after care contributed to internal physical </w:t>
      </w:r>
      <w:r w:rsidRPr="009817D7">
        <w:rPr>
          <w:sz w:val="12"/>
        </w:rPr>
        <w:t>¶</w:t>
      </w:r>
      <w:r w:rsidRPr="009817D7">
        <w:t xml:space="preserve"> damage and sometimes death. Two girls related how they were knocked unconscious when refusing to </w:t>
      </w:r>
      <w:r w:rsidRPr="009817D7">
        <w:rPr>
          <w:sz w:val="12"/>
        </w:rPr>
        <w:t>¶</w:t>
      </w:r>
      <w:r w:rsidRPr="009817D7">
        <w:t xml:space="preserve"> work while menstruating. </w:t>
      </w:r>
      <w:r w:rsidRPr="001E5EA0">
        <w:rPr>
          <w:rStyle w:val="StyleBoldUnderline"/>
          <w:highlight w:val="yellow"/>
        </w:rPr>
        <w:t xml:space="preserve">Severe physical damage contributes to health problems, trauma and </w:t>
      </w:r>
      <w:proofErr w:type="gramStart"/>
      <w:r w:rsidRPr="001E5EA0">
        <w:rPr>
          <w:rStyle w:val="StyleBoldUnderline"/>
          <w:highlight w:val="yellow"/>
        </w:rPr>
        <w:t>poor  mental</w:t>
      </w:r>
      <w:proofErr w:type="gramEnd"/>
      <w:r w:rsidRPr="001E5EA0">
        <w:rPr>
          <w:rStyle w:val="StyleBoldUnderline"/>
          <w:highlight w:val="yellow"/>
        </w:rPr>
        <w:t xml:space="preserve"> health</w:t>
      </w:r>
      <w:r w:rsidRPr="009817D7">
        <w:rPr>
          <w:b/>
          <w:highlight w:val="yellow"/>
          <w:u w:val="single"/>
        </w:rPr>
        <w:t>.</w:t>
      </w:r>
      <w:r w:rsidRPr="009817D7">
        <w:rPr>
          <w:b/>
          <w:u w:val="single"/>
        </w:rPr>
        <w:t xml:space="preserve"> </w:t>
      </w:r>
      <w:r w:rsidRPr="009817D7">
        <w:t xml:space="preserve">A depressed self image correlated with the nature, frequency and severity of sexual </w:t>
      </w:r>
      <w:r w:rsidRPr="009817D7">
        <w:rPr>
          <w:sz w:val="12"/>
        </w:rPr>
        <w:t>¶</w:t>
      </w:r>
      <w:r w:rsidRPr="009817D7">
        <w:t xml:space="preserve"> abuse.</w:t>
      </w:r>
    </w:p>
    <w:p w:rsidR="00696283" w:rsidRDefault="00696283" w:rsidP="00696283">
      <w:pPr>
        <w:pStyle w:val="Heading4"/>
      </w:pPr>
      <w:r>
        <w:t xml:space="preserve">The link between tourism and Cuban prostitution is the most direct in the world at 80% and nothing is being done to help these people and these children. </w:t>
      </w:r>
    </w:p>
    <w:p w:rsidR="00696283" w:rsidRDefault="00696283" w:rsidP="00696283">
      <w:pPr>
        <w:rPr>
          <w:b/>
          <w:sz w:val="24"/>
        </w:rPr>
      </w:pPr>
      <w:proofErr w:type="spellStart"/>
      <w:r w:rsidRPr="00492079">
        <w:rPr>
          <w:b/>
          <w:sz w:val="24"/>
          <w:highlight w:val="yellow"/>
        </w:rPr>
        <w:t>Sixto</w:t>
      </w:r>
      <w:proofErr w:type="spellEnd"/>
      <w:r w:rsidRPr="00492079">
        <w:rPr>
          <w:b/>
          <w:sz w:val="24"/>
          <w:highlight w:val="yellow"/>
        </w:rPr>
        <w:t xml:space="preserve"> ‘6</w:t>
      </w:r>
    </w:p>
    <w:p w:rsidR="00696283" w:rsidRPr="00AC7B23" w:rsidRDefault="00696283" w:rsidP="00696283">
      <w:pPr>
        <w:rPr>
          <w:sz w:val="20"/>
        </w:rPr>
      </w:pPr>
      <w:r w:rsidRPr="00AC7B23">
        <w:rPr>
          <w:sz w:val="20"/>
        </w:rPr>
        <w:t xml:space="preserve">Felipe Eduardo </w:t>
      </w:r>
      <w:proofErr w:type="spellStart"/>
      <w:r w:rsidRPr="00AC7B23">
        <w:rPr>
          <w:sz w:val="20"/>
        </w:rPr>
        <w:t>Sixto</w:t>
      </w:r>
      <w:proofErr w:type="spellEnd"/>
      <w:r>
        <w:rPr>
          <w:sz w:val="20"/>
        </w:rPr>
        <w:t xml:space="preserve">. </w:t>
      </w:r>
      <w:proofErr w:type="gramStart"/>
      <w:r>
        <w:rPr>
          <w:sz w:val="20"/>
        </w:rPr>
        <w:t>(Director of Sales and Marketing at the University of Florida).</w:t>
      </w:r>
      <w:proofErr w:type="gramEnd"/>
      <w:r>
        <w:rPr>
          <w:sz w:val="20"/>
        </w:rPr>
        <w:t xml:space="preserve"> 2006 – Ne exact date given. “CUBAN TRADE AND TOURISM: </w:t>
      </w:r>
      <w:r w:rsidRPr="00AC7B23">
        <w:rPr>
          <w:sz w:val="20"/>
        </w:rPr>
        <w:t>ECONOMIC, POLITICAL, AND SOCIAL CONCERNS</w:t>
      </w:r>
      <w:r>
        <w:rPr>
          <w:sz w:val="20"/>
        </w:rPr>
        <w:t xml:space="preserve">.” </w:t>
      </w:r>
      <w:hyperlink r:id="rId21" w:history="1">
        <w:r w:rsidRPr="00786E7B">
          <w:rPr>
            <w:rStyle w:val="Hyperlink"/>
            <w:sz w:val="20"/>
          </w:rPr>
          <w:t>http://www.ascecuba.org/publications/proceedings/volume16/pdfs/sixto.pdf Accessed 7/6/13</w:t>
        </w:r>
      </w:hyperlink>
      <w:r>
        <w:rPr>
          <w:sz w:val="20"/>
        </w:rPr>
        <w:t xml:space="preserve"> //SH </w:t>
      </w:r>
    </w:p>
    <w:p w:rsidR="00696283" w:rsidRPr="00AC7B23" w:rsidRDefault="00696283" w:rsidP="00696283">
      <w:pPr>
        <w:rPr>
          <w:b/>
          <w:u w:val="single"/>
        </w:rPr>
      </w:pPr>
      <w:r w:rsidRPr="00304A06">
        <w:t>Castro denounces the exploitation of people in the</w:t>
      </w:r>
      <w:r w:rsidRPr="00304A06">
        <w:rPr>
          <w:sz w:val="12"/>
        </w:rPr>
        <w:t>¶</w:t>
      </w:r>
      <w:r w:rsidRPr="00304A06">
        <w:t xml:space="preserve"> capitalist world. </w:t>
      </w:r>
      <w:proofErr w:type="gramStart"/>
      <w:r w:rsidRPr="00304A06">
        <w:t>However, these condemnations are</w:t>
      </w:r>
      <w:r w:rsidRPr="00304A06">
        <w:rPr>
          <w:sz w:val="12"/>
        </w:rPr>
        <w:t>¶</w:t>
      </w:r>
      <w:r w:rsidRPr="00304A06">
        <w:t xml:space="preserve"> hypocritical as long as Cuba remains a destination for</w:t>
      </w:r>
      <w:r w:rsidRPr="00304A06">
        <w:rPr>
          <w:sz w:val="12"/>
        </w:rPr>
        <w:t>¶</w:t>
      </w:r>
      <w:r w:rsidRPr="00304A06">
        <w:t xml:space="preserve"> sex tourism.</w:t>
      </w:r>
      <w:proofErr w:type="gramEnd"/>
      <w:r w:rsidRPr="00304A06">
        <w:t xml:space="preserve"> If Castro eliminated prostitution, he</w:t>
      </w:r>
      <w:r w:rsidRPr="00304A06">
        <w:rPr>
          <w:sz w:val="12"/>
        </w:rPr>
        <w:t>¶</w:t>
      </w:r>
      <w:r w:rsidRPr="00304A06">
        <w:t xml:space="preserve"> would face several problems. First, the elimination of</w:t>
      </w:r>
      <w:r w:rsidRPr="00304A06">
        <w:rPr>
          <w:sz w:val="12"/>
        </w:rPr>
        <w:t>¶</w:t>
      </w:r>
      <w:r w:rsidRPr="00304A06">
        <w:t xml:space="preserve"> prostitution would create a rise in unemployment</w:t>
      </w:r>
      <w:proofErr w:type="gramStart"/>
      <w:r w:rsidRPr="00304A06">
        <w:t>.</w:t>
      </w:r>
      <w:r w:rsidRPr="00304A06">
        <w:rPr>
          <w:sz w:val="12"/>
        </w:rPr>
        <w:t>¶</w:t>
      </w:r>
      <w:proofErr w:type="gramEnd"/>
      <w:r w:rsidRPr="00304A06">
        <w:t xml:space="preserve"> Many of the men and women who depend solely on</w:t>
      </w:r>
      <w:r w:rsidRPr="00304A06">
        <w:rPr>
          <w:sz w:val="12"/>
        </w:rPr>
        <w:t>¶</w:t>
      </w:r>
      <w:r w:rsidRPr="00304A06">
        <w:t xml:space="preserve"> prostitution would have to look for a state job. Others, who are already employed, would have to subsidize their incomes through other sources in the alternative, illegal economy. 34</w:t>
      </w:r>
      <w:r w:rsidRPr="00304A06">
        <w:rPr>
          <w:sz w:val="12"/>
        </w:rPr>
        <w:t>¶</w:t>
      </w:r>
      <w:r w:rsidRPr="00304A06">
        <w:t xml:space="preserve"> Second, tourism would decline. According to a study</w:t>
      </w:r>
      <w:r w:rsidRPr="00304A06">
        <w:rPr>
          <w:sz w:val="12"/>
        </w:rPr>
        <w:t>¶</w:t>
      </w:r>
      <w:r w:rsidRPr="00304A06">
        <w:t xml:space="preserve"> published by the University of Leicester in the United Kingdom, “</w:t>
      </w:r>
      <w:r w:rsidRPr="00492079">
        <w:rPr>
          <w:rStyle w:val="StyleBoldUnderline"/>
          <w:highlight w:val="yellow"/>
        </w:rPr>
        <w:t>in Cuba, the link between tourism and prostitution is perhaps more direct than in any other country which hosts sex tourist … 80%</w:t>
      </w:r>
      <w:r w:rsidRPr="00304A06">
        <w:t xml:space="preserve"> of the</w:t>
      </w:r>
      <w:r w:rsidRPr="00304A06">
        <w:rPr>
          <w:sz w:val="12"/>
        </w:rPr>
        <w:t>¶</w:t>
      </w:r>
      <w:r w:rsidRPr="00304A06">
        <w:t xml:space="preserve"> tourists to </w:t>
      </w:r>
      <w:proofErr w:type="spellStart"/>
      <w:r w:rsidRPr="00304A06">
        <w:t>Varadero</w:t>
      </w:r>
      <w:proofErr w:type="spellEnd"/>
      <w:r w:rsidRPr="00304A06">
        <w:t xml:space="preserve"> visit the town only </w:t>
      </w:r>
      <w:r w:rsidRPr="00492079">
        <w:rPr>
          <w:rStyle w:val="StyleBoldUnderline"/>
          <w:highlight w:val="yellow"/>
        </w:rPr>
        <w:t>because they are actively seeking opportunities to sexually exploit</w:t>
      </w:r>
      <w:r w:rsidRPr="00492079">
        <w:rPr>
          <w:rStyle w:val="StyleBoldUnderline"/>
        </w:rPr>
        <w:t xml:space="preserve"> other </w:t>
      </w:r>
      <w:r w:rsidRPr="00492079">
        <w:rPr>
          <w:rStyle w:val="StyleBoldUnderline"/>
          <w:highlight w:val="yellow"/>
        </w:rPr>
        <w:t>people</w:t>
      </w:r>
      <w:r w:rsidRPr="00304A06">
        <w:rPr>
          <w:highlight w:val="yellow"/>
        </w:rPr>
        <w:t>.</w:t>
      </w:r>
      <w:r w:rsidRPr="00304A06">
        <w:t>”35 Although the arrival of tourists</w:t>
      </w:r>
      <w:r w:rsidRPr="00304A06">
        <w:rPr>
          <w:sz w:val="12"/>
        </w:rPr>
        <w:t>¶</w:t>
      </w:r>
      <w:r w:rsidRPr="00304A06">
        <w:t xml:space="preserve"> might continue to increase, Cuba would see a drastic</w:t>
      </w:r>
      <w:r w:rsidRPr="00304A06">
        <w:rPr>
          <w:sz w:val="12"/>
        </w:rPr>
        <w:t>¶</w:t>
      </w:r>
      <w:r w:rsidRPr="00304A06">
        <w:t xml:space="preserve"> decline in sex tourism. According to a 2002 Johns</w:t>
      </w:r>
      <w:r w:rsidRPr="00304A06">
        <w:rPr>
          <w:sz w:val="12"/>
        </w:rPr>
        <w:t>¶</w:t>
      </w:r>
      <w:r w:rsidRPr="00304A06">
        <w:t xml:space="preserve"> Hopkins University report</w:t>
      </w:r>
      <w:r w:rsidRPr="00492079">
        <w:rPr>
          <w:rStyle w:val="StyleBoldUnderline"/>
        </w:rPr>
        <w:t xml:space="preserve">, </w:t>
      </w:r>
      <w:r w:rsidRPr="00492079">
        <w:rPr>
          <w:rStyle w:val="StyleBoldUnderline"/>
          <w:highlight w:val="yellow"/>
        </w:rPr>
        <w:t>Cuba is</w:t>
      </w:r>
      <w:r w:rsidRPr="00492079">
        <w:rPr>
          <w:rStyle w:val="StyleBoldUnderline"/>
        </w:rPr>
        <w:t xml:space="preserve"> “increasingly reported to be </w:t>
      </w:r>
      <w:r w:rsidRPr="00492079">
        <w:rPr>
          <w:rStyle w:val="StyleBoldUnderline"/>
          <w:highlight w:val="yellow"/>
        </w:rPr>
        <w:t>a major destination for sex tourist from North American</w:t>
      </w:r>
      <w:r w:rsidRPr="00AC7B23">
        <w:rPr>
          <w:b/>
          <w:u w:val="single"/>
        </w:rPr>
        <w:t xml:space="preserve"> </w:t>
      </w:r>
      <w:r w:rsidRPr="00304A06">
        <w:t>and Europe. … Cuba is one of</w:t>
      </w:r>
      <w:r w:rsidRPr="00304A06">
        <w:rPr>
          <w:sz w:val="12"/>
        </w:rPr>
        <w:t>¶</w:t>
      </w:r>
      <w:r w:rsidRPr="00304A06">
        <w:t xml:space="preserve"> many countries that have replaced Southeast Asia as a</w:t>
      </w:r>
      <w:r w:rsidRPr="00304A06">
        <w:rPr>
          <w:sz w:val="12"/>
        </w:rPr>
        <w:t>¶</w:t>
      </w:r>
      <w:r w:rsidRPr="00304A06">
        <w:t xml:space="preserve"> destination for pedophiles and sex tourist. … Canadian sex tourism is also cited as largely responsible for</w:t>
      </w:r>
      <w:r w:rsidRPr="00304A06">
        <w:rPr>
          <w:sz w:val="12"/>
        </w:rPr>
        <w:t>¶</w:t>
      </w:r>
      <w:r w:rsidRPr="00304A06">
        <w:t xml:space="preserve"> the revival of Havana’s brothels and child prostitution.”36</w:t>
      </w:r>
      <w:r w:rsidRPr="00304A06">
        <w:rPr>
          <w:sz w:val="12"/>
        </w:rPr>
        <w:t>¶</w:t>
      </w:r>
      <w:r w:rsidRPr="00304A06">
        <w:t xml:space="preserve"> It has been reported that </w:t>
      </w:r>
      <w:r w:rsidRPr="00492079">
        <w:rPr>
          <w:rStyle w:val="StyleBoldUnderline"/>
        </w:rPr>
        <w:t>“</w:t>
      </w:r>
      <w:r w:rsidRPr="00492079">
        <w:rPr>
          <w:rStyle w:val="StyleBoldUnderline"/>
          <w:highlight w:val="yellow"/>
        </w:rPr>
        <w:t>girls as young as 13 years</w:t>
      </w:r>
      <w:r w:rsidRPr="00304A06">
        <w:rPr>
          <w:sz w:val="12"/>
          <w:highlight w:val="yellow"/>
        </w:rPr>
        <w:t>¶</w:t>
      </w:r>
      <w:r w:rsidRPr="00304A06">
        <w:rPr>
          <w:b/>
          <w:sz w:val="12"/>
          <w:highlight w:val="yellow"/>
          <w:u w:val="single"/>
        </w:rPr>
        <w:t xml:space="preserve"> </w:t>
      </w:r>
      <w:r w:rsidRPr="00492079">
        <w:rPr>
          <w:rStyle w:val="StyleBoldUnderline"/>
          <w:highlight w:val="yellow"/>
        </w:rPr>
        <w:t>old are being prostituted as an economic improvement strategy</w:t>
      </w:r>
      <w:r w:rsidRPr="00304A06">
        <w:t xml:space="preserve"> for themselves and their families.</w:t>
      </w:r>
      <w:proofErr w:type="gramStart"/>
      <w:r w:rsidRPr="00304A06">
        <w:t>”</w:t>
      </w:r>
      <w:proofErr w:type="gramEnd"/>
      <w:r w:rsidRPr="00304A06">
        <w:t>37</w:t>
      </w:r>
      <w:r w:rsidRPr="00304A06">
        <w:rPr>
          <w:sz w:val="12"/>
        </w:rPr>
        <w:t>¶</w:t>
      </w:r>
      <w:r w:rsidRPr="00304A06">
        <w:t xml:space="preserve"> Unfortunately, </w:t>
      </w:r>
      <w:r w:rsidRPr="00492079">
        <w:rPr>
          <w:rStyle w:val="StyleBoldUnderline"/>
          <w:highlight w:val="yellow"/>
        </w:rPr>
        <w:t>there are no independent organizations dedicated to the protection of children and</w:t>
      </w:r>
      <w:r w:rsidRPr="00304A06">
        <w:rPr>
          <w:b/>
          <w:sz w:val="12"/>
          <w:highlight w:val="yellow"/>
          <w:u w:val="single"/>
        </w:rPr>
        <w:t xml:space="preserve"> </w:t>
      </w:r>
      <w:r w:rsidRPr="00492079">
        <w:rPr>
          <w:rStyle w:val="StyleBoldUnderline"/>
          <w:highlight w:val="yellow"/>
        </w:rPr>
        <w:t>women</w:t>
      </w:r>
      <w:proofErr w:type="gramStart"/>
      <w:r w:rsidRPr="00492079">
        <w:rPr>
          <w:rStyle w:val="StyleBoldUnderline"/>
          <w:highlight w:val="yellow"/>
        </w:rPr>
        <w:t>.</w:t>
      </w:r>
      <w:r w:rsidRPr="00AC7B23">
        <w:rPr>
          <w:b/>
          <w:u w:val="single"/>
        </w:rPr>
        <w:t xml:space="preserve"> </w:t>
      </w:r>
      <w:proofErr w:type="gramEnd"/>
      <w:r w:rsidRPr="00304A06">
        <w:t>Coupled with the widespread and government-organized censorship of the media, “</w:t>
      </w:r>
      <w:r w:rsidRPr="00492079">
        <w:rPr>
          <w:rStyle w:val="StyleBoldUnderline"/>
          <w:highlight w:val="yellow"/>
        </w:rPr>
        <w:t>few inside Cuba can focus on these problems</w:t>
      </w:r>
      <w:r w:rsidRPr="00304A06">
        <w:rPr>
          <w:b/>
          <w:highlight w:val="yellow"/>
          <w:u w:val="single"/>
        </w:rPr>
        <w:t>.”</w:t>
      </w:r>
      <w:r w:rsidRPr="00492079">
        <w:rPr>
          <w:b/>
          <w:u w:val="single"/>
        </w:rPr>
        <w:t>38</w:t>
      </w:r>
    </w:p>
    <w:p w:rsidR="00C029C0" w:rsidRDefault="00C029C0" w:rsidP="00C029C0"/>
    <w:p w:rsidR="00171EAC" w:rsidRPr="00E94738" w:rsidRDefault="00171EAC" w:rsidP="00171EAC">
      <w:pPr>
        <w:pStyle w:val="Heading3"/>
        <w:rPr>
          <w:rFonts w:asciiTheme="minorHAnsi" w:hAnsiTheme="minorHAnsi"/>
        </w:rPr>
      </w:pPr>
      <w:bookmarkStart w:id="7" w:name="_Toc361218799"/>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Impact ext.</w:t>
      </w:r>
      <w:bookmarkEnd w:id="7"/>
    </w:p>
    <w:p w:rsidR="00171EAC" w:rsidRDefault="00171EAC" w:rsidP="00171EAC"/>
    <w:p w:rsidR="00C029C0" w:rsidRDefault="00C029C0" w:rsidP="00C029C0">
      <w:pPr>
        <w:pStyle w:val="Heading4"/>
      </w:pPr>
      <w:r>
        <w:t xml:space="preserve">Sexual exploitation </w:t>
      </w:r>
      <w:r w:rsidR="00171EAC">
        <w:t>fosters</w:t>
      </w:r>
      <w:r>
        <w:t xml:space="preserve"> depression, trauma, addiction, self-esteem issues, humiliation, self-hatred, and desensitization. </w:t>
      </w:r>
    </w:p>
    <w:p w:rsidR="00C029C0" w:rsidRPr="001B354F" w:rsidRDefault="00C029C0" w:rsidP="00C029C0">
      <w:pPr>
        <w:rPr>
          <w:sz w:val="20"/>
        </w:rPr>
      </w:pPr>
      <w:proofErr w:type="gramStart"/>
      <w:r>
        <w:rPr>
          <w:b/>
          <w:sz w:val="24"/>
        </w:rPr>
        <w:t>Green 94</w:t>
      </w:r>
      <w:r w:rsidR="00171EAC">
        <w:rPr>
          <w:b/>
          <w:sz w:val="24"/>
        </w:rPr>
        <w:t xml:space="preserve">, </w:t>
      </w:r>
      <w:r>
        <w:rPr>
          <w:sz w:val="20"/>
        </w:rPr>
        <w:t>Patricia Jennifer Green.</w:t>
      </w:r>
      <w:proofErr w:type="gramEnd"/>
      <w:r>
        <w:rPr>
          <w:sz w:val="20"/>
        </w:rPr>
        <w:t xml:space="preserve"> (</w:t>
      </w:r>
      <w:proofErr w:type="spellStart"/>
      <w:r>
        <w:rPr>
          <w:sz w:val="20"/>
        </w:rPr>
        <w:t>Rahab</w:t>
      </w:r>
      <w:proofErr w:type="spellEnd"/>
      <w:r>
        <w:rPr>
          <w:sz w:val="20"/>
        </w:rPr>
        <w:t xml:space="preserve"> Ministries, Women’s Study Centre at Sydney University, Sydney Australia)</w:t>
      </w:r>
      <w:proofErr w:type="gramStart"/>
      <w:r>
        <w:rPr>
          <w:sz w:val="20"/>
        </w:rPr>
        <w:t xml:space="preserve">. </w:t>
      </w:r>
      <w:proofErr w:type="gramEnd"/>
      <w:r>
        <w:rPr>
          <w:sz w:val="20"/>
        </w:rPr>
        <w:t xml:space="preserve">November 1994. “Prostitution: Children The Victims.” </w:t>
      </w:r>
      <w:hyperlink r:id="rId22" w:history="1">
        <w:r w:rsidRPr="00682D0A">
          <w:rPr>
            <w:rStyle w:val="Hyperlink"/>
            <w:sz w:val="20"/>
          </w:rPr>
          <w:t>http://www.wouk.org/rahab_international/pdf_files/Prostitution%20-%20Children%20the%20Victims.pdf</w:t>
        </w:r>
      </w:hyperlink>
      <w:r>
        <w:rPr>
          <w:sz w:val="20"/>
        </w:rPr>
        <w:t xml:space="preserve"> Accessed 7/9/13 //SH </w:t>
      </w:r>
    </w:p>
    <w:p w:rsidR="00C029C0" w:rsidRPr="003C340D" w:rsidRDefault="00C029C0" w:rsidP="00C029C0">
      <w:r w:rsidRPr="003C340D">
        <w:rPr>
          <w:b/>
          <w:highlight w:val="yellow"/>
          <w:u w:val="single"/>
        </w:rPr>
        <w:t>Many of the girls were traumatized,</w:t>
      </w:r>
      <w:r w:rsidRPr="003C340D">
        <w:t xml:space="preserve"> raped into submission and expressed fear of repeated beatings, </w:t>
      </w:r>
      <w:r w:rsidRPr="003C340D">
        <w:rPr>
          <w:sz w:val="12"/>
        </w:rPr>
        <w:t>¶</w:t>
      </w:r>
      <w:r w:rsidRPr="003C340D">
        <w:t xml:space="preserve"> starvation or torture if they refused to comply with customers demands. </w:t>
      </w:r>
      <w:proofErr w:type="gramStart"/>
      <w:r w:rsidRPr="003C340D">
        <w:t xml:space="preserve">Stories of young teenagers </w:t>
      </w:r>
      <w:r w:rsidRPr="003C340D">
        <w:rPr>
          <w:sz w:val="12"/>
        </w:rPr>
        <w:t>¶</w:t>
      </w:r>
      <w:r w:rsidRPr="003C340D">
        <w:t xml:space="preserve"> beaten to death by the pimps for refusing to comply with customers demands or trying to escape.</w:t>
      </w:r>
      <w:proofErr w:type="gramEnd"/>
      <w:r w:rsidRPr="003C340D">
        <w:t xml:space="preserve"> Such </w:t>
      </w:r>
      <w:r w:rsidRPr="003C340D">
        <w:rPr>
          <w:sz w:val="12"/>
        </w:rPr>
        <w:t>¶</w:t>
      </w:r>
      <w:r w:rsidRPr="003C340D">
        <w:t xml:space="preserve"> stories have been substantiated by police and press reports. In some cases </w:t>
      </w:r>
      <w:r w:rsidRPr="003C340D">
        <w:rPr>
          <w:b/>
          <w:highlight w:val="yellow"/>
          <w:u w:val="single"/>
        </w:rPr>
        <w:t>children were subdued with</w:t>
      </w:r>
      <w:r w:rsidRPr="003C340D">
        <w:rPr>
          <w:sz w:val="12"/>
          <w:highlight w:val="yellow"/>
        </w:rPr>
        <w:t>¶</w:t>
      </w:r>
      <w:r w:rsidRPr="003C340D">
        <w:rPr>
          <w:b/>
          <w:highlight w:val="yellow"/>
          <w:u w:val="single"/>
        </w:rPr>
        <w:t xml:space="preserve"> drugs, </w:t>
      </w:r>
      <w:r w:rsidRPr="003C340D">
        <w:rPr>
          <w:b/>
          <w:u w:val="single"/>
        </w:rPr>
        <w:t xml:space="preserve">consequently </w:t>
      </w:r>
      <w:r w:rsidRPr="003C340D">
        <w:rPr>
          <w:b/>
          <w:highlight w:val="yellow"/>
          <w:u w:val="single"/>
        </w:rPr>
        <w:t xml:space="preserve">developing </w:t>
      </w:r>
      <w:r w:rsidRPr="003C340D">
        <w:rPr>
          <w:b/>
          <w:u w:val="single"/>
        </w:rPr>
        <w:t xml:space="preserve">drug or alcohol </w:t>
      </w:r>
      <w:r w:rsidRPr="003C340D">
        <w:rPr>
          <w:b/>
          <w:highlight w:val="yellow"/>
          <w:u w:val="single"/>
        </w:rPr>
        <w:t>dependency.</w:t>
      </w:r>
      <w:r w:rsidRPr="003C340D">
        <w:rPr>
          <w:highlight w:val="yellow"/>
        </w:rPr>
        <w:t xml:space="preserve"> </w:t>
      </w:r>
      <w:r w:rsidRPr="003C340D">
        <w:rPr>
          <w:sz w:val="12"/>
          <w:highlight w:val="yellow"/>
        </w:rPr>
        <w:t>¶</w:t>
      </w:r>
      <w:r w:rsidRPr="003C340D">
        <w:rPr>
          <w:highlight w:val="yellow"/>
        </w:rPr>
        <w:t xml:space="preserve"> </w:t>
      </w:r>
      <w:r w:rsidRPr="003C340D">
        <w:rPr>
          <w:b/>
          <w:highlight w:val="yellow"/>
          <w:u w:val="single"/>
        </w:rPr>
        <w:t xml:space="preserve">Most of the children expressed attitudes </w:t>
      </w:r>
      <w:r w:rsidRPr="003C340D">
        <w:rPr>
          <w:b/>
          <w:u w:val="single"/>
        </w:rPr>
        <w:t xml:space="preserve">of self rejection and </w:t>
      </w:r>
      <w:r w:rsidRPr="003C340D">
        <w:rPr>
          <w:b/>
          <w:highlight w:val="yellow"/>
          <w:u w:val="single"/>
        </w:rPr>
        <w:t>hatred of self</w:t>
      </w:r>
      <w:r w:rsidRPr="003C340D">
        <w:t xml:space="preserve"> for what they had become. </w:t>
      </w:r>
      <w:r w:rsidRPr="003C340D">
        <w:rPr>
          <w:sz w:val="12"/>
        </w:rPr>
        <w:t>¶</w:t>
      </w:r>
      <w:r w:rsidRPr="003C340D">
        <w:t xml:space="preserve"> </w:t>
      </w:r>
      <w:proofErr w:type="gramStart"/>
      <w:r w:rsidRPr="003C340D">
        <w:t>They</w:t>
      </w:r>
      <w:proofErr w:type="gramEnd"/>
      <w:r w:rsidRPr="003C340D">
        <w:t xml:space="preserve"> felt rejected by other people. Ninety percent of the girls exhibited </w:t>
      </w:r>
      <w:r w:rsidRPr="003C340D">
        <w:rPr>
          <w:b/>
          <w:u w:val="single"/>
        </w:rPr>
        <w:t>very low self esteem</w:t>
      </w:r>
      <w:r w:rsidRPr="001B354F">
        <w:rPr>
          <w:b/>
          <w:u w:val="single"/>
        </w:rPr>
        <w:t xml:space="preserve">, </w:t>
      </w:r>
      <w:r w:rsidRPr="003C340D">
        <w:t xml:space="preserve">feelings </w:t>
      </w:r>
      <w:r w:rsidRPr="003C340D">
        <w:rPr>
          <w:sz w:val="12"/>
        </w:rPr>
        <w:t>¶</w:t>
      </w:r>
      <w:r w:rsidRPr="003C340D">
        <w:t xml:space="preserve"> of inadequacy and confusion. </w:t>
      </w:r>
      <w:r w:rsidRPr="003C340D">
        <w:rPr>
          <w:b/>
          <w:highlight w:val="yellow"/>
          <w:u w:val="single"/>
        </w:rPr>
        <w:t>They felt</w:t>
      </w:r>
      <w:r w:rsidRPr="003C340D">
        <w:rPr>
          <w:b/>
          <w:u w:val="single"/>
        </w:rPr>
        <w:t xml:space="preserve"> </w:t>
      </w:r>
      <w:r w:rsidRPr="003C340D">
        <w:rPr>
          <w:b/>
          <w:highlight w:val="yellow"/>
          <w:u w:val="single"/>
        </w:rPr>
        <w:t xml:space="preserve">humiliated and expressed feelings of deep quilt and shame, </w:t>
      </w:r>
      <w:r w:rsidRPr="003C340D">
        <w:rPr>
          <w:sz w:val="12"/>
          <w:highlight w:val="yellow"/>
        </w:rPr>
        <w:t>¶</w:t>
      </w:r>
      <w:r w:rsidRPr="003C340D">
        <w:rPr>
          <w:b/>
          <w:highlight w:val="yellow"/>
          <w:u w:val="single"/>
        </w:rPr>
        <w:t xml:space="preserve"> with comments such as: </w:t>
      </w:r>
      <w:r w:rsidRPr="003C340D">
        <w:rPr>
          <w:sz w:val="12"/>
          <w:highlight w:val="yellow"/>
        </w:rPr>
        <w:t>¶</w:t>
      </w:r>
      <w:r w:rsidRPr="003C340D">
        <w:rPr>
          <w:b/>
          <w:highlight w:val="yellow"/>
          <w:u w:val="single"/>
        </w:rPr>
        <w:t xml:space="preserve"> “</w:t>
      </w:r>
      <w:r w:rsidRPr="003C340D">
        <w:rPr>
          <w:b/>
          <w:i/>
          <w:highlight w:val="yellow"/>
          <w:u w:val="single"/>
        </w:rPr>
        <w:t>I must have been bad or they wouldn’t have sold me.”</w:t>
      </w:r>
      <w:r w:rsidRPr="003C340D">
        <w:t xml:space="preserve"> Some girls felt they were broken to a point where they could never regain self respect and dignity three </w:t>
      </w:r>
      <w:r w:rsidRPr="003C340D">
        <w:rPr>
          <w:sz w:val="12"/>
        </w:rPr>
        <w:t>¶</w:t>
      </w:r>
      <w:r w:rsidRPr="003C340D">
        <w:t xml:space="preserve"> or four years later were still tearful when relating their experiences during the interviews. A common </w:t>
      </w:r>
      <w:r w:rsidRPr="003C340D">
        <w:rPr>
          <w:sz w:val="12"/>
        </w:rPr>
        <w:t>¶</w:t>
      </w:r>
      <w:r w:rsidRPr="003C340D">
        <w:t xml:space="preserve"> observation was: </w:t>
      </w:r>
      <w:r w:rsidRPr="003C340D">
        <w:rPr>
          <w:sz w:val="12"/>
        </w:rPr>
        <w:t>¶</w:t>
      </w:r>
      <w:r w:rsidRPr="003C340D">
        <w:t xml:space="preserve"> “</w:t>
      </w:r>
      <w:r w:rsidRPr="003C340D">
        <w:rPr>
          <w:b/>
          <w:i/>
          <w:highlight w:val="yellow"/>
          <w:u w:val="single"/>
        </w:rPr>
        <w:t>Although I smile on the outside, on the inside I am still crying.</w:t>
      </w:r>
      <w:r w:rsidRPr="003C340D">
        <w:rPr>
          <w:highlight w:val="yellow"/>
        </w:rPr>
        <w:t xml:space="preserve">” </w:t>
      </w:r>
      <w:r w:rsidRPr="003C340D">
        <w:rPr>
          <w:sz w:val="12"/>
          <w:highlight w:val="yellow"/>
        </w:rPr>
        <w:t>¶</w:t>
      </w:r>
      <w:r w:rsidRPr="003C340D">
        <w:rPr>
          <w:highlight w:val="yellow"/>
        </w:rPr>
        <w:t xml:space="preserve"> </w:t>
      </w:r>
      <w:r w:rsidRPr="003C340D">
        <w:rPr>
          <w:b/>
          <w:u w:val="single"/>
        </w:rPr>
        <w:t>Severe depression and high suicidal tendencies were also evident</w:t>
      </w:r>
      <w:proofErr w:type="gramStart"/>
      <w:r w:rsidRPr="003C340D">
        <w:t xml:space="preserve">. </w:t>
      </w:r>
      <w:proofErr w:type="gramEnd"/>
      <w:r w:rsidRPr="003C340D">
        <w:t>More than fifty percent stated that</w:t>
      </w:r>
      <w:r w:rsidRPr="003C340D">
        <w:rPr>
          <w:sz w:val="12"/>
        </w:rPr>
        <w:t>¶</w:t>
      </w:r>
      <w:r w:rsidRPr="003C340D">
        <w:t xml:space="preserve"> while in the brothel they wanted to kill themselves, Suicide was not uncommon. Most girls had strong </w:t>
      </w:r>
      <w:r w:rsidRPr="003C340D">
        <w:rPr>
          <w:sz w:val="12"/>
        </w:rPr>
        <w:t>¶</w:t>
      </w:r>
      <w:r w:rsidRPr="003C340D">
        <w:t xml:space="preserve"> feelings of hate toward those who had tricked, sold and abused them and wanted to punish them. </w:t>
      </w:r>
      <w:r w:rsidRPr="003C340D">
        <w:rPr>
          <w:sz w:val="12"/>
        </w:rPr>
        <w:t>¶</w:t>
      </w:r>
      <w:r w:rsidRPr="003C340D">
        <w:t xml:space="preserve"> Values and family relationships were confused and most children evidenced strong feelings of denial </w:t>
      </w:r>
      <w:r w:rsidRPr="003C340D">
        <w:rPr>
          <w:sz w:val="12"/>
        </w:rPr>
        <w:t>¶</w:t>
      </w:r>
      <w:r w:rsidRPr="003C340D">
        <w:t xml:space="preserve"> and inner conflict about their families. Difficulty in reconciling that parents loved them but sold them </w:t>
      </w:r>
      <w:r w:rsidRPr="003C340D">
        <w:rPr>
          <w:sz w:val="12"/>
        </w:rPr>
        <w:t>¶</w:t>
      </w:r>
      <w:r w:rsidRPr="003C340D">
        <w:t xml:space="preserve"> ‘into </w:t>
      </w:r>
      <w:proofErr w:type="gramStart"/>
      <w:r w:rsidRPr="003C340D">
        <w:t xml:space="preserve">hell.’ </w:t>
      </w:r>
      <w:proofErr w:type="gramEnd"/>
      <w:r w:rsidRPr="003C340D">
        <w:t xml:space="preserve">A frequent comment way: </w:t>
      </w:r>
      <w:r w:rsidRPr="003C340D">
        <w:rPr>
          <w:sz w:val="12"/>
        </w:rPr>
        <w:t>¶</w:t>
      </w:r>
      <w:r w:rsidRPr="003C340D">
        <w:t xml:space="preserve"> “If my parents really loved me how could they have sold me into this life.” </w:t>
      </w:r>
      <w:r w:rsidRPr="003C340D">
        <w:rPr>
          <w:sz w:val="12"/>
        </w:rPr>
        <w:t>¶</w:t>
      </w:r>
      <w:r w:rsidRPr="003C340D">
        <w:t xml:space="preserve"> Many children express fear of further violation, fear of being sold again, fear of man, and of violence</w:t>
      </w:r>
      <w:proofErr w:type="gramStart"/>
      <w:r w:rsidRPr="003C340D">
        <w:t xml:space="preserve">. </w:t>
      </w:r>
      <w:proofErr w:type="gramEnd"/>
      <w:r w:rsidRPr="003C340D">
        <w:rPr>
          <w:sz w:val="12"/>
        </w:rPr>
        <w:t>¶</w:t>
      </w:r>
      <w:r w:rsidRPr="003C340D">
        <w:t xml:space="preserve"> </w:t>
      </w:r>
      <w:proofErr w:type="gramStart"/>
      <w:r w:rsidRPr="003C340D">
        <w:t>Others</w:t>
      </w:r>
      <w:proofErr w:type="gramEnd"/>
      <w:r w:rsidRPr="003C340D">
        <w:t xml:space="preserve"> feared returning home without money and being subjected to beating or resale. Fear of new </w:t>
      </w:r>
      <w:r w:rsidRPr="003C340D">
        <w:rPr>
          <w:sz w:val="12"/>
        </w:rPr>
        <w:t>¶</w:t>
      </w:r>
      <w:r w:rsidRPr="003C340D">
        <w:t xml:space="preserve"> care givers or ‘helpers’ and authority figures was also evident. Fear of being resold contributed to </w:t>
      </w:r>
      <w:r w:rsidRPr="003C340D">
        <w:rPr>
          <w:sz w:val="12"/>
        </w:rPr>
        <w:t>¶</w:t>
      </w:r>
      <w:r w:rsidRPr="003C340D">
        <w:t xml:space="preserve"> difficulties in trust building and self disclosure.</w:t>
      </w:r>
      <w:r w:rsidRPr="003C340D">
        <w:rPr>
          <w:sz w:val="12"/>
        </w:rPr>
        <w:t>¶</w:t>
      </w:r>
      <w:r w:rsidRPr="003C340D">
        <w:t xml:space="preserve"> Most of the girls interviewed held distorted perceptions of sex. They viewed sexual intercourse as </w:t>
      </w:r>
      <w:r w:rsidRPr="003C340D">
        <w:rPr>
          <w:sz w:val="12"/>
        </w:rPr>
        <w:t>¶</w:t>
      </w:r>
      <w:r w:rsidRPr="003C340D">
        <w:t xml:space="preserve"> being disgusting, and associated with deception, pain and violence. Few could equate sexual activity </w:t>
      </w:r>
      <w:r w:rsidRPr="003C340D">
        <w:rPr>
          <w:sz w:val="12"/>
        </w:rPr>
        <w:t>¶</w:t>
      </w:r>
      <w:r w:rsidRPr="003C340D">
        <w:t xml:space="preserve"> with loving or caring but simply saw it as a means of economic exchange. This contributed to a sense </w:t>
      </w:r>
      <w:r w:rsidRPr="003C340D">
        <w:rPr>
          <w:sz w:val="12"/>
        </w:rPr>
        <w:t>¶</w:t>
      </w:r>
      <w:r w:rsidRPr="003C340D">
        <w:t xml:space="preserve"> of loss of personhood. Children and adolescents seldom gain financially in the sex industry so </w:t>
      </w:r>
      <w:proofErr w:type="gramStart"/>
      <w:r w:rsidRPr="003C340D">
        <w:t>these is</w:t>
      </w:r>
      <w:proofErr w:type="gramEnd"/>
      <w:r w:rsidRPr="003C340D">
        <w:t xml:space="preserve"> </w:t>
      </w:r>
      <w:r w:rsidRPr="003C340D">
        <w:rPr>
          <w:sz w:val="12"/>
        </w:rPr>
        <w:t>¶</w:t>
      </w:r>
      <w:r w:rsidRPr="003C340D">
        <w:t xml:space="preserve"> added sense of loss, sacrifice and suffering no gain. </w:t>
      </w:r>
      <w:r w:rsidRPr="003C340D">
        <w:rPr>
          <w:sz w:val="12"/>
        </w:rPr>
        <w:t>¶</w:t>
      </w:r>
      <w:r w:rsidRPr="003C340D">
        <w:t xml:space="preserve"> </w:t>
      </w:r>
      <w:r w:rsidRPr="003C340D">
        <w:rPr>
          <w:b/>
          <w:highlight w:val="yellow"/>
          <w:u w:val="single"/>
        </w:rPr>
        <w:t>Several girls</w:t>
      </w:r>
      <w:r w:rsidRPr="003C340D">
        <w:t xml:space="preserve"> said that they </w:t>
      </w:r>
      <w:r w:rsidRPr="003C340D">
        <w:rPr>
          <w:b/>
          <w:highlight w:val="yellow"/>
          <w:u w:val="single"/>
        </w:rPr>
        <w:t>became desensitized</w:t>
      </w:r>
      <w:r w:rsidRPr="003C340D">
        <w:t xml:space="preserve">: </w:t>
      </w:r>
      <w:r w:rsidRPr="003C340D">
        <w:rPr>
          <w:sz w:val="12"/>
        </w:rPr>
        <w:t>¶</w:t>
      </w:r>
      <w:r w:rsidRPr="003C340D">
        <w:t xml:space="preserve"> “I no longer care what happens to me.” </w:t>
      </w:r>
      <w:r w:rsidRPr="003C340D">
        <w:rPr>
          <w:sz w:val="12"/>
        </w:rPr>
        <w:t>¶</w:t>
      </w:r>
      <w:r w:rsidRPr="003C340D">
        <w:t xml:space="preserve"> “Nothing more bad can happen to me now” </w:t>
      </w:r>
      <w:r w:rsidRPr="003C340D">
        <w:rPr>
          <w:sz w:val="12"/>
        </w:rPr>
        <w:t>¶</w:t>
      </w:r>
      <w:r w:rsidRPr="003C340D">
        <w:t xml:space="preserve"> </w:t>
      </w:r>
      <w:r w:rsidRPr="003C340D">
        <w:rPr>
          <w:b/>
          <w:u w:val="single"/>
        </w:rPr>
        <w:t xml:space="preserve">Desensitization blanked out their minds to enable them to cope with the constant trauma of abuse </w:t>
      </w:r>
      <w:r w:rsidRPr="003C340D">
        <w:t xml:space="preserve">and </w:t>
      </w:r>
      <w:r w:rsidRPr="003C340D">
        <w:rPr>
          <w:sz w:val="12"/>
        </w:rPr>
        <w:t>¶</w:t>
      </w:r>
      <w:r w:rsidRPr="003C340D">
        <w:t xml:space="preserve"> loss</w:t>
      </w:r>
      <w:proofErr w:type="gramStart"/>
      <w:r w:rsidRPr="003C340D">
        <w:t xml:space="preserve">. </w:t>
      </w:r>
      <w:proofErr w:type="gramEnd"/>
      <w:r w:rsidRPr="003C340D">
        <w:t xml:space="preserve">Dissociation and only talking about what happened to others was evident as a coping mechanism. </w:t>
      </w:r>
      <w:r w:rsidRPr="003C340D">
        <w:rPr>
          <w:sz w:val="12"/>
        </w:rPr>
        <w:t>¶</w:t>
      </w:r>
      <w:r w:rsidRPr="003C340D">
        <w:t xml:space="preserve"> When interviewed, some two or three years later, some girls were unable to recall their life in </w:t>
      </w:r>
      <w:r w:rsidRPr="003C340D">
        <w:rPr>
          <w:sz w:val="12"/>
        </w:rPr>
        <w:t>¶</w:t>
      </w:r>
      <w:r w:rsidRPr="003C340D">
        <w:t xml:space="preserve"> prostitution or any other significant life event at that time</w:t>
      </w:r>
      <w:proofErr w:type="gramStart"/>
      <w:r w:rsidRPr="003C340D">
        <w:t xml:space="preserve">. </w:t>
      </w:r>
      <w:proofErr w:type="gramEnd"/>
      <w:r w:rsidRPr="003C340D">
        <w:rPr>
          <w:sz w:val="12"/>
        </w:rPr>
        <w:t>¶</w:t>
      </w:r>
      <w:r w:rsidRPr="003C340D">
        <w:t xml:space="preserve"> Thai cultural patterns such as smiling, conflict avoidance and being ‘Jai yen’ cool hearted - the </w:t>
      </w:r>
      <w:r w:rsidRPr="003C340D">
        <w:rPr>
          <w:sz w:val="12"/>
        </w:rPr>
        <w:t>¶</w:t>
      </w:r>
      <w:r w:rsidRPr="003C340D">
        <w:t xml:space="preserve"> psychological ability to repress emotion and detach oneself from the reality of the situation, may be a </w:t>
      </w:r>
      <w:r w:rsidRPr="003C340D">
        <w:rPr>
          <w:sz w:val="12"/>
        </w:rPr>
        <w:t>¶</w:t>
      </w:r>
      <w:r w:rsidRPr="003C340D">
        <w:t xml:space="preserve"> means of stress reduction and coping for some. </w:t>
      </w:r>
      <w:r w:rsidRPr="003C340D">
        <w:rPr>
          <w:sz w:val="12"/>
        </w:rPr>
        <w:t>¶</w:t>
      </w:r>
      <w:r w:rsidRPr="003C340D">
        <w:t xml:space="preserve"> Impaired development and psychological damage was unlikely to be noticed or understood by the </w:t>
      </w:r>
      <w:r w:rsidRPr="003C340D">
        <w:rPr>
          <w:sz w:val="12"/>
        </w:rPr>
        <w:t>¶</w:t>
      </w:r>
      <w:r w:rsidRPr="003C340D">
        <w:t xml:space="preserve"> family if the girl returned home and was likely to be compounded by her being resold or continuing in </w:t>
      </w:r>
      <w:r w:rsidRPr="003C340D">
        <w:rPr>
          <w:sz w:val="12"/>
        </w:rPr>
        <w:t>¶</w:t>
      </w:r>
      <w:r w:rsidRPr="003C340D">
        <w:t xml:space="preserve"> sexual service. If help and the opportunity for a new life was not available a high percentage returned </w:t>
      </w:r>
      <w:r w:rsidRPr="003C340D">
        <w:rPr>
          <w:sz w:val="12"/>
        </w:rPr>
        <w:t>¶</w:t>
      </w:r>
      <w:r w:rsidRPr="003C340D">
        <w:t xml:space="preserve"> to prostitution. </w:t>
      </w:r>
      <w:proofErr w:type="spellStart"/>
      <w:r w:rsidRPr="003C340D">
        <w:t>Meo</w:t>
      </w:r>
      <w:proofErr w:type="spellEnd"/>
      <w:r w:rsidRPr="003C340D">
        <w:t xml:space="preserve"> at 14, was forced by her mother to sleep with an old man to earn money to pay her mother’s </w:t>
      </w:r>
      <w:r w:rsidRPr="003C340D">
        <w:rPr>
          <w:sz w:val="12"/>
        </w:rPr>
        <w:t>¶</w:t>
      </w:r>
      <w:r w:rsidRPr="003C340D">
        <w:t xml:space="preserve"> gambling debts to keep her out of prison. From this experience and the constant pressure from her </w:t>
      </w:r>
      <w:r w:rsidRPr="003C340D">
        <w:rPr>
          <w:sz w:val="12"/>
        </w:rPr>
        <w:t>¶</w:t>
      </w:r>
      <w:r w:rsidRPr="003C340D">
        <w:t xml:space="preserve"> family to make money, </w:t>
      </w:r>
      <w:proofErr w:type="spellStart"/>
      <w:proofErr w:type="gramStart"/>
      <w:r w:rsidRPr="003C340D">
        <w:t>meo</w:t>
      </w:r>
      <w:proofErr w:type="spellEnd"/>
      <w:proofErr w:type="gramEnd"/>
      <w:r w:rsidRPr="003C340D">
        <w:t xml:space="preserve"> drifted into the city and prostitution. Now at 19 she is addicted to </w:t>
      </w:r>
      <w:r w:rsidRPr="003C340D">
        <w:rPr>
          <w:sz w:val="12"/>
        </w:rPr>
        <w:t>¶</w:t>
      </w:r>
      <w:r w:rsidRPr="003C340D">
        <w:t xml:space="preserve"> marijuana, alcohol and other drugs to keep her high to enable her to continue in this work. </w:t>
      </w:r>
      <w:proofErr w:type="spellStart"/>
      <w:r w:rsidRPr="003C340D">
        <w:t>Meo</w:t>
      </w:r>
      <w:proofErr w:type="spellEnd"/>
      <w:r w:rsidRPr="003C340D">
        <w:t xml:space="preserve"> </w:t>
      </w:r>
      <w:r w:rsidRPr="003C340D">
        <w:rPr>
          <w:sz w:val="12"/>
        </w:rPr>
        <w:t>¶</w:t>
      </w:r>
      <w:r w:rsidRPr="003C340D">
        <w:t xml:space="preserve"> perceives herself as: </w:t>
      </w:r>
      <w:r w:rsidRPr="003C340D">
        <w:rPr>
          <w:sz w:val="12"/>
        </w:rPr>
        <w:t>¶</w:t>
      </w:r>
      <w:r w:rsidRPr="003C340D">
        <w:t xml:space="preserve"> “A person no good for anyone or anything now.” </w:t>
      </w:r>
      <w:r w:rsidRPr="003C340D">
        <w:rPr>
          <w:sz w:val="12"/>
        </w:rPr>
        <w:t>¶</w:t>
      </w:r>
      <w:r w:rsidRPr="003C340D">
        <w:t xml:space="preserve"> Girls who had been sold and continued in prostitution, in later years tended to imitate parental child </w:t>
      </w:r>
      <w:r w:rsidRPr="003C340D">
        <w:rPr>
          <w:sz w:val="12"/>
        </w:rPr>
        <w:t>¶</w:t>
      </w:r>
      <w:r w:rsidRPr="003C340D">
        <w:t xml:space="preserve"> rearing </w:t>
      </w:r>
      <w:proofErr w:type="spellStart"/>
      <w:r w:rsidRPr="003C340D">
        <w:t>behaviours</w:t>
      </w:r>
      <w:proofErr w:type="spellEnd"/>
      <w:r w:rsidRPr="003C340D">
        <w:t xml:space="preserve"> and in turn sell or coerce their own daughters into prostitution. </w:t>
      </w:r>
      <w:r w:rsidRPr="003C340D">
        <w:rPr>
          <w:sz w:val="12"/>
        </w:rPr>
        <w:t>¶</w:t>
      </w:r>
      <w:r w:rsidRPr="003C340D">
        <w:t xml:space="preserve"> Sixty two percent of the interviewees who had been sold into prostitution had been trafficked from </w:t>
      </w:r>
      <w:r w:rsidRPr="003C340D">
        <w:rPr>
          <w:sz w:val="12"/>
        </w:rPr>
        <w:t>¶</w:t>
      </w:r>
      <w:r w:rsidRPr="003C340D">
        <w:t xml:space="preserve"> Burma. Seventy five percent were tribal, Burmese and Thai. They spoke of confusion in not knowing </w:t>
      </w:r>
      <w:r w:rsidRPr="003C340D">
        <w:rPr>
          <w:sz w:val="12"/>
        </w:rPr>
        <w:t>¶</w:t>
      </w:r>
      <w:r w:rsidRPr="003C340D">
        <w:t xml:space="preserve"> the Thai language and thus not understanding what was being said to or about them. Some had no idea </w:t>
      </w:r>
      <w:r w:rsidRPr="003C340D">
        <w:rPr>
          <w:sz w:val="12"/>
        </w:rPr>
        <w:t>¶</w:t>
      </w:r>
      <w:r w:rsidRPr="003C340D">
        <w:t xml:space="preserve"> of their location in Thailand as they could not read names and road signs. </w:t>
      </w:r>
      <w:r w:rsidRPr="003C340D">
        <w:rPr>
          <w:sz w:val="12"/>
        </w:rPr>
        <w:t>¶</w:t>
      </w:r>
      <w:r w:rsidRPr="003C340D">
        <w:t xml:space="preserve"> </w:t>
      </w:r>
      <w:proofErr w:type="gramStart"/>
      <w:r w:rsidRPr="003C340D">
        <w:t>Others</w:t>
      </w:r>
      <w:proofErr w:type="gramEnd"/>
      <w:r w:rsidRPr="003C340D">
        <w:t xml:space="preserve"> commented: </w:t>
      </w:r>
      <w:r w:rsidRPr="003C340D">
        <w:rPr>
          <w:sz w:val="12"/>
        </w:rPr>
        <w:t>¶</w:t>
      </w:r>
      <w:r w:rsidRPr="003C340D">
        <w:t xml:space="preserve"> “It was cruel. There was </w:t>
      </w:r>
      <w:proofErr w:type="gramStart"/>
      <w:r w:rsidRPr="003C340D">
        <w:t>no-one</w:t>
      </w:r>
      <w:proofErr w:type="gramEnd"/>
      <w:r w:rsidRPr="003C340D">
        <w:t xml:space="preserve"> who could tell me where I was, or </w:t>
      </w:r>
      <w:r w:rsidRPr="003C340D">
        <w:rPr>
          <w:sz w:val="12"/>
        </w:rPr>
        <w:t>¶</w:t>
      </w:r>
      <w:r w:rsidRPr="003C340D">
        <w:t xml:space="preserve"> anything about disease,’ </w:t>
      </w:r>
      <w:r w:rsidRPr="003C340D">
        <w:rPr>
          <w:sz w:val="12"/>
        </w:rPr>
        <w:t>¶</w:t>
      </w:r>
      <w:r w:rsidRPr="003C340D">
        <w:t xml:space="preserve"> Several girls commented that they had lost their childhood and had been forced into adult life. </w:t>
      </w:r>
      <w:r w:rsidRPr="003C340D">
        <w:rPr>
          <w:b/>
          <w:highlight w:val="yellow"/>
          <w:u w:val="single"/>
        </w:rPr>
        <w:t xml:space="preserve">They had </w:t>
      </w:r>
      <w:r w:rsidRPr="003C340D">
        <w:rPr>
          <w:sz w:val="12"/>
          <w:highlight w:val="yellow"/>
        </w:rPr>
        <w:t>¶</w:t>
      </w:r>
      <w:r w:rsidRPr="003C340D">
        <w:rPr>
          <w:b/>
          <w:highlight w:val="yellow"/>
          <w:u w:val="single"/>
        </w:rPr>
        <w:t xml:space="preserve"> lost their innocence, lost their body, lost their sense of self. In fact had lost everything and had no </w:t>
      </w:r>
      <w:r w:rsidRPr="003C340D">
        <w:rPr>
          <w:sz w:val="12"/>
          <w:highlight w:val="yellow"/>
        </w:rPr>
        <w:t>¶</w:t>
      </w:r>
      <w:r w:rsidRPr="003C340D">
        <w:rPr>
          <w:b/>
          <w:highlight w:val="yellow"/>
          <w:u w:val="single"/>
        </w:rPr>
        <w:t xml:space="preserve"> future</w:t>
      </w:r>
      <w:r w:rsidRPr="003C340D">
        <w:rPr>
          <w:b/>
          <w:u w:val="single"/>
        </w:rPr>
        <w:t>.</w:t>
      </w:r>
      <w:r w:rsidRPr="003C340D">
        <w:t xml:space="preserve"> As Ah </w:t>
      </w:r>
      <w:proofErr w:type="spellStart"/>
      <w:r w:rsidRPr="003C340D">
        <w:t>Sor</w:t>
      </w:r>
      <w:proofErr w:type="spellEnd"/>
      <w:r w:rsidRPr="003C340D">
        <w:t xml:space="preserve"> commented: </w:t>
      </w:r>
      <w:r w:rsidRPr="003C340D">
        <w:rPr>
          <w:sz w:val="12"/>
        </w:rPr>
        <w:t>¶</w:t>
      </w:r>
      <w:r w:rsidRPr="003C340D">
        <w:t xml:space="preserve"> “I feel ‘Jai </w:t>
      </w:r>
      <w:proofErr w:type="spellStart"/>
      <w:r w:rsidRPr="003C340D">
        <w:t>Haay</w:t>
      </w:r>
      <w:proofErr w:type="spellEnd"/>
      <w:r w:rsidRPr="003C340D">
        <w:t xml:space="preserve">’, that my heart has gone from me.” </w:t>
      </w:r>
      <w:r w:rsidRPr="003C340D">
        <w:rPr>
          <w:sz w:val="12"/>
        </w:rPr>
        <w:t>¶</w:t>
      </w:r>
      <w:r w:rsidRPr="003C340D">
        <w:t xml:space="preserve"> Dreams and nightmares were frequent recurrences for some of the girls. Dreams such as being resold, </w:t>
      </w:r>
      <w:r w:rsidRPr="003C340D">
        <w:rPr>
          <w:sz w:val="12"/>
        </w:rPr>
        <w:t>¶</w:t>
      </w:r>
      <w:r w:rsidRPr="003C340D">
        <w:t xml:space="preserve"> chased by a tiger, and of suffocation.</w:t>
      </w:r>
    </w:p>
    <w:p w:rsidR="00C742F5" w:rsidRDefault="00C742F5" w:rsidP="00C742F5"/>
    <w:p w:rsidR="00C742F5" w:rsidRDefault="00C742F5" w:rsidP="00933C02">
      <w:pPr>
        <w:rPr>
          <w:rFonts w:asciiTheme="minorHAnsi" w:hAnsiTheme="minorHAnsi"/>
        </w:rPr>
      </w:pPr>
    </w:p>
    <w:p w:rsidR="00C742F5" w:rsidRDefault="00C742F5" w:rsidP="00933C02">
      <w:pPr>
        <w:rPr>
          <w:rFonts w:asciiTheme="minorHAnsi" w:hAnsiTheme="minorHAnsi"/>
        </w:rPr>
      </w:pPr>
    </w:p>
    <w:p w:rsidR="00171EAC" w:rsidRPr="00E94738" w:rsidRDefault="00171EAC" w:rsidP="00171EAC">
      <w:pPr>
        <w:pStyle w:val="Heading3"/>
        <w:rPr>
          <w:rFonts w:asciiTheme="minorHAnsi" w:hAnsiTheme="minorHAnsi"/>
        </w:rPr>
      </w:pPr>
      <w:bookmarkStart w:id="8" w:name="_Toc361218800"/>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Impact ext.</w:t>
      </w:r>
      <w:bookmarkEnd w:id="8"/>
    </w:p>
    <w:p w:rsidR="00171EAC" w:rsidRDefault="00171EAC" w:rsidP="00171EAC"/>
    <w:p w:rsidR="00A0439B" w:rsidRDefault="00A0439B" w:rsidP="00A0439B"/>
    <w:p w:rsidR="00687694" w:rsidRPr="00E94738" w:rsidRDefault="00687694" w:rsidP="00687694">
      <w:pPr>
        <w:pStyle w:val="Heading4"/>
        <w:rPr>
          <w:rFonts w:asciiTheme="minorHAnsi" w:hAnsiTheme="minorHAnsi"/>
          <w:b w:val="0"/>
          <w:sz w:val="18"/>
        </w:rPr>
      </w:pPr>
      <w:r w:rsidRPr="00E94738">
        <w:rPr>
          <w:rFonts w:asciiTheme="minorHAnsi" w:hAnsiTheme="minorHAnsi"/>
        </w:rPr>
        <w:t>Under-aged sex tourism is rampant in Cuba</w:t>
      </w:r>
      <w:r w:rsidRPr="00E94738">
        <w:rPr>
          <w:rFonts w:asciiTheme="minorHAnsi" w:hAnsiTheme="minorHAnsi"/>
        </w:rPr>
        <w:br/>
      </w:r>
      <w:r w:rsidRPr="00E94738">
        <w:rPr>
          <w:rFonts w:asciiTheme="minorHAnsi" w:hAnsiTheme="minorHAnsi"/>
          <w:b w:val="0"/>
          <w:sz w:val="18"/>
        </w:rPr>
        <w:t xml:space="preserve">Robert </w:t>
      </w:r>
      <w:proofErr w:type="spellStart"/>
      <w:r w:rsidRPr="00E94738">
        <w:rPr>
          <w:rStyle w:val="StyleStyleBold12pt"/>
          <w:rFonts w:asciiTheme="minorHAnsi" w:hAnsiTheme="minorHAnsi"/>
          <w:b/>
          <w:highlight w:val="yellow"/>
        </w:rPr>
        <w:t>Cribb</w:t>
      </w:r>
      <w:proofErr w:type="spellEnd"/>
      <w:r w:rsidRPr="00E94738">
        <w:rPr>
          <w:rStyle w:val="StyleStyleBold12pt"/>
          <w:rFonts w:asciiTheme="minorHAnsi" w:hAnsiTheme="minorHAnsi"/>
          <w:b/>
          <w:highlight w:val="yellow"/>
        </w:rPr>
        <w:t>, et al,</w:t>
      </w:r>
      <w:r w:rsidRPr="00E94738">
        <w:rPr>
          <w:rFonts w:asciiTheme="minorHAnsi" w:hAnsiTheme="minorHAnsi"/>
          <w:b w:val="0"/>
          <w:sz w:val="18"/>
        </w:rPr>
        <w:t xml:space="preserve"> March 17, </w:t>
      </w:r>
      <w:r w:rsidRPr="00E94738">
        <w:rPr>
          <w:rStyle w:val="StyleStyleBold12pt"/>
          <w:rFonts w:asciiTheme="minorHAnsi" w:hAnsiTheme="minorHAnsi"/>
          <w:b/>
          <w:highlight w:val="yellow"/>
        </w:rPr>
        <w:t>’13</w:t>
      </w:r>
      <w:r w:rsidRPr="00E94738">
        <w:rPr>
          <w:rStyle w:val="StyleStyleBold12pt"/>
          <w:rFonts w:asciiTheme="minorHAnsi" w:hAnsiTheme="minorHAnsi"/>
          <w:highlight w:val="yellow"/>
        </w:rPr>
        <w:t>,</w:t>
      </w:r>
      <w:r w:rsidRPr="00E94738">
        <w:rPr>
          <w:rFonts w:asciiTheme="minorHAnsi" w:hAnsiTheme="minorHAnsi"/>
          <w:b w:val="0"/>
          <w:sz w:val="18"/>
        </w:rPr>
        <w:t xml:space="preserve"> Jennifer Quinn and Julian </w:t>
      </w:r>
      <w:proofErr w:type="spellStart"/>
      <w:r w:rsidRPr="00E94738">
        <w:rPr>
          <w:rFonts w:asciiTheme="minorHAnsi" w:hAnsiTheme="minorHAnsi"/>
          <w:b w:val="0"/>
          <w:sz w:val="18"/>
        </w:rPr>
        <w:t>Sher</w:t>
      </w:r>
      <w:proofErr w:type="spellEnd"/>
      <w:r w:rsidRPr="00E94738">
        <w:rPr>
          <w:rFonts w:asciiTheme="minorHAnsi" w:hAnsiTheme="minorHAnsi"/>
          <w:b w:val="0"/>
          <w:sz w:val="18"/>
        </w:rPr>
        <w:t xml:space="preserve">, and Juan O. Tamayo,  “How Cuba became the newest hotbed for tourists craving sex with minors,” Miami Herald, ACC. 5-26-2013, </w:t>
      </w:r>
      <w:hyperlink r:id="rId23" w:history="1">
        <w:r w:rsidRPr="00E94738">
          <w:rPr>
            <w:rStyle w:val="Hyperlink"/>
            <w:rFonts w:asciiTheme="minorHAnsi" w:hAnsiTheme="minorHAnsi"/>
            <w:sz w:val="18"/>
          </w:rPr>
          <w:t>http://www.miamiherald.com/2013/03/16/v-fullstory/3289971/how-cuba-became-the-newest-hotbed.html</w:t>
        </w:r>
      </w:hyperlink>
      <w:r w:rsidRPr="00E94738">
        <w:rPr>
          <w:rFonts w:asciiTheme="minorHAnsi" w:hAnsiTheme="minorHAnsi"/>
          <w:b w:val="0"/>
          <w:sz w:val="18"/>
        </w:rPr>
        <w:t>, JT//JEDI</w:t>
      </w:r>
    </w:p>
    <w:p w:rsidR="00687694" w:rsidRPr="00E94738" w:rsidRDefault="00687694" w:rsidP="00687694">
      <w:pPr>
        <w:rPr>
          <w:rStyle w:val="StyleBoldUnderline"/>
          <w:rFonts w:asciiTheme="minorHAnsi" w:hAnsiTheme="minorHAnsi"/>
          <w:highlight w:val="yellow"/>
        </w:rPr>
      </w:pPr>
      <w:r w:rsidRPr="00E94738">
        <w:rPr>
          <w:rStyle w:val="StyleBoldUnderline"/>
          <w:rFonts w:asciiTheme="minorHAnsi" w:hAnsiTheme="minorHAnsi"/>
          <w:highlight w:val="yellow"/>
        </w:rPr>
        <w:t>The State Department’s TIP report has classified Cuba as a “Tier 3” country — the worst of its rankings — when it comes to combating sex trafficking every year since 2003.</w:t>
      </w:r>
    </w:p>
    <w:p w:rsidR="00687694" w:rsidRPr="00E94738" w:rsidRDefault="00687694" w:rsidP="00687694">
      <w:pPr>
        <w:rPr>
          <w:rFonts w:asciiTheme="minorHAnsi" w:hAnsiTheme="minorHAnsi"/>
          <w:sz w:val="18"/>
        </w:rPr>
      </w:pPr>
      <w:r w:rsidRPr="00E94738">
        <w:rPr>
          <w:rStyle w:val="StyleBoldUnderline"/>
          <w:rFonts w:asciiTheme="minorHAnsi" w:hAnsiTheme="minorHAnsi"/>
          <w:highlight w:val="yellow"/>
        </w:rPr>
        <w:t>Cuban laws “do not appear to penalize prostitution of children between the ages of 16 and 18”</w:t>
      </w:r>
      <w:r w:rsidRPr="00E94738">
        <w:rPr>
          <w:rFonts w:asciiTheme="minorHAnsi" w:hAnsiTheme="minorHAnsi"/>
        </w:rPr>
        <w:t xml:space="preserve"> </w:t>
      </w:r>
      <w:r w:rsidRPr="00E94738">
        <w:rPr>
          <w:rFonts w:asciiTheme="minorHAnsi" w:hAnsiTheme="minorHAnsi"/>
          <w:sz w:val="18"/>
        </w:rPr>
        <w:t>and prostitution for those 18 and older is legal though pimping is outlawed, the 2012 edition noted.</w:t>
      </w:r>
    </w:p>
    <w:p w:rsidR="00687694" w:rsidRPr="00E94738" w:rsidRDefault="00687694" w:rsidP="00687694">
      <w:pPr>
        <w:rPr>
          <w:rFonts w:asciiTheme="minorHAnsi" w:hAnsiTheme="minorHAnsi"/>
        </w:rPr>
      </w:pPr>
      <w:r w:rsidRPr="00E94738">
        <w:rPr>
          <w:rFonts w:asciiTheme="minorHAnsi" w:hAnsiTheme="minorHAnsi"/>
          <w:sz w:val="18"/>
        </w:rPr>
        <w:t xml:space="preserve">The age of sexual consent on the island is 16 but girls can marry at 14 with parental approval, </w:t>
      </w:r>
      <w:proofErr w:type="spellStart"/>
      <w:r w:rsidRPr="00E94738">
        <w:rPr>
          <w:rFonts w:asciiTheme="minorHAnsi" w:hAnsiTheme="minorHAnsi"/>
          <w:sz w:val="18"/>
        </w:rPr>
        <w:t>Diversent</w:t>
      </w:r>
      <w:proofErr w:type="spellEnd"/>
      <w:r w:rsidRPr="00E94738">
        <w:rPr>
          <w:rFonts w:asciiTheme="minorHAnsi" w:hAnsiTheme="minorHAnsi"/>
          <w:sz w:val="18"/>
        </w:rPr>
        <w:t xml:space="preserve"> said. </w:t>
      </w:r>
      <w:r w:rsidRPr="00E94738">
        <w:rPr>
          <w:rStyle w:val="StyleBoldUnderline"/>
          <w:rFonts w:asciiTheme="minorHAnsi" w:hAnsiTheme="minorHAnsi"/>
          <w:highlight w:val="yellow"/>
        </w:rPr>
        <w:t>Foreigners caught with prostitutes older than 16 are usually not arrested</w:t>
      </w:r>
      <w:r w:rsidRPr="00E94738">
        <w:rPr>
          <w:rStyle w:val="StyleBoldUnderline"/>
          <w:rFonts w:asciiTheme="minorHAnsi" w:hAnsiTheme="minorHAnsi"/>
        </w:rPr>
        <w:t xml:space="preserve"> </w:t>
      </w:r>
      <w:r w:rsidRPr="00E94738">
        <w:rPr>
          <w:rFonts w:asciiTheme="minorHAnsi" w:hAnsiTheme="minorHAnsi"/>
          <w:sz w:val="18"/>
        </w:rPr>
        <w:t>but the minors can be sent to youth detention centers, she added</w:t>
      </w:r>
      <w:r w:rsidRPr="00E94738">
        <w:rPr>
          <w:rFonts w:asciiTheme="minorHAnsi" w:hAnsiTheme="minorHAnsi"/>
        </w:rPr>
        <w:t xml:space="preserve">, </w:t>
      </w:r>
      <w:r w:rsidRPr="00E94738">
        <w:rPr>
          <w:rStyle w:val="StyleBoldUnderline"/>
          <w:rFonts w:asciiTheme="minorHAnsi" w:hAnsiTheme="minorHAnsi"/>
          <w:highlight w:val="yellow"/>
        </w:rPr>
        <w:t>although police often take bribes to look the other way.</w:t>
      </w:r>
    </w:p>
    <w:p w:rsidR="00687694" w:rsidRPr="00E94738" w:rsidRDefault="00687694" w:rsidP="00687694">
      <w:pPr>
        <w:rPr>
          <w:rFonts w:asciiTheme="minorHAnsi" w:hAnsiTheme="minorHAnsi"/>
        </w:rPr>
      </w:pPr>
    </w:p>
    <w:p w:rsidR="00A0439B" w:rsidRDefault="00A0439B" w:rsidP="00A0439B"/>
    <w:p w:rsidR="00C742F5" w:rsidRDefault="00C742F5" w:rsidP="00933C02">
      <w:pPr>
        <w:rPr>
          <w:rFonts w:asciiTheme="minorHAnsi" w:hAnsiTheme="minorHAnsi"/>
        </w:rPr>
      </w:pPr>
    </w:p>
    <w:p w:rsidR="00453057" w:rsidRPr="00E94738" w:rsidRDefault="00453057" w:rsidP="00453057">
      <w:pPr>
        <w:pStyle w:val="Heading3"/>
        <w:rPr>
          <w:rFonts w:asciiTheme="minorHAnsi" w:hAnsiTheme="minorHAnsi"/>
        </w:rPr>
      </w:pPr>
      <w:bookmarkStart w:id="9" w:name="_Toc361218801"/>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A2: current laws</w:t>
      </w:r>
      <w:bookmarkEnd w:id="9"/>
    </w:p>
    <w:p w:rsidR="00453057" w:rsidRDefault="00453057" w:rsidP="00453057"/>
    <w:p w:rsidR="00453057" w:rsidRPr="009439CE" w:rsidRDefault="00453057" w:rsidP="00CC5A1C">
      <w:pPr>
        <w:pStyle w:val="Heading4"/>
      </w:pPr>
      <w:r>
        <w:t>The Cuba government turns a blind eye to child prostitution</w:t>
      </w:r>
    </w:p>
    <w:p w:rsidR="00453057" w:rsidRDefault="00453057" w:rsidP="00453057">
      <w:pPr>
        <w:rPr>
          <w:b/>
          <w:sz w:val="24"/>
        </w:rPr>
      </w:pPr>
      <w:r w:rsidRPr="00CC5A1C">
        <w:rPr>
          <w:b/>
          <w:sz w:val="24"/>
          <w:highlight w:val="yellow"/>
        </w:rPr>
        <w:t>Quinn et al 13</w:t>
      </w:r>
    </w:p>
    <w:p w:rsidR="00453057" w:rsidRPr="00A17AC2" w:rsidRDefault="00453057" w:rsidP="00453057">
      <w:pPr>
        <w:rPr>
          <w:sz w:val="20"/>
        </w:rPr>
      </w:pPr>
      <w:r>
        <w:rPr>
          <w:sz w:val="20"/>
        </w:rPr>
        <w:t xml:space="preserve">Jennifer Quinn, Julian </w:t>
      </w:r>
      <w:proofErr w:type="spellStart"/>
      <w:r>
        <w:rPr>
          <w:sz w:val="20"/>
        </w:rPr>
        <w:t>Sher</w:t>
      </w:r>
      <w:proofErr w:type="spellEnd"/>
      <w:r>
        <w:rPr>
          <w:sz w:val="20"/>
        </w:rPr>
        <w:t xml:space="preserve">, Juan Tamayo and Robert </w:t>
      </w:r>
      <w:proofErr w:type="spellStart"/>
      <w:r>
        <w:rPr>
          <w:sz w:val="20"/>
        </w:rPr>
        <w:t>Cribb</w:t>
      </w:r>
      <w:proofErr w:type="spellEnd"/>
      <w:proofErr w:type="gramStart"/>
      <w:r>
        <w:rPr>
          <w:sz w:val="20"/>
        </w:rPr>
        <w:t>. (The Toronto Star).</w:t>
      </w:r>
      <w:proofErr w:type="gramEnd"/>
      <w:r>
        <w:rPr>
          <w:sz w:val="20"/>
        </w:rPr>
        <w:t xml:space="preserve"> “</w:t>
      </w:r>
      <w:r w:rsidRPr="005C1D5A">
        <w:rPr>
          <w:sz w:val="20"/>
        </w:rPr>
        <w:t>Canadians are major customers in Cuba’s child sex market</w:t>
      </w:r>
      <w:r>
        <w:rPr>
          <w:sz w:val="20"/>
        </w:rPr>
        <w:t xml:space="preserve">.” March 16, 2013. </w:t>
      </w:r>
      <w:hyperlink r:id="rId24" w:history="1">
        <w:r w:rsidRPr="00786E7B">
          <w:rPr>
            <w:rStyle w:val="Hyperlink"/>
            <w:sz w:val="20"/>
          </w:rPr>
          <w:t>http://www.thestar.com/news/gta/2013/03/16/canadians_are_major_customers_in_cubas_child_sex_market.html Accessed 7/6/13</w:t>
        </w:r>
      </w:hyperlink>
      <w:r>
        <w:rPr>
          <w:sz w:val="20"/>
        </w:rPr>
        <w:t xml:space="preserve"> //SH </w:t>
      </w:r>
    </w:p>
    <w:p w:rsidR="00CC5A1C" w:rsidRDefault="00453057" w:rsidP="00453057">
      <w:r w:rsidRPr="002A0647">
        <w:t xml:space="preserve">Havana’s conspicuous scenes of street-level prostitution are the public face of a hidden, sordid trade in children as young as four. </w:t>
      </w:r>
      <w:r w:rsidRPr="0005439A">
        <w:rPr>
          <w:rStyle w:val="StyleBoldUnderline"/>
          <w:highlight w:val="yellow"/>
        </w:rPr>
        <w:t>Many prostituted children in Cuba are second- or third-generation</w:t>
      </w:r>
      <w:r w:rsidRPr="002A0647">
        <w:t xml:space="preserve">, following in the footsteps of sex-worker mothers to earn money for families complicit in their exploitation. </w:t>
      </w:r>
      <w:r w:rsidRPr="0005439A">
        <w:rPr>
          <w:rStyle w:val="StyleBoldUnderline"/>
          <w:highlight w:val="yellow"/>
        </w:rPr>
        <w:t>Cuban authorities deny the problem</w:t>
      </w:r>
      <w:r w:rsidRPr="002A0647">
        <w:t>. And Canada’s lax oversight suggests any self-proclaimed moral obligation to protect children from abuse stops at our own borders. Convicted Canadian sex offenders face little scrutiny leaving the country, little prospect of having foreign authorities warned of their arrival and little chance of being flagged by border authorities upon arrival back in Canada.</w:t>
      </w:r>
      <w:r w:rsidRPr="002A0647">
        <w:rPr>
          <w:sz w:val="12"/>
        </w:rPr>
        <w:t>¶</w:t>
      </w:r>
      <w:r w:rsidRPr="002A0647">
        <w:t xml:space="preserve"> Canadian border authorities have no access to the country’s sex offender registry and limited access to Canada’s criminal record database.</w:t>
      </w:r>
      <w:r w:rsidRPr="002A0647">
        <w:rPr>
          <w:sz w:val="12"/>
        </w:rPr>
        <w:t>¶</w:t>
      </w:r>
      <w:r w:rsidRPr="002A0647">
        <w:t xml:space="preserve"> Related</w:t>
      </w:r>
      <w:r w:rsidRPr="002A0647">
        <w:rPr>
          <w:sz w:val="12"/>
        </w:rPr>
        <w:t>¶</w:t>
      </w:r>
      <w:r w:rsidRPr="002A0647">
        <w:t xml:space="preserve"> Part 1: Toronto sex offender could be first Canadian convicted of child sex tourism in Cuba</w:t>
      </w:r>
      <w:r w:rsidRPr="002A0647">
        <w:rPr>
          <w:sz w:val="12"/>
        </w:rPr>
        <w:t>¶</w:t>
      </w:r>
      <w:r w:rsidRPr="002A0647">
        <w:t xml:space="preserve"> Cuba’s most horrifying episode of child sex tourism resulted in a girl’s death</w:t>
      </w:r>
      <w:r w:rsidRPr="002A0647">
        <w:rPr>
          <w:sz w:val="12"/>
        </w:rPr>
        <w:t>¶</w:t>
      </w:r>
      <w:r w:rsidRPr="002A0647">
        <w:t xml:space="preserve"> More on this series</w:t>
      </w:r>
      <w:r w:rsidRPr="002A0647">
        <w:rPr>
          <w:sz w:val="12"/>
        </w:rPr>
        <w:t>¶</w:t>
      </w:r>
      <w:r w:rsidRPr="002A0647">
        <w:t xml:space="preserve"> In an exclusive interview with the Star, Public Safety Minister Vic </w:t>
      </w:r>
      <w:proofErr w:type="spellStart"/>
      <w:r w:rsidRPr="002A0647">
        <w:t>Toews</w:t>
      </w:r>
      <w:proofErr w:type="spellEnd"/>
      <w:r w:rsidRPr="002A0647">
        <w:t xml:space="preserve"> acknowledged shortcomings, saying the travel of convicted sex offenders is “one of the very significant issues that does need to be addressed” through better monitoring.</w:t>
      </w:r>
      <w:r w:rsidRPr="002A0647">
        <w:rPr>
          <w:sz w:val="12"/>
        </w:rPr>
        <w:t>¶</w:t>
      </w:r>
      <w:r w:rsidRPr="002A0647">
        <w:t xml:space="preserve"> “Are there additional steps I would like to see taken?” he said. “Absolutely</w:t>
      </w:r>
      <w:proofErr w:type="gramStart"/>
      <w:r w:rsidRPr="002A0647">
        <w:t xml:space="preserve">. </w:t>
      </w:r>
      <w:proofErr w:type="gramEnd"/>
      <w:r w:rsidRPr="002A0647">
        <w:t>Am I encouraging the government to move in that direction? Absolutely.</w:t>
      </w:r>
      <w:proofErr w:type="gramStart"/>
      <w:r w:rsidRPr="002A0647">
        <w:t>”</w:t>
      </w:r>
      <w:proofErr w:type="gramEnd"/>
      <w:r w:rsidRPr="002A0647">
        <w:rPr>
          <w:sz w:val="12"/>
        </w:rPr>
        <w:t>¶</w:t>
      </w:r>
      <w:r w:rsidRPr="002A0647">
        <w:t xml:space="preserve"> Canadian men, generally between 40 and 60 years of age, are among the most numerous sexual predators in Cuba, according to internal government reports, international experts, diplomatic cables and on-the-ground interviews</w:t>
      </w:r>
      <w:proofErr w:type="gramStart"/>
      <w:r w:rsidRPr="002A0647">
        <w:t>.</w:t>
      </w:r>
      <w:r w:rsidRPr="002A0647">
        <w:rPr>
          <w:sz w:val="12"/>
        </w:rPr>
        <w:t>¶</w:t>
      </w:r>
      <w:proofErr w:type="gramEnd"/>
      <w:r w:rsidRPr="002A0647">
        <w:t xml:space="preserve"> The RCMP, in a confidential 2011 report on child sex tourism obtained by the Star through access-to-information requests, lists Cuba as a top destination in the Americas for Canadian sex tourists.</w:t>
      </w:r>
      <w:r w:rsidRPr="002A0647">
        <w:rPr>
          <w:sz w:val="12"/>
        </w:rPr>
        <w:t>¶</w:t>
      </w:r>
      <w:r w:rsidRPr="002A0647">
        <w:t xml:space="preserve"> “The issue of Canadian travelling child sex offenders is likely greater than previously thought,” the report concludes.</w:t>
      </w:r>
      <w:r w:rsidRPr="002A0647">
        <w:rPr>
          <w:sz w:val="12"/>
        </w:rPr>
        <w:t>¶</w:t>
      </w:r>
      <w:r w:rsidRPr="002A0647">
        <w:t xml:space="preserve"> </w:t>
      </w:r>
      <w:r w:rsidRPr="0005439A">
        <w:rPr>
          <w:rStyle w:val="StyleBoldUnderline"/>
          <w:highlight w:val="yellow"/>
        </w:rPr>
        <w:t>And one of the key drivers behind any flourishing child prostitution market is “an established and active sex trade.”</w:t>
      </w:r>
      <w:r w:rsidRPr="00B557EA">
        <w:rPr>
          <w:sz w:val="12"/>
          <w:highlight w:val="yellow"/>
        </w:rPr>
        <w:t>¶</w:t>
      </w:r>
      <w:r w:rsidRPr="00B557EA">
        <w:rPr>
          <w:b/>
          <w:sz w:val="12"/>
          <w:highlight w:val="yellow"/>
          <w:u w:val="single"/>
        </w:rPr>
        <w:t xml:space="preserve"> </w:t>
      </w:r>
      <w:r w:rsidRPr="0005439A">
        <w:rPr>
          <w:rStyle w:val="StyleBoldUnderline"/>
          <w:highlight w:val="yellow"/>
        </w:rPr>
        <w:t>Cuba easily meets that definition</w:t>
      </w:r>
      <w:proofErr w:type="gramStart"/>
      <w:r w:rsidRPr="00B557EA">
        <w:rPr>
          <w:b/>
          <w:highlight w:val="yellow"/>
          <w:u w:val="single"/>
        </w:rPr>
        <w:t>.</w:t>
      </w:r>
      <w:r w:rsidRPr="00B557EA">
        <w:rPr>
          <w:sz w:val="12"/>
          <w:highlight w:val="yellow"/>
        </w:rPr>
        <w:t>¶</w:t>
      </w:r>
      <w:proofErr w:type="gramEnd"/>
      <w:r w:rsidRPr="002A0647">
        <w:t xml:space="preserve"> </w:t>
      </w:r>
      <w:r w:rsidRPr="00CC5A1C">
        <w:rPr>
          <w:rStyle w:val="StyleBoldUnderline"/>
          <w:highlight w:val="yellow"/>
        </w:rPr>
        <w:t>For sex tourists, the island holds unique allure.</w:t>
      </w:r>
      <w:r w:rsidRPr="002A0647">
        <w:t xml:space="preserve"> It’s closer and cheaper than destinations such Thailand and Cambodia. HIV rates are dramatically lower than in most countries. And a trip to Cuba for single male tourists is free from the social stigma associated with Phuket or Phnom Penh.</w:t>
      </w:r>
      <w:r w:rsidRPr="002A0647">
        <w:rPr>
          <w:sz w:val="12"/>
        </w:rPr>
        <w:t>¶</w:t>
      </w:r>
      <w:r w:rsidRPr="002A0647">
        <w:t xml:space="preserve"> Furtive negotiations with pimps, cabbies and staff at high-end </w:t>
      </w:r>
      <w:r w:rsidRPr="00453057">
        <w:rPr>
          <w:rStyle w:val="StyleBoldUnderline"/>
        </w:rPr>
        <w:t>Cuban hotels can easily procure meetings with young boys or girls, according to undercover conversations with Cuban insiders and hotel security staff</w:t>
      </w:r>
      <w:r w:rsidRPr="002A0647">
        <w:t xml:space="preserve"> last month.</w:t>
      </w:r>
      <w:r w:rsidRPr="002A0647">
        <w:rPr>
          <w:sz w:val="12"/>
        </w:rPr>
        <w:t>¶</w:t>
      </w:r>
      <w:r w:rsidRPr="002A0647">
        <w:t xml:space="preserve"> </w:t>
      </w:r>
    </w:p>
    <w:p w:rsidR="00CC5A1C" w:rsidRDefault="00CC5A1C" w:rsidP="00453057"/>
    <w:p w:rsidR="00FD2499" w:rsidRDefault="00FD2499" w:rsidP="00453057"/>
    <w:p w:rsidR="00FD2499" w:rsidRDefault="00FD2499" w:rsidP="00FD2499">
      <w:pPr>
        <w:pStyle w:val="Heading4"/>
      </w:pPr>
      <w:r>
        <w:t>The police just take bribes</w:t>
      </w:r>
    </w:p>
    <w:p w:rsidR="00FD2499" w:rsidRDefault="00FD2499" w:rsidP="00FD2499">
      <w:pPr>
        <w:rPr>
          <w:b/>
          <w:sz w:val="24"/>
        </w:rPr>
      </w:pPr>
      <w:r>
        <w:rPr>
          <w:b/>
          <w:sz w:val="24"/>
        </w:rPr>
        <w:t>Quinn et al 13</w:t>
      </w:r>
    </w:p>
    <w:p w:rsidR="00FD2499" w:rsidRPr="00A17AC2" w:rsidRDefault="00FD2499" w:rsidP="00FD2499">
      <w:pPr>
        <w:rPr>
          <w:sz w:val="20"/>
        </w:rPr>
      </w:pPr>
      <w:r>
        <w:rPr>
          <w:sz w:val="20"/>
        </w:rPr>
        <w:t xml:space="preserve">Jennifer Quinn, Julian </w:t>
      </w:r>
      <w:proofErr w:type="spellStart"/>
      <w:r>
        <w:rPr>
          <w:sz w:val="20"/>
        </w:rPr>
        <w:t>Sher</w:t>
      </w:r>
      <w:proofErr w:type="spellEnd"/>
      <w:r>
        <w:rPr>
          <w:sz w:val="20"/>
        </w:rPr>
        <w:t xml:space="preserve">, Juan Tamayo and Robert </w:t>
      </w:r>
      <w:proofErr w:type="spellStart"/>
      <w:r>
        <w:rPr>
          <w:sz w:val="20"/>
        </w:rPr>
        <w:t>Cribb</w:t>
      </w:r>
      <w:proofErr w:type="spellEnd"/>
      <w:proofErr w:type="gramStart"/>
      <w:r>
        <w:rPr>
          <w:sz w:val="20"/>
        </w:rPr>
        <w:t>. (The Toronto Star).</w:t>
      </w:r>
      <w:proofErr w:type="gramEnd"/>
      <w:r>
        <w:rPr>
          <w:sz w:val="20"/>
        </w:rPr>
        <w:t xml:space="preserve"> “</w:t>
      </w:r>
      <w:r w:rsidRPr="005C1D5A">
        <w:rPr>
          <w:sz w:val="20"/>
        </w:rPr>
        <w:t>Canadians are major customers in Cuba’s child sex market</w:t>
      </w:r>
      <w:r>
        <w:rPr>
          <w:sz w:val="20"/>
        </w:rPr>
        <w:t xml:space="preserve">.” March 16, 2013. </w:t>
      </w:r>
      <w:hyperlink r:id="rId25" w:history="1">
        <w:r w:rsidRPr="00786E7B">
          <w:rPr>
            <w:rStyle w:val="Hyperlink"/>
            <w:sz w:val="20"/>
          </w:rPr>
          <w:t>http://www.thestar.com/news/gta/2013/03/16/canadians_are_major_customers_in_cubas_child_sex_market.html Accessed 7/6/13</w:t>
        </w:r>
      </w:hyperlink>
      <w:r>
        <w:rPr>
          <w:sz w:val="20"/>
        </w:rPr>
        <w:t xml:space="preserve"> //SH </w:t>
      </w:r>
    </w:p>
    <w:p w:rsidR="00FD2499" w:rsidRDefault="00FD2499" w:rsidP="00FD2499">
      <w:pPr>
        <w:rPr>
          <w:b/>
          <w:u w:val="single"/>
        </w:rPr>
      </w:pPr>
      <w:proofErr w:type="spellStart"/>
      <w:r w:rsidRPr="00CC5A1C">
        <w:rPr>
          <w:rStyle w:val="StyleBoldUnderline"/>
          <w:highlight w:val="yellow"/>
        </w:rPr>
        <w:t>Diversent</w:t>
      </w:r>
      <w:proofErr w:type="spellEnd"/>
      <w:r w:rsidRPr="00CC5A1C">
        <w:rPr>
          <w:rStyle w:val="StyleBoldUnderline"/>
          <w:highlight w:val="yellow"/>
        </w:rPr>
        <w:t xml:space="preserve"> considers child prostitution in Cuba “a serious matter because of what I see every day on the street — very young girls and boys with much older foreigners.”¶</w:t>
      </w:r>
      <w:r w:rsidRPr="002A0647">
        <w:t xml:space="preserve"> In her own Havana </w:t>
      </w:r>
      <w:proofErr w:type="spellStart"/>
      <w:r w:rsidRPr="002A0647">
        <w:t>neighbourhood</w:t>
      </w:r>
      <w:proofErr w:type="spellEnd"/>
      <w:r w:rsidRPr="002A0647">
        <w:t xml:space="preserve"> growing up, she recalls, she had a nine-year-old friend who “was groped lasciviously” by adult men for cash</w:t>
      </w:r>
      <w:proofErr w:type="gramStart"/>
      <w:r w:rsidRPr="002A0647">
        <w:t>.</w:t>
      </w:r>
      <w:r w:rsidRPr="002A0647">
        <w:rPr>
          <w:sz w:val="12"/>
        </w:rPr>
        <w:t>¶</w:t>
      </w:r>
      <w:proofErr w:type="gramEnd"/>
      <w:r w:rsidRPr="002A0647">
        <w:t xml:space="preserve"> “There’s a moment when they dedicate themselves to prostitution and there’s somebody who uses them, usually someone from their own </w:t>
      </w:r>
      <w:proofErr w:type="spellStart"/>
      <w:r w:rsidRPr="002A0647">
        <w:t>neighbourhood</w:t>
      </w:r>
      <w:proofErr w:type="spellEnd"/>
      <w:r w:rsidRPr="002A0647">
        <w:t>.”</w:t>
      </w:r>
      <w:r w:rsidRPr="002A0647">
        <w:rPr>
          <w:sz w:val="12"/>
        </w:rPr>
        <w:t>¶</w:t>
      </w:r>
      <w:r w:rsidRPr="002A0647">
        <w:t xml:space="preserve"> Prostitutes under 16 can be charged with “pre-criminal dangerousness” and be sent to youth interment camps But foreigners caught with prostitutes older </w:t>
      </w:r>
      <w:proofErr w:type="gramStart"/>
      <w:r w:rsidRPr="002A0647">
        <w:t>than</w:t>
      </w:r>
      <w:proofErr w:type="gramEnd"/>
      <w:r w:rsidRPr="002A0647">
        <w:t xml:space="preserve"> 16 rarely face arrest, she says. </w:t>
      </w:r>
      <w:r w:rsidRPr="0005439A">
        <w:rPr>
          <w:rStyle w:val="StyleBoldUnderline"/>
          <w:highlight w:val="yellow"/>
        </w:rPr>
        <w:t>And it’s alleged that police accept bribes from prostitutes and pimps to look the other way.</w:t>
      </w:r>
    </w:p>
    <w:p w:rsidR="00FD2499" w:rsidRDefault="00FD2499" w:rsidP="00453057"/>
    <w:p w:rsidR="00944560" w:rsidRDefault="00944560" w:rsidP="00453057"/>
    <w:p w:rsidR="00FD2499" w:rsidRPr="00E94738" w:rsidRDefault="00FD2499" w:rsidP="00FD2499">
      <w:pPr>
        <w:pStyle w:val="Heading3"/>
        <w:rPr>
          <w:rFonts w:asciiTheme="minorHAnsi" w:hAnsiTheme="minorHAnsi"/>
        </w:rPr>
      </w:pPr>
      <w:bookmarkStart w:id="10" w:name="_Toc361218802"/>
      <w:r>
        <w:rPr>
          <w:rFonts w:asciiTheme="minorHAnsi" w:hAnsiTheme="minorHAnsi"/>
        </w:rPr>
        <w:lastRenderedPageBreak/>
        <w:t xml:space="preserve">SEX TOURISM </w:t>
      </w:r>
      <w:r w:rsidRPr="00E94738">
        <w:rPr>
          <w:rFonts w:asciiTheme="minorHAnsi" w:hAnsiTheme="minorHAnsi"/>
        </w:rPr>
        <w:t>DA</w:t>
      </w:r>
      <w:r>
        <w:rPr>
          <w:rFonts w:asciiTheme="minorHAnsi" w:hAnsiTheme="minorHAnsi"/>
        </w:rPr>
        <w:t xml:space="preserve"> – A2: current laws</w:t>
      </w:r>
      <w:bookmarkEnd w:id="10"/>
    </w:p>
    <w:p w:rsidR="00FD2499" w:rsidRDefault="00FD2499" w:rsidP="00FD2499"/>
    <w:p w:rsidR="00FD2499" w:rsidRDefault="00FD2499" w:rsidP="00453057"/>
    <w:p w:rsidR="00CC5A1C" w:rsidRDefault="00CC5A1C" w:rsidP="00CC5A1C">
      <w:pPr>
        <w:pStyle w:val="Heading4"/>
      </w:pPr>
      <w:r>
        <w:t xml:space="preserve">The Cuban government is doing absolutely nothing about sex tourism. </w:t>
      </w:r>
    </w:p>
    <w:p w:rsidR="00CC5A1C" w:rsidRDefault="00CC5A1C" w:rsidP="00CC5A1C">
      <w:pPr>
        <w:rPr>
          <w:b/>
          <w:sz w:val="24"/>
        </w:rPr>
      </w:pPr>
      <w:proofErr w:type="spellStart"/>
      <w:r>
        <w:rPr>
          <w:b/>
          <w:sz w:val="24"/>
        </w:rPr>
        <w:t>Oleniuk</w:t>
      </w:r>
      <w:proofErr w:type="spellEnd"/>
      <w:r>
        <w:rPr>
          <w:b/>
          <w:sz w:val="24"/>
        </w:rPr>
        <w:t xml:space="preserve"> 13</w:t>
      </w:r>
    </w:p>
    <w:p w:rsidR="00CC5A1C" w:rsidRPr="00F535A6" w:rsidRDefault="00CC5A1C" w:rsidP="00CC5A1C">
      <w:pPr>
        <w:rPr>
          <w:sz w:val="20"/>
        </w:rPr>
      </w:pPr>
      <w:r>
        <w:rPr>
          <w:sz w:val="20"/>
        </w:rPr>
        <w:t xml:space="preserve">Lucas </w:t>
      </w:r>
      <w:proofErr w:type="spellStart"/>
      <w:r>
        <w:rPr>
          <w:sz w:val="20"/>
        </w:rPr>
        <w:t>Oleniuk</w:t>
      </w:r>
      <w:proofErr w:type="spellEnd"/>
      <w:r>
        <w:rPr>
          <w:sz w:val="20"/>
        </w:rPr>
        <w:t xml:space="preserve">. </w:t>
      </w:r>
      <w:proofErr w:type="gramStart"/>
      <w:r>
        <w:rPr>
          <w:sz w:val="20"/>
        </w:rPr>
        <w:t>(The Star – News Station).</w:t>
      </w:r>
      <w:proofErr w:type="gramEnd"/>
      <w:r>
        <w:rPr>
          <w:sz w:val="20"/>
        </w:rPr>
        <w:t xml:space="preserve"> March 19, 2013. “Paradise for Sex Tourists.” </w:t>
      </w:r>
      <w:hyperlink r:id="rId26" w:history="1">
        <w:r w:rsidRPr="00786E7B">
          <w:rPr>
            <w:rStyle w:val="Hyperlink"/>
            <w:sz w:val="20"/>
          </w:rPr>
          <w:t>http://www.thestar.com/opinion/editorials/2013/03/19/paradise_for_sex_tourists.html Accessed 7/6/13</w:t>
        </w:r>
      </w:hyperlink>
      <w:r>
        <w:rPr>
          <w:sz w:val="20"/>
        </w:rPr>
        <w:t xml:space="preserve"> //SH </w:t>
      </w:r>
    </w:p>
    <w:p w:rsidR="00CC5A1C" w:rsidRDefault="00CC5A1C" w:rsidP="00CC5A1C">
      <w:r w:rsidRPr="00F535A6">
        <w:t xml:space="preserve">But some tourists are drawn by more its unspoiled beaches and fine cigars. </w:t>
      </w:r>
      <w:r w:rsidRPr="00F535A6">
        <w:rPr>
          <w:b/>
          <w:u w:val="single"/>
        </w:rPr>
        <w:t>The</w:t>
      </w:r>
      <w:r w:rsidRPr="00F535A6">
        <w:t xml:space="preserve"> Caribbean </w:t>
      </w:r>
      <w:r w:rsidRPr="00F535A6">
        <w:rPr>
          <w:b/>
          <w:u w:val="single"/>
        </w:rPr>
        <w:t>island has become a magnet for men eager to engage in sex with pre-pubescent girls, some as young as four.</w:t>
      </w:r>
      <w:r w:rsidRPr="00F535A6">
        <w:t xml:space="preserve"> A confidential 2011 RCMP report on child sex tourism, obtained by a Star investigative team using </w:t>
      </w:r>
      <w:r w:rsidRPr="0005439A">
        <w:rPr>
          <w:rStyle w:val="StyleBoldUnderline"/>
          <w:highlight w:val="yellow"/>
        </w:rPr>
        <w:t>Canada’s Access to Information Act, identifies Cuba as one of the most popular destinations in the Americas for child sex tourism</w:t>
      </w:r>
      <w:r w:rsidRPr="00F535A6">
        <w:rPr>
          <w:highlight w:val="yellow"/>
        </w:rPr>
        <w:t>.</w:t>
      </w:r>
      <w:r w:rsidRPr="00F535A6">
        <w:rPr>
          <w:sz w:val="12"/>
          <w:highlight w:val="yellow"/>
        </w:rPr>
        <w:t>¶</w:t>
      </w:r>
      <w:r w:rsidRPr="00F535A6">
        <w:t xml:space="preserve"> The Canadian government, while acknowledging sex offenders are going abroad to exploit children, has done little to stop them. </w:t>
      </w:r>
      <w:r w:rsidRPr="0005439A">
        <w:rPr>
          <w:rStyle w:val="StyleBoldUnderline"/>
          <w:highlight w:val="yellow"/>
        </w:rPr>
        <w:t>The Cuban government,</w:t>
      </w:r>
      <w:r w:rsidRPr="00F535A6">
        <w:t xml:space="preserve"> eager for hard currency, </w:t>
      </w:r>
      <w:r w:rsidRPr="0005439A">
        <w:rPr>
          <w:rStyle w:val="StyleBoldUnderline"/>
          <w:highlight w:val="yellow"/>
        </w:rPr>
        <w:t>denies that a problem even exists</w:t>
      </w:r>
      <w:r w:rsidRPr="00F535A6">
        <w:t>.</w:t>
      </w:r>
      <w:r w:rsidRPr="00F535A6">
        <w:rPr>
          <w:sz w:val="12"/>
        </w:rPr>
        <w:t>¶</w:t>
      </w:r>
      <w:r w:rsidRPr="00F535A6">
        <w:t xml:space="preserve"> “There are no exit records that are kept of these individuals so it’s very difficult for us to know whether someone is in fact leaving the country for these reasons,” Vic </w:t>
      </w:r>
      <w:proofErr w:type="spellStart"/>
      <w:r w:rsidRPr="00F535A6">
        <w:t>Toews</w:t>
      </w:r>
      <w:proofErr w:type="spellEnd"/>
      <w:r w:rsidRPr="00F535A6">
        <w:t>, the federal minister of public safety, told the Star. “My preference is that these individuals are prosecuted within the jurisdiction where they are discovered.”</w:t>
      </w:r>
      <w:r w:rsidRPr="00F535A6">
        <w:rPr>
          <w:sz w:val="12"/>
        </w:rPr>
        <w:t>¶</w:t>
      </w:r>
      <w:r w:rsidRPr="00F535A6">
        <w:t xml:space="preserve"> </w:t>
      </w:r>
      <w:proofErr w:type="gramStart"/>
      <w:r w:rsidRPr="00F535A6">
        <w:t>That</w:t>
      </w:r>
      <w:proofErr w:type="gramEnd"/>
      <w:r w:rsidRPr="00F535A6">
        <w:t xml:space="preserve"> is not likely to happen. </w:t>
      </w:r>
      <w:r w:rsidRPr="0005439A">
        <w:rPr>
          <w:rStyle w:val="StyleBoldUnderline"/>
          <w:highlight w:val="yellow"/>
        </w:rPr>
        <w:t>Cuban police are willing to look the other</w:t>
      </w:r>
      <w:r w:rsidRPr="0005439A">
        <w:rPr>
          <w:rStyle w:val="StyleBoldUnderline"/>
        </w:rPr>
        <w:t xml:space="preserve"> </w:t>
      </w:r>
      <w:r w:rsidRPr="0005439A">
        <w:rPr>
          <w:rStyle w:val="StyleBoldUnderline"/>
          <w:highlight w:val="yellow"/>
        </w:rPr>
        <w:t>way,</w:t>
      </w:r>
      <w:r w:rsidRPr="00F535A6">
        <w:t xml:space="preserve"> if their palms are greased. </w:t>
      </w:r>
      <w:r w:rsidRPr="0005439A">
        <w:rPr>
          <w:rStyle w:val="StyleBoldUnderline"/>
          <w:highlight w:val="yellow"/>
        </w:rPr>
        <w:t>The government rarely prosecutes foreign sexual predators. It refuses to release records of child exploitation to international or domestic relief agencies</w:t>
      </w:r>
      <w:r w:rsidRPr="0005439A">
        <w:rPr>
          <w:rStyle w:val="StyleBoldUnderline"/>
        </w:rPr>
        <w:t>.</w:t>
      </w:r>
      <w:r w:rsidRPr="00F535A6">
        <w:t xml:space="preserve"> And </w:t>
      </w:r>
      <w:proofErr w:type="spellStart"/>
      <w:r w:rsidRPr="00F535A6">
        <w:t>Raúl</w:t>
      </w:r>
      <w:proofErr w:type="spellEnd"/>
      <w:r w:rsidRPr="00F535A6">
        <w:t xml:space="preserve"> Castro – Fidel’s younger brother who succeeded him as president in 2008 – insists that the island is a family-friendly tourist mecca.</w:t>
      </w:r>
    </w:p>
    <w:p w:rsidR="00CC5A1C" w:rsidRDefault="00CC5A1C" w:rsidP="00453057"/>
    <w:p w:rsidR="00CC5A1C" w:rsidRDefault="00CC5A1C" w:rsidP="00453057"/>
    <w:p w:rsidR="00CC5A1C" w:rsidRDefault="00CC5A1C" w:rsidP="00453057"/>
    <w:p w:rsidR="00CC5A1C" w:rsidRDefault="00CC5A1C" w:rsidP="00453057"/>
    <w:p w:rsidR="00CC5A1C" w:rsidRDefault="00CC5A1C" w:rsidP="00453057"/>
    <w:p w:rsidR="00CC5A1C" w:rsidRDefault="00787B5A" w:rsidP="00787B5A">
      <w:pPr>
        <w:pStyle w:val="Heading3"/>
      </w:pPr>
      <w:bookmarkStart w:id="11" w:name="_Toc361218803"/>
      <w:r>
        <w:lastRenderedPageBreak/>
        <w:t>Human Trafficking Turn</w:t>
      </w:r>
      <w:bookmarkEnd w:id="11"/>
    </w:p>
    <w:p w:rsidR="003E4A5E" w:rsidRDefault="003E4A5E" w:rsidP="003E4A5E">
      <w:pPr>
        <w:pStyle w:val="Heading4"/>
      </w:pPr>
      <w:r>
        <w:t xml:space="preserve">Lifting the Embargo will increase sex trafficking – the government is empirically willing to hide it. </w:t>
      </w:r>
    </w:p>
    <w:p w:rsidR="003E4A5E" w:rsidRPr="000D2203" w:rsidRDefault="003E4A5E" w:rsidP="003E4A5E">
      <w:pPr>
        <w:rPr>
          <w:sz w:val="20"/>
        </w:rPr>
      </w:pPr>
      <w:r>
        <w:rPr>
          <w:b/>
          <w:sz w:val="24"/>
        </w:rPr>
        <w:t xml:space="preserve">CIA </w:t>
      </w:r>
      <w:r w:rsidRPr="003E4A5E">
        <w:t>5/15</w:t>
      </w:r>
      <w:r>
        <w:rPr>
          <w:b/>
          <w:sz w:val="24"/>
        </w:rPr>
        <w:t>/</w:t>
      </w:r>
      <w:proofErr w:type="gramStart"/>
      <w:r>
        <w:rPr>
          <w:b/>
          <w:sz w:val="24"/>
        </w:rPr>
        <w:t>13</w:t>
      </w:r>
      <w:r w:rsidR="00433846">
        <w:rPr>
          <w:b/>
          <w:sz w:val="24"/>
        </w:rPr>
        <w:t xml:space="preserve">  </w:t>
      </w:r>
      <w:r>
        <w:rPr>
          <w:sz w:val="20"/>
        </w:rPr>
        <w:t>Central</w:t>
      </w:r>
      <w:proofErr w:type="gramEnd"/>
      <w:r>
        <w:rPr>
          <w:sz w:val="20"/>
        </w:rPr>
        <w:t xml:space="preserve"> Intelligence Agency. (Do they need qualifications? </w:t>
      </w:r>
      <w:proofErr w:type="spellStart"/>
      <w:r>
        <w:rPr>
          <w:sz w:val="20"/>
        </w:rPr>
        <w:t>Jk</w:t>
      </w:r>
      <w:proofErr w:type="spellEnd"/>
      <w:r>
        <w:rPr>
          <w:sz w:val="20"/>
        </w:rPr>
        <w:t xml:space="preserve"> – they are </w:t>
      </w:r>
      <w:r w:rsidRPr="000D2203">
        <w:rPr>
          <w:sz w:val="20"/>
        </w:rPr>
        <w:t>an independent US government agency responsible for providing national security intelligence</w:t>
      </w:r>
      <w:r>
        <w:rPr>
          <w:sz w:val="20"/>
        </w:rPr>
        <w:t xml:space="preserve">). May 15, 2013. “The World </w:t>
      </w:r>
      <w:proofErr w:type="spellStart"/>
      <w:r>
        <w:rPr>
          <w:sz w:val="20"/>
        </w:rPr>
        <w:t>Factbook</w:t>
      </w:r>
      <w:proofErr w:type="spellEnd"/>
      <w:r>
        <w:rPr>
          <w:sz w:val="20"/>
        </w:rPr>
        <w:t xml:space="preserve">.” </w:t>
      </w:r>
      <w:hyperlink r:id="rId27" w:history="1">
        <w:r w:rsidRPr="003472CA">
          <w:rPr>
            <w:rStyle w:val="Hyperlink"/>
            <w:sz w:val="20"/>
          </w:rPr>
          <w:t>https://www.cia.gov/library/publications/the-world-factbook/geos/cu.html Accessed 7/5/13</w:t>
        </w:r>
      </w:hyperlink>
      <w:r>
        <w:rPr>
          <w:sz w:val="20"/>
        </w:rPr>
        <w:t xml:space="preserve"> //SH </w:t>
      </w:r>
    </w:p>
    <w:p w:rsidR="003E4A5E" w:rsidRDefault="003E4A5E" w:rsidP="003E4A5E">
      <w:r w:rsidRPr="003E4A5E">
        <w:rPr>
          <w:rStyle w:val="StyleBoldUnderline"/>
          <w:highlight w:val="yellow"/>
        </w:rPr>
        <w:t>Cuba is a source country for adults and some children subjected to forced labor and sex trafficking</w:t>
      </w:r>
      <w:r w:rsidRPr="003E4A5E">
        <w:rPr>
          <w:rStyle w:val="StyleBoldUnderline"/>
        </w:rPr>
        <w:t>;</w:t>
      </w:r>
      <w:r w:rsidRPr="000D2203">
        <w:rPr>
          <w:b/>
          <w:u w:val="single"/>
        </w:rPr>
        <w:t xml:space="preserve"> </w:t>
      </w:r>
      <w:r w:rsidRPr="000D2203">
        <w:t xml:space="preserve">prostitution of children reportedly occurs in Cuba as prostitution is not criminalized for anyone above 16 years old; the scope of trafficking within Cuba is particularly difficult to gauge due to the closed nature of the government and sparse non-governmental or independent reporting tier rating: Tier 3 </w:t>
      </w:r>
      <w:r w:rsidRPr="003E4A5E">
        <w:rPr>
          <w:rStyle w:val="StyleBoldUnderline"/>
        </w:rPr>
        <w:t xml:space="preserve">- </w:t>
      </w:r>
      <w:r w:rsidRPr="003E4A5E">
        <w:rPr>
          <w:rStyle w:val="StyleBoldUnderline"/>
          <w:highlight w:val="yellow"/>
        </w:rPr>
        <w:t>Cuba does not fully comply with</w:t>
      </w:r>
      <w:r w:rsidRPr="00704293">
        <w:rPr>
          <w:b/>
          <w:highlight w:val="yellow"/>
          <w:u w:val="single"/>
        </w:rPr>
        <w:t xml:space="preserve"> </w:t>
      </w:r>
      <w:r w:rsidRPr="00704293">
        <w:rPr>
          <w:b/>
          <w:u w:val="single"/>
        </w:rPr>
        <w:t xml:space="preserve">the minimum </w:t>
      </w:r>
      <w:r w:rsidRPr="003E4A5E">
        <w:rPr>
          <w:rStyle w:val="StyleBoldUnderline"/>
          <w:highlight w:val="yellow"/>
        </w:rPr>
        <w:t>standards for the elimination of trafficking and is not making</w:t>
      </w:r>
      <w:r w:rsidRPr="00704293">
        <w:rPr>
          <w:b/>
          <w:highlight w:val="yellow"/>
          <w:u w:val="single"/>
        </w:rPr>
        <w:t xml:space="preserve"> </w:t>
      </w:r>
      <w:r w:rsidRPr="00704293">
        <w:rPr>
          <w:b/>
          <w:u w:val="single"/>
        </w:rPr>
        <w:t>significant</w:t>
      </w:r>
      <w:r w:rsidRPr="00704293">
        <w:rPr>
          <w:b/>
          <w:highlight w:val="yellow"/>
          <w:u w:val="single"/>
        </w:rPr>
        <w:t xml:space="preserve"> </w:t>
      </w:r>
      <w:r w:rsidRPr="003E4A5E">
        <w:rPr>
          <w:rStyle w:val="StyleBoldUnderline"/>
          <w:highlight w:val="yellow"/>
        </w:rPr>
        <w:t xml:space="preserve">efforts to do so; the government did not publicize information about </w:t>
      </w:r>
      <w:r w:rsidRPr="003E4A5E">
        <w:rPr>
          <w:rStyle w:val="StyleBoldUnderline"/>
        </w:rPr>
        <w:t xml:space="preserve">government </w:t>
      </w:r>
      <w:r w:rsidRPr="003E4A5E">
        <w:rPr>
          <w:rStyle w:val="StyleBoldUnderline"/>
          <w:highlight w:val="yellow"/>
        </w:rPr>
        <w:t xml:space="preserve">measures to address human trafficking </w:t>
      </w:r>
      <w:r w:rsidRPr="003E4A5E">
        <w:rPr>
          <w:rStyle w:val="StyleBoldUnderline"/>
        </w:rPr>
        <w:t>through prosecution, protection, or prevention efforts</w:t>
      </w:r>
      <w:r w:rsidRPr="000D2203">
        <w:t xml:space="preserve"> during the reporting period (2010) Illicit drugs: Territorial waters and air space serve as transshipment zone for US- and European-bound drugs; established the death penalty for certain drug-related crimes in 1999 (2008)</w:t>
      </w:r>
    </w:p>
    <w:p w:rsidR="003E4A5E" w:rsidRPr="00790DDE" w:rsidRDefault="003E4A5E" w:rsidP="003E4A5E"/>
    <w:p w:rsidR="003E4A5E" w:rsidRDefault="003E4A5E" w:rsidP="003E4A5E">
      <w:pPr>
        <w:keepNext/>
        <w:keepLines/>
        <w:spacing w:before="200"/>
        <w:contextualSpacing/>
        <w:outlineLvl w:val="3"/>
        <w:rPr>
          <w:rFonts w:eastAsiaTheme="majorEastAsia" w:cstheme="majorBidi"/>
          <w:b/>
          <w:bCs/>
          <w:iCs/>
          <w:sz w:val="24"/>
        </w:rPr>
      </w:pPr>
      <w:r w:rsidRPr="00704293">
        <w:rPr>
          <w:rFonts w:eastAsiaTheme="majorEastAsia" w:cstheme="majorBidi"/>
          <w:b/>
          <w:bCs/>
          <w:iCs/>
          <w:sz w:val="24"/>
        </w:rPr>
        <w:t>Human Trafficking is the most hideous crime imaginable</w:t>
      </w:r>
      <w:r>
        <w:rPr>
          <w:rFonts w:eastAsiaTheme="majorEastAsia" w:cstheme="majorBidi"/>
          <w:b/>
          <w:bCs/>
          <w:iCs/>
          <w:sz w:val="24"/>
        </w:rPr>
        <w:t xml:space="preserve">. </w:t>
      </w:r>
    </w:p>
    <w:p w:rsidR="003E4A5E" w:rsidRPr="00704293" w:rsidRDefault="003E4A5E" w:rsidP="003E4A5E">
      <w:pPr>
        <w:rPr>
          <w:sz w:val="20"/>
        </w:rPr>
      </w:pPr>
      <w:proofErr w:type="gramStart"/>
      <w:r>
        <w:rPr>
          <w:b/>
          <w:sz w:val="24"/>
        </w:rPr>
        <w:t xml:space="preserve">UN 12   </w:t>
      </w:r>
      <w:r>
        <w:rPr>
          <w:sz w:val="20"/>
        </w:rPr>
        <w:t>United Nations.</w:t>
      </w:r>
      <w:proofErr w:type="gramEnd"/>
      <w:r>
        <w:rPr>
          <w:sz w:val="20"/>
        </w:rPr>
        <w:t xml:space="preserve"> “2.4 Million Human Trafficking Victims.</w:t>
      </w:r>
      <w:proofErr w:type="gramStart"/>
      <w:r>
        <w:rPr>
          <w:sz w:val="20"/>
        </w:rPr>
        <w:t xml:space="preserve">” </w:t>
      </w:r>
      <w:proofErr w:type="gramEnd"/>
      <w:r>
        <w:rPr>
          <w:sz w:val="20"/>
        </w:rPr>
        <w:t xml:space="preserve">April 3, 2012. </w:t>
      </w:r>
      <w:r w:rsidRPr="003E4A5E">
        <w:rPr>
          <w:sz w:val="20"/>
        </w:rPr>
        <w:t>Accessed 7/5/13</w:t>
      </w:r>
      <w:r>
        <w:rPr>
          <w:sz w:val="20"/>
        </w:rPr>
        <w:t xml:space="preserve"> </w:t>
      </w:r>
      <w:hyperlink r:id="rId28" w:history="1">
        <w:r w:rsidRPr="003472CA">
          <w:rPr>
            <w:rStyle w:val="Hyperlink"/>
            <w:sz w:val="20"/>
            <w:szCs w:val="20"/>
          </w:rPr>
          <w:t>http://www.usatoday.com/news/world/story/2012-04-03/human-trafficking-sex-UN/53982026/1</w:t>
        </w:r>
      </w:hyperlink>
      <w:r>
        <w:rPr>
          <w:sz w:val="20"/>
          <w:szCs w:val="20"/>
        </w:rPr>
        <w:t xml:space="preserve"> //SH </w:t>
      </w:r>
    </w:p>
    <w:p w:rsidR="003E4A5E" w:rsidRDefault="003E4A5E" w:rsidP="003E4A5E">
      <w:pPr>
        <w:rPr>
          <w:rStyle w:val="StyleBoldUnderline"/>
        </w:rPr>
      </w:pPr>
      <w:r w:rsidRPr="00433846">
        <w:rPr>
          <w:rStyle w:val="StyleBoldUnderline"/>
          <w:highlight w:val="yellow"/>
        </w:rPr>
        <w:t xml:space="preserve">Michelle </w:t>
      </w:r>
      <w:proofErr w:type="spellStart"/>
      <w:r w:rsidRPr="00433846">
        <w:rPr>
          <w:rStyle w:val="StyleBoldUnderline"/>
          <w:highlight w:val="yellow"/>
        </w:rPr>
        <w:t>Bachelet</w:t>
      </w:r>
      <w:proofErr w:type="spellEnd"/>
      <w:r w:rsidRPr="00433846">
        <w:rPr>
          <w:rStyle w:val="StyleBoldUnderline"/>
          <w:highlight w:val="yellow"/>
        </w:rPr>
        <w:t>, who heads</w:t>
      </w:r>
      <w:r w:rsidRPr="00433846">
        <w:rPr>
          <w:rStyle w:val="StyleBoldUnderline"/>
        </w:rPr>
        <w:t xml:space="preserve"> the new </w:t>
      </w:r>
      <w:r w:rsidRPr="00433846">
        <w:rPr>
          <w:rStyle w:val="StyleBoldUnderline"/>
          <w:highlight w:val="yellow"/>
        </w:rPr>
        <w:t>U.N. agency promoting women's rights</w:t>
      </w:r>
      <w:r w:rsidRPr="00433846">
        <w:rPr>
          <w:rStyle w:val="StyleBoldUnderline"/>
        </w:rPr>
        <w:t xml:space="preserve"> and gender equality called UN Women, </w:t>
      </w:r>
      <w:r w:rsidRPr="00433846">
        <w:rPr>
          <w:rStyle w:val="StyleBoldUnderline"/>
          <w:highlight w:val="yellow"/>
        </w:rPr>
        <w:t>said "it's difficult to think of a crime more hideous and shocking than human trafficking. Yet, it is one of the fastest growing and lucrative crimes</w:t>
      </w:r>
      <w:r w:rsidRPr="00704293">
        <w:rPr>
          <w:highlight w:val="yellow"/>
        </w:rPr>
        <w:t>.</w:t>
      </w:r>
      <w:r w:rsidRPr="00704293">
        <w:t xml:space="preserve">" Actress Mira </w:t>
      </w:r>
      <w:proofErr w:type="spellStart"/>
      <w:r w:rsidRPr="00704293">
        <w:t>Sorvino</w:t>
      </w:r>
      <w:proofErr w:type="spellEnd"/>
      <w:r w:rsidRPr="00704293">
        <w:t>, the U.N. goodwill ambassador against human trafficking, told the meeting that "</w:t>
      </w:r>
      <w:r w:rsidRPr="00433846">
        <w:rPr>
          <w:rStyle w:val="StyleBoldUnderline"/>
        </w:rPr>
        <w:t>modern day slavery is bested only by the illegal drug trade for profitability," but very little money and political will is being spent to combat trafficking. "</w:t>
      </w:r>
      <w:r w:rsidRPr="00433846">
        <w:rPr>
          <w:rStyle w:val="StyleBoldUnderline"/>
          <w:highlight w:val="yellow"/>
        </w:rPr>
        <w:t>Transnational organized crime groups are adding humans to their product lists,"</w:t>
      </w:r>
      <w:r w:rsidRPr="00433846">
        <w:rPr>
          <w:rStyle w:val="StyleBoldUnderline"/>
        </w:rPr>
        <w:t xml:space="preserve"> </w:t>
      </w:r>
      <w:r w:rsidRPr="00704293">
        <w:t xml:space="preserve">she said. "Satellites reveal the same routes moving them as arms and drugs." </w:t>
      </w:r>
      <w:proofErr w:type="spellStart"/>
      <w:r w:rsidRPr="00704293">
        <w:t>Sorvino</w:t>
      </w:r>
      <w:proofErr w:type="spellEnd"/>
      <w:r w:rsidRPr="00704293">
        <w:rPr>
          <w:rFonts w:eastAsia="SimSun"/>
          <w:b/>
          <w:bCs/>
          <w:iCs/>
        </w:rPr>
        <w:t xml:space="preserve"> </w:t>
      </w:r>
      <w:r w:rsidRPr="00433846">
        <w:rPr>
          <w:rStyle w:val="StyleBoldUnderline"/>
        </w:rPr>
        <w:t>said there is a lack of strong legislation and police training to combat trafficking. Even in the United States "only 10 percent of police stations have any protocol to deal with trafficking</w:t>
      </w:r>
      <w:r w:rsidRPr="00704293">
        <w:rPr>
          <w:rFonts w:eastAsia="SimSun"/>
          <w:b/>
          <w:bCs/>
          <w:iCs/>
          <w:u w:val="single"/>
        </w:rPr>
        <w:t>,"</w:t>
      </w:r>
      <w:r w:rsidRPr="00704293">
        <w:rPr>
          <w:rFonts w:eastAsia="SimSun"/>
          <w:b/>
          <w:bCs/>
          <w:iCs/>
        </w:rPr>
        <w:t xml:space="preserve"> </w:t>
      </w:r>
      <w:r w:rsidRPr="00704293">
        <w:t xml:space="preserve">she said. M. </w:t>
      </w:r>
      <w:proofErr w:type="spellStart"/>
      <w:r w:rsidRPr="00704293">
        <w:t>Cherif</w:t>
      </w:r>
      <w:proofErr w:type="spellEnd"/>
      <w:r w:rsidRPr="00704293">
        <w:t xml:space="preserve"> </w:t>
      </w:r>
      <w:proofErr w:type="spellStart"/>
      <w:r w:rsidRPr="00704293">
        <w:t>Bassiouni</w:t>
      </w:r>
      <w:proofErr w:type="spellEnd"/>
      <w:r w:rsidRPr="00704293">
        <w:t xml:space="preserve">, an emeritus law professor at DePaul University in Chicago, said to </w:t>
      </w:r>
      <w:proofErr w:type="gramStart"/>
      <w:r w:rsidRPr="00704293">
        <w:t>applause that</w:t>
      </w:r>
      <w:proofErr w:type="gramEnd"/>
      <w:r w:rsidRPr="00704293">
        <w:rPr>
          <w:rFonts w:eastAsia="SimSun"/>
          <w:b/>
          <w:bCs/>
          <w:iCs/>
        </w:rPr>
        <w:t xml:space="preserve"> </w:t>
      </w:r>
      <w:r w:rsidRPr="00433846">
        <w:rPr>
          <w:rStyle w:val="StyleBoldUnderline"/>
        </w:rPr>
        <w:t>"</w:t>
      </w:r>
      <w:r w:rsidRPr="00433846">
        <w:rPr>
          <w:rStyle w:val="StyleBoldUnderline"/>
          <w:highlight w:val="yellow"/>
        </w:rPr>
        <w:t>there is no human rights subject on which governments have said so much but done so little</w:t>
      </w:r>
      <w:r w:rsidRPr="00433846">
        <w:rPr>
          <w:rStyle w:val="StyleBoldUnderline"/>
        </w:rPr>
        <w:t>."</w:t>
      </w:r>
    </w:p>
    <w:p w:rsidR="00403A13" w:rsidRPr="00433846" w:rsidRDefault="00403A13" w:rsidP="00403A13">
      <w:pPr>
        <w:rPr>
          <w:rStyle w:val="StyleBoldUnderline"/>
        </w:rPr>
      </w:pPr>
    </w:p>
    <w:p w:rsidR="00403A13" w:rsidRDefault="00403A13" w:rsidP="00403A13">
      <w:pPr>
        <w:pStyle w:val="Heading3"/>
      </w:pPr>
      <w:bookmarkStart w:id="12" w:name="_Toc361218804"/>
      <w:proofErr w:type="gramStart"/>
      <w:r>
        <w:lastRenderedPageBreak/>
        <w:t>Human Trafficking Turn</w:t>
      </w:r>
      <w:r w:rsidR="00D71EA7">
        <w:t xml:space="preserve"> – Impact Ext.</w:t>
      </w:r>
      <w:bookmarkEnd w:id="12"/>
      <w:proofErr w:type="gramEnd"/>
    </w:p>
    <w:p w:rsidR="003E4A5E" w:rsidRDefault="003E4A5E" w:rsidP="003E4A5E">
      <w:pPr>
        <w:keepNext/>
        <w:keepLines/>
        <w:spacing w:before="200"/>
        <w:outlineLvl w:val="3"/>
        <w:rPr>
          <w:rFonts w:eastAsiaTheme="majorEastAsia" w:cstheme="majorBidi"/>
          <w:b/>
          <w:bCs/>
          <w:iCs/>
          <w:sz w:val="24"/>
        </w:rPr>
      </w:pPr>
      <w:r w:rsidRPr="00704293">
        <w:rPr>
          <w:rFonts w:eastAsiaTheme="majorEastAsia" w:cstheme="majorBidi"/>
          <w:b/>
          <w:bCs/>
          <w:iCs/>
          <w:sz w:val="24"/>
        </w:rPr>
        <w:t>You have a moral obligation to fight human trafficking – it is the most fundamental assault on humanity</w:t>
      </w:r>
      <w:r>
        <w:rPr>
          <w:rFonts w:eastAsiaTheme="majorEastAsia" w:cstheme="majorBidi"/>
          <w:b/>
          <w:bCs/>
          <w:iCs/>
          <w:sz w:val="24"/>
        </w:rPr>
        <w:t>.</w:t>
      </w:r>
    </w:p>
    <w:p w:rsidR="003E4A5E" w:rsidRPr="00704293" w:rsidRDefault="003E4A5E" w:rsidP="003E4A5E">
      <w:pPr>
        <w:rPr>
          <w:sz w:val="20"/>
        </w:rPr>
      </w:pPr>
      <w:r w:rsidRPr="00D71EA7">
        <w:rPr>
          <w:b/>
          <w:sz w:val="24"/>
          <w:highlight w:val="yellow"/>
        </w:rPr>
        <w:t xml:space="preserve">Pryce </w:t>
      </w:r>
      <w:r w:rsidR="00D71EA7" w:rsidRPr="00D71EA7">
        <w:rPr>
          <w:b/>
          <w:sz w:val="24"/>
          <w:highlight w:val="yellow"/>
        </w:rPr>
        <w:t>‘</w:t>
      </w:r>
      <w:r w:rsidRPr="00D71EA7">
        <w:rPr>
          <w:b/>
          <w:sz w:val="24"/>
          <w:highlight w:val="yellow"/>
        </w:rPr>
        <w:t>6</w:t>
      </w:r>
      <w:r>
        <w:rPr>
          <w:b/>
          <w:sz w:val="24"/>
        </w:rPr>
        <w:t xml:space="preserve"> </w:t>
      </w:r>
      <w:r>
        <w:rPr>
          <w:sz w:val="20"/>
        </w:rPr>
        <w:t>Deborah Pryce</w:t>
      </w:r>
      <w:proofErr w:type="gramStart"/>
      <w:r>
        <w:rPr>
          <w:sz w:val="20"/>
        </w:rPr>
        <w:t>. (US Representative).</w:t>
      </w:r>
      <w:proofErr w:type="gramEnd"/>
      <w:r>
        <w:rPr>
          <w:sz w:val="20"/>
        </w:rPr>
        <w:t xml:space="preserve"> May 8, 2006. “Combatting Modern Day Slavery.” </w:t>
      </w:r>
    </w:p>
    <w:p w:rsidR="003E4A5E" w:rsidRPr="00704293" w:rsidRDefault="003F2A9B" w:rsidP="003E4A5E">
      <w:pPr>
        <w:rPr>
          <w:sz w:val="20"/>
          <w:szCs w:val="20"/>
        </w:rPr>
      </w:pPr>
      <w:hyperlink r:id="rId29" w:history="1">
        <w:r w:rsidR="003E4A5E" w:rsidRPr="003472CA">
          <w:rPr>
            <w:rStyle w:val="Hyperlink"/>
            <w:sz w:val="20"/>
            <w:szCs w:val="20"/>
          </w:rPr>
          <w:t>http://www.humanevents.com/article.php?id=14618</w:t>
        </w:r>
      </w:hyperlink>
      <w:r w:rsidR="003E4A5E">
        <w:rPr>
          <w:sz w:val="20"/>
          <w:szCs w:val="20"/>
        </w:rPr>
        <w:t xml:space="preserve"> Accessed 7/5/13 //SH </w:t>
      </w:r>
    </w:p>
    <w:p w:rsidR="003E4A5E" w:rsidRPr="00433846" w:rsidRDefault="003E4A5E" w:rsidP="003E4A5E">
      <w:pPr>
        <w:rPr>
          <w:rStyle w:val="StyleBoldUnderline"/>
        </w:rPr>
      </w:pPr>
      <w:r w:rsidRPr="00433846">
        <w:rPr>
          <w:rStyle w:val="StyleBoldUnderline"/>
          <w:highlight w:val="yellow"/>
        </w:rPr>
        <w:t>We have a moral obligation to fight this evil. Trafficking in human beings is an assault on our most cherished beliefs, that every human being has freedom</w:t>
      </w:r>
      <w:r w:rsidRPr="00DD1D90">
        <w:rPr>
          <w:b/>
          <w:bCs/>
          <w:u w:val="single"/>
        </w:rPr>
        <w:t xml:space="preserve"> </w:t>
      </w:r>
      <w:r w:rsidRPr="00704293">
        <w:t>and dignity and worth</w:t>
      </w:r>
      <w:r w:rsidRPr="00433846">
        <w:rPr>
          <w:rStyle w:val="StyleBoldUnderline"/>
        </w:rPr>
        <w:t>. A nation that stands for the freedom</w:t>
      </w:r>
      <w:r w:rsidRPr="00DD1D90">
        <w:rPr>
          <w:b/>
          <w:bCs/>
          <w:u w:val="single"/>
        </w:rPr>
        <w:t xml:space="preserve"> </w:t>
      </w:r>
      <w:r w:rsidRPr="00704293">
        <w:t xml:space="preserve">and dignity </w:t>
      </w:r>
      <w:r w:rsidRPr="00433846">
        <w:rPr>
          <w:rStyle w:val="StyleBoldUnderline"/>
        </w:rPr>
        <w:t xml:space="preserve">of every human being </w:t>
      </w:r>
      <w:r w:rsidRPr="00433846">
        <w:rPr>
          <w:rStyle w:val="StyleBoldUnderline"/>
          <w:highlight w:val="yellow"/>
        </w:rPr>
        <w:t>cannot tolerate the exploitation of the innocent on its own soil.</w:t>
      </w:r>
      <w:r w:rsidRPr="00433846">
        <w:rPr>
          <w:rStyle w:val="StyleBoldUnderline"/>
        </w:rPr>
        <w:t xml:space="preserve"> This needs to be a national priority</w:t>
      </w:r>
      <w:r w:rsidRPr="00DD1D90">
        <w:rPr>
          <w:b/>
          <w:bCs/>
          <w:u w:val="single"/>
        </w:rPr>
        <w:t>,</w:t>
      </w:r>
      <w:r w:rsidRPr="00704293">
        <w:t xml:space="preserve"> because it is a global outrage. In 2005, I led a congressional delegation to Italy, Greece, </w:t>
      </w:r>
      <w:r w:rsidRPr="00433846">
        <w:rPr>
          <w:sz w:val="12"/>
        </w:rPr>
        <w:t xml:space="preserve">Albania and Moldova to meet with trafficking victims and government officials and discuss ways to end this crime and protect its victims. During this trip, and later during hearings I held as chairman of a House financial services subcommittee, I heard testimony on the economic and financial implications of human trafficking, as well as the heartrending stories of trafficking victims. Their stories of rape, torture and routine brutality are simply beyond description. Congress passed, and the President signed, the Trafficking Victims Protection Reauthorization Act. This legislation strengthens the original Trafficking Victims Protection Act to keep the U.S. at the forefront of the global war on this modern-day slavery. Included in the $360-million package is an expansion of the Operation Innocence Lost program, a nationwide initiative that aggressively pursues sex traffickers and child prostitution rings. Over the last two years, the program has rescued more than 200 child victims and helped uncover the Toledo sex trafficking ring. Congress has also recently taken steps to target demand for sex trafficking. Provisions of the Trafficking Victims Protection Act that I authored along with Rep. Carolyn Maloney (D.-N.Y.) will provide state and local law enforcement with new tools to target demand and investigate and prosecute sex trafficking, fund a national conference on best practices for reducing demand for sex trafficking and fund a review of the incidence of sex trafficking in the U.S., to provide us with a more accurate picture of the scope of this problem. Our law enforcement strategy must be wedded to a vigorous partnership between government agencies and private and religious organizations on the front lines of this struggle. For years these groups have helped rescue and support trafficking victims and raise awareness </w:t>
      </w:r>
      <w:r w:rsidRPr="00704293">
        <w:t xml:space="preserve">about the fight against human trafficking. </w:t>
      </w:r>
      <w:r w:rsidRPr="00433846">
        <w:rPr>
          <w:rStyle w:val="StyleBoldUnderline"/>
          <w:highlight w:val="yellow"/>
        </w:rPr>
        <w:t>Human trafficking is</w:t>
      </w:r>
      <w:r w:rsidRPr="00704293">
        <w:t xml:space="preserve"> a heinous crime</w:t>
      </w:r>
      <w:r w:rsidRPr="00DD1D90">
        <w:rPr>
          <w:b/>
          <w:bCs/>
          <w:u w:val="single"/>
        </w:rPr>
        <w:t xml:space="preserve">, </w:t>
      </w:r>
      <w:r w:rsidRPr="00433846">
        <w:rPr>
          <w:rStyle w:val="StyleBoldUnderline"/>
          <w:highlight w:val="yellow"/>
        </w:rPr>
        <w:t>a betrayal of one of the most basic obligations of morality</w:t>
      </w:r>
      <w:r w:rsidRPr="00433846">
        <w:rPr>
          <w:rStyle w:val="StyleBoldUnderline"/>
        </w:rPr>
        <w:t xml:space="preserve"> -- the obligation to defend the innocent. </w:t>
      </w:r>
      <w:r w:rsidRPr="00433846">
        <w:rPr>
          <w:rStyle w:val="StyleBoldUnderline"/>
          <w:highlight w:val="yellow"/>
        </w:rPr>
        <w:t xml:space="preserve">The presence of this scourge in our midst </w:t>
      </w:r>
      <w:r w:rsidRPr="00433846">
        <w:rPr>
          <w:rStyle w:val="StyleBoldUnderline"/>
        </w:rPr>
        <w:t xml:space="preserve">cannot and </w:t>
      </w:r>
      <w:r w:rsidRPr="00433846">
        <w:rPr>
          <w:rStyle w:val="StyleBoldUnderline"/>
          <w:highlight w:val="yellow"/>
        </w:rPr>
        <w:t>will not be tolerated.</w:t>
      </w:r>
      <w:r w:rsidRPr="00433846">
        <w:rPr>
          <w:rStyle w:val="StyleBoldUnderline"/>
        </w:rPr>
        <w:t xml:space="preserve"> But those who would so debase themselves and the human family by buying and selling women and children are beyond mere reproach. They will not respond to outrage, but to action.</w:t>
      </w:r>
    </w:p>
    <w:p w:rsidR="00C742F5" w:rsidRDefault="00C742F5" w:rsidP="00933C02">
      <w:pPr>
        <w:rPr>
          <w:rFonts w:asciiTheme="minorHAnsi" w:hAnsiTheme="minorHAnsi"/>
        </w:rPr>
      </w:pPr>
    </w:p>
    <w:p w:rsidR="00D22FCE" w:rsidRDefault="00D22FCE" w:rsidP="00D22FCE">
      <w:pPr>
        <w:pStyle w:val="Heading3"/>
      </w:pPr>
      <w:bookmarkStart w:id="13" w:name="_Toc361218805"/>
      <w:proofErr w:type="gramStart"/>
      <w:r>
        <w:lastRenderedPageBreak/>
        <w:t>Human Trafficking Turn – Impact Ext.</w:t>
      </w:r>
      <w:bookmarkEnd w:id="13"/>
      <w:proofErr w:type="gramEnd"/>
    </w:p>
    <w:p w:rsidR="00D22FCE" w:rsidRDefault="00D22FCE" w:rsidP="00933C02">
      <w:pPr>
        <w:rPr>
          <w:rFonts w:asciiTheme="minorHAnsi" w:hAnsiTheme="minorHAnsi"/>
        </w:rPr>
      </w:pPr>
    </w:p>
    <w:p w:rsidR="00D22FCE" w:rsidRPr="00E811D7" w:rsidRDefault="00D22FCE" w:rsidP="00D22FCE">
      <w:pPr>
        <w:pStyle w:val="Heading4"/>
      </w:pPr>
      <w:r>
        <w:t>Human trafficking is the ultimate form of evil and must be destroyed</w:t>
      </w:r>
    </w:p>
    <w:p w:rsidR="00D22FCE" w:rsidRDefault="00D22FCE" w:rsidP="00D22FCE">
      <w:r w:rsidRPr="00592C80">
        <w:rPr>
          <w:rStyle w:val="StyleStyleBold12pt"/>
        </w:rPr>
        <w:t>Keefer 6</w:t>
      </w:r>
      <w:r>
        <w:t xml:space="preserve"> (</w:t>
      </w:r>
      <w:r w:rsidRPr="00592C80">
        <w:t>Colonel Sandra L. Keefer</w:t>
      </w:r>
      <w:r>
        <w:t>, Retired US Army Colonel and Consultant at Booze Allen Hamilton, Published</w:t>
      </w:r>
      <w:proofErr w:type="gramStart"/>
      <w:r>
        <w:t>:3</w:t>
      </w:r>
      <w:proofErr w:type="gramEnd"/>
      <w:r>
        <w:t xml:space="preserve">/15/6 Accessed: 7/9/13, </w:t>
      </w:r>
      <w:r w:rsidRPr="00592C80">
        <w:t>HUMAN TRAFFICKING AND THE IMPACT ON NATIONAL SECURITY FOR THE UNITED STATES</w:t>
      </w:r>
      <w:r>
        <w:t xml:space="preserve">, </w:t>
      </w:r>
      <w:r w:rsidRPr="00592C80">
        <w:t>http://www.dtic.mil/dtic/tr/fulltext/u2/a448573.pdf</w:t>
      </w:r>
      <w:r>
        <w:t>)//mw</w:t>
      </w:r>
    </w:p>
    <w:p w:rsidR="00D22FCE" w:rsidRPr="00E811D7" w:rsidRDefault="00D22FCE" w:rsidP="00D22FCE">
      <w:pPr>
        <w:rPr>
          <w:rStyle w:val="StyleBoldUnderline"/>
        </w:rPr>
      </w:pPr>
      <w:r w:rsidRPr="00E811D7">
        <w:rPr>
          <w:rStyle w:val="StyleBoldUnderline"/>
        </w:rPr>
        <w:t xml:space="preserve">Countries need also to be required to implement tougher security and border controls to detect and prevent trafficking. </w:t>
      </w:r>
      <w:r w:rsidRPr="00E811D7">
        <w:t xml:space="preserve">Those </w:t>
      </w:r>
      <w:r>
        <w:t>controls should include strengthening borders, imposing</w:t>
      </w:r>
      <w:r w:rsidRPr="00592C80">
        <w:rPr>
          <w:sz w:val="12"/>
        </w:rPr>
        <w:t xml:space="preserve">¶ </w:t>
      </w:r>
      <w:r>
        <w:t xml:space="preserve">requirements on commercial carriers to check passports and visas, setting standards for the technical quality of passports and other travel documents and cooperation in establishing the validity of their own documents when used abroad.51 </w:t>
      </w:r>
      <w:r w:rsidRPr="002A1648">
        <w:rPr>
          <w:rStyle w:val="StyleBoldUnderline"/>
          <w:highlight w:val="yellow"/>
        </w:rPr>
        <w:t>Human trafficking is a struggle for the lives and dignity of innocent women and children</w:t>
      </w:r>
      <w:proofErr w:type="gramStart"/>
      <w:r w:rsidRPr="002A1648">
        <w:rPr>
          <w:rStyle w:val="StyleBoldUnderline"/>
          <w:highlight w:val="yellow"/>
        </w:rPr>
        <w:t xml:space="preserve">. </w:t>
      </w:r>
      <w:proofErr w:type="gramEnd"/>
      <w:r w:rsidRPr="002A1648">
        <w:rPr>
          <w:rStyle w:val="StyleBoldUnderline"/>
          <w:highlight w:val="yellow"/>
        </w:rPr>
        <w:t>And that is why all of us must be dedicated to the strategies that will help us prevail</w:t>
      </w:r>
      <w:r w:rsidRPr="002A1648">
        <w:rPr>
          <w:highlight w:val="yellow"/>
        </w:rPr>
        <w:t>.</w:t>
      </w:r>
      <w:r>
        <w:t xml:space="preserve"> Part of that strategy would be to include using the media. The media could play an indispensable role in educating the public about the many manifestations of global human trafficking, and they would be able to present the problem in terms that anyone could understand. Even though in many parts of the world media coverage is weak, and there here are some news media outlets that are not aware human trafficking, or they confuse trafficking with other issues such as illegal migration and alien smuggling, the media can still be and efficient weapon. The media’s role is most effective when it</w:t>
      </w:r>
      <w:proofErr w:type="gramStart"/>
      <w:r>
        <w:t>:</w:t>
      </w:r>
      <w:r w:rsidRPr="00592C80">
        <w:rPr>
          <w:sz w:val="12"/>
        </w:rPr>
        <w:t>¶</w:t>
      </w:r>
      <w:proofErr w:type="gramEnd"/>
      <w:r w:rsidRPr="00592C80">
        <w:rPr>
          <w:sz w:val="12"/>
        </w:rPr>
        <w:t xml:space="preserve"> </w:t>
      </w:r>
      <w:r>
        <w:t>• Illuminates the problem. By writing an article or airing a segment focusing on trafficking in persons, media not only educated the public but also shines a light on an issue typically shrouded in darkness.</w:t>
      </w:r>
      <w:r w:rsidRPr="00592C80">
        <w:rPr>
          <w:sz w:val="12"/>
        </w:rPr>
        <w:t xml:space="preserve">¶ </w:t>
      </w:r>
      <w:r>
        <w:t>• Provides a help line.</w:t>
      </w:r>
      <w:r w:rsidRPr="00592C80">
        <w:rPr>
          <w:sz w:val="12"/>
        </w:rPr>
        <w:t xml:space="preserve">¶ </w:t>
      </w:r>
      <w:r>
        <w:t>• Shames the perpetrators.52</w:t>
      </w:r>
      <w:r w:rsidRPr="00592C80">
        <w:rPr>
          <w:sz w:val="12"/>
        </w:rPr>
        <w:t xml:space="preserve">¶ </w:t>
      </w:r>
      <w:r w:rsidRPr="002A1648">
        <w:rPr>
          <w:rStyle w:val="StyleBoldUnderline"/>
          <w:highlight w:val="yellow"/>
        </w:rPr>
        <w:t>Human trafficking denies hundreds of thousands of people their basic human rights,</w:t>
      </w:r>
      <w:r w:rsidRPr="00E811D7">
        <w:rPr>
          <w:rStyle w:val="StyleBoldUnderline"/>
        </w:rPr>
        <w:t xml:space="preserve"> poses a serious public health risk, </w:t>
      </w:r>
      <w:r w:rsidRPr="002A1648">
        <w:rPr>
          <w:rStyle w:val="StyleBoldUnderline"/>
          <w:highlight w:val="yellow"/>
        </w:rPr>
        <w:t>and fuels organized crime around the world.</w:t>
      </w:r>
      <w:r w:rsidRPr="00E811D7">
        <w:rPr>
          <w:rStyle w:val="StyleBoldUnderline"/>
        </w:rPr>
        <w:t xml:space="preserve"> </w:t>
      </w:r>
      <w:r w:rsidRPr="002A1648">
        <w:rPr>
          <w:rStyle w:val="StyleBoldUnderline"/>
          <w:highlight w:val="yellow"/>
        </w:rPr>
        <w:t>It is a dark and uncomfortable subject, but one that must be illuminated.</w:t>
      </w:r>
      <w:r>
        <w:t xml:space="preserve">53 </w:t>
      </w:r>
      <w:r w:rsidRPr="002A1648">
        <w:rPr>
          <w:rStyle w:val="StyleBoldUnderline"/>
          <w:highlight w:val="yellow"/>
        </w:rPr>
        <w:t>Trafficking can only be eliminated through combined efforts at national, regional and international levels.</w:t>
      </w:r>
      <w:r w:rsidRPr="00E811D7">
        <w:rPr>
          <w:rStyle w:val="StyleBoldUnderline"/>
        </w:rPr>
        <w:t>54 When dealing with an issue of this importance and urgency, time is of the utmost essence</w:t>
      </w:r>
      <w:r>
        <w:t xml:space="preserve">. The world must come together to act as one in this regard. </w:t>
      </w:r>
      <w:r w:rsidRPr="00E811D7">
        <w:rPr>
          <w:rStyle w:val="StyleBoldUnderline"/>
        </w:rPr>
        <w:t>The world must stop the criminals and terrorists from using human trafficking as a resource, but even more importantly, the world must stop human trafficking in the name of common decency.</w:t>
      </w:r>
      <w:r>
        <w:t xml:space="preserve"> The United States is asking governments to immediately take action to step up their anti-trafficking efforts; President Bush has made the fight against slavery an American priority. In a September, 2003 speech he made to the United Nations, </w:t>
      </w:r>
      <w:r w:rsidRPr="002A1648">
        <w:rPr>
          <w:rStyle w:val="StyleBoldUnderline"/>
          <w:highlight w:val="yellow"/>
        </w:rPr>
        <w:t>President Bush called slavery, “A special evil in the abuse and exploitation of the most innocent</w:t>
      </w:r>
      <w:r>
        <w:t>.” He further declared: “</w:t>
      </w:r>
      <w:r w:rsidRPr="00E811D7">
        <w:rPr>
          <w:rStyle w:val="StyleBoldUnderline"/>
        </w:rPr>
        <w:t xml:space="preserve">Those who patronize this industry debase themselves and deepen the misery of others.” </w:t>
      </w:r>
      <w:r w:rsidRPr="002A1648">
        <w:rPr>
          <w:rStyle w:val="StyleBoldUnderline"/>
          <w:highlight w:val="yellow"/>
        </w:rPr>
        <w:t>Governments that tolerate this trade are tolerating a form of slavery. 55 The toleration of human trafficking by any individual or government is an evil that must be erased from the face of the earth. Nothing less will suffice.</w:t>
      </w:r>
    </w:p>
    <w:p w:rsidR="00D22FCE" w:rsidRDefault="00D22FCE" w:rsidP="00933C02">
      <w:pPr>
        <w:rPr>
          <w:rFonts w:asciiTheme="minorHAnsi" w:hAnsiTheme="minorHAnsi"/>
        </w:rPr>
      </w:pPr>
    </w:p>
    <w:p w:rsidR="00D22FCE" w:rsidRDefault="00D22FCE" w:rsidP="00933C02">
      <w:pPr>
        <w:rPr>
          <w:rFonts w:asciiTheme="minorHAnsi" w:hAnsiTheme="minorHAnsi"/>
        </w:rPr>
      </w:pPr>
    </w:p>
    <w:p w:rsidR="00D22FCE" w:rsidRDefault="00D22FCE" w:rsidP="00933C02">
      <w:pPr>
        <w:rPr>
          <w:rFonts w:asciiTheme="minorHAnsi" w:hAnsiTheme="minorHAnsi"/>
        </w:rPr>
      </w:pPr>
    </w:p>
    <w:p w:rsidR="00D22FCE" w:rsidRDefault="00D22FCE" w:rsidP="00933C02">
      <w:pPr>
        <w:rPr>
          <w:rFonts w:asciiTheme="minorHAnsi" w:hAnsiTheme="minorHAnsi"/>
        </w:rPr>
      </w:pPr>
    </w:p>
    <w:p w:rsidR="00D22FCE" w:rsidRDefault="00D22FCE" w:rsidP="00933C02">
      <w:pPr>
        <w:rPr>
          <w:rFonts w:asciiTheme="minorHAnsi" w:hAnsiTheme="minorHAnsi"/>
        </w:rPr>
      </w:pPr>
    </w:p>
    <w:p w:rsidR="00C742F5" w:rsidRDefault="00403A13" w:rsidP="00403A13">
      <w:pPr>
        <w:pStyle w:val="Heading3"/>
        <w:rPr>
          <w:rFonts w:asciiTheme="minorHAnsi" w:hAnsiTheme="minorHAnsi"/>
        </w:rPr>
      </w:pPr>
      <w:bookmarkStart w:id="14" w:name="_Toc361218806"/>
      <w:r>
        <w:lastRenderedPageBreak/>
        <w:t xml:space="preserve">Human Trafficking Turn – </w:t>
      </w:r>
      <w:r w:rsidR="005537B4">
        <w:t>Terrorism Mod</w:t>
      </w:r>
      <w:bookmarkEnd w:id="14"/>
    </w:p>
    <w:p w:rsidR="00403A13" w:rsidRDefault="00403A13" w:rsidP="00933C02">
      <w:pPr>
        <w:rPr>
          <w:rFonts w:asciiTheme="minorHAnsi" w:hAnsiTheme="minorHAnsi"/>
        </w:rPr>
      </w:pPr>
    </w:p>
    <w:p w:rsidR="00403A13" w:rsidRPr="006D40FB" w:rsidRDefault="00403A13" w:rsidP="00403A13">
      <w:pPr>
        <w:keepNext/>
        <w:keepLines/>
        <w:spacing w:before="200"/>
        <w:outlineLvl w:val="3"/>
        <w:rPr>
          <w:rFonts w:eastAsiaTheme="majorEastAsia" w:cstheme="majorBidi"/>
          <w:b/>
          <w:bCs/>
          <w:iCs/>
          <w:sz w:val="24"/>
        </w:rPr>
      </w:pPr>
      <w:r w:rsidRPr="006D40FB">
        <w:rPr>
          <w:rFonts w:eastAsiaTheme="majorEastAsia" w:cstheme="majorBidi"/>
          <w:b/>
          <w:bCs/>
          <w:iCs/>
          <w:sz w:val="24"/>
        </w:rPr>
        <w:t xml:space="preserve">Sex tourism creates a demand, which increases human trafficking. </w:t>
      </w:r>
    </w:p>
    <w:p w:rsidR="00403A13" w:rsidRPr="006D40FB" w:rsidRDefault="00403A13" w:rsidP="00403A13">
      <w:pPr>
        <w:rPr>
          <w:b/>
          <w:sz w:val="24"/>
        </w:rPr>
      </w:pPr>
      <w:r w:rsidRPr="006D40FB">
        <w:rPr>
          <w:b/>
          <w:sz w:val="24"/>
        </w:rPr>
        <w:t>OMCTP 07</w:t>
      </w:r>
    </w:p>
    <w:p w:rsidR="00403A13" w:rsidRPr="006D40FB" w:rsidRDefault="00403A13" w:rsidP="00403A13">
      <w:pPr>
        <w:rPr>
          <w:sz w:val="20"/>
        </w:rPr>
      </w:pPr>
      <w:r w:rsidRPr="006D40FB">
        <w:rPr>
          <w:sz w:val="20"/>
        </w:rPr>
        <w:t>(The Office to Monitor and Combat Trafficking in Persons – US Department of State – published through Shared Hope International). “DEMAND: A Comparative examination of Sex tourism And</w:t>
      </w:r>
      <w:r w:rsidRPr="006D40FB">
        <w:rPr>
          <w:sz w:val="12"/>
        </w:rPr>
        <w:t xml:space="preserve">¶ </w:t>
      </w:r>
      <w:r w:rsidRPr="006D40FB">
        <w:rPr>
          <w:sz w:val="20"/>
        </w:rPr>
        <w:t xml:space="preserve">trafficking in Jamaica, Japan, the Netherlands, </w:t>
      </w:r>
      <w:r w:rsidRPr="006D40FB">
        <w:rPr>
          <w:sz w:val="12"/>
        </w:rPr>
        <w:t xml:space="preserve">¶ </w:t>
      </w:r>
      <w:r w:rsidRPr="006D40FB">
        <w:rPr>
          <w:sz w:val="20"/>
        </w:rPr>
        <w:t xml:space="preserve">and the United States” 2007 – No exact date given. </w:t>
      </w:r>
      <w:hyperlink r:id="rId30" w:history="1">
        <w:r w:rsidRPr="006D40FB">
          <w:rPr>
            <w:sz w:val="20"/>
          </w:rPr>
          <w:t>http://sharedhope.org/wp-content/uploads/2012/09/DEMAND.pdf Accessed 7/6/13</w:t>
        </w:r>
      </w:hyperlink>
      <w:r w:rsidRPr="006D40FB">
        <w:rPr>
          <w:sz w:val="20"/>
        </w:rPr>
        <w:t xml:space="preserve"> //SH </w:t>
      </w:r>
    </w:p>
    <w:p w:rsidR="00403A13" w:rsidRPr="006D40FB" w:rsidRDefault="00403A13" w:rsidP="00403A13">
      <w:pPr>
        <w:rPr>
          <w:b/>
          <w:u w:val="single"/>
        </w:rPr>
      </w:pPr>
      <w:r w:rsidRPr="006D40FB">
        <w:t xml:space="preserve">Sex tourism is the travel by buyers of sexual services for the purpose of procuring sexual services </w:t>
      </w:r>
      <w:r w:rsidRPr="006D40FB">
        <w:rPr>
          <w:sz w:val="12"/>
        </w:rPr>
        <w:t>¶</w:t>
      </w:r>
      <w:r w:rsidRPr="006D40FB">
        <w:t xml:space="preserve"> from another person in exchange for money and/or goods. </w:t>
      </w:r>
      <w:r w:rsidRPr="00687694">
        <w:rPr>
          <w:rStyle w:val="StyleBoldUnderline"/>
        </w:rPr>
        <w:t xml:space="preserve">Sex tourism can occur between countries ¶ </w:t>
      </w:r>
      <w:proofErr w:type="gramStart"/>
      <w:r w:rsidRPr="00687694">
        <w:rPr>
          <w:rStyle w:val="StyleBoldUnderline"/>
        </w:rPr>
        <w:t>or</w:t>
      </w:r>
      <w:proofErr w:type="gramEnd"/>
      <w:r w:rsidRPr="00687694">
        <w:rPr>
          <w:rStyle w:val="StyleBoldUnderline"/>
        </w:rPr>
        <w:t xml:space="preserve"> cities. </w:t>
      </w:r>
      <w:r w:rsidRPr="00687694">
        <w:rPr>
          <w:rStyle w:val="StyleBoldUnderline"/>
          <w:highlight w:val="yellow"/>
        </w:rPr>
        <w:t>Sex tourists create a demand which drives the recruitment of more victims to be trafficked</w:t>
      </w:r>
      <w:r w:rsidRPr="00687694">
        <w:rPr>
          <w:rStyle w:val="StyleBoldUnderline"/>
        </w:rPr>
        <w:t xml:space="preserve"> ¶ to commercial sex markets </w:t>
      </w:r>
      <w:r w:rsidRPr="00687694">
        <w:rPr>
          <w:rStyle w:val="StyleBoldUnderline"/>
          <w:highlight w:val="yellow"/>
        </w:rPr>
        <w:t>to meet their demands</w:t>
      </w:r>
      <w:r w:rsidRPr="00687694">
        <w:rPr>
          <w:rStyle w:val="StyleBoldUnderline"/>
        </w:rPr>
        <w:t xml:space="preserve">. Human trafficking, including sex trafficking, is ¶ defined in Article 3 of the United Nations Protocol as “the recruitment, transportation, transfer, ¶ </w:t>
      </w:r>
      <w:proofErr w:type="spellStart"/>
      <w:r w:rsidRPr="00687694">
        <w:rPr>
          <w:rStyle w:val="StyleBoldUnderline"/>
        </w:rPr>
        <w:t>harbouring</w:t>
      </w:r>
      <w:proofErr w:type="spellEnd"/>
      <w:r w:rsidRPr="00687694">
        <w:rPr>
          <w:rStyle w:val="StyleBoldUnderline"/>
        </w:rPr>
        <w:t xml:space="preserve"> or receipt of persons, by means of the</w:t>
      </w:r>
      <w:r w:rsidRPr="006D40FB">
        <w:rPr>
          <w:b/>
          <w:u w:val="single"/>
        </w:rPr>
        <w:t xml:space="preserve"> threat or use of force</w:t>
      </w:r>
      <w:r w:rsidRPr="006D40FB">
        <w:t xml:space="preserve"> or other forms of coercion, </w:t>
      </w:r>
      <w:r w:rsidRPr="006D40FB">
        <w:rPr>
          <w:sz w:val="12"/>
        </w:rPr>
        <w:t>¶</w:t>
      </w:r>
      <w:r w:rsidRPr="006D40FB">
        <w:t xml:space="preserve"> of abduction, of fraud, of deception, of the abuse of power or of a position of vulnerability or of the </w:t>
      </w:r>
      <w:r w:rsidRPr="006D40FB">
        <w:rPr>
          <w:sz w:val="12"/>
        </w:rPr>
        <w:t>¶</w:t>
      </w:r>
      <w:r w:rsidRPr="006D40FB">
        <w:t xml:space="preserve"> giving or receiving of payments or benefits to achieve the consent of a person having control over </w:t>
      </w:r>
      <w:r w:rsidRPr="006D40FB">
        <w:rPr>
          <w:sz w:val="12"/>
        </w:rPr>
        <w:t>¶</w:t>
      </w:r>
      <w:r w:rsidRPr="006D40FB">
        <w:t xml:space="preserve"> another person, for the purpose of exploitation…; (b) The consent of a victim of trafficking in </w:t>
      </w:r>
      <w:r w:rsidRPr="006D40FB">
        <w:rPr>
          <w:sz w:val="12"/>
        </w:rPr>
        <w:t>¶</w:t>
      </w:r>
      <w:r w:rsidRPr="006D40FB">
        <w:t xml:space="preserve"> persons to the intended exploitation set forth in subparagraph (a) of this article shall be irrelevant </w:t>
      </w:r>
      <w:r w:rsidRPr="006D40FB">
        <w:rPr>
          <w:sz w:val="12"/>
        </w:rPr>
        <w:t>¶</w:t>
      </w:r>
      <w:r w:rsidRPr="006D40FB">
        <w:t xml:space="preserve"> where any of the means set forth in subparagraph (a) have been used.” The Trafficking Victims </w:t>
      </w:r>
      <w:r w:rsidRPr="006D40FB">
        <w:rPr>
          <w:sz w:val="12"/>
        </w:rPr>
        <w:t>¶</w:t>
      </w:r>
      <w:r w:rsidRPr="006D40FB">
        <w:t xml:space="preserve"> Protection Act 2000 (TVPA) sec. 103(9) defines sex trafficking as “the recruitment, harboring, </w:t>
      </w:r>
      <w:r w:rsidRPr="006D40FB">
        <w:rPr>
          <w:sz w:val="12"/>
        </w:rPr>
        <w:t>¶</w:t>
      </w:r>
      <w:r w:rsidRPr="006D40FB">
        <w:t xml:space="preserve"> transportation, provision, or obtaining of a person for the purpose of a commercial sex act” and </w:t>
      </w:r>
      <w:r w:rsidRPr="006D40FB">
        <w:rPr>
          <w:sz w:val="12"/>
        </w:rPr>
        <w:t>¶</w:t>
      </w:r>
      <w:r w:rsidRPr="006D40FB">
        <w:t xml:space="preserve"> explains that all ‘‘severe forms of trafficking in persons’’ means—(A) sex trafficking in which a </w:t>
      </w:r>
      <w:r w:rsidRPr="006D40FB">
        <w:rPr>
          <w:sz w:val="12"/>
        </w:rPr>
        <w:t>¶</w:t>
      </w:r>
      <w:r w:rsidRPr="006D40FB">
        <w:t xml:space="preserve"> commercial sex act is induced by force, fraud, or coercion.” </w:t>
      </w:r>
      <w:r w:rsidRPr="00687694">
        <w:rPr>
          <w:rStyle w:val="StyleBoldUnderline"/>
          <w:highlight w:val="yellow"/>
        </w:rPr>
        <w:t>Both provide that the inducement ¶ of a child less than 18 years of age eliminates the need to prove force, fraud or coercion. Sex ¶ trafficking is the response to demand in the market; it is the supply of persons, especially women ¶ and children, who are brought into sexual slavery and exploitation.</w:t>
      </w:r>
    </w:p>
    <w:p w:rsidR="00403A13" w:rsidRDefault="00403A13" w:rsidP="00403A13"/>
    <w:p w:rsidR="00403A13" w:rsidRDefault="00403A13" w:rsidP="00403A13">
      <w:pPr>
        <w:pStyle w:val="Heading4"/>
      </w:pPr>
      <w:r>
        <w:t xml:space="preserve">Increased international tourism and economic development increase child prostitution. </w:t>
      </w:r>
    </w:p>
    <w:p w:rsidR="00403A13" w:rsidRDefault="00403A13" w:rsidP="00403A13">
      <w:pPr>
        <w:rPr>
          <w:b/>
          <w:sz w:val="24"/>
        </w:rPr>
      </w:pPr>
      <w:r>
        <w:rPr>
          <w:b/>
          <w:sz w:val="24"/>
        </w:rPr>
        <w:t>Green 94</w:t>
      </w:r>
    </w:p>
    <w:p w:rsidR="00403A13" w:rsidRPr="00CE1EDF" w:rsidRDefault="00403A13" w:rsidP="00403A13">
      <w:pPr>
        <w:rPr>
          <w:sz w:val="20"/>
        </w:rPr>
      </w:pPr>
      <w:r>
        <w:rPr>
          <w:sz w:val="20"/>
        </w:rPr>
        <w:t>Patricia Jennifer Green. (</w:t>
      </w:r>
      <w:proofErr w:type="spellStart"/>
      <w:r>
        <w:rPr>
          <w:sz w:val="20"/>
        </w:rPr>
        <w:t>Rahab</w:t>
      </w:r>
      <w:proofErr w:type="spellEnd"/>
      <w:r>
        <w:rPr>
          <w:sz w:val="20"/>
        </w:rPr>
        <w:t xml:space="preserve"> Ministries, Women’s Study Centre at Sydney University, Sydney Australia)</w:t>
      </w:r>
      <w:proofErr w:type="gramStart"/>
      <w:r>
        <w:rPr>
          <w:sz w:val="20"/>
        </w:rPr>
        <w:t xml:space="preserve">. </w:t>
      </w:r>
      <w:proofErr w:type="gramEnd"/>
      <w:r>
        <w:rPr>
          <w:sz w:val="20"/>
        </w:rPr>
        <w:t xml:space="preserve">November 1994. “Prostitution: Children The Victims.” </w:t>
      </w:r>
      <w:hyperlink r:id="rId31" w:history="1">
        <w:r w:rsidRPr="00682D0A">
          <w:rPr>
            <w:rStyle w:val="Hyperlink"/>
            <w:sz w:val="20"/>
          </w:rPr>
          <w:t>http://www.wouk.org/rahab_international/pdf_files/Prostitution%20-%20Children%20the%20Victims.pdf</w:t>
        </w:r>
      </w:hyperlink>
      <w:r>
        <w:rPr>
          <w:sz w:val="20"/>
        </w:rPr>
        <w:t xml:space="preserve"> Accessed 7/9/13 //SH </w:t>
      </w:r>
    </w:p>
    <w:p w:rsidR="00403A13" w:rsidRPr="00CE1EDF" w:rsidRDefault="00403A13" w:rsidP="00403A13">
      <w:r w:rsidRPr="00687694">
        <w:rPr>
          <w:rStyle w:val="StyleBoldUnderline"/>
          <w:highlight w:val="yellow"/>
        </w:rPr>
        <w:t>Prostitution, sexual exploitation and sex slavery of children and adolescents is an increasing social ¶ problem in some developing countries. Child prostitution is linked to poverty, economic development ¶ and may be escalated by international tourism</w:t>
      </w:r>
      <w:r w:rsidRPr="00CE1EDF">
        <w:rPr>
          <w:b/>
          <w:highlight w:val="yellow"/>
          <w:u w:val="single"/>
        </w:rPr>
        <w:t>.</w:t>
      </w:r>
      <w:r w:rsidRPr="00CE1EDF">
        <w:t xml:space="preserve"> Child prostitution is destructive to life and an affront to </w:t>
      </w:r>
      <w:r w:rsidRPr="00CE1EDF">
        <w:rPr>
          <w:sz w:val="12"/>
        </w:rPr>
        <w:t>¶</w:t>
      </w:r>
      <w:r w:rsidRPr="00CE1EDF">
        <w:t xml:space="preserve"> human dignity. </w:t>
      </w:r>
      <w:r w:rsidRPr="00CE1EDF">
        <w:rPr>
          <w:sz w:val="12"/>
        </w:rPr>
        <w:t>¶</w:t>
      </w:r>
      <w:r w:rsidRPr="00CE1EDF">
        <w:t xml:space="preserve"> Professional Psychologists are encouraged to direst their expertise into tackling these issues at the </w:t>
      </w:r>
      <w:r w:rsidRPr="00CE1EDF">
        <w:rPr>
          <w:sz w:val="12"/>
        </w:rPr>
        <w:t>¶</w:t>
      </w:r>
      <w:r w:rsidRPr="00CE1EDF">
        <w:t xml:space="preserve"> levels of prevention as well as cure, as it appears that child prostitution will continue to increase </w:t>
      </w:r>
      <w:r w:rsidRPr="00CE1EDF">
        <w:rPr>
          <w:sz w:val="12"/>
        </w:rPr>
        <w:t>¶</w:t>
      </w:r>
      <w:r w:rsidRPr="00CE1EDF">
        <w:t xml:space="preserve"> throughout the Asian Region hand to hand with increased tourism and economic development. Action </w:t>
      </w:r>
      <w:r w:rsidRPr="00CE1EDF">
        <w:rPr>
          <w:sz w:val="12"/>
        </w:rPr>
        <w:t>¶</w:t>
      </w:r>
      <w:r w:rsidRPr="00CE1EDF">
        <w:t xml:space="preserve"> research needs to lead to social change, the change of attitudes toward women and female children and </w:t>
      </w:r>
      <w:r w:rsidRPr="00CE1EDF">
        <w:rPr>
          <w:sz w:val="12"/>
        </w:rPr>
        <w:t>¶</w:t>
      </w:r>
      <w:r w:rsidRPr="00CE1EDF">
        <w:t xml:space="preserve"> increased education of family values and the value and dignity of life. Community awareness and </w:t>
      </w:r>
      <w:r w:rsidRPr="00CE1EDF">
        <w:rPr>
          <w:sz w:val="12"/>
        </w:rPr>
        <w:t>¶</w:t>
      </w:r>
      <w:r w:rsidRPr="00CE1EDF">
        <w:t xml:space="preserve"> viable alternatives for employment must also be considered.</w:t>
      </w:r>
    </w:p>
    <w:p w:rsidR="00403A13" w:rsidRDefault="00403A13" w:rsidP="00933C02">
      <w:pPr>
        <w:rPr>
          <w:rFonts w:asciiTheme="minorHAnsi" w:hAnsiTheme="minorHAnsi"/>
        </w:rPr>
      </w:pPr>
    </w:p>
    <w:p w:rsidR="00890F9C" w:rsidRDefault="00890F9C" w:rsidP="00890F9C">
      <w:pPr>
        <w:pStyle w:val="Heading3"/>
        <w:rPr>
          <w:rFonts w:asciiTheme="minorHAnsi" w:hAnsiTheme="minorHAnsi"/>
        </w:rPr>
      </w:pPr>
      <w:bookmarkStart w:id="15" w:name="_Toc361218807"/>
      <w:r>
        <w:lastRenderedPageBreak/>
        <w:t xml:space="preserve">Human Trafficking Turn – </w:t>
      </w:r>
      <w:r w:rsidR="005537B4">
        <w:t>Terrorism ext.</w:t>
      </w:r>
      <w:bookmarkEnd w:id="15"/>
    </w:p>
    <w:p w:rsidR="00890F9C" w:rsidRDefault="00890F9C" w:rsidP="00890F9C">
      <w:pPr>
        <w:rPr>
          <w:rFonts w:asciiTheme="minorHAnsi" w:hAnsiTheme="minorHAnsi"/>
        </w:rPr>
      </w:pPr>
    </w:p>
    <w:p w:rsidR="00403A13" w:rsidRDefault="00403A13" w:rsidP="00933C02">
      <w:pPr>
        <w:rPr>
          <w:rFonts w:asciiTheme="minorHAnsi" w:hAnsiTheme="minorHAnsi"/>
        </w:rPr>
      </w:pPr>
    </w:p>
    <w:p w:rsidR="00890F9C" w:rsidRDefault="00890F9C" w:rsidP="00890F9C">
      <w:pPr>
        <w:keepNext/>
        <w:keepLines/>
        <w:spacing w:before="200"/>
        <w:contextualSpacing/>
        <w:outlineLvl w:val="3"/>
        <w:rPr>
          <w:rFonts w:eastAsiaTheme="majorEastAsia" w:cstheme="majorBidi"/>
          <w:b/>
          <w:bCs/>
          <w:iCs/>
          <w:sz w:val="24"/>
        </w:rPr>
      </w:pPr>
      <w:r w:rsidRPr="00704293">
        <w:rPr>
          <w:rFonts w:eastAsiaTheme="majorEastAsia" w:cstheme="majorBidi"/>
          <w:b/>
          <w:bCs/>
          <w:iCs/>
          <w:sz w:val="24"/>
        </w:rPr>
        <w:t>Human trafficking funds terror groups</w:t>
      </w:r>
      <w:r>
        <w:rPr>
          <w:rFonts w:eastAsiaTheme="majorEastAsia" w:cstheme="majorBidi"/>
          <w:b/>
          <w:bCs/>
          <w:iCs/>
          <w:sz w:val="24"/>
        </w:rPr>
        <w:t xml:space="preserve">. </w:t>
      </w:r>
    </w:p>
    <w:p w:rsidR="00890F9C" w:rsidRDefault="00890F9C" w:rsidP="00890F9C">
      <w:pPr>
        <w:rPr>
          <w:b/>
          <w:sz w:val="24"/>
        </w:rPr>
      </w:pPr>
      <w:r>
        <w:rPr>
          <w:b/>
          <w:sz w:val="24"/>
        </w:rPr>
        <w:t>Keefer 06</w:t>
      </w:r>
    </w:p>
    <w:p w:rsidR="00890F9C" w:rsidRPr="00E6334E" w:rsidRDefault="00890F9C" w:rsidP="00890F9C">
      <w:pPr>
        <w:rPr>
          <w:sz w:val="20"/>
        </w:rPr>
      </w:pPr>
      <w:r>
        <w:rPr>
          <w:sz w:val="20"/>
        </w:rPr>
        <w:t>Sandra Keefer. (Colonel US Army War College)</w:t>
      </w:r>
      <w:proofErr w:type="gramStart"/>
      <w:r>
        <w:rPr>
          <w:sz w:val="20"/>
        </w:rPr>
        <w:t xml:space="preserve">. </w:t>
      </w:r>
      <w:proofErr w:type="gramEnd"/>
      <w:r>
        <w:rPr>
          <w:sz w:val="20"/>
        </w:rPr>
        <w:t>“Human Trafficking and the Impact on National Security for the United States.</w:t>
      </w:r>
      <w:proofErr w:type="gramStart"/>
      <w:r>
        <w:rPr>
          <w:sz w:val="20"/>
        </w:rPr>
        <w:t xml:space="preserve">” </w:t>
      </w:r>
      <w:proofErr w:type="gramEnd"/>
      <w:r>
        <w:rPr>
          <w:sz w:val="20"/>
        </w:rPr>
        <w:t xml:space="preserve">March 15, 2006. </w:t>
      </w:r>
    </w:p>
    <w:p w:rsidR="00890F9C" w:rsidRPr="00704293" w:rsidRDefault="003F2A9B" w:rsidP="00890F9C">
      <w:pPr>
        <w:rPr>
          <w:sz w:val="20"/>
          <w:szCs w:val="20"/>
        </w:rPr>
      </w:pPr>
      <w:hyperlink r:id="rId32" w:history="1">
        <w:r w:rsidR="00890F9C" w:rsidRPr="00704293">
          <w:rPr>
            <w:sz w:val="20"/>
            <w:szCs w:val="20"/>
          </w:rPr>
          <w:t>http://stinet.dtic.mil/cgi-bin/GetTRDoc?AD=ADA448573&amp;Location=U2&amp;doc=GetTRDoc.pdf</w:t>
        </w:r>
      </w:hyperlink>
      <w:r w:rsidR="00890F9C">
        <w:rPr>
          <w:sz w:val="20"/>
          <w:szCs w:val="20"/>
        </w:rPr>
        <w:t xml:space="preserve"> Accessed 7/5/13 //SH </w:t>
      </w:r>
    </w:p>
    <w:p w:rsidR="00890F9C" w:rsidRDefault="00890F9C" w:rsidP="00890F9C">
      <w:pPr>
        <w:ind w:right="288"/>
        <w:rPr>
          <w:rFonts w:eastAsia="Times New Roman"/>
          <w:bCs/>
        </w:rPr>
      </w:pPr>
      <w:r w:rsidRPr="00704293">
        <w:rPr>
          <w:rFonts w:eastAsia="Times New Roman"/>
        </w:rPr>
        <w:t xml:space="preserve">Is there a link between terrorism and human trafficking? According to Christine Dolan, panelist at the recent “Terrorism Nexus” seminar hosted by The World Affairs Council of Washington, DC, the answer is a definitive, yes.14 </w:t>
      </w:r>
      <w:r w:rsidRPr="00704293">
        <w:rPr>
          <w:rFonts w:eastAsia="Times New Roman"/>
          <w:b/>
          <w:bCs/>
          <w:highlight w:val="yellow"/>
          <w:u w:val="single"/>
        </w:rPr>
        <w:t>Trafficking and terrorism are linked. Terrorists use the</w:t>
      </w:r>
      <w:r w:rsidRPr="00704293">
        <w:rPr>
          <w:rFonts w:eastAsia="Times New Roman"/>
          <w:b/>
          <w:bCs/>
          <w:u w:val="single"/>
        </w:rPr>
        <w:t xml:space="preserve"> transportation networks of smugglers and </w:t>
      </w:r>
      <w:r w:rsidRPr="00704293">
        <w:rPr>
          <w:rFonts w:eastAsia="Times New Roman"/>
          <w:b/>
          <w:bCs/>
          <w:highlight w:val="yellow"/>
          <w:u w:val="single"/>
        </w:rPr>
        <w:t>traffickers to move operatives.</w:t>
      </w:r>
      <w:r w:rsidRPr="00704293">
        <w:rPr>
          <w:rFonts w:eastAsia="Times New Roman"/>
          <w:b/>
          <w:bCs/>
          <w:u w:val="single"/>
        </w:rPr>
        <w:t xml:space="preserve"> In many parts of the world, profits from drug trading provide funds for terrorism, and in certain regions of the </w:t>
      </w:r>
      <w:r w:rsidRPr="00704293">
        <w:rPr>
          <w:rFonts w:eastAsia="Times New Roman"/>
          <w:b/>
          <w:bCs/>
          <w:highlight w:val="yellow"/>
          <w:u w:val="single"/>
        </w:rPr>
        <w:t>world trafficking is a large and significant component of that economy.</w:t>
      </w:r>
      <w:r w:rsidRPr="00704293">
        <w:rPr>
          <w:rFonts w:eastAsia="Times New Roman"/>
        </w:rPr>
        <w:t xml:space="preserve"> Examples of this include the Balkans, Southeast Asia, Philippines and parts of the former Soviet Union. In the Balkans, </w:t>
      </w:r>
      <w:r w:rsidRPr="00704293">
        <w:rPr>
          <w:rFonts w:eastAsia="Times New Roman"/>
          <w:b/>
          <w:bCs/>
          <w:highlight w:val="yellow"/>
          <w:u w:val="single"/>
        </w:rPr>
        <w:t>trafficking is a major source of profits for</w:t>
      </w:r>
      <w:r w:rsidRPr="00704293">
        <w:rPr>
          <w:rFonts w:eastAsia="Times New Roman"/>
          <w:b/>
          <w:bCs/>
          <w:u w:val="single"/>
        </w:rPr>
        <w:t xml:space="preserve"> organized crime groups which have links to </w:t>
      </w:r>
      <w:r w:rsidRPr="00704293">
        <w:rPr>
          <w:rFonts w:eastAsia="Times New Roman"/>
          <w:b/>
          <w:bCs/>
          <w:highlight w:val="yellow"/>
          <w:u w:val="single"/>
        </w:rPr>
        <w:t>terrorists</w:t>
      </w:r>
      <w:r w:rsidRPr="00704293">
        <w:rPr>
          <w:rFonts w:eastAsia="Times New Roman"/>
          <w:highlight w:val="yellow"/>
        </w:rPr>
        <w:t>.</w:t>
      </w:r>
      <w:r w:rsidRPr="00704293">
        <w:rPr>
          <w:rFonts w:eastAsia="Times New Roman"/>
        </w:rPr>
        <w:t xml:space="preserve"> In Southeast Asia and the Philippines, </w:t>
      </w:r>
      <w:r w:rsidRPr="00704293">
        <w:rPr>
          <w:rFonts w:eastAsia="Times New Roman"/>
          <w:b/>
          <w:bCs/>
          <w:u w:val="single"/>
        </w:rPr>
        <w:t>trafficking is significant enabling potential terrorists to move their money easily through the channels of the illicit economy</w:t>
      </w:r>
      <w:r w:rsidRPr="00704293">
        <w:rPr>
          <w:rFonts w:eastAsia="Times New Roman"/>
        </w:rPr>
        <w:t xml:space="preserve">.15 the national and international enforcement environment changed significantly after the September 11, 2001 attacks. </w:t>
      </w:r>
      <w:r w:rsidRPr="00704293">
        <w:rPr>
          <w:rFonts w:eastAsia="Times New Roman"/>
          <w:b/>
          <w:bCs/>
          <w:u w:val="single"/>
        </w:rPr>
        <w:t>Today the conditions could be right for terrorist and human smugglers to join forces.</w:t>
      </w:r>
      <w:r w:rsidRPr="00704293">
        <w:rPr>
          <w:rFonts w:eastAsia="Times New Roman"/>
        </w:rPr>
        <w:t xml:space="preserve"> Emphasis is now being placed on targeting alien smuggling organizations that present threats to our national security. This emphasis recognizes that </w:t>
      </w:r>
      <w:r w:rsidRPr="00704293">
        <w:rPr>
          <w:rFonts w:eastAsia="Times New Roman"/>
          <w:b/>
          <w:bCs/>
          <w:u w:val="single"/>
        </w:rPr>
        <w:t>terrorists and their associates are likely to align themselves with specific alien smuggling networks to obtain undetected entry into the United States. Three factors have created an environment in which terrorists and smuggling enterprises may combine their criminal efforts to pose a significant national and international threat</w:t>
      </w:r>
      <w:r w:rsidRPr="00704293">
        <w:rPr>
          <w:rFonts w:eastAsia="Times New Roman"/>
        </w:rPr>
        <w:t xml:space="preserve">. These factors include the fact that the criminal organizations involved are growing in volume and sophistication; and those same organizations’ developing the ability to exploit public corruption; and lax immigration controls in source and transit countries.16 </w:t>
      </w:r>
      <w:r w:rsidRPr="00E6334E">
        <w:rPr>
          <w:rFonts w:eastAsia="Times New Roman"/>
          <w:bCs/>
        </w:rPr>
        <w:t>The thread of trafficking runs through Al Qaeda’s tapestry of terror.</w:t>
      </w:r>
    </w:p>
    <w:p w:rsidR="00C742F5" w:rsidRDefault="00C742F5" w:rsidP="00933C02">
      <w:pPr>
        <w:rPr>
          <w:rFonts w:asciiTheme="minorHAnsi" w:hAnsiTheme="minorHAnsi"/>
        </w:rPr>
      </w:pPr>
    </w:p>
    <w:p w:rsidR="00B9704D" w:rsidRDefault="00B9704D" w:rsidP="00B9704D">
      <w:pPr>
        <w:pStyle w:val="Heading3"/>
      </w:pPr>
      <w:bookmarkStart w:id="16" w:name="_Toc361218808"/>
      <w:r>
        <w:lastRenderedPageBreak/>
        <w:t>Human Trafficking Turn - Patriarchy Mod</w:t>
      </w:r>
      <w:bookmarkEnd w:id="16"/>
      <w:r>
        <w:t xml:space="preserve"> </w:t>
      </w:r>
    </w:p>
    <w:p w:rsidR="00B9704D" w:rsidRDefault="00B9704D" w:rsidP="00B9704D"/>
    <w:p w:rsidR="00B9704D" w:rsidRDefault="00B9704D" w:rsidP="00B9704D">
      <w:pPr>
        <w:pStyle w:val="Heading4"/>
      </w:pPr>
      <w:r>
        <w:t xml:space="preserve">Sex tourism and human trafficking in Cuba have a disproportionate effect on women. </w:t>
      </w:r>
    </w:p>
    <w:p w:rsidR="00B9704D" w:rsidRPr="005D29FA" w:rsidRDefault="00B9704D" w:rsidP="00B9704D">
      <w:pPr>
        <w:rPr>
          <w:b/>
          <w:sz w:val="24"/>
          <w:szCs w:val="20"/>
        </w:rPr>
      </w:pPr>
      <w:proofErr w:type="spellStart"/>
      <w:r>
        <w:rPr>
          <w:b/>
          <w:sz w:val="24"/>
          <w:szCs w:val="20"/>
        </w:rPr>
        <w:t>Plasencia</w:t>
      </w:r>
      <w:proofErr w:type="spellEnd"/>
      <w:r>
        <w:rPr>
          <w:b/>
          <w:sz w:val="24"/>
          <w:szCs w:val="20"/>
        </w:rPr>
        <w:t xml:space="preserve"> 09</w:t>
      </w:r>
    </w:p>
    <w:p w:rsidR="00B9704D" w:rsidRPr="005D29FA" w:rsidRDefault="00B9704D" w:rsidP="00B9704D">
      <w:pPr>
        <w:rPr>
          <w:sz w:val="20"/>
          <w:szCs w:val="20"/>
        </w:rPr>
      </w:pPr>
      <w:r w:rsidRPr="005D29FA">
        <w:rPr>
          <w:sz w:val="20"/>
          <w:szCs w:val="20"/>
        </w:rPr>
        <w:t xml:space="preserve">Arianne </w:t>
      </w:r>
      <w:proofErr w:type="spellStart"/>
      <w:r w:rsidRPr="005D29FA">
        <w:rPr>
          <w:bCs/>
          <w:sz w:val="20"/>
          <w:szCs w:val="20"/>
        </w:rPr>
        <w:t>Plasencia</w:t>
      </w:r>
      <w:proofErr w:type="spellEnd"/>
      <w:r w:rsidRPr="005D29FA">
        <w:rPr>
          <w:sz w:val="20"/>
          <w:szCs w:val="20"/>
        </w:rPr>
        <w:t xml:space="preserve">, J.D., Georgetown Univ. Law Center, </w:t>
      </w:r>
      <w:r w:rsidRPr="005D29FA">
        <w:rPr>
          <w:bCs/>
          <w:sz w:val="20"/>
          <w:szCs w:val="20"/>
        </w:rPr>
        <w:t>‘9</w:t>
      </w:r>
      <w:r w:rsidRPr="005D29FA">
        <w:rPr>
          <w:sz w:val="20"/>
          <w:szCs w:val="20"/>
        </w:rPr>
        <w:t>, “SEX TOURISM IN MODERN CUBA: AN OUTGROWTH OF THE TOURISM INDUSTRY'S FOCUS ON FREE-MARKET CAPITALISM,” The Georgetown Journal of Gender and the Law, 10 Geo. J. Gender &amp; L. 999, JT//JEDI</w:t>
      </w:r>
    </w:p>
    <w:p w:rsidR="00B9704D" w:rsidRDefault="00B9704D" w:rsidP="00B9704D">
      <w:r w:rsidRPr="005D29FA">
        <w:t xml:space="preserve">Yet, despite these sweeping protections, cultural machismo persists in Cuba. </w:t>
      </w:r>
      <w:proofErr w:type="gramStart"/>
      <w:r w:rsidRPr="005D29FA">
        <w:t>n6</w:t>
      </w:r>
      <w:proofErr w:type="gramEnd"/>
      <w:r w:rsidRPr="005D29FA">
        <w:t xml:space="preserve"> Women continue to perform de facto more household work than men, and stereotypes about women's roles remain. </w:t>
      </w:r>
      <w:proofErr w:type="gramStart"/>
      <w:r w:rsidRPr="005D29FA">
        <w:t>n7</w:t>
      </w:r>
      <w:proofErr w:type="gramEnd"/>
      <w:r w:rsidRPr="005D29FA">
        <w:t xml:space="preserve"> Further, with Cuba increasingly relying on free-market style capitalism to sustain its economy, </w:t>
      </w:r>
      <w:r w:rsidRPr="005D29FA">
        <w:rPr>
          <w:b/>
          <w:highlight w:val="yellow"/>
          <w:u w:val="single"/>
        </w:rPr>
        <w:t xml:space="preserve">there has been an enormous shift in focus away from the export of raw materials and toward tourism as the predominant mode of economic production. </w:t>
      </w:r>
      <w:proofErr w:type="gramStart"/>
      <w:r w:rsidRPr="005D29FA">
        <w:rPr>
          <w:b/>
          <w:highlight w:val="yellow"/>
          <w:u w:val="single"/>
        </w:rPr>
        <w:t>n8</w:t>
      </w:r>
      <w:proofErr w:type="gramEnd"/>
      <w:r w:rsidRPr="005D29FA">
        <w:rPr>
          <w:b/>
          <w:highlight w:val="yellow"/>
          <w:u w:val="single"/>
        </w:rPr>
        <w:t xml:space="preserve"> With this shift has come an increase in sex tourism, which has had a particularly subjugating effect on women.</w:t>
      </w:r>
      <w:r w:rsidRPr="005D29FA">
        <w:rPr>
          <w:highlight w:val="yellow"/>
        </w:rPr>
        <w:t xml:space="preserve"> </w:t>
      </w:r>
      <w:proofErr w:type="gramStart"/>
      <w:r w:rsidRPr="005D29FA">
        <w:rPr>
          <w:highlight w:val="yellow"/>
        </w:rPr>
        <w:t>n</w:t>
      </w:r>
      <w:r w:rsidRPr="005D29FA">
        <w:t>9</w:t>
      </w:r>
      <w:proofErr w:type="gramEnd"/>
      <w:r w:rsidRPr="005D29FA">
        <w:t xml:space="preserve"> This note will discuss prostitution and sex work in Cuba. Part I will focus on the history of prostitution in Cuba. It will discuss prostitution both before and after the Cuban Revolution. Part II will focus on the period after the Cuban Revolution ushered in substantial reforms for women, Afro-Cubans, and poorer Cubans. I will particularly focus on sex tourism because it is the most prevalent form of prostitution in modern Cuba. I will argue that, with the rise of a free-market approach to foreign investment and the resultant dual economy, Cuba has created an environment that fosters sex tourism. Finally, Part III will discuss recent developments in Cuba that may affect prostitution. With the end of Fidel Castro's rule, Cuba may be entering into a new phase in its political and  [*1001</w:t>
      </w:r>
      <w:proofErr w:type="gramStart"/>
      <w:r w:rsidRPr="005D29FA">
        <w:t>]  economic</w:t>
      </w:r>
      <w:proofErr w:type="gramEnd"/>
      <w:r w:rsidRPr="005D29FA">
        <w:t xml:space="preserve"> development. These changes could substantially change </w:t>
      </w:r>
      <w:proofErr w:type="spellStart"/>
      <w:r w:rsidRPr="005D29FA">
        <w:t>jineterismo</w:t>
      </w:r>
      <w:proofErr w:type="spellEnd"/>
      <w:r w:rsidRPr="005D29FA">
        <w:t xml:space="preserve"> in Cuba.</w:t>
      </w:r>
    </w:p>
    <w:p w:rsidR="00B9704D" w:rsidRDefault="00B9704D" w:rsidP="00B9704D">
      <w:pPr>
        <w:pStyle w:val="Heading4"/>
        <w:rPr>
          <w:rFonts w:eastAsia="Calibri"/>
        </w:rPr>
      </w:pPr>
      <w:r>
        <w:rPr>
          <w:rFonts w:eastAsia="Calibri"/>
        </w:rPr>
        <w:t>That</w:t>
      </w:r>
      <w:r w:rsidRPr="005D29FA">
        <w:rPr>
          <w:rFonts w:eastAsia="Calibri"/>
        </w:rPr>
        <w:t xml:space="preserve"> justifies environmental destruction, nuclear proliferation and culminates in exti</w:t>
      </w:r>
      <w:r>
        <w:rPr>
          <w:rFonts w:eastAsia="Calibri"/>
        </w:rPr>
        <w:t>nction.</w:t>
      </w:r>
    </w:p>
    <w:p w:rsidR="00B9704D" w:rsidRDefault="00B9704D" w:rsidP="00B9704D">
      <w:pPr>
        <w:rPr>
          <w:b/>
          <w:sz w:val="24"/>
        </w:rPr>
      </w:pPr>
      <w:r>
        <w:rPr>
          <w:b/>
          <w:sz w:val="24"/>
        </w:rPr>
        <w:t>Warren and Cady</w:t>
      </w:r>
      <w:r w:rsidRPr="005D29FA">
        <w:rPr>
          <w:b/>
          <w:sz w:val="24"/>
        </w:rPr>
        <w:t xml:space="preserve"> 94 </w:t>
      </w:r>
    </w:p>
    <w:p w:rsidR="00B9704D" w:rsidRPr="005D29FA" w:rsidRDefault="00B9704D" w:rsidP="00B9704D">
      <w:pPr>
        <w:rPr>
          <w:b/>
          <w:sz w:val="24"/>
        </w:rPr>
      </w:pPr>
      <w:r w:rsidRPr="005D29FA">
        <w:rPr>
          <w:szCs w:val="16"/>
        </w:rPr>
        <w:t xml:space="preserve">[Karen and Duane, Feminism and Peace: Seeing Connections, </w:t>
      </w:r>
      <w:proofErr w:type="spellStart"/>
      <w:r w:rsidRPr="005D29FA">
        <w:rPr>
          <w:szCs w:val="16"/>
        </w:rPr>
        <w:t>Hypatia</w:t>
      </w:r>
      <w:proofErr w:type="spellEnd"/>
      <w:r w:rsidRPr="005D29FA">
        <w:rPr>
          <w:szCs w:val="16"/>
        </w:rPr>
        <w:t>, Vol. 9, No. 2, Spring, p4-20]</w:t>
      </w:r>
    </w:p>
    <w:p w:rsidR="00B9704D" w:rsidRPr="005D29FA" w:rsidRDefault="00B9704D" w:rsidP="00B9704D">
      <w:pPr>
        <w:ind w:right="288"/>
        <w:jc w:val="both"/>
      </w:pPr>
      <w:r w:rsidRPr="005D29FA">
        <w:t xml:space="preserve">Operationalized, the evidence of patriarchy as a dysfunctional system is found in the behaviors to which it gives rise, (c), and the unmanageability (d), which results. For example, in the United States, current estimates are that one out of every three or four women will be raped by someone she knows; </w:t>
      </w:r>
      <w:r w:rsidRPr="005D29FA">
        <w:rPr>
          <w:b/>
          <w:highlight w:val="yellow"/>
          <w:u w:val="single"/>
        </w:rPr>
        <w:t xml:space="preserve">globally, rape, sexual harassment, </w:t>
      </w:r>
      <w:r w:rsidRPr="005D29FA">
        <w:rPr>
          <w:b/>
          <w:u w:val="single"/>
        </w:rPr>
        <w:t>spouse-beating</w:t>
      </w:r>
      <w:r w:rsidRPr="005D29FA">
        <w:t xml:space="preserve">, and </w:t>
      </w:r>
      <w:proofErr w:type="spellStart"/>
      <w:r w:rsidRPr="005D29FA">
        <w:t>sado</w:t>
      </w:r>
      <w:proofErr w:type="spellEnd"/>
      <w:r w:rsidRPr="005D29FA">
        <w:t xml:space="preserve">-masochistic pornography </w:t>
      </w:r>
      <w:r w:rsidRPr="005D29FA">
        <w:rPr>
          <w:b/>
          <w:highlight w:val="yellow"/>
          <w:u w:val="single"/>
        </w:rPr>
        <w:t>are</w:t>
      </w:r>
      <w:r w:rsidRPr="005D29FA">
        <w:t xml:space="preserve"> examples of behaviors </w:t>
      </w:r>
      <w:r w:rsidRPr="005D29FA">
        <w:rPr>
          <w:b/>
          <w:u w:val="single"/>
        </w:rPr>
        <w:t>practiced</w:t>
      </w:r>
      <w:r w:rsidRPr="005D29FA">
        <w:rPr>
          <w:b/>
          <w:highlight w:val="yellow"/>
          <w:u w:val="single"/>
        </w:rPr>
        <w:t>, sanctioned, or tolerated within patriarchy. In the realm of environmentally destructive behaviors</w:t>
      </w:r>
      <w:r w:rsidRPr="005D29FA">
        <w:rPr>
          <w:b/>
          <w:u w:val="single"/>
        </w:rPr>
        <w:t xml:space="preserve">, strip-mining, factory farming, and pollution of the air, water, and soil </w:t>
      </w:r>
      <w:r w:rsidRPr="005D29FA">
        <w:rPr>
          <w:b/>
          <w:highlight w:val="yellow"/>
          <w:u w:val="single"/>
        </w:rPr>
        <w:t xml:space="preserve">are instances of behaviors maintained and sanctioned within patriarchy. </w:t>
      </w:r>
      <w:r w:rsidRPr="005D29FA">
        <w:t>They, too, rest on the faulty belief that is okay to “rape the earth,” that it is “man’s God-given right” to have dominion (that is, domination) over the earth, that nature has only instrumental value, that environmental destruction is the acceptable price we pay for “progress.</w:t>
      </w:r>
      <w:proofErr w:type="gramStart"/>
      <w:r w:rsidRPr="005D29FA">
        <w:t xml:space="preserve">” </w:t>
      </w:r>
      <w:proofErr w:type="gramEnd"/>
      <w:r w:rsidRPr="005D29FA">
        <w:t xml:space="preserve">And the presumption of </w:t>
      </w:r>
      <w:proofErr w:type="spellStart"/>
      <w:r w:rsidRPr="005D29FA">
        <w:t>warism</w:t>
      </w:r>
      <w:proofErr w:type="spellEnd"/>
      <w:r w:rsidRPr="005D29FA">
        <w:t>, that war is a natural, righteous, and ordinary way to impose dominion on a people or nation, goes hand in hand with</w:t>
      </w:r>
      <w:r w:rsidRPr="005D29FA">
        <w:rPr>
          <w:b/>
          <w:u w:val="single"/>
        </w:rPr>
        <w:t xml:space="preserve"> </w:t>
      </w:r>
      <w:r w:rsidRPr="005D29FA">
        <w:rPr>
          <w:b/>
          <w:highlight w:val="yellow"/>
          <w:u w:val="single"/>
        </w:rPr>
        <w:t xml:space="preserve">patriarchy </w:t>
      </w:r>
      <w:r w:rsidRPr="005D29FA">
        <w:t>and</w:t>
      </w:r>
      <w:r w:rsidRPr="005D29FA">
        <w:rPr>
          <w:b/>
          <w:u w:val="single"/>
        </w:rPr>
        <w:t xml:space="preserve"> </w:t>
      </w:r>
      <w:r w:rsidRPr="005D29FA">
        <w:rPr>
          <w:b/>
          <w:highlight w:val="yellow"/>
          <w:u w:val="single"/>
        </w:rPr>
        <w:t>leads to dysfunctional behaviors of nations and ultimately to international unmanageability.</w:t>
      </w:r>
      <w:r w:rsidRPr="005D29FA">
        <w:rPr>
          <w:b/>
          <w:u w:val="single"/>
        </w:rPr>
        <w:t xml:space="preserve"> </w:t>
      </w:r>
      <w:r w:rsidRPr="005D29FA">
        <w:t xml:space="preserve">Much of the current “unmanageability” of contemporary life in patriarchal </w:t>
      </w:r>
      <w:proofErr w:type="gramStart"/>
      <w:r w:rsidRPr="005D29FA">
        <w:t>societies,</w:t>
      </w:r>
      <w:proofErr w:type="gramEnd"/>
      <w:r w:rsidRPr="005D29FA">
        <w:t xml:space="preserve"> is then viewed as a consequence of a patriarchal preoccupation with activities, events, and experiences that reflect historically male-gender-identified beliefs, values, attitudes, and assumptions. Included </w:t>
      </w:r>
      <w:r w:rsidRPr="005D29FA">
        <w:rPr>
          <w:b/>
          <w:highlight w:val="yellow"/>
          <w:u w:val="single"/>
        </w:rPr>
        <w:t>among these real-life consequences are precisely those concerns with nuclear proliferation, war, environmental destruction, and violence towards women</w:t>
      </w:r>
      <w:r w:rsidRPr="005D29FA">
        <w:rPr>
          <w:highlight w:val="yellow"/>
        </w:rPr>
        <w:t>,</w:t>
      </w:r>
      <w:r w:rsidRPr="005D29FA">
        <w:t xml:space="preserve"> which many feminist see as the logical outgrowth of patriarchal thinking. In fact, it is often only though observing these dysfunctional behaviors—the symptoms of </w:t>
      </w:r>
      <w:proofErr w:type="spellStart"/>
      <w:r w:rsidRPr="005D29FA">
        <w:t>dysfunctionality</w:t>
      </w:r>
      <w:proofErr w:type="spellEnd"/>
      <w:r w:rsidRPr="005D29FA">
        <w:t xml:space="preserve">—that one can truly see that and how patriarchy serves to maintain and perpetuate them. </w:t>
      </w:r>
      <w:r w:rsidRPr="005D29FA">
        <w:rPr>
          <w:b/>
          <w:u w:val="single"/>
        </w:rPr>
        <w:t xml:space="preserve">When patriarchy is understood as a dysfunctional system, this </w:t>
      </w:r>
      <w:r w:rsidRPr="005D29FA">
        <w:rPr>
          <w:b/>
          <w:highlight w:val="yellow"/>
          <w:u w:val="single"/>
        </w:rPr>
        <w:t xml:space="preserve">“unmanageability” </w:t>
      </w:r>
      <w:r w:rsidRPr="005D29FA">
        <w:rPr>
          <w:b/>
          <w:u w:val="single"/>
        </w:rPr>
        <w:t xml:space="preserve">can be seen for what it </w:t>
      </w:r>
      <w:r w:rsidRPr="005D29FA">
        <w:rPr>
          <w:b/>
          <w:highlight w:val="yellow"/>
          <w:u w:val="single"/>
        </w:rPr>
        <w:t>is</w:t>
      </w:r>
      <w:r w:rsidRPr="005D29FA">
        <w:rPr>
          <w:b/>
          <w:u w:val="single"/>
        </w:rPr>
        <w:t xml:space="preserve">—as </w:t>
      </w:r>
      <w:r w:rsidRPr="005D29FA">
        <w:rPr>
          <w:b/>
          <w:highlight w:val="yellow"/>
          <w:u w:val="single"/>
        </w:rPr>
        <w:t xml:space="preserve">a predictable </w:t>
      </w:r>
      <w:r w:rsidRPr="005D29FA">
        <w:rPr>
          <w:b/>
          <w:u w:val="single"/>
        </w:rPr>
        <w:t xml:space="preserve">and thus logical </w:t>
      </w:r>
      <w:r w:rsidRPr="005D29FA">
        <w:rPr>
          <w:b/>
          <w:highlight w:val="yellow"/>
          <w:u w:val="single"/>
        </w:rPr>
        <w:t>consequence of patriarchy.</w:t>
      </w:r>
      <w:r w:rsidRPr="005D29FA">
        <w:rPr>
          <w:b/>
          <w:u w:val="single"/>
        </w:rPr>
        <w:t xml:space="preserve"> </w:t>
      </w:r>
      <w:r w:rsidRPr="005D29FA">
        <w:t xml:space="preserve">The theme that global environmental crisis, war, and violence generally are predictable and logical consequences of sexism and patriarchal culture is pervasive in </w:t>
      </w:r>
      <w:proofErr w:type="spellStart"/>
      <w:r w:rsidRPr="005D29FA">
        <w:t>ecofeminist</w:t>
      </w:r>
      <w:proofErr w:type="spellEnd"/>
      <w:r w:rsidRPr="005D29FA">
        <w:t xml:space="preserve"> literature. </w:t>
      </w:r>
      <w:proofErr w:type="spellStart"/>
      <w:r w:rsidRPr="005D29FA">
        <w:t>Ecofeminist</w:t>
      </w:r>
      <w:proofErr w:type="spellEnd"/>
      <w:r w:rsidRPr="005D29FA">
        <w:t xml:space="preserve"> Charlene </w:t>
      </w:r>
      <w:proofErr w:type="spellStart"/>
      <w:r w:rsidRPr="005D29FA">
        <w:t>Spretnak</w:t>
      </w:r>
      <w:proofErr w:type="spellEnd"/>
      <w:r w:rsidRPr="005D29FA">
        <w:t xml:space="preserve">, for instance, argues that “a militarism and warfare are continual features of a patriarchal society because they reflect and instill patriarchal values and fulfill needs of such a system. Acknowledging the context of patriarchal conceptualizations that feed militarism is the first step toward reducing their impact and preserving the earth”. Stated in terms of the foregoing model of patriarchy as a dysfunctional social system, the claim by </w:t>
      </w:r>
      <w:proofErr w:type="spellStart"/>
      <w:r w:rsidRPr="005D29FA">
        <w:t>Spretnak</w:t>
      </w:r>
      <w:proofErr w:type="spellEnd"/>
      <w:r w:rsidRPr="005D29FA">
        <w:t xml:space="preserve"> and other feminists take on a clearer meaning: </w:t>
      </w:r>
      <w:r w:rsidRPr="005D29FA">
        <w:rPr>
          <w:b/>
          <w:highlight w:val="yellow"/>
          <w:u w:val="single"/>
        </w:rPr>
        <w:t>Patriarchal conceptual frameworks legitimate impaired thinking</w:t>
      </w:r>
      <w:r w:rsidRPr="005D29FA">
        <w:t xml:space="preserve"> (about women, national and regional conflict, the environment</w:t>
      </w:r>
      <w:r w:rsidRPr="005D29FA">
        <w:rPr>
          <w:b/>
          <w:u w:val="single"/>
        </w:rPr>
        <w:t xml:space="preserve">) </w:t>
      </w:r>
      <w:r w:rsidRPr="005D29FA">
        <w:rPr>
          <w:b/>
          <w:highlight w:val="yellow"/>
          <w:u w:val="single"/>
        </w:rPr>
        <w:t>which is manifested in behaviors which</w:t>
      </w:r>
      <w:r w:rsidRPr="005D29FA">
        <w:rPr>
          <w:b/>
          <w:u w:val="single"/>
        </w:rPr>
        <w:t>,</w:t>
      </w:r>
      <w:r w:rsidRPr="005D29FA">
        <w:t xml:space="preserve"> if continued, </w:t>
      </w:r>
      <w:r w:rsidRPr="005D29FA">
        <w:rPr>
          <w:b/>
          <w:highlight w:val="yellow"/>
          <w:u w:val="single"/>
        </w:rPr>
        <w:t>will make life on earth</w:t>
      </w:r>
      <w:r w:rsidRPr="005D29FA">
        <w:t xml:space="preserve"> difficult, if not</w:t>
      </w:r>
      <w:r w:rsidRPr="005D29FA">
        <w:rPr>
          <w:b/>
          <w:u w:val="single"/>
        </w:rPr>
        <w:t xml:space="preserve"> </w:t>
      </w:r>
      <w:r w:rsidRPr="005D29FA">
        <w:rPr>
          <w:b/>
          <w:highlight w:val="yellow"/>
          <w:u w:val="single"/>
        </w:rPr>
        <w:t>impossible.</w:t>
      </w:r>
      <w:r w:rsidRPr="005D29FA">
        <w:t xml:space="preserve"> It is a stark message, but it is plausible. Its plausibility lies in understanding the conceptual roots of various women-nature-peace connections in regional, national and global contexts.</w:t>
      </w:r>
    </w:p>
    <w:p w:rsidR="00B9704D" w:rsidRDefault="00B9704D" w:rsidP="00B9704D">
      <w:pPr>
        <w:jc w:val="both"/>
        <w:rPr>
          <w:sz w:val="20"/>
        </w:rPr>
      </w:pPr>
    </w:p>
    <w:p w:rsidR="00B9704D" w:rsidRDefault="00B9704D" w:rsidP="00B9704D">
      <w:pPr>
        <w:pStyle w:val="Heading3"/>
      </w:pPr>
      <w:bookmarkStart w:id="17" w:name="_Toc361218809"/>
      <w:proofErr w:type="gramStart"/>
      <w:r>
        <w:lastRenderedPageBreak/>
        <w:t>Human Trafficking Turn - Patriarchy Ext.</w:t>
      </w:r>
      <w:bookmarkEnd w:id="17"/>
      <w:proofErr w:type="gramEnd"/>
    </w:p>
    <w:p w:rsidR="00B9704D" w:rsidRDefault="00B9704D" w:rsidP="00B9704D"/>
    <w:p w:rsidR="00B9704D" w:rsidRDefault="00B9704D" w:rsidP="00B9704D">
      <w:pPr>
        <w:pStyle w:val="Heading4"/>
        <w:rPr>
          <w:rFonts w:eastAsia="Calibri"/>
        </w:rPr>
      </w:pPr>
      <w:r w:rsidRPr="005D29FA">
        <w:rPr>
          <w:rFonts w:eastAsia="Calibri"/>
        </w:rPr>
        <w:t>Traditional understandings of warfare as great power conflict of nations over territory contribute</w:t>
      </w:r>
      <w:r w:rsidRPr="005D29FA">
        <w:rPr>
          <w:rFonts w:eastAsia="Calibri" w:cs="Times New Roman"/>
        </w:rPr>
        <w:t xml:space="preserve"> to the invisibility of an ongoing systemic war against women</w:t>
      </w:r>
      <w:r>
        <w:rPr>
          <w:rFonts w:eastAsia="Calibri"/>
        </w:rPr>
        <w:t>.</w:t>
      </w:r>
    </w:p>
    <w:p w:rsidR="00B9704D" w:rsidRDefault="00B9704D" w:rsidP="00B9704D">
      <w:pPr>
        <w:autoSpaceDE w:val="0"/>
        <w:autoSpaceDN w:val="0"/>
        <w:adjustRightInd w:val="0"/>
        <w:rPr>
          <w:b/>
          <w:bCs/>
          <w:sz w:val="24"/>
          <w:szCs w:val="24"/>
        </w:rPr>
      </w:pPr>
      <w:r w:rsidRPr="00B9704D">
        <w:rPr>
          <w:b/>
          <w:bCs/>
          <w:sz w:val="24"/>
          <w:szCs w:val="24"/>
          <w:highlight w:val="yellow"/>
        </w:rPr>
        <w:t>Ray 97</w:t>
      </w:r>
      <w:r>
        <w:rPr>
          <w:b/>
          <w:bCs/>
          <w:sz w:val="24"/>
          <w:szCs w:val="24"/>
        </w:rPr>
        <w:t xml:space="preserve"> </w:t>
      </w:r>
    </w:p>
    <w:p w:rsidR="00B9704D" w:rsidRPr="005D29FA" w:rsidRDefault="00B9704D" w:rsidP="00B9704D">
      <w:pPr>
        <w:autoSpaceDE w:val="0"/>
        <w:autoSpaceDN w:val="0"/>
        <w:adjustRightInd w:val="0"/>
        <w:rPr>
          <w:b/>
          <w:bCs/>
          <w:sz w:val="24"/>
          <w:szCs w:val="24"/>
        </w:rPr>
      </w:pPr>
      <w:r w:rsidRPr="005D29FA">
        <w:rPr>
          <w:bCs/>
          <w:sz w:val="20"/>
          <w:szCs w:val="16"/>
        </w:rPr>
        <w:t>[</w:t>
      </w:r>
      <w:r w:rsidRPr="005D29FA">
        <w:rPr>
          <w:sz w:val="20"/>
          <w:szCs w:val="16"/>
        </w:rPr>
        <w:t xml:space="preserve">Amy E. </w:t>
      </w:r>
      <w:r w:rsidRPr="005D29FA">
        <w:rPr>
          <w:bCs/>
          <w:sz w:val="20"/>
          <w:szCs w:val="16"/>
        </w:rPr>
        <w:t>Ray</w:t>
      </w:r>
      <w:r w:rsidRPr="005D29FA">
        <w:rPr>
          <w:sz w:val="20"/>
          <w:szCs w:val="16"/>
        </w:rPr>
        <w:t>, Law Clerk at U.S. Court of Appeals Fourth Circuit and JD at Florida State, “The Shame of It: Gender-Based Terrorism in the Former Yugoslavia and the Failure of International Human Rights Law to Comprehend the Injuries,” Pg. 46, Am. U.L. Rev. 793, February 1997]</w:t>
      </w:r>
    </w:p>
    <w:p w:rsidR="00B9704D" w:rsidRPr="005D29FA" w:rsidRDefault="00B9704D" w:rsidP="00B9704D">
      <w:pPr>
        <w:jc w:val="both"/>
        <w:rPr>
          <w:b/>
          <w:sz w:val="21"/>
          <w:u w:val="single"/>
        </w:rPr>
      </w:pPr>
      <w:r w:rsidRPr="005D29FA">
        <w:t>The international community must recognize that</w:t>
      </w:r>
      <w:r w:rsidRPr="005D29FA">
        <w:rPr>
          <w:szCs w:val="16"/>
        </w:rPr>
        <w:t xml:space="preserve"> </w:t>
      </w:r>
      <w:r w:rsidRPr="005D29FA">
        <w:rPr>
          <w:b/>
          <w:sz w:val="21"/>
          <w:highlight w:val="yellow"/>
          <w:u w:val="single"/>
        </w:rPr>
        <w:t>violence against women is always political</w:t>
      </w:r>
      <w:r w:rsidRPr="005D29FA">
        <w:rPr>
          <w:b/>
          <w:sz w:val="21"/>
          <w:u w:val="single"/>
        </w:rPr>
        <w:t>,</w:t>
      </w:r>
      <w:r w:rsidRPr="005D29FA">
        <w:rPr>
          <w:szCs w:val="16"/>
        </w:rPr>
        <w:t xml:space="preserve"> </w:t>
      </w:r>
      <w:r w:rsidRPr="005D29FA">
        <w:t>regardless of where it occurs, because it affects the way women view themselves and their role in the world, as well as the lives they lead in the so-called public sphere. 261 When [*836]  women are silenced within the family, their silence is not restricted to the private realm, but rather affects their voice in the public realm as well, often assuring their silence in any environment. 262 For women in the former Yugoslavia, as well as for all women, extension beyond the various public/private barriers is imperative if human rights law "is to have meaning for women brutalized in less-known theaters of war or in the by-ways of daily life.</w:t>
      </w:r>
      <w:proofErr w:type="gramStart"/>
      <w:r w:rsidRPr="005D29FA">
        <w:t>" 263  Because</w:t>
      </w:r>
      <w:proofErr w:type="gramEnd"/>
      <w:r w:rsidRPr="005D29FA">
        <w:t>, as currently constructed, human rights laws can reach only individual perpetrators during times of war, one alternative is to reconsider our understanding of what constitutes "war" and what constitutes "peace." 264</w:t>
      </w:r>
      <w:r w:rsidRPr="005D29FA">
        <w:rPr>
          <w:szCs w:val="16"/>
        </w:rPr>
        <w:t xml:space="preserve"> </w:t>
      </w:r>
      <w:r w:rsidRPr="005D29FA">
        <w:rPr>
          <w:b/>
          <w:sz w:val="21"/>
          <w:highlight w:val="yellow"/>
          <w:u w:val="single"/>
        </w:rPr>
        <w:t>When</w:t>
      </w:r>
      <w:r w:rsidRPr="005D29FA">
        <w:t xml:space="preserve"> it is universally true that no matter where in the world</w:t>
      </w:r>
      <w:r w:rsidRPr="005D29FA">
        <w:rPr>
          <w:b/>
          <w:bCs/>
          <w:szCs w:val="16"/>
        </w:rPr>
        <w:t xml:space="preserve"> </w:t>
      </w:r>
      <w:r w:rsidRPr="005D29FA">
        <w:rPr>
          <w:b/>
          <w:sz w:val="21"/>
          <w:highlight w:val="yellow"/>
          <w:u w:val="single"/>
        </w:rPr>
        <w:t>a woman</w:t>
      </w:r>
      <w:r w:rsidRPr="005D29FA">
        <w:rPr>
          <w:b/>
          <w:bCs/>
          <w:szCs w:val="16"/>
        </w:rPr>
        <w:t xml:space="preserve"> </w:t>
      </w:r>
      <w:r w:rsidRPr="005D29FA">
        <w:rPr>
          <w:b/>
          <w:bCs/>
        </w:rPr>
        <w:t>l</w:t>
      </w:r>
      <w:r w:rsidRPr="005D29FA">
        <w:t>ives or with what culture she identifies, she</w:t>
      </w:r>
      <w:r w:rsidRPr="005D29FA">
        <w:rPr>
          <w:szCs w:val="16"/>
        </w:rPr>
        <w:t xml:space="preserve"> </w:t>
      </w:r>
      <w:r w:rsidRPr="005D29FA">
        <w:rPr>
          <w:b/>
          <w:sz w:val="21"/>
          <w:highlight w:val="yellow"/>
          <w:u w:val="single"/>
        </w:rPr>
        <w:t>is at grave risk of being beaten</w:t>
      </w:r>
      <w:r w:rsidRPr="005D29FA">
        <w:rPr>
          <w:highlight w:val="yellow"/>
        </w:rPr>
        <w:t>,</w:t>
      </w:r>
      <w:r w:rsidRPr="005D29FA">
        <w:t xml:space="preserve"> imprisoned, enslaved</w:t>
      </w:r>
      <w:r w:rsidRPr="005D29FA">
        <w:rPr>
          <w:b/>
          <w:bCs/>
        </w:rPr>
        <w:t>,</w:t>
      </w:r>
      <w:r w:rsidRPr="005D29FA">
        <w:rPr>
          <w:b/>
          <w:bCs/>
          <w:szCs w:val="16"/>
        </w:rPr>
        <w:t xml:space="preserve"> </w:t>
      </w:r>
      <w:r w:rsidRPr="005D29FA">
        <w:rPr>
          <w:b/>
          <w:sz w:val="21"/>
          <w:highlight w:val="yellow"/>
          <w:u w:val="single"/>
        </w:rPr>
        <w:t>raped</w:t>
      </w:r>
      <w:r w:rsidRPr="005D29FA">
        <w:rPr>
          <w:b/>
          <w:sz w:val="21"/>
          <w:u w:val="single"/>
        </w:rPr>
        <w:t>,</w:t>
      </w:r>
      <w:r w:rsidRPr="005D29FA">
        <w:rPr>
          <w:szCs w:val="16"/>
        </w:rPr>
        <w:t xml:space="preserve"> </w:t>
      </w:r>
      <w:r w:rsidRPr="005D29FA">
        <w:t>prostituted, physically tortured</w:t>
      </w:r>
      <w:r w:rsidRPr="005D29FA">
        <w:rPr>
          <w:b/>
          <w:bCs/>
        </w:rPr>
        <w:t>,</w:t>
      </w:r>
      <w:r w:rsidRPr="005D29FA">
        <w:rPr>
          <w:b/>
          <w:bCs/>
          <w:szCs w:val="16"/>
        </w:rPr>
        <w:t xml:space="preserve"> </w:t>
      </w:r>
      <w:r w:rsidRPr="005D29FA">
        <w:rPr>
          <w:b/>
          <w:sz w:val="21"/>
          <w:highlight w:val="yellow"/>
          <w:u w:val="single"/>
        </w:rPr>
        <w:t>and murdered simply because she is a woman</w:t>
      </w:r>
      <w:r w:rsidRPr="005D29FA">
        <w:rPr>
          <w:b/>
          <w:bCs/>
          <w:sz w:val="24"/>
          <w:szCs w:val="24"/>
          <w:u w:val="single"/>
        </w:rPr>
        <w:t>,</w:t>
      </w:r>
      <w:r w:rsidRPr="005D29FA">
        <w:rPr>
          <w:szCs w:val="16"/>
        </w:rPr>
        <w:t xml:space="preserve"> </w:t>
      </w:r>
      <w:r w:rsidRPr="005D29FA">
        <w:t>the term</w:t>
      </w:r>
      <w:r w:rsidRPr="005D29FA">
        <w:rPr>
          <w:szCs w:val="16"/>
        </w:rPr>
        <w:t xml:space="preserve"> </w:t>
      </w:r>
      <w:r w:rsidRPr="005D29FA">
        <w:rPr>
          <w:b/>
          <w:sz w:val="21"/>
          <w:u w:val="single"/>
        </w:rPr>
        <w:t>"</w:t>
      </w:r>
      <w:r w:rsidRPr="005D29FA">
        <w:rPr>
          <w:b/>
          <w:sz w:val="21"/>
          <w:highlight w:val="yellow"/>
          <w:u w:val="single"/>
        </w:rPr>
        <w:t>peace" does not describe her existence</w:t>
      </w:r>
      <w:r w:rsidRPr="005D29FA">
        <w:rPr>
          <w:szCs w:val="16"/>
        </w:rPr>
        <w:t xml:space="preserve">. </w:t>
      </w:r>
      <w:r w:rsidRPr="005D29FA">
        <w:t>265 In addition to being persecuted for being a woman, many women also are persecuted on ethnic, racial, religious, sexual orientation, or other grounds. Therefore, it is crucial that our re-conceptualization of [*837</w:t>
      </w:r>
      <w:proofErr w:type="gramStart"/>
      <w:r w:rsidRPr="005D29FA">
        <w:t>]  human</w:t>
      </w:r>
      <w:proofErr w:type="gramEnd"/>
      <w:r w:rsidRPr="005D29FA">
        <w:t xml:space="preserve"> rights is not limited to violations based on gender. 266 Rather,</w:t>
      </w:r>
      <w:r w:rsidRPr="005D29FA">
        <w:rPr>
          <w:szCs w:val="24"/>
        </w:rPr>
        <w:t xml:space="preserve"> </w:t>
      </w:r>
      <w:r w:rsidRPr="005D29FA">
        <w:rPr>
          <w:b/>
          <w:sz w:val="21"/>
          <w:highlight w:val="yellow"/>
          <w:u w:val="single"/>
        </w:rPr>
        <w:t>our definitions of "war" and "peace"</w:t>
      </w:r>
      <w:r w:rsidRPr="005D29FA">
        <w:rPr>
          <w:szCs w:val="16"/>
        </w:rPr>
        <w:t xml:space="preserve"> </w:t>
      </w:r>
      <w:r w:rsidRPr="005D29FA">
        <w:t>in the context of all of the world's persecuted groups</w:t>
      </w:r>
      <w:r w:rsidRPr="005D29FA">
        <w:rPr>
          <w:szCs w:val="16"/>
        </w:rPr>
        <w:t xml:space="preserve"> </w:t>
      </w:r>
      <w:r w:rsidRPr="005D29FA">
        <w:rPr>
          <w:b/>
          <w:sz w:val="21"/>
          <w:highlight w:val="yellow"/>
          <w:u w:val="single"/>
        </w:rPr>
        <w:t>should be questioned.</w:t>
      </w:r>
      <w:r w:rsidRPr="005D29FA">
        <w:rPr>
          <w:b/>
          <w:sz w:val="21"/>
          <w:u w:val="single"/>
        </w:rPr>
        <w:t xml:space="preserve"> </w:t>
      </w:r>
      <w:r w:rsidRPr="005D29FA">
        <w:t>Nevertheless, in every culture a common risk factor is being a woman, and</w:t>
      </w:r>
      <w:r w:rsidRPr="005D29FA">
        <w:rPr>
          <w:szCs w:val="16"/>
        </w:rPr>
        <w:t xml:space="preserve"> </w:t>
      </w:r>
      <w:r w:rsidRPr="005D29FA">
        <w:rPr>
          <w:b/>
          <w:sz w:val="21"/>
          <w:highlight w:val="yellow"/>
          <w:u w:val="single"/>
        </w:rPr>
        <w:t>to describe the conditions of our lives as "peace" is to deny the effect of sexual terrorism on all women</w:t>
      </w:r>
      <w:r w:rsidRPr="005D29FA">
        <w:rPr>
          <w:szCs w:val="16"/>
        </w:rPr>
        <w:t xml:space="preserve">. </w:t>
      </w:r>
      <w:proofErr w:type="gramStart"/>
      <w:r w:rsidRPr="005D29FA">
        <w:rPr>
          <w:szCs w:val="16"/>
        </w:rPr>
        <w:t xml:space="preserve">267  </w:t>
      </w:r>
      <w:r w:rsidRPr="005D29FA">
        <w:rPr>
          <w:b/>
          <w:sz w:val="21"/>
          <w:highlight w:val="yellow"/>
          <w:u w:val="single"/>
        </w:rPr>
        <w:t>Because</w:t>
      </w:r>
      <w:proofErr w:type="gramEnd"/>
      <w:r w:rsidRPr="005D29FA">
        <w:rPr>
          <w:b/>
          <w:sz w:val="21"/>
          <w:highlight w:val="yellow"/>
          <w:u w:val="single"/>
        </w:rPr>
        <w:t xml:space="preserve"> we are socialized to think of times of "war" as limited to groups of men fighting over physical territory</w:t>
      </w:r>
      <w:r w:rsidRPr="005D29FA">
        <w:rPr>
          <w:szCs w:val="16"/>
        </w:rPr>
        <w:t xml:space="preserve"> </w:t>
      </w:r>
      <w:r w:rsidRPr="005D29FA">
        <w:t>or land,</w:t>
      </w:r>
      <w:r w:rsidRPr="005D29FA">
        <w:rPr>
          <w:szCs w:val="16"/>
        </w:rPr>
        <w:t xml:space="preserve"> </w:t>
      </w:r>
      <w:r w:rsidRPr="005D29FA">
        <w:rPr>
          <w:b/>
          <w:sz w:val="21"/>
          <w:highlight w:val="yellow"/>
          <w:u w:val="single"/>
        </w:rPr>
        <w:t>we do not</w:t>
      </w:r>
      <w:r w:rsidRPr="005D29FA">
        <w:rPr>
          <w:szCs w:val="16"/>
        </w:rPr>
        <w:t xml:space="preserve"> </w:t>
      </w:r>
      <w:r w:rsidRPr="005D29FA">
        <w:t>immediately</w:t>
      </w:r>
      <w:r w:rsidRPr="005D29FA">
        <w:rPr>
          <w:szCs w:val="16"/>
        </w:rPr>
        <w:t xml:space="preserve"> </w:t>
      </w:r>
      <w:r w:rsidRPr="005D29FA">
        <w:rPr>
          <w:b/>
          <w:sz w:val="21"/>
          <w:highlight w:val="yellow"/>
          <w:u w:val="single"/>
        </w:rPr>
        <w:t>consider</w:t>
      </w:r>
      <w:r w:rsidRPr="005D29FA">
        <w:rPr>
          <w:szCs w:val="16"/>
        </w:rPr>
        <w:t xml:space="preserve"> </w:t>
      </w:r>
      <w:r w:rsidRPr="005D29FA">
        <w:t>the possibility of</w:t>
      </w:r>
      <w:r w:rsidRPr="005D29FA">
        <w:rPr>
          <w:szCs w:val="16"/>
        </w:rPr>
        <w:t xml:space="preserve"> </w:t>
      </w:r>
      <w:r w:rsidRPr="005D29FA">
        <w:rPr>
          <w:b/>
          <w:bCs/>
          <w:szCs w:val="24"/>
        </w:rPr>
        <w:t>"</w:t>
      </w:r>
      <w:r w:rsidRPr="005D29FA">
        <w:rPr>
          <w:b/>
          <w:sz w:val="21"/>
          <w:highlight w:val="yellow"/>
          <w:u w:val="single"/>
        </w:rPr>
        <w:t>war" outside this narrow definition</w:t>
      </w:r>
      <w:r w:rsidRPr="005D29FA">
        <w:rPr>
          <w:szCs w:val="16"/>
        </w:rPr>
        <w:t xml:space="preserve"> </w:t>
      </w:r>
      <w:r w:rsidRPr="005D29FA">
        <w:t>except in a metaphorical sense, such as in the expression "the war against poverty." However,</w:t>
      </w:r>
      <w:r w:rsidRPr="005D29FA">
        <w:rPr>
          <w:szCs w:val="16"/>
        </w:rPr>
        <w:t xml:space="preserve"> </w:t>
      </w:r>
      <w:r w:rsidRPr="005D29FA">
        <w:rPr>
          <w:b/>
          <w:sz w:val="21"/>
          <w:highlight w:val="yellow"/>
          <w:u w:val="single"/>
        </w:rPr>
        <w:t>the</w:t>
      </w:r>
      <w:r w:rsidRPr="005D29FA">
        <w:rPr>
          <w:b/>
          <w:sz w:val="21"/>
          <w:u w:val="single"/>
        </w:rPr>
        <w:t xml:space="preserve"> </w:t>
      </w:r>
      <w:r w:rsidRPr="005D29FA">
        <w:t>physical</w:t>
      </w:r>
      <w:r w:rsidRPr="005D29FA">
        <w:rPr>
          <w:szCs w:val="16"/>
        </w:rPr>
        <w:t xml:space="preserve"> </w:t>
      </w:r>
      <w:r w:rsidRPr="005D29FA">
        <w:rPr>
          <w:b/>
          <w:sz w:val="21"/>
          <w:highlight w:val="yellow"/>
          <w:u w:val="single"/>
        </w:rPr>
        <w:t>violence</w:t>
      </w:r>
      <w:r w:rsidRPr="005D29FA">
        <w:rPr>
          <w:szCs w:val="16"/>
        </w:rPr>
        <w:t xml:space="preserve"> </w:t>
      </w:r>
      <w:r w:rsidRPr="005D29FA">
        <w:t>and sex discrimination</w:t>
      </w:r>
      <w:r w:rsidRPr="005D29FA">
        <w:rPr>
          <w:szCs w:val="16"/>
        </w:rPr>
        <w:t xml:space="preserve"> </w:t>
      </w:r>
      <w:r w:rsidRPr="005D29FA">
        <w:rPr>
          <w:b/>
          <w:sz w:val="21"/>
          <w:highlight w:val="yellow"/>
          <w:u w:val="single"/>
        </w:rPr>
        <w:t>perpetrated against women</w:t>
      </w:r>
      <w:r w:rsidRPr="005D29FA">
        <w:rPr>
          <w:szCs w:val="16"/>
        </w:rPr>
        <w:t xml:space="preserve"> </w:t>
      </w:r>
      <w:r w:rsidRPr="005D29FA">
        <w:t>because we are women</w:t>
      </w:r>
      <w:r w:rsidRPr="005D29FA">
        <w:rPr>
          <w:szCs w:val="16"/>
        </w:rPr>
        <w:t xml:space="preserve"> </w:t>
      </w:r>
      <w:r w:rsidRPr="005D29FA">
        <w:rPr>
          <w:b/>
          <w:sz w:val="21"/>
          <w:highlight w:val="yellow"/>
          <w:u w:val="single"/>
        </w:rPr>
        <w:t>is hardly metaphorical</w:t>
      </w:r>
      <w:r w:rsidRPr="005D29FA">
        <w:rPr>
          <w:szCs w:val="24"/>
        </w:rPr>
        <w:t xml:space="preserve">. </w:t>
      </w:r>
      <w:r w:rsidRPr="005D29FA">
        <w:t>Despite the fact that its prevalence makes the violence seem natural or inevitable, it is profoundly political in both its purpose and its effect. Further,</w:t>
      </w:r>
      <w:r w:rsidRPr="005D29FA">
        <w:rPr>
          <w:szCs w:val="24"/>
        </w:rPr>
        <w:t xml:space="preserve"> </w:t>
      </w:r>
      <w:r w:rsidRPr="005D29FA">
        <w:rPr>
          <w:b/>
          <w:sz w:val="21"/>
          <w:highlight w:val="yellow"/>
          <w:u w:val="single"/>
        </w:rPr>
        <w:t>its exclusion from</w:t>
      </w:r>
      <w:r w:rsidRPr="005D29FA">
        <w:rPr>
          <w:szCs w:val="16"/>
        </w:rPr>
        <w:t xml:space="preserve"> </w:t>
      </w:r>
      <w:r w:rsidRPr="005D29FA">
        <w:t>international human rights</w:t>
      </w:r>
      <w:r w:rsidRPr="005D29FA">
        <w:rPr>
          <w:szCs w:val="16"/>
        </w:rPr>
        <w:t xml:space="preserve"> </w:t>
      </w:r>
      <w:r w:rsidRPr="005D29FA">
        <w:rPr>
          <w:b/>
          <w:sz w:val="21"/>
          <w:highlight w:val="yellow"/>
          <w:u w:val="single"/>
        </w:rPr>
        <w:t>law is</w:t>
      </w:r>
      <w:r w:rsidRPr="005D29FA">
        <w:rPr>
          <w:szCs w:val="16"/>
        </w:rPr>
        <w:t xml:space="preserve"> </w:t>
      </w:r>
      <w:r w:rsidRPr="005D29FA">
        <w:t>no accident, but rather</w:t>
      </w:r>
      <w:r w:rsidRPr="005D29FA">
        <w:rPr>
          <w:szCs w:val="16"/>
        </w:rPr>
        <w:t xml:space="preserve"> </w:t>
      </w:r>
      <w:r w:rsidRPr="005D29FA">
        <w:rPr>
          <w:b/>
          <w:sz w:val="21"/>
          <w:highlight w:val="yellow"/>
          <w:u w:val="single"/>
        </w:rPr>
        <w:t>part of a system politically constructed to exclude and silence women.</w:t>
      </w:r>
      <w:r w:rsidRPr="005D29FA">
        <w:rPr>
          <w:szCs w:val="16"/>
        </w:rPr>
        <w:t xml:space="preserve"> </w:t>
      </w:r>
      <w:r w:rsidRPr="005D29FA">
        <w:t>The appropriation of women's sexuality and women's bodies as representative of men's ownership over women has been central to this "politically constructed reality." 269 Women's bodies have become the objects through which dominance and even ownership are communicated, as well as the objects through which men's honor is attained or taken away in many cultures. 270 Thus, when a man wants to communicate that he is more powerful than a woman, he may beat her. When a man wants to communicate that a woman is [*838</w:t>
      </w:r>
      <w:proofErr w:type="gramStart"/>
      <w:r w:rsidRPr="005D29FA">
        <w:t>]  his</w:t>
      </w:r>
      <w:proofErr w:type="gramEnd"/>
      <w:r w:rsidRPr="005D29FA">
        <w:t xml:space="preserve"> to use as he pleases, he may rape her or prostitute her. The objectification of women is so universal that when one country ruled by men (Serbia) wants to communicate to another country ruled by men (Bosnia-Herzegovina or Croatia) that it is superior and more powerful, it rapes, tortures, and prostitutes the "inferior" country's women</w:t>
      </w:r>
      <w:proofErr w:type="gramStart"/>
      <w:r w:rsidRPr="005D29FA">
        <w:t xml:space="preserve">. </w:t>
      </w:r>
      <w:proofErr w:type="gramEnd"/>
      <w:r w:rsidRPr="005D29FA">
        <w:t xml:space="preserve">271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Of course, regardless of whether a group of men sexually terrorizing a group of women is trying to communicate a message to another group of men, the universal sexual victimization of women clearly communicates to all women a message of dominance and ownership over women. As Charlotte Bunch explains, "The physical territory of [the] political struggle [over female subordination] is women's </w:t>
      </w:r>
      <w:proofErr w:type="gramStart"/>
      <w:r w:rsidRPr="005D29FA">
        <w:t>bodies</w:t>
      </w:r>
      <w:proofErr w:type="gramEnd"/>
      <w:r w:rsidRPr="005D29FA">
        <w:t xml:space="preserve">." </w:t>
      </w:r>
      <w:proofErr w:type="gramStart"/>
      <w:r w:rsidRPr="005D29FA">
        <w:t>272  Given</w:t>
      </w:r>
      <w:proofErr w:type="gramEnd"/>
      <w:r w:rsidRPr="005D29FA">
        <w:t xml:space="preserve"> the emphasis on invasion of physical territory as the impetus of war between nations or groups of people within one nation,</w:t>
      </w:r>
      <w:r w:rsidRPr="005D29FA">
        <w:rPr>
          <w:szCs w:val="24"/>
        </w:rPr>
        <w:t xml:space="preserve"> </w:t>
      </w:r>
      <w:r w:rsidRPr="005D29FA">
        <w:rPr>
          <w:b/>
          <w:sz w:val="21"/>
          <w:highlight w:val="yellow"/>
          <w:u w:val="single"/>
        </w:rPr>
        <w:t>we may be able to reconceive</w:t>
      </w:r>
      <w:r w:rsidRPr="005D29FA">
        <w:rPr>
          <w:b/>
          <w:sz w:val="21"/>
          <w:u w:val="single"/>
        </w:rPr>
        <w:t xml:space="preserve"> </w:t>
      </w:r>
      <w:r w:rsidRPr="005D29FA">
        <w:rPr>
          <w:b/>
          <w:szCs w:val="16"/>
          <w:u w:val="single"/>
        </w:rPr>
        <w:t>t</w:t>
      </w:r>
      <w:r w:rsidRPr="005D29FA">
        <w:t>he notion of</w:t>
      </w:r>
      <w:r w:rsidRPr="005D29FA">
        <w:rPr>
          <w:szCs w:val="16"/>
        </w:rPr>
        <w:t xml:space="preserve"> </w:t>
      </w:r>
      <w:r w:rsidRPr="005D29FA">
        <w:rPr>
          <w:b/>
          <w:bCs/>
          <w:szCs w:val="24"/>
        </w:rPr>
        <w:t>"</w:t>
      </w:r>
      <w:r w:rsidRPr="005D29FA">
        <w:rPr>
          <w:b/>
          <w:sz w:val="21"/>
          <w:highlight w:val="yellow"/>
          <w:u w:val="single"/>
        </w:rPr>
        <w:t>war</w:t>
      </w:r>
      <w:r w:rsidRPr="005D29FA">
        <w:rPr>
          <w:b/>
          <w:bCs/>
          <w:szCs w:val="24"/>
        </w:rPr>
        <w:t>"</w:t>
      </w:r>
      <w:r w:rsidRPr="005D29FA">
        <w:rPr>
          <w:szCs w:val="16"/>
        </w:rPr>
        <w:t xml:space="preserve"> </w:t>
      </w:r>
      <w:r w:rsidRPr="005D29FA">
        <w:t>in order</w:t>
      </w:r>
      <w:r w:rsidRPr="005D29FA">
        <w:rPr>
          <w:szCs w:val="16"/>
        </w:rPr>
        <w:t xml:space="preserve"> </w:t>
      </w:r>
      <w:r w:rsidRPr="005D29FA">
        <w:rPr>
          <w:b/>
          <w:sz w:val="21"/>
          <w:highlight w:val="yellow"/>
          <w:u w:val="single"/>
        </w:rPr>
        <w:t>to make</w:t>
      </w:r>
      <w:r w:rsidRPr="005D29FA">
        <w:rPr>
          <w:szCs w:val="16"/>
        </w:rPr>
        <w:t xml:space="preserve"> </w:t>
      </w:r>
      <w:r w:rsidRPr="005D29FA">
        <w:t>human rights</w:t>
      </w:r>
      <w:r w:rsidRPr="005D29FA">
        <w:rPr>
          <w:szCs w:val="16"/>
        </w:rPr>
        <w:t xml:space="preserve"> </w:t>
      </w:r>
      <w:r w:rsidRPr="005D29FA">
        <w:rPr>
          <w:b/>
          <w:sz w:val="21"/>
          <w:highlight w:val="yellow"/>
          <w:u w:val="single"/>
        </w:rPr>
        <w:t>laws applicable to women "in the by-ways of daily life."</w:t>
      </w:r>
    </w:p>
    <w:p w:rsidR="00B9704D" w:rsidRPr="005D29FA" w:rsidRDefault="00B9704D" w:rsidP="00B9704D">
      <w:pPr>
        <w:jc w:val="both"/>
        <w:rPr>
          <w:sz w:val="20"/>
        </w:rPr>
      </w:pPr>
    </w:p>
    <w:p w:rsidR="00B9704D" w:rsidRDefault="00B9704D" w:rsidP="00B9704D">
      <w:pPr>
        <w:pStyle w:val="Heading3"/>
      </w:pPr>
      <w:bookmarkStart w:id="18" w:name="_Toc361218810"/>
      <w:proofErr w:type="gramStart"/>
      <w:r>
        <w:lastRenderedPageBreak/>
        <w:t>Human Trafficking Turn - Patriarchy Ext.</w:t>
      </w:r>
      <w:bookmarkEnd w:id="18"/>
      <w:proofErr w:type="gramEnd"/>
    </w:p>
    <w:p w:rsidR="00B9704D" w:rsidRDefault="00B9704D" w:rsidP="00B9704D"/>
    <w:p w:rsidR="00B9704D" w:rsidRDefault="00B9704D" w:rsidP="00B9704D">
      <w:pPr>
        <w:pStyle w:val="Heading4"/>
        <w:rPr>
          <w:rFonts w:eastAsia="Calibri"/>
        </w:rPr>
      </w:pPr>
      <w:r w:rsidRPr="005D29FA">
        <w:rPr>
          <w:rFonts w:eastAsia="Calibri"/>
        </w:rPr>
        <w:t>The judge should make an ethical decision about violence against women – this requires setting aside issues of political expediency – Patriarchy produces knowledge is such a way that you should que</w:t>
      </w:r>
      <w:r>
        <w:rPr>
          <w:rFonts w:eastAsia="Calibri"/>
        </w:rPr>
        <w:t>stion all of their truth claims.</w:t>
      </w:r>
    </w:p>
    <w:p w:rsidR="00B9704D" w:rsidRPr="005D29FA" w:rsidRDefault="00B9704D" w:rsidP="00B9704D">
      <w:pPr>
        <w:rPr>
          <w:b/>
          <w:sz w:val="24"/>
        </w:rPr>
      </w:pPr>
      <w:proofErr w:type="spellStart"/>
      <w:r w:rsidRPr="00B9704D">
        <w:rPr>
          <w:b/>
          <w:sz w:val="24"/>
          <w:highlight w:val="yellow"/>
        </w:rPr>
        <w:t>Enloe</w:t>
      </w:r>
      <w:proofErr w:type="spellEnd"/>
      <w:r w:rsidRPr="00B9704D">
        <w:rPr>
          <w:b/>
          <w:sz w:val="24"/>
          <w:highlight w:val="yellow"/>
        </w:rPr>
        <w:t xml:space="preserve"> 4</w:t>
      </w:r>
      <w:r w:rsidRPr="005D29FA">
        <w:rPr>
          <w:b/>
          <w:sz w:val="24"/>
        </w:rPr>
        <w:t xml:space="preserve"> </w:t>
      </w:r>
      <w:r w:rsidRPr="005D29FA">
        <w:rPr>
          <w:u w:val="single"/>
          <w:lang w:bidi="en-US"/>
        </w:rPr>
        <w:t>[</w:t>
      </w:r>
      <w:r w:rsidRPr="005D29FA">
        <w:rPr>
          <w:lang w:bidi="en-US"/>
        </w:rPr>
        <w:t xml:space="preserve">Professor of Women’s Studies at Clark University, </w:t>
      </w:r>
      <w:r w:rsidRPr="005D29FA">
        <w:rPr>
          <w:u w:val="single"/>
          <w:lang w:bidi="en-US"/>
        </w:rPr>
        <w:t>2004</w:t>
      </w:r>
      <w:r w:rsidRPr="005D29FA">
        <w:rPr>
          <w:lang w:bidi="en-US"/>
        </w:rPr>
        <w:t xml:space="preserve"> Cynthia, The Curious Feminist, page 4-7]</w:t>
      </w:r>
    </w:p>
    <w:p w:rsidR="00B9704D" w:rsidRPr="005D29FA" w:rsidRDefault="00B9704D" w:rsidP="00B9704D">
      <w:pPr>
        <w:jc w:val="both"/>
      </w:pPr>
      <w:r w:rsidRPr="005D29FA">
        <w:rPr>
          <w:lang w:bidi="en-US"/>
        </w:rPr>
        <w:t xml:space="preserve">Patriarchy - </w:t>
      </w:r>
      <w:r w:rsidRPr="008C6430">
        <w:rPr>
          <w:lang w:bidi="en-US"/>
        </w:rPr>
        <w:t>patriarchy is the structural and ideological system that perpetuates the privileging of masculinity.</w:t>
      </w:r>
      <w:r w:rsidRPr="005D29FA">
        <w:rPr>
          <w:lang w:bidi="en-US"/>
        </w:rPr>
        <w:t xml:space="preserve"> </w:t>
      </w:r>
      <w:r w:rsidRPr="005D29FA">
        <w:rPr>
          <w:szCs w:val="12"/>
          <w:lang w:bidi="en-US"/>
        </w:rPr>
        <w:t xml:space="preserve">All kinds of social systems and institutions can' become patriarchal. Whole cultures can become patriarchal. That is a reality that has inspired feminist movements to become national in scope, mobilizing energies on so many levels simultaneously. </w:t>
      </w:r>
      <w:proofErr w:type="spellStart"/>
      <w:r w:rsidRPr="005D29FA">
        <w:rPr>
          <w:szCs w:val="12"/>
          <w:lang w:bidi="en-US"/>
        </w:rPr>
        <w:t>Families</w:t>
      </w:r>
      <w:proofErr w:type="gramStart"/>
      <w:r w:rsidRPr="005D29FA">
        <w:rPr>
          <w:szCs w:val="12"/>
          <w:lang w:bidi="en-US"/>
        </w:rPr>
        <w:t>,town</w:t>
      </w:r>
      <w:proofErr w:type="spellEnd"/>
      <w:proofErr w:type="gramEnd"/>
      <w:r w:rsidRPr="005D29FA">
        <w:rPr>
          <w:szCs w:val="12"/>
          <w:lang w:bidi="en-US"/>
        </w:rPr>
        <w:t xml:space="preserve"> halls, militaries, banks, and police departments are among those sites of ordinary life perhaps especially notorious for their inclinations toward patriarchal values, structures, and practices. Scores of hospitals, schools, factories, legislatures, political parties, museums, newspapers, theater companies, television networks, religious organizations, corporations, and courts _ no matter how modern their outward trappings - have developed ways </w:t>
      </w:r>
      <w:proofErr w:type="spellStart"/>
      <w:r w:rsidRPr="005D29FA">
        <w:rPr>
          <w:szCs w:val="12"/>
          <w:lang w:bidi="en-US"/>
        </w:rPr>
        <w:t>oflooking</w:t>
      </w:r>
      <w:proofErr w:type="spellEnd"/>
      <w:r w:rsidRPr="005D29FA">
        <w:rPr>
          <w:szCs w:val="12"/>
          <w:lang w:bidi="en-US"/>
        </w:rPr>
        <w:t xml:space="preserve"> and acting toward their own members and clients and toward the world around them that derive from the presumption that what is masculine is most deserving of reward, promotion, admiration, emulation, agenda prioritization, and budgetary line.</w:t>
      </w:r>
      <w:r w:rsidRPr="005D29FA">
        <w:rPr>
          <w:lang w:bidi="en-US"/>
        </w:rPr>
        <w:t xml:space="preserve"> </w:t>
      </w:r>
      <w:r w:rsidRPr="008C6430">
        <w:rPr>
          <w:lang w:bidi="en-US"/>
        </w:rPr>
        <w:t>Patriarchal inclinations can also be found in peace and justice movements, as well as in the offices of progressive magazines, enlightened foundations, and globally sensitive nongovernmental organizations - each of them can be, and have become, patriarchal.</w:t>
      </w:r>
      <w:r w:rsidRPr="005D29FA">
        <w:rPr>
          <w:lang w:bidi="en-US"/>
        </w:rPr>
        <w:t xml:space="preserve">  </w:t>
      </w:r>
      <w:r w:rsidRPr="008C6430">
        <w:rPr>
          <w:lang w:bidi="en-US"/>
        </w:rPr>
        <w:t>Patriarchal systems are notable for marginalizing the feminine.</w:t>
      </w:r>
      <w:r w:rsidRPr="005D29FA">
        <w:rPr>
          <w:lang w:bidi="en-US"/>
        </w:rPr>
        <w:t xml:space="preserve"> That is, </w:t>
      </w:r>
      <w:r w:rsidRPr="008C6430">
        <w:rPr>
          <w:lang w:bidi="en-US"/>
        </w:rPr>
        <w:t>insofar as any society or group is patriarchal, it is there that it is comfortable - unquestioned - to infantilize, ignore, trivialize, or even actively cast scorn upon what is thought to be feminized</w:t>
      </w:r>
      <w:r w:rsidRPr="005D29FA">
        <w:rPr>
          <w:lang w:bidi="en-US"/>
        </w:rPr>
        <w:t xml:space="preserve">. </w:t>
      </w:r>
      <w:r w:rsidRPr="005D29FA">
        <w:rPr>
          <w:szCs w:val="12"/>
          <w:lang w:bidi="en-US"/>
        </w:rPr>
        <w:t xml:space="preserve">That is why a feminist curiosity is always directed not only at the official or public discourses and behaviors of people in groups or institutions, but also at their informal, private, casual conversations, at the shared jokes, gestures, and rituals - all of which help to glue relationships together. The feminist investigator always arrives before the meeting begins to hear the before-the-meeting offhand banter and is still wide awake and curious when the meeting-after-the-meeting continues among a select few down the corridor and into the pub.  No patriarchy is made up just of men or just of the masculine. </w:t>
      </w:r>
      <w:proofErr w:type="gramStart"/>
      <w:r w:rsidRPr="005D29FA">
        <w:rPr>
          <w:szCs w:val="12"/>
          <w:lang w:bidi="en-US"/>
        </w:rPr>
        <w:t>Far from it.</w:t>
      </w:r>
      <w:proofErr w:type="gramEnd"/>
      <w:r w:rsidRPr="005D29FA">
        <w:rPr>
          <w:lang w:bidi="en-US"/>
        </w:rPr>
        <w:t xml:space="preserve"> </w:t>
      </w:r>
      <w:r w:rsidRPr="005D29FA">
        <w:rPr>
          <w:b/>
          <w:sz w:val="21"/>
          <w:highlight w:val="yellow"/>
          <w:u w:val="single"/>
          <w:lang w:bidi="en-US"/>
        </w:rPr>
        <w:t xml:space="preserve">Patriarchal systems have been so enduring, so adaptable, precisely because they </w:t>
      </w:r>
      <w:r w:rsidRPr="005D29FA">
        <w:rPr>
          <w:b/>
          <w:sz w:val="21"/>
          <w:highlight w:val="yellow"/>
          <w:u w:val="single"/>
        </w:rPr>
        <w:t xml:space="preserve">make many women overlook their </w:t>
      </w:r>
      <w:r w:rsidRPr="005D29FA">
        <w:rPr>
          <w:b/>
          <w:sz w:val="21"/>
          <w:highlight w:val="yellow"/>
          <w:u w:val="single"/>
          <w:lang w:bidi="en-US"/>
        </w:rPr>
        <w:t>own marginal positions and feel instead secure, protected, valued</w:t>
      </w:r>
      <w:proofErr w:type="gramStart"/>
      <w:r w:rsidRPr="005D29FA">
        <w:rPr>
          <w:b/>
          <w:sz w:val="21"/>
          <w:u w:val="single"/>
          <w:lang w:bidi="en-US"/>
        </w:rPr>
        <w:t>.</w:t>
      </w:r>
      <w:r w:rsidRPr="005D29FA">
        <w:rPr>
          <w:lang w:bidi="en-US"/>
        </w:rPr>
        <w:t xml:space="preserve"> </w:t>
      </w:r>
      <w:proofErr w:type="gramEnd"/>
      <w:r w:rsidRPr="008C6430">
        <w:rPr>
          <w:lang w:bidi="en-US"/>
        </w:rPr>
        <w:t>Patriarchies</w:t>
      </w:r>
      <w:r w:rsidRPr="005D29FA">
        <w:rPr>
          <w:lang w:bidi="en-US"/>
        </w:rPr>
        <w:t xml:space="preserve"> - in militias, in labor unions, in nationalist movements, in political parties, in whole states and entire international institutions - </w:t>
      </w:r>
      <w:r w:rsidRPr="008C6430">
        <w:rPr>
          <w:lang w:bidi="en-US"/>
        </w:rPr>
        <w:t>may privilege masculinity, but they need the complex idea of femininity and enough women's acceptance or complicity to operate.</w:t>
      </w:r>
      <w:r w:rsidRPr="005D29FA">
        <w:rPr>
          <w:lang w:bidi="en-US"/>
        </w:rPr>
        <w:t xml:space="preserve"> </w:t>
      </w:r>
      <w:r w:rsidRPr="005D29FA">
        <w:rPr>
          <w:szCs w:val="12"/>
          <w:lang w:bidi="en-US"/>
        </w:rPr>
        <w:t>To sustain their gendered hierarchies, patriarchal law firms, for example, need not only feminized secretaries and feminized cleaners, but also feminized law associates and feminized paralegals. Patriarchal militaries need feminized military wives and feminized military prostitutes. Patriarchal corporations need feminized clerical workers and feminized assembly-line workers. Every person who is pressed or lured into playing a feminized role must do so in order to make the masculinized people seem to be (to themselves as well as everyone else) the most wise, the most intellectual, the most rational, the most tough-minded, the most hard-headed</w:t>
      </w:r>
      <w:r w:rsidRPr="005D29FA">
        <w:rPr>
          <w:lang w:bidi="en-US"/>
        </w:rPr>
        <w:t xml:space="preserve">.  </w:t>
      </w:r>
      <w:r w:rsidRPr="008C6430">
        <w:rPr>
          <w:lang w:bidi="en-US"/>
        </w:rPr>
        <w:t>One of the reasons that feminists have been so astute in exposing patriarchy as a principal cause for so many of the world's processes - empire-building, globalization, modernization - is that feminists have been curious about women.</w:t>
      </w:r>
      <w:r w:rsidRPr="005D29FA">
        <w:rPr>
          <w:b/>
          <w:sz w:val="21"/>
          <w:u w:val="single"/>
          <w:lang w:bidi="en-US"/>
        </w:rPr>
        <w:t xml:space="preserve"> </w:t>
      </w:r>
      <w:r w:rsidRPr="005D29FA">
        <w:rPr>
          <w:b/>
          <w:sz w:val="21"/>
          <w:highlight w:val="yellow"/>
          <w:u w:val="single"/>
          <w:lang w:bidi="en-US"/>
        </w:rPr>
        <w:t>By taking women seriously in their myriad locations, feminists have been able to see patriarchy when everyone else has seen only capitalism or militarism or racism or imperialism</w:t>
      </w:r>
      <w:r w:rsidRPr="005D29FA">
        <w:rPr>
          <w:lang w:bidi="en-US"/>
        </w:rPr>
        <w:t xml:space="preserve">. It will be clear in the chapters that follow, I think, that I have become more and more convinced - as I have been tutored by others - that </w:t>
      </w:r>
      <w:r w:rsidRPr="005D29FA">
        <w:rPr>
          <w:b/>
          <w:sz w:val="21"/>
          <w:u w:val="single"/>
          <w:lang w:bidi="en-US"/>
        </w:rPr>
        <w:t>patriarchy must always be on the analytical couch</w:t>
      </w:r>
      <w:r w:rsidRPr="005D29FA">
        <w:rPr>
          <w:lang w:bidi="en-US"/>
        </w:rPr>
        <w:t>.</w:t>
      </w:r>
      <w:r w:rsidRPr="005D29FA">
        <w:rPr>
          <w:highlight w:val="yellow"/>
          <w:lang w:bidi="en-US"/>
        </w:rPr>
        <w:t xml:space="preserve">  </w:t>
      </w:r>
      <w:r w:rsidRPr="005D29FA">
        <w:rPr>
          <w:b/>
          <w:sz w:val="21"/>
          <w:highlight w:val="yellow"/>
          <w:u w:val="single"/>
          <w:lang w:bidi="en-US"/>
        </w:rPr>
        <w:t>Patriarchy</w:t>
      </w:r>
      <w:r w:rsidRPr="005D29FA">
        <w:rPr>
          <w:lang w:bidi="en-US"/>
        </w:rPr>
        <w:t xml:space="preserve"> is not old hat. And it </w:t>
      </w:r>
      <w:r w:rsidRPr="005D29FA">
        <w:rPr>
          <w:b/>
          <w:sz w:val="21"/>
          <w:highlight w:val="yellow"/>
          <w:u w:val="single"/>
          <w:lang w:bidi="en-US"/>
        </w:rPr>
        <w:t>is not fixed. The structures and beliefs that combine to privilege masculinity are continuously being modernized.</w:t>
      </w:r>
      <w:r w:rsidRPr="005D29FA">
        <w:rPr>
          <w:lang w:bidi="en-US"/>
        </w:rPr>
        <w:t xml:space="preserve"> Nowadays there are so many feminists and other women's advocates internationally sharing information, insights, and strategies that the enterprise of updating patriarchy is perhaps less assured of success than it has ever been. Still, </w:t>
      </w:r>
      <w:r w:rsidRPr="008C6430">
        <w:rPr>
          <w:lang w:bidi="en-US"/>
        </w:rPr>
        <w:t>every new constitution drafting, every new economic planning, every new treaty negotiation provides at least the opportunity for those who benefit from the privileging of masculinity to equip patriarchy with a deceptive "new look."</w:t>
      </w:r>
      <w:r w:rsidRPr="005D29FA">
        <w:rPr>
          <w:lang w:bidi="en-US"/>
        </w:rPr>
        <w:t xml:space="preserve"> </w:t>
      </w:r>
      <w:r w:rsidRPr="008C6430">
        <w:rPr>
          <w:lang w:bidi="en-US"/>
        </w:rPr>
        <w:t>Patriarchy,</w:t>
      </w:r>
      <w:r w:rsidRPr="005D29FA">
        <w:rPr>
          <w:lang w:bidi="en-US"/>
        </w:rPr>
        <w:t xml:space="preserve"> consequently, </w:t>
      </w:r>
      <w:r w:rsidRPr="008C6430">
        <w:t>can be as fashionable as hiring Bechtel, Lockheed, and other private military contractors to carry on the tasks of foreign occupation.</w:t>
      </w:r>
      <w:r w:rsidRPr="005D29FA">
        <w:rPr>
          <w:lang w:bidi="en-US"/>
        </w:rPr>
        <w:t xml:space="preserve"> That is, </w:t>
      </w:r>
      <w:r w:rsidRPr="008C6430">
        <w:t>as the U.S. government's strategists seek to give their postwar reconstruction steps in Iraq and Afghanistan the look of something that is the opposite of old fashioned dictatorships and imperialism, in practice they are paying some of the most profoundly masculinity-privileging organizations to carry out this imperial agenda.</w:t>
      </w:r>
      <w:r w:rsidRPr="005D29FA">
        <w:rPr>
          <w:lang w:bidi="en-US"/>
        </w:rPr>
        <w:t xml:space="preserve"> </w:t>
      </w:r>
      <w:r w:rsidRPr="008C6430">
        <w:t>What is allegedly new thus may be reproducing something that is all too familiar</w:t>
      </w:r>
      <w:r w:rsidRPr="005D29FA">
        <w:rPr>
          <w:lang w:bidi="en-US"/>
        </w:rPr>
        <w:t xml:space="preserve">. Patriarchy can be as ubiquitous as nationalism, patriotism, and postwar reconstruction.  </w:t>
      </w:r>
      <w:r w:rsidRPr="008C6430">
        <w:t xml:space="preserve"> So it is always risky to assume that the only power structures and related ideological justifications to be on the look out for are capitalism, militarism, racism, and imperialism.</w:t>
      </w:r>
      <w:r w:rsidRPr="005D29FA">
        <w:rPr>
          <w:lang w:bidi="en-US"/>
        </w:rPr>
        <w:t xml:space="preserve"> </w:t>
      </w:r>
      <w:r w:rsidRPr="005D29FA">
        <w:rPr>
          <w:b/>
          <w:sz w:val="21"/>
          <w:u w:val="single"/>
        </w:rPr>
        <w:t>The question</w:t>
      </w:r>
      <w:r w:rsidRPr="005D29FA">
        <w:rPr>
          <w:lang w:bidi="en-US"/>
        </w:rPr>
        <w:t xml:space="preserve"> I have come to think </w:t>
      </w:r>
      <w:r w:rsidRPr="005D29FA">
        <w:rPr>
          <w:b/>
          <w:sz w:val="21"/>
          <w:u w:val="single"/>
        </w:rPr>
        <w:t xml:space="preserve">we must always pose is: </w:t>
      </w:r>
      <w:r w:rsidRPr="005D29FA">
        <w:rPr>
          <w:b/>
          <w:sz w:val="21"/>
          <w:highlight w:val="yellow"/>
          <w:u w:val="single"/>
        </w:rPr>
        <w:t>How much of what is going on here is caused by the workings of patriarchy?</w:t>
      </w:r>
      <w:r w:rsidRPr="005D29FA">
        <w:rPr>
          <w:lang w:bidi="en-US"/>
        </w:rPr>
        <w:t xml:space="preserve"> Sometimes patriarchy may be only a small part of the explanation. Other times patriarchy may hold the causal key. </w:t>
      </w:r>
      <w:r w:rsidRPr="005D29FA">
        <w:rPr>
          <w:b/>
          <w:sz w:val="21"/>
          <w:highlight w:val="yellow"/>
          <w:u w:val="single"/>
        </w:rPr>
        <w:t xml:space="preserve">We will never know unless we ask, unless we seriously investigate how and why masculinity is privileged - and how much of that privileging depends on </w:t>
      </w:r>
      <w:r w:rsidRPr="005D29FA">
        <w:rPr>
          <w:b/>
          <w:sz w:val="21"/>
          <w:u w:val="single"/>
        </w:rPr>
        <w:t xml:space="preserve">controlling women or </w:t>
      </w:r>
      <w:r w:rsidRPr="005D29FA">
        <w:rPr>
          <w:b/>
          <w:sz w:val="21"/>
          <w:highlight w:val="yellow"/>
          <w:u w:val="single"/>
        </w:rPr>
        <w:t>drawing them into complicity</w:t>
      </w:r>
      <w:r w:rsidRPr="005D29FA">
        <w:rPr>
          <w:highlight w:val="yellow"/>
          <w:lang w:bidi="en-US"/>
        </w:rPr>
        <w:t>.</w:t>
      </w:r>
    </w:p>
    <w:p w:rsidR="00B9704D" w:rsidRPr="00BC78C8" w:rsidRDefault="00B9704D" w:rsidP="00B9704D"/>
    <w:p w:rsidR="005537B4" w:rsidRDefault="005537B4" w:rsidP="00933C02">
      <w:pPr>
        <w:rPr>
          <w:rFonts w:asciiTheme="minorHAnsi" w:hAnsiTheme="minorHAnsi"/>
        </w:rPr>
      </w:pPr>
    </w:p>
    <w:p w:rsidR="005537B4" w:rsidRDefault="005537B4" w:rsidP="00933C02">
      <w:pPr>
        <w:rPr>
          <w:rFonts w:asciiTheme="minorHAnsi" w:hAnsiTheme="minorHAnsi"/>
        </w:rPr>
      </w:pPr>
    </w:p>
    <w:p w:rsidR="008A4B5F" w:rsidRPr="00E94738" w:rsidRDefault="008A4B5F" w:rsidP="008A4B5F">
      <w:pPr>
        <w:pStyle w:val="Heading3"/>
        <w:rPr>
          <w:rFonts w:asciiTheme="minorHAnsi" w:hAnsiTheme="minorHAnsi"/>
        </w:rPr>
      </w:pPr>
      <w:bookmarkStart w:id="19" w:name="_Toc361218811"/>
      <w:r w:rsidRPr="00E94738">
        <w:rPr>
          <w:rFonts w:asciiTheme="minorHAnsi" w:hAnsiTheme="minorHAnsi"/>
        </w:rPr>
        <w:lastRenderedPageBreak/>
        <w:t>CAPITALISM LINKS</w:t>
      </w:r>
      <w:bookmarkEnd w:id="19"/>
    </w:p>
    <w:p w:rsidR="008A4B5F" w:rsidRPr="00E94738" w:rsidRDefault="008A4B5F" w:rsidP="008A4B5F">
      <w:pPr>
        <w:pStyle w:val="Heading4"/>
        <w:rPr>
          <w:rFonts w:asciiTheme="minorHAnsi" w:hAnsiTheme="minorHAnsi"/>
        </w:rPr>
      </w:pPr>
      <w:r w:rsidRPr="00E94738">
        <w:rPr>
          <w:rFonts w:asciiTheme="minorHAnsi" w:hAnsiTheme="minorHAnsi"/>
        </w:rPr>
        <w:t xml:space="preserve">Economic engagement pushes Cuba toward a fast transition to capitalism </w:t>
      </w:r>
    </w:p>
    <w:p w:rsidR="008A4B5F" w:rsidRPr="00E94738" w:rsidRDefault="008A4B5F" w:rsidP="008A4B5F">
      <w:pPr>
        <w:rPr>
          <w:rFonts w:asciiTheme="minorHAnsi" w:hAnsiTheme="minorHAnsi"/>
        </w:rPr>
      </w:pPr>
      <w:r w:rsidRPr="00E94738">
        <w:rPr>
          <w:rFonts w:asciiTheme="minorHAnsi" w:hAnsiTheme="minorHAnsi"/>
          <w:sz w:val="18"/>
        </w:rPr>
        <w:t>Damien</w:t>
      </w:r>
      <w:r w:rsidRPr="00E94738">
        <w:rPr>
          <w:rFonts w:asciiTheme="minorHAnsi" w:hAnsiTheme="minorHAnsi"/>
        </w:rPr>
        <w:t xml:space="preserve"> </w:t>
      </w:r>
      <w:r w:rsidRPr="00E94738">
        <w:rPr>
          <w:rStyle w:val="StyleStyleBold12pt"/>
          <w:rFonts w:asciiTheme="minorHAnsi" w:hAnsiTheme="minorHAnsi"/>
          <w:highlight w:val="yellow"/>
        </w:rPr>
        <w:t>Cave</w:t>
      </w:r>
      <w:r w:rsidRPr="00E94738">
        <w:rPr>
          <w:rFonts w:asciiTheme="minorHAnsi" w:hAnsiTheme="minorHAnsi"/>
        </w:rPr>
        <w:t xml:space="preserve">, </w:t>
      </w:r>
      <w:r w:rsidRPr="00E94738">
        <w:rPr>
          <w:rFonts w:asciiTheme="minorHAnsi" w:hAnsiTheme="minorHAnsi"/>
          <w:sz w:val="18"/>
        </w:rPr>
        <w:t>11/22/</w:t>
      </w:r>
      <w:r w:rsidRPr="00E94738">
        <w:rPr>
          <w:rStyle w:val="StyleStyleBold12pt"/>
          <w:rFonts w:asciiTheme="minorHAnsi" w:hAnsiTheme="minorHAnsi"/>
          <w:highlight w:val="yellow"/>
        </w:rPr>
        <w:t>’12</w:t>
      </w:r>
      <w:r w:rsidRPr="00E94738">
        <w:rPr>
          <w:rFonts w:asciiTheme="minorHAnsi" w:hAnsiTheme="minorHAnsi"/>
        </w:rPr>
        <w:t xml:space="preserve">, </w:t>
      </w:r>
      <w:r w:rsidRPr="00E94738">
        <w:rPr>
          <w:rFonts w:asciiTheme="minorHAnsi" w:hAnsiTheme="minorHAnsi"/>
          <w:sz w:val="18"/>
        </w:rPr>
        <w:t>“Cuban embargo: Should U.S. loosen it</w:t>
      </w:r>
      <w:proofErr w:type="gramStart"/>
      <w:r w:rsidRPr="00E94738">
        <w:rPr>
          <w:rFonts w:asciiTheme="minorHAnsi" w:hAnsiTheme="minorHAnsi"/>
          <w:sz w:val="18"/>
        </w:rPr>
        <w:t>?,</w:t>
      </w:r>
      <w:proofErr w:type="gramEnd"/>
      <w:r w:rsidRPr="00E94738">
        <w:rPr>
          <w:rFonts w:asciiTheme="minorHAnsi" w:hAnsiTheme="minorHAnsi"/>
          <w:sz w:val="18"/>
        </w:rPr>
        <w:t xml:space="preserve">” Denver Post, ACC. 6-1-2013, </w:t>
      </w:r>
      <w:hyperlink r:id="rId33" w:history="1">
        <w:r w:rsidRPr="00E94738">
          <w:rPr>
            <w:rStyle w:val="Hyperlink"/>
            <w:rFonts w:asciiTheme="minorHAnsi" w:hAnsiTheme="minorHAnsi"/>
            <w:sz w:val="18"/>
          </w:rPr>
          <w:t>http://www.denverpost.com/entertainment/ci_22042074/cuban-embargo-should-u-s-loosen-it</w:t>
        </w:r>
      </w:hyperlink>
      <w:r w:rsidRPr="00E94738">
        <w:rPr>
          <w:rFonts w:asciiTheme="minorHAnsi" w:hAnsiTheme="minorHAnsi"/>
          <w:sz w:val="18"/>
        </w:rPr>
        <w:t>, JT//JEDI</w:t>
      </w:r>
    </w:p>
    <w:p w:rsidR="008A4B5F" w:rsidRPr="00E94738" w:rsidRDefault="008A4B5F" w:rsidP="008A4B5F">
      <w:pPr>
        <w:rPr>
          <w:rFonts w:asciiTheme="minorHAnsi" w:hAnsiTheme="minorHAnsi"/>
        </w:rPr>
      </w:pPr>
      <w:r w:rsidRPr="00E94738">
        <w:rPr>
          <w:rStyle w:val="StyleBoldUnderline"/>
          <w:rFonts w:asciiTheme="minorHAnsi" w:hAnsiTheme="minorHAnsi"/>
          <w:highlight w:val="yellow"/>
        </w:rPr>
        <w:t>With Cuba cautiously introducing free-market changes</w:t>
      </w:r>
      <w:r w:rsidRPr="00E94738">
        <w:rPr>
          <w:rStyle w:val="StyleBoldUnderline"/>
          <w:rFonts w:asciiTheme="minorHAnsi" w:hAnsiTheme="minorHAnsi"/>
        </w:rPr>
        <w:t xml:space="preserve"> that have legalized hundreds of thousands of small private businesses over the past two years, </w:t>
      </w:r>
      <w:r w:rsidRPr="00E94738">
        <w:rPr>
          <w:rStyle w:val="StyleBoldUnderline"/>
          <w:rFonts w:asciiTheme="minorHAnsi" w:hAnsiTheme="minorHAnsi"/>
          <w:highlight w:val="yellow"/>
        </w:rPr>
        <w:t>new economic bonds between Cuba and the U.S. have formed</w:t>
      </w:r>
      <w:r w:rsidRPr="00E94738">
        <w:rPr>
          <w:rFonts w:asciiTheme="minorHAnsi" w:hAnsiTheme="minorHAnsi"/>
        </w:rPr>
        <w:t>, creating new challenges, new possibilities — and a more complicated debate over the embargo.</w:t>
      </w:r>
    </w:p>
    <w:p w:rsidR="008A4B5F" w:rsidRPr="00E94738" w:rsidRDefault="008A4B5F" w:rsidP="008A4B5F">
      <w:pPr>
        <w:rPr>
          <w:rStyle w:val="Emphasis"/>
          <w:rFonts w:asciiTheme="minorHAnsi" w:hAnsiTheme="minorHAnsi"/>
        </w:rPr>
      </w:pPr>
      <w:r w:rsidRPr="00E94738">
        <w:rPr>
          <w:rFonts w:asciiTheme="minorHAnsi" w:hAnsiTheme="minorHAnsi"/>
        </w:rPr>
        <w:t xml:space="preserve">The long-standing logic has been that broad sanctions are necessary to suffocate the totalitarian government of Fidel and Raul Castro. Now, especially for many Cubans who had previously stayed on the sidelines in the battle over Cuba policy, a new argument against the embargo is gaining currency — that </w:t>
      </w:r>
      <w:r w:rsidRPr="00E94738">
        <w:rPr>
          <w:rStyle w:val="StyleBoldUnderline"/>
          <w:rFonts w:asciiTheme="minorHAnsi" w:hAnsiTheme="minorHAnsi"/>
          <w:highlight w:val="yellow"/>
        </w:rPr>
        <w:t xml:space="preserve">the tentative move toward capitalism by the Cuban government </w:t>
      </w:r>
      <w:r w:rsidRPr="00E94738">
        <w:rPr>
          <w:rStyle w:val="Emphasis"/>
          <w:rFonts w:asciiTheme="minorHAnsi" w:hAnsiTheme="minorHAnsi"/>
          <w:highlight w:val="yellow"/>
        </w:rPr>
        <w:t>could be sped up with more assistance from Americans.</w:t>
      </w:r>
    </w:p>
    <w:p w:rsidR="008A4B5F" w:rsidRPr="00E94738" w:rsidRDefault="008A4B5F" w:rsidP="008A4B5F">
      <w:pPr>
        <w:rPr>
          <w:rFonts w:asciiTheme="minorHAnsi" w:hAnsiTheme="minorHAnsi"/>
        </w:rPr>
      </w:pPr>
    </w:p>
    <w:p w:rsidR="008A4B5F" w:rsidRPr="00E94738" w:rsidRDefault="008A4B5F" w:rsidP="008A4B5F">
      <w:pPr>
        <w:rPr>
          <w:rFonts w:asciiTheme="minorHAnsi" w:hAnsiTheme="minorHAnsi"/>
        </w:rPr>
      </w:pPr>
    </w:p>
    <w:p w:rsidR="008A4B5F" w:rsidRPr="00E94738" w:rsidRDefault="00E27FEF" w:rsidP="00E27FEF">
      <w:pPr>
        <w:pStyle w:val="Heading4"/>
        <w:rPr>
          <w:rFonts w:asciiTheme="minorHAnsi" w:hAnsiTheme="minorHAnsi"/>
        </w:rPr>
      </w:pPr>
      <w:r w:rsidRPr="00E94738">
        <w:rPr>
          <w:rFonts w:asciiTheme="minorHAnsi" w:hAnsiTheme="minorHAnsi"/>
        </w:rPr>
        <w:t>The plan would suck in Cuba to the capitalist world</w:t>
      </w:r>
    </w:p>
    <w:p w:rsidR="008A4B5F" w:rsidRPr="00E94738" w:rsidRDefault="008A4B5F" w:rsidP="008A4B5F">
      <w:pPr>
        <w:rPr>
          <w:rFonts w:asciiTheme="minorHAnsi" w:hAnsiTheme="minorHAnsi"/>
          <w:sz w:val="18"/>
        </w:rPr>
      </w:pPr>
      <w:r w:rsidRPr="00E94738">
        <w:rPr>
          <w:rFonts w:asciiTheme="minorHAnsi" w:hAnsiTheme="minorHAnsi"/>
          <w:sz w:val="18"/>
        </w:rPr>
        <w:t>David A. </w:t>
      </w:r>
      <w:r w:rsidRPr="00E94738">
        <w:rPr>
          <w:rStyle w:val="StyleStyleBold12pt"/>
          <w:rFonts w:asciiTheme="minorHAnsi" w:hAnsiTheme="minorHAnsi"/>
          <w:highlight w:val="yellow"/>
        </w:rPr>
        <w:t>Perez</w:t>
      </w:r>
      <w:r w:rsidRPr="00E94738">
        <w:rPr>
          <w:rFonts w:asciiTheme="minorHAnsi" w:hAnsiTheme="minorHAnsi"/>
          <w:sz w:val="18"/>
        </w:rPr>
        <w:t xml:space="preserve">, Spring, </w:t>
      </w:r>
      <w:r w:rsidRPr="00E94738">
        <w:rPr>
          <w:rStyle w:val="StyleStyleBold12pt"/>
          <w:rFonts w:asciiTheme="minorHAnsi" w:hAnsiTheme="minorHAnsi"/>
          <w:highlight w:val="yellow"/>
        </w:rPr>
        <w:t>‘10</w:t>
      </w:r>
      <w:r w:rsidRPr="00E94738">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E94738">
        <w:rPr>
          <w:rFonts w:asciiTheme="minorHAnsi" w:hAnsiTheme="minorHAnsi"/>
          <w:sz w:val="18"/>
        </w:rPr>
        <w:t>Harv</w:t>
      </w:r>
      <w:proofErr w:type="spellEnd"/>
      <w:proofErr w:type="gramStart"/>
      <w:r w:rsidRPr="00E94738">
        <w:rPr>
          <w:rFonts w:asciiTheme="minorHAnsi" w:hAnsiTheme="minorHAnsi"/>
          <w:sz w:val="18"/>
        </w:rPr>
        <w:t xml:space="preserve">. </w:t>
      </w:r>
      <w:proofErr w:type="gramEnd"/>
      <w:r w:rsidRPr="00E94738">
        <w:rPr>
          <w:rFonts w:asciiTheme="minorHAnsi" w:hAnsiTheme="minorHAnsi"/>
          <w:sz w:val="18"/>
        </w:rPr>
        <w:t>Latino L. Rev. 187, JT//JEDI</w:t>
      </w:r>
    </w:p>
    <w:p w:rsidR="008A4B5F" w:rsidRPr="00E94738" w:rsidRDefault="008A4B5F" w:rsidP="008A4B5F">
      <w:pPr>
        <w:rPr>
          <w:rFonts w:asciiTheme="minorHAnsi" w:hAnsiTheme="minorHAnsi"/>
        </w:rPr>
      </w:pPr>
      <w:r w:rsidRPr="00E94738">
        <w:rPr>
          <w:rFonts w:asciiTheme="minorHAnsi" w:hAnsiTheme="minorHAnsi"/>
        </w:rPr>
        <w:t xml:space="preserve">As discussed above, any major reform in Cuba should first begin in the economic sector, as opposed to the political sector. The Cuban government will likely accept foreign investment and introduce elements of private ownership into its economy long before it releases its stranglehold on politics and holds free elections. </w:t>
      </w:r>
      <w:r w:rsidRPr="00E94738">
        <w:rPr>
          <w:rStyle w:val="StyleBoldUnderline"/>
          <w:rFonts w:asciiTheme="minorHAnsi" w:hAnsiTheme="minorHAnsi"/>
          <w:highlight w:val="yellow"/>
        </w:rPr>
        <w:t>Although the first stage of economic reform has already begun, this stage can end at a moment's notice.</w:t>
      </w:r>
      <w:r w:rsidRPr="00E94738">
        <w:rPr>
          <w:rFonts w:asciiTheme="minorHAnsi" w:hAnsiTheme="minorHAnsi"/>
        </w:rPr>
        <w:t xml:space="preserve"> Policy performance matters, and nothing breeds success like success</w:t>
      </w:r>
      <w:proofErr w:type="gramStart"/>
      <w:r w:rsidRPr="00E94738">
        <w:rPr>
          <w:rFonts w:asciiTheme="minorHAnsi" w:hAnsiTheme="minorHAnsi"/>
        </w:rPr>
        <w:t xml:space="preserve">. </w:t>
      </w:r>
      <w:proofErr w:type="gramEnd"/>
      <w:r w:rsidRPr="00E94738">
        <w:rPr>
          <w:rFonts w:asciiTheme="minorHAnsi" w:hAnsiTheme="minorHAnsi"/>
        </w:rPr>
        <w:t>Therefore, the U.S. should design a policy that helps ensure that these initial reforms are successful.</w:t>
      </w:r>
    </w:p>
    <w:p w:rsidR="008A4B5F" w:rsidRPr="00E94738" w:rsidRDefault="008A4B5F" w:rsidP="008A4B5F">
      <w:pPr>
        <w:rPr>
          <w:rStyle w:val="StyleBoldUnderline"/>
          <w:rFonts w:asciiTheme="minorHAnsi" w:hAnsiTheme="minorHAnsi"/>
        </w:rPr>
      </w:pPr>
      <w:r w:rsidRPr="00E94738">
        <w:rPr>
          <w:rStyle w:val="StyleBoldUnderline"/>
          <w:rFonts w:asciiTheme="minorHAnsi" w:hAnsiTheme="minorHAnsi"/>
          <w:highlight w:val="yellow"/>
        </w:rPr>
        <w:t>Success of reform will breed more reform and an increased demand for a different economic environment.</w:t>
      </w:r>
      <w:r w:rsidRPr="00E94738">
        <w:rPr>
          <w:rFonts w:asciiTheme="minorHAnsi" w:hAnsiTheme="minorHAnsi"/>
        </w:rPr>
        <w:t xml:space="preserve"> In this way, an initial aperture's success will punch a hole in the Cuban government's ability to restrain economic </w:t>
      </w:r>
      <w:bookmarkStart w:id="20" w:name="PAGE_235_8264"/>
      <w:bookmarkEnd w:id="20"/>
      <w:r w:rsidRPr="00E94738">
        <w:rPr>
          <w:rFonts w:asciiTheme="minorHAnsi" w:hAnsiTheme="minorHAnsi"/>
        </w:rPr>
        <w:t xml:space="preserve">activity while maintaining credibility. While Cuba introduces these financial reforms, the U.S. should resist calls to strengthen the economic sanctions, and should instead respond to any economic opening on the island with more bilateral trade opportunities. </w:t>
      </w:r>
      <w:r w:rsidRPr="00E94738">
        <w:rPr>
          <w:rStyle w:val="StyleBoldUnderline"/>
          <w:rFonts w:asciiTheme="minorHAnsi" w:hAnsiTheme="minorHAnsi"/>
          <w:highlight w:val="yellow"/>
        </w:rPr>
        <w:t>By engaging Cuba economically, rather than isolating it politically,</w:t>
      </w:r>
      <w:r w:rsidRPr="00E94738">
        <w:rPr>
          <w:rStyle w:val="Emphasis"/>
          <w:rFonts w:asciiTheme="minorHAnsi" w:hAnsiTheme="minorHAnsi"/>
          <w:highlight w:val="yellow"/>
        </w:rPr>
        <w:t xml:space="preserve"> the U.S. could help link an entire generation of Cubans to the capitalist world.</w:t>
      </w:r>
    </w:p>
    <w:p w:rsidR="008A4B5F" w:rsidRPr="00E94738" w:rsidRDefault="008A4B5F" w:rsidP="008A4B5F">
      <w:pPr>
        <w:rPr>
          <w:rFonts w:asciiTheme="minorHAnsi" w:hAnsiTheme="minorHAnsi"/>
        </w:rPr>
      </w:pPr>
    </w:p>
    <w:p w:rsidR="008A4B5F" w:rsidRPr="00E94738" w:rsidRDefault="008A4B5F" w:rsidP="008A4B5F">
      <w:pPr>
        <w:rPr>
          <w:rFonts w:asciiTheme="minorHAnsi" w:hAnsiTheme="minorHAnsi"/>
        </w:rPr>
      </w:pPr>
    </w:p>
    <w:p w:rsidR="008A4B5F" w:rsidRPr="00E94738" w:rsidRDefault="008A4B5F" w:rsidP="008A4B5F">
      <w:pPr>
        <w:pStyle w:val="Heading4"/>
        <w:rPr>
          <w:rFonts w:asciiTheme="minorHAnsi" w:hAnsiTheme="minorHAnsi"/>
        </w:rPr>
      </w:pPr>
      <w:r w:rsidRPr="00E94738">
        <w:rPr>
          <w:rFonts w:asciiTheme="minorHAnsi" w:hAnsiTheme="minorHAnsi"/>
        </w:rPr>
        <w:t>The Cuba Study Group advocates neoliberal capitalism</w:t>
      </w:r>
    </w:p>
    <w:p w:rsidR="008A4B5F" w:rsidRPr="00E94738" w:rsidRDefault="008A4B5F" w:rsidP="008A4B5F">
      <w:pPr>
        <w:rPr>
          <w:rFonts w:asciiTheme="minorHAnsi" w:hAnsiTheme="minorHAnsi"/>
        </w:rPr>
      </w:pPr>
      <w:r w:rsidRPr="00E94738">
        <w:rPr>
          <w:rStyle w:val="StyleStyleBold12pt"/>
          <w:rFonts w:asciiTheme="minorHAnsi" w:hAnsiTheme="minorHAnsi"/>
          <w:highlight w:val="yellow"/>
        </w:rPr>
        <w:t>Cuba Study Group, Feb. ’13</w:t>
      </w:r>
      <w:r w:rsidRPr="00E94738">
        <w:rPr>
          <w:rFonts w:asciiTheme="minorHAnsi" w:hAnsiTheme="minorHAnsi"/>
        </w:rPr>
        <w:t xml:space="preserve">, “Restoring Executive Authority Over U.S. Policy Toward Cuba,” accessed 6-24-2013, </w:t>
      </w:r>
      <w:hyperlink r:id="rId34" w:history="1">
        <w:r w:rsidRPr="00E94738">
          <w:rPr>
            <w:rStyle w:val="Hyperlink"/>
            <w:rFonts w:asciiTheme="minorHAnsi" w:hAnsiTheme="minorHAnsi"/>
          </w:rPr>
          <w:t>http://www.cubastudygroup.org/index.cfm/files/serve?File_id=45d8f827-174c-4d43-aa2f-ef7794831032</w:t>
        </w:r>
      </w:hyperlink>
      <w:r w:rsidRPr="00E94738">
        <w:rPr>
          <w:rFonts w:asciiTheme="minorHAnsi" w:hAnsiTheme="minorHAnsi"/>
        </w:rPr>
        <w:t>, JT//JEDI</w:t>
      </w:r>
    </w:p>
    <w:p w:rsidR="008A4B5F" w:rsidRPr="00E94738" w:rsidRDefault="008A4B5F" w:rsidP="008A4B5F">
      <w:pPr>
        <w:rPr>
          <w:rFonts w:asciiTheme="minorHAnsi" w:hAnsiTheme="minorHAnsi"/>
          <w:sz w:val="14"/>
        </w:rPr>
      </w:pPr>
      <w:r w:rsidRPr="00E94738">
        <w:rPr>
          <w:rStyle w:val="StyleBoldUnderline"/>
          <w:rFonts w:asciiTheme="minorHAnsi" w:hAnsiTheme="minorHAnsi"/>
          <w:highlight w:val="yellow"/>
        </w:rPr>
        <w:t>We believe in the constructive power of markets</w:t>
      </w:r>
      <w:r w:rsidRPr="00E94738">
        <w:rPr>
          <w:rFonts w:asciiTheme="minorHAnsi" w:hAnsiTheme="minorHAnsi"/>
        </w:rPr>
        <w:t xml:space="preserve"> </w:t>
      </w:r>
      <w:r w:rsidRPr="00E94738">
        <w:rPr>
          <w:rFonts w:asciiTheme="minorHAnsi" w:hAnsiTheme="minorHAnsi"/>
          <w:sz w:val="14"/>
        </w:rPr>
        <w:t>to effectively allocate resources, create jobs and reduce poverty. Markets flourish when individuals can unleash their creative potential in a society. However, while we believe that for those societal problems that have a market solution, markets provide the best solutions, we also recognize that markets do not provide solutions for every problem or challenge that a society faces. We also believe that markets should not function in a manner devoid of societal values, such as ethics, compassion and solidarity.</w:t>
      </w:r>
    </w:p>
    <w:p w:rsidR="008A4B5F" w:rsidRPr="00E94738" w:rsidRDefault="008A4B5F" w:rsidP="008A4B5F">
      <w:pPr>
        <w:rPr>
          <w:rFonts w:asciiTheme="minorHAnsi" w:hAnsiTheme="minorHAnsi"/>
          <w:sz w:val="14"/>
        </w:rPr>
      </w:pPr>
      <w:r w:rsidRPr="00E94738">
        <w:rPr>
          <w:rFonts w:asciiTheme="minorHAnsi" w:hAnsiTheme="minorHAnsi"/>
          <w:sz w:val="14"/>
        </w:rPr>
        <w:t>Naturally, we regret the slow and tortuous pace of Cuba’s economic reforms, and believe that their impact on improving Cuba’s economy will be severely curtailed by their slow pace and timid nature. While history has largely discredited shock-therapy economic reforms, it has likewise proven the ineffectiveness of trickle-down timid and inadequate reforms. Increasing the pace, breadth and depth of economic reforms is necessary to avert the worsening of an already-ailing economy.</w:t>
      </w:r>
    </w:p>
    <w:p w:rsidR="008A4B5F" w:rsidRPr="00E94738" w:rsidRDefault="008A4B5F" w:rsidP="008A4B5F">
      <w:pPr>
        <w:rPr>
          <w:rFonts w:asciiTheme="minorHAnsi" w:hAnsiTheme="minorHAnsi"/>
        </w:rPr>
      </w:pPr>
      <w:r w:rsidRPr="00E94738">
        <w:rPr>
          <w:rFonts w:asciiTheme="minorHAnsi" w:hAnsiTheme="minorHAnsi"/>
          <w:sz w:val="14"/>
        </w:rPr>
        <w:t>Thus, we believe that in order to truly implement the warranted changes in Cuba’s economy, more forceful, decisive and substantive changes need to be made by Cuba’s government. However</w:t>
      </w:r>
      <w:r w:rsidRPr="00E94738">
        <w:rPr>
          <w:rFonts w:asciiTheme="minorHAnsi" w:hAnsiTheme="minorHAnsi"/>
        </w:rPr>
        <w:t xml:space="preserve">, </w:t>
      </w:r>
      <w:r w:rsidRPr="00E94738">
        <w:rPr>
          <w:rStyle w:val="StyleBoldUnderline"/>
          <w:rFonts w:asciiTheme="minorHAnsi" w:hAnsiTheme="minorHAnsi"/>
          <w:highlight w:val="yellow"/>
        </w:rPr>
        <w:t>we</w:t>
      </w:r>
      <w:r w:rsidRPr="00E94738">
        <w:rPr>
          <w:rFonts w:asciiTheme="minorHAnsi" w:hAnsiTheme="minorHAnsi"/>
        </w:rPr>
        <w:t xml:space="preserve"> also </w:t>
      </w:r>
      <w:r w:rsidRPr="00E94738">
        <w:rPr>
          <w:rStyle w:val="StyleBoldUnderline"/>
          <w:rFonts w:asciiTheme="minorHAnsi" w:hAnsiTheme="minorHAnsi"/>
          <w:highlight w:val="yellow"/>
        </w:rPr>
        <w:t>believe that needed macroeconomic changes require external conditions, such as access to international monetary institutions, which are not currently permitted by U.S. sanctions, even though they impose stringent requirements and reforms on borrowers</w:t>
      </w:r>
      <w:r w:rsidRPr="00E94738">
        <w:rPr>
          <w:rFonts w:asciiTheme="minorHAnsi" w:hAnsiTheme="minorHAnsi"/>
        </w:rPr>
        <w:t>. Ironically, such sanctions, originally intended to cause Cuba to change, are now becoming its major impediment to change.</w:t>
      </w:r>
    </w:p>
    <w:p w:rsidR="008A4B5F" w:rsidRPr="00E94738" w:rsidRDefault="008A4B5F" w:rsidP="008A4B5F">
      <w:pPr>
        <w:rPr>
          <w:rFonts w:asciiTheme="minorHAnsi" w:hAnsiTheme="minorHAnsi"/>
        </w:rPr>
      </w:pPr>
    </w:p>
    <w:p w:rsidR="008A4B5F" w:rsidRPr="00E94738" w:rsidRDefault="008A4B5F" w:rsidP="008A4B5F">
      <w:pPr>
        <w:rPr>
          <w:rFonts w:asciiTheme="minorHAnsi" w:hAnsiTheme="minorHAnsi"/>
        </w:rPr>
      </w:pPr>
    </w:p>
    <w:p w:rsidR="00933C02" w:rsidRPr="00E94738" w:rsidRDefault="00933C02" w:rsidP="00933C02">
      <w:pPr>
        <w:pStyle w:val="Heading3"/>
        <w:rPr>
          <w:rFonts w:asciiTheme="minorHAnsi" w:hAnsiTheme="minorHAnsi"/>
        </w:rPr>
      </w:pPr>
      <w:bookmarkStart w:id="21" w:name="_Toc361218812"/>
      <w:r w:rsidRPr="00E94738">
        <w:rPr>
          <w:rFonts w:asciiTheme="minorHAnsi" w:hAnsiTheme="minorHAnsi"/>
        </w:rPr>
        <w:lastRenderedPageBreak/>
        <w:t>XO SOLVENCY – Lifting Embargo / Exemptions</w:t>
      </w:r>
      <w:bookmarkEnd w:id="21"/>
    </w:p>
    <w:p w:rsidR="00933C02" w:rsidRPr="00E94738" w:rsidRDefault="00933C02" w:rsidP="00933C02">
      <w:pPr>
        <w:rPr>
          <w:rFonts w:asciiTheme="minorHAnsi" w:hAnsiTheme="minorHAnsi"/>
          <w:b/>
        </w:rPr>
      </w:pPr>
    </w:p>
    <w:p w:rsidR="00933C02" w:rsidRPr="00E94738" w:rsidRDefault="00933C02" w:rsidP="00933C02">
      <w:pPr>
        <w:pStyle w:val="Heading4"/>
        <w:rPr>
          <w:rFonts w:asciiTheme="minorHAnsi" w:hAnsiTheme="minorHAnsi"/>
        </w:rPr>
      </w:pPr>
      <w:r w:rsidRPr="00E94738">
        <w:rPr>
          <w:rFonts w:asciiTheme="minorHAnsi" w:hAnsiTheme="minorHAnsi"/>
        </w:rPr>
        <w:t>CONGRESSIONAL ACTION TO LIFT THE EMBARGO WILL BE A TOUGH FIGHT, BUT OBAMA CAN DO MOST OF THE PLAN UNDER TREASURY AUTHORITY</w:t>
      </w:r>
    </w:p>
    <w:p w:rsidR="00933C02" w:rsidRPr="00E94738" w:rsidRDefault="00933C02" w:rsidP="00933C02">
      <w:pPr>
        <w:rPr>
          <w:rFonts w:asciiTheme="minorHAnsi" w:hAnsiTheme="minorHAnsi"/>
          <w:sz w:val="18"/>
        </w:rPr>
      </w:pPr>
      <w:r w:rsidRPr="00E94738">
        <w:rPr>
          <w:rFonts w:asciiTheme="minorHAnsi" w:hAnsiTheme="minorHAnsi"/>
          <w:sz w:val="18"/>
        </w:rPr>
        <w:t xml:space="preserve">DAMIEN </w:t>
      </w:r>
      <w:r w:rsidRPr="00E94738">
        <w:rPr>
          <w:rStyle w:val="StyleStyleBold12pt"/>
          <w:rFonts w:asciiTheme="minorHAnsi" w:hAnsiTheme="minorHAnsi"/>
          <w:highlight w:val="yellow"/>
        </w:rPr>
        <w:t>CAVE</w:t>
      </w:r>
      <w:r w:rsidRPr="00E94738">
        <w:rPr>
          <w:rFonts w:asciiTheme="minorHAnsi" w:hAnsiTheme="minorHAnsi"/>
        </w:rPr>
        <w:t xml:space="preserve">, </w:t>
      </w:r>
      <w:r w:rsidRPr="00E94738">
        <w:rPr>
          <w:rFonts w:asciiTheme="minorHAnsi" w:hAnsiTheme="minorHAnsi"/>
          <w:sz w:val="18"/>
        </w:rPr>
        <w:t>Nov. 19,</w:t>
      </w:r>
      <w:r w:rsidRPr="00E94738">
        <w:rPr>
          <w:rFonts w:asciiTheme="minorHAnsi" w:hAnsiTheme="minorHAnsi"/>
        </w:rPr>
        <w:t xml:space="preserve"> </w:t>
      </w:r>
      <w:r w:rsidRPr="00E94738">
        <w:rPr>
          <w:rStyle w:val="StyleStyleBold12pt"/>
          <w:rFonts w:asciiTheme="minorHAnsi" w:hAnsiTheme="minorHAnsi"/>
          <w:highlight w:val="yellow"/>
        </w:rPr>
        <w:t>’12</w:t>
      </w:r>
      <w:r w:rsidRPr="00E94738">
        <w:rPr>
          <w:rFonts w:asciiTheme="minorHAnsi" w:hAnsiTheme="minorHAnsi"/>
        </w:rPr>
        <w:t xml:space="preserve">, </w:t>
      </w:r>
      <w:r w:rsidRPr="00E94738">
        <w:rPr>
          <w:rFonts w:asciiTheme="minorHAnsi" w:hAnsiTheme="minorHAnsi"/>
          <w:sz w:val="18"/>
        </w:rPr>
        <w:t xml:space="preserve">“Easing of Restraints in Cuba Renews Debate on U.S. Embargo,” NYT, </w:t>
      </w:r>
    </w:p>
    <w:p w:rsidR="00933C02" w:rsidRPr="00E94738" w:rsidRDefault="003F2A9B" w:rsidP="00933C02">
      <w:pPr>
        <w:rPr>
          <w:rFonts w:asciiTheme="minorHAnsi" w:hAnsiTheme="minorHAnsi"/>
          <w:sz w:val="18"/>
        </w:rPr>
      </w:pPr>
      <w:hyperlink r:id="rId35" w:history="1">
        <w:r w:rsidR="00933C02" w:rsidRPr="00E94738">
          <w:rPr>
            <w:rStyle w:val="Hyperlink"/>
            <w:rFonts w:asciiTheme="minorHAnsi" w:hAnsiTheme="minorHAnsi"/>
            <w:sz w:val="18"/>
          </w:rPr>
          <w:t>http://www.nytimes.com/2012/11/20/world/americas/changes-in-cuba-create-support-for-easing-embargo.html?pagewanted=all&amp;_r=0</w:t>
        </w:r>
      </w:hyperlink>
      <w:r w:rsidR="00933C02" w:rsidRPr="00E94738">
        <w:rPr>
          <w:rStyle w:val="Hyperlink"/>
          <w:rFonts w:asciiTheme="minorHAnsi" w:hAnsiTheme="minorHAnsi"/>
          <w:sz w:val="18"/>
        </w:rPr>
        <w:t>, ACC. 5-25-2013, JT//JEDI</w:t>
      </w:r>
    </w:p>
    <w:p w:rsidR="00933C02" w:rsidRPr="00E94738" w:rsidRDefault="00933C02" w:rsidP="00933C02">
      <w:pPr>
        <w:rPr>
          <w:rStyle w:val="StyleBoldUnderline"/>
          <w:rFonts w:asciiTheme="minorHAnsi" w:hAnsiTheme="minorHAnsi"/>
          <w:b w:val="0"/>
          <w:bCs w:val="0"/>
        </w:rPr>
      </w:pPr>
      <w:r w:rsidRPr="00E94738">
        <w:rPr>
          <w:rFonts w:asciiTheme="minorHAnsi" w:hAnsiTheme="minorHAnsi"/>
        </w:rPr>
        <w:t xml:space="preserve">And Cuba has a long history of tossing ice on warming relations. The latest example is the jailing </w:t>
      </w:r>
      <w:r w:rsidRPr="00E94738">
        <w:rPr>
          <w:rFonts w:asciiTheme="minorHAnsi" w:hAnsiTheme="minorHAnsi"/>
          <w:highlight w:val="yellow"/>
        </w:rPr>
        <w:t xml:space="preserve">of </w:t>
      </w:r>
      <w:r w:rsidRPr="00E94738">
        <w:rPr>
          <w:rStyle w:val="StyleBoldUnderline"/>
          <w:rFonts w:asciiTheme="minorHAnsi" w:hAnsiTheme="minorHAnsi"/>
          <w:highlight w:val="yellow"/>
        </w:rPr>
        <w:t>Alan Gross, a State Department contractor who has spent nearly three years behind bars</w:t>
      </w:r>
      <w:r w:rsidRPr="00E94738">
        <w:rPr>
          <w:rFonts w:asciiTheme="minorHAnsi" w:hAnsiTheme="minorHAnsi"/>
        </w:rPr>
        <w:t xml:space="preserve"> for distributing satellite telephone equipment to Jewish groups </w:t>
      </w:r>
      <w:r w:rsidRPr="00E94738">
        <w:rPr>
          <w:rStyle w:val="StyleBoldUnderline"/>
          <w:rFonts w:asciiTheme="minorHAnsi" w:hAnsiTheme="minorHAnsi"/>
          <w:highlight w:val="yellow"/>
        </w:rPr>
        <w:t>in Havana.</w:t>
      </w:r>
    </w:p>
    <w:p w:rsidR="00933C02" w:rsidRPr="00E94738" w:rsidRDefault="00933C02" w:rsidP="00933C02">
      <w:pPr>
        <w:rPr>
          <w:rStyle w:val="StyleBoldUnderline"/>
          <w:rFonts w:asciiTheme="minorHAnsi" w:hAnsiTheme="minorHAnsi"/>
        </w:rPr>
      </w:pPr>
      <w:r w:rsidRPr="00E94738">
        <w:rPr>
          <w:rFonts w:asciiTheme="minorHAnsi" w:hAnsiTheme="minorHAnsi"/>
        </w:rPr>
        <w:t>In Washington, Mr. Gross</w:t>
      </w:r>
      <w:r w:rsidRPr="00E94738">
        <w:rPr>
          <w:rFonts w:asciiTheme="minorHAnsi" w:hAnsiTheme="minorHAnsi"/>
          <w:highlight w:val="yellow"/>
        </w:rPr>
        <w:t xml:space="preserve"> </w:t>
      </w:r>
      <w:r w:rsidRPr="00E94738">
        <w:rPr>
          <w:rStyle w:val="StyleBoldUnderline"/>
          <w:rFonts w:asciiTheme="minorHAnsi" w:hAnsiTheme="minorHAnsi"/>
          <w:highlight w:val="yellow"/>
        </w:rPr>
        <w:t>is seen as the main impediment to an easing of the embargo, but there are also limits to what the president could do without Congressional action</w:t>
      </w:r>
      <w:r w:rsidRPr="00E94738">
        <w:rPr>
          <w:rStyle w:val="StyleBoldUnderline"/>
          <w:rFonts w:asciiTheme="minorHAnsi" w:hAnsiTheme="minorHAnsi"/>
        </w:rPr>
        <w:t xml:space="preserve">. </w:t>
      </w:r>
      <w:r w:rsidRPr="00E94738">
        <w:rPr>
          <w:rFonts w:asciiTheme="minorHAnsi" w:hAnsiTheme="minorHAnsi"/>
        </w:rPr>
        <w:t>The </w:t>
      </w:r>
      <w:hyperlink r:id="rId36" w:tooltip="State Department Web site." w:history="1">
        <w:r w:rsidRPr="00E94738">
          <w:rPr>
            <w:rStyle w:val="Hyperlink"/>
            <w:rFonts w:asciiTheme="minorHAnsi" w:hAnsiTheme="minorHAnsi"/>
          </w:rPr>
          <w:t>1992 Cuban Democracy Act</w:t>
        </w:r>
      </w:hyperlink>
      <w:r w:rsidRPr="00E94738">
        <w:rPr>
          <w:rFonts w:asciiTheme="minorHAnsi" w:hAnsiTheme="minorHAnsi"/>
        </w:rPr>
        <w:t xml:space="preserve"> conditioned the waiving of sanctions on the introduction of democratic changes inside Cuba. </w:t>
      </w:r>
      <w:r w:rsidRPr="00E94738">
        <w:rPr>
          <w:rStyle w:val="StyleBoldUnderline"/>
          <w:rFonts w:asciiTheme="minorHAnsi" w:hAnsiTheme="minorHAnsi"/>
          <w:highlight w:val="yellow"/>
        </w:rPr>
        <w:t>The </w:t>
      </w:r>
      <w:hyperlink r:id="rId37" w:tooltip="Background on the act." w:history="1">
        <w:r w:rsidRPr="00E94738">
          <w:rPr>
            <w:rStyle w:val="StyleBoldUnderline"/>
            <w:rFonts w:asciiTheme="minorHAnsi" w:hAnsiTheme="minorHAnsi"/>
            <w:highlight w:val="yellow"/>
          </w:rPr>
          <w:t>1996 Helms-Burton Act</w:t>
        </w:r>
      </w:hyperlink>
      <w:r w:rsidRPr="00E94738">
        <w:rPr>
          <w:rStyle w:val="StyleBoldUnderline"/>
          <w:rFonts w:asciiTheme="minorHAnsi" w:hAnsiTheme="minorHAnsi"/>
          <w:highlight w:val="yellow"/>
        </w:rPr>
        <w:t> also requires that the embargo remain until Cuba has a transitional or democratically elected government</w:t>
      </w:r>
      <w:r w:rsidRPr="00E94738">
        <w:rPr>
          <w:rStyle w:val="StyleBoldUnderline"/>
          <w:rFonts w:asciiTheme="minorHAnsi" w:hAnsiTheme="minorHAnsi"/>
        </w:rPr>
        <w:t xml:space="preserve">. Obama administration officials say they have not given up, and could move if the president decides to act on his own. Officials say that </w:t>
      </w:r>
      <w:r w:rsidRPr="00E94738">
        <w:rPr>
          <w:rStyle w:val="StyleBoldUnderline"/>
          <w:rFonts w:asciiTheme="minorHAnsi" w:hAnsiTheme="minorHAnsi"/>
          <w:highlight w:val="yellow"/>
        </w:rPr>
        <w:t>under the Treasury Department’s licensing and regulation-writing authority, there is room for significant modification</w:t>
      </w:r>
      <w:r w:rsidRPr="00E94738">
        <w:rPr>
          <w:rStyle w:val="StyleBoldUnderline"/>
          <w:rFonts w:asciiTheme="minorHAnsi" w:hAnsiTheme="minorHAnsi"/>
        </w:rPr>
        <w:t>.</w:t>
      </w:r>
      <w:r w:rsidRPr="00E94738">
        <w:rPr>
          <w:rFonts w:asciiTheme="minorHAnsi" w:hAnsiTheme="minorHAnsi"/>
        </w:rPr>
        <w:t xml:space="preserve"> Following the legal logic of Mr. Obama’s changes in 2009, </w:t>
      </w:r>
      <w:r w:rsidRPr="00E94738">
        <w:rPr>
          <w:rStyle w:val="StyleBoldUnderline"/>
          <w:rFonts w:asciiTheme="minorHAnsi" w:hAnsiTheme="minorHAnsi"/>
          <w:highlight w:val="yellow"/>
        </w:rPr>
        <w:t>further expansions in travel are possible along with new allowances for investment or imports and exports, especially if narrowly applied to Cuban businesses.</w:t>
      </w:r>
    </w:p>
    <w:p w:rsidR="00933C02" w:rsidRPr="00E94738" w:rsidRDefault="00933C02" w:rsidP="00933C02">
      <w:pPr>
        <w:rPr>
          <w:rFonts w:asciiTheme="minorHAnsi" w:hAnsiTheme="minorHAnsi"/>
          <w:b/>
        </w:rPr>
      </w:pPr>
    </w:p>
    <w:p w:rsidR="00933C02" w:rsidRPr="00E94738" w:rsidRDefault="00933C02" w:rsidP="00933C02">
      <w:pPr>
        <w:pStyle w:val="Heading4"/>
        <w:rPr>
          <w:rFonts w:asciiTheme="minorHAnsi" w:hAnsiTheme="minorHAnsi"/>
        </w:rPr>
      </w:pPr>
      <w:proofErr w:type="spellStart"/>
      <w:r w:rsidRPr="00E94738">
        <w:rPr>
          <w:rFonts w:asciiTheme="minorHAnsi" w:hAnsiTheme="minorHAnsi"/>
        </w:rPr>
        <w:t>Pres</w:t>
      </w:r>
      <w:proofErr w:type="spellEnd"/>
      <w:r w:rsidRPr="00E94738">
        <w:rPr>
          <w:rFonts w:asciiTheme="minorHAnsi" w:hAnsiTheme="minorHAnsi"/>
        </w:rPr>
        <w:t xml:space="preserve"> has authority to create exemptions to Helms-Burton</w:t>
      </w:r>
    </w:p>
    <w:p w:rsidR="00933C02" w:rsidRPr="00E94738" w:rsidRDefault="00933C02" w:rsidP="00933C02">
      <w:pPr>
        <w:rPr>
          <w:rFonts w:asciiTheme="minorHAnsi" w:hAnsiTheme="minorHAnsi"/>
          <w:sz w:val="18"/>
        </w:rPr>
      </w:pPr>
      <w:r w:rsidRPr="00E94738">
        <w:rPr>
          <w:rFonts w:asciiTheme="minorHAnsi" w:hAnsiTheme="minorHAnsi"/>
          <w:sz w:val="18"/>
        </w:rPr>
        <w:t xml:space="preserve">Julian </w:t>
      </w:r>
      <w:proofErr w:type="spellStart"/>
      <w:r w:rsidRPr="00E94738">
        <w:rPr>
          <w:rStyle w:val="StyleStyleBold12pt"/>
          <w:rFonts w:asciiTheme="minorHAnsi" w:hAnsiTheme="minorHAnsi"/>
          <w:highlight w:val="yellow"/>
        </w:rPr>
        <w:t>Pecquet</w:t>
      </w:r>
      <w:proofErr w:type="spellEnd"/>
      <w:r w:rsidRPr="00E94738">
        <w:rPr>
          <w:rStyle w:val="StyleStyleBold12pt"/>
          <w:rFonts w:asciiTheme="minorHAnsi" w:hAnsiTheme="minorHAnsi"/>
          <w:highlight w:val="yellow"/>
        </w:rPr>
        <w:t>,</w:t>
      </w:r>
      <w:r w:rsidRPr="00E94738">
        <w:rPr>
          <w:rFonts w:asciiTheme="minorHAnsi" w:hAnsiTheme="minorHAnsi"/>
          <w:sz w:val="18"/>
        </w:rPr>
        <w:t xml:space="preserve"> Jan. 16, </w:t>
      </w:r>
      <w:r w:rsidRPr="00E94738">
        <w:rPr>
          <w:rStyle w:val="StyleStyleBold12pt"/>
          <w:rFonts w:asciiTheme="minorHAnsi" w:hAnsiTheme="minorHAnsi"/>
          <w:highlight w:val="yellow"/>
        </w:rPr>
        <w:t>’13</w:t>
      </w:r>
      <w:r w:rsidRPr="00E94738">
        <w:rPr>
          <w:rFonts w:asciiTheme="minorHAnsi" w:hAnsiTheme="minorHAnsi"/>
          <w:sz w:val="18"/>
        </w:rPr>
        <w:t>, “Obama waives Helms-Burton sanctions against Cuba,” The Hill, ACC. 5-31-13,</w:t>
      </w:r>
    </w:p>
    <w:p w:rsidR="00933C02" w:rsidRPr="00E94738" w:rsidRDefault="003F2A9B" w:rsidP="00933C02">
      <w:pPr>
        <w:rPr>
          <w:rFonts w:asciiTheme="minorHAnsi" w:hAnsiTheme="minorHAnsi"/>
          <w:sz w:val="18"/>
        </w:rPr>
      </w:pPr>
      <w:hyperlink r:id="rId38" w:history="1">
        <w:r w:rsidR="00933C02" w:rsidRPr="00E94738">
          <w:rPr>
            <w:rStyle w:val="Hyperlink"/>
            <w:rFonts w:asciiTheme="minorHAnsi" w:hAnsiTheme="minorHAnsi"/>
            <w:sz w:val="18"/>
          </w:rPr>
          <w:t>http://thehill.com/blogs/global-affairs/americas/277573-obama-waives-helms-burton-law-sanctions-against-cuba</w:t>
        </w:r>
      </w:hyperlink>
      <w:r w:rsidR="00933C02" w:rsidRPr="00E94738">
        <w:rPr>
          <w:rFonts w:asciiTheme="minorHAnsi" w:hAnsiTheme="minorHAnsi"/>
          <w:sz w:val="18"/>
        </w:rPr>
        <w:t>, JT//JEDI</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President </w:t>
      </w:r>
      <w:r w:rsidRPr="00E94738">
        <w:rPr>
          <w:rStyle w:val="StyleBoldUnderline"/>
          <w:rFonts w:asciiTheme="minorHAnsi" w:hAnsiTheme="minorHAnsi"/>
          <w:highlight w:val="yellow"/>
        </w:rPr>
        <w:t>Obama</w:t>
      </w:r>
      <w:r w:rsidRPr="00E94738">
        <w:rPr>
          <w:rFonts w:asciiTheme="minorHAnsi" w:hAnsiTheme="minorHAnsi"/>
        </w:rPr>
        <w:t xml:space="preserve"> on Wednesday </w:t>
      </w:r>
      <w:r w:rsidRPr="00E94738">
        <w:rPr>
          <w:rStyle w:val="StyleBoldUnderline"/>
          <w:rFonts w:asciiTheme="minorHAnsi" w:hAnsiTheme="minorHAnsi"/>
          <w:highlight w:val="yellow"/>
        </w:rPr>
        <w:t>waived a portion of the 1996 Helms-Burton embargo law that would allow lawsuits against Cuban businesses, following in the footsteps of Presidents Clinton and George W. Bush.</w:t>
      </w:r>
    </w:p>
    <w:p w:rsidR="00933C02" w:rsidRPr="00E94738" w:rsidRDefault="00933C02" w:rsidP="00933C02">
      <w:pPr>
        <w:rPr>
          <w:rFonts w:asciiTheme="minorHAnsi" w:hAnsiTheme="minorHAnsi"/>
        </w:rPr>
      </w:pPr>
      <w:r w:rsidRPr="00E94738">
        <w:rPr>
          <w:rFonts w:asciiTheme="minorHAnsi" w:hAnsiTheme="minorHAnsi"/>
        </w:rPr>
        <w:t>The law allows U.S. courts to take up lawsuits against businesses that operate on property the communist government appropriated after coming to power in 1959. Like his predecessors, Obama waived that provision for another six months, citing “national interests.”</w:t>
      </w:r>
    </w:p>
    <w:p w:rsidR="00933C02" w:rsidRPr="00E94738" w:rsidRDefault="00933C02" w:rsidP="00933C02">
      <w:pPr>
        <w:rPr>
          <w:rFonts w:asciiTheme="minorHAnsi" w:hAnsiTheme="minorHAnsi"/>
        </w:rPr>
      </w:pPr>
      <w:r w:rsidRPr="00E94738">
        <w:rPr>
          <w:rFonts w:asciiTheme="minorHAnsi" w:hAnsiTheme="minorHAnsi"/>
        </w:rPr>
        <w:t>“I hereby determine and report to the Congress that suspension, for 6 months beyond February 1, 2013, of the right to bring an action under title III of the Act is necessary to the national interests of the United States and will expedite a transition to democracy in Cuba,” Obama wrote to lawmakers.</w:t>
      </w:r>
    </w:p>
    <w:p w:rsidR="00933C02" w:rsidRPr="00E94738" w:rsidRDefault="00933C02" w:rsidP="00933C02">
      <w:pPr>
        <w:rPr>
          <w:rFonts w:asciiTheme="minorHAnsi" w:hAnsiTheme="minorHAnsi"/>
          <w:b/>
        </w:rPr>
      </w:pPr>
      <w:r w:rsidRPr="00E94738">
        <w:rPr>
          <w:rStyle w:val="StyleBoldUnderline"/>
          <w:rFonts w:asciiTheme="minorHAnsi" w:hAnsiTheme="minorHAnsi"/>
          <w:highlight w:val="yellow"/>
        </w:rPr>
        <w:t>Obama has been opening the door for better relations with Cuba, relaxing limits on travel and remittances in his first term.</w:t>
      </w:r>
      <w:r w:rsidRPr="00E94738">
        <w:rPr>
          <w:rStyle w:val="StyleBoldUnderline"/>
          <w:rFonts w:asciiTheme="minorHAnsi" w:hAnsiTheme="minorHAnsi"/>
        </w:rPr>
        <w:br/>
      </w: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22" w:name="_Toc361218813"/>
      <w:r w:rsidRPr="00E94738">
        <w:rPr>
          <w:rFonts w:asciiTheme="minorHAnsi" w:hAnsiTheme="minorHAnsi"/>
        </w:rPr>
        <w:lastRenderedPageBreak/>
        <w:t>XO SOLVENCY – Travel</w:t>
      </w:r>
      <w:bookmarkEnd w:id="22"/>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The President alone could lift travel restrictions</w:t>
      </w:r>
    </w:p>
    <w:p w:rsidR="00933C02" w:rsidRPr="00E94738" w:rsidRDefault="00933C02" w:rsidP="00933C02">
      <w:pPr>
        <w:rPr>
          <w:rFonts w:asciiTheme="minorHAnsi" w:hAnsiTheme="minorHAnsi"/>
        </w:rPr>
      </w:pPr>
      <w:r w:rsidRPr="00E94738">
        <w:rPr>
          <w:rFonts w:asciiTheme="minorHAnsi" w:hAnsiTheme="minorHAnsi"/>
        </w:rPr>
        <w:t xml:space="preserve">CHELSEA A. </w:t>
      </w:r>
      <w:r w:rsidRPr="00E94738">
        <w:rPr>
          <w:rStyle w:val="StyleStyleBold12pt"/>
          <w:rFonts w:asciiTheme="minorHAnsi" w:hAnsiTheme="minorHAnsi"/>
          <w:highlight w:val="yellow"/>
        </w:rPr>
        <w:t>ZIMMERMAN</w:t>
      </w:r>
      <w:r w:rsidRPr="00E94738">
        <w:rPr>
          <w:rFonts w:asciiTheme="minorHAnsi" w:hAnsiTheme="minorHAnsi"/>
        </w:rPr>
        <w:t xml:space="preserve">, Georgetown Law, </w:t>
      </w:r>
      <w:r w:rsidRPr="00E94738">
        <w:rPr>
          <w:rStyle w:val="StyleStyleBold12pt"/>
          <w:rFonts w:asciiTheme="minorHAnsi" w:hAnsiTheme="minorHAnsi"/>
          <w:highlight w:val="yellow"/>
        </w:rPr>
        <w:t>’10</w:t>
      </w:r>
      <w:r w:rsidRPr="00E94738">
        <w:rPr>
          <w:rFonts w:asciiTheme="minorHAnsi" w:hAnsiTheme="minorHAnsi"/>
        </w:rPr>
        <w:t xml:space="preserve">, “Rethinking The Cuban Trade Embargo: An Opportune Time To Mend a Broken Policy,” </w:t>
      </w:r>
      <w:hyperlink r:id="rId39" w:history="1">
        <w:r w:rsidRPr="00E94738">
          <w:rPr>
            <w:rStyle w:val="Hyperlink"/>
            <w:rFonts w:asciiTheme="minorHAnsi" w:hAnsiTheme="minorHAnsi"/>
          </w:rPr>
          <w:t>http://www.thepresidency.org/storage/documents/Fellows2010/Zimmerman.pdf</w:t>
        </w:r>
      </w:hyperlink>
      <w:r w:rsidRPr="00E94738">
        <w:rPr>
          <w:rFonts w:asciiTheme="minorHAnsi" w:hAnsiTheme="minorHAnsi"/>
        </w:rPr>
        <w:t>, ACC. 6-13-2013, JT//JEDI</w:t>
      </w:r>
    </w:p>
    <w:p w:rsidR="00933C02" w:rsidRPr="00E94738" w:rsidRDefault="00933C02" w:rsidP="00933C02">
      <w:pPr>
        <w:rPr>
          <w:rFonts w:asciiTheme="minorHAnsi" w:hAnsiTheme="minorHAnsi"/>
        </w:rPr>
      </w:pPr>
      <w:r w:rsidRPr="00E94738">
        <w:rPr>
          <w:rFonts w:asciiTheme="minorHAnsi" w:hAnsiTheme="minorHAnsi"/>
        </w:rPr>
        <w:t xml:space="preserve">The probability of implementing these changes within the next six months seems likely. </w:t>
      </w:r>
      <w:r w:rsidRPr="00E94738">
        <w:rPr>
          <w:rStyle w:val="StyleBoldUnderline"/>
          <w:rFonts w:asciiTheme="minorHAnsi" w:hAnsiTheme="minorHAnsi"/>
          <w:highlight w:val="yellow"/>
        </w:rPr>
        <w:t>The political strength of the farm lobby has eclipsed the power of Florida’s Cuban-American community, which did not play a significant role in the election of</w:t>
      </w:r>
      <w:r w:rsidRPr="00E94738">
        <w:rPr>
          <w:rFonts w:asciiTheme="minorHAnsi" w:hAnsiTheme="minorHAnsi"/>
        </w:rPr>
        <w:t xml:space="preserve"> President </w:t>
      </w:r>
      <w:r w:rsidRPr="00E94738">
        <w:rPr>
          <w:rStyle w:val="StyleBoldUnderline"/>
          <w:rFonts w:asciiTheme="minorHAnsi" w:hAnsiTheme="minorHAnsi"/>
          <w:highlight w:val="yellow"/>
        </w:rPr>
        <w:t>Obama. Because all of these reform measures, with the exception of lifting the travel ban, can be adopted through administrative action rather than Congressional or executive action</w:t>
      </w:r>
      <w:proofErr w:type="gramStart"/>
      <w:r w:rsidRPr="00E94738">
        <w:rPr>
          <w:rFonts w:asciiTheme="minorHAnsi" w:hAnsiTheme="minorHAnsi"/>
        </w:rPr>
        <w:t>,1</w:t>
      </w:r>
      <w:proofErr w:type="gramEnd"/>
      <w:r w:rsidRPr="00E94738">
        <w:rPr>
          <w:rFonts w:asciiTheme="minorHAnsi" w:hAnsiTheme="minorHAnsi"/>
        </w:rPr>
        <w:t xml:space="preserve"> </w:t>
      </w:r>
      <w:r w:rsidRPr="00E94738">
        <w:rPr>
          <w:rStyle w:val="StyleBoldUnderline"/>
          <w:rFonts w:asciiTheme="minorHAnsi" w:hAnsiTheme="minorHAnsi"/>
          <w:highlight w:val="yellow"/>
        </w:rPr>
        <w:t>a political showdown would not be necessary to accomplish these measures</w:t>
      </w:r>
      <w:r w:rsidRPr="00E94738">
        <w:rPr>
          <w:rFonts w:asciiTheme="minorHAnsi" w:hAnsiTheme="minorHAnsi"/>
        </w:rPr>
        <w:t>.</w:t>
      </w: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b/>
        </w:rPr>
      </w:pPr>
    </w:p>
    <w:p w:rsidR="00933C02" w:rsidRPr="00E94738" w:rsidRDefault="00933C02" w:rsidP="00933C02">
      <w:pPr>
        <w:pStyle w:val="Heading3"/>
        <w:rPr>
          <w:rFonts w:asciiTheme="minorHAnsi" w:hAnsiTheme="minorHAnsi"/>
        </w:rPr>
      </w:pPr>
      <w:bookmarkStart w:id="23" w:name="_Toc361218814"/>
      <w:r w:rsidRPr="00E94738">
        <w:rPr>
          <w:rFonts w:asciiTheme="minorHAnsi" w:hAnsiTheme="minorHAnsi"/>
        </w:rPr>
        <w:lastRenderedPageBreak/>
        <w:t>XO SOLVENCY – Oil Coop</w:t>
      </w:r>
      <w:bookmarkEnd w:id="23"/>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b/>
        </w:rPr>
      </w:pPr>
    </w:p>
    <w:p w:rsidR="00933C02" w:rsidRPr="00E94738" w:rsidRDefault="00933C02" w:rsidP="00933C02">
      <w:pPr>
        <w:pStyle w:val="Heading4"/>
        <w:rPr>
          <w:rFonts w:asciiTheme="minorHAnsi" w:hAnsiTheme="minorHAnsi"/>
        </w:rPr>
      </w:pPr>
      <w:r w:rsidRPr="00E94738">
        <w:rPr>
          <w:rFonts w:asciiTheme="minorHAnsi" w:hAnsiTheme="minorHAnsi"/>
        </w:rPr>
        <w:t>Licensing authority proves the President alone could do the plan</w:t>
      </w:r>
    </w:p>
    <w:p w:rsidR="00933C02" w:rsidRPr="00E94738" w:rsidRDefault="00933C02" w:rsidP="00933C02">
      <w:pPr>
        <w:rPr>
          <w:rFonts w:asciiTheme="minorHAnsi" w:hAnsiTheme="minorHAnsi"/>
        </w:rPr>
      </w:pPr>
      <w:r w:rsidRPr="00E94738">
        <w:rPr>
          <w:rFonts w:asciiTheme="minorHAnsi" w:hAnsiTheme="minorHAnsi"/>
        </w:rPr>
        <w:t xml:space="preserve">Anya Landau </w:t>
      </w:r>
      <w:r w:rsidRPr="00E94738">
        <w:rPr>
          <w:rStyle w:val="StyleStyleBold12pt"/>
          <w:rFonts w:asciiTheme="minorHAnsi" w:hAnsiTheme="minorHAnsi"/>
          <w:highlight w:val="yellow"/>
        </w:rPr>
        <w:t>French ‘9</w:t>
      </w:r>
      <w:r w:rsidRPr="00E94738">
        <w:rPr>
          <w:rFonts w:asciiTheme="minorHAnsi" w:hAnsiTheme="minorHAnsi"/>
        </w:rPr>
        <w:t xml:space="preserve">, </w:t>
      </w:r>
      <w:r w:rsidRPr="00E94738">
        <w:rPr>
          <w:rFonts w:asciiTheme="minorHAnsi" w:hAnsiTheme="minorHAnsi"/>
          <w:sz w:val="18"/>
        </w:rPr>
        <w:t xml:space="preserve">Director for the U.S.-Cuba Policy Initiative at the New America Foundation “Options for Engagement A Resource Guide for Reforming U.S. Policy toward Cuba, April, accessed 6-25-2013, </w:t>
      </w:r>
      <w:hyperlink r:id="rId40" w:history="1">
        <w:r w:rsidRPr="00E94738">
          <w:rPr>
            <w:rStyle w:val="Hyperlink"/>
            <w:rFonts w:asciiTheme="minorHAnsi" w:hAnsiTheme="minorHAnsi"/>
            <w:sz w:val="18"/>
          </w:rPr>
          <w:t>http://www.lexingtoninstitute.org/library/ resources/documents/Cuba/</w:t>
        </w:r>
        <w:proofErr w:type="spellStart"/>
        <w:r w:rsidRPr="00E94738">
          <w:rPr>
            <w:rStyle w:val="Hyperlink"/>
            <w:rFonts w:asciiTheme="minorHAnsi" w:hAnsiTheme="minorHAnsi"/>
            <w:sz w:val="18"/>
          </w:rPr>
          <w:t>USPolicy</w:t>
        </w:r>
        <w:proofErr w:type="spellEnd"/>
        <w:r w:rsidRPr="00E94738">
          <w:rPr>
            <w:rStyle w:val="Hyperlink"/>
            <w:rFonts w:asciiTheme="minorHAnsi" w:hAnsiTheme="minorHAnsi"/>
            <w:sz w:val="18"/>
          </w:rPr>
          <w:t>/options-for-engagement.pdf</w:t>
        </w:r>
      </w:hyperlink>
      <w:r w:rsidRPr="00E94738">
        <w:rPr>
          <w:rFonts w:asciiTheme="minorHAnsi" w:hAnsiTheme="minorHAnsi"/>
          <w:sz w:val="18"/>
        </w:rPr>
        <w:t>,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rPr>
        <w:t>In the event that the trade embargo is not repealed</w:t>
      </w:r>
      <w:r w:rsidRPr="00E94738">
        <w:rPr>
          <w:rFonts w:asciiTheme="minorHAnsi" w:hAnsiTheme="minorHAnsi"/>
        </w:rPr>
        <w:t xml:space="preserve">, in whole or in part, </w:t>
      </w:r>
      <w:r w:rsidRPr="00E94738">
        <w:rPr>
          <w:rStyle w:val="StyleBoldUnderline"/>
          <w:rFonts w:asciiTheme="minorHAnsi" w:hAnsiTheme="minorHAnsi"/>
          <w:highlight w:val="yellow"/>
        </w:rPr>
        <w:t xml:space="preserve">by Congress, the President still retains the authority to license certain import and export transactions </w:t>
      </w:r>
      <w:r w:rsidRPr="00E94738">
        <w:rPr>
          <w:rFonts w:asciiTheme="minorHAnsi" w:hAnsiTheme="minorHAnsi"/>
        </w:rPr>
        <w:t>that,</w:t>
      </w:r>
      <w:r w:rsidRPr="00E94738">
        <w:rPr>
          <w:rStyle w:val="StyleBoldUnderline"/>
          <w:rFonts w:asciiTheme="minorHAnsi" w:hAnsiTheme="minorHAnsi"/>
        </w:rPr>
        <w:t xml:space="preserve"> </w:t>
      </w:r>
      <w:r w:rsidRPr="00E94738">
        <w:rPr>
          <w:rFonts w:asciiTheme="minorHAnsi" w:hAnsiTheme="minorHAnsi"/>
        </w:rPr>
        <w:t xml:space="preserve">absent specific exemption, are otherwise prohibited under the Cuban Assets Control Regulations. For instance, </w:t>
      </w:r>
      <w:r w:rsidRPr="00E94738">
        <w:rPr>
          <w:rStyle w:val="StyleBoldUnderline"/>
          <w:rFonts w:asciiTheme="minorHAnsi" w:hAnsiTheme="minorHAnsi"/>
          <w:highlight w:val="yellow"/>
        </w:rPr>
        <w:t>the President could provide general or specific license authority for U.S. exports of items not otherwise banned</w:t>
      </w:r>
      <w:r w:rsidRPr="00E94738">
        <w:rPr>
          <w:rStyle w:val="StyleBoldUnderline"/>
          <w:rFonts w:asciiTheme="minorHAnsi" w:hAnsiTheme="minorHAnsi"/>
        </w:rPr>
        <w:t xml:space="preserve"> </w:t>
      </w:r>
      <w:r w:rsidRPr="00E94738">
        <w:rPr>
          <w:rFonts w:asciiTheme="minorHAnsi" w:hAnsiTheme="minorHAnsi"/>
        </w:rPr>
        <w:t xml:space="preserve">(i.e. under the Export Administration Act) </w:t>
      </w:r>
      <w:r w:rsidRPr="00E94738">
        <w:rPr>
          <w:rStyle w:val="StyleBoldUnderline"/>
          <w:rFonts w:asciiTheme="minorHAnsi" w:hAnsiTheme="minorHAnsi"/>
          <w:highlight w:val="yellow"/>
        </w:rPr>
        <w:t>such as</w:t>
      </w:r>
      <w:r w:rsidRPr="00E94738">
        <w:rPr>
          <w:rStyle w:val="StyleBoldUnderline"/>
          <w:rFonts w:asciiTheme="minorHAnsi" w:hAnsiTheme="minorHAnsi"/>
        </w:rPr>
        <w:t xml:space="preserve"> various electronics, construction materials, or </w:t>
      </w:r>
      <w:r w:rsidRPr="00E94738">
        <w:rPr>
          <w:rStyle w:val="StyleBoldUnderline"/>
          <w:rFonts w:asciiTheme="minorHAnsi" w:hAnsiTheme="minorHAnsi"/>
          <w:highlight w:val="yellow"/>
        </w:rPr>
        <w:t>equipment for use in Cuban offshore oil exploration in the Gulf of Mexico.</w:t>
      </w: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b/>
        </w:rPr>
      </w:pPr>
    </w:p>
    <w:p w:rsidR="00933C02" w:rsidRPr="00E94738" w:rsidRDefault="00933C02" w:rsidP="00933C02">
      <w:pPr>
        <w:pStyle w:val="Heading3"/>
        <w:rPr>
          <w:rFonts w:asciiTheme="minorHAnsi" w:hAnsiTheme="minorHAnsi"/>
        </w:rPr>
      </w:pPr>
      <w:bookmarkStart w:id="24" w:name="_Toc361218815"/>
      <w:r w:rsidRPr="00E94738">
        <w:rPr>
          <w:rFonts w:asciiTheme="minorHAnsi" w:hAnsiTheme="minorHAnsi"/>
        </w:rPr>
        <w:lastRenderedPageBreak/>
        <w:t>XO SOLVENCY – Medicine</w:t>
      </w:r>
      <w:bookmarkEnd w:id="24"/>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Obama alone could relax medical export restrictions</w:t>
      </w:r>
    </w:p>
    <w:p w:rsidR="00933C02" w:rsidRPr="00E94738" w:rsidRDefault="00933C02" w:rsidP="00933C02">
      <w:pPr>
        <w:rPr>
          <w:rFonts w:asciiTheme="minorHAnsi" w:hAnsiTheme="minorHAnsi"/>
        </w:rPr>
      </w:pPr>
      <w:r w:rsidRPr="00E94738">
        <w:rPr>
          <w:rFonts w:asciiTheme="minorHAnsi" w:hAnsiTheme="minorHAnsi"/>
        </w:rPr>
        <w:t xml:space="preserve">Anya Landau </w:t>
      </w:r>
      <w:r w:rsidRPr="00E94738">
        <w:rPr>
          <w:rStyle w:val="StyleStyleBold12pt"/>
          <w:rFonts w:asciiTheme="minorHAnsi" w:hAnsiTheme="minorHAnsi"/>
          <w:highlight w:val="yellow"/>
        </w:rPr>
        <w:t>French ‘9</w:t>
      </w:r>
      <w:r w:rsidRPr="00E94738">
        <w:rPr>
          <w:rFonts w:asciiTheme="minorHAnsi" w:hAnsiTheme="minorHAnsi"/>
        </w:rPr>
        <w:t xml:space="preserve">, </w:t>
      </w:r>
      <w:r w:rsidRPr="00E94738">
        <w:rPr>
          <w:rFonts w:asciiTheme="minorHAnsi" w:hAnsiTheme="minorHAnsi"/>
          <w:sz w:val="18"/>
        </w:rPr>
        <w:t xml:space="preserve">Director for the U.S.-Cuba Policy Initiative at the New America Foundation “Options for Engagement A Resource Guide for Reforming U.S. Policy toward Cuba, April, accessed 6-25-2013, </w:t>
      </w:r>
      <w:hyperlink r:id="rId41" w:history="1">
        <w:r w:rsidRPr="00E94738">
          <w:rPr>
            <w:rStyle w:val="Hyperlink"/>
            <w:rFonts w:asciiTheme="minorHAnsi" w:hAnsiTheme="minorHAnsi"/>
            <w:sz w:val="18"/>
          </w:rPr>
          <w:t>http://www.lexingtoninstitute.org/library/ resources/documents/Cuba/</w:t>
        </w:r>
        <w:proofErr w:type="spellStart"/>
        <w:r w:rsidRPr="00E94738">
          <w:rPr>
            <w:rStyle w:val="Hyperlink"/>
            <w:rFonts w:asciiTheme="minorHAnsi" w:hAnsiTheme="minorHAnsi"/>
            <w:sz w:val="18"/>
          </w:rPr>
          <w:t>USPolicy</w:t>
        </w:r>
        <w:proofErr w:type="spellEnd"/>
        <w:r w:rsidRPr="00E94738">
          <w:rPr>
            <w:rStyle w:val="Hyperlink"/>
            <w:rFonts w:asciiTheme="minorHAnsi" w:hAnsiTheme="minorHAnsi"/>
            <w:sz w:val="18"/>
          </w:rPr>
          <w:t>/options-for-engagement.pdf</w:t>
        </w:r>
      </w:hyperlink>
      <w:r w:rsidRPr="00E94738">
        <w:rPr>
          <w:rFonts w:asciiTheme="minorHAnsi" w:hAnsiTheme="minorHAnsi"/>
          <w:sz w:val="18"/>
        </w:rPr>
        <w:t>,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highlight w:val="yellow"/>
        </w:rPr>
        <w:t>The Administration could also signal to American exporters that it will relax its interpretation of Section 1705(d) of the Cuban Democracy Act, which requires on-site verification that medicine and medical devices exported from the United States to Cuba are used for their declared purpose</w:t>
      </w:r>
      <w:r w:rsidRPr="00E94738">
        <w:rPr>
          <w:rFonts w:asciiTheme="minorHAnsi" w:hAnsiTheme="minorHAnsi"/>
        </w:rPr>
        <w:t xml:space="preserve">. The United States does not have such stringent requirements for medicine or medical device exports to other countries. This requirement with respect to Cuba has resulted in almost no medicine or medical device sales to the island. </w:t>
      </w:r>
      <w:r w:rsidRPr="00E94738">
        <w:rPr>
          <w:rStyle w:val="StyleBoldUnderline"/>
          <w:rFonts w:asciiTheme="minorHAnsi" w:hAnsiTheme="minorHAnsi"/>
          <w:highlight w:val="yellow"/>
        </w:rPr>
        <w:t>If the Obama Administration wanted to encourage U.S. medicine or medical equipment sales to the island, it retains regulatory authority to define the practices which meet the requirement for onsite verification.</w:t>
      </w: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b/>
        </w:rPr>
      </w:pPr>
    </w:p>
    <w:p w:rsidR="00933C02" w:rsidRPr="00E94738" w:rsidRDefault="00933C02" w:rsidP="00933C02">
      <w:pPr>
        <w:rPr>
          <w:rFonts w:asciiTheme="minorHAnsi" w:hAnsiTheme="minorHAnsi"/>
        </w:rPr>
      </w:pPr>
    </w:p>
    <w:p w:rsidR="00AE01C4" w:rsidRPr="00E94738" w:rsidRDefault="00AE01C4" w:rsidP="00AE01C4">
      <w:pPr>
        <w:pStyle w:val="Heading3"/>
        <w:rPr>
          <w:rFonts w:asciiTheme="minorHAnsi" w:hAnsiTheme="minorHAnsi"/>
        </w:rPr>
      </w:pPr>
      <w:bookmarkStart w:id="25" w:name="_Toc361218816"/>
      <w:r w:rsidRPr="00E94738">
        <w:rPr>
          <w:rFonts w:asciiTheme="minorHAnsi" w:hAnsiTheme="minorHAnsi"/>
        </w:rPr>
        <w:lastRenderedPageBreak/>
        <w:t>REGIME DA – 1NC</w:t>
      </w:r>
      <w:bookmarkEnd w:id="25"/>
    </w:p>
    <w:p w:rsidR="00AE01C4" w:rsidRPr="00E94738" w:rsidRDefault="00AE01C4" w:rsidP="00AE01C4">
      <w:pPr>
        <w:rPr>
          <w:rFonts w:asciiTheme="minorHAnsi" w:hAnsiTheme="minorHAnsi"/>
        </w:rPr>
      </w:pPr>
      <w:r w:rsidRPr="00E94738">
        <w:rPr>
          <w:rFonts w:asciiTheme="minorHAnsi" w:hAnsiTheme="minorHAnsi"/>
        </w:rPr>
        <w:t>*</w:t>
      </w:r>
      <w:r w:rsidR="00E85BE4">
        <w:rPr>
          <w:rFonts w:asciiTheme="minorHAnsi" w:hAnsiTheme="minorHAnsi"/>
        </w:rPr>
        <w:t>More to come in Wave 2</w:t>
      </w:r>
    </w:p>
    <w:p w:rsidR="00EE72B2" w:rsidRPr="00E94738" w:rsidRDefault="00EE72B2" w:rsidP="00AE01C4">
      <w:pPr>
        <w:rPr>
          <w:rFonts w:asciiTheme="minorHAnsi" w:hAnsiTheme="minorHAnsi"/>
        </w:rPr>
      </w:pPr>
    </w:p>
    <w:p w:rsidR="00AE01C4" w:rsidRPr="00E94738" w:rsidRDefault="00E85BE4" w:rsidP="00AE01C4">
      <w:pPr>
        <w:pStyle w:val="Heading4"/>
        <w:rPr>
          <w:rFonts w:asciiTheme="minorHAnsi" w:hAnsiTheme="minorHAnsi"/>
        </w:rPr>
      </w:pPr>
      <w:r>
        <w:rPr>
          <w:rFonts w:asciiTheme="minorHAnsi" w:hAnsiTheme="minorHAnsi"/>
        </w:rPr>
        <w:t>The regime is strong now--</w:t>
      </w:r>
      <w:r w:rsidR="00AE01C4" w:rsidRPr="00E94738">
        <w:rPr>
          <w:rFonts w:asciiTheme="minorHAnsi" w:hAnsiTheme="minorHAnsi"/>
        </w:rPr>
        <w:t>Plan can’t solve without removing the regime, who will massively profit by lifting the embargo—turns the case</w:t>
      </w:r>
    </w:p>
    <w:p w:rsidR="00AE01C4" w:rsidRPr="00E94738" w:rsidRDefault="003F2A9B" w:rsidP="00AE01C4">
      <w:pPr>
        <w:rPr>
          <w:rFonts w:asciiTheme="minorHAnsi" w:hAnsiTheme="minorHAnsi"/>
        </w:rPr>
      </w:pPr>
      <w:hyperlink r:id="rId42" w:tooltip="Posts by Mitchell Bustillo" w:history="1">
        <w:r w:rsidR="00AE01C4" w:rsidRPr="00E94738">
          <w:rPr>
            <w:rStyle w:val="Hyperlink"/>
            <w:rFonts w:asciiTheme="minorHAnsi" w:hAnsiTheme="minorHAnsi"/>
          </w:rPr>
          <w:t xml:space="preserve">Mitchell </w:t>
        </w:r>
        <w:proofErr w:type="spellStart"/>
        <w:r w:rsidR="00AE01C4" w:rsidRPr="00E94738">
          <w:rPr>
            <w:rStyle w:val="StyleStyleBold12pt"/>
            <w:rFonts w:asciiTheme="minorHAnsi" w:hAnsiTheme="minorHAnsi"/>
            <w:highlight w:val="yellow"/>
          </w:rPr>
          <w:t>Bustillo</w:t>
        </w:r>
        <w:proofErr w:type="spellEnd"/>
      </w:hyperlink>
      <w:r w:rsidR="00AE01C4" w:rsidRPr="00E94738">
        <w:rPr>
          <w:rFonts w:asciiTheme="minorHAnsi" w:hAnsiTheme="minorHAnsi"/>
        </w:rPr>
        <w:t xml:space="preserve">, May 9, </w:t>
      </w:r>
      <w:r w:rsidR="00AE01C4" w:rsidRPr="00E94738">
        <w:rPr>
          <w:rStyle w:val="StyleStyleBold12pt"/>
          <w:rFonts w:asciiTheme="minorHAnsi" w:hAnsiTheme="minorHAnsi"/>
          <w:highlight w:val="yellow"/>
        </w:rPr>
        <w:t>‘13</w:t>
      </w:r>
      <w:r w:rsidR="00AE01C4" w:rsidRPr="00E94738">
        <w:rPr>
          <w:rFonts w:asciiTheme="minorHAnsi" w:hAnsiTheme="minorHAnsi"/>
        </w:rPr>
        <w:t>, “Time to Strengthen the Cuban Embargo,” International Policy Digest, ACC. 6-15-2013,</w:t>
      </w:r>
    </w:p>
    <w:p w:rsidR="00AE01C4" w:rsidRPr="00E94738" w:rsidRDefault="003F2A9B" w:rsidP="00AE01C4">
      <w:pPr>
        <w:rPr>
          <w:rFonts w:asciiTheme="minorHAnsi" w:hAnsiTheme="minorHAnsi"/>
        </w:rPr>
      </w:pPr>
      <w:hyperlink r:id="rId43" w:history="1">
        <w:r w:rsidR="00AE01C4" w:rsidRPr="00E94738">
          <w:rPr>
            <w:rStyle w:val="Hyperlink"/>
            <w:rFonts w:asciiTheme="minorHAnsi" w:hAnsiTheme="minorHAnsi"/>
          </w:rPr>
          <w:t>http://www.internationalpolicydigest.org/2013/05/09/time-to-strengthen-the-cuban-embargo/</w:t>
        </w:r>
      </w:hyperlink>
      <w:r w:rsidR="00AE01C4" w:rsidRPr="00E94738">
        <w:rPr>
          <w:rFonts w:asciiTheme="minorHAnsi" w:hAnsiTheme="minorHAnsi"/>
        </w:rPr>
        <w:t>, JT//JEDI</w:t>
      </w:r>
    </w:p>
    <w:p w:rsidR="00AE01C4" w:rsidRPr="00E94738" w:rsidRDefault="00AE01C4" w:rsidP="00AE01C4">
      <w:pPr>
        <w:rPr>
          <w:rFonts w:asciiTheme="minorHAnsi" w:hAnsiTheme="minorHAnsi"/>
        </w:rPr>
      </w:pPr>
      <w:r w:rsidRPr="00E94738">
        <w:rPr>
          <w:rFonts w:asciiTheme="minorHAnsi" w:hAnsiTheme="minorHAnsi"/>
        </w:rPr>
        <w:t xml:space="preserve">These remittances are sent by Americans to help their Cuban families, not support the Cuban government. </w:t>
      </w:r>
      <w:r w:rsidRPr="00E94738">
        <w:rPr>
          <w:rStyle w:val="StyleBoldUnderline"/>
          <w:rFonts w:asciiTheme="minorHAnsi" w:hAnsiTheme="minorHAnsi"/>
          <w:highlight w:val="yellow"/>
        </w:rPr>
        <w:t xml:space="preserve">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w:t>
      </w:r>
      <w:r w:rsidRPr="00E94738">
        <w:rPr>
          <w:rStyle w:val="Emphasis"/>
          <w:rFonts w:asciiTheme="minorHAnsi" w:hAnsiTheme="minorHAnsi"/>
          <w:highlight w:val="yellow"/>
        </w:rPr>
        <w:t>skimming 20 percent of the remittances</w:t>
      </w:r>
      <w:r w:rsidRPr="00E94738">
        <w:rPr>
          <w:rStyle w:val="StyleBoldUnderline"/>
          <w:rFonts w:asciiTheme="minorHAnsi" w:hAnsiTheme="minorHAnsi"/>
          <w:highlight w:val="yellow"/>
        </w:rPr>
        <w:t xml:space="preserve"> from Cuban-Americans and </w:t>
      </w:r>
      <w:r w:rsidRPr="00E94738">
        <w:rPr>
          <w:rStyle w:val="Emphasis"/>
          <w:rFonts w:asciiTheme="minorHAnsi" w:hAnsiTheme="minorHAnsi"/>
          <w:highlight w:val="yellow"/>
        </w:rPr>
        <w:t>90 percent of the salary</w:t>
      </w:r>
      <w:r w:rsidRPr="00E94738">
        <w:rPr>
          <w:rStyle w:val="StyleBoldUnderline"/>
          <w:rFonts w:asciiTheme="minorHAnsi" w:hAnsiTheme="minorHAnsi"/>
          <w:highlight w:val="yellow"/>
        </w:rPr>
        <w:t xml:space="preserve"> paid to Cubans by non-American foreign investors,”</w:t>
      </w:r>
      <w:r w:rsidRPr="00E94738">
        <w:rPr>
          <w:rFonts w:asciiTheme="minorHAnsi" w:hAnsiTheme="minorHAnsi"/>
        </w:rPr>
        <w:t> </w:t>
      </w:r>
      <w:hyperlink r:id="rId44" w:history="1">
        <w:r w:rsidRPr="00E94738">
          <w:rPr>
            <w:rStyle w:val="Hyperlink"/>
            <w:rFonts w:asciiTheme="minorHAnsi" w:hAnsiTheme="minorHAnsi"/>
          </w:rPr>
          <w:t xml:space="preserve">states Alvaro Vargas </w:t>
        </w:r>
        <w:proofErr w:type="spellStart"/>
        <w:r w:rsidRPr="00E94738">
          <w:rPr>
            <w:rStyle w:val="Hyperlink"/>
            <w:rFonts w:asciiTheme="minorHAnsi" w:hAnsiTheme="minorHAnsi"/>
          </w:rPr>
          <w:t>Llosa</w:t>
        </w:r>
        <w:proofErr w:type="spellEnd"/>
      </w:hyperlink>
      <w:r w:rsidRPr="00E94738">
        <w:rPr>
          <w:rFonts w:asciiTheme="minorHAnsi" w:hAnsiTheme="minorHAnsi"/>
        </w:rPr>
        <w:t>, Senior Fellow of The Center on Global Prosperity at The Independent Institute.</w:t>
      </w:r>
    </w:p>
    <w:p w:rsidR="00AE01C4" w:rsidRPr="00E94738" w:rsidRDefault="00AE01C4" w:rsidP="00AE01C4">
      <w:pPr>
        <w:rPr>
          <w:rStyle w:val="StyleBoldUnderline"/>
          <w:rFonts w:asciiTheme="minorHAnsi" w:hAnsiTheme="minorHAnsi"/>
        </w:rPr>
      </w:pPr>
      <w:r w:rsidRPr="00E94738">
        <w:rPr>
          <w:rFonts w:asciiTheme="minorHAnsi" w:hAnsiTheme="minorHAnsi"/>
        </w:rPr>
        <w:t xml:space="preserve">However unfortunate it may be, </w:t>
      </w:r>
      <w:r w:rsidRPr="00E94738">
        <w:rPr>
          <w:rStyle w:val="StyleBoldUnderline"/>
          <w:rFonts w:asciiTheme="minorHAnsi" w:hAnsiTheme="minorHAnsi"/>
        </w:rPr>
        <w:t>Cuba</w:t>
      </w:r>
      <w:r w:rsidRPr="00E94738">
        <w:rPr>
          <w:rFonts w:asciiTheme="minorHAnsi" w:hAnsiTheme="minorHAnsi"/>
        </w:rPr>
        <w:t xml:space="preserve">, in its current state, </w:t>
      </w:r>
      <w:r w:rsidRPr="00E94738">
        <w:rPr>
          <w:rStyle w:val="StyleBoldUnderline"/>
          <w:rFonts w:asciiTheme="minorHAnsi" w:hAnsiTheme="minorHAnsi"/>
        </w:rPr>
        <w:t>is a nation consisting only of a wealthy and powerful few and an impoverished and oppressed proletariat, who possess little to no means to escape or even improve their fate</w:t>
      </w:r>
      <w:proofErr w:type="gramStart"/>
      <w:r w:rsidRPr="00E94738">
        <w:rPr>
          <w:rStyle w:val="StyleBoldUnderline"/>
          <w:rFonts w:asciiTheme="minorHAnsi" w:hAnsiTheme="minorHAnsi"/>
        </w:rPr>
        <w:t xml:space="preserve">. </w:t>
      </w:r>
      <w:proofErr w:type="gramEnd"/>
      <w:r w:rsidRPr="00E94738">
        <w:rPr>
          <w:rStyle w:val="StyleBoldUnderline"/>
          <w:rFonts w:asciiTheme="minorHAnsi" w:hAnsiTheme="minorHAnsi"/>
          <w:highlight w:val="yellow"/>
        </w:rPr>
        <w:t>Lifting the trade embargo will not increase the general prosperity of the Cuban people, but it will increase the prosperity of the government. Ergo, the poverty and dire situation of the Cuban people cannot be blamed on the U</w:t>
      </w:r>
      <w:r w:rsidRPr="00E94738">
        <w:rPr>
          <w:rFonts w:asciiTheme="minorHAnsi" w:hAnsiTheme="minorHAnsi"/>
          <w:sz w:val="10"/>
        </w:rPr>
        <w:t>nited</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 xml:space="preserve">tates </w:t>
      </w:r>
      <w:r w:rsidRPr="00E94738">
        <w:rPr>
          <w:rStyle w:val="StyleBoldUnderline"/>
          <w:rFonts w:asciiTheme="minorHAnsi" w:hAnsiTheme="minorHAnsi"/>
          <w:highlight w:val="yellow"/>
        </w:rPr>
        <w:t>or the embargo.</w:t>
      </w:r>
    </w:p>
    <w:p w:rsidR="00AE01C4" w:rsidRPr="00E94738" w:rsidRDefault="00AE01C4" w:rsidP="00AE01C4">
      <w:pPr>
        <w:rPr>
          <w:rFonts w:asciiTheme="minorHAnsi" w:hAnsiTheme="minorHAnsi"/>
        </w:rPr>
      </w:pPr>
    </w:p>
    <w:p w:rsidR="00AE01C4" w:rsidRPr="00E94738" w:rsidRDefault="00AE01C4" w:rsidP="00AE01C4">
      <w:pPr>
        <w:rPr>
          <w:rFonts w:asciiTheme="minorHAnsi" w:hAnsiTheme="minorHAnsi"/>
        </w:rPr>
      </w:pPr>
    </w:p>
    <w:p w:rsidR="00AE01C4" w:rsidRPr="00E94738" w:rsidRDefault="00AE01C4" w:rsidP="00AE01C4">
      <w:pPr>
        <w:rPr>
          <w:rFonts w:asciiTheme="minorHAnsi" w:hAnsiTheme="minorHAnsi"/>
        </w:rPr>
      </w:pPr>
    </w:p>
    <w:p w:rsidR="00AE01C4" w:rsidRPr="00E94738" w:rsidRDefault="00AE01C4" w:rsidP="00AE01C4">
      <w:pPr>
        <w:pStyle w:val="Heading3"/>
        <w:rPr>
          <w:rFonts w:asciiTheme="minorHAnsi" w:hAnsiTheme="minorHAnsi"/>
        </w:rPr>
      </w:pPr>
      <w:bookmarkStart w:id="26" w:name="_Toc361218817"/>
      <w:proofErr w:type="gramStart"/>
      <w:r w:rsidRPr="00E94738">
        <w:rPr>
          <w:rFonts w:asciiTheme="minorHAnsi" w:hAnsiTheme="minorHAnsi"/>
        </w:rPr>
        <w:lastRenderedPageBreak/>
        <w:t>REGIME DA - LINK EXT.</w:t>
      </w:r>
      <w:bookmarkEnd w:id="26"/>
      <w:proofErr w:type="gramEnd"/>
    </w:p>
    <w:p w:rsidR="007468E3" w:rsidRDefault="007468E3" w:rsidP="007468E3">
      <w:pPr>
        <w:pStyle w:val="Heading4"/>
      </w:pPr>
      <w:r>
        <w:t>Lifting the embargo means Castro pockets money</w:t>
      </w:r>
    </w:p>
    <w:p w:rsidR="007468E3" w:rsidRDefault="007468E3" w:rsidP="007468E3">
      <w:pPr>
        <w:rPr>
          <w:rStyle w:val="StyleStyleBold12pt"/>
        </w:rPr>
      </w:pPr>
      <w:r>
        <w:rPr>
          <w:rStyle w:val="StyleStyleBold12pt"/>
        </w:rPr>
        <w:t xml:space="preserve">Gomez ’13 </w:t>
      </w:r>
    </w:p>
    <w:p w:rsidR="007468E3" w:rsidRPr="00183B10" w:rsidRDefault="007468E3" w:rsidP="007468E3">
      <w:r w:rsidRPr="00183B10">
        <w:t>Henry Gomez Politics Writer at The Plain Dealer June 21, 2013 “Don’t End the Cuban Embargo Ending the embargo wouldn't win a single Hispanic vote for the GOP.” http://pjmedia.com/blog/dont-end-the-cuban-embargo/</w:t>
      </w:r>
    </w:p>
    <w:p w:rsidR="007468E3" w:rsidRDefault="007468E3" w:rsidP="007468E3">
      <w:pPr>
        <w:rPr>
          <w:rStyle w:val="StyleBoldUnderline"/>
        </w:rPr>
      </w:pPr>
      <w:r w:rsidRPr="00183B10">
        <w:t xml:space="preserve">It’s important to keep in mind the fact that </w:t>
      </w:r>
      <w:r w:rsidRPr="00562301">
        <w:rPr>
          <w:rStyle w:val="StyleBoldUnderline"/>
        </w:rPr>
        <w:t xml:space="preserve">the Cuban economy is completely dominated by the state; in particular, the tourist sector </w:t>
      </w:r>
      <w:r w:rsidRPr="00183B10">
        <w:t>is controlled by the Cuban Armed Forces, of which Raul Castro has been the head since the revolution that brought Fidel Castro to power. So how, exactly, would getting rid of the embargo hurt the existing status quo? The obvious answer is that it wouldn’t. In fact, it would provide a financial boon to Cuba’s oppressors</w:t>
      </w:r>
      <w:proofErr w:type="gramStart"/>
      <w:r w:rsidRPr="00183B10">
        <w:t>.</w:t>
      </w:r>
      <w:r w:rsidRPr="00183B10">
        <w:rPr>
          <w:sz w:val="12"/>
        </w:rPr>
        <w:t>¶</w:t>
      </w:r>
      <w:proofErr w:type="gramEnd"/>
      <w:r w:rsidRPr="00183B10">
        <w:t xml:space="preserve"> </w:t>
      </w:r>
      <w:r w:rsidRPr="00183B10">
        <w:rPr>
          <w:rStyle w:val="StyleBoldUnderline"/>
        </w:rPr>
        <w:t xml:space="preserve">The embargo has been extremely effective at one thing — preventing the United States from being ripped off by the Castro crime family. It’s worth remembering that the embargo was imposed when the </w:t>
      </w:r>
      <w:proofErr w:type="spellStart"/>
      <w:r w:rsidRPr="00183B10">
        <w:rPr>
          <w:rStyle w:val="StyleBoldUnderline"/>
        </w:rPr>
        <w:t>Castros</w:t>
      </w:r>
      <w:proofErr w:type="spellEnd"/>
      <w:r w:rsidRPr="00183B10">
        <w:rPr>
          <w:rStyle w:val="StyleBoldUnderline"/>
        </w:rPr>
        <w:t xml:space="preserve"> expropriated</w:t>
      </w:r>
      <w:r w:rsidRPr="00183B10">
        <w:t xml:space="preserve"> (that is to say, stole) $</w:t>
      </w:r>
      <w:r w:rsidRPr="00183B10">
        <w:rPr>
          <w:rStyle w:val="StyleBoldUnderline"/>
        </w:rPr>
        <w:t>1.8 billion in American business assets</w:t>
      </w:r>
      <w:r w:rsidRPr="00183B10">
        <w:t>. The same crooks are still in power, and only their word would assure us that future expropriations wouldn’t occur. Those of us who follow Cuban affairs closely have seen countless announcements of joint ventures with business interests from foreign countries made with much fanfare, but far less publicized are the announcements when the same investors pull out or are pushed out by Castro, Inc.</w:t>
      </w:r>
      <w:r w:rsidRPr="00183B10">
        <w:rPr>
          <w:sz w:val="12"/>
        </w:rPr>
        <w:t>¶</w:t>
      </w:r>
      <w:r w:rsidRPr="00183B10">
        <w:t xml:space="preserve"> </w:t>
      </w:r>
      <w:r w:rsidRPr="00183B10">
        <w:rPr>
          <w:rStyle w:val="StyleBoldUnderline"/>
        </w:rPr>
        <w:t xml:space="preserve">Protecting Americans from making foolhardy investments in Cuba is one thing, but the people who are truly protected by the embargo are the U.S. taxpayers. The reason why the </w:t>
      </w:r>
      <w:proofErr w:type="spellStart"/>
      <w:r w:rsidRPr="00183B10">
        <w:rPr>
          <w:rStyle w:val="StyleBoldUnderline"/>
        </w:rPr>
        <w:t>Castros</w:t>
      </w:r>
      <w:proofErr w:type="spellEnd"/>
      <w:r w:rsidRPr="00183B10">
        <w:rPr>
          <w:rStyle w:val="StyleBoldUnderline"/>
        </w:rPr>
        <w:t xml:space="preserve"> have made removing the embargo such a priority is that it stands in the way of Cuba getting trade credit.</w:t>
      </w:r>
      <w:r w:rsidRPr="00183B10">
        <w:t xml:space="preserve"> As it stands, the U.S. is one of Cuba’s largest trading partners, selling the country food, agricultural products, and medicine on a cash up-front basis. But </w:t>
      </w:r>
      <w:r w:rsidRPr="00183B10">
        <w:rPr>
          <w:rStyle w:val="StyleBoldUnderline"/>
        </w:rPr>
        <w:t xml:space="preserve">the regime desperately wants credit. History is clear that the </w:t>
      </w:r>
      <w:proofErr w:type="spellStart"/>
      <w:r w:rsidRPr="00183B10">
        <w:rPr>
          <w:rStyle w:val="StyleBoldUnderline"/>
        </w:rPr>
        <w:t>Castros</w:t>
      </w:r>
      <w:proofErr w:type="spellEnd"/>
      <w:r w:rsidRPr="00183B10">
        <w:rPr>
          <w:rStyle w:val="StyleBoldUnderline"/>
        </w:rPr>
        <w:t xml:space="preserve"> are a bad credit risk.</w:t>
      </w:r>
    </w:p>
    <w:p w:rsidR="00AE01C4" w:rsidRDefault="00AE01C4" w:rsidP="00AE01C4">
      <w:pPr>
        <w:rPr>
          <w:rFonts w:asciiTheme="minorHAnsi" w:hAnsiTheme="minorHAnsi"/>
          <w:sz w:val="18"/>
          <w:szCs w:val="18"/>
        </w:rPr>
      </w:pPr>
    </w:p>
    <w:p w:rsidR="00566F49" w:rsidRDefault="00566F49" w:rsidP="00AE01C4">
      <w:pPr>
        <w:rPr>
          <w:rFonts w:asciiTheme="minorHAnsi" w:hAnsiTheme="minorHAnsi"/>
          <w:sz w:val="18"/>
          <w:szCs w:val="18"/>
        </w:rPr>
      </w:pPr>
    </w:p>
    <w:p w:rsidR="00566F49" w:rsidRDefault="00566F49" w:rsidP="00566F49">
      <w:pPr>
        <w:pStyle w:val="Heading4"/>
      </w:pPr>
      <w:r w:rsidRPr="00902502">
        <w:t>Lifting the embargo only helps the Castro regime</w:t>
      </w:r>
      <w:r>
        <w:t>’</w:t>
      </w:r>
      <w:r w:rsidRPr="00902502">
        <w:t xml:space="preserve">s grip on the country. </w:t>
      </w:r>
    </w:p>
    <w:p w:rsidR="00566F49" w:rsidRPr="00902502" w:rsidRDefault="00566F49" w:rsidP="00566F49">
      <w:pPr>
        <w:rPr>
          <w:rStyle w:val="StyleStyleBold12pt"/>
        </w:rPr>
      </w:pPr>
      <w:proofErr w:type="spellStart"/>
      <w:r w:rsidRPr="00902502">
        <w:rPr>
          <w:rStyle w:val="StyleStyleBold12pt"/>
        </w:rPr>
        <w:t>Azel</w:t>
      </w:r>
      <w:proofErr w:type="spellEnd"/>
      <w:r w:rsidRPr="00902502">
        <w:rPr>
          <w:rStyle w:val="StyleStyleBold12pt"/>
        </w:rPr>
        <w:t xml:space="preserve">, ’08 </w:t>
      </w:r>
      <w:r w:rsidRPr="00902502">
        <w:rPr>
          <w:rStyle w:val="StyleStyleBold12pt"/>
          <w:sz w:val="22"/>
        </w:rPr>
        <w:t>– Institute for Cuban Studies @ the University of Miami</w:t>
      </w:r>
    </w:p>
    <w:p w:rsidR="00566F49" w:rsidRDefault="00566F49" w:rsidP="00566F49">
      <w:r w:rsidRPr="00902502">
        <w:t>Jose, (February 2008) “Cuba: Snuff out the Embargo?”</w:t>
      </w:r>
      <w:r w:rsidRPr="00902502">
        <w:rPr>
          <w:rStyle w:val="StyleBoldUnderline"/>
        </w:rPr>
        <w:t xml:space="preserve"> </w:t>
      </w:r>
      <w:hyperlink r:id="rId45" w:history="1">
        <w:r w:rsidRPr="00902502">
          <w:rPr>
            <w:rStyle w:val="Hyperlink"/>
          </w:rPr>
          <w:t>http://www.businessweek.com/debateroom/archives/2008/02/cube_snuff_out.html  ///</w:t>
        </w:r>
      </w:hyperlink>
      <w:r w:rsidRPr="00902502">
        <w:t xml:space="preserve"> JMR</w:t>
      </w:r>
    </w:p>
    <w:p w:rsidR="00566F49" w:rsidRPr="00F57EAE" w:rsidRDefault="00566F49" w:rsidP="00566F49">
      <w:pPr>
        <w:rPr>
          <w:rStyle w:val="StyleBoldUnderline"/>
        </w:rPr>
      </w:pPr>
      <w:r w:rsidRPr="00902502">
        <w:rPr>
          <w:rStyle w:val="StyleBoldUnderline"/>
          <w:highlight w:val="yellow"/>
        </w:rPr>
        <w:t>There are many negative unintended consequences to unilaterally lifting the embargo without meaningful changes in Cuba’s political and economic model. Most important of all, it would ensure the continuation of the current totalitarian regime by strengthening state enterprises that would be the main beneficiaries of currency inflows into business owned by the Cuban government.</w:t>
      </w:r>
    </w:p>
    <w:p w:rsidR="00566F49" w:rsidRDefault="00566F49" w:rsidP="00AE01C4">
      <w:pPr>
        <w:rPr>
          <w:rFonts w:asciiTheme="minorHAnsi" w:hAnsiTheme="minorHAnsi"/>
          <w:sz w:val="18"/>
          <w:szCs w:val="18"/>
        </w:rPr>
      </w:pPr>
    </w:p>
    <w:p w:rsidR="00566F49" w:rsidRPr="00E94738" w:rsidRDefault="00566F49" w:rsidP="00566F49">
      <w:pPr>
        <w:pStyle w:val="Heading3"/>
        <w:rPr>
          <w:rFonts w:asciiTheme="minorHAnsi" w:hAnsiTheme="minorHAnsi"/>
        </w:rPr>
      </w:pPr>
      <w:bookmarkStart w:id="27" w:name="_Toc361218818"/>
      <w:proofErr w:type="gramStart"/>
      <w:r w:rsidRPr="00E94738">
        <w:rPr>
          <w:rFonts w:asciiTheme="minorHAnsi" w:hAnsiTheme="minorHAnsi"/>
        </w:rPr>
        <w:lastRenderedPageBreak/>
        <w:t>REGIME DA - LINK EXT.</w:t>
      </w:r>
      <w:bookmarkEnd w:id="27"/>
      <w:proofErr w:type="gramEnd"/>
    </w:p>
    <w:p w:rsidR="00A5667C" w:rsidRPr="00F57EAE" w:rsidRDefault="00A5667C" w:rsidP="00A5667C">
      <w:pPr>
        <w:pStyle w:val="Heading4"/>
      </w:pPr>
      <w:r w:rsidRPr="00F57EAE">
        <w:t xml:space="preserve">Lifting the embargo would only </w:t>
      </w:r>
      <w:r>
        <w:t>prop up the Regime</w:t>
      </w:r>
    </w:p>
    <w:p w:rsidR="00A5667C" w:rsidRDefault="00A5667C" w:rsidP="00A5667C">
      <w:pPr>
        <w:rPr>
          <w:rStyle w:val="StyleStyleBold12pt"/>
          <w:sz w:val="22"/>
        </w:rPr>
      </w:pPr>
      <w:proofErr w:type="spellStart"/>
      <w:r w:rsidRPr="00F57EAE">
        <w:rPr>
          <w:rStyle w:val="StyleStyleBold12pt"/>
        </w:rPr>
        <w:t>Radosh</w:t>
      </w:r>
      <w:proofErr w:type="spellEnd"/>
      <w:r w:rsidRPr="00F57EAE">
        <w:rPr>
          <w:rStyle w:val="StyleStyleBold12pt"/>
        </w:rPr>
        <w:t xml:space="preserve"> </w:t>
      </w:r>
      <w:r>
        <w:rPr>
          <w:rStyle w:val="StyleStyleBold12pt"/>
        </w:rPr>
        <w:t>’</w:t>
      </w:r>
      <w:r w:rsidRPr="00F57EAE">
        <w:rPr>
          <w:rStyle w:val="StyleStyleBold12pt"/>
        </w:rPr>
        <w:t>13</w:t>
      </w:r>
      <w:r>
        <w:rPr>
          <w:rStyle w:val="StyleStyleBold12pt"/>
        </w:rPr>
        <w:t xml:space="preserve"> </w:t>
      </w:r>
      <w:r w:rsidRPr="00F57EAE">
        <w:rPr>
          <w:rStyle w:val="StyleStyleBold12pt"/>
          <w:sz w:val="22"/>
        </w:rPr>
        <w:t>–</w:t>
      </w:r>
      <w:r>
        <w:rPr>
          <w:rStyle w:val="StyleStyleBold12pt"/>
          <w:sz w:val="22"/>
        </w:rPr>
        <w:t xml:space="preserve"> p</w:t>
      </w:r>
      <w:r w:rsidRPr="00F57EAE">
        <w:rPr>
          <w:rStyle w:val="StyleStyleBold12pt"/>
          <w:sz w:val="22"/>
        </w:rPr>
        <w:t>rofessional historian and author</w:t>
      </w:r>
    </w:p>
    <w:p w:rsidR="00A5667C" w:rsidRDefault="00A5667C" w:rsidP="00A5667C">
      <w:r w:rsidRPr="00F57EAE">
        <w:t xml:space="preserve">Ron, “The Time to Help Cuba’s Brave Dissidents Is Now: Why the Embargo Must Not be Lifted” (March 18th, 2013) </w:t>
      </w:r>
      <w:hyperlink r:id="rId46" w:history="1">
        <w:r w:rsidRPr="00D82F16">
          <w:rPr>
            <w:rStyle w:val="Hyperlink"/>
          </w:rPr>
          <w:t>http://pjmedia.com/ronradosh/2013/03/18/the-time-to-help-cubas-brave-dissidents-is-now-why-the-embargo-must-not-be-lifted/?singlepage=true</w:t>
        </w:r>
      </w:hyperlink>
      <w:r>
        <w:t xml:space="preserve">] </w:t>
      </w:r>
      <w:r w:rsidRPr="00F57EAE">
        <w:t>/// JMR</w:t>
      </w:r>
    </w:p>
    <w:p w:rsidR="00A5667C" w:rsidRDefault="00A5667C" w:rsidP="00A5667C"/>
    <w:p w:rsidR="00A5667C" w:rsidRDefault="00A5667C" w:rsidP="00A5667C">
      <w:pPr>
        <w:rPr>
          <w:rStyle w:val="StyleBoldUnderline"/>
        </w:rPr>
      </w:pPr>
      <w:r w:rsidRPr="00F57EAE">
        <w:rPr>
          <w:szCs w:val="16"/>
        </w:rPr>
        <w:t>Another brave group of Cuban opponents of the regime</w:t>
      </w:r>
      <w:r w:rsidRPr="00F57EAE">
        <w:rPr>
          <w:rFonts w:eastAsia="Times New Roman"/>
          <w:szCs w:val="16"/>
        </w:rPr>
        <w:t xml:space="preserve"> has actually taped a television interview filmed illegally in Havana. “Young Cuban democracy leader Antonio </w:t>
      </w:r>
      <w:proofErr w:type="spellStart"/>
      <w:r w:rsidRPr="00F57EAE">
        <w:rPr>
          <w:rFonts w:eastAsia="Times New Roman"/>
          <w:szCs w:val="16"/>
        </w:rPr>
        <w:t>Rodiles</w:t>
      </w:r>
      <w:proofErr w:type="spellEnd"/>
      <w:r w:rsidRPr="00F57EAE">
        <w:rPr>
          <w:rFonts w:eastAsia="Times New Roman"/>
          <w:b/>
          <w:bCs/>
          <w:szCs w:val="16"/>
        </w:rPr>
        <w:t xml:space="preserve">,” </w:t>
      </w:r>
      <w:r w:rsidRPr="00F57EAE">
        <w:rPr>
          <w:rFonts w:eastAsia="Times New Roman"/>
          <w:szCs w:val="16"/>
        </w:rPr>
        <w:t xml:space="preserve">an American support group called </w:t>
      </w:r>
      <w:hyperlink r:id="rId47" w:history="1">
        <w:r w:rsidRPr="00F57EAE">
          <w:rPr>
            <w:rFonts w:eastAsia="Times New Roman"/>
            <w:color w:val="0563C1"/>
            <w:szCs w:val="16"/>
            <w:u w:val="single"/>
          </w:rPr>
          <w:t>Capitol Hill Cubans</w:t>
        </w:r>
      </w:hyperlink>
      <w:r w:rsidRPr="00F57EAE">
        <w:rPr>
          <w:rFonts w:eastAsia="Times New Roman"/>
          <w:szCs w:val="16"/>
        </w:rPr>
        <w:t xml:space="preserve"> has reported, “has just released the latest episode of his civil society project </w:t>
      </w:r>
      <w:r w:rsidRPr="00F57EAE">
        <w:rPr>
          <w:rFonts w:eastAsia="Times New Roman"/>
          <w:i/>
          <w:iCs/>
          <w:szCs w:val="16"/>
        </w:rPr>
        <w:t xml:space="preserve">Estado de </w:t>
      </w:r>
      <w:proofErr w:type="spellStart"/>
      <w:r w:rsidRPr="00F57EAE">
        <w:rPr>
          <w:rFonts w:eastAsia="Times New Roman"/>
          <w:i/>
          <w:iCs/>
          <w:szCs w:val="16"/>
        </w:rPr>
        <w:t>Sats</w:t>
      </w:r>
      <w:proofErr w:type="spellEnd"/>
      <w:r w:rsidRPr="00F57EAE">
        <w:rPr>
          <w:rFonts w:eastAsia="Times New Roman"/>
          <w:szCs w:val="16"/>
        </w:rPr>
        <w:t xml:space="preserve"> (filmed within Cuba), where he </w:t>
      </w:r>
      <w:r w:rsidRPr="00F57EAE">
        <w:rPr>
          <w:szCs w:val="16"/>
        </w:rPr>
        <w:t>discusses the importance U.S. sanctions</w:t>
      </w:r>
      <w:r w:rsidRPr="00F57EAE">
        <w:rPr>
          <w:rFonts w:eastAsia="Times New Roman"/>
          <w:szCs w:val="16"/>
        </w:rPr>
        <w:t xml:space="preserve"> policy with two of Cuba’s most renowned opposition activists and former political prisoners, Guillermo </w:t>
      </w:r>
      <w:proofErr w:type="spellStart"/>
      <w:r w:rsidRPr="00F57EAE">
        <w:rPr>
          <w:rFonts w:eastAsia="Times New Roman"/>
          <w:szCs w:val="16"/>
        </w:rPr>
        <w:t>Fariñas</w:t>
      </w:r>
      <w:proofErr w:type="spellEnd"/>
      <w:r w:rsidRPr="00F57EAE">
        <w:rPr>
          <w:rFonts w:eastAsia="Times New Roman"/>
          <w:szCs w:val="16"/>
        </w:rPr>
        <w:t xml:space="preserve"> and Jose Daniel </w:t>
      </w:r>
      <w:proofErr w:type="spellStart"/>
      <w:r w:rsidRPr="00F57EAE">
        <w:rPr>
          <w:rFonts w:eastAsia="Times New Roman"/>
          <w:szCs w:val="16"/>
        </w:rPr>
        <w:t>Ferrer</w:t>
      </w:r>
      <w:proofErr w:type="spellEnd"/>
      <w:r w:rsidRPr="00F57EAE">
        <w:rPr>
          <w:rFonts w:eastAsia="Times New Roman"/>
          <w:szCs w:val="16"/>
        </w:rPr>
        <w:t xml:space="preserve">.” </w:t>
      </w:r>
      <w:r w:rsidRPr="00F57EAE">
        <w:rPr>
          <w:szCs w:val="16"/>
        </w:rPr>
        <w:t>The argument they present is aimed directly at those on the left in the United States, some of whom think they are helping democracy in Cuba by calling for an end to the embargo. In strong and clear language, the two dissidents say the following:</w:t>
      </w:r>
      <w:r w:rsidRPr="00F57EAE">
        <w:rPr>
          <w:rFonts w:eastAsia="Times New Roman"/>
          <w:szCs w:val="16"/>
        </w:rPr>
        <w:t xml:space="preserve"> </w:t>
      </w:r>
      <w:r w:rsidRPr="00F57EAE">
        <w:rPr>
          <w:szCs w:val="16"/>
        </w:rPr>
        <w:t>If at this time,</w:t>
      </w:r>
      <w:r w:rsidRPr="00F57EAE">
        <w:t xml:space="preserve"> </w:t>
      </w:r>
      <w:r w:rsidRPr="00F57EAE">
        <w:rPr>
          <w:rStyle w:val="StyleBoldUnderline"/>
          <w:highlight w:val="yellow"/>
        </w:rPr>
        <w:t>the [economic] need of the Cuban government is satisfied through financial credits and the lifting of the embargo, repression would increase, it would allow for a continuation of the Castro’s society, totalitarianism would strengthen its hold and philosophically, it would just be immoral</w:t>
      </w:r>
      <w:r w:rsidRPr="00F57EAE">
        <w:rPr>
          <w:rStyle w:val="StyleBoldUnderline"/>
        </w:rPr>
        <w:t xml:space="preserve"> </w:t>
      </w:r>
      <w:r w:rsidRPr="00F57EAE">
        <w:rPr>
          <w:szCs w:val="16"/>
        </w:rPr>
        <w:t>…</w:t>
      </w:r>
      <w:r w:rsidRPr="00F57EAE">
        <w:rPr>
          <w:rStyle w:val="StyleBoldUnderline"/>
          <w:sz w:val="16"/>
          <w:szCs w:val="16"/>
        </w:rPr>
        <w:t xml:space="preserve"> </w:t>
      </w:r>
      <w:r w:rsidRPr="00F57EAE">
        <w:rPr>
          <w:szCs w:val="16"/>
        </w:rPr>
        <w:t>If you did an opinion poll among Cuban opposition activists, the majority would be in favor of not lifting the embargo. Next, they nail the claim that travel without restrictions by citizens of our country to Cuba would help spread freedom. The men respond:</w:t>
      </w:r>
      <w:r>
        <w:t xml:space="preserve"> </w:t>
      </w:r>
      <w:r w:rsidRPr="00F57EAE">
        <w:rPr>
          <w:rStyle w:val="StyleBoldUnderline"/>
          <w:highlight w:val="yellow"/>
        </w:rPr>
        <w:t>In a cost-benefit analysis, travel to Cuba by Americans would be of greatest benefit to the Castro regime, while the Cuban people would be the least to benefit. With all of the controls and the totalitarian system of the government, it would be perfectly able to control such travel.</w:t>
      </w:r>
    </w:p>
    <w:p w:rsidR="007468E3" w:rsidRDefault="007468E3" w:rsidP="00AE01C4">
      <w:pPr>
        <w:rPr>
          <w:rFonts w:asciiTheme="minorHAnsi" w:hAnsiTheme="minorHAnsi"/>
          <w:sz w:val="18"/>
          <w:szCs w:val="18"/>
        </w:rPr>
      </w:pPr>
    </w:p>
    <w:p w:rsidR="007468E3" w:rsidRDefault="007468E3" w:rsidP="007468E3">
      <w:pPr>
        <w:pStyle w:val="Heading3"/>
      </w:pPr>
      <w:bookmarkStart w:id="28" w:name="_Toc361218819"/>
      <w:r>
        <w:lastRenderedPageBreak/>
        <w:t>REGIME DA – REFORMS ROLLBACK</w:t>
      </w:r>
      <w:bookmarkEnd w:id="28"/>
    </w:p>
    <w:p w:rsidR="007468E3" w:rsidRDefault="007468E3" w:rsidP="007468E3">
      <w:pPr>
        <w:pStyle w:val="Heading4"/>
        <w:rPr>
          <w:rStyle w:val="StyleBoldUnderline"/>
          <w:b/>
          <w:bCs/>
          <w:sz w:val="24"/>
          <w:u w:val="none"/>
        </w:rPr>
      </w:pPr>
      <w:r>
        <w:rPr>
          <w:rStyle w:val="StyleBoldUnderline"/>
          <w:b/>
          <w:bCs/>
          <w:sz w:val="24"/>
          <w:u w:val="none"/>
        </w:rPr>
        <w:t>Lifting the Embargo doesn’t mean democracy and it will cause a rollback of reforms</w:t>
      </w:r>
    </w:p>
    <w:p w:rsidR="007468E3" w:rsidRPr="005C1C28" w:rsidRDefault="007468E3" w:rsidP="007468E3">
      <w:pPr>
        <w:rPr>
          <w:rStyle w:val="StyleStyleBold12pt"/>
        </w:rPr>
      </w:pPr>
      <w:proofErr w:type="spellStart"/>
      <w:r>
        <w:rPr>
          <w:rStyle w:val="StyleStyleBold12pt"/>
        </w:rPr>
        <w:t>Sanguinetty</w:t>
      </w:r>
      <w:proofErr w:type="spellEnd"/>
      <w:r>
        <w:rPr>
          <w:rStyle w:val="StyleStyleBold12pt"/>
        </w:rPr>
        <w:t xml:space="preserve"> ’13 </w:t>
      </w:r>
    </w:p>
    <w:p w:rsidR="007468E3" w:rsidRPr="005C1C28" w:rsidRDefault="007468E3" w:rsidP="007468E3">
      <w:r w:rsidRPr="005C1C28">
        <w:t xml:space="preserve">Jorge A. </w:t>
      </w:r>
      <w:proofErr w:type="spellStart"/>
      <w:r w:rsidRPr="005C1C28">
        <w:t>Sanguinetty</w:t>
      </w:r>
      <w:proofErr w:type="spellEnd"/>
      <w:r w:rsidRPr="005C1C28">
        <w:t xml:space="preserve"> Ph.D., </w:t>
      </w:r>
      <w:hyperlink r:id="rId48" w:tooltip="Find users with this keyword" w:history="1">
        <w:r w:rsidRPr="005C1C28">
          <w:rPr>
            <w:rStyle w:val="Hyperlink"/>
          </w:rPr>
          <w:t>Economics</w:t>
        </w:r>
      </w:hyperlink>
      <w:r w:rsidRPr="005C1C28">
        <w:t xml:space="preserve"> Studied electrical engineering and economics at University of Havana, Post doctoral fellow at Yale University April 2013 “Who benefits and loses if the US-Cuba embargo is lifted?” http://devresearchcenter.org/2013/04/08/who-benefits-and-loses-if-the-us-cuba-embargo-is-lifted-by-jorge-a-sanguinetty/</w:t>
      </w:r>
    </w:p>
    <w:p w:rsidR="007468E3" w:rsidRPr="005C1C28" w:rsidRDefault="007468E3" w:rsidP="007468E3">
      <w:r w:rsidRPr="005C1C28">
        <w:t>The answer depends on the conditions under which the embargo is lifted. I focus on the expected distribution of benefits (and costs) between the government and the Cuban population. A</w:t>
      </w:r>
      <w:r w:rsidRPr="006D7642">
        <w:rPr>
          <w:rStyle w:val="StyleBoldUnderline"/>
        </w:rPr>
        <w:t xml:space="preserve"> unilateral move by the US Government, without any quid pro quo by the Cuban government can be expected to yield significant benefits to the official establishment </w:t>
      </w:r>
      <w:r w:rsidRPr="005C1C28">
        <w:t>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roofErr w:type="gramStart"/>
      <w:r w:rsidRPr="005C1C28">
        <w:t>.</w:t>
      </w:r>
      <w:r w:rsidRPr="005C1C28">
        <w:rPr>
          <w:sz w:val="12"/>
        </w:rPr>
        <w:t>¶</w:t>
      </w:r>
      <w:proofErr w:type="gramEnd"/>
      <w:r w:rsidRPr="005C1C28">
        <w:t xml:space="preserve"> </w:t>
      </w:r>
      <w:r w:rsidRPr="006D7642">
        <w:rPr>
          <w:rStyle w:val="StyleBoldUnderline"/>
        </w:rPr>
        <w:t xml:space="preserve">Lifting the US embargo under such circumstances was reasonably expected to yield most of the economic and political benefits to the </w:t>
      </w:r>
      <w:r w:rsidRPr="006D7642">
        <w:rPr>
          <w:rStyle w:val="Emphasis"/>
        </w:rPr>
        <w:t>Cuban government</w:t>
      </w:r>
      <w:r w:rsidRPr="006D7642">
        <w:rPr>
          <w:rStyle w:val="StyleBoldUnderline"/>
        </w:rPr>
        <w:t xml:space="preserve"> and limited economic and no political benefits to the population</w:t>
      </w:r>
      <w:r w:rsidRPr="005C1C28">
        <w:t>. With the recent partial economic (not political) liberalization policies</w:t>
      </w:r>
      <w:r w:rsidRPr="006D7642">
        <w:rPr>
          <w:rStyle w:val="StyleBoldUnderline"/>
        </w:rPr>
        <w:t xml:space="preserve"> i</w:t>
      </w:r>
      <w:r w:rsidRPr="005C1C28">
        <w:t>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sidRPr="005C1C28">
        <w:rPr>
          <w:sz w:val="12"/>
        </w:rPr>
        <w:t>¶</w:t>
      </w:r>
      <w:r w:rsidRPr="005C1C28">
        <w:t xml:space="preserve"> Nonetheless, </w:t>
      </w:r>
      <w:r w:rsidRPr="006D7642">
        <w:rPr>
          <w:rStyle w:val="StyleBoldUnderline"/>
        </w:rPr>
        <w:t>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w:t>
      </w:r>
      <w:r w:rsidRPr="005C1C28">
        <w:t>.</w:t>
      </w:r>
      <w:r w:rsidRPr="005C1C28">
        <w:rPr>
          <w:rStyle w:val="StyleBoldUnderline"/>
        </w:rPr>
        <w:t xml:space="preserve"> This will be a strong reason to oppose an unconditional lifting on the embargo</w:t>
      </w:r>
      <w:r w:rsidRPr="005C1C28">
        <w:t xml:space="preserve">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w:t>
      </w:r>
      <w:r w:rsidRPr="005C1C28">
        <w:rPr>
          <w:rStyle w:val="StyleBoldUnderline"/>
        </w:rPr>
        <w:t>Cubans</w:t>
      </w:r>
      <w:r w:rsidRPr="005C1C28">
        <w:t xml:space="preserve"> that </w:t>
      </w:r>
      <w:r w:rsidRPr="005C1C28">
        <w:rPr>
          <w:rStyle w:val="StyleBoldUnderline"/>
        </w:rPr>
        <w:t>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p>
    <w:p w:rsidR="007468E3" w:rsidRDefault="007468E3" w:rsidP="00AE01C4">
      <w:pPr>
        <w:rPr>
          <w:rFonts w:asciiTheme="minorHAnsi" w:hAnsiTheme="minorHAnsi"/>
          <w:sz w:val="18"/>
          <w:szCs w:val="18"/>
        </w:rPr>
      </w:pPr>
    </w:p>
    <w:p w:rsidR="007468E3" w:rsidRDefault="007468E3" w:rsidP="00AE01C4">
      <w:pPr>
        <w:rPr>
          <w:rFonts w:asciiTheme="minorHAnsi" w:hAnsiTheme="minorHAnsi"/>
          <w:sz w:val="18"/>
          <w:szCs w:val="18"/>
        </w:rPr>
      </w:pPr>
    </w:p>
    <w:p w:rsidR="007468E3" w:rsidRDefault="007468E3" w:rsidP="00AE01C4">
      <w:pPr>
        <w:rPr>
          <w:rFonts w:asciiTheme="minorHAnsi" w:hAnsiTheme="minorHAnsi"/>
          <w:sz w:val="18"/>
          <w:szCs w:val="18"/>
        </w:rPr>
      </w:pPr>
    </w:p>
    <w:p w:rsidR="007468E3" w:rsidRDefault="007468E3" w:rsidP="00AE01C4">
      <w:pPr>
        <w:rPr>
          <w:rFonts w:asciiTheme="minorHAnsi" w:hAnsiTheme="minorHAnsi"/>
          <w:sz w:val="18"/>
          <w:szCs w:val="18"/>
        </w:rPr>
      </w:pPr>
    </w:p>
    <w:p w:rsidR="007468E3" w:rsidRPr="00E94738" w:rsidRDefault="007468E3" w:rsidP="00AE01C4">
      <w:pPr>
        <w:rPr>
          <w:rFonts w:asciiTheme="minorHAnsi" w:hAnsiTheme="minorHAnsi"/>
          <w:sz w:val="18"/>
          <w:szCs w:val="18"/>
        </w:rPr>
      </w:pPr>
    </w:p>
    <w:p w:rsidR="00933C02" w:rsidRPr="00E94738" w:rsidRDefault="00933C02" w:rsidP="00933C02">
      <w:pPr>
        <w:pStyle w:val="Heading3"/>
        <w:rPr>
          <w:rFonts w:asciiTheme="minorHAnsi" w:hAnsiTheme="minorHAnsi"/>
        </w:rPr>
      </w:pPr>
      <w:bookmarkStart w:id="29" w:name="_Toc361218820"/>
      <w:r w:rsidRPr="00E94738">
        <w:rPr>
          <w:rFonts w:asciiTheme="minorHAnsi" w:hAnsiTheme="minorHAnsi"/>
        </w:rPr>
        <w:lastRenderedPageBreak/>
        <w:t xml:space="preserve">CHINA DA </w:t>
      </w:r>
      <w:r w:rsidR="001D1DFA" w:rsidRPr="00E94738">
        <w:rPr>
          <w:rFonts w:asciiTheme="minorHAnsi" w:hAnsiTheme="minorHAnsi"/>
        </w:rPr>
        <w:t xml:space="preserve">- </w:t>
      </w:r>
      <w:r w:rsidRPr="00E94738">
        <w:rPr>
          <w:rFonts w:asciiTheme="minorHAnsi" w:hAnsiTheme="minorHAnsi"/>
        </w:rPr>
        <w:t>LINKS</w:t>
      </w:r>
      <w:bookmarkEnd w:id="29"/>
    </w:p>
    <w:p w:rsidR="00933C02" w:rsidRPr="00E94738" w:rsidRDefault="00933C02" w:rsidP="00933C02">
      <w:pPr>
        <w:pStyle w:val="Heading4"/>
        <w:rPr>
          <w:rFonts w:asciiTheme="minorHAnsi" w:hAnsiTheme="minorHAnsi"/>
        </w:rPr>
      </w:pPr>
      <w:r w:rsidRPr="00E94738">
        <w:rPr>
          <w:rFonts w:asciiTheme="minorHAnsi" w:hAnsiTheme="minorHAnsi"/>
        </w:rPr>
        <w:t>China has extensive material relations with Cuba</w:t>
      </w:r>
    </w:p>
    <w:p w:rsidR="00933C02" w:rsidRPr="00E94738" w:rsidRDefault="00933C02" w:rsidP="00933C02">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49"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rPr>
        <w:t xml:space="preserve">A more traditional worry of the U.S has been Cuba. </w:t>
      </w:r>
      <w:r w:rsidRPr="00E94738">
        <w:rPr>
          <w:rStyle w:val="StyleBoldUnderline"/>
          <w:rFonts w:asciiTheme="minorHAnsi" w:hAnsiTheme="minorHAnsi"/>
          <w:highlight w:val="yellow"/>
        </w:rPr>
        <w:t>The PRC has maintained good relations with Havana throughout its entire existence</w:t>
      </w:r>
      <w:r w:rsidRPr="00E94738">
        <w:rPr>
          <w:rFonts w:asciiTheme="minorHAnsi" w:hAnsiTheme="minorHAnsi"/>
          <w:highlight w:val="yellow"/>
        </w:rPr>
        <w:t>,</w:t>
      </w:r>
      <w:r w:rsidRPr="00E94738">
        <w:rPr>
          <w:rFonts w:asciiTheme="minorHAnsi" w:hAnsiTheme="minorHAnsi"/>
        </w:rPr>
        <w:t xml:space="preserve"> but it wasn’t until Castro’s disaffection with Moscow led to a weakening of Russo-Cuban relations that China took over the mantle as chief protectorate of the island. </w:t>
      </w:r>
      <w:r w:rsidRPr="00E94738">
        <w:rPr>
          <w:rStyle w:val="StyleBoldUnderline"/>
          <w:rFonts w:asciiTheme="minorHAnsi" w:hAnsiTheme="minorHAnsi"/>
        </w:rPr>
        <w:t xml:space="preserve">Ideology (at least for China) is not the factor it was in this relationship, but </w:t>
      </w:r>
      <w:r w:rsidRPr="00E94738">
        <w:rPr>
          <w:rStyle w:val="StyleBoldUnderline"/>
          <w:rFonts w:asciiTheme="minorHAnsi" w:hAnsiTheme="minorHAnsi"/>
          <w:highlight w:val="yellow"/>
        </w:rPr>
        <w:t>the island nation still retains value both politically and economically to Beijing because of its raw materials</w:t>
      </w:r>
      <w:r w:rsidRPr="00E94738">
        <w:rPr>
          <w:rFonts w:asciiTheme="minorHAnsi" w:hAnsiTheme="minorHAnsi"/>
        </w:rPr>
        <w:t xml:space="preserve">, a fact highlighted by the high profile visits by Hu Jintao at the start of the century. </w:t>
      </w:r>
      <w:r w:rsidRPr="00E94738">
        <w:rPr>
          <w:rStyle w:val="StyleBoldUnderline"/>
          <w:rFonts w:asciiTheme="minorHAnsi" w:hAnsiTheme="minorHAnsi"/>
          <w:highlight w:val="yellow"/>
        </w:rPr>
        <w:t>Cuba also lets China use abandoned Soviet telecommunications infrastructure on the island</w:t>
      </w:r>
      <w:r w:rsidRPr="00E94738">
        <w:rPr>
          <w:rStyle w:val="StyleBoldUnderline"/>
          <w:rFonts w:asciiTheme="minorHAnsi" w:hAnsiTheme="minorHAnsi"/>
        </w:rPr>
        <w:t> </w:t>
      </w:r>
      <w:r w:rsidRPr="00E94738">
        <w:rPr>
          <w:rFonts w:asciiTheme="minorHAnsi" w:hAnsiTheme="minorHAnsi"/>
          <w:sz w:val="10"/>
        </w:rPr>
        <w:t>[113]</w:t>
      </w:r>
      <w:r w:rsidRPr="00E94738">
        <w:rPr>
          <w:rStyle w:val="StyleBoldUnderline"/>
          <w:rFonts w:asciiTheme="minorHAnsi" w:hAnsiTheme="minorHAnsi"/>
        </w:rPr>
        <w:t> </w:t>
      </w:r>
      <w:r w:rsidRPr="00E94738">
        <w:rPr>
          <w:rStyle w:val="StyleBoldUnderline"/>
          <w:rFonts w:asciiTheme="minorHAnsi" w:hAnsiTheme="minorHAnsi"/>
          <w:highlight w:val="yellow"/>
        </w:rPr>
        <w:t>which has great potential espionage value given its proximity to the 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w:t>
      </w:r>
    </w:p>
    <w:p w:rsidR="00933C02" w:rsidRPr="00E94738" w:rsidRDefault="00933C02" w:rsidP="00933C02">
      <w:pPr>
        <w:rPr>
          <w:rStyle w:val="StyleBoldUnderline"/>
          <w:rFonts w:asciiTheme="minorHAnsi" w:hAnsiTheme="minorHAnsi"/>
        </w:rPr>
      </w:pPr>
    </w:p>
    <w:p w:rsidR="00255405" w:rsidRPr="00E94738" w:rsidRDefault="00255405" w:rsidP="00255405">
      <w:pPr>
        <w:rPr>
          <w:rFonts w:asciiTheme="minorHAnsi" w:hAnsiTheme="minorHAnsi"/>
        </w:rPr>
      </w:pPr>
    </w:p>
    <w:p w:rsidR="00255405" w:rsidRPr="00E94738" w:rsidRDefault="00255405" w:rsidP="00255405">
      <w:pPr>
        <w:pStyle w:val="Heading4"/>
        <w:rPr>
          <w:rFonts w:asciiTheme="minorHAnsi" w:hAnsiTheme="minorHAnsi"/>
        </w:rPr>
      </w:pPr>
      <w:r w:rsidRPr="00E94738">
        <w:rPr>
          <w:rFonts w:asciiTheme="minorHAnsi" w:hAnsiTheme="minorHAnsi"/>
        </w:rPr>
        <w:t>China ties trade with Cuba translates to political cooperation</w:t>
      </w:r>
    </w:p>
    <w:p w:rsidR="00255405" w:rsidRPr="00E94738" w:rsidRDefault="00255405" w:rsidP="00255405">
      <w:pPr>
        <w:rPr>
          <w:rFonts w:asciiTheme="minorHAnsi" w:hAnsiTheme="minorHAnsi"/>
        </w:rPr>
      </w:pPr>
      <w:r w:rsidRPr="00E94738">
        <w:rPr>
          <w:rStyle w:val="StyleStyleBold12pt"/>
          <w:rFonts w:asciiTheme="minorHAnsi" w:hAnsiTheme="minorHAnsi"/>
          <w:highlight w:val="yellow"/>
        </w:rPr>
        <w:t>Erikson and Wander, ’10</w:t>
      </w:r>
      <w:r w:rsidRPr="00E94738">
        <w:rPr>
          <w:rFonts w:asciiTheme="minorHAnsi" w:hAnsiTheme="minorHAnsi"/>
        </w:rPr>
        <w:t xml:space="preserve">, Daniel P. Erikson, senior associate for U.S. policy at the Inter-American Dialogue &amp; Paul Wander, research assistant at the Inter-American Dialogue, RAÚL CASTRO AND CUBA’S GLOBAL DIPLOMACY, ACC. 6-28-2013, </w:t>
      </w:r>
      <w:hyperlink r:id="rId50" w:history="1">
        <w:r w:rsidRPr="00E94738">
          <w:rPr>
            <w:rStyle w:val="Hyperlink"/>
            <w:rFonts w:asciiTheme="minorHAnsi" w:hAnsiTheme="minorHAnsi"/>
          </w:rPr>
          <w:t>http://www.thedialogue.org/PublicationFiles/eriksonwander_ASCE18.pdf</w:t>
        </w:r>
      </w:hyperlink>
      <w:r w:rsidRPr="00E94738">
        <w:rPr>
          <w:rFonts w:asciiTheme="minorHAnsi" w:hAnsiTheme="minorHAnsi"/>
        </w:rPr>
        <w:t>, JT//JEDI</w:t>
      </w:r>
    </w:p>
    <w:p w:rsidR="00255405" w:rsidRPr="00E94738" w:rsidRDefault="00255405" w:rsidP="00255405">
      <w:pPr>
        <w:rPr>
          <w:rStyle w:val="StyleBoldUnderline"/>
          <w:rFonts w:asciiTheme="minorHAnsi" w:hAnsiTheme="minorHAnsi"/>
        </w:rPr>
      </w:pPr>
      <w:r w:rsidRPr="00E94738">
        <w:rPr>
          <w:rFonts w:asciiTheme="minorHAnsi" w:hAnsiTheme="minorHAnsi"/>
        </w:rPr>
        <w:t xml:space="preserve">The emergence of China as an economic powerhouse has provoked a mixed response on the part of the Cuban regime. Fidel Castro, on his last visit to China in February 2003, expressed his thoughts on China’s development to the head of the Chinese legislature. “I can’t really be sure just now what kind of China I am visiting,” he said, “because the first time I visited your country appeared one way, and now when I visit it appears another way.”19 Observers who have witnessed the rapid growth of the Chinese economy on the heels of deregulation and the sale of government enterprises see many similar changes that could be made within the Cuban system, but the regime’s leaders appear to fear that embracing a “China model” of economic reform would undermine the Cuban Revolution. However, </w:t>
      </w:r>
      <w:proofErr w:type="spellStart"/>
      <w:r w:rsidRPr="00E94738">
        <w:rPr>
          <w:rFonts w:asciiTheme="minorHAnsi" w:hAnsiTheme="minorHAnsi"/>
        </w:rPr>
        <w:t>Raúl</w:t>
      </w:r>
      <w:proofErr w:type="spellEnd"/>
      <w:r w:rsidRPr="00E94738">
        <w:rPr>
          <w:rFonts w:asciiTheme="minorHAnsi" w:hAnsiTheme="minorHAnsi"/>
        </w:rPr>
        <w:t xml:space="preserve"> Castro signaled potential openness to this possibility when he said, “the island [...] is very anxious to learn from China its experiences in the subject of development, and will continue to strengthen exchanges and cooperation at all levels with the Asian country.” Irrespective of Cuba’s hypothetical interest in following the Chinese development path, </w:t>
      </w:r>
      <w:r w:rsidRPr="00E94738">
        <w:rPr>
          <w:rStyle w:val="StyleBoldUnderline"/>
          <w:rFonts w:asciiTheme="minorHAnsi" w:hAnsiTheme="minorHAnsi"/>
          <w:highlight w:val="yellow"/>
        </w:rPr>
        <w:t>the government in Havana has clearly chosen to embrace China as part of the larger effort to diversify and expand worldwide economic partnerships</w:t>
      </w:r>
      <w:r w:rsidRPr="00E94738">
        <w:rPr>
          <w:rStyle w:val="StyleBoldUnderline"/>
          <w:rFonts w:asciiTheme="minorHAnsi" w:hAnsiTheme="minorHAnsi"/>
        </w:rPr>
        <w:t xml:space="preserve">, overcoming a history of distance and estrangement </w:t>
      </w:r>
      <w:r w:rsidRPr="00E94738">
        <w:rPr>
          <w:rStyle w:val="StyleBoldUnderline"/>
          <w:rFonts w:asciiTheme="minorHAnsi" w:hAnsiTheme="minorHAnsi"/>
          <w:highlight w:val="yellow"/>
        </w:rPr>
        <w:t>to convert China into a top trading partner and valuable international ally. Beijing’s expanded relationship with Havana is most clearly demonstrated in the dramatic increase in trade flowing between the two countries, but equally important are high-level diplomatic visits and cooperation on international issues.</w:t>
      </w:r>
    </w:p>
    <w:p w:rsidR="00255405" w:rsidRPr="00E94738" w:rsidRDefault="00255405" w:rsidP="00255405">
      <w:pPr>
        <w:rPr>
          <w:rFonts w:asciiTheme="minorHAnsi" w:hAnsiTheme="minorHAnsi"/>
        </w:rPr>
      </w:pPr>
    </w:p>
    <w:p w:rsidR="00255405" w:rsidRPr="00E94738" w:rsidRDefault="00255405" w:rsidP="00255405">
      <w:pPr>
        <w:pStyle w:val="Heading3"/>
        <w:rPr>
          <w:rFonts w:asciiTheme="minorHAnsi" w:hAnsiTheme="minorHAnsi"/>
        </w:rPr>
      </w:pPr>
      <w:bookmarkStart w:id="30" w:name="_Toc361218821"/>
      <w:r w:rsidRPr="00E94738">
        <w:rPr>
          <w:rFonts w:asciiTheme="minorHAnsi" w:hAnsiTheme="minorHAnsi"/>
        </w:rPr>
        <w:lastRenderedPageBreak/>
        <w:t xml:space="preserve">CHINA DA </w:t>
      </w:r>
      <w:r w:rsidR="001D1DFA" w:rsidRPr="00E94738">
        <w:rPr>
          <w:rFonts w:asciiTheme="minorHAnsi" w:hAnsiTheme="minorHAnsi"/>
        </w:rPr>
        <w:t xml:space="preserve">- </w:t>
      </w:r>
      <w:r w:rsidRPr="00E94738">
        <w:rPr>
          <w:rFonts w:asciiTheme="minorHAnsi" w:hAnsiTheme="minorHAnsi"/>
        </w:rPr>
        <w:t>LINKS</w:t>
      </w:r>
      <w:bookmarkEnd w:id="30"/>
    </w:p>
    <w:p w:rsidR="00255405" w:rsidRPr="00E94738" w:rsidRDefault="00255405" w:rsidP="00255405">
      <w:pPr>
        <w:rPr>
          <w:rFonts w:asciiTheme="minorHAnsi" w:hAnsiTheme="minorHAnsi"/>
        </w:rPr>
      </w:pPr>
    </w:p>
    <w:p w:rsidR="00255405" w:rsidRPr="00E94738" w:rsidRDefault="00255405" w:rsidP="00255405">
      <w:pPr>
        <w:pStyle w:val="Heading4"/>
        <w:rPr>
          <w:rFonts w:asciiTheme="minorHAnsi" w:hAnsiTheme="minorHAnsi"/>
        </w:rPr>
      </w:pPr>
      <w:r w:rsidRPr="00E94738">
        <w:rPr>
          <w:rFonts w:asciiTheme="minorHAnsi" w:hAnsiTheme="minorHAnsi"/>
        </w:rPr>
        <w:t>China’s economic engagement is inseparable from political cooperation</w:t>
      </w:r>
    </w:p>
    <w:p w:rsidR="00255405" w:rsidRPr="00E94738" w:rsidRDefault="00255405" w:rsidP="00255405">
      <w:pPr>
        <w:rPr>
          <w:rFonts w:asciiTheme="minorHAnsi" w:hAnsiTheme="minorHAnsi"/>
        </w:rPr>
      </w:pPr>
      <w:r w:rsidRPr="00E94738">
        <w:rPr>
          <w:rStyle w:val="StyleStyleBold12pt"/>
          <w:rFonts w:asciiTheme="minorHAnsi" w:hAnsiTheme="minorHAnsi"/>
          <w:highlight w:val="yellow"/>
        </w:rPr>
        <w:t>Erikson and Wander, ’10</w:t>
      </w:r>
      <w:r w:rsidRPr="00E94738">
        <w:rPr>
          <w:rFonts w:asciiTheme="minorHAnsi" w:hAnsiTheme="minorHAnsi"/>
        </w:rPr>
        <w:t xml:space="preserve">, Daniel P. Erikson, senior associate for U.S. policy at the Inter-American Dialogue &amp; Paul Wander, research assistant at the Inter-American Dialogue, RAÚL CASTRO AND CUBA’S GLOBAL DIPLOMACY, ACC. 6-28-2013, </w:t>
      </w:r>
      <w:hyperlink r:id="rId51" w:history="1">
        <w:r w:rsidRPr="00E94738">
          <w:rPr>
            <w:rStyle w:val="Hyperlink"/>
            <w:rFonts w:asciiTheme="minorHAnsi" w:hAnsiTheme="minorHAnsi"/>
          </w:rPr>
          <w:t>http://www.thedialogue.org/PublicationFiles/eriksonwander_ASCE18.pdf</w:t>
        </w:r>
      </w:hyperlink>
      <w:r w:rsidRPr="00E94738">
        <w:rPr>
          <w:rFonts w:asciiTheme="minorHAnsi" w:hAnsiTheme="minorHAnsi"/>
        </w:rPr>
        <w:t>, JT//JEDI</w:t>
      </w:r>
    </w:p>
    <w:p w:rsidR="00255405" w:rsidRPr="00E94738" w:rsidRDefault="00255405" w:rsidP="00255405">
      <w:pPr>
        <w:rPr>
          <w:rFonts w:asciiTheme="minorHAnsi" w:hAnsiTheme="minorHAnsi"/>
        </w:rPr>
      </w:pPr>
      <w:r w:rsidRPr="00E94738">
        <w:rPr>
          <w:rFonts w:asciiTheme="minorHAnsi" w:hAnsiTheme="minorHAnsi"/>
        </w:rPr>
        <w:t xml:space="preserve">Trade between Cuba and China has spiked considerably since 2003, increasing over 500% from just under $400 million in 2003 to over $2 billion in 2007.20 </w:t>
      </w:r>
      <w:proofErr w:type="gramStart"/>
      <w:r w:rsidRPr="00E94738">
        <w:rPr>
          <w:rFonts w:asciiTheme="minorHAnsi" w:hAnsiTheme="minorHAnsi"/>
        </w:rPr>
        <w:t>In</w:t>
      </w:r>
      <w:proofErr w:type="gramEnd"/>
      <w:r w:rsidRPr="00E94738">
        <w:rPr>
          <w:rFonts w:asciiTheme="minorHAnsi" w:hAnsiTheme="minorHAnsi"/>
        </w:rPr>
        <w:t xml:space="preserve"> that time, </w:t>
      </w:r>
      <w:r w:rsidRPr="00E94738">
        <w:rPr>
          <w:rStyle w:val="StyleBoldUnderline"/>
          <w:rFonts w:asciiTheme="minorHAnsi" w:hAnsiTheme="minorHAnsi"/>
          <w:highlight w:val="yellow"/>
        </w:rPr>
        <w:t>China has become Cuba’s second most important trading partner</w:t>
      </w:r>
      <w:r w:rsidRPr="00E94738">
        <w:rPr>
          <w:rFonts w:asciiTheme="minorHAnsi" w:hAnsiTheme="minorHAnsi"/>
        </w:rPr>
        <w:t xml:space="preserve">, although it remains second to Venezuela. Chinese and Cuban ministers meet regularly to discuss trade at the Intergovernmental Commission on Economic and Commercial Relations, which met for the 20th session in Beijing in December 2007, and focused on energy issues. Perhaps the area of largest cooperation with the Chinese has been in transportation. During the economic crisis of the 1990s, Chinese bicycles were imported to help alleviate Cuba’s mobility woes, but after a 2006 bilateral transportation accord was signed, China began supplying </w:t>
      </w:r>
      <w:proofErr w:type="spellStart"/>
      <w:r w:rsidRPr="00E94738">
        <w:rPr>
          <w:rFonts w:asciiTheme="minorHAnsi" w:hAnsiTheme="minorHAnsi"/>
        </w:rPr>
        <w:t>Yutong</w:t>
      </w:r>
      <w:proofErr w:type="spellEnd"/>
      <w:r w:rsidRPr="00E94738">
        <w:rPr>
          <w:rFonts w:asciiTheme="minorHAnsi" w:hAnsiTheme="minorHAnsi"/>
        </w:rPr>
        <w:t xml:space="preserve"> buses to replace Havana’s famously overcrowded “</w:t>
      </w:r>
      <w:proofErr w:type="spellStart"/>
      <w:r w:rsidRPr="00E94738">
        <w:rPr>
          <w:rFonts w:asciiTheme="minorHAnsi" w:hAnsiTheme="minorHAnsi"/>
        </w:rPr>
        <w:t>Camellos</w:t>
      </w:r>
      <w:proofErr w:type="spellEnd"/>
      <w:r w:rsidRPr="00E94738">
        <w:rPr>
          <w:rFonts w:asciiTheme="minorHAnsi" w:hAnsiTheme="minorHAnsi"/>
        </w:rPr>
        <w:t xml:space="preserve">.” By the end of 2007 </w:t>
      </w:r>
      <w:proofErr w:type="spellStart"/>
      <w:r w:rsidRPr="00E94738">
        <w:rPr>
          <w:rFonts w:asciiTheme="minorHAnsi" w:hAnsiTheme="minorHAnsi"/>
        </w:rPr>
        <w:t>Lage</w:t>
      </w:r>
      <w:proofErr w:type="spellEnd"/>
      <w:r w:rsidRPr="00E94738">
        <w:rPr>
          <w:rFonts w:asciiTheme="minorHAnsi" w:hAnsiTheme="minorHAnsi"/>
        </w:rPr>
        <w:t xml:space="preserve"> reported that Cuba would receive some 1,142 buses and by early 2008 the tractor-trailer driven “</w:t>
      </w:r>
      <w:proofErr w:type="spellStart"/>
      <w:r w:rsidRPr="00E94738">
        <w:rPr>
          <w:rFonts w:asciiTheme="minorHAnsi" w:hAnsiTheme="minorHAnsi"/>
        </w:rPr>
        <w:t>Camellos</w:t>
      </w:r>
      <w:proofErr w:type="spellEnd"/>
      <w:r w:rsidRPr="00E94738">
        <w:rPr>
          <w:rFonts w:asciiTheme="minorHAnsi" w:hAnsiTheme="minorHAnsi"/>
        </w:rPr>
        <w:t xml:space="preserve">” had all but disappeared from the streets of Havana (although they remained in use in the provinces).21 China is also supplying Cuba with locomotives, in addition to televisions, ovens, and a range of other manufactured goods in the non-transportation sector. In return, </w:t>
      </w:r>
      <w:r w:rsidRPr="00E94738">
        <w:rPr>
          <w:rStyle w:val="StyleBoldUnderline"/>
          <w:rFonts w:asciiTheme="minorHAnsi" w:hAnsiTheme="minorHAnsi"/>
        </w:rPr>
        <w:t>Cuba meets a high percentage of China’s need for nickel, a crucial input for China’s manufacturing sector. Oil is an area of potential cooperation, and the Chinese state oil company SINOPEC has several agreements with Cuba’s CUPET to explore for oil resources in Cuban waters</w:t>
      </w:r>
      <w:r w:rsidRPr="00E94738">
        <w:rPr>
          <w:rFonts w:asciiTheme="minorHAnsi" w:hAnsiTheme="minorHAnsi"/>
        </w:rPr>
        <w:t>. Despite frequently voiced concerns in Washington that Chinese oil companies have commenced drilling in Cuban waters, Cuban officials report that Chinese companies have done nothing more than tests off the coast of Cuba, and are not yet actively engaged in exploration.22 Cuba also provides medical services to the Chinese, and several medical cooperation agreements have resulted in the construction of an ophthalmic hospital in Qinghai Province, staffed by 52 Cuban eye doctors. A team of 35 doctors was also sent to China in 2008 following the May 12 earthquake which killed tens of thousands in Sichuan Province.</w:t>
      </w:r>
    </w:p>
    <w:p w:rsidR="00255405" w:rsidRDefault="00255405" w:rsidP="00255405">
      <w:pPr>
        <w:rPr>
          <w:rFonts w:asciiTheme="minorHAnsi" w:hAnsiTheme="minorHAnsi"/>
        </w:rPr>
      </w:pPr>
      <w:r w:rsidRPr="00E94738">
        <w:rPr>
          <w:rStyle w:val="StyleBoldUnderline"/>
          <w:rFonts w:asciiTheme="minorHAnsi" w:hAnsiTheme="minorHAnsi"/>
          <w:highlight w:val="yellow"/>
        </w:rPr>
        <w:t>While expanding trade and economic cooperation, Cuba and China have maintained a high-level of diplomacy characterized by frequent visits and international cooperation</w:t>
      </w:r>
      <w:r w:rsidRPr="00E94738">
        <w:rPr>
          <w:rStyle w:val="StyleBoldUnderline"/>
          <w:rFonts w:asciiTheme="minorHAnsi" w:hAnsiTheme="minorHAnsi"/>
        </w:rPr>
        <w:t>.</w:t>
      </w:r>
      <w:r w:rsidRPr="00E94738">
        <w:rPr>
          <w:rFonts w:asciiTheme="minorHAnsi" w:hAnsiTheme="minorHAnsi"/>
        </w:rPr>
        <w:t xml:space="preserve"> Cuba was one of the first countries to recognize the People’s Republic of China and to denounce Taiwan as a renegade province in 1960. Beijing responded a month later by establishing diplomatic relations with Havana. </w:t>
      </w:r>
      <w:r w:rsidRPr="00E94738">
        <w:rPr>
          <w:rStyle w:val="StyleBoldUnderline"/>
          <w:rFonts w:asciiTheme="minorHAnsi" w:hAnsiTheme="minorHAnsi"/>
          <w:highlight w:val="yellow"/>
        </w:rPr>
        <w:t xml:space="preserve">The end of the cold war has seen a flurry of activity between Havana and Beijing which continued unabated with the rise of </w:t>
      </w:r>
      <w:proofErr w:type="spellStart"/>
      <w:r w:rsidRPr="00E94738">
        <w:rPr>
          <w:rStyle w:val="StyleBoldUnderline"/>
          <w:rFonts w:asciiTheme="minorHAnsi" w:hAnsiTheme="minorHAnsi"/>
          <w:highlight w:val="yellow"/>
        </w:rPr>
        <w:t>Raúl</w:t>
      </w:r>
      <w:proofErr w:type="spellEnd"/>
      <w:r w:rsidRPr="00E94738">
        <w:rPr>
          <w:rFonts w:asciiTheme="minorHAnsi" w:hAnsiTheme="minorHAnsi"/>
        </w:rPr>
        <w:t xml:space="preserve"> in 2006. Ministry officials meet frequently in Havana and Beijing to discuss military, economic, and cultural cooperation. Cuban Foreign Minister Pérez </w:t>
      </w:r>
      <w:proofErr w:type="spellStart"/>
      <w:r w:rsidRPr="00E94738">
        <w:rPr>
          <w:rFonts w:asciiTheme="minorHAnsi" w:hAnsiTheme="minorHAnsi"/>
        </w:rPr>
        <w:t>Roque</w:t>
      </w:r>
      <w:proofErr w:type="spellEnd"/>
      <w:r w:rsidRPr="00E94738">
        <w:rPr>
          <w:rFonts w:asciiTheme="minorHAnsi" w:hAnsiTheme="minorHAnsi"/>
        </w:rPr>
        <w:t xml:space="preserve"> visited China in early 2007 where he oversaw the opening of a Cuban consulate general office in Guangzhou and met with his Chinese counterpart in Beijing. When Chinese </w:t>
      </w:r>
      <w:proofErr w:type="spellStart"/>
      <w:r w:rsidRPr="00E94738">
        <w:rPr>
          <w:rFonts w:asciiTheme="minorHAnsi" w:hAnsiTheme="minorHAnsi"/>
        </w:rPr>
        <w:t>Politboro</w:t>
      </w:r>
      <w:proofErr w:type="spellEnd"/>
      <w:r w:rsidRPr="00E94738">
        <w:rPr>
          <w:rFonts w:asciiTheme="minorHAnsi" w:hAnsiTheme="minorHAnsi"/>
        </w:rPr>
        <w:t xml:space="preserve"> member Wu </w:t>
      </w:r>
      <w:proofErr w:type="spellStart"/>
      <w:r w:rsidRPr="00E94738">
        <w:rPr>
          <w:rFonts w:asciiTheme="minorHAnsi" w:hAnsiTheme="minorHAnsi"/>
        </w:rPr>
        <w:t>Guanzheng</w:t>
      </w:r>
      <w:proofErr w:type="spellEnd"/>
      <w:r w:rsidRPr="00E94738">
        <w:rPr>
          <w:rFonts w:asciiTheme="minorHAnsi" w:hAnsiTheme="minorHAnsi"/>
        </w:rPr>
        <w:t xml:space="preserve"> met with Fidel Castro in Havana during the same month, the press was treated to a rare photo of the sick leader. In February 2008, China announced the operation of three television channels in Cuba. In June 2008, He </w:t>
      </w:r>
      <w:proofErr w:type="spellStart"/>
      <w:r w:rsidRPr="00E94738">
        <w:rPr>
          <w:rFonts w:asciiTheme="minorHAnsi" w:hAnsiTheme="minorHAnsi"/>
        </w:rPr>
        <w:t>Guoqiang</w:t>
      </w:r>
      <w:proofErr w:type="spellEnd"/>
      <w:r w:rsidRPr="00E94738">
        <w:rPr>
          <w:rFonts w:asciiTheme="minorHAnsi" w:hAnsiTheme="minorHAnsi"/>
        </w:rPr>
        <w:t>, member of the Political Bureau of the Central Committee of the Chinese Communist Party and Secretary of the Central Discipline Inspection Commission met with Fidel Castro while on a visit to Cuba. 23 In November 2008, a planned visit to Havana by Chinese president Hu Jintao was expected to once again highlight the deep levels of Sino-Cuban cooperation.</w:t>
      </w:r>
    </w:p>
    <w:p w:rsidR="003E1610" w:rsidRDefault="003E1610" w:rsidP="00255405">
      <w:pPr>
        <w:rPr>
          <w:rFonts w:asciiTheme="minorHAnsi" w:hAnsiTheme="minorHAnsi"/>
        </w:rPr>
      </w:pPr>
    </w:p>
    <w:p w:rsidR="003E1610" w:rsidRDefault="003E1610" w:rsidP="00255405">
      <w:pPr>
        <w:rPr>
          <w:rFonts w:asciiTheme="minorHAnsi" w:hAnsiTheme="minorHAnsi"/>
        </w:rPr>
      </w:pPr>
    </w:p>
    <w:p w:rsidR="003E1610" w:rsidRPr="00E94738" w:rsidRDefault="003E1610" w:rsidP="00255405">
      <w:pPr>
        <w:rPr>
          <w:rFonts w:asciiTheme="minorHAnsi" w:hAnsiTheme="minorHAnsi"/>
        </w:rPr>
      </w:pPr>
    </w:p>
    <w:p w:rsidR="003E1610" w:rsidRPr="00E94738" w:rsidRDefault="003E1610" w:rsidP="003E1610">
      <w:pPr>
        <w:pStyle w:val="Heading3"/>
        <w:rPr>
          <w:rFonts w:asciiTheme="minorHAnsi" w:hAnsiTheme="minorHAnsi"/>
        </w:rPr>
      </w:pPr>
      <w:bookmarkStart w:id="31" w:name="_Toc361218822"/>
      <w:r w:rsidRPr="00E94738">
        <w:rPr>
          <w:rFonts w:asciiTheme="minorHAnsi" w:hAnsiTheme="minorHAnsi"/>
        </w:rPr>
        <w:lastRenderedPageBreak/>
        <w:t xml:space="preserve">CHINA DA </w:t>
      </w:r>
      <w:r>
        <w:rPr>
          <w:rFonts w:asciiTheme="minorHAnsi" w:hAnsiTheme="minorHAnsi"/>
        </w:rPr>
        <w:t>–</w:t>
      </w:r>
      <w:r w:rsidRPr="00E94738">
        <w:rPr>
          <w:rFonts w:asciiTheme="minorHAnsi" w:hAnsiTheme="minorHAnsi"/>
        </w:rPr>
        <w:t xml:space="preserve"> </w:t>
      </w:r>
      <w:r>
        <w:rPr>
          <w:rFonts w:asciiTheme="minorHAnsi" w:hAnsiTheme="minorHAnsi"/>
        </w:rPr>
        <w:t>TERRORISM MOD</w:t>
      </w:r>
      <w:bookmarkEnd w:id="31"/>
    </w:p>
    <w:p w:rsidR="003E1610" w:rsidRPr="00E94738" w:rsidRDefault="003E1610" w:rsidP="003E1610">
      <w:pPr>
        <w:rPr>
          <w:rFonts w:asciiTheme="minorHAnsi" w:hAnsiTheme="minorHAnsi"/>
        </w:rPr>
      </w:pPr>
    </w:p>
    <w:p w:rsidR="003E1610" w:rsidRPr="00E94738" w:rsidRDefault="003E1610" w:rsidP="003E1610">
      <w:pPr>
        <w:pStyle w:val="Heading4"/>
        <w:rPr>
          <w:rFonts w:asciiTheme="minorHAnsi" w:hAnsiTheme="minorHAnsi"/>
        </w:rPr>
      </w:pPr>
      <w:r w:rsidRPr="00E94738">
        <w:rPr>
          <w:rFonts w:asciiTheme="minorHAnsi" w:hAnsiTheme="minorHAnsi"/>
        </w:rPr>
        <w:t>Every dollar gained from lifting the embargo bolsters the regime and risks new terrorism</w:t>
      </w:r>
    </w:p>
    <w:p w:rsidR="003E1610" w:rsidRPr="00E94738" w:rsidRDefault="003E1610" w:rsidP="003E1610">
      <w:pPr>
        <w:rPr>
          <w:rFonts w:asciiTheme="minorHAnsi" w:hAnsiTheme="minorHAnsi"/>
        </w:rPr>
      </w:pPr>
      <w:r w:rsidRPr="00E94738">
        <w:rPr>
          <w:rFonts w:asciiTheme="minorHAnsi" w:hAnsiTheme="minorHAnsi"/>
        </w:rPr>
        <w:t xml:space="preserve">Tom </w:t>
      </w:r>
      <w:r w:rsidRPr="00E94738">
        <w:rPr>
          <w:rStyle w:val="StyleStyleBold12pt"/>
          <w:rFonts w:asciiTheme="minorHAnsi" w:hAnsiTheme="minorHAnsi"/>
          <w:highlight w:val="yellow"/>
        </w:rPr>
        <w:t>Rooney</w:t>
      </w:r>
      <w:r w:rsidRPr="00E94738">
        <w:rPr>
          <w:rFonts w:asciiTheme="minorHAnsi" w:hAnsiTheme="minorHAnsi"/>
        </w:rPr>
        <w:t>, 7-29-</w:t>
      </w:r>
      <w:r w:rsidRPr="00E94738">
        <w:rPr>
          <w:rStyle w:val="StyleStyleBold12pt"/>
          <w:rFonts w:asciiTheme="minorHAnsi" w:hAnsiTheme="minorHAnsi"/>
          <w:highlight w:val="yellow"/>
        </w:rPr>
        <w:t>’10</w:t>
      </w:r>
      <w:r w:rsidRPr="00E94738">
        <w:rPr>
          <w:rFonts w:asciiTheme="minorHAnsi" w:hAnsiTheme="minorHAnsi"/>
        </w:rPr>
        <w:t>, (Rep., R-Fla.), “Lifting the travel ban would prop up Castro regime,” The Hill, Accessed 6-26-2013</w:t>
      </w:r>
      <w:proofErr w:type="gramStart"/>
      <w:r w:rsidRPr="00E94738">
        <w:rPr>
          <w:rFonts w:asciiTheme="minorHAnsi" w:hAnsiTheme="minorHAnsi"/>
        </w:rPr>
        <w:t xml:space="preserve">,  </w:t>
      </w:r>
      <w:proofErr w:type="gramEnd"/>
      <w:r w:rsidRPr="00E94738">
        <w:fldChar w:fldCharType="begin"/>
      </w:r>
      <w:r w:rsidRPr="00E94738">
        <w:rPr>
          <w:rFonts w:asciiTheme="minorHAnsi" w:hAnsiTheme="minorHAnsi"/>
        </w:rPr>
        <w:instrText xml:space="preserve"> HYPERLINK "http://thehill.com/opinion/op-ed/111739-lifting-the-travel-ban-would-prop-up-castroregime" </w:instrText>
      </w:r>
      <w:r w:rsidRPr="00E94738">
        <w:fldChar w:fldCharType="separate"/>
      </w:r>
      <w:r w:rsidRPr="00E94738">
        <w:rPr>
          <w:rStyle w:val="Hyperlink"/>
          <w:rFonts w:asciiTheme="minorHAnsi" w:hAnsiTheme="minorHAnsi"/>
        </w:rPr>
        <w:t>http://thehill.com/opinion/op-ed/111739-lifting-the-travel-ban-would-prop-up-castroregime</w:t>
      </w:r>
      <w:r w:rsidRPr="00E94738">
        <w:rPr>
          <w:rStyle w:val="Hyperlink"/>
          <w:rFonts w:asciiTheme="minorHAnsi" w:hAnsiTheme="minorHAnsi"/>
        </w:rPr>
        <w:fldChar w:fldCharType="end"/>
      </w:r>
      <w:r w:rsidRPr="00E94738">
        <w:rPr>
          <w:rFonts w:asciiTheme="minorHAnsi" w:hAnsiTheme="minorHAnsi"/>
        </w:rPr>
        <w:t>, JT//JEDI</w:t>
      </w:r>
    </w:p>
    <w:p w:rsidR="003E1610" w:rsidRPr="00E94738" w:rsidRDefault="003E1610" w:rsidP="003E1610">
      <w:pPr>
        <w:rPr>
          <w:rStyle w:val="StyleBoldUnderline"/>
          <w:rFonts w:asciiTheme="minorHAnsi" w:hAnsiTheme="minorHAnsi"/>
        </w:rPr>
      </w:pPr>
      <w:r w:rsidRPr="00E94738">
        <w:rPr>
          <w:rFonts w:asciiTheme="minorHAnsi" w:hAnsiTheme="minorHAnsi"/>
        </w:rPr>
        <w:t xml:space="preserve">Why would we lift the travel ban now and let our tourism dollars prop up the Castro regime? </w:t>
      </w:r>
      <w:r w:rsidRPr="00E94738">
        <w:rPr>
          <w:rStyle w:val="StyleBoldUnderline"/>
          <w:rFonts w:asciiTheme="minorHAnsi" w:hAnsiTheme="minorHAnsi"/>
          <w:highlight w:val="yellow"/>
        </w:rPr>
        <w:t>Lifting the ban while this regime is on the ropes would just be another bailout — only this time, we’d be bailing out a brutal dictatorship on the brink of collapsing. Every dollar spent by American tourists in Cuba would help the regime’s bottom line</w:t>
      </w:r>
      <w:r w:rsidRPr="00E94738">
        <w:rPr>
          <w:rStyle w:val="StyleBoldUnderline"/>
          <w:rFonts w:asciiTheme="minorHAnsi" w:hAnsiTheme="minorHAnsi"/>
        </w:rPr>
        <w:t xml:space="preserve">, providing the </w:t>
      </w:r>
      <w:proofErr w:type="spellStart"/>
      <w:r w:rsidRPr="00E94738">
        <w:rPr>
          <w:rStyle w:val="StyleBoldUnderline"/>
          <w:rFonts w:asciiTheme="minorHAnsi" w:hAnsiTheme="minorHAnsi"/>
        </w:rPr>
        <w:t>Castros</w:t>
      </w:r>
      <w:proofErr w:type="spellEnd"/>
      <w:r w:rsidRPr="00E94738">
        <w:rPr>
          <w:rStyle w:val="StyleBoldUnderline"/>
          <w:rFonts w:asciiTheme="minorHAnsi" w:hAnsiTheme="minorHAnsi"/>
        </w:rPr>
        <w:t xml:space="preserve"> with the resources they need to maintain their army, secret police and political prisons. </w:t>
      </w:r>
    </w:p>
    <w:p w:rsidR="003E1610" w:rsidRPr="00E94738" w:rsidRDefault="003E1610" w:rsidP="003E1610">
      <w:pPr>
        <w:rPr>
          <w:rFonts w:asciiTheme="minorHAnsi" w:hAnsiTheme="minorHAnsi"/>
        </w:rPr>
      </w:pPr>
      <w:r w:rsidRPr="00E94738">
        <w:rPr>
          <w:rFonts w:asciiTheme="minorHAnsi" w:hAnsiTheme="minorHAnsi"/>
        </w:rPr>
        <w:t xml:space="preserve">According to the State Department, </w:t>
      </w:r>
      <w:r w:rsidRPr="00E94738">
        <w:rPr>
          <w:rStyle w:val="StyleBoldUnderline"/>
          <w:rFonts w:asciiTheme="minorHAnsi" w:hAnsiTheme="minorHAnsi"/>
          <w:highlight w:val="yellow"/>
        </w:rPr>
        <w:t>Cuba is a state sponsor of terrorism with close ties to Iran and North Korea. The country also provides a safe haven for terrorists from around the world. Lifting the travel ban would funnel American tourism dollars to finance state-sponsored terror and help provide refuge to terrorists, jeopardizing our national security.</w:t>
      </w:r>
      <w:r w:rsidRPr="00E94738">
        <w:rPr>
          <w:rFonts w:asciiTheme="minorHAnsi" w:hAnsiTheme="minorHAnsi"/>
        </w:rPr>
        <w:t> As a congressman from Florida, I cannot in good conscience support any bill that lets American dollars provide refuge for terrorists 90 miles from the shores of our state.</w:t>
      </w:r>
    </w:p>
    <w:p w:rsidR="003E1610" w:rsidRPr="00E94738" w:rsidRDefault="003E1610" w:rsidP="003E1610">
      <w:pPr>
        <w:pStyle w:val="Heading4"/>
        <w:rPr>
          <w:rFonts w:asciiTheme="minorHAnsi" w:hAnsiTheme="minorHAnsi"/>
        </w:rPr>
      </w:pPr>
      <w:r w:rsidRPr="00E94738">
        <w:rPr>
          <w:rFonts w:asciiTheme="minorHAnsi" w:hAnsiTheme="minorHAnsi"/>
        </w:rPr>
        <w:br/>
      </w:r>
      <w:proofErr w:type="gramStart"/>
      <w:r w:rsidRPr="00E94738">
        <w:rPr>
          <w:rFonts w:asciiTheme="minorHAnsi" w:hAnsiTheme="minorHAnsi"/>
        </w:rPr>
        <w:t>extinction</w:t>
      </w:r>
      <w:proofErr w:type="gramEnd"/>
    </w:p>
    <w:p w:rsidR="003E1610" w:rsidRPr="00E94738" w:rsidRDefault="003E1610" w:rsidP="003E1610">
      <w:pPr>
        <w:rPr>
          <w:rFonts w:asciiTheme="minorHAnsi" w:hAnsiTheme="minorHAnsi"/>
        </w:rPr>
      </w:pPr>
      <w:proofErr w:type="spellStart"/>
      <w:r w:rsidRPr="00E94738">
        <w:rPr>
          <w:rFonts w:asciiTheme="minorHAnsi" w:hAnsiTheme="minorHAnsi"/>
        </w:rPr>
        <w:t>Yonah</w:t>
      </w:r>
      <w:proofErr w:type="spellEnd"/>
      <w:r w:rsidRPr="00E94738">
        <w:rPr>
          <w:rFonts w:asciiTheme="minorHAnsi" w:hAnsiTheme="minorHAnsi"/>
        </w:rPr>
        <w:t xml:space="preserve"> </w:t>
      </w:r>
      <w:r w:rsidRPr="00E94738">
        <w:rPr>
          <w:rStyle w:val="StyleStyleBold12pt"/>
          <w:rFonts w:asciiTheme="minorHAnsi" w:hAnsiTheme="minorHAnsi"/>
          <w:highlight w:val="yellow"/>
        </w:rPr>
        <w:t>Alexander, ‘3</w:t>
      </w:r>
      <w:r w:rsidRPr="00E94738">
        <w:rPr>
          <w:rFonts w:asciiTheme="minorHAnsi" w:hAnsiTheme="minorHAnsi"/>
        </w:rPr>
        <w:t xml:space="preserve">, Inter-University for Terrorism Studies Director, The Washington Times, "Terrorism myths and realities," 8/28, </w:t>
      </w:r>
      <w:hyperlink r:id="rId52" w:history="1">
        <w:r w:rsidRPr="00E94738">
          <w:rPr>
            <w:rStyle w:val="Hyperlink"/>
            <w:rFonts w:asciiTheme="minorHAnsi" w:hAnsiTheme="minorHAnsi"/>
          </w:rPr>
          <w:t>http://www.washingtontimes.com/news/2003/aug/27/20030827-084256-8999r/?page=all</w:t>
        </w:r>
      </w:hyperlink>
    </w:p>
    <w:p w:rsidR="003E1610" w:rsidRPr="00E94738" w:rsidRDefault="003E1610" w:rsidP="003E1610">
      <w:pPr>
        <w:rPr>
          <w:rFonts w:asciiTheme="minorHAnsi" w:hAnsiTheme="minorHAnsi"/>
        </w:rPr>
      </w:pPr>
      <w:r w:rsidRPr="00E94738">
        <w:rPr>
          <w:rFonts w:asciiTheme="minorHAnsi" w:hAnsiTheme="minorHAnsi"/>
        </w:rPr>
        <w:t xml:space="preserve">Last week's brutal suicide bombings in Baghdad and Jerusalem have once again illustrated dramatically that </w:t>
      </w:r>
      <w:r w:rsidRPr="00E94738">
        <w:rPr>
          <w:rStyle w:val="StyleBoldUnderline"/>
          <w:rFonts w:asciiTheme="minorHAnsi" w:hAnsiTheme="minorHAnsi"/>
          <w:highlight w:val="yellow"/>
        </w:rPr>
        <w:t>the international community failed</w:t>
      </w:r>
      <w:r w:rsidRPr="00E94738">
        <w:rPr>
          <w:rStyle w:val="StyleBoldUnderline"/>
          <w:rFonts w:asciiTheme="minorHAnsi" w:hAnsiTheme="minorHAnsi"/>
        </w:rPr>
        <w:t>,</w:t>
      </w:r>
      <w:r w:rsidRPr="00E94738">
        <w:rPr>
          <w:rFonts w:asciiTheme="minorHAnsi" w:hAnsiTheme="minorHAnsi"/>
        </w:rPr>
        <w:t xml:space="preserve"> thus far at least, </w:t>
      </w:r>
      <w:r w:rsidRPr="00E94738">
        <w:rPr>
          <w:rStyle w:val="StyleBoldUnderline"/>
          <w:rFonts w:asciiTheme="minorHAnsi" w:hAnsiTheme="minorHAnsi"/>
          <w:highlight w:val="yellow"/>
        </w:rPr>
        <w:t>to understand the magnitude and implications of the terrorist threats to the very survival of civilization itself</w:t>
      </w:r>
      <w:r w:rsidRPr="00E94738">
        <w:rPr>
          <w:rFonts w:asciiTheme="minorHAnsi" w:hAnsiTheme="minorHAnsi"/>
        </w:rPr>
        <w:t xml:space="preserve">. </w:t>
      </w:r>
      <w:r w:rsidRPr="00E94738">
        <w:rPr>
          <w:rFonts w:asciiTheme="minorHAnsi" w:hAnsiTheme="minorHAnsi"/>
          <w:sz w:val="14"/>
        </w:rPr>
        <w:t>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w:t>
      </w:r>
      <w:proofErr w:type="spellStart"/>
      <w:r w:rsidRPr="00E94738">
        <w:rPr>
          <w:rFonts w:asciiTheme="minorHAnsi" w:hAnsiTheme="minorHAnsi"/>
          <w:sz w:val="14"/>
        </w:rPr>
        <w:t>hudna</w:t>
      </w:r>
      <w:proofErr w:type="spellEnd"/>
      <w:r w:rsidRPr="00E94738">
        <w:rPr>
          <w:rFonts w:asciiTheme="minorHAnsi" w:hAnsiTheme="minorHAnsi"/>
          <w:sz w:val="14"/>
        </w:rPr>
        <w:t xml:space="preserve">].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w:t>
      </w:r>
      <w:proofErr w:type="spellStart"/>
      <w:r w:rsidRPr="00E94738">
        <w:rPr>
          <w:rFonts w:asciiTheme="minorHAnsi" w:hAnsiTheme="minorHAnsi"/>
          <w:sz w:val="14"/>
        </w:rPr>
        <w:t>religionization</w:t>
      </w:r>
      <w:proofErr w:type="spellEnd"/>
      <w:r w:rsidRPr="00E94738">
        <w:rPr>
          <w:rFonts w:asciiTheme="minorHAnsi" w:hAnsiTheme="minorHAnsi"/>
          <w:sz w:val="14"/>
        </w:rPr>
        <w:t xml:space="preserve"> of politics, double standards of morality, weak punishment of terrorists, and the exploitation of the media by terrorist propaganda and psychological warfare</w:t>
      </w:r>
      <w:r w:rsidRPr="00E94738">
        <w:rPr>
          <w:rFonts w:asciiTheme="minorHAnsi" w:hAnsiTheme="minorHAnsi"/>
        </w:rPr>
        <w:t xml:space="preserve">. </w:t>
      </w:r>
      <w:r w:rsidRPr="00E94738">
        <w:rPr>
          <w:rStyle w:val="StyleBoldUnderline"/>
          <w:rFonts w:asciiTheme="minorHAnsi" w:hAnsiTheme="minorHAnsi"/>
        </w:rPr>
        <w:t>Unlike their historical counterparts, contemporary terrorists have introduced a new scale of violence in terms of conventional and unconventional threats and impact.</w:t>
      </w:r>
      <w:r w:rsidRPr="00E94738">
        <w:rPr>
          <w:rFonts w:asciiTheme="minorHAnsi" w:hAnsiTheme="minorHAnsi"/>
          <w:u w:val="single"/>
        </w:rPr>
        <w:t xml:space="preserve"> </w:t>
      </w:r>
      <w:r w:rsidRPr="00E94738">
        <w:rPr>
          <w:rStyle w:val="StyleBoldUnderline"/>
          <w:rFonts w:asciiTheme="minorHAnsi" w:hAnsiTheme="minorHAnsi"/>
          <w:highlight w:val="yellow"/>
        </w:rPr>
        <w:t>The internationalization and brutalization of current and future terrorism make it clear we have entered an Age of Super Terrorism</w:t>
      </w:r>
      <w:r w:rsidRPr="00E94738">
        <w:rPr>
          <w:rStyle w:val="StyleBoldUnderline"/>
          <w:rFonts w:asciiTheme="minorHAnsi" w:hAnsiTheme="minorHAnsi"/>
        </w:rPr>
        <w:t xml:space="preserve"> </w:t>
      </w:r>
      <w:r w:rsidRPr="00E94738">
        <w:rPr>
          <w:rFonts w:asciiTheme="minorHAnsi" w:hAnsiTheme="minorHAnsi"/>
        </w:rPr>
        <w:t xml:space="preserve">[e.g. biological, chemical, radiological, nuclear and cyber] with its serious implications concerning national, regional and global security concerns. </w:t>
      </w:r>
    </w:p>
    <w:p w:rsidR="003E1610" w:rsidRPr="00E94738" w:rsidRDefault="003E1610" w:rsidP="003E1610">
      <w:pPr>
        <w:rPr>
          <w:rFonts w:asciiTheme="minorHAnsi" w:hAnsiTheme="minorHAnsi"/>
          <w:sz w:val="18"/>
          <w:szCs w:val="18"/>
        </w:rPr>
      </w:pPr>
    </w:p>
    <w:p w:rsidR="00255405" w:rsidRPr="00E94738" w:rsidRDefault="00255405" w:rsidP="00933C02">
      <w:pPr>
        <w:rPr>
          <w:rStyle w:val="StyleBoldUnderline"/>
          <w:rFonts w:asciiTheme="minorHAnsi" w:hAnsiTheme="minorHAnsi"/>
        </w:rPr>
      </w:pPr>
    </w:p>
    <w:p w:rsidR="001D1DFA" w:rsidRPr="00E94738" w:rsidRDefault="001D1DFA" w:rsidP="001D1DFA">
      <w:pPr>
        <w:pStyle w:val="Heading3"/>
        <w:rPr>
          <w:rFonts w:asciiTheme="minorHAnsi" w:hAnsiTheme="minorHAnsi"/>
        </w:rPr>
      </w:pPr>
      <w:bookmarkStart w:id="32" w:name="_Toc361218823"/>
      <w:r w:rsidRPr="00E94738">
        <w:rPr>
          <w:rFonts w:asciiTheme="minorHAnsi" w:hAnsiTheme="minorHAnsi"/>
        </w:rPr>
        <w:lastRenderedPageBreak/>
        <w:t>CHINA DA – A2: Pan K</w:t>
      </w:r>
      <w:bookmarkEnd w:id="32"/>
    </w:p>
    <w:p w:rsidR="001D1DFA" w:rsidRPr="00E94738" w:rsidRDefault="001D1DFA" w:rsidP="00933C02">
      <w:pPr>
        <w:rPr>
          <w:rStyle w:val="StyleBoldUnderline"/>
          <w:rFonts w:asciiTheme="minorHAnsi" w:hAnsiTheme="minorHAnsi"/>
        </w:rPr>
      </w:pPr>
    </w:p>
    <w:p w:rsidR="001D1DFA" w:rsidRPr="00E94738" w:rsidRDefault="001D1DFA" w:rsidP="001D1DFA">
      <w:pPr>
        <w:pStyle w:val="Heading4"/>
        <w:rPr>
          <w:rFonts w:asciiTheme="minorHAnsi" w:hAnsiTheme="minorHAnsi"/>
        </w:rPr>
      </w:pPr>
      <w:r w:rsidRPr="00E94738">
        <w:rPr>
          <w:rFonts w:asciiTheme="minorHAnsi" w:hAnsiTheme="minorHAnsi"/>
        </w:rPr>
        <w:t>Their scholarship is flawed—our knowledge about China is accurate</w:t>
      </w:r>
    </w:p>
    <w:p w:rsidR="001D1DFA" w:rsidRPr="00E94738" w:rsidRDefault="001D1DFA" w:rsidP="001D1DFA">
      <w:pPr>
        <w:rPr>
          <w:rStyle w:val="StyleStyleBold12pt"/>
          <w:rFonts w:asciiTheme="minorHAnsi" w:hAnsiTheme="minorHAnsi"/>
        </w:rPr>
      </w:pPr>
      <w:r w:rsidRPr="00E94738">
        <w:rPr>
          <w:rStyle w:val="StyleStyleBold12pt"/>
          <w:rFonts w:asciiTheme="minorHAnsi" w:hAnsiTheme="minorHAnsi"/>
          <w:highlight w:val="yellow"/>
        </w:rPr>
        <w:t>Chan ‘4</w:t>
      </w:r>
    </w:p>
    <w:p w:rsidR="001D1DFA" w:rsidRPr="00E94738" w:rsidRDefault="001D1DFA" w:rsidP="001D1DFA">
      <w:pPr>
        <w:rPr>
          <w:rFonts w:asciiTheme="minorHAnsi" w:hAnsiTheme="minorHAnsi"/>
          <w:sz w:val="22"/>
        </w:rPr>
      </w:pPr>
      <w:r w:rsidRPr="00E94738">
        <w:rPr>
          <w:rFonts w:asciiTheme="minorHAnsi" w:hAnsiTheme="minorHAnsi"/>
          <w:sz w:val="22"/>
        </w:rPr>
        <w:t>[Dr. Steve Chan is a Professor and Chair of the Department of Political Science at Colorado U at Boulder  “Extended Deterrence in the Taiwan Strait: Learning from Rationalist Explanations in International Relations”, Asian Affairs 31:3, Fall, 2004, p 167</w:t>
      </w:r>
      <w:proofErr w:type="gramStart"/>
      <w:r w:rsidRPr="00E94738">
        <w:rPr>
          <w:rFonts w:asciiTheme="minorHAnsi" w:hAnsiTheme="minorHAnsi"/>
          <w:sz w:val="22"/>
        </w:rPr>
        <w:t xml:space="preserve">. </w:t>
      </w:r>
      <w:proofErr w:type="gramEnd"/>
      <w:r w:rsidRPr="00E94738">
        <w:rPr>
          <w:rFonts w:asciiTheme="minorHAnsi" w:hAnsiTheme="minorHAnsi"/>
          <w:sz w:val="22"/>
        </w:rPr>
        <w:t xml:space="preserve">Accessed </w:t>
      </w:r>
      <w:proofErr w:type="gramStart"/>
      <w:r w:rsidRPr="00E94738">
        <w:rPr>
          <w:rFonts w:asciiTheme="minorHAnsi" w:hAnsiTheme="minorHAnsi"/>
          <w:sz w:val="22"/>
        </w:rPr>
        <w:t>Via  JSTOR</w:t>
      </w:r>
      <w:proofErr w:type="gramEnd"/>
      <w:r w:rsidRPr="00E94738">
        <w:rPr>
          <w:rFonts w:asciiTheme="minorHAnsi" w:hAnsiTheme="minorHAnsi"/>
          <w:sz w:val="22"/>
        </w:rPr>
        <w:t>]</w:t>
      </w:r>
    </w:p>
    <w:p w:rsidR="001D1DFA" w:rsidRPr="00E94738" w:rsidRDefault="001D1DFA" w:rsidP="001D1DFA">
      <w:pPr>
        <w:rPr>
          <w:rFonts w:asciiTheme="minorHAnsi" w:hAnsiTheme="minorHAnsi"/>
        </w:rPr>
      </w:pPr>
      <w:r w:rsidRPr="00E94738">
        <w:rPr>
          <w:rFonts w:asciiTheme="minorHAnsi" w:hAnsiTheme="minorHAnsi"/>
        </w:rPr>
        <w:t xml:space="preserve">Rationalist interpretations do not imply that people are omnipotent in their ability to procure and process information. We know all too well that people are subject to a variety of cognitive and perceptual errors (for example, Jervis 1976; Levy 1997; </w:t>
      </w:r>
      <w:proofErr w:type="spellStart"/>
      <w:r w:rsidRPr="00E94738">
        <w:rPr>
          <w:rFonts w:asciiTheme="minorHAnsi" w:hAnsiTheme="minorHAnsi"/>
        </w:rPr>
        <w:t>Kahneman</w:t>
      </w:r>
      <w:proofErr w:type="spellEnd"/>
      <w:r w:rsidRPr="00E94738">
        <w:rPr>
          <w:rFonts w:asciiTheme="minorHAnsi" w:hAnsiTheme="minorHAnsi"/>
        </w:rPr>
        <w:t xml:space="preserve"> and </w:t>
      </w:r>
      <w:proofErr w:type="spellStart"/>
      <w:r w:rsidRPr="00E94738">
        <w:rPr>
          <w:rFonts w:asciiTheme="minorHAnsi" w:hAnsiTheme="minorHAnsi"/>
        </w:rPr>
        <w:t>Tversky</w:t>
      </w:r>
      <w:proofErr w:type="spellEnd"/>
      <w:r w:rsidRPr="00E94738">
        <w:rPr>
          <w:rFonts w:asciiTheme="minorHAnsi" w:hAnsiTheme="minorHAnsi"/>
        </w:rPr>
        <w:t xml:space="preserve"> 2000; </w:t>
      </w:r>
      <w:proofErr w:type="spellStart"/>
      <w:r w:rsidRPr="00E94738">
        <w:rPr>
          <w:rFonts w:asciiTheme="minorHAnsi" w:hAnsiTheme="minorHAnsi"/>
        </w:rPr>
        <w:t>Tversky</w:t>
      </w:r>
      <w:proofErr w:type="spellEnd"/>
      <w:r w:rsidRPr="00E94738">
        <w:rPr>
          <w:rFonts w:asciiTheme="minorHAnsi" w:hAnsiTheme="minorHAnsi"/>
        </w:rPr>
        <w:t xml:space="preserve"> and </w:t>
      </w:r>
      <w:proofErr w:type="spellStart"/>
      <w:r w:rsidRPr="00E94738">
        <w:rPr>
          <w:rFonts w:asciiTheme="minorHAnsi" w:hAnsiTheme="minorHAnsi"/>
        </w:rPr>
        <w:t>Kahneman</w:t>
      </w:r>
      <w:proofErr w:type="spellEnd"/>
      <w:r w:rsidRPr="00E94738">
        <w:rPr>
          <w:rFonts w:asciiTheme="minorHAnsi" w:hAnsiTheme="minorHAnsi"/>
        </w:rPr>
        <w:t xml:space="preserve"> 1977). This recognition of limits to rationality, however, hardly warrants general attributions of </w:t>
      </w:r>
      <w:proofErr w:type="gramStart"/>
      <w:r w:rsidRPr="00E94738">
        <w:rPr>
          <w:rFonts w:asciiTheme="minorHAnsi" w:hAnsiTheme="minorHAnsi"/>
        </w:rPr>
        <w:t>naiveté ,</w:t>
      </w:r>
      <w:proofErr w:type="gramEnd"/>
      <w:r w:rsidRPr="00E94738">
        <w:rPr>
          <w:rFonts w:asciiTheme="minorHAnsi" w:hAnsiTheme="minorHAnsi"/>
        </w:rPr>
        <w:t xml:space="preserve"> even stupidity, to government leaders. On the contrary, it seems sensible to start from the premise that </w:t>
      </w:r>
      <w:r w:rsidRPr="00E94738">
        <w:rPr>
          <w:rStyle w:val="StyleBoldUnderline"/>
          <w:rFonts w:asciiTheme="minorHAnsi" w:hAnsiTheme="minorHAnsi"/>
          <w:highlight w:val="yellow"/>
        </w:rPr>
        <w:t>officials know their counterparts far better than scholars</w:t>
      </w:r>
      <w:r w:rsidRPr="00E94738">
        <w:rPr>
          <w:rFonts w:asciiTheme="minorHAnsi" w:hAnsiTheme="minorHAnsi"/>
        </w:rPr>
        <w:t xml:space="preserve"> may wish to </w:t>
      </w:r>
      <w:r w:rsidRPr="00E94738">
        <w:rPr>
          <w:rStyle w:val="StyleBoldUnderline"/>
          <w:rFonts w:asciiTheme="minorHAnsi" w:hAnsiTheme="minorHAnsi"/>
          <w:highlight w:val="yellow"/>
        </w:rPr>
        <w:t>acknowledge. Washington, Beijing, and Taipei, for instance, invest enormous time, effort, and resources in trying to gain an accurate understanding of each other. Academics have a hard time claiming any special insight</w:t>
      </w:r>
      <w:r w:rsidRPr="00E94738">
        <w:rPr>
          <w:rFonts w:asciiTheme="minorHAnsi" w:hAnsiTheme="minorHAnsi"/>
          <w:highlight w:val="yellow"/>
        </w:rPr>
        <w:t xml:space="preserve"> </w:t>
      </w:r>
      <w:r w:rsidRPr="00E94738">
        <w:rPr>
          <w:rStyle w:val="StyleBoldUnderline"/>
          <w:rFonts w:asciiTheme="minorHAnsi" w:hAnsiTheme="minorHAnsi"/>
          <w:highlight w:val="yellow"/>
        </w:rPr>
        <w:t>or unique source of wisdom</w:t>
      </w:r>
      <w:r w:rsidRPr="00E94738">
        <w:rPr>
          <w:rStyle w:val="StyleBoldUnderline"/>
          <w:rFonts w:asciiTheme="minorHAnsi" w:hAnsiTheme="minorHAnsi"/>
        </w:rPr>
        <w:t>, whether it is based on mastery of the other side's language, intimate familiarity with its culture, or access to timely and sensitive information with restricted distribution.</w:t>
      </w:r>
      <w:r w:rsidRPr="00E94738">
        <w:rPr>
          <w:rFonts w:asciiTheme="minorHAnsi" w:hAnsiTheme="minorHAnsi"/>
        </w:rPr>
        <w:t xml:space="preserve"> </w:t>
      </w:r>
      <w:r w:rsidRPr="00E94738">
        <w:rPr>
          <w:rStyle w:val="StyleBoldUnderline"/>
          <w:rFonts w:asciiTheme="minorHAnsi" w:hAnsiTheme="minorHAnsi"/>
        </w:rPr>
        <w:t xml:space="preserve">If anything, they are usually at a considerable disadvantage on these scores when compared to diplomats, intelligence analysts, and even journalists and business people. Indeed, </w:t>
      </w:r>
      <w:r w:rsidRPr="00E94738">
        <w:rPr>
          <w:rStyle w:val="StyleBoldUnderline"/>
          <w:rFonts w:asciiTheme="minorHAnsi" w:hAnsiTheme="minorHAnsi"/>
          <w:highlight w:val="yellow"/>
        </w:rPr>
        <w:t>academics in fields such as history and political science typically operate in the realm of common knowledge, outdated information, and mundane data.</w:t>
      </w:r>
      <w:r w:rsidRPr="00E94738">
        <w:rPr>
          <w:rFonts w:asciiTheme="minorHAnsi" w:hAnsiTheme="minorHAnsi"/>
        </w:rPr>
        <w:t xml:space="preserve"> This confession in turn implies that at least for some of us, our individual and collective forte lies with the analysis of persistent empirical patterns and the formulation of general models of foreign policy conduct. </w:t>
      </w:r>
    </w:p>
    <w:p w:rsidR="001D1DFA" w:rsidRPr="00E94738" w:rsidRDefault="001D1DFA" w:rsidP="00933C02">
      <w:pPr>
        <w:rPr>
          <w:rStyle w:val="StyleBoldUnderline"/>
          <w:rFonts w:asciiTheme="minorHAnsi" w:hAnsiTheme="minorHAnsi"/>
        </w:rPr>
      </w:pPr>
    </w:p>
    <w:p w:rsidR="00CD03A9" w:rsidRPr="00E94738" w:rsidRDefault="00CD03A9" w:rsidP="00CD03A9">
      <w:pPr>
        <w:pStyle w:val="Heading4"/>
        <w:rPr>
          <w:rFonts w:asciiTheme="minorHAnsi" w:hAnsiTheme="minorHAnsi"/>
        </w:rPr>
      </w:pPr>
      <w:r w:rsidRPr="00E94738">
        <w:rPr>
          <w:rFonts w:asciiTheme="minorHAnsi" w:hAnsiTheme="minorHAnsi"/>
        </w:rPr>
        <w:t xml:space="preserve">Pan admits that our threat construction is true and inevitable </w:t>
      </w:r>
    </w:p>
    <w:p w:rsidR="00CD03A9" w:rsidRPr="00E94738" w:rsidRDefault="00CD03A9" w:rsidP="00CD03A9">
      <w:pPr>
        <w:rPr>
          <w:rStyle w:val="StyleStyleBold12pt"/>
          <w:rFonts w:asciiTheme="minorHAnsi" w:hAnsiTheme="minorHAnsi"/>
        </w:rPr>
      </w:pPr>
      <w:r w:rsidRPr="00E94738">
        <w:rPr>
          <w:rStyle w:val="StyleStyleBold12pt"/>
          <w:rFonts w:asciiTheme="minorHAnsi" w:hAnsiTheme="minorHAnsi"/>
          <w:highlight w:val="yellow"/>
        </w:rPr>
        <w:t>Moran ‘11</w:t>
      </w:r>
    </w:p>
    <w:p w:rsidR="00CD03A9" w:rsidRPr="00E94738" w:rsidRDefault="00CD03A9" w:rsidP="00CD03A9">
      <w:pPr>
        <w:rPr>
          <w:rFonts w:asciiTheme="minorHAnsi" w:hAnsiTheme="minorHAnsi"/>
          <w:sz w:val="22"/>
        </w:rPr>
      </w:pPr>
      <w:r w:rsidRPr="00E94738">
        <w:rPr>
          <w:rFonts w:asciiTheme="minorHAnsi" w:hAnsiTheme="minorHAnsi"/>
          <w:sz w:val="22"/>
        </w:rPr>
        <w:t>[Lee Moran, “Pride of the fleet: China's first aircraft carrier completes maiden sea trials”</w:t>
      </w:r>
    </w:p>
    <w:p w:rsidR="00CD03A9" w:rsidRPr="00E94738" w:rsidRDefault="003F2A9B" w:rsidP="00CD03A9">
      <w:pPr>
        <w:rPr>
          <w:rFonts w:asciiTheme="minorHAnsi" w:hAnsiTheme="minorHAnsi"/>
          <w:sz w:val="22"/>
        </w:rPr>
      </w:pPr>
      <w:hyperlink r:id="rId53" w:history="1">
        <w:r w:rsidR="00CD03A9" w:rsidRPr="00E94738">
          <w:rPr>
            <w:rFonts w:asciiTheme="minorHAnsi" w:hAnsiTheme="minorHAnsi"/>
            <w:sz w:val="22"/>
          </w:rPr>
          <w:t>http://www.dailymail.co.uk/news/article-2024425/Chinas-aircraft-carrier-takes-seas--fuelling-fears-countrys-military-strength.html</w:t>
        </w:r>
      </w:hyperlink>
      <w:r w:rsidR="00CD03A9" w:rsidRPr="00E94738">
        <w:rPr>
          <w:rFonts w:asciiTheme="minorHAnsi" w:hAnsiTheme="minorHAnsi"/>
          <w:sz w:val="22"/>
        </w:rPr>
        <w:t>]</w:t>
      </w:r>
    </w:p>
    <w:p w:rsidR="00CD03A9" w:rsidRPr="003F2A9B" w:rsidRDefault="00CD03A9" w:rsidP="00CD03A9">
      <w:pPr>
        <w:rPr>
          <w:rFonts w:asciiTheme="minorHAnsi" w:hAnsiTheme="minorHAnsi"/>
        </w:rPr>
      </w:pPr>
      <w:r w:rsidRPr="00E94738">
        <w:rPr>
          <w:rFonts w:asciiTheme="minorHAnsi" w:hAnsiTheme="minorHAnsi"/>
        </w:rPr>
        <w:t xml:space="preserve">The official state </w:t>
      </w:r>
      <w:r w:rsidRPr="00E94738">
        <w:rPr>
          <w:rStyle w:val="StyleBoldUnderline"/>
          <w:rFonts w:asciiTheme="minorHAnsi" w:hAnsiTheme="minorHAnsi"/>
        </w:rPr>
        <w:t xml:space="preserve">Xinhua news </w:t>
      </w:r>
      <w:r w:rsidRPr="00E94738">
        <w:rPr>
          <w:rFonts w:asciiTheme="minorHAnsi" w:hAnsiTheme="minorHAnsi"/>
        </w:rPr>
        <w:t xml:space="preserve">agency </w:t>
      </w:r>
      <w:r w:rsidRPr="00E94738">
        <w:rPr>
          <w:rStyle w:val="StyleBoldUnderline"/>
          <w:rFonts w:asciiTheme="minorHAnsi" w:hAnsiTheme="minorHAnsi"/>
        </w:rPr>
        <w:t xml:space="preserve">added: </w:t>
      </w:r>
      <w:r w:rsidRPr="00E94738">
        <w:rPr>
          <w:rStyle w:val="StyleBoldUnderline"/>
          <w:rFonts w:asciiTheme="minorHAnsi" w:hAnsiTheme="minorHAnsi"/>
          <w:highlight w:val="yellow"/>
        </w:rPr>
        <w:t xml:space="preserve">'Building a strong navy that is commensurate with China's rising status is a necessary step and an inevitable choice for the country to safeguard its increasingly </w:t>
      </w:r>
      <w:proofErr w:type="spellStart"/>
      <w:r w:rsidRPr="00E94738">
        <w:rPr>
          <w:rStyle w:val="StyleBoldUnderline"/>
          <w:rFonts w:asciiTheme="minorHAnsi" w:hAnsiTheme="minorHAnsi"/>
          <w:highlight w:val="yellow"/>
        </w:rPr>
        <w:t>globalised</w:t>
      </w:r>
      <w:proofErr w:type="spellEnd"/>
      <w:r w:rsidRPr="00E94738">
        <w:rPr>
          <w:rStyle w:val="StyleBoldUnderline"/>
          <w:rFonts w:asciiTheme="minorHAnsi" w:hAnsiTheme="minorHAnsi"/>
          <w:highlight w:val="yellow"/>
        </w:rPr>
        <w:t xml:space="preserve"> national interests</w:t>
      </w:r>
      <w:r w:rsidRPr="00E94738">
        <w:rPr>
          <w:rFonts w:asciiTheme="minorHAnsi" w:hAnsiTheme="minorHAnsi"/>
        </w:rPr>
        <w:t xml:space="preserve">.' But </w:t>
      </w:r>
      <w:proofErr w:type="spellStart"/>
      <w:r w:rsidRPr="00E94738">
        <w:rPr>
          <w:rFonts w:asciiTheme="minorHAnsi" w:hAnsiTheme="minorHAnsi"/>
        </w:rPr>
        <w:t>Chengxin</w:t>
      </w:r>
      <w:proofErr w:type="spellEnd"/>
      <w:r w:rsidRPr="00E94738">
        <w:rPr>
          <w:rFonts w:asciiTheme="minorHAnsi" w:hAnsiTheme="minorHAnsi"/>
        </w:rPr>
        <w:t xml:space="preserve"> </w:t>
      </w:r>
      <w:r w:rsidRPr="00E94738">
        <w:rPr>
          <w:rStyle w:val="StyleBoldUnderline"/>
          <w:rFonts w:asciiTheme="minorHAnsi" w:hAnsiTheme="minorHAnsi"/>
          <w:highlight w:val="yellow"/>
        </w:rPr>
        <w:t>Pan</w:t>
      </w:r>
      <w:r w:rsidRPr="00E94738">
        <w:rPr>
          <w:rFonts w:asciiTheme="minorHAnsi" w:hAnsiTheme="minorHAnsi"/>
        </w:rPr>
        <w:t xml:space="preserve">, an expert on China at </w:t>
      </w:r>
      <w:proofErr w:type="spellStart"/>
      <w:r w:rsidRPr="00E94738">
        <w:rPr>
          <w:rFonts w:asciiTheme="minorHAnsi" w:hAnsiTheme="minorHAnsi"/>
        </w:rPr>
        <w:t>Deakin</w:t>
      </w:r>
      <w:proofErr w:type="spellEnd"/>
      <w:r w:rsidRPr="00E94738">
        <w:rPr>
          <w:rFonts w:asciiTheme="minorHAnsi" w:hAnsiTheme="minorHAnsi"/>
        </w:rPr>
        <w:t xml:space="preserve"> University in Australia, </w:t>
      </w:r>
      <w:r w:rsidRPr="00E94738">
        <w:rPr>
          <w:rStyle w:val="StyleBoldUnderline"/>
          <w:rFonts w:asciiTheme="minorHAnsi" w:hAnsiTheme="minorHAnsi"/>
          <w:highlight w:val="yellow"/>
        </w:rPr>
        <w:t xml:space="preserve">warned it could unsettle </w:t>
      </w:r>
      <w:proofErr w:type="spellStart"/>
      <w:r w:rsidRPr="00E94738">
        <w:rPr>
          <w:rStyle w:val="StyleBoldUnderline"/>
          <w:rFonts w:asciiTheme="minorHAnsi" w:hAnsiTheme="minorHAnsi"/>
          <w:highlight w:val="yellow"/>
        </w:rPr>
        <w:t>neighbouring</w:t>
      </w:r>
      <w:proofErr w:type="spellEnd"/>
      <w:r w:rsidRPr="00E94738">
        <w:rPr>
          <w:rStyle w:val="StyleBoldUnderline"/>
          <w:rFonts w:asciiTheme="minorHAnsi" w:hAnsiTheme="minorHAnsi"/>
          <w:highlight w:val="yellow"/>
        </w:rPr>
        <w:t xml:space="preserve"> countries</w:t>
      </w:r>
      <w:r w:rsidRPr="00E94738">
        <w:rPr>
          <w:rStyle w:val="StyleBoldUnderline"/>
          <w:rFonts w:asciiTheme="minorHAnsi" w:hAnsiTheme="minorHAnsi"/>
        </w:rPr>
        <w:t xml:space="preserve">. He said: </w:t>
      </w:r>
      <w:r w:rsidRPr="00E94738">
        <w:rPr>
          <w:rStyle w:val="StyleBoldUnderline"/>
          <w:rFonts w:asciiTheme="minorHAnsi" w:hAnsiTheme="minorHAnsi"/>
          <w:highlight w:val="yellow"/>
        </w:rPr>
        <w:t xml:space="preserve">'For many </w:t>
      </w:r>
      <w:proofErr w:type="spellStart"/>
      <w:r w:rsidRPr="00E94738">
        <w:rPr>
          <w:rStyle w:val="StyleBoldUnderline"/>
          <w:rFonts w:asciiTheme="minorHAnsi" w:hAnsiTheme="minorHAnsi"/>
          <w:highlight w:val="yellow"/>
        </w:rPr>
        <w:t>neighbours</w:t>
      </w:r>
      <w:proofErr w:type="spellEnd"/>
      <w:r w:rsidRPr="00E94738">
        <w:rPr>
          <w:rStyle w:val="StyleBoldUnderline"/>
          <w:rFonts w:asciiTheme="minorHAnsi" w:hAnsiTheme="minorHAnsi"/>
          <w:highlight w:val="yellow"/>
        </w:rPr>
        <w:t xml:space="preserve">, it may </w:t>
      </w:r>
      <w:proofErr w:type="spellStart"/>
      <w:r w:rsidRPr="00E94738">
        <w:rPr>
          <w:rStyle w:val="StyleBoldUnderline"/>
          <w:rFonts w:asciiTheme="minorHAnsi" w:hAnsiTheme="minorHAnsi"/>
          <w:highlight w:val="yellow"/>
        </w:rPr>
        <w:t>symbolise</w:t>
      </w:r>
      <w:proofErr w:type="spellEnd"/>
      <w:r w:rsidRPr="00E94738">
        <w:rPr>
          <w:rStyle w:val="StyleBoldUnderline"/>
          <w:rFonts w:asciiTheme="minorHAnsi" w:hAnsiTheme="minorHAnsi"/>
          <w:highlight w:val="yellow"/>
        </w:rPr>
        <w:t xml:space="preserve"> something different and more unsettling. 'It is inevitable that </w:t>
      </w:r>
      <w:proofErr w:type="spellStart"/>
      <w:r w:rsidRPr="00E94738">
        <w:rPr>
          <w:rStyle w:val="StyleBoldUnderline"/>
          <w:rFonts w:asciiTheme="minorHAnsi" w:hAnsiTheme="minorHAnsi"/>
          <w:highlight w:val="yellow"/>
        </w:rPr>
        <w:t>neighbouring</w:t>
      </w:r>
      <w:proofErr w:type="spellEnd"/>
      <w:r w:rsidRPr="00E94738">
        <w:rPr>
          <w:rStyle w:val="StyleBoldUnderline"/>
          <w:rFonts w:asciiTheme="minorHAnsi" w:hAnsiTheme="minorHAnsi"/>
          <w:highlight w:val="yellow"/>
        </w:rPr>
        <w:t xml:space="preserve"> countries will react with some alarm, especially given recent disputes in the South China Sea as well as the maritime incident between China and Japan last </w:t>
      </w:r>
      <w:proofErr w:type="spellStart"/>
      <w:r w:rsidRPr="00E94738">
        <w:rPr>
          <w:rStyle w:val="StyleBoldUnderline"/>
          <w:rFonts w:asciiTheme="minorHAnsi" w:hAnsiTheme="minorHAnsi"/>
          <w:highlight w:val="yellow"/>
        </w:rPr>
        <w:t>year.</w:t>
      </w:r>
      <w:r w:rsidRPr="00E94738">
        <w:rPr>
          <w:rStyle w:val="StyleBoldUnderline"/>
          <w:rFonts w:asciiTheme="minorHAnsi" w:hAnsiTheme="minorHAnsi"/>
        </w:rPr>
        <w:t>'</w:t>
      </w:r>
      <w:r w:rsidRPr="00E94738">
        <w:rPr>
          <w:rFonts w:asciiTheme="minorHAnsi" w:hAnsiTheme="minorHAnsi"/>
        </w:rPr>
        <w:t>Refitting</w:t>
      </w:r>
      <w:proofErr w:type="spellEnd"/>
      <w:r w:rsidRPr="00E94738">
        <w:rPr>
          <w:rFonts w:asciiTheme="minorHAnsi" w:hAnsiTheme="minorHAnsi"/>
        </w:rPr>
        <w:t xml:space="preserve"> and test work will now continue on the carrier. The </w:t>
      </w:r>
      <w:proofErr w:type="spellStart"/>
      <w:r w:rsidRPr="00E94738">
        <w:rPr>
          <w:rFonts w:asciiTheme="minorHAnsi" w:hAnsiTheme="minorHAnsi"/>
        </w:rPr>
        <w:t>Varyag</w:t>
      </w:r>
      <w:proofErr w:type="spellEnd"/>
      <w:r w:rsidRPr="00E94738">
        <w:rPr>
          <w:rFonts w:asciiTheme="minorHAnsi" w:hAnsiTheme="minorHAnsi"/>
        </w:rPr>
        <w:t xml:space="preserve">, yet to be officially renamed, was towed from Ukraine in 2001 as an empty shell without engines, weapons systems or other crucial equipment. Ashley Townshend, at the Lowy Institute for International Policy in Sydney, said China would need at least three carriers if it was 'serious' about having a viable carrier strike group. He also said that it would have to develop support ships and aircraft for any carrier group, which could take ten years. China's </w:t>
      </w:r>
      <w:proofErr w:type="spellStart"/>
      <w:r w:rsidRPr="00E94738">
        <w:rPr>
          <w:rFonts w:asciiTheme="minorHAnsi" w:hAnsiTheme="minorHAnsi"/>
        </w:rPr>
        <w:t>neighbours</w:t>
      </w:r>
      <w:proofErr w:type="spellEnd"/>
      <w:r w:rsidRPr="00E94738">
        <w:rPr>
          <w:rFonts w:asciiTheme="minorHAnsi" w:hAnsiTheme="minorHAnsi"/>
        </w:rPr>
        <w:t xml:space="preserve"> India and Thailand already have aircraft carriers, and Australia has ordered two multi-purpose carriers. The United States operates 11. The former chief of the Philippine's navy Admiral Ferdinand </w:t>
      </w:r>
      <w:proofErr w:type="spellStart"/>
      <w:r w:rsidRPr="00E94738">
        <w:rPr>
          <w:rFonts w:asciiTheme="minorHAnsi" w:hAnsiTheme="minorHAnsi"/>
        </w:rPr>
        <w:t>Golez</w:t>
      </w:r>
      <w:proofErr w:type="spellEnd"/>
      <w:r w:rsidRPr="00E94738">
        <w:rPr>
          <w:rFonts w:asciiTheme="minorHAnsi" w:hAnsiTheme="minorHAnsi"/>
        </w:rPr>
        <w:t xml:space="preserve"> said his country should not be worried by the development. He said: 'The Philippines should not be concerned with this </w:t>
      </w:r>
      <w:proofErr w:type="spellStart"/>
      <w:r w:rsidRPr="00E94738">
        <w:rPr>
          <w:rFonts w:asciiTheme="minorHAnsi" w:hAnsiTheme="minorHAnsi"/>
        </w:rPr>
        <w:t>development.'An</w:t>
      </w:r>
      <w:proofErr w:type="spellEnd"/>
      <w:r w:rsidRPr="00E94738">
        <w:rPr>
          <w:rFonts w:asciiTheme="minorHAnsi" w:hAnsiTheme="minorHAnsi"/>
        </w:rPr>
        <w:t xml:space="preserve"> aircraft carrier is an offensive tool but I don't think China has the intention to use it to bully its </w:t>
      </w:r>
      <w:proofErr w:type="spellStart"/>
      <w:r w:rsidRPr="00E94738">
        <w:rPr>
          <w:rFonts w:asciiTheme="minorHAnsi" w:hAnsiTheme="minorHAnsi"/>
        </w:rPr>
        <w:t>neighbours</w:t>
      </w:r>
      <w:proofErr w:type="spellEnd"/>
      <w:r w:rsidRPr="00E94738">
        <w:rPr>
          <w:rFonts w:asciiTheme="minorHAnsi" w:hAnsiTheme="minorHAnsi"/>
        </w:rPr>
        <w:t xml:space="preserve">.'Before the launch, a Pentagon spokesman played down the likelihood of any immediate leaps from China's carrier </w:t>
      </w:r>
      <w:proofErr w:type="spellStart"/>
      <w:r w:rsidRPr="00E94738">
        <w:rPr>
          <w:rFonts w:asciiTheme="minorHAnsi" w:hAnsiTheme="minorHAnsi"/>
        </w:rPr>
        <w:t>programme</w:t>
      </w:r>
      <w:proofErr w:type="spellEnd"/>
      <w:r w:rsidRPr="00E94738">
        <w:rPr>
          <w:rFonts w:asciiTheme="minorHAnsi" w:hAnsiTheme="minorHAnsi"/>
        </w:rPr>
        <w:t xml:space="preserve">.  But that is just one part of China's naval </w:t>
      </w:r>
      <w:proofErr w:type="spellStart"/>
      <w:r w:rsidRPr="00E94738">
        <w:rPr>
          <w:rFonts w:asciiTheme="minorHAnsi" w:hAnsiTheme="minorHAnsi"/>
        </w:rPr>
        <w:t>modernisation</w:t>
      </w:r>
      <w:proofErr w:type="spellEnd"/>
      <w:r w:rsidRPr="00E94738">
        <w:rPr>
          <w:rFonts w:asciiTheme="minorHAnsi" w:hAnsiTheme="minorHAnsi"/>
        </w:rPr>
        <w:t xml:space="preserve"> drive, which has forged ahead while other powers tighten their military budgets to cope with debt woes.  China has been building new submarines, surface ships and anti-ship ballistic missiles as part of its naval </w:t>
      </w:r>
      <w:proofErr w:type="spellStart"/>
      <w:r w:rsidRPr="00E94738">
        <w:rPr>
          <w:rFonts w:asciiTheme="minorHAnsi" w:hAnsiTheme="minorHAnsi"/>
        </w:rPr>
        <w:t>modernisation</w:t>
      </w:r>
      <w:proofErr w:type="spellEnd"/>
      <w:r w:rsidRPr="00E94738">
        <w:rPr>
          <w:rFonts w:asciiTheme="minorHAnsi" w:hAnsiTheme="minorHAnsi"/>
        </w:rPr>
        <w:t xml:space="preserve">, which has triggered regional jitters that have fed into long-standing territorial disputes, and could speed up military expansion across Asia.¶ In the past year, China has had run-ins at sea with Japan, Vietnam and the Philippines. The incidents - boat crashes and charges of territorial incursions - have been minor, but the diplomatic reaction often heated.  </w:t>
      </w:r>
      <w:proofErr w:type="spellStart"/>
      <w:r w:rsidRPr="00E94738">
        <w:rPr>
          <w:rFonts w:asciiTheme="minorHAnsi" w:hAnsiTheme="minorHAnsi"/>
        </w:rPr>
        <w:t>Chengxin</w:t>
      </w:r>
      <w:proofErr w:type="spellEnd"/>
      <w:r w:rsidRPr="00E94738">
        <w:rPr>
          <w:rFonts w:asciiTheme="minorHAnsi" w:hAnsiTheme="minorHAnsi"/>
        </w:rPr>
        <w:t xml:space="preserve"> </w:t>
      </w:r>
      <w:r w:rsidRPr="00E94738">
        <w:rPr>
          <w:rStyle w:val="StyleBoldUnderline"/>
          <w:rFonts w:asciiTheme="minorHAnsi" w:hAnsiTheme="minorHAnsi"/>
          <w:highlight w:val="yellow"/>
        </w:rPr>
        <w:t>Pan added: 'Overall, the perception of a rapidly rising and potentially threatening China is likely to be reinforced and Beijing will face enormous challenges in dispelling such a perception.'</w:t>
      </w:r>
    </w:p>
    <w:p w:rsidR="00CD03A9" w:rsidRPr="00E94738" w:rsidRDefault="00CD03A9" w:rsidP="00CD03A9">
      <w:pPr>
        <w:pStyle w:val="Heading3"/>
        <w:rPr>
          <w:rFonts w:asciiTheme="minorHAnsi" w:hAnsiTheme="minorHAnsi"/>
        </w:rPr>
      </w:pPr>
      <w:bookmarkStart w:id="33" w:name="_Toc361218824"/>
      <w:r w:rsidRPr="00E94738">
        <w:rPr>
          <w:rFonts w:asciiTheme="minorHAnsi" w:hAnsiTheme="minorHAnsi"/>
        </w:rPr>
        <w:lastRenderedPageBreak/>
        <w:t>CHINA DA – A2: Pan K</w:t>
      </w:r>
      <w:bookmarkEnd w:id="33"/>
    </w:p>
    <w:p w:rsidR="00CD03A9" w:rsidRPr="00E94738" w:rsidRDefault="00CD03A9" w:rsidP="00CD03A9">
      <w:pPr>
        <w:rPr>
          <w:rStyle w:val="StyleBoldUnderline"/>
          <w:rFonts w:asciiTheme="minorHAnsi" w:hAnsiTheme="minorHAnsi"/>
        </w:rPr>
      </w:pPr>
    </w:p>
    <w:p w:rsidR="001D1DFA" w:rsidRPr="00E94738" w:rsidRDefault="001D1DFA" w:rsidP="00933C02">
      <w:pPr>
        <w:rPr>
          <w:rStyle w:val="StyleBoldUnderline"/>
          <w:rFonts w:asciiTheme="minorHAnsi" w:hAnsiTheme="minorHAnsi"/>
        </w:rPr>
      </w:pPr>
    </w:p>
    <w:p w:rsidR="00761B6C" w:rsidRPr="00E94738" w:rsidRDefault="00761B6C" w:rsidP="00761B6C">
      <w:pPr>
        <w:pStyle w:val="Heading4"/>
        <w:rPr>
          <w:rFonts w:asciiTheme="minorHAnsi" w:hAnsiTheme="minorHAnsi"/>
        </w:rPr>
      </w:pPr>
      <w:r w:rsidRPr="00E94738">
        <w:rPr>
          <w:rFonts w:asciiTheme="minorHAnsi" w:hAnsiTheme="minorHAnsi"/>
        </w:rPr>
        <w:t xml:space="preserve">Policing Chinese threat construction fuels authoritarianism and extremism. </w:t>
      </w:r>
    </w:p>
    <w:p w:rsidR="00761B6C" w:rsidRPr="00E94738" w:rsidRDefault="00761B6C" w:rsidP="00761B6C">
      <w:pPr>
        <w:rPr>
          <w:rStyle w:val="StyleStyleBold12pt"/>
          <w:rFonts w:asciiTheme="minorHAnsi" w:hAnsiTheme="minorHAnsi"/>
        </w:rPr>
      </w:pPr>
      <w:r w:rsidRPr="00E94738">
        <w:rPr>
          <w:rStyle w:val="StyleStyleBold12pt"/>
          <w:rFonts w:asciiTheme="minorHAnsi" w:hAnsiTheme="minorHAnsi"/>
        </w:rPr>
        <w:t xml:space="preserve">Callahan </w:t>
      </w:r>
      <w:r w:rsidR="00CD03A9" w:rsidRPr="00E94738">
        <w:rPr>
          <w:rStyle w:val="StyleStyleBold12pt"/>
          <w:rFonts w:asciiTheme="minorHAnsi" w:hAnsiTheme="minorHAnsi"/>
        </w:rPr>
        <w:t>‘</w:t>
      </w:r>
      <w:r w:rsidRPr="00E94738">
        <w:rPr>
          <w:rStyle w:val="StyleStyleBold12pt"/>
          <w:rFonts w:asciiTheme="minorHAnsi" w:hAnsiTheme="minorHAnsi"/>
        </w:rPr>
        <w:t>5</w:t>
      </w:r>
    </w:p>
    <w:p w:rsidR="00761B6C" w:rsidRPr="00E94738" w:rsidRDefault="00761B6C" w:rsidP="00761B6C">
      <w:pPr>
        <w:rPr>
          <w:rFonts w:asciiTheme="minorHAnsi" w:hAnsiTheme="minorHAnsi"/>
          <w:sz w:val="22"/>
        </w:rPr>
      </w:pPr>
      <w:r w:rsidRPr="00E94738">
        <w:rPr>
          <w:rFonts w:asciiTheme="minorHAnsi" w:hAnsiTheme="minorHAnsi"/>
          <w:sz w:val="22"/>
        </w:rPr>
        <w:t xml:space="preserve">[Dr. William A. Callahan is Professor of Politics at the University of Manchester “How to Understand China: The Dangers and Opportunities of Being a Rising </w:t>
      </w:r>
      <w:proofErr w:type="spellStart"/>
      <w:r w:rsidRPr="00E94738">
        <w:rPr>
          <w:rFonts w:asciiTheme="minorHAnsi" w:hAnsiTheme="minorHAnsi"/>
          <w:sz w:val="22"/>
        </w:rPr>
        <w:t>Power”</w:t>
      </w:r>
      <w:r w:rsidRPr="00E94738">
        <w:rPr>
          <w:rFonts w:asciiTheme="minorHAnsi" w:hAnsiTheme="minorHAnsi"/>
          <w:i/>
          <w:sz w:val="22"/>
        </w:rPr>
        <w:t>Review</w:t>
      </w:r>
      <w:proofErr w:type="spellEnd"/>
      <w:r w:rsidRPr="00E94738">
        <w:rPr>
          <w:rFonts w:asciiTheme="minorHAnsi" w:hAnsiTheme="minorHAnsi"/>
          <w:i/>
          <w:sz w:val="22"/>
        </w:rPr>
        <w:t xml:space="preserve"> of International Studies</w:t>
      </w:r>
      <w:r w:rsidRPr="00E94738">
        <w:rPr>
          <w:rFonts w:asciiTheme="minorHAnsi" w:hAnsiTheme="minorHAnsi"/>
          <w:sz w:val="22"/>
        </w:rPr>
        <w:t>, p. 31]</w:t>
      </w:r>
    </w:p>
    <w:p w:rsidR="00761B6C" w:rsidRPr="00E94738" w:rsidRDefault="00761B6C" w:rsidP="00761B6C">
      <w:pPr>
        <w:rPr>
          <w:rStyle w:val="StyleBoldUnderline"/>
          <w:rFonts w:asciiTheme="minorHAnsi" w:hAnsiTheme="minorHAnsi"/>
        </w:rPr>
      </w:pPr>
      <w:r w:rsidRPr="00E94738">
        <w:rPr>
          <w:rFonts w:asciiTheme="minorHAnsi" w:hAnsiTheme="minorHAnsi"/>
        </w:rPr>
        <w:t xml:space="preserve">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w:t>
      </w:r>
      <w:r w:rsidRPr="00E94738">
        <w:rPr>
          <w:rStyle w:val="StyleBoldUnderline"/>
          <w:rFonts w:asciiTheme="minorHAnsi" w:hAnsiTheme="minorHAnsi"/>
        </w:rPr>
        <w:t>Refutations of ‘China threat theory’</w:t>
      </w:r>
      <w:r w:rsidRPr="00E94738">
        <w:rPr>
          <w:rFonts w:asciiTheme="minorHAnsi" w:hAnsiTheme="minorHAnsi"/>
        </w:rPr>
        <w:t xml:space="preserve"> do not seek to deconstruct the discourse of ‘threat’ as part of critical security studies. Rather they </w:t>
      </w:r>
      <w:r w:rsidRPr="00E94738">
        <w:rPr>
          <w:rStyle w:val="StyleBoldUnderline"/>
          <w:rFonts w:asciiTheme="minorHAnsi" w:hAnsiTheme="minorHAnsi"/>
        </w:rPr>
        <w:t>are expressions of a geopolitical identity politics because they refute ‘Chinese’ threats as a way of facilitating the production of an America threat, a Japan threat, an India threat, and so on.</w:t>
      </w:r>
      <w:r w:rsidRPr="00E94738">
        <w:rPr>
          <w:rFonts w:asciiTheme="minorHAnsi" w:hAnsiTheme="minorHAnsi"/>
        </w:rPr>
        <w:t xml:space="preserve"> Uniting to fight these foreign threats affirms China’s national identity. Unfortunately, </w:t>
      </w:r>
      <w:r w:rsidRPr="00E94738">
        <w:rPr>
          <w:rStyle w:val="StyleBoldUnderline"/>
          <w:rFonts w:asciiTheme="minorHAnsi" w:hAnsiTheme="minorHAnsi"/>
        </w:rPr>
        <w:t>by refuting China threat in this bellicose way</w:t>
      </w:r>
      <w:r w:rsidRPr="00E94738">
        <w:rPr>
          <w:rFonts w:asciiTheme="minorHAnsi" w:hAnsiTheme="minorHAnsi"/>
        </w:rPr>
        <w:t xml:space="preserve"> – that is by generating a new series of threats – </w:t>
      </w:r>
      <w:r w:rsidRPr="00E94738">
        <w:rPr>
          <w:rStyle w:val="StyleBoldUnderline"/>
          <w:rFonts w:asciiTheme="minorHAnsi" w:hAnsiTheme="minorHAnsi"/>
        </w:rPr>
        <w:t>the China threat theory texts end up confirming the threat that they seek to deny</w:t>
      </w:r>
      <w:r w:rsidRPr="00E94738">
        <w:rPr>
          <w:rFonts w:asciiTheme="minorHAnsi" w:hAnsiTheme="minorHAnsi"/>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w:t>
      </w:r>
      <w:proofErr w:type="spellStart"/>
      <w:r w:rsidRPr="00E94738">
        <w:rPr>
          <w:rFonts w:asciiTheme="minorHAnsi" w:hAnsiTheme="minorHAnsi"/>
        </w:rPr>
        <w:t>Breslin</w:t>
      </w:r>
      <w:proofErr w:type="spellEnd"/>
      <w:r w:rsidRPr="00E94738">
        <w:rPr>
          <w:rFonts w:asciiTheme="minorHAnsi" w:hAnsiTheme="minorHAnsi"/>
        </w:rPr>
        <w:t xml:space="preserve">, Shih and </w:t>
      </w:r>
      <w:proofErr w:type="spellStart"/>
      <w:r w:rsidRPr="00E94738">
        <w:rPr>
          <w:rFonts w:asciiTheme="minorHAnsi" w:hAnsiTheme="minorHAnsi"/>
        </w:rPr>
        <w:t>Zha</w:t>
      </w:r>
      <w:proofErr w:type="spellEnd"/>
      <w:r w:rsidRPr="00E94738">
        <w:rPr>
          <w:rFonts w:asciiTheme="minorHAnsi" w:hAnsiTheme="minorHAnsi"/>
        </w:rPr>
        <w:t xml:space="preserve"> describe in their articles in this Forum, this process was painful for China as WTO membership subjects the PRC to binding rules that are not the product of Chinese diplomacy or culture. Thus although China enters international </w:t>
      </w:r>
      <w:proofErr w:type="spellStart"/>
      <w:r w:rsidRPr="00E94738">
        <w:rPr>
          <w:rFonts w:asciiTheme="minorHAnsi" w:hAnsiTheme="minorHAnsi"/>
        </w:rPr>
        <w:t>organisations</w:t>
      </w:r>
      <w:proofErr w:type="spellEnd"/>
      <w:r w:rsidRPr="00E94738">
        <w:rPr>
          <w:rFonts w:asciiTheme="minorHAnsi" w:hAnsiTheme="minorHAnsi"/>
        </w:rPr>
        <w:t xml:space="preserve"> like the WTO based on shared values and rules, China also needs to distinguish itself from the undifferentiated mass of the </w:t>
      </w:r>
      <w:proofErr w:type="spellStart"/>
      <w:r w:rsidRPr="00E94738">
        <w:rPr>
          <w:rFonts w:asciiTheme="minorHAnsi" w:hAnsiTheme="minorHAnsi"/>
        </w:rPr>
        <w:t>globalised</w:t>
      </w:r>
      <w:proofErr w:type="spellEnd"/>
      <w:r w:rsidRPr="00E94738">
        <w:rPr>
          <w:rFonts w:asciiTheme="minorHAnsi" w:hAnsiTheme="minorHAnsi"/>
        </w:rPr>
        <w:t xml:space="preserve">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w:t>
      </w:r>
      <w:proofErr w:type="spellStart"/>
      <w:r w:rsidRPr="00E94738">
        <w:rPr>
          <w:rFonts w:asciiTheme="minorHAnsi" w:hAnsiTheme="minorHAnsi"/>
        </w:rPr>
        <w:t>criticising</w:t>
      </w:r>
      <w:proofErr w:type="spellEnd"/>
      <w:r w:rsidRPr="00E94738">
        <w:rPr>
          <w:rFonts w:asciiTheme="minorHAnsi" w:hAnsiTheme="minorHAnsi"/>
        </w:rPr>
        <w:t xml:space="preserve">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w:t>
      </w:r>
      <w:proofErr w:type="spellStart"/>
      <w:r w:rsidRPr="00E94738">
        <w:rPr>
          <w:rFonts w:asciiTheme="minorHAnsi" w:hAnsiTheme="minorHAnsi"/>
        </w:rPr>
        <w:t>labelled</w:t>
      </w:r>
      <w:proofErr w:type="spellEnd"/>
      <w:r w:rsidRPr="00E94738">
        <w:rPr>
          <w:rFonts w:asciiTheme="minorHAnsi" w:hAnsiTheme="minorHAnsi"/>
        </w:rPr>
        <w:t xml:space="preserve"> as ‘madness’. </w:t>
      </w:r>
      <w:r w:rsidRPr="00E94738">
        <w:rPr>
          <w:rStyle w:val="StyleBoldUnderline"/>
          <w:rFonts w:asciiTheme="minorHAnsi" w:hAnsiTheme="minorHAnsi"/>
        </w:rPr>
        <w:t>The rationality of the rise of China depends upon distinguishing it from the madness of those who question it. Like Joseph Nye’s concern that warnings of a China threat could become a self-fulfilling prophesy, China threat theory texts vigorously reproduce the dangers of the very threat they seek to deny. Rather than adding to the debate, they</w:t>
      </w:r>
      <w:r w:rsidRPr="00E94738">
        <w:rPr>
          <w:rFonts w:asciiTheme="minorHAnsi" w:hAnsiTheme="minorHAnsi"/>
        </w:rPr>
        <w:t xml:space="preserve"> </w:t>
      </w:r>
      <w:r w:rsidRPr="00E94738">
        <w:rPr>
          <w:rStyle w:val="StyleBoldUnderline"/>
          <w:rFonts w:asciiTheme="minorHAnsi" w:hAnsiTheme="minorHAnsi"/>
        </w:rPr>
        <w:t>end up policing what Chinese and foreigners can rationally say.</w:t>
      </w:r>
      <w:r w:rsidRPr="00E94738">
        <w:rPr>
          <w:rFonts w:asciiTheme="minorHAnsi" w:hAnsiTheme="minorHAnsi"/>
        </w:rPr>
        <w:t xml:space="preserve"> Conclusion The argument of this essay is not that China is a threat. Rather, it has examined the productive linkages that knit together the image of China as a peacefully rising power and the discourse of China as a threat to the economic and military stability of East Asia. It would be easy to join the chorus of those who denounce ‘China threat theory’ as the misguided product of the Blue Team, as do many in China and the West. But that would be a mistake, because depending on circumstances anything – from rising powers to civilian aircraft – can be interpreted as a threat. The purpose is not to argue that interpretations are false in relation to some reality (such as that China is fundamentally peaceful rather than war-like), but that it is necessary to unpack the political and historical context of each perception of threat. Indeed, ‘China threat’ has never described a unified American understanding of the PRC: it has always been one position among many in debates among academics, public intellectuals and policymakers. </w:t>
      </w:r>
      <w:r w:rsidRPr="00E94738">
        <w:rPr>
          <w:rStyle w:val="StyleBoldUnderline"/>
          <w:rFonts w:asciiTheme="minorHAnsi" w:hAnsiTheme="minorHAnsi"/>
        </w:rPr>
        <w:t>Rather than inflate extremist positions</w:t>
      </w:r>
      <w:r w:rsidRPr="00E94738">
        <w:rPr>
          <w:rFonts w:asciiTheme="minorHAnsi" w:hAnsiTheme="minorHAnsi"/>
        </w:rPr>
        <w:t xml:space="preserve"> (in both the West and China) </w:t>
      </w:r>
      <w:r w:rsidRPr="00E94738">
        <w:rPr>
          <w:rStyle w:val="StyleBoldUnderline"/>
          <w:rFonts w:asciiTheme="minorHAnsi" w:hAnsiTheme="minorHAnsi"/>
        </w:rPr>
        <w:t>into irrefutable truth, it is more interesting to examine the debates that produced the threat/opportunity dynamic.</w:t>
      </w:r>
    </w:p>
    <w:p w:rsidR="00761B6C" w:rsidRPr="00E94738" w:rsidRDefault="00761B6C" w:rsidP="00761B6C">
      <w:pPr>
        <w:rPr>
          <w:rFonts w:asciiTheme="minorHAnsi" w:hAnsiTheme="minorHAnsi"/>
          <w:sz w:val="22"/>
        </w:rPr>
      </w:pPr>
    </w:p>
    <w:p w:rsidR="00761B6C" w:rsidRPr="00E94738" w:rsidRDefault="00761B6C" w:rsidP="00761B6C">
      <w:pPr>
        <w:rPr>
          <w:rFonts w:asciiTheme="minorHAnsi" w:hAnsiTheme="minorHAnsi"/>
          <w:sz w:val="22"/>
        </w:rPr>
      </w:pPr>
    </w:p>
    <w:p w:rsidR="00761B6C" w:rsidRPr="00E94738" w:rsidRDefault="00761B6C" w:rsidP="00761B6C">
      <w:pPr>
        <w:rPr>
          <w:rFonts w:asciiTheme="minorHAnsi" w:hAnsiTheme="minorHAnsi"/>
          <w:sz w:val="22"/>
        </w:rPr>
      </w:pPr>
    </w:p>
    <w:p w:rsidR="00761B6C" w:rsidRPr="00E94738" w:rsidRDefault="00761B6C" w:rsidP="00761B6C">
      <w:pPr>
        <w:rPr>
          <w:rFonts w:asciiTheme="minorHAnsi" w:hAnsiTheme="minorHAnsi"/>
          <w:sz w:val="22"/>
        </w:rPr>
      </w:pPr>
    </w:p>
    <w:p w:rsidR="001D1DFA" w:rsidRPr="00E94738" w:rsidRDefault="001D1DFA" w:rsidP="00933C02">
      <w:pPr>
        <w:rPr>
          <w:rStyle w:val="StyleBoldUnderline"/>
          <w:rFonts w:asciiTheme="minorHAnsi" w:hAnsiTheme="minorHAnsi"/>
        </w:rPr>
      </w:pPr>
    </w:p>
    <w:p w:rsidR="001D1DFA" w:rsidRPr="00E94738" w:rsidRDefault="001D1DFA" w:rsidP="00933C02">
      <w:pPr>
        <w:rPr>
          <w:rStyle w:val="StyleBoldUnderline"/>
          <w:rFonts w:asciiTheme="minorHAnsi" w:hAnsiTheme="minorHAnsi"/>
        </w:rPr>
      </w:pPr>
    </w:p>
    <w:p w:rsidR="001D1DFA" w:rsidRPr="00E94738" w:rsidRDefault="001D1DFA" w:rsidP="00933C02">
      <w:pPr>
        <w:rPr>
          <w:rStyle w:val="StyleBoldUnderline"/>
          <w:rFonts w:asciiTheme="minorHAnsi" w:hAnsiTheme="minorHAnsi"/>
        </w:rPr>
      </w:pPr>
    </w:p>
    <w:p w:rsidR="001D1DFA" w:rsidRPr="00E94738" w:rsidRDefault="001D1DFA" w:rsidP="001D1DFA">
      <w:pPr>
        <w:pStyle w:val="Heading3"/>
        <w:rPr>
          <w:rFonts w:asciiTheme="minorHAnsi" w:hAnsiTheme="minorHAnsi"/>
        </w:rPr>
      </w:pPr>
      <w:bookmarkStart w:id="34" w:name="_Toc361218825"/>
      <w:r w:rsidRPr="00E94738">
        <w:rPr>
          <w:rFonts w:asciiTheme="minorHAnsi" w:hAnsiTheme="minorHAnsi"/>
        </w:rPr>
        <w:lastRenderedPageBreak/>
        <w:t>CHINA DA – A2: Pan K</w:t>
      </w:r>
      <w:r w:rsidR="00761B6C" w:rsidRPr="00E94738">
        <w:rPr>
          <w:rFonts w:asciiTheme="minorHAnsi" w:hAnsiTheme="minorHAnsi"/>
        </w:rPr>
        <w:t xml:space="preserve"> (A2 Ratliff)</w:t>
      </w:r>
      <w:bookmarkEnd w:id="34"/>
    </w:p>
    <w:p w:rsidR="001D1DFA" w:rsidRPr="00E94738" w:rsidRDefault="001D1DFA" w:rsidP="001D1DFA">
      <w:pPr>
        <w:rPr>
          <w:rStyle w:val="StyleBoldUnderline"/>
          <w:rFonts w:asciiTheme="minorHAnsi" w:hAnsiTheme="minorHAnsi"/>
        </w:rPr>
      </w:pPr>
    </w:p>
    <w:p w:rsidR="00761B6C" w:rsidRPr="00E94738" w:rsidRDefault="00761B6C" w:rsidP="00761B6C">
      <w:pPr>
        <w:pStyle w:val="Heading4"/>
        <w:rPr>
          <w:rFonts w:asciiTheme="minorHAnsi" w:hAnsiTheme="minorHAnsi"/>
        </w:rPr>
      </w:pPr>
      <w:r w:rsidRPr="00E94738">
        <w:rPr>
          <w:rFonts w:asciiTheme="minorHAnsi" w:hAnsiTheme="minorHAnsi"/>
        </w:rPr>
        <w:t>Our reps of China are required for U.S.-Sino cooperation</w:t>
      </w:r>
    </w:p>
    <w:p w:rsidR="00761B6C" w:rsidRPr="00E94738" w:rsidRDefault="00761B6C" w:rsidP="00761B6C">
      <w:pPr>
        <w:rPr>
          <w:rFonts w:asciiTheme="minorHAnsi" w:hAnsiTheme="minorHAnsi"/>
          <w:sz w:val="22"/>
        </w:rPr>
      </w:pPr>
      <w:r w:rsidRPr="00E94738">
        <w:rPr>
          <w:rStyle w:val="StyleStyleBold12pt"/>
          <w:rFonts w:asciiTheme="minorHAnsi" w:hAnsiTheme="minorHAnsi"/>
          <w:highlight w:val="yellow"/>
        </w:rPr>
        <w:t>Blumenthal et al 10</w:t>
      </w:r>
      <w:r w:rsidRPr="00E94738">
        <w:rPr>
          <w:rFonts w:asciiTheme="minorHAnsi" w:hAnsiTheme="minorHAnsi"/>
          <w:sz w:val="22"/>
        </w:rPr>
        <w:t>—</w:t>
      </w:r>
      <w:r w:rsidRPr="00E94738">
        <w:rPr>
          <w:rFonts w:asciiTheme="minorHAnsi" w:hAnsiTheme="minorHAnsi"/>
          <w:szCs w:val="16"/>
        </w:rPr>
        <w:t xml:space="preserve">current commissioner and former vice chairman of the U.S.-China Economic and Security Review Commission at AEI, J.D., Duke Law School M.A., School of Advanced International Studies, Johns Hopkins University B.A., Washington University Chinese language studies, Capital Normal University—AND—Michael </w:t>
      </w:r>
      <w:proofErr w:type="spellStart"/>
      <w:r w:rsidRPr="00E94738">
        <w:rPr>
          <w:rFonts w:asciiTheme="minorHAnsi" w:hAnsiTheme="minorHAnsi"/>
          <w:szCs w:val="16"/>
        </w:rPr>
        <w:t>Mazza</w:t>
      </w:r>
      <w:proofErr w:type="spellEnd"/>
      <w:r w:rsidRPr="00E94738">
        <w:rPr>
          <w:rFonts w:asciiTheme="minorHAnsi" w:hAnsiTheme="minorHAnsi"/>
          <w:szCs w:val="16"/>
        </w:rPr>
        <w:t xml:space="preserve">, program manager for AEI's annual Executive Program on National Security Policy and Strategy, M.A., international relations (strategic studies and international economics), Paul H. </w:t>
      </w:r>
      <w:proofErr w:type="spellStart"/>
      <w:r w:rsidRPr="00E94738">
        <w:rPr>
          <w:rFonts w:asciiTheme="minorHAnsi" w:hAnsiTheme="minorHAnsi"/>
          <w:szCs w:val="16"/>
        </w:rPr>
        <w:t>Nitze</w:t>
      </w:r>
      <w:proofErr w:type="spellEnd"/>
      <w:r w:rsidRPr="00E94738">
        <w:rPr>
          <w:rFonts w:asciiTheme="minorHAnsi" w:hAnsiTheme="minorHAnsi"/>
          <w:szCs w:val="16"/>
        </w:rPr>
        <w:t xml:space="preserve"> School of Advanced International Studies (SAIS), Johns Hopkins University Inter-university Program for Chinese Language Studies, Tsinghua University, Beijing, China B.A., history, Cornell University (Dan, NBR Analysis, December 2010, “Sino-U.S. Competition and U.S. Security: How Do We Assess the Military Balance?,”)</w:t>
      </w:r>
    </w:p>
    <w:p w:rsidR="00761B6C" w:rsidRPr="00E94738" w:rsidRDefault="00761B6C" w:rsidP="00761B6C">
      <w:pPr>
        <w:rPr>
          <w:rFonts w:asciiTheme="minorHAnsi" w:hAnsiTheme="minorHAnsi"/>
        </w:rPr>
      </w:pPr>
      <w:r w:rsidRPr="00E94738">
        <w:rPr>
          <w:rFonts w:asciiTheme="minorHAnsi" w:hAnsiTheme="minorHAnsi"/>
        </w:rPr>
        <w:t xml:space="preserve">Why Study a Sino-U.S. Military Balance? Since the end of the Cold War, a broad consensus has emerged among policymakers and analysts that Asia is becoming the center of power in world affairs. </w:t>
      </w:r>
      <w:r w:rsidRPr="00E94738">
        <w:rPr>
          <w:rStyle w:val="StyleBoldUnderline"/>
          <w:rFonts w:asciiTheme="minorHAnsi" w:hAnsiTheme="minorHAnsi"/>
        </w:rPr>
        <w:t>As Asia’s prominence grows, so do U.S. interests in the region</w:t>
      </w:r>
      <w:r w:rsidRPr="00E94738">
        <w:rPr>
          <w:rFonts w:asciiTheme="minorHAnsi" w:hAnsiTheme="minorHAnsi"/>
        </w:rPr>
        <w:t xml:space="preserve">. </w:t>
      </w:r>
      <w:r w:rsidRPr="00E94738">
        <w:rPr>
          <w:rStyle w:val="StyleBoldUnderline"/>
          <w:rFonts w:asciiTheme="minorHAnsi" w:hAnsiTheme="minorHAnsi"/>
        </w:rPr>
        <w:t>Scholars and policymakers all agree that both the manner in which China becomes a great power and the way it exercises power is central to Asia’s future</w:t>
      </w:r>
      <w:r w:rsidRPr="00E94738">
        <w:rPr>
          <w:rFonts w:asciiTheme="minorHAnsi" w:hAnsiTheme="minorHAnsi"/>
        </w:rPr>
        <w:t xml:space="preserve">. At the same time, many have recognized that </w:t>
      </w:r>
      <w:r w:rsidRPr="00E94738">
        <w:rPr>
          <w:rStyle w:val="StyleBoldUnderline"/>
          <w:rFonts w:asciiTheme="minorHAnsi" w:hAnsiTheme="minorHAnsi"/>
        </w:rPr>
        <w:t xml:space="preserve">China’s growing military capabilities could disrupt the region’s ongoing peaceful transformation. </w:t>
      </w:r>
      <w:r w:rsidRPr="00E94738">
        <w:rPr>
          <w:rFonts w:asciiTheme="minorHAnsi" w:hAnsiTheme="minorHAnsi"/>
        </w:rPr>
        <w:t>Thus</w:t>
      </w:r>
      <w:r w:rsidRPr="00E94738">
        <w:rPr>
          <w:rStyle w:val="StyleBoldUnderline"/>
          <w:rFonts w:asciiTheme="minorHAnsi" w:hAnsiTheme="minorHAnsi"/>
        </w:rPr>
        <w:t xml:space="preserve">, </w:t>
      </w:r>
      <w:r w:rsidRPr="00E94738">
        <w:rPr>
          <w:rFonts w:asciiTheme="minorHAnsi" w:hAnsiTheme="minorHAnsi"/>
        </w:rPr>
        <w:t>U.S. policy has been based on two broad impulses</w:t>
      </w:r>
      <w:r w:rsidRPr="00E94738">
        <w:rPr>
          <w:rStyle w:val="StyleBoldUnderline"/>
          <w:rFonts w:asciiTheme="minorHAnsi" w:hAnsiTheme="minorHAnsi"/>
        </w:rPr>
        <w:t>. Washington seeks cooperative relations to integrate China into the international system, and it has sought to hedge against or balance China’s growing military might</w:t>
      </w:r>
      <w:r w:rsidRPr="00E94738">
        <w:rPr>
          <w:rFonts w:asciiTheme="minorHAnsi" w:hAnsiTheme="minorHAnsi"/>
        </w:rPr>
        <w:t xml:space="preserve">. </w:t>
      </w:r>
      <w:r w:rsidRPr="00E94738">
        <w:rPr>
          <w:rStyle w:val="StyleBoldUnderline"/>
          <w:rFonts w:asciiTheme="minorHAnsi" w:hAnsiTheme="minorHAnsi"/>
        </w:rPr>
        <w:t xml:space="preserve">Sino-U.S. relations are </w:t>
      </w:r>
      <w:r w:rsidRPr="00E94738">
        <w:rPr>
          <w:rFonts w:asciiTheme="minorHAnsi" w:hAnsiTheme="minorHAnsi"/>
        </w:rPr>
        <w:t>thus</w:t>
      </w:r>
      <w:r w:rsidRPr="00E94738">
        <w:rPr>
          <w:rStyle w:val="StyleBoldUnderline"/>
          <w:rFonts w:asciiTheme="minorHAnsi" w:hAnsiTheme="minorHAnsi"/>
        </w:rPr>
        <w:t xml:space="preserve"> characterized by elements of cooperation and competition, which U.S. policy must balance</w:t>
      </w:r>
      <w:r w:rsidRPr="00E94738">
        <w:rPr>
          <w:rFonts w:asciiTheme="minorHAnsi" w:hAnsiTheme="minorHAnsi"/>
        </w:rPr>
        <w:t xml:space="preserve">. While this may be counterintuitive, if the United States maintains a favorable balance of power, it is more likely to have cooperative relations with Beijing.  The United States can only compete, however, if it knows over what it is competing. This in turn requires an understanding of the dynamic Sino-U.S. military balance. A clearer picture of how U.S. military forces measure up against China’s should be the basis for a sound policy. Knowledge of the military balance can help policymakers with both the cooperative and the competitive elements of the relationship with China.2 On the competitive side, </w:t>
      </w:r>
      <w:r w:rsidRPr="00E94738">
        <w:rPr>
          <w:rStyle w:val="StyleBoldUnderline"/>
          <w:rFonts w:asciiTheme="minorHAnsi" w:hAnsiTheme="minorHAnsi"/>
        </w:rPr>
        <w:t>presidents and their advisors can better assess how to adjust the U.S. force posture to balance China’s growing power and reassure allies that China will not dominate Asia. In doing so, they can help the world’s most rapidly growing region avoid costly</w:t>
      </w:r>
      <w:r w:rsidRPr="00E94738">
        <w:rPr>
          <w:rFonts w:asciiTheme="minorHAnsi" w:hAnsiTheme="minorHAnsi"/>
        </w:rPr>
        <w:t xml:space="preserve">, perhaps even uncontrollable (and nuclear), arms races and conflicts. </w:t>
      </w:r>
      <w:r w:rsidRPr="00E94738">
        <w:rPr>
          <w:rStyle w:val="StyleBoldUnderline"/>
          <w:rFonts w:asciiTheme="minorHAnsi" w:hAnsiTheme="minorHAnsi"/>
        </w:rPr>
        <w:t>On the cooperative side, a sense of where the country stands in a competition with China could help U.S. leaders decide when to accommodate Beijing</w:t>
      </w:r>
      <w:r w:rsidRPr="00E94738">
        <w:rPr>
          <w:rFonts w:asciiTheme="minorHAnsi" w:hAnsiTheme="minorHAnsi"/>
        </w:rPr>
        <w:t xml:space="preserve"> in ways that would not harm national security. </w:t>
      </w:r>
      <w:r w:rsidRPr="00E94738">
        <w:rPr>
          <w:rStyle w:val="StyleBoldUnderline"/>
          <w:rFonts w:asciiTheme="minorHAnsi" w:hAnsiTheme="minorHAnsi"/>
        </w:rPr>
        <w:t>Once we know what really matters</w:t>
      </w:r>
      <w:r w:rsidRPr="00E94738">
        <w:rPr>
          <w:rFonts w:asciiTheme="minorHAnsi" w:hAnsiTheme="minorHAnsi"/>
        </w:rPr>
        <w:t xml:space="preserve">, in all likelihood, </w:t>
      </w:r>
      <w:r w:rsidRPr="00E94738">
        <w:rPr>
          <w:rStyle w:val="StyleBoldUnderline"/>
          <w:rFonts w:asciiTheme="minorHAnsi" w:hAnsiTheme="minorHAnsi"/>
        </w:rPr>
        <w:t xml:space="preserve">we will be less worried about </w:t>
      </w:r>
      <w:r w:rsidRPr="00E94738">
        <w:rPr>
          <w:rFonts w:asciiTheme="minorHAnsi" w:hAnsiTheme="minorHAnsi"/>
        </w:rPr>
        <w:t>some</w:t>
      </w:r>
      <w:r w:rsidRPr="00E94738">
        <w:rPr>
          <w:rStyle w:val="StyleBoldUnderline"/>
          <w:rFonts w:asciiTheme="minorHAnsi" w:hAnsiTheme="minorHAnsi"/>
        </w:rPr>
        <w:t xml:space="preserve"> Chinese capabilities.</w:t>
      </w:r>
    </w:p>
    <w:p w:rsidR="00761B6C" w:rsidRPr="00E94738" w:rsidRDefault="00761B6C" w:rsidP="00761B6C">
      <w:pPr>
        <w:rPr>
          <w:rFonts w:asciiTheme="minorHAnsi" w:hAnsiTheme="minorHAnsi"/>
          <w:sz w:val="22"/>
        </w:rPr>
      </w:pPr>
    </w:p>
    <w:p w:rsidR="001D1DFA" w:rsidRPr="00E94738" w:rsidRDefault="001D1DFA" w:rsidP="00933C02">
      <w:pPr>
        <w:rPr>
          <w:rStyle w:val="StyleBoldUnderline"/>
          <w:rFonts w:asciiTheme="minorHAnsi" w:hAnsiTheme="minorHAnsi"/>
        </w:rPr>
      </w:pPr>
    </w:p>
    <w:p w:rsidR="00CD03A9" w:rsidRPr="00E94738" w:rsidRDefault="00CD03A9" w:rsidP="00CD03A9">
      <w:pPr>
        <w:pStyle w:val="Heading3"/>
        <w:rPr>
          <w:rFonts w:asciiTheme="minorHAnsi" w:hAnsiTheme="minorHAnsi"/>
        </w:rPr>
      </w:pPr>
      <w:r w:rsidRPr="00E94738">
        <w:rPr>
          <w:rFonts w:asciiTheme="minorHAnsi" w:hAnsiTheme="minorHAnsi"/>
        </w:rPr>
        <w:lastRenderedPageBreak/>
        <w:t xml:space="preserve"> </w:t>
      </w:r>
      <w:bookmarkStart w:id="35" w:name="_Toc361218826"/>
      <w:r w:rsidRPr="00E94738">
        <w:rPr>
          <w:rFonts w:asciiTheme="minorHAnsi" w:hAnsiTheme="minorHAnsi"/>
        </w:rPr>
        <w:t>CHINA DA – A2: Pan K (China IS a threat)</w:t>
      </w:r>
      <w:bookmarkEnd w:id="35"/>
    </w:p>
    <w:p w:rsidR="00CD03A9" w:rsidRPr="00E94738" w:rsidRDefault="00CD03A9" w:rsidP="00CD03A9">
      <w:pPr>
        <w:rPr>
          <w:rStyle w:val="StyleBoldUnderline"/>
          <w:rFonts w:asciiTheme="minorHAnsi" w:hAnsiTheme="minorHAnsi"/>
        </w:rPr>
      </w:pPr>
    </w:p>
    <w:p w:rsidR="00757533" w:rsidRDefault="00757533" w:rsidP="00757533">
      <w:pPr>
        <w:pStyle w:val="Heading4"/>
      </w:pPr>
      <w:r>
        <w:t>Pentagon analysis proves China is a threat</w:t>
      </w:r>
    </w:p>
    <w:p w:rsidR="00757533" w:rsidRDefault="00757533" w:rsidP="00757533">
      <w:r>
        <w:t xml:space="preserve">John </w:t>
      </w:r>
      <w:proofErr w:type="spellStart"/>
      <w:r w:rsidRPr="004C17E1">
        <w:rPr>
          <w:rStyle w:val="StyleStyleBold12pt"/>
        </w:rPr>
        <w:t>Arquilla</w:t>
      </w:r>
      <w:proofErr w:type="spellEnd"/>
      <w:r w:rsidRPr="00777348">
        <w:t xml:space="preserve"> is professor of defense analysis at the U.S. Naval Postgraduate School, author of Worst Enemy: The Reluctant Transformation of the American Military, and co-editor of Afghan Endgames: Strategy and Policy Choices for America's Longest War.</w:t>
      </w:r>
      <w:r>
        <w:t xml:space="preserve"> "Beijing's '</w:t>
      </w:r>
      <w:proofErr w:type="spellStart"/>
      <w:r>
        <w:t>Bitskrieg</w:t>
      </w:r>
      <w:proofErr w:type="spellEnd"/>
      <w:r>
        <w:t>' How China is revolutionizing warfare." Foreign Policy May 13, 20</w:t>
      </w:r>
      <w:r w:rsidRPr="004C17E1">
        <w:rPr>
          <w:rStyle w:val="StyleStyleBold12pt"/>
        </w:rPr>
        <w:t>13</w:t>
      </w:r>
      <w:r>
        <w:t xml:space="preserve"> </w:t>
      </w:r>
      <w:hyperlink r:id="rId54" w:history="1">
        <w:r w:rsidRPr="00AE3FF9">
          <w:rPr>
            <w:color w:val="0000FF"/>
            <w:u w:val="single"/>
          </w:rPr>
          <w:t>http://www.foreignpolicy.com/articles/2013/05/13/beijings_bitskrieg</w:t>
        </w:r>
      </w:hyperlink>
      <w:r>
        <w:t xml:space="preserve"> Accessed: 7/10/13 YHK//JDI</w:t>
      </w:r>
    </w:p>
    <w:p w:rsidR="00757533" w:rsidRDefault="00757533" w:rsidP="00757533">
      <w:r w:rsidRPr="00EF77DD">
        <w:rPr>
          <w:rStyle w:val="StyleBoldUnderline"/>
        </w:rPr>
        <w:t xml:space="preserve">As </w:t>
      </w:r>
      <w:r w:rsidRPr="00EF77DD">
        <w:rPr>
          <w:rStyle w:val="StyleBoldUnderline"/>
          <w:highlight w:val="yellow"/>
        </w:rPr>
        <w:t>the Pentagon's</w:t>
      </w:r>
      <w:r w:rsidRPr="00EF77DD">
        <w:rPr>
          <w:highlight w:val="yellow"/>
        </w:rPr>
        <w:t xml:space="preserve"> </w:t>
      </w:r>
      <w:r w:rsidR="003F2A9B">
        <w:fldChar w:fldCharType="begin"/>
      </w:r>
      <w:r w:rsidR="003F2A9B">
        <w:instrText xml:space="preserve"> HYPERLINK "http://www.defense.gov/pubs/2013_china_report_final.pdf" \t "_blank" </w:instrText>
      </w:r>
      <w:r w:rsidR="003F2A9B">
        <w:fldChar w:fldCharType="separate"/>
      </w:r>
      <w:r w:rsidRPr="00EF77DD">
        <w:rPr>
          <w:rStyle w:val="StyleBoldUnderline"/>
          <w:highlight w:val="yellow"/>
        </w:rPr>
        <w:t>annual report</w:t>
      </w:r>
      <w:r w:rsidR="003F2A9B">
        <w:rPr>
          <w:rStyle w:val="StyleBoldUnderline"/>
          <w:highlight w:val="yellow"/>
        </w:rPr>
        <w:fldChar w:fldCharType="end"/>
      </w:r>
      <w:r w:rsidRPr="00EF77DD">
        <w:rPr>
          <w:rStyle w:val="StyleBoldUnderline"/>
          <w:highlight w:val="yellow"/>
        </w:rPr>
        <w:t xml:space="preserve"> to Congress</w:t>
      </w:r>
      <w:r w:rsidRPr="00EF77DD">
        <w:rPr>
          <w:rStyle w:val="StyleBoldUnderline"/>
        </w:rPr>
        <w:t>, re</w:t>
      </w:r>
      <w:r w:rsidRPr="00EF77DD">
        <w:t xml:space="preserve">leased last week, makes abundantly clear, China is on something of a long march in cyberspace. While most attention is being drawn to the report's assertions about Chinese snooping into sensitive classified areas and theft of intellectual property from leading American firms -- and others around the world -- </w:t>
      </w:r>
      <w:r w:rsidRPr="00EF77DD">
        <w:rPr>
          <w:rStyle w:val="StyleBoldUnderline"/>
        </w:rPr>
        <w:t>there is some intriguing analysis of Beijing's broader aims as well. Indeed, the Pentagon se</w:t>
      </w:r>
      <w:r w:rsidRPr="0039520C">
        <w:rPr>
          <w:rStyle w:val="StyleBoldUnderline"/>
          <w:highlight w:val="yellow"/>
        </w:rPr>
        <w:t xml:space="preserve">es a clear progression in Chinese strategic thought that, viewed as a whole, begins to elaborate what might be seen as an emerging military doctrine </w:t>
      </w:r>
      <w:r w:rsidRPr="0039520C">
        <w:rPr>
          <w:rStyle w:val="StyleBoldUnderline"/>
        </w:rPr>
        <w:t>enabled by advanced information technologies</w:t>
      </w:r>
      <w:r w:rsidRPr="0039520C">
        <w:rPr>
          <w:rStyle w:val="StyleBoldUnderline"/>
          <w:highlight w:val="yellow"/>
        </w:rPr>
        <w:t>.</w:t>
      </w:r>
      <w:r w:rsidRPr="00EF77DD">
        <w:rPr>
          <w:rStyle w:val="StyleBoldUnderline"/>
        </w:rPr>
        <w:t xml:space="preserve"> J</w:t>
      </w:r>
      <w:r w:rsidRPr="00EF77DD">
        <w:t>ust as the radio made skillful coordination of tanks and planes possible, introducing World War II-era blitzkrieg, so today the computer may be opening new vistas for cruise missiles, precision-guided munitions, and other smart weapons</w:t>
      </w:r>
      <w:proofErr w:type="gramStart"/>
      <w:r w:rsidRPr="00EF77DD">
        <w:t>.</w:t>
      </w:r>
      <w:r w:rsidRPr="00EF77DD">
        <w:rPr>
          <w:sz w:val="12"/>
        </w:rPr>
        <w:t>¶</w:t>
      </w:r>
      <w:proofErr w:type="gramEnd"/>
      <w:r w:rsidRPr="00EF77DD">
        <w:rPr>
          <w:sz w:val="12"/>
        </w:rPr>
        <w:t xml:space="preserve"> </w:t>
      </w:r>
      <w:r w:rsidRPr="00EF77DD">
        <w:rPr>
          <w:rStyle w:val="StyleBoldUnderline"/>
        </w:rPr>
        <w:t>What's coming from Beijing is, in a word, "</w:t>
      </w:r>
      <w:proofErr w:type="spellStart"/>
      <w:r w:rsidRPr="00EF77DD">
        <w:rPr>
          <w:rStyle w:val="StyleBoldUnderline"/>
        </w:rPr>
        <w:t>bitskrieg</w:t>
      </w:r>
      <w:proofErr w:type="spellEnd"/>
      <w:r w:rsidRPr="00EF77DD">
        <w:t xml:space="preserve">." </w:t>
      </w:r>
      <w:r w:rsidRPr="00EF77DD">
        <w:rPr>
          <w:rStyle w:val="StyleBoldUnderline"/>
        </w:rPr>
        <w:t xml:space="preserve">The Pentagon report describes this as a three-phase process. First, there is a "focus on </w:t>
      </w:r>
      <w:proofErr w:type="spellStart"/>
      <w:r w:rsidRPr="00EF77DD">
        <w:rPr>
          <w:rStyle w:val="StyleBoldUnderline"/>
        </w:rPr>
        <w:t>exfiltrating</w:t>
      </w:r>
      <w:proofErr w:type="spellEnd"/>
      <w:r w:rsidRPr="00EF77DD">
        <w:rPr>
          <w:rStyle w:val="StyleBoldUnderline"/>
        </w:rPr>
        <w:t xml:space="preserve"> data" so as to gain vital information needed about military command and control systems as well as the points in our critical infrastructure that are vulnerable to disruption by means of </w:t>
      </w:r>
      <w:proofErr w:type="spellStart"/>
      <w:r w:rsidRPr="00EF77DD">
        <w:rPr>
          <w:rStyle w:val="StyleBoldUnderline"/>
        </w:rPr>
        <w:t>cyberattack</w:t>
      </w:r>
      <w:proofErr w:type="spellEnd"/>
      <w:r w:rsidRPr="00EF77DD">
        <w:rPr>
          <w:rStyle w:val="StyleBoldUnderline"/>
        </w:rPr>
        <w:t>. It is believed that the Chinese have been engaging in this sort of intelligence gathering for many years -- intrusions that Washington first openly acknowledged 10 years ago, giving them the code name "Titan Rain."</w:t>
      </w:r>
      <w:r w:rsidRPr="00EF77DD">
        <w:t xml:space="preserve"> It has been raining steadily for the past decade.</w:t>
      </w:r>
      <w:r w:rsidRPr="00EF77DD">
        <w:rPr>
          <w:sz w:val="12"/>
        </w:rPr>
        <w:t xml:space="preserve">¶ </w:t>
      </w:r>
      <w:r w:rsidRPr="00EF77DD">
        <w:t xml:space="preserve">With all these data in hand, </w:t>
      </w:r>
      <w:r w:rsidRPr="00EF77DD">
        <w:rPr>
          <w:rStyle w:val="StyleBoldUnderline"/>
        </w:rPr>
        <w:t>the second step</w:t>
      </w:r>
      <w:r w:rsidRPr="00EF77DD">
        <w:t xml:space="preserve"> -- per the Pentagon report -- </w:t>
      </w:r>
      <w:r w:rsidRPr="00EF77DD">
        <w:rPr>
          <w:rStyle w:val="StyleBoldUnderline"/>
        </w:rPr>
        <w:t>is to use the same intrusive means that mapped our defense information systems to disrupt them with worms, viruses, and an assortment of other attack tools.</w:t>
      </w:r>
      <w:r w:rsidRPr="00EF77DD">
        <w:t xml:space="preserve"> The goal at this point is to slow the U.S. military's ability to respond to a burgeoning crisis or an ongoing conflict. Think of what might happen, say, on the Korean Peninsula, if our small contingent there -- a little over 25,000 troops -- were to lose its connectivity at the outset of a North Korean invasion by its million-man army. Without the ability to operate more nimbly than the attacker, these forces would be hard-pressed from the outset. </w:t>
      </w:r>
      <w:proofErr w:type="spellStart"/>
      <w:r w:rsidRPr="00EF77DD">
        <w:t>Cyberattacks</w:t>
      </w:r>
      <w:proofErr w:type="spellEnd"/>
      <w:r w:rsidRPr="00EF77DD">
        <w:t xml:space="preserve"> on mostly automated force-deployment and air-tasking systems could also slow the sending of reinforcements and greatly impede air interdiction operations. </w:t>
      </w:r>
      <w:r w:rsidRPr="00EF77DD">
        <w:rPr>
          <w:rStyle w:val="StyleBoldUnderline"/>
        </w:rPr>
        <w:t>In the first Korean War, the Chinese intervened with massive numbers of troops. In the second one, they might only have to send electrons.</w:t>
      </w:r>
      <w:r w:rsidRPr="00EF77DD">
        <w:rPr>
          <w:sz w:val="12"/>
        </w:rPr>
        <w:t xml:space="preserve">¶ </w:t>
      </w:r>
      <w:r w:rsidRPr="00EF77DD">
        <w:rPr>
          <w:rStyle w:val="StyleBoldUnderline"/>
        </w:rPr>
        <w:t xml:space="preserve">The real payoff for Beijing, though, is in what the Pentagon report describes as China's envisioned third phase of cyber-operations. This is the point at which the information advantage -- that is, the ability to coordinate one's own field operations while the adversary's have been completely disrupted -- is translated into material results in battle. </w:t>
      </w:r>
      <w:r w:rsidRPr="00EF77DD">
        <w:t xml:space="preserve">The Pentagon describes </w:t>
      </w:r>
      <w:proofErr w:type="spellStart"/>
      <w:r w:rsidRPr="00EF77DD">
        <w:t>cyberattack</w:t>
      </w:r>
      <w:proofErr w:type="spellEnd"/>
      <w:r w:rsidRPr="00EF77DD">
        <w:t xml:space="preserve"> at this point as amounting to a major "force multiplier." Gaining such advantage means winning campaigns and battles with fewer casualties relative to those inflicted upon the enemy. In this respect, computer-driven "</w:t>
      </w:r>
      <w:proofErr w:type="spellStart"/>
      <w:r w:rsidRPr="00EF77DD">
        <w:t>bitskrieg</w:t>
      </w:r>
      <w:proofErr w:type="spellEnd"/>
      <w:r w:rsidRPr="00EF77DD">
        <w:t>" could, it is thought, generate results like those attained by mechanized blitzkriegs -- which also aimed at disrupting communications. In the Battle of France in 1940, for example, where the Germans had fewer troops and tanks, the Allies lost more than four times the number of soldiers as the</w:t>
      </w:r>
      <w:r>
        <w:t xml:space="preserve"> </w:t>
      </w:r>
      <w:r w:rsidRPr="00EF77DD">
        <w:t>Wehrmacht.</w:t>
      </w:r>
      <w:r w:rsidRPr="00EF77DD">
        <w:rPr>
          <w:sz w:val="12"/>
        </w:rPr>
        <w:t xml:space="preserve">¶ </w:t>
      </w:r>
      <w:r w:rsidRPr="00EF77DD">
        <w:t xml:space="preserve">When my long-time research partner David </w:t>
      </w:r>
      <w:proofErr w:type="spellStart"/>
      <w:r w:rsidRPr="00EF77DD">
        <w:t>Ronfeldt</w:t>
      </w:r>
      <w:proofErr w:type="spellEnd"/>
      <w:r w:rsidRPr="00EF77DD">
        <w:t xml:space="preserve"> and I introduced our concept of </w:t>
      </w:r>
      <w:proofErr w:type="spellStart"/>
      <w:r w:rsidRPr="00EF77DD">
        <w:t>cyberwar</w:t>
      </w:r>
      <w:proofErr w:type="spellEnd"/>
      <w:r w:rsidRPr="00EF77DD">
        <w:t xml:space="preserve"> 20 years ago, the second and third phases of </w:t>
      </w:r>
      <w:proofErr w:type="spellStart"/>
      <w:r w:rsidRPr="00EF77DD">
        <w:t>cyberattack</w:t>
      </w:r>
      <w:proofErr w:type="spellEnd"/>
      <w:r w:rsidRPr="00EF77DD">
        <w:t xml:space="preserve"> that the Pentagon report describes are what we had in mind. In our view, striking at an enemy's ability to maintain information flows, while keeping one's own communications secure, would be the key to gaining a war-winning advantage in conflicts to come. But this would only hold true, we affirmed, if senior leaders recognized that </w:t>
      </w:r>
      <w:proofErr w:type="spellStart"/>
      <w:r w:rsidRPr="00EF77DD">
        <w:t>cyberwar</w:t>
      </w:r>
      <w:proofErr w:type="spellEnd"/>
      <w:r w:rsidRPr="00EF77DD">
        <w:t xml:space="preserve"> poses "broad issues of military organization and doctrine.</w:t>
      </w:r>
      <w:proofErr w:type="gramStart"/>
      <w:r w:rsidRPr="00EF77DD">
        <w:t>"</w:t>
      </w:r>
      <w:proofErr w:type="gramEnd"/>
      <w:r w:rsidRPr="00EF77DD">
        <w:rPr>
          <w:sz w:val="12"/>
        </w:rPr>
        <w:t xml:space="preserve">¶ </w:t>
      </w:r>
      <w:proofErr w:type="gramStart"/>
      <w:r w:rsidRPr="00EF77DD">
        <w:t>The</w:t>
      </w:r>
      <w:proofErr w:type="gramEnd"/>
      <w:r w:rsidRPr="00EF77DD">
        <w:t xml:space="preserve"> point being that technology alone doesn't create or sustain the advantage. In the case of blitzkrieg it was concentrating tanks in panzer divisions and closely linking them with attack aircraft that made the difference. To succeed at </w:t>
      </w:r>
      <w:proofErr w:type="spellStart"/>
      <w:r w:rsidRPr="00EF77DD">
        <w:t>cyberwar</w:t>
      </w:r>
      <w:proofErr w:type="spellEnd"/>
      <w:r w:rsidRPr="00EF77DD">
        <w:t xml:space="preserve">, it will be necessary both to scale down large units into small ones and "scale them out" across the </w:t>
      </w:r>
      <w:proofErr w:type="spellStart"/>
      <w:r w:rsidRPr="00EF77DD">
        <w:t>battlespace</w:t>
      </w:r>
      <w:proofErr w:type="spellEnd"/>
      <w:r w:rsidRPr="00EF77DD">
        <w:t xml:space="preserve"> rather than mass them together. </w:t>
      </w:r>
      <w:r w:rsidRPr="0039520C">
        <w:rPr>
          <w:rStyle w:val="StyleBoldUnderline"/>
          <w:highlight w:val="yellow"/>
        </w:rPr>
        <w:t>In this fashion -- spread out but completely linked and able to act as one -- the sweeping maneuvers of blitzkrieg will be supplanted by</w:t>
      </w:r>
      <w:r w:rsidRPr="00EF77DD">
        <w:rPr>
          <w:rStyle w:val="StyleBoldUnderline"/>
        </w:rPr>
        <w:t xml:space="preserve"> the swarming attacks of </w:t>
      </w:r>
      <w:proofErr w:type="spellStart"/>
      <w:r w:rsidRPr="00EF77DD">
        <w:rPr>
          <w:rStyle w:val="StyleBoldUnderline"/>
        </w:rPr>
        <w:t>bitskrieg</w:t>
      </w:r>
      <w:proofErr w:type="spellEnd"/>
      <w:r w:rsidRPr="00EF77DD">
        <w:rPr>
          <w:rStyle w:val="StyleBoldUnderline"/>
        </w:rPr>
        <w:t xml:space="preserve">, characterized by </w:t>
      </w:r>
      <w:r w:rsidRPr="0039520C">
        <w:rPr>
          <w:rStyle w:val="StyleBoldUnderline"/>
          <w:highlight w:val="yellow"/>
        </w:rPr>
        <w:t>the ability to mount simultaneous strikes from many directions</w:t>
      </w:r>
      <w:r w:rsidRPr="00EF77DD">
        <w:rPr>
          <w:rStyle w:val="StyleBoldUnderline"/>
        </w:rPr>
        <w:t xml:space="preserve">. </w:t>
      </w:r>
      <w:r w:rsidRPr="00EF77DD">
        <w:t xml:space="preserve">The guiding </w:t>
      </w:r>
    </w:p>
    <w:p w:rsidR="00757533" w:rsidRDefault="00757533" w:rsidP="00757533"/>
    <w:p w:rsidR="00757533" w:rsidRPr="00757533" w:rsidRDefault="00757533" w:rsidP="00757533">
      <w:pPr>
        <w:rPr>
          <w:sz w:val="28"/>
        </w:rPr>
      </w:pPr>
      <w:r w:rsidRPr="00757533">
        <w:rPr>
          <w:sz w:val="28"/>
        </w:rPr>
        <w:t>CONTINUES…..</w:t>
      </w:r>
    </w:p>
    <w:p w:rsidR="00757533" w:rsidRDefault="00757533" w:rsidP="00757533"/>
    <w:p w:rsidR="00757533" w:rsidRPr="00E94738" w:rsidRDefault="00757533" w:rsidP="00757533">
      <w:pPr>
        <w:pStyle w:val="Heading3"/>
        <w:rPr>
          <w:rFonts w:asciiTheme="minorHAnsi" w:hAnsiTheme="minorHAnsi"/>
        </w:rPr>
      </w:pPr>
      <w:bookmarkStart w:id="36" w:name="_Toc361218827"/>
      <w:r w:rsidRPr="00E94738">
        <w:rPr>
          <w:rFonts w:asciiTheme="minorHAnsi" w:hAnsiTheme="minorHAnsi"/>
        </w:rPr>
        <w:lastRenderedPageBreak/>
        <w:t>CHINA DA – A2: Pan K (China IS a threat)</w:t>
      </w:r>
      <w:bookmarkEnd w:id="36"/>
    </w:p>
    <w:p w:rsidR="00757533" w:rsidRPr="00E94738" w:rsidRDefault="00757533" w:rsidP="00757533">
      <w:pPr>
        <w:rPr>
          <w:rStyle w:val="StyleBoldUnderline"/>
          <w:rFonts w:asciiTheme="minorHAnsi" w:hAnsiTheme="minorHAnsi"/>
        </w:rPr>
      </w:pPr>
    </w:p>
    <w:p w:rsidR="00757533" w:rsidRPr="00EF77DD" w:rsidRDefault="00757533" w:rsidP="00757533">
      <w:pPr>
        <w:rPr>
          <w:rStyle w:val="StyleBoldUnderline"/>
        </w:rPr>
      </w:pPr>
      <w:proofErr w:type="gramStart"/>
      <w:r w:rsidRPr="00EF77DD">
        <w:t>organizational</w:t>
      </w:r>
      <w:proofErr w:type="gramEnd"/>
      <w:r w:rsidRPr="00EF77DD">
        <w:t xml:space="preserve"> concept for this new approach flows closely from technologist David Weinberger's thoughtful description of online networks: "small pieces, loosely joined."</w:t>
      </w:r>
      <w:r w:rsidRPr="00EF77DD">
        <w:rPr>
          <w:sz w:val="12"/>
        </w:rPr>
        <w:t xml:space="preserve">¶ </w:t>
      </w:r>
      <w:r w:rsidRPr="00EF77DD">
        <w:t>Thus should the Pentagon annual report to Congress be delved into more deeply -- for the document reflects a clear awareness of, and takes a subtle, layered approach to thinking about, the Chinese cyber threat</w:t>
      </w:r>
      <w:proofErr w:type="gramStart"/>
      <w:r w:rsidRPr="00EF77DD">
        <w:t xml:space="preserve">. </w:t>
      </w:r>
      <w:proofErr w:type="gramEnd"/>
      <w:r w:rsidRPr="00EF77DD">
        <w:rPr>
          <w:rStyle w:val="StyleBoldUnderline"/>
        </w:rPr>
        <w:t xml:space="preserve">One can only hope that the U.S. military analysis of Beijing's looming capacity for </w:t>
      </w:r>
      <w:proofErr w:type="spellStart"/>
      <w:r w:rsidRPr="00EF77DD">
        <w:rPr>
          <w:rStyle w:val="StyleBoldUnderline"/>
        </w:rPr>
        <w:t>bitskrieg</w:t>
      </w:r>
      <w:proofErr w:type="spellEnd"/>
      <w:r w:rsidRPr="00EF77DD">
        <w:rPr>
          <w:rStyle w:val="StyleBoldUnderline"/>
        </w:rPr>
        <w:t xml:space="preserve"> is mirrored by introspective views and similarly nuanced considerations of American capacities for waging </w:t>
      </w:r>
      <w:proofErr w:type="spellStart"/>
      <w:r w:rsidRPr="00EF77DD">
        <w:rPr>
          <w:rStyle w:val="StyleBoldUnderline"/>
        </w:rPr>
        <w:t>cyberwar</w:t>
      </w:r>
      <w:proofErr w:type="spellEnd"/>
      <w:r w:rsidRPr="00EF77DD">
        <w:rPr>
          <w:rStyle w:val="StyleBoldUnderline"/>
        </w:rPr>
        <w:t>.</w:t>
      </w:r>
      <w:r w:rsidRPr="00EF77DD">
        <w:t xml:space="preserve"> For the three phases described in the Pentagon report -- so consistent with the original vision </w:t>
      </w:r>
      <w:proofErr w:type="spellStart"/>
      <w:r w:rsidRPr="00EF77DD">
        <w:t>Ronfeldt</w:t>
      </w:r>
      <w:proofErr w:type="spellEnd"/>
      <w:r w:rsidRPr="00EF77DD">
        <w:t xml:space="preserve"> and I described two decades ago -- reflect the kind of conflict that is coming.</w:t>
      </w:r>
      <w:r w:rsidRPr="00EF77DD">
        <w:rPr>
          <w:sz w:val="12"/>
        </w:rPr>
        <w:t xml:space="preserve">¶ </w:t>
      </w:r>
      <w:r w:rsidRPr="00EF77DD">
        <w:t xml:space="preserve">The militaries of most advanced countries think of </w:t>
      </w:r>
      <w:proofErr w:type="spellStart"/>
      <w:r w:rsidRPr="00EF77DD">
        <w:t>cyberwar</w:t>
      </w:r>
      <w:proofErr w:type="spellEnd"/>
      <w:r w:rsidRPr="00EF77DD">
        <w:t xml:space="preserve"> as a new form of strategic attack on power grids and such. The Chinese view differs, seeing this mode of conflict as much less about turning off the lights for a while in some other country and much more about defeating an opposing military grown dependent upon sustained, secure, and ubiquitous flows of information. Lights can always be turned back on. Soldiers' lives lost amid the battlefield chaos caused by a </w:t>
      </w:r>
      <w:proofErr w:type="spellStart"/>
      <w:r w:rsidRPr="00EF77DD">
        <w:t>bitskrieg</w:t>
      </w:r>
      <w:proofErr w:type="spellEnd"/>
      <w:r w:rsidRPr="00EF77DD">
        <w:t xml:space="preserve"> can never be reclaimed. </w:t>
      </w:r>
      <w:r w:rsidRPr="00EF77DD">
        <w:rPr>
          <w:rStyle w:val="StyleBoldUnderline"/>
        </w:rPr>
        <w:t>Thoughtful reading of the Pentagon report should affirm this -- and appropriate action, along the lines of scaling down and "scaling out" our forces, and encouraging them to "swarm," must follow.</w:t>
      </w:r>
    </w:p>
    <w:p w:rsidR="00947D80" w:rsidRPr="002A7EA2" w:rsidRDefault="00947D80" w:rsidP="00947D80">
      <w:pPr>
        <w:pStyle w:val="Heading4"/>
      </w:pPr>
      <w:r w:rsidRPr="002A7EA2">
        <w:t>Chinese EMP’s pose an existential risk to the United States</w:t>
      </w:r>
    </w:p>
    <w:p w:rsidR="00947D80" w:rsidRDefault="00947D80" w:rsidP="00947D80">
      <w:proofErr w:type="spellStart"/>
      <w:r w:rsidRPr="00227C58">
        <w:rPr>
          <w:rStyle w:val="StyleStyleBold12pt"/>
        </w:rPr>
        <w:t>Blakeman</w:t>
      </w:r>
      <w:proofErr w:type="spellEnd"/>
      <w:r w:rsidRPr="00227C58">
        <w:rPr>
          <w:rStyle w:val="StyleStyleBold12pt"/>
        </w:rPr>
        <w:t xml:space="preserve"> 7-2</w:t>
      </w:r>
      <w:r>
        <w:t xml:space="preserve"> (Bradley </w:t>
      </w:r>
      <w:proofErr w:type="spellStart"/>
      <w:r>
        <w:t>Blakeman</w:t>
      </w:r>
      <w:proofErr w:type="spellEnd"/>
      <w:r>
        <w:t>, currently a professor of Politics and Public Policy at Georgetown University, EMP’s Pose Greater Threat Than Nuclear Strike, Published Jul 2, 2013, Accessed: July 9, 2013, http://www.newsmax.com/bradleyblakeman/emps-threat-nuclear-strike/2013/07/02/id/513111#ixzz2Ybm4VE4f)//mw</w:t>
      </w:r>
    </w:p>
    <w:p w:rsidR="00947D80" w:rsidRDefault="00947D80" w:rsidP="00947D80">
      <w:r w:rsidRPr="002A7EA2">
        <w:rPr>
          <w:rStyle w:val="StyleBoldUnderline"/>
        </w:rPr>
        <w:t>Will a strike to America’s national power grid be the modern day Pearl Harbor</w:t>
      </w:r>
      <w:r>
        <w:t xml:space="preserve"> or 9.0 Earthquake</w:t>
      </w:r>
      <w:proofErr w:type="gramStart"/>
      <w:r>
        <w:t>?</w:t>
      </w:r>
      <w:r w:rsidRPr="00227C58">
        <w:rPr>
          <w:sz w:val="12"/>
        </w:rPr>
        <w:t>¶</w:t>
      </w:r>
      <w:proofErr w:type="gramEnd"/>
      <w:r w:rsidRPr="00227C58">
        <w:rPr>
          <w:sz w:val="12"/>
        </w:rPr>
        <w:t xml:space="preserve"> ¶ </w:t>
      </w:r>
      <w:r>
        <w:t xml:space="preserve">My student at Georgetown University, Nikolas </w:t>
      </w:r>
      <w:proofErr w:type="spellStart"/>
      <w:r>
        <w:t>Lundeen</w:t>
      </w:r>
      <w:proofErr w:type="spellEnd"/>
      <w:r>
        <w:t>, recently made me aware of a threat to America that every American must know and act upon.</w:t>
      </w:r>
      <w:r w:rsidRPr="00227C58">
        <w:rPr>
          <w:sz w:val="12"/>
        </w:rPr>
        <w:t xml:space="preserve">¶ ¶ </w:t>
      </w:r>
      <w:r>
        <w:t xml:space="preserve">What if I told you that </w:t>
      </w:r>
      <w:r w:rsidRPr="002A7EA2">
        <w:rPr>
          <w:rStyle w:val="StyleBoldUnderline"/>
        </w:rPr>
        <w:t>an attack on our electrical infrastructure by Electromagnetic Pulses (EMP), would result in the deaths of millions of Americans</w:t>
      </w:r>
      <w:r>
        <w:t xml:space="preserve">? The government will protect us, you say? </w:t>
      </w:r>
      <w:r w:rsidRPr="002A7EA2">
        <w:rPr>
          <w:rStyle w:val="StyleBoldUnderline"/>
        </w:rPr>
        <w:t>Our own government depends almost entirely on civilian sources of electricity, effectively eliminating its ability to function, much less protect its citizens in the event of such disaster</w:t>
      </w:r>
      <w:proofErr w:type="gramStart"/>
      <w:r>
        <w:t>.</w:t>
      </w:r>
      <w:r w:rsidRPr="00227C58">
        <w:rPr>
          <w:sz w:val="12"/>
        </w:rPr>
        <w:t>¶</w:t>
      </w:r>
      <w:proofErr w:type="gramEnd"/>
      <w:r w:rsidRPr="00227C58">
        <w:rPr>
          <w:sz w:val="12"/>
        </w:rPr>
        <w:t xml:space="preserve"> ¶ </w:t>
      </w:r>
      <w:r>
        <w:t xml:space="preserve">But we can take steps to protect ourselves from this potential disaster and immediate threat. Rep. Trent Franks, R-Ariz., recognized the situation and has attempted to move forward H.R. 668, also known as the SHIELD Act, to protect the U.S. from this unfeigned threat to our civilization. </w:t>
      </w:r>
      <w:r w:rsidRPr="00227C58">
        <w:rPr>
          <w:sz w:val="12"/>
        </w:rPr>
        <w:t xml:space="preserve">¶ ¶ </w:t>
      </w:r>
      <w:r w:rsidRPr="002A7EA2">
        <w:rPr>
          <w:rStyle w:val="StyleBoldUnderline"/>
        </w:rPr>
        <w:t>Electromagnetic Pulses, or EMPs, are the type of attack that could devastate our nation. The main threat of a manmade EMP could come via a nuclear weapon</w:t>
      </w:r>
      <w:r>
        <w:t xml:space="preserve">. According to James Woolsey, director of the CIA under President Clinton: </w:t>
      </w:r>
      <w:r w:rsidRPr="00227C58">
        <w:rPr>
          <w:sz w:val="12"/>
        </w:rPr>
        <w:t xml:space="preserve">¶ ¶ </w:t>
      </w:r>
      <w:r>
        <w:t xml:space="preserve">“A nuclear weapon detonated at high-altitude, above 30 kilometers, will generate an electromagnetic pulse that can be likened to a super-energetic radio wave, more powerful than lightning, that can destroy and disrupt electronics across a broad geographic area . . . </w:t>
      </w:r>
      <w:r w:rsidRPr="002A7EA2">
        <w:rPr>
          <w:rStyle w:val="StyleBoldUnderline"/>
        </w:rPr>
        <w:t>An EMP attack would collapse the electric grid and other infrastructure that depends on it — communications, transportation, banking and finance, food and water — necessary to sustain modern civilization and the live</w:t>
      </w:r>
      <w:r w:rsidR="00647A32">
        <w:rPr>
          <w:rStyle w:val="StyleBoldUnderline"/>
        </w:rPr>
        <w:t xml:space="preserve">s of 300 million Americans.” </w:t>
      </w:r>
      <w:r w:rsidRPr="002A7EA2">
        <w:rPr>
          <w:rStyle w:val="StyleBoldUnderline"/>
        </w:rPr>
        <w:t xml:space="preserve"> Many of the U.S.’s military threats, including China</w:t>
      </w:r>
      <w:r>
        <w:t xml:space="preserve">, Russia, and North Korea (with Iran not too far behind), all appear to </w:t>
      </w:r>
      <w:r w:rsidRPr="002A7EA2">
        <w:rPr>
          <w:rStyle w:val="StyleBoldUnderline"/>
        </w:rPr>
        <w:t>have Super EMP capabilities that with a single strike could take out power across this country. Scarier yet, the U.S. does not have radar detection or missile defense structures to prevent it</w:t>
      </w:r>
      <w:r>
        <w:t xml:space="preserve">, making it vulnerable to attacks via submarine or through Fractional Orbital Bombardment Systems (FOBS), where missiles are shot into space, orbit around the earth, and then attack. These attack systems are limitless in terms of distance and unpredictable. </w:t>
      </w:r>
    </w:p>
    <w:p w:rsidR="001D1DFA" w:rsidRDefault="001D1DFA" w:rsidP="00933C02">
      <w:pPr>
        <w:rPr>
          <w:rStyle w:val="StyleBoldUnderline"/>
          <w:rFonts w:asciiTheme="minorHAnsi" w:hAnsiTheme="minorHAnsi"/>
        </w:rPr>
      </w:pPr>
    </w:p>
    <w:p w:rsidR="0044122B" w:rsidRPr="00E94738" w:rsidRDefault="0044122B" w:rsidP="0044122B">
      <w:pPr>
        <w:pStyle w:val="Heading3"/>
        <w:rPr>
          <w:rFonts w:asciiTheme="minorHAnsi" w:hAnsiTheme="minorHAnsi"/>
        </w:rPr>
      </w:pPr>
      <w:bookmarkStart w:id="37" w:name="_Toc361218828"/>
      <w:r w:rsidRPr="00E94738">
        <w:rPr>
          <w:rFonts w:asciiTheme="minorHAnsi" w:hAnsiTheme="minorHAnsi"/>
        </w:rPr>
        <w:lastRenderedPageBreak/>
        <w:t>CHINA DA – A2: Pan K (China IS a threat)</w:t>
      </w:r>
      <w:bookmarkEnd w:id="37"/>
    </w:p>
    <w:p w:rsidR="0044122B" w:rsidRPr="00E94738" w:rsidRDefault="0044122B" w:rsidP="0044122B">
      <w:pPr>
        <w:rPr>
          <w:rStyle w:val="StyleBoldUnderline"/>
          <w:rFonts w:asciiTheme="minorHAnsi" w:hAnsiTheme="minorHAnsi"/>
        </w:rPr>
      </w:pPr>
    </w:p>
    <w:p w:rsidR="0044122B" w:rsidRDefault="0044122B" w:rsidP="0044122B">
      <w:pPr>
        <w:pStyle w:val="Heading4"/>
      </w:pPr>
      <w:r>
        <w:t>China's new leadership and advanced military tech make it a threat</w:t>
      </w:r>
    </w:p>
    <w:p w:rsidR="0044122B" w:rsidRPr="002B07B0" w:rsidRDefault="0044122B" w:rsidP="0044122B">
      <w:r w:rsidRPr="002B07B0">
        <w:t xml:space="preserve">BY JOHN </w:t>
      </w:r>
      <w:r w:rsidRPr="002B07B0">
        <w:rPr>
          <w:rStyle w:val="StyleStyleBold12pt"/>
        </w:rPr>
        <w:t>GARNAUT</w:t>
      </w:r>
      <w:r w:rsidRPr="002B07B0">
        <w:t xml:space="preserve"> John </w:t>
      </w:r>
      <w:proofErr w:type="spellStart"/>
      <w:r w:rsidRPr="002B07B0">
        <w:t>Garnaut</w:t>
      </w:r>
      <w:proofErr w:type="spellEnd"/>
      <w:r w:rsidRPr="002B07B0">
        <w:t>, China correspondent for the Sydney Morning Herald and the </w:t>
      </w:r>
      <w:proofErr w:type="gramStart"/>
      <w:r w:rsidRPr="002B07B0">
        <w:t>Age,</w:t>
      </w:r>
      <w:proofErr w:type="gramEnd"/>
      <w:r w:rsidRPr="002B07B0">
        <w:t xml:space="preserve"> is the author of </w:t>
      </w:r>
      <w:r w:rsidR="003F2A9B">
        <w:fldChar w:fldCharType="begin"/>
      </w:r>
      <w:r w:rsidR="003F2A9B">
        <w:instrText xml:space="preserve"> HYPERLINK "http://www.amazon.com/gp/product/B00A3Q9ER6/ref=as_li_ss_tl?ie=UTF8&amp;camp=1789&amp;creative=390957&amp;creativeASIN=B00A3Q9ER6&amp;linkCode=as2&amp;tag=fopo-20" \t "_blank" </w:instrText>
      </w:r>
      <w:r w:rsidR="003F2A9B">
        <w:fldChar w:fldCharType="separate"/>
      </w:r>
      <w:r w:rsidRPr="002B07B0">
        <w:rPr>
          <w:rStyle w:val="Hyperlink"/>
        </w:rPr>
        <w:t>The Rise and Fall of the House of Bo</w:t>
      </w:r>
      <w:r w:rsidR="003F2A9B">
        <w:rPr>
          <w:rStyle w:val="Hyperlink"/>
        </w:rPr>
        <w:fldChar w:fldCharType="end"/>
      </w:r>
      <w:r w:rsidRPr="002B07B0">
        <w:t>. APRIL 29, 20</w:t>
      </w:r>
      <w:r w:rsidRPr="002B07B0">
        <w:rPr>
          <w:rStyle w:val="StyleStyleBold12pt"/>
        </w:rPr>
        <w:t>13</w:t>
      </w:r>
    </w:p>
    <w:p w:rsidR="0044122B" w:rsidRDefault="0044122B" w:rsidP="0044122B">
      <w:r>
        <w:t>"</w:t>
      </w:r>
      <w:hyperlink r:id="rId55" w:tooltip="Xi's War Drums" w:history="1">
        <w:r w:rsidRPr="002B07B0">
          <w:rPr>
            <w:rStyle w:val="Hyperlink"/>
          </w:rPr>
          <w:t>Xi's War Drums</w:t>
        </w:r>
      </w:hyperlink>
      <w:r>
        <w:t xml:space="preserve"> </w:t>
      </w:r>
      <w:r w:rsidRPr="002B07B0">
        <w:t>China's new leader is using the military to consolidate his power. But has he unleashed forces beyond his control?</w:t>
      </w:r>
      <w:r>
        <w:t>"</w:t>
      </w:r>
      <w:r w:rsidRPr="002B07B0">
        <w:t xml:space="preserve"> </w:t>
      </w:r>
      <w:r>
        <w:t xml:space="preserve">Foreign Policy </w:t>
      </w:r>
      <w:hyperlink r:id="rId56" w:history="1">
        <w:r w:rsidRPr="00777348">
          <w:rPr>
            <w:color w:val="0000FF"/>
            <w:u w:val="single"/>
          </w:rPr>
          <w:t>http://www.foreignpolicy.com/articles/2013/04/29/xis_war_drums?print=yes&amp;hidecomments=yes&amp;page=full</w:t>
        </w:r>
      </w:hyperlink>
      <w:r>
        <w:t xml:space="preserve"> Accessed: 7/10/13 YHK//JDI</w:t>
      </w:r>
    </w:p>
    <w:p w:rsidR="0044122B" w:rsidRPr="002B07B0" w:rsidRDefault="0044122B" w:rsidP="0044122B">
      <w:r w:rsidRPr="002B07B0">
        <w:t xml:space="preserve">Every morning at 6 a.m., more than two dozen of the world's leading submarine watchers, aviation experts, government specialists, imagery analysts, cryptanalysts, and linguists gather at the headquarters of the U.S. Pacific Fleet in Hawaii. Their job is to probe the overnight intelligence reports to guide the activities and strategies of the five aircraft carrier groups, 180 ships, and nearly 2,000 aircraft that constantly patrol the Pacific and Indian oceans. The morning meetings are convened by the fleet's top intelligence officer, Capt. James </w:t>
      </w:r>
      <w:proofErr w:type="spellStart"/>
      <w:r w:rsidRPr="002B07B0">
        <w:t>Fanell</w:t>
      </w:r>
      <w:proofErr w:type="spellEnd"/>
      <w:r w:rsidRPr="002B07B0">
        <w:t>, and cover activities emanating anywhere "from Hollywood to Bollywood," as the head of U.S. Pacific Command, Adm. Samuel Locklear, likes to put it. But the group never takes long before zeroing in on the country driving the United States' military and diplomatic "</w:t>
      </w:r>
      <w:r w:rsidR="003F2A9B">
        <w:fldChar w:fldCharType="begin"/>
      </w:r>
      <w:r w:rsidR="003F2A9B">
        <w:instrText xml:space="preserve"> HYPERLINK "http://www.foreignpolicy.com/articles/2011/10/11/americas_pacific_century?page=full" \t "_blank" </w:instrText>
      </w:r>
      <w:r w:rsidR="003F2A9B">
        <w:fldChar w:fldCharType="separate"/>
      </w:r>
      <w:r w:rsidRPr="002B07B0">
        <w:rPr>
          <w:rStyle w:val="Hyperlink"/>
        </w:rPr>
        <w:t>pivot</w:t>
      </w:r>
      <w:r w:rsidR="003F2A9B">
        <w:rPr>
          <w:rStyle w:val="Hyperlink"/>
        </w:rPr>
        <w:fldChar w:fldCharType="end"/>
      </w:r>
      <w:r w:rsidRPr="002B07B0">
        <w:t xml:space="preserve">" to Asia. "Every day it's about China; </w:t>
      </w:r>
      <w:r w:rsidRPr="00290783">
        <w:rPr>
          <w:rStyle w:val="StyleBoldUnderline"/>
        </w:rPr>
        <w:t xml:space="preserve">it's about </w:t>
      </w:r>
      <w:r w:rsidRPr="00DD293E">
        <w:rPr>
          <w:rStyle w:val="StyleBoldUnderline"/>
          <w:highlight w:val="yellow"/>
        </w:rPr>
        <w:t>a China who's at the center of virtually every activity and dispute in the maritime domain in the East Asian region</w:t>
      </w:r>
      <w:r w:rsidRPr="002B07B0">
        <w:t>," </w:t>
      </w:r>
      <w:r w:rsidR="003F2A9B">
        <w:fldChar w:fldCharType="begin"/>
      </w:r>
      <w:r w:rsidR="003F2A9B">
        <w:instrText xml:space="preserve"> HYPERLINK "http://news.usni.org/2013/02/01/chinas-rise-west-day-three" \t "_blank" </w:instrText>
      </w:r>
      <w:r w:rsidR="003F2A9B">
        <w:fldChar w:fldCharType="separate"/>
      </w:r>
      <w:r w:rsidRPr="002B07B0">
        <w:rPr>
          <w:rStyle w:val="Hyperlink"/>
        </w:rPr>
        <w:t xml:space="preserve">said </w:t>
      </w:r>
      <w:proofErr w:type="spellStart"/>
      <w:r w:rsidRPr="002B07B0">
        <w:rPr>
          <w:rStyle w:val="Hyperlink"/>
        </w:rPr>
        <w:t>Fanell</w:t>
      </w:r>
      <w:proofErr w:type="spellEnd"/>
      <w:r w:rsidR="003F2A9B">
        <w:rPr>
          <w:rStyle w:val="Hyperlink"/>
        </w:rPr>
        <w:fldChar w:fldCharType="end"/>
      </w:r>
      <w:r w:rsidRPr="002B07B0">
        <w:t xml:space="preserve">, reading </w:t>
      </w:r>
      <w:proofErr w:type="spellStart"/>
      <w:r w:rsidRPr="002B07B0">
        <w:t>from</w:t>
      </w:r>
      <w:r w:rsidR="003F2A9B">
        <w:fldChar w:fldCharType="begin"/>
      </w:r>
      <w:r w:rsidR="003F2A9B">
        <w:instrText xml:space="preserve"> HYPERLINK "http://www.youtube.com/watch?v=nLrO1GI8ZIY" \t "_blank" </w:instrText>
      </w:r>
      <w:r w:rsidR="003F2A9B">
        <w:fldChar w:fldCharType="separate"/>
      </w:r>
      <w:r w:rsidRPr="002B07B0">
        <w:rPr>
          <w:rStyle w:val="Hyperlink"/>
        </w:rPr>
        <w:t>prepared</w:t>
      </w:r>
      <w:proofErr w:type="spellEnd"/>
      <w:r w:rsidRPr="002B07B0">
        <w:rPr>
          <w:rStyle w:val="Hyperlink"/>
        </w:rPr>
        <w:t xml:space="preserve"> remarks</w:t>
      </w:r>
      <w:r w:rsidR="003F2A9B">
        <w:rPr>
          <w:rStyle w:val="Hyperlink"/>
        </w:rPr>
        <w:fldChar w:fldCharType="end"/>
      </w:r>
      <w:r w:rsidRPr="002B07B0">
        <w:t> at a U.S. Naval Institute conference in San Diego on Jan. 31.</w:t>
      </w:r>
    </w:p>
    <w:p w:rsidR="0044122B" w:rsidRPr="00290783" w:rsidRDefault="0044122B" w:rsidP="0044122B">
      <w:pPr>
        <w:rPr>
          <w:rStyle w:val="StyleBoldUnderline"/>
        </w:rPr>
      </w:pPr>
      <w:proofErr w:type="spellStart"/>
      <w:r w:rsidRPr="002B07B0">
        <w:t>Fanell</w:t>
      </w:r>
      <w:proofErr w:type="spellEnd"/>
      <w:r w:rsidRPr="002B07B0">
        <w:t xml:space="preserve">, in comments that went largely unnoticed outside the small circle of China military specialists, spelled out in rare detail the reasons the United States is shifting 60 percent of its naval assets -- including its most advanced capabilities -- to the Pacific. He was blunt: </w:t>
      </w:r>
      <w:r w:rsidRPr="00290783">
        <w:rPr>
          <w:rStyle w:val="StyleBoldUnderline"/>
        </w:rPr>
        <w:t xml:space="preserve">The Chinese People's Liberation Army (PLA) Navy is focused on war, and it is expanding into the "blue waters" explicitly to counter the U.S. Pacific Fleet. "I can tell you, as the fleet intelligence officer, </w:t>
      </w:r>
      <w:r w:rsidRPr="00DD293E">
        <w:rPr>
          <w:rStyle w:val="StyleBoldUnderline"/>
          <w:highlight w:val="yellow"/>
        </w:rPr>
        <w:t>the PLA Navy is going to sea to learn how to do naval warfare,</w:t>
      </w:r>
      <w:r w:rsidRPr="00290783">
        <w:rPr>
          <w:rStyle w:val="StyleBoldUnderline"/>
        </w:rPr>
        <w:t>" he said. "My assessment is t</w:t>
      </w:r>
      <w:r w:rsidRPr="00DD293E">
        <w:rPr>
          <w:rStyle w:val="StyleBoldUnderline"/>
          <w:highlight w:val="yellow"/>
        </w:rPr>
        <w:t>he PLA Navy has become a very capable fighting force.</w:t>
      </w:r>
      <w:r w:rsidRPr="00290783">
        <w:rPr>
          <w:rStyle w:val="StyleBoldUnderline"/>
        </w:rPr>
        <w:t>"</w:t>
      </w:r>
      <w:r>
        <w:rPr>
          <w:rStyle w:val="StyleBoldUnderline"/>
        </w:rPr>
        <w:t xml:space="preserve"> </w:t>
      </w:r>
      <w:r w:rsidRPr="00290783">
        <w:rPr>
          <w:rStyle w:val="StyleBoldUnderline"/>
        </w:rPr>
        <w:t>Some were shocked to hear the extent and intensity of China's carefully orchestrated maritime provocations, especially coming from an officer whose job may make him more of an expert on Beijing's naval maneuverings than anyone outside China. Others wondered whether the Pacific Fleet was simply playing the Washington game, perhaps lobbying for a greater share of the U.S. military budget or wider authority to act by magnifying the threat.</w:t>
      </w:r>
    </w:p>
    <w:p w:rsidR="0044122B" w:rsidRPr="002B07B0" w:rsidRDefault="0044122B" w:rsidP="0044122B">
      <w:r w:rsidRPr="002B07B0">
        <w:t xml:space="preserve">But it may well be that the most contestable of </w:t>
      </w:r>
      <w:proofErr w:type="spellStart"/>
      <w:r w:rsidRPr="002B07B0">
        <w:t>Fanell's</w:t>
      </w:r>
      <w:proofErr w:type="spellEnd"/>
      <w:r w:rsidRPr="002B07B0">
        <w:t xml:space="preserve"> assertions were about the Chinese military's capabilities, not its provocations. For the question on many minds, both in Washington and Beijing, is this: Can China actually fight? And the person most anxious to find an answer happens to be the man who just became China's fifth leader since Mao: Xi </w:t>
      </w:r>
      <w:proofErr w:type="spellStart"/>
      <w:r w:rsidRPr="002B07B0">
        <w:t>Jinping</w:t>
      </w:r>
      <w:proofErr w:type="spellEnd"/>
      <w:r w:rsidRPr="002B07B0">
        <w:t>.</w:t>
      </w:r>
    </w:p>
    <w:p w:rsidR="0044122B" w:rsidRPr="002B07B0" w:rsidRDefault="0044122B" w:rsidP="0044122B">
      <w:r w:rsidRPr="002B07B0">
        <w:t xml:space="preserve">FOR XI, this is no idle question. The 59-year-old new president is himself a veteran who launched his career in 1979 as personal assistant to </w:t>
      </w:r>
      <w:proofErr w:type="spellStart"/>
      <w:r w:rsidRPr="002B07B0">
        <w:t>Geng</w:t>
      </w:r>
      <w:proofErr w:type="spellEnd"/>
      <w:r w:rsidRPr="002B07B0">
        <w:t xml:space="preserve"> Biao, then secretary-general in charge of daily affairs at the Central Military Commission, the 11-member panel that runs the Chinese armed forces. And Xi has stated clearly that the military is central to his vision for China. "We must ensure there is unison between a prosperous country and strong military," </w:t>
      </w:r>
      <w:r w:rsidR="003F2A9B">
        <w:fldChar w:fldCharType="begin"/>
      </w:r>
      <w:r w:rsidR="003F2A9B">
        <w:instrText xml:space="preserve"> HYPERLINK "http://online.wsj.com/article/SB10001424127887324128504578348774040546346.html" \t "_blank" </w:instrText>
      </w:r>
      <w:r w:rsidR="003F2A9B">
        <w:fldChar w:fldCharType="separate"/>
      </w:r>
      <w:r w:rsidRPr="002B07B0">
        <w:rPr>
          <w:rStyle w:val="Hyperlink"/>
        </w:rPr>
        <w:t>he said</w:t>
      </w:r>
      <w:r w:rsidR="003F2A9B">
        <w:rPr>
          <w:rStyle w:val="Hyperlink"/>
        </w:rPr>
        <w:fldChar w:fldCharType="end"/>
      </w:r>
      <w:r w:rsidRPr="002B07B0">
        <w:t> in a pep talk to sailors on board a guided-missile destroyer in December. But his ambition to have a strong, professional fighting force is greatly complicated by an even bigger question that has occupied every Communist Party leader since Mao uttered his famous dictum that "political power grows out of the barrel of a gun." Can Xi be sure that the PLA will always be loyal to the party, and specifically to him?</w:t>
      </w:r>
    </w:p>
    <w:p w:rsidR="0044122B" w:rsidRPr="002B07B0" w:rsidRDefault="0044122B" w:rsidP="0044122B">
      <w:r w:rsidRPr="002B07B0">
        <w:t>"The people's army is not merely an organ for fighting; it is also an organ for the political advancement of the party," Mao once said, in another statement whose truth has been confirmed by all his successors. Xi may be able to build a military that is either modern and capable or loyal and political. But many in China now believe he can't have both.</w:t>
      </w:r>
    </w:p>
    <w:p w:rsidR="0044122B" w:rsidRPr="00290783" w:rsidRDefault="0044122B" w:rsidP="0044122B">
      <w:pPr>
        <w:rPr>
          <w:rStyle w:val="StyleBoldUnderline"/>
        </w:rPr>
      </w:pPr>
      <w:r w:rsidRPr="002B07B0">
        <w:t xml:space="preserve">It won't be for lack of trying. In the West, </w:t>
      </w:r>
      <w:r w:rsidRPr="00290783">
        <w:rPr>
          <w:rStyle w:val="StyleBoldUnderline"/>
        </w:rPr>
        <w:t>Xi's assumption of power has largely been covered as an economic and political drama: Can he keep China's booming markets on track? Will he tame the country's toxic levels of official corruption before demands for political reform derail him? Is he a reformer at all? What these accounts often miss are Xi's very deliberate moves to build a military power base for his presidency.</w:t>
      </w:r>
    </w:p>
    <w:p w:rsidR="0044122B" w:rsidRDefault="0044122B" w:rsidP="0044122B">
      <w:r w:rsidRPr="002B07B0">
        <w:t xml:space="preserve">Even before formally taking office, </w:t>
      </w:r>
      <w:r w:rsidRPr="00DD293E">
        <w:rPr>
          <w:rStyle w:val="StyleBoldUnderline"/>
          <w:highlight w:val="yellow"/>
        </w:rPr>
        <w:t>Xi launched a wide-ranging program of inspecting troops, cementing key military relationships, and muscling up against Japan, his associates say</w:t>
      </w:r>
      <w:r w:rsidRPr="00290783">
        <w:rPr>
          <w:rStyle w:val="StyleBoldUnderline"/>
        </w:rPr>
        <w:t>.</w:t>
      </w:r>
      <w:r w:rsidRPr="002B07B0">
        <w:t xml:space="preserve"> On Nov. 15, his preparatory work was </w:t>
      </w:r>
    </w:p>
    <w:p w:rsidR="0044122B" w:rsidRDefault="0044122B" w:rsidP="0044122B"/>
    <w:p w:rsidR="0044122B" w:rsidRPr="0044122B" w:rsidRDefault="0044122B" w:rsidP="0044122B">
      <w:pPr>
        <w:rPr>
          <w:sz w:val="28"/>
        </w:rPr>
      </w:pPr>
      <w:r w:rsidRPr="0044122B">
        <w:rPr>
          <w:sz w:val="28"/>
        </w:rPr>
        <w:t>CONTINUES….</w:t>
      </w:r>
    </w:p>
    <w:p w:rsidR="0044122B" w:rsidRDefault="0044122B" w:rsidP="0044122B"/>
    <w:p w:rsidR="0044122B" w:rsidRPr="00E94738" w:rsidRDefault="0044122B" w:rsidP="0044122B">
      <w:pPr>
        <w:pStyle w:val="Heading3"/>
        <w:rPr>
          <w:rFonts w:asciiTheme="minorHAnsi" w:hAnsiTheme="minorHAnsi"/>
        </w:rPr>
      </w:pPr>
      <w:bookmarkStart w:id="38" w:name="_Toc361218829"/>
      <w:r w:rsidRPr="00E94738">
        <w:rPr>
          <w:rFonts w:asciiTheme="minorHAnsi" w:hAnsiTheme="minorHAnsi"/>
        </w:rPr>
        <w:lastRenderedPageBreak/>
        <w:t>CHINA DA – A2: Pan K (China IS a threat)</w:t>
      </w:r>
      <w:bookmarkEnd w:id="38"/>
    </w:p>
    <w:p w:rsidR="0044122B" w:rsidRPr="00E94738" w:rsidRDefault="0044122B" w:rsidP="0044122B">
      <w:pPr>
        <w:rPr>
          <w:rStyle w:val="StyleBoldUnderline"/>
          <w:rFonts w:asciiTheme="minorHAnsi" w:hAnsiTheme="minorHAnsi"/>
        </w:rPr>
      </w:pPr>
    </w:p>
    <w:p w:rsidR="0044122B" w:rsidRPr="00290783" w:rsidRDefault="0044122B" w:rsidP="0044122B">
      <w:pPr>
        <w:rPr>
          <w:rStyle w:val="StyleBoldUnderline"/>
        </w:rPr>
      </w:pPr>
      <w:proofErr w:type="gramStart"/>
      <w:r w:rsidRPr="002B07B0">
        <w:t>rewarded</w:t>
      </w:r>
      <w:proofErr w:type="gramEnd"/>
      <w:r w:rsidRPr="002B07B0">
        <w:t xml:space="preserve"> by his appointment as not only general secretary of the Communist Party but also chairman of the Central Military Commission. The latter was a title that had eluded his predecessor, the lackluster Hu Jintao, for </w:t>
      </w:r>
      <w:r w:rsidR="003F2A9B">
        <w:fldChar w:fldCharType="begin"/>
      </w:r>
      <w:r w:rsidR="003F2A9B">
        <w:instrText xml:space="preserve"> HYPERLINK "http://www.nytimes.com/2012/11/13/world/asia/hu-jintaos-military-role-in-china-uncertain-as-congress-winds-down.html?_r=0" \t "_blank" </w:instrText>
      </w:r>
      <w:r w:rsidR="003F2A9B">
        <w:fldChar w:fldCharType="separate"/>
      </w:r>
      <w:r w:rsidRPr="002B07B0">
        <w:rPr>
          <w:rStyle w:val="Hyperlink"/>
        </w:rPr>
        <w:t>two years</w:t>
      </w:r>
      <w:r w:rsidR="003F2A9B">
        <w:rPr>
          <w:rStyle w:val="Hyperlink"/>
        </w:rPr>
        <w:fldChar w:fldCharType="end"/>
      </w:r>
      <w:r w:rsidRPr="002B07B0">
        <w:t> after Hu became party secretary, a symbolism lost on no one. Almost immediately after Xi's elevation, he announced a high-profile austerity campaign, attacking the military's culture of banquets, ceremony, and pomp. He demanded that his soldiers focus on their mission. "</w:t>
      </w:r>
      <w:r w:rsidRPr="00290783">
        <w:rPr>
          <w:rStyle w:val="StyleBoldUnderline"/>
        </w:rPr>
        <w:t>We must ensure that our troops are ready when called upon, that they are fully capable of fighting, and that they must win every war," </w:t>
      </w:r>
      <w:r w:rsidR="003F2A9B">
        <w:fldChar w:fldCharType="begin"/>
      </w:r>
      <w:r w:rsidR="003F2A9B">
        <w:instrText xml:space="preserve"> HYPERLINK "http://www.jamestown.org/programs/chinabrief/single/?tx_ttnews%5btt_news%5d=40329&amp;cHash=d7a108eeb831585907e389ed5a637ada" \t "_blank" </w:instrText>
      </w:r>
      <w:r w:rsidR="003F2A9B">
        <w:fldChar w:fldCharType="separate"/>
      </w:r>
      <w:r w:rsidRPr="00290783">
        <w:rPr>
          <w:rStyle w:val="StyleBoldUnderline"/>
        </w:rPr>
        <w:t>Xi said</w:t>
      </w:r>
      <w:r w:rsidR="003F2A9B">
        <w:rPr>
          <w:rStyle w:val="StyleBoldUnderline"/>
        </w:rPr>
        <w:fldChar w:fldCharType="end"/>
      </w:r>
      <w:r w:rsidRPr="00290783">
        <w:rPr>
          <w:rStyle w:val="StyleBoldUnderline"/>
        </w:rPr>
        <w:t> during a tour of military forces in southern Guangdong province in December.</w:t>
      </w:r>
    </w:p>
    <w:p w:rsidR="0044122B" w:rsidRPr="002B07B0" w:rsidRDefault="0044122B" w:rsidP="0044122B">
      <w:r w:rsidRPr="002B07B0">
        <w:t>The People's Liberation Army was founded as an arm of the Chinese Communist Party on Aug. 1, 1927, when it began a quarter-century of nonstop warfare. Today it occupies a central place in party history and mythology for helping to defeat the occupying Japanese, drive the Kuomintang nationalists to Taiwan, and push U.S.-led forces back to the 38th parallel in the Korean War. It added an air force and navy shortly after the 1949 founding of the People's Republic.</w:t>
      </w:r>
    </w:p>
    <w:p w:rsidR="0044122B" w:rsidRPr="002B07B0" w:rsidRDefault="0044122B" w:rsidP="0044122B">
      <w:r w:rsidRPr="002B07B0">
        <w:t xml:space="preserve">Politics have always played a key role, and the PLA retains a Soviet-style dual command structure. A powerful political department sits at the center of the organization, while political minders shadow commanders at every level of the enormous hierarchy. With its crucial role at home as well as internationally, </w:t>
      </w:r>
      <w:r w:rsidRPr="00DD293E">
        <w:rPr>
          <w:rStyle w:val="StyleBoldUnderline"/>
          <w:highlight w:val="yellow"/>
        </w:rPr>
        <w:t xml:space="preserve">the PLA today boasts 2.3 million active-duty personnel, </w:t>
      </w:r>
      <w:r w:rsidRPr="00DD293E">
        <w:rPr>
          <w:rStyle w:val="StyleBoldUnderline"/>
        </w:rPr>
        <w:t>and its capabilities have been greatly strengthened by</w:t>
      </w:r>
      <w:r w:rsidRPr="00DD293E">
        <w:rPr>
          <w:rStyle w:val="StyleBoldUnderline"/>
          <w:highlight w:val="yellow"/>
        </w:rPr>
        <w:t xml:space="preserve"> two decades of double-digit budget increases, enabling it to invest in </w:t>
      </w:r>
      <w:r w:rsidRPr="00DD293E">
        <w:rPr>
          <w:rStyle w:val="StyleBoldUnderline"/>
        </w:rPr>
        <w:t xml:space="preserve">everything from its </w:t>
      </w:r>
      <w:r w:rsidRPr="00DD293E">
        <w:rPr>
          <w:rStyle w:val="StyleBoldUnderline"/>
          <w:highlight w:val="yellow"/>
        </w:rPr>
        <w:t>first aircraft carrier and stealth fighter jets to the world's only anti-ship ballistic missile.</w:t>
      </w:r>
    </w:p>
    <w:p w:rsidR="0044122B" w:rsidRDefault="0044122B" w:rsidP="0044122B"/>
    <w:p w:rsidR="0044122B" w:rsidRPr="00E94738" w:rsidRDefault="0044122B" w:rsidP="0044122B">
      <w:pPr>
        <w:pStyle w:val="Heading3"/>
        <w:rPr>
          <w:rFonts w:asciiTheme="minorHAnsi" w:hAnsiTheme="minorHAnsi"/>
        </w:rPr>
      </w:pPr>
      <w:bookmarkStart w:id="39" w:name="_Toc361218830"/>
      <w:r w:rsidRPr="00E94738">
        <w:rPr>
          <w:rFonts w:asciiTheme="minorHAnsi" w:hAnsiTheme="minorHAnsi"/>
        </w:rPr>
        <w:lastRenderedPageBreak/>
        <w:t>CHINA DA – A2: Pan K (China IS a threat)</w:t>
      </w:r>
      <w:bookmarkEnd w:id="39"/>
    </w:p>
    <w:p w:rsidR="0044122B" w:rsidRPr="00E94738" w:rsidRDefault="0044122B" w:rsidP="0044122B">
      <w:pPr>
        <w:rPr>
          <w:rStyle w:val="StyleBoldUnderline"/>
          <w:rFonts w:asciiTheme="minorHAnsi" w:hAnsiTheme="minorHAnsi"/>
        </w:rPr>
      </w:pPr>
    </w:p>
    <w:p w:rsidR="0044122B" w:rsidRDefault="0044122B" w:rsidP="0044122B">
      <w:pPr>
        <w:pStyle w:val="Heading4"/>
      </w:pPr>
      <w:r>
        <w:t>China's military capability caught the US off guard</w:t>
      </w:r>
    </w:p>
    <w:p w:rsidR="0044122B" w:rsidRPr="002B07B0" w:rsidRDefault="0044122B" w:rsidP="0044122B">
      <w:r w:rsidRPr="002B07B0">
        <w:t xml:space="preserve">BY JOHN </w:t>
      </w:r>
      <w:r w:rsidRPr="002B07B0">
        <w:rPr>
          <w:rStyle w:val="StyleStyleBold12pt"/>
        </w:rPr>
        <w:t>GARNAUT</w:t>
      </w:r>
      <w:r w:rsidRPr="002B07B0">
        <w:t xml:space="preserve"> John </w:t>
      </w:r>
      <w:proofErr w:type="spellStart"/>
      <w:r w:rsidRPr="002B07B0">
        <w:t>Garnaut</w:t>
      </w:r>
      <w:proofErr w:type="spellEnd"/>
      <w:r w:rsidRPr="002B07B0">
        <w:t>, China correspondent for the Sydney Morning Herald and the </w:t>
      </w:r>
      <w:proofErr w:type="gramStart"/>
      <w:r w:rsidRPr="002B07B0">
        <w:t>Age,</w:t>
      </w:r>
      <w:proofErr w:type="gramEnd"/>
      <w:r w:rsidRPr="002B07B0">
        <w:t xml:space="preserve"> is the author of </w:t>
      </w:r>
      <w:r w:rsidR="003F2A9B">
        <w:fldChar w:fldCharType="begin"/>
      </w:r>
      <w:r w:rsidR="003F2A9B">
        <w:instrText xml:space="preserve"> HYPERLINK "http://www.amazon.com/gp/product/B00A3Q9ER6/ref=as_li_ss_tl?ie=UTF8&amp;camp=1789&amp;creative=390957&amp;creativeASIN=B00A3Q9ER6&amp;linkCode=as2&amp;tag=fopo-20" \t "_blank" </w:instrText>
      </w:r>
      <w:r w:rsidR="003F2A9B">
        <w:fldChar w:fldCharType="separate"/>
      </w:r>
      <w:r w:rsidRPr="002B07B0">
        <w:rPr>
          <w:rStyle w:val="Hyperlink"/>
        </w:rPr>
        <w:t>The Rise and Fall of the House of Bo</w:t>
      </w:r>
      <w:r w:rsidR="003F2A9B">
        <w:rPr>
          <w:rStyle w:val="Hyperlink"/>
        </w:rPr>
        <w:fldChar w:fldCharType="end"/>
      </w:r>
      <w:r w:rsidRPr="002B07B0">
        <w:t>. APRIL 29, 20</w:t>
      </w:r>
      <w:r w:rsidRPr="002B07B0">
        <w:rPr>
          <w:rStyle w:val="StyleStyleBold12pt"/>
        </w:rPr>
        <w:t>13</w:t>
      </w:r>
    </w:p>
    <w:p w:rsidR="0044122B" w:rsidRDefault="0044122B" w:rsidP="0044122B">
      <w:r>
        <w:t>"</w:t>
      </w:r>
      <w:hyperlink r:id="rId57" w:tooltip="Xi's War Drums" w:history="1">
        <w:r w:rsidRPr="002B07B0">
          <w:rPr>
            <w:rStyle w:val="Hyperlink"/>
          </w:rPr>
          <w:t>Xi's War Drums</w:t>
        </w:r>
      </w:hyperlink>
      <w:r>
        <w:t xml:space="preserve"> </w:t>
      </w:r>
      <w:r w:rsidRPr="002B07B0">
        <w:t>China's new leader is using the military to consolidate his power. But has he unleashed forces beyond his control?</w:t>
      </w:r>
      <w:r>
        <w:t>"</w:t>
      </w:r>
      <w:r w:rsidRPr="002B07B0">
        <w:t xml:space="preserve"> </w:t>
      </w:r>
      <w:r>
        <w:t xml:space="preserve">Foreign Policy </w:t>
      </w:r>
      <w:hyperlink r:id="rId58" w:history="1">
        <w:r w:rsidRPr="00777348">
          <w:rPr>
            <w:color w:val="0000FF"/>
            <w:u w:val="single"/>
          </w:rPr>
          <w:t>http://www.foreignpolicy.com/articles/2013/04/29/xis_war_drums?print=yes&amp;hidecomments=yes&amp;page=full</w:t>
        </w:r>
      </w:hyperlink>
      <w:r>
        <w:t xml:space="preserve"> Accessed: 7/10/13 YHK//JDI</w:t>
      </w:r>
    </w:p>
    <w:p w:rsidR="0044122B" w:rsidRPr="00290783" w:rsidRDefault="0044122B" w:rsidP="0044122B">
      <w:pPr>
        <w:rPr>
          <w:rStyle w:val="StyleBoldUnderline"/>
        </w:rPr>
      </w:pPr>
      <w:r w:rsidRPr="00290783">
        <w:rPr>
          <w:rStyle w:val="StyleBoldUnderline"/>
        </w:rPr>
        <w:t xml:space="preserve">XI HAS TAKEN CHARGE at a moment when </w:t>
      </w:r>
      <w:r w:rsidRPr="007E1C5D">
        <w:rPr>
          <w:rStyle w:val="StyleBoldUnderline"/>
          <w:highlight w:val="yellow"/>
        </w:rPr>
        <w:t>China has been building up its military power as never before, surprising the United States and shocking its neighbors</w:t>
      </w:r>
      <w:r w:rsidRPr="00290783">
        <w:rPr>
          <w:rStyle w:val="StyleBoldUnderline"/>
        </w:rPr>
        <w:t xml:space="preserve"> with the speedy development of new hardware and the aggressive manner in which it has deployed those tools to support its expanding ambitions</w:t>
      </w:r>
      <w:r w:rsidRPr="002B07B0">
        <w:t>. Top U.S. intelligence analysts and generals have admitted to being caught out by the 2011 flight-testing of China's new J-20 stealth fighter</w:t>
      </w:r>
      <w:r w:rsidRPr="00290783">
        <w:rPr>
          <w:rStyle w:val="StyleBoldUnderline"/>
        </w:rPr>
        <w:t>.</w:t>
      </w:r>
      <w:r w:rsidRPr="002B07B0">
        <w:t xml:space="preserve"> </w:t>
      </w:r>
      <w:r w:rsidRPr="00290783">
        <w:rPr>
          <w:rStyle w:val="StyleBoldUnderline"/>
        </w:rPr>
        <w:t xml:space="preserve">They were dumbfounded by </w:t>
      </w:r>
      <w:r w:rsidRPr="007E1C5D">
        <w:rPr>
          <w:rStyle w:val="StyleBoldUnderline"/>
          <w:highlight w:val="yellow"/>
        </w:rPr>
        <w:t>China's subsequent deployment of the East Wind 21D, the world's first anti-ship ballistic missile, dubbed the "</w:t>
      </w:r>
      <w:r w:rsidR="003F2A9B">
        <w:fldChar w:fldCharType="begin"/>
      </w:r>
      <w:r w:rsidR="003F2A9B">
        <w:instrText xml:space="preserve"> HYPERLINK "http://www.washingtontimes.com/news/2012/apr/5/us-slow-learner-on-chinese-weaponry/" \t "_blank" </w:instrText>
      </w:r>
      <w:r w:rsidR="003F2A9B">
        <w:fldChar w:fldCharType="separate"/>
      </w:r>
      <w:r w:rsidRPr="007E1C5D">
        <w:rPr>
          <w:rStyle w:val="StyleBoldUnderline"/>
          <w:highlight w:val="yellow"/>
        </w:rPr>
        <w:t>assassin's mace</w:t>
      </w:r>
      <w:r w:rsidR="003F2A9B">
        <w:rPr>
          <w:rStyle w:val="StyleBoldUnderline"/>
          <w:highlight w:val="yellow"/>
        </w:rPr>
        <w:fldChar w:fldCharType="end"/>
      </w:r>
      <w:r w:rsidRPr="007E1C5D">
        <w:rPr>
          <w:rStyle w:val="StyleBoldUnderline"/>
          <w:highlight w:val="yellow"/>
        </w:rPr>
        <w:t>" in China and "the carrier killer" in the West</w:t>
      </w:r>
      <w:r w:rsidRPr="00290783">
        <w:rPr>
          <w:rStyle w:val="StyleBoldUnderline"/>
        </w:rPr>
        <w:t xml:space="preserve">. And now </w:t>
      </w:r>
      <w:r w:rsidRPr="007E1C5D">
        <w:rPr>
          <w:rStyle w:val="StyleBoldUnderline"/>
          <w:highlight w:val="yellow"/>
        </w:rPr>
        <w:t>China is on track to nearly triple its fleet of maritime strike aircraft by 2020,</w:t>
      </w:r>
      <w:r w:rsidRPr="00290783">
        <w:rPr>
          <w:rStyle w:val="StyleBoldUnderline"/>
        </w:rPr>
        <w:t xml:space="preserve"> according to the U.S. Congressional Research Service. Its naval weapons -- and capabilities -- are proceeding even faster.</w:t>
      </w:r>
    </w:p>
    <w:p w:rsidR="0044122B" w:rsidRPr="00290783" w:rsidRDefault="0044122B" w:rsidP="0044122B">
      <w:pPr>
        <w:rPr>
          <w:rStyle w:val="StyleBoldUnderline"/>
        </w:rPr>
      </w:pPr>
      <w:r w:rsidRPr="00290783">
        <w:rPr>
          <w:rStyle w:val="StyleBoldUnderline"/>
        </w:rPr>
        <w:t xml:space="preserve">China is simultaneously developing and producing seven types of submarine and surface warships. That's after a decade in which </w:t>
      </w:r>
      <w:r w:rsidRPr="007E1C5D">
        <w:rPr>
          <w:rStyle w:val="StyleBoldUnderline"/>
          <w:highlight w:val="yellow"/>
        </w:rPr>
        <w:t>it quadrupled its number of modern submarines</w:t>
      </w:r>
      <w:r w:rsidRPr="00290783">
        <w:rPr>
          <w:rStyle w:val="StyleBoldUnderline"/>
        </w:rPr>
        <w:t xml:space="preserve">, </w:t>
      </w:r>
      <w:r w:rsidRPr="007E1C5D">
        <w:rPr>
          <w:rStyle w:val="StyleBoldUnderline"/>
          <w:highlight w:val="yellow"/>
        </w:rPr>
        <w:t>including nuclear submarines</w:t>
      </w:r>
      <w:r w:rsidRPr="00290783">
        <w:rPr>
          <w:rStyle w:val="StyleBoldUnderline"/>
        </w:rPr>
        <w:t xml:space="preserve"> designed to carry nuclear-armed ballistic missiles. </w:t>
      </w:r>
      <w:r w:rsidRPr="00210A44">
        <w:rPr>
          <w:rStyle w:val="StyleBoldUnderline"/>
          <w:highlight w:val="yellow"/>
        </w:rPr>
        <w:t>It has massively expanded production</w:t>
      </w:r>
      <w:r w:rsidRPr="00290783">
        <w:rPr>
          <w:rStyle w:val="StyleBoldUnderline"/>
        </w:rPr>
        <w:t xml:space="preserve"> </w:t>
      </w:r>
      <w:r w:rsidRPr="00210A44">
        <w:rPr>
          <w:rStyle w:val="StyleBoldUnderline"/>
          <w:highlight w:val="yellow"/>
        </w:rPr>
        <w:t>of corvettes, frigates, amphibious ships, and destroyers</w:t>
      </w:r>
      <w:r w:rsidRPr="00290783">
        <w:rPr>
          <w:rStyle w:val="StyleBoldUnderline"/>
        </w:rPr>
        <w:t>. In September, China launched its first aircraft carrier, which it has flagged as a training platform for others to come.</w:t>
      </w:r>
    </w:p>
    <w:p w:rsidR="0044122B" w:rsidRPr="002B07B0" w:rsidRDefault="0044122B" w:rsidP="0044122B">
      <w:r w:rsidRPr="002B07B0">
        <w:t xml:space="preserve">Then there's the less visible but perhaps more troubling escalating </w:t>
      </w:r>
      <w:proofErr w:type="spellStart"/>
      <w:r w:rsidRPr="002B07B0">
        <w:t>cyberwar</w:t>
      </w:r>
      <w:proofErr w:type="spellEnd"/>
      <w:r w:rsidRPr="002B07B0">
        <w:t xml:space="preserve"> now being waged with hyperactive assertiveness by PLA </w:t>
      </w:r>
      <w:proofErr w:type="spellStart"/>
      <w:r w:rsidRPr="002B07B0">
        <w:t>cyberunits</w:t>
      </w:r>
      <w:proofErr w:type="spellEnd"/>
      <w:r w:rsidRPr="002B07B0">
        <w:t xml:space="preserve"> that have </w:t>
      </w:r>
      <w:r w:rsidR="003F2A9B">
        <w:fldChar w:fldCharType="begin"/>
      </w:r>
      <w:r w:rsidR="003F2A9B">
        <w:instrText xml:space="preserve"> HYPERLINK "http://www.washingtonpost.com/world/2013/02/10/7b4687d8-6fc1-11e2-aa58-243de81040ba_story.html" \t "_blank" </w:instrText>
      </w:r>
      <w:r w:rsidR="003F2A9B">
        <w:fldChar w:fldCharType="separate"/>
      </w:r>
      <w:r w:rsidRPr="002B07B0">
        <w:rPr>
          <w:rStyle w:val="Hyperlink"/>
        </w:rPr>
        <w:t>reportedly penetrated</w:t>
      </w:r>
      <w:r w:rsidR="003F2A9B">
        <w:rPr>
          <w:rStyle w:val="Hyperlink"/>
        </w:rPr>
        <w:fldChar w:fldCharType="end"/>
      </w:r>
      <w:r w:rsidRPr="002B07B0">
        <w:t> deeply and repeatedly into key U.S. government departments and top U.S. defense, media, and technology companies. Along with probing infrastructure vulnerabilities and spying on commercial transactions, they have reportedly pilfered military designs and technology. </w:t>
      </w:r>
      <w:proofErr w:type="spellStart"/>
      <w:r w:rsidRPr="002B07B0">
        <w:t>Mandiant</w:t>
      </w:r>
      <w:proofErr w:type="spellEnd"/>
      <w:r w:rsidRPr="002B07B0">
        <w:t xml:space="preserve">, an IT security firm, reported in February that it had traced 141 specific </w:t>
      </w:r>
      <w:proofErr w:type="spellStart"/>
      <w:r w:rsidRPr="002B07B0">
        <w:t>cyberattacks</w:t>
      </w:r>
      <w:proofErr w:type="spellEnd"/>
      <w:r w:rsidRPr="002B07B0">
        <w:t xml:space="preserve"> to a single PLA unit based in Shanghai. The PLA has been tasked with "systematic cyber espionage and data theft against organizations around the world," </w:t>
      </w:r>
      <w:r w:rsidR="003F2A9B">
        <w:fldChar w:fldCharType="begin"/>
      </w:r>
      <w:r w:rsidR="003F2A9B">
        <w:instrText xml:space="preserve"> HYPERLINK "http://intelreport.mandiant.com/Mandiant_APT1_Report.pdf" \t "_blank" </w:instrText>
      </w:r>
      <w:r w:rsidR="003F2A9B">
        <w:fldChar w:fldCharType="separate"/>
      </w:r>
      <w:r w:rsidRPr="002B07B0">
        <w:rPr>
          <w:rStyle w:val="Hyperlink"/>
        </w:rPr>
        <w:t>the report stated</w:t>
      </w:r>
      <w:r w:rsidR="003F2A9B">
        <w:rPr>
          <w:rStyle w:val="Hyperlink"/>
        </w:rPr>
        <w:fldChar w:fldCharType="end"/>
      </w:r>
      <w:r w:rsidRPr="002B07B0">
        <w:t>.</w:t>
      </w:r>
    </w:p>
    <w:p w:rsidR="0044122B" w:rsidRPr="002B07B0" w:rsidRDefault="0044122B" w:rsidP="0044122B">
      <w:r w:rsidRPr="002B07B0">
        <w:t>"No other great power today enjoys China's ability to dedicate such vast amounts of capital and personnel so dynamically to such a wide range of new programs," says Andrew Erickson, an expert on PLA technology at the U.S. Naval War College's China Maritime Studies Institute. "China enjoys unparalleled flexibility and adaptability and could increase production rapidly if desired."</w:t>
      </w:r>
    </w:p>
    <w:p w:rsidR="0044122B" w:rsidRPr="002B07B0" w:rsidRDefault="0044122B" w:rsidP="0044122B">
      <w:r w:rsidRPr="00290783">
        <w:rPr>
          <w:rStyle w:val="StyleBoldUnderline"/>
        </w:rPr>
        <w:t xml:space="preserve">The backstop for all these new platforms and capabilities is </w:t>
      </w:r>
      <w:r w:rsidRPr="00210A44">
        <w:rPr>
          <w:rStyle w:val="StyleBoldUnderline"/>
          <w:highlight w:val="yellow"/>
        </w:rPr>
        <w:t>the PLA's strategic missile force</w:t>
      </w:r>
      <w:r w:rsidRPr="00290783">
        <w:rPr>
          <w:rStyle w:val="StyleBoldUnderline"/>
        </w:rPr>
        <w:t xml:space="preserve">, which possesses conventional ballistic missiles that </w:t>
      </w:r>
      <w:r w:rsidRPr="00210A44">
        <w:rPr>
          <w:rStyle w:val="StyleBoldUnderline"/>
          <w:highlight w:val="yellow"/>
        </w:rPr>
        <w:t>can destroy satellites in space, plus as many as 400 nuclear weapons.</w:t>
      </w:r>
      <w:r w:rsidRPr="00290783">
        <w:rPr>
          <w:rStyle w:val="StyleBoldUnderline"/>
        </w:rPr>
        <w:t xml:space="preserve"> The dizzying display of hard power is sending fear and awe throughout the Asia-Pacific region. </w:t>
      </w:r>
      <w:r w:rsidRPr="002B07B0">
        <w:t>But Xi, it seems, is unconvinced that all this shiny hardware can be effectively deployed by an organization that was designed for civil war and adapted in recent decades as a political force to ensure the party's grip on power.</w:t>
      </w:r>
    </w:p>
    <w:p w:rsidR="009D4720" w:rsidRDefault="009D4720" w:rsidP="00933C02">
      <w:pPr>
        <w:rPr>
          <w:rStyle w:val="StyleBoldUnderline"/>
          <w:rFonts w:asciiTheme="minorHAnsi" w:hAnsiTheme="minorHAnsi"/>
        </w:rPr>
      </w:pPr>
    </w:p>
    <w:p w:rsidR="009D4720" w:rsidRPr="00C33338" w:rsidRDefault="009D4720" w:rsidP="00C33338">
      <w:pPr>
        <w:pStyle w:val="Heading3"/>
      </w:pPr>
      <w:bookmarkStart w:id="40" w:name="_Toc361218831"/>
      <w:r w:rsidRPr="00C33338">
        <w:lastRenderedPageBreak/>
        <w:t>POLITICS LINKS – GOP HATES</w:t>
      </w:r>
      <w:bookmarkEnd w:id="40"/>
    </w:p>
    <w:p w:rsidR="001D1DFA" w:rsidRPr="00E94738" w:rsidRDefault="001D1DFA" w:rsidP="00933C02">
      <w:pPr>
        <w:rPr>
          <w:rStyle w:val="StyleBoldUnderline"/>
          <w:rFonts w:asciiTheme="minorHAnsi" w:hAnsiTheme="minorHAnsi"/>
        </w:rPr>
      </w:pPr>
    </w:p>
    <w:p w:rsidR="00C33338" w:rsidRPr="005C0D41" w:rsidRDefault="00C33338" w:rsidP="00C33338">
      <w:pPr>
        <w:pStyle w:val="Heading4"/>
      </w:pPr>
      <w:r>
        <w:t>GOP</w:t>
      </w:r>
      <w:r w:rsidRPr="005C0D41">
        <w:t xml:space="preserve"> </w:t>
      </w:r>
      <w:r>
        <w:t>won’t support</w:t>
      </w:r>
      <w:r w:rsidRPr="005C0D41">
        <w:t xml:space="preserve"> lifting the Cuban embargo</w:t>
      </w:r>
    </w:p>
    <w:p w:rsidR="00C33338" w:rsidRDefault="00C33338" w:rsidP="00C33338">
      <w:proofErr w:type="spellStart"/>
      <w:r w:rsidRPr="00383F64">
        <w:rPr>
          <w:rStyle w:val="StyleStyleBold12pt"/>
          <w:highlight w:val="yellow"/>
        </w:rPr>
        <w:t>Edghill</w:t>
      </w:r>
      <w:proofErr w:type="spellEnd"/>
      <w:r w:rsidRPr="00383F64">
        <w:rPr>
          <w:rStyle w:val="StyleStyleBold12pt"/>
          <w:highlight w:val="yellow"/>
        </w:rPr>
        <w:t xml:space="preserve"> 6-11</w:t>
      </w:r>
      <w:r>
        <w:t xml:space="preserve"> (M</w:t>
      </w:r>
      <w:r w:rsidRPr="000605FA">
        <w:t xml:space="preserve">ichael W </w:t>
      </w:r>
      <w:proofErr w:type="spellStart"/>
      <w:r w:rsidRPr="000605FA">
        <w:t>Edghill</w:t>
      </w:r>
      <w:proofErr w:type="spellEnd"/>
      <w:r w:rsidRPr="000605FA">
        <w:t xml:space="preserve"> teaches courses in US Government and in Latin America &amp; the Caribbean in Fort Worth, Texas</w:t>
      </w:r>
      <w:r>
        <w:t xml:space="preserve">, </w:t>
      </w:r>
      <w:r w:rsidRPr="000605FA">
        <w:t>Ending Cuba Embargo Could Be Opportunity for GOP Outreach</w:t>
      </w:r>
      <w:r>
        <w:t xml:space="preserve">, </w:t>
      </w:r>
      <w:r w:rsidRPr="000605FA">
        <w:t>http://pjmedia.com/blog/ending-cuba-embargo-could-be-opportunity-for-gop-outreach/?singlepage=true</w:t>
      </w:r>
      <w:r>
        <w:t>)//mw</w:t>
      </w:r>
    </w:p>
    <w:p w:rsidR="00C33338" w:rsidRDefault="00C33338" w:rsidP="00C33338">
      <w:r w:rsidRPr="005C0D41">
        <w:rPr>
          <w:rStyle w:val="StyleBoldUnderline"/>
        </w:rPr>
        <w:t>From the moment that the election returns started to come in last November, the Republican Party has been engaged in a conversation on how it should rebrand itself or reinvent itself</w:t>
      </w:r>
      <w:r>
        <w:t>. How does the party reach out to certain groups and bring them into the tent so that they remain competitive in future elections nationwide</w:t>
      </w:r>
      <w:proofErr w:type="gramStart"/>
      <w:r>
        <w:t>?</w:t>
      </w:r>
      <w:r w:rsidRPr="005C0D41">
        <w:rPr>
          <w:sz w:val="12"/>
        </w:rPr>
        <w:t>¶</w:t>
      </w:r>
      <w:proofErr w:type="gramEnd"/>
      <w:r w:rsidRPr="005C0D41">
        <w:rPr>
          <w:sz w:val="12"/>
        </w:rPr>
        <w:t xml:space="preserve"> </w:t>
      </w:r>
      <w:r>
        <w:t>While some in the party insist that the party does not need reform and simply needs to define the message more clearly, many in the party point to a need to reconsider some of the platform positions that Republicans have taken over the last few years. The most obvious among them was the immigration debate and the seemingly tone-deaf message Republican candidates proclaimed time and time again. Election returns indicated an alienation of Hispanic voters throughout the United States. Slowly but surely, it appears the Hispanic vote is moving even further away from the Republican Party. In fact, the only reliable vote amongst Hispanics for Republicans is that of Cuban exiles and Cuban-Americans.</w:t>
      </w:r>
      <w:r w:rsidRPr="005C0D41">
        <w:t xml:space="preserve"> </w:t>
      </w:r>
      <w:r w:rsidRPr="00383F64">
        <w:rPr>
          <w:rStyle w:val="StyleBoldUnderline"/>
        </w:rPr>
        <w:t>It may</w:t>
      </w:r>
      <w:r w:rsidRPr="005C0D41">
        <w:t xml:space="preserve">, therefore, </w:t>
      </w:r>
      <w:r w:rsidRPr="00383F64">
        <w:rPr>
          <w:rStyle w:val="StyleBoldUnderline"/>
        </w:rPr>
        <w:t xml:space="preserve">seem illogical to argue that the Republican Party needs to become vocal in calling for an end to the Cuban embargo. </w:t>
      </w:r>
      <w:r w:rsidRPr="00383F64">
        <w:rPr>
          <w:rStyle w:val="Emphasis"/>
        </w:rPr>
        <w:t xml:space="preserve">But </w:t>
      </w:r>
      <w:r w:rsidRPr="00383F64">
        <w:rPr>
          <w:rStyle w:val="StyleBoldUnderline"/>
        </w:rPr>
        <w:t>for</w:t>
      </w:r>
      <w:r w:rsidRPr="005C0D41">
        <w:rPr>
          <w:rStyle w:val="StyleBoldUnderline"/>
        </w:rPr>
        <w:t>ward-looking Republicans will see that this is a unique position in the current political climate where sound policy and political pragmatism are aligned</w:t>
      </w:r>
      <w:r w:rsidRPr="005C0D41">
        <w:t>.</w:t>
      </w:r>
    </w:p>
    <w:p w:rsidR="00933C02" w:rsidRDefault="00933C02" w:rsidP="00933C02">
      <w:pPr>
        <w:rPr>
          <w:rFonts w:asciiTheme="minorHAnsi" w:hAnsiTheme="minorHAnsi"/>
        </w:rPr>
      </w:pPr>
    </w:p>
    <w:p w:rsidR="00C33338" w:rsidRDefault="00C33338" w:rsidP="00933C02">
      <w:pPr>
        <w:rPr>
          <w:rFonts w:asciiTheme="minorHAnsi" w:hAnsiTheme="minorHAnsi"/>
        </w:rPr>
      </w:pPr>
    </w:p>
    <w:p w:rsidR="00C33338" w:rsidRDefault="00C33338" w:rsidP="00933C02">
      <w:pPr>
        <w:rPr>
          <w:rFonts w:asciiTheme="minorHAnsi" w:hAnsiTheme="minorHAnsi"/>
        </w:rPr>
      </w:pPr>
    </w:p>
    <w:p w:rsidR="00C33338" w:rsidRDefault="00C33338" w:rsidP="00933C02">
      <w:pPr>
        <w:rPr>
          <w:rFonts w:asciiTheme="minorHAnsi" w:hAnsiTheme="minorHAnsi"/>
        </w:rPr>
      </w:pPr>
    </w:p>
    <w:p w:rsidR="0050505D" w:rsidRPr="00C33338" w:rsidRDefault="0050505D" w:rsidP="0050505D">
      <w:pPr>
        <w:pStyle w:val="Heading3"/>
      </w:pPr>
      <w:bookmarkStart w:id="41" w:name="_Toc361218832"/>
      <w:r w:rsidRPr="00C33338">
        <w:lastRenderedPageBreak/>
        <w:t xml:space="preserve">POLITICS LINKS – </w:t>
      </w:r>
      <w:r>
        <w:t>OBAMA PUSHES</w:t>
      </w:r>
      <w:bookmarkEnd w:id="41"/>
    </w:p>
    <w:p w:rsidR="0050505D" w:rsidRPr="00E94738" w:rsidRDefault="0050505D" w:rsidP="0050505D">
      <w:pPr>
        <w:rPr>
          <w:rStyle w:val="StyleBoldUnderline"/>
          <w:rFonts w:asciiTheme="minorHAnsi" w:hAnsiTheme="minorHAnsi"/>
        </w:rPr>
      </w:pPr>
    </w:p>
    <w:p w:rsidR="00C33338" w:rsidRDefault="00C33338" w:rsidP="00933C02">
      <w:pPr>
        <w:rPr>
          <w:rFonts w:asciiTheme="minorHAnsi" w:hAnsiTheme="minorHAnsi"/>
        </w:rPr>
      </w:pPr>
    </w:p>
    <w:p w:rsidR="0050505D" w:rsidRPr="00D117CE" w:rsidRDefault="0050505D" w:rsidP="0050505D">
      <w:pPr>
        <w:pStyle w:val="Heading4"/>
      </w:pPr>
      <w:r w:rsidRPr="00D117CE">
        <w:t>Obama supports a repeal of the Cuban embargo</w:t>
      </w:r>
    </w:p>
    <w:p w:rsidR="0050505D" w:rsidRDefault="0050505D" w:rsidP="0050505D">
      <w:r w:rsidRPr="00D117CE">
        <w:rPr>
          <w:rStyle w:val="StyleStyleBold12pt"/>
        </w:rPr>
        <w:t>AP 6-21</w:t>
      </w:r>
      <w:r>
        <w:t xml:space="preserve"> (Associated Press, </w:t>
      </w:r>
      <w:r w:rsidRPr="00D117CE">
        <w:t>CRI in the News: Cuba, US Try Talking, but Face Many Obstacles</w:t>
      </w:r>
      <w:r>
        <w:t xml:space="preserve">, </w:t>
      </w:r>
      <w:r w:rsidRPr="00D117CE">
        <w:t>http://cri.fiu.edu/news/2013/cri-in-the-news-cuba-us-try-talking-but-face-many-obstacles/</w:t>
      </w:r>
      <w:r>
        <w:t>)//mw</w:t>
      </w:r>
    </w:p>
    <w:p w:rsidR="0050505D" w:rsidRPr="00073789" w:rsidRDefault="0050505D" w:rsidP="0050505D">
      <w:pPr>
        <w:rPr>
          <w:rStyle w:val="StyleBoldUnderline"/>
        </w:rPr>
      </w:pPr>
      <w:r w:rsidRPr="00073789">
        <w:rPr>
          <w:rStyle w:val="StyleBoldUnderline"/>
          <w:highlight w:val="yellow"/>
        </w:rPr>
        <w:t>Under the radar, diplomats on both sides describe a sea change in the tone of their dealings</w:t>
      </w:r>
      <w:proofErr w:type="gramStart"/>
      <w:r>
        <w:t>.</w:t>
      </w:r>
      <w:r w:rsidRPr="005C0D41">
        <w:rPr>
          <w:sz w:val="12"/>
        </w:rPr>
        <w:t>¶</w:t>
      </w:r>
      <w:proofErr w:type="gramEnd"/>
      <w:r w:rsidRPr="005C0D41">
        <w:rPr>
          <w:sz w:val="12"/>
        </w:rPr>
        <w:t xml:space="preserve"> </w:t>
      </w:r>
      <w:r>
        <w:t xml:space="preserve">Only last year, Cuban state television was broadcasting grainy footage of American diplomats meeting with dissidents on Havana streets and publically accusing them of being CIA front-men. </w:t>
      </w:r>
      <w:r w:rsidRPr="00A17FD1">
        <w:rPr>
          <w:rStyle w:val="StyleBoldUnderline"/>
        </w:rPr>
        <w:t>Today, U.S. diplomats in Havana and Cuban Foreign Ministry officials have easy contact</w:t>
      </w:r>
      <w:r>
        <w:t>, even sharing home phone numbers.</w:t>
      </w:r>
      <w:r w:rsidRPr="005C0D41">
        <w:rPr>
          <w:sz w:val="12"/>
        </w:rPr>
        <w:t xml:space="preserve">¶ </w:t>
      </w:r>
      <w:r>
        <w:t>Josefina Vidal, Cuba's top diplomat for North American affairs, recently traveled to Washington and met twice with State Department officials—a visit that came right before the announcements of resumptions in the two sets of bilateral talks that had been suspended for more than two years. Washington has also granted visas to prominent Cuban officials, including the daughter of Cuba's president.</w:t>
      </w:r>
      <w:r w:rsidRPr="005C0D41">
        <w:rPr>
          <w:sz w:val="12"/>
        </w:rPr>
        <w:t xml:space="preserve">¶ </w:t>
      </w:r>
      <w:r>
        <w:t>"</w:t>
      </w:r>
      <w:r w:rsidRPr="00073789">
        <w:rPr>
          <w:rStyle w:val="StyleBoldUnderline"/>
          <w:highlight w:val="yellow"/>
        </w:rPr>
        <w:t>These recent steps indicate a desire on both sides to try to move forward</w:t>
      </w:r>
      <w:r w:rsidRPr="00073789">
        <w:rPr>
          <w:highlight w:val="yellow"/>
        </w:rPr>
        <w:t>,</w:t>
      </w:r>
      <w:r>
        <w:t xml:space="preserve">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w:t>
      </w:r>
      <w:proofErr w:type="gramStart"/>
      <w:r>
        <w:t>"</w:t>
      </w:r>
      <w:proofErr w:type="gramEnd"/>
      <w:r w:rsidRPr="005C0D41">
        <w:rPr>
          <w:sz w:val="12"/>
        </w:rPr>
        <w:t xml:space="preserve">¶ </w:t>
      </w:r>
      <w:proofErr w:type="gramStart"/>
      <w:r>
        <w:t>Among</w:t>
      </w:r>
      <w:proofErr w:type="gramEnd"/>
      <w:r>
        <w:t xml:space="preserve"> the things that have changed, John Kerry has taken over as U.S. secretary of state after being an outspoken critic of Washington's policy on Cuba while in the Senate. </w:t>
      </w:r>
      <w:r w:rsidRPr="00A17FD1">
        <w:rPr>
          <w:rStyle w:val="StyleBoldUnderline"/>
        </w:rPr>
        <w:t xml:space="preserve">President </w:t>
      </w:r>
      <w:r w:rsidRPr="00073789">
        <w:rPr>
          <w:rStyle w:val="StyleBoldUnderline"/>
          <w:highlight w:val="yellow"/>
        </w:rPr>
        <w:t>Barack Obama no longer has re-election concerns while dealing with the Cuban-American electorate in Florida, where there are also indications of a warming attitude to negotiating with Cuba.</w:t>
      </w:r>
    </w:p>
    <w:p w:rsidR="0050505D" w:rsidRDefault="0050505D" w:rsidP="0050505D"/>
    <w:p w:rsidR="00C33338" w:rsidRDefault="00C33338" w:rsidP="00933C02">
      <w:pPr>
        <w:rPr>
          <w:rFonts w:asciiTheme="minorHAnsi" w:hAnsiTheme="minorHAnsi"/>
        </w:rPr>
      </w:pPr>
    </w:p>
    <w:p w:rsidR="005C623C" w:rsidRPr="005C623C" w:rsidRDefault="005C623C" w:rsidP="005C623C">
      <w:pPr>
        <w:pStyle w:val="Heading3"/>
      </w:pPr>
      <w:bookmarkStart w:id="42" w:name="_Toc361218833"/>
      <w:r w:rsidRPr="005C623C">
        <w:lastRenderedPageBreak/>
        <w:t>POLITICS – A2: AG LOBBY</w:t>
      </w:r>
      <w:bookmarkEnd w:id="42"/>
    </w:p>
    <w:p w:rsidR="005C623C" w:rsidRDefault="005C623C" w:rsidP="005C623C">
      <w:pPr>
        <w:pStyle w:val="Heading4"/>
      </w:pPr>
      <w:r>
        <w:t>Farm bill debates prove Ag Lobby's have no juice</w:t>
      </w:r>
    </w:p>
    <w:p w:rsidR="005C623C" w:rsidRDefault="005C623C" w:rsidP="005C623C">
      <w:pPr>
        <w:rPr>
          <w:rStyle w:val="Hyperlink"/>
        </w:rPr>
      </w:pPr>
      <w:r>
        <w:t xml:space="preserve">Ron </w:t>
      </w:r>
      <w:r w:rsidRPr="008D3AF3">
        <w:rPr>
          <w:rStyle w:val="StyleStyleBold12pt"/>
        </w:rPr>
        <w:t>Nixon</w:t>
      </w:r>
      <w:r>
        <w:rPr>
          <w:rStyle w:val="StyleStyleBold12pt"/>
        </w:rPr>
        <w:t xml:space="preserve"> </w:t>
      </w:r>
      <w:r w:rsidRPr="008D3AF3">
        <w:t xml:space="preserve">Staff Writer NYT </w:t>
      </w:r>
      <w:r w:rsidRPr="009B1524">
        <w:t>July 2, 20</w:t>
      </w:r>
      <w:r w:rsidRPr="008D3AF3">
        <w:rPr>
          <w:rStyle w:val="StyleStyleBold12pt"/>
        </w:rPr>
        <w:t>13</w:t>
      </w:r>
      <w:r>
        <w:rPr>
          <w:rStyle w:val="StyleStyleBold12pt"/>
        </w:rPr>
        <w:t xml:space="preserve"> "</w:t>
      </w:r>
      <w:r w:rsidRPr="008D3AF3">
        <w:t>Farm</w:t>
      </w:r>
      <w:r w:rsidRPr="009B1524">
        <w:t xml:space="preserve"> Bill Defeat Shows Agriculture’s Waning Power</w:t>
      </w:r>
      <w:r>
        <w:t>"</w:t>
      </w:r>
      <w:r w:rsidRPr="009B1524">
        <w:t xml:space="preserve"> Published: </w:t>
      </w:r>
      <w:r w:rsidRPr="008D3AF3">
        <w:t>Accessed</w:t>
      </w:r>
      <w:r>
        <w:t xml:space="preserve">: 7/9/13 </w:t>
      </w:r>
      <w:hyperlink r:id="rId59" w:history="1">
        <w:r>
          <w:rPr>
            <w:rStyle w:val="Hyperlink"/>
          </w:rPr>
          <w:t>http://www.nytimes.com/2013/07/03/us/politics/farm-bill-defeat-shows-agricultures-waning-power.html?ref=farmbillus&amp;_r=0</w:t>
        </w:r>
      </w:hyperlink>
    </w:p>
    <w:p w:rsidR="003F2A9B" w:rsidRPr="009B1524" w:rsidRDefault="003F2A9B" w:rsidP="005C623C"/>
    <w:p w:rsidR="005C623C" w:rsidRPr="009B1524" w:rsidRDefault="005C623C" w:rsidP="005C623C">
      <w:r w:rsidRPr="009B1524">
        <w:t xml:space="preserve">WASHINGTON — The </w:t>
      </w:r>
      <w:r w:rsidRPr="008D3AF3">
        <w:rPr>
          <w:rStyle w:val="StyleBoldUnderline"/>
        </w:rPr>
        <w:t xml:space="preserve">startling </w:t>
      </w:r>
      <w:r w:rsidRPr="008D3AF3">
        <w:rPr>
          <w:rStyle w:val="StyleBoldUnderline"/>
          <w:highlight w:val="yellow"/>
        </w:rPr>
        <w:t>failure of the farm bill</w:t>
      </w:r>
      <w:r w:rsidRPr="008D3AF3">
        <w:rPr>
          <w:rStyle w:val="StyleBoldUnderline"/>
        </w:rPr>
        <w:t xml:space="preserve"> last month </w:t>
      </w:r>
      <w:r w:rsidRPr="008D3AF3">
        <w:rPr>
          <w:rStyle w:val="StyleBoldUnderline"/>
          <w:highlight w:val="yellow"/>
        </w:rPr>
        <w:t>reflects the declining clout of the farm lobby</w:t>
      </w:r>
      <w:r w:rsidRPr="008D3AF3">
        <w:rPr>
          <w:rStyle w:val="StyleBoldUnderline"/>
        </w:rPr>
        <w:t xml:space="preserve"> and the once-powerful committees that have jurisdiction over agriculture policy, economists and </w:t>
      </w:r>
      <w:r w:rsidRPr="008D3AF3">
        <w:rPr>
          <w:rStyle w:val="StyleBoldUnderline"/>
          <w:highlight w:val="yellow"/>
        </w:rPr>
        <w:t>political scientists said this week</w:t>
      </w:r>
      <w:proofErr w:type="gramStart"/>
      <w:r w:rsidRPr="008D3AF3">
        <w:rPr>
          <w:rStyle w:val="StyleBoldUnderline"/>
        </w:rPr>
        <w:t>.</w:t>
      </w:r>
      <w:r w:rsidRPr="008D3AF3">
        <w:rPr>
          <w:rStyle w:val="StyleBoldUnderline"/>
          <w:sz w:val="12"/>
        </w:rPr>
        <w:t>¶</w:t>
      </w:r>
      <w:proofErr w:type="gramEnd"/>
      <w:r w:rsidRPr="008D3AF3">
        <w:rPr>
          <w:rStyle w:val="StyleBoldUnderline"/>
          <w:sz w:val="12"/>
        </w:rPr>
        <w:t xml:space="preserve"> </w:t>
      </w:r>
      <w:r w:rsidRPr="009B1524">
        <w:t>Although a number of factors contributed to the</w:t>
      </w:r>
      <w:r>
        <w:t xml:space="preserve"> </w:t>
      </w:r>
      <w:hyperlink r:id="rId60" w:tooltip="New York Times article" w:history="1">
        <w:r w:rsidRPr="009B1524">
          <w:rPr>
            <w:rStyle w:val="Hyperlink"/>
          </w:rPr>
          <w:t>defeat of the bill</w:t>
        </w:r>
      </w:hyperlink>
      <w:r>
        <w:t xml:space="preserve"> </w:t>
      </w:r>
      <w:r w:rsidRPr="009B1524">
        <w:t xml:space="preserve">— including Speaker John A. Boehner’s failure to rally enough Republican support and Democratic opposition to $20 billion in cuts to the food stamps program — </w:t>
      </w:r>
      <w:r w:rsidRPr="008D3AF3">
        <w:rPr>
          <w:rStyle w:val="StyleBoldUnderline"/>
        </w:rPr>
        <w:t xml:space="preserve">analysts said </w:t>
      </w:r>
      <w:r w:rsidRPr="008D3AF3">
        <w:rPr>
          <w:rStyle w:val="StyleBoldUnderline"/>
          <w:highlight w:val="yellow"/>
        </w:rPr>
        <w:t>the</w:t>
      </w:r>
      <w:r w:rsidRPr="008D3AF3">
        <w:rPr>
          <w:rStyle w:val="StyleBoldUnderline"/>
        </w:rPr>
        <w:t xml:space="preserve"> 234 to 195 </w:t>
      </w:r>
      <w:r w:rsidRPr="008D3AF3">
        <w:rPr>
          <w:rStyle w:val="StyleBoldUnderline"/>
          <w:highlight w:val="yellow"/>
        </w:rPr>
        <w:t>vote also illustrated the shift in</w:t>
      </w:r>
      <w:r w:rsidRPr="008D3AF3">
        <w:rPr>
          <w:rStyle w:val="StyleBoldUnderline"/>
        </w:rPr>
        <w:t xml:space="preserve"> the American population and </w:t>
      </w:r>
      <w:r w:rsidRPr="008D3AF3">
        <w:rPr>
          <w:rStyle w:val="StyleBoldUnderline"/>
          <w:highlight w:val="yellow"/>
        </w:rPr>
        <w:t>political power to more urban areas</w:t>
      </w:r>
      <w:r w:rsidRPr="008D3AF3">
        <w:rPr>
          <w:rStyle w:val="StyleBoldUnderline"/>
        </w:rPr>
        <w:t>.</w:t>
      </w:r>
      <w:r w:rsidRPr="008D3AF3">
        <w:rPr>
          <w:rStyle w:val="StyleBoldUnderline"/>
          <w:sz w:val="12"/>
        </w:rPr>
        <w:t xml:space="preserve">¶ </w:t>
      </w:r>
      <w:r w:rsidRPr="009B1524">
        <w:t>“There are a small number of Congressional districts where farming continues to carry much sway,” said Vincent H. Smith, a professor of agricultural economics at Montana State University</w:t>
      </w:r>
      <w:r w:rsidRPr="008D3AF3">
        <w:rPr>
          <w:rStyle w:val="StyleBoldUnderline"/>
        </w:rPr>
        <w:t>. “</w:t>
      </w:r>
      <w:r w:rsidRPr="008D3AF3">
        <w:rPr>
          <w:rStyle w:val="StyleBoldUnderline"/>
          <w:highlight w:val="yellow"/>
        </w:rPr>
        <w:t>Especially in the House, the farm lobby has been substantially weakened</w:t>
      </w:r>
      <w:r w:rsidRPr="008D3AF3">
        <w:rPr>
          <w:rStyle w:val="StyleBoldUnderline"/>
        </w:rPr>
        <w:t>.”</w:t>
      </w:r>
      <w:r w:rsidRPr="008D3AF3">
        <w:rPr>
          <w:rStyle w:val="StyleBoldUnderline"/>
          <w:sz w:val="12"/>
        </w:rPr>
        <w:t xml:space="preserve">¶ </w:t>
      </w:r>
      <w:r w:rsidRPr="009B1524">
        <w:t>For much of American history, the agriculture sectors wielded tremendous political power</w:t>
      </w:r>
      <w:proofErr w:type="gramStart"/>
      <w:r w:rsidRPr="009B1524">
        <w:t xml:space="preserve">. </w:t>
      </w:r>
      <w:proofErr w:type="gramEnd"/>
      <w:r w:rsidRPr="009B1524">
        <w:t>Farm groups were able to get key farm legislation passed by rallying millions of farmers in nearly every Congressional district. Influential farm state legislators like Representative</w:t>
      </w:r>
      <w:r>
        <w:t xml:space="preserve"> </w:t>
      </w:r>
      <w:hyperlink r:id="rId61" w:tooltip="New York Times obituary" w:history="1">
        <w:r w:rsidRPr="009B1524">
          <w:rPr>
            <w:rStyle w:val="Hyperlink"/>
          </w:rPr>
          <w:t>Jamie L. Whitten</w:t>
        </w:r>
      </w:hyperlink>
      <w:r>
        <w:t xml:space="preserve"> </w:t>
      </w:r>
      <w:r w:rsidRPr="009B1524">
        <w:t>of Mississippi, a Democrat who was chairman of the Appropriations Committee and its subcommittee on agriculture, brought billions in agriculture financing to their states and fought off attempts to cut subsidy programs despite pressure from both liberals and conservatives.</w:t>
      </w:r>
      <w:r w:rsidRPr="008D3AF3">
        <w:rPr>
          <w:sz w:val="12"/>
        </w:rPr>
        <w:t xml:space="preserve">¶ </w:t>
      </w:r>
      <w:r w:rsidRPr="009B1524">
        <w:t>Mr. Whitten died in 1995 after 53 years in Congress.</w:t>
      </w:r>
      <w:r w:rsidRPr="008D3AF3">
        <w:rPr>
          <w:sz w:val="12"/>
        </w:rPr>
        <w:t xml:space="preserve">¶ </w:t>
      </w:r>
      <w:r w:rsidRPr="009B1524">
        <w:t xml:space="preserve">But </w:t>
      </w:r>
      <w:r w:rsidRPr="008D3AF3">
        <w:rPr>
          <w:rStyle w:val="StyleBoldUnderline"/>
        </w:rPr>
        <w:t>as Americans have moved to the cities and suburbs, farmers and lawmakers representing districts largely dependent on agriculture have seen their political muscle steadily decline</w:t>
      </w:r>
      <w:r w:rsidRPr="009B1524">
        <w:t>. Just 2.2 million people now work in farming in the United States, or about 2.5 percent of the total work force.</w:t>
      </w:r>
      <w:r w:rsidRPr="008D3AF3">
        <w:rPr>
          <w:sz w:val="12"/>
        </w:rPr>
        <w:t xml:space="preserve">¶ </w:t>
      </w:r>
      <w:r w:rsidRPr="009B1524">
        <w:t xml:space="preserve">Farming now accounts for about 1 percent of gross national product, down from a high of about 9 percent in 1950. </w:t>
      </w:r>
      <w:r w:rsidRPr="00C55876">
        <w:rPr>
          <w:rStyle w:val="StyleBoldUnderline"/>
          <w:highlight w:val="yellow"/>
        </w:rPr>
        <w:t>Only 40</w:t>
      </w:r>
      <w:r w:rsidRPr="008D3AF3">
        <w:rPr>
          <w:rStyle w:val="StyleBoldUnderline"/>
        </w:rPr>
        <w:t xml:space="preserve"> </w:t>
      </w:r>
      <w:r w:rsidRPr="00C55876">
        <w:rPr>
          <w:rStyle w:val="StyleBoldUnderline"/>
          <w:highlight w:val="yellow"/>
        </w:rPr>
        <w:t>lawmakers represent</w:t>
      </w:r>
      <w:r w:rsidRPr="008D3AF3">
        <w:rPr>
          <w:rStyle w:val="StyleBoldUnderline"/>
        </w:rPr>
        <w:t xml:space="preserve"> largely </w:t>
      </w:r>
      <w:r w:rsidRPr="00C55876">
        <w:rPr>
          <w:rStyle w:val="StyleBoldUnderline"/>
          <w:highlight w:val="yellow"/>
        </w:rPr>
        <w:t>farming districts</w:t>
      </w:r>
      <w:r w:rsidRPr="00C55876">
        <w:rPr>
          <w:highlight w:val="yellow"/>
        </w:rPr>
        <w:t>,</w:t>
      </w:r>
      <w:r w:rsidRPr="009B1524">
        <w:t xml:space="preserve"> according to research by Mr. Smith in 2006. He said </w:t>
      </w:r>
      <w:r w:rsidRPr="00C55876">
        <w:rPr>
          <w:rStyle w:val="StyleBoldUnderline"/>
          <w:highlight w:val="yellow"/>
        </w:rPr>
        <w:t>that number was probably smaller today</w:t>
      </w:r>
      <w:r w:rsidRPr="00C55876">
        <w:rPr>
          <w:highlight w:val="yellow"/>
        </w:rPr>
        <w:t>.</w:t>
      </w:r>
    </w:p>
    <w:p w:rsidR="005C623C" w:rsidRDefault="005C623C" w:rsidP="00933C02">
      <w:pPr>
        <w:rPr>
          <w:rFonts w:asciiTheme="minorHAnsi" w:hAnsiTheme="minorHAnsi"/>
        </w:rPr>
      </w:pPr>
    </w:p>
    <w:p w:rsidR="00C33338" w:rsidRPr="00E94738" w:rsidRDefault="00C33338" w:rsidP="00933C02">
      <w:pPr>
        <w:rPr>
          <w:rFonts w:asciiTheme="minorHAnsi" w:hAnsiTheme="minorHAnsi"/>
        </w:rPr>
      </w:pPr>
    </w:p>
    <w:p w:rsidR="00933C02" w:rsidRPr="00E94738" w:rsidRDefault="00DF441F" w:rsidP="00DF441F">
      <w:pPr>
        <w:pStyle w:val="Heading3"/>
        <w:rPr>
          <w:rFonts w:asciiTheme="minorHAnsi" w:hAnsiTheme="minorHAnsi"/>
        </w:rPr>
      </w:pPr>
      <w:bookmarkStart w:id="43" w:name="_Toc361218834"/>
      <w:r w:rsidRPr="00E94738">
        <w:rPr>
          <w:rFonts w:asciiTheme="minorHAnsi" w:hAnsiTheme="minorHAnsi"/>
        </w:rPr>
        <w:lastRenderedPageBreak/>
        <w:t>RUSSIA L</w:t>
      </w:r>
      <w:r w:rsidR="00792436" w:rsidRPr="00E94738">
        <w:rPr>
          <w:rFonts w:asciiTheme="minorHAnsi" w:hAnsiTheme="minorHAnsi"/>
        </w:rPr>
        <w:t>INKS</w:t>
      </w:r>
      <w:bookmarkEnd w:id="43"/>
    </w:p>
    <w:p w:rsidR="00933C02" w:rsidRPr="00E94738" w:rsidRDefault="00933C02" w:rsidP="00933C02">
      <w:pPr>
        <w:rPr>
          <w:rFonts w:asciiTheme="minorHAnsi" w:hAnsiTheme="minorHAnsi"/>
        </w:rPr>
      </w:pPr>
    </w:p>
    <w:p w:rsidR="00DF441F" w:rsidRPr="00E94738" w:rsidRDefault="00DF441F" w:rsidP="00DF441F">
      <w:pPr>
        <w:pStyle w:val="Heading4"/>
        <w:rPr>
          <w:rFonts w:asciiTheme="minorHAnsi" w:hAnsiTheme="minorHAnsi"/>
        </w:rPr>
      </w:pPr>
      <w:r w:rsidRPr="00E94738">
        <w:rPr>
          <w:rFonts w:asciiTheme="minorHAnsi" w:hAnsiTheme="minorHAnsi"/>
        </w:rPr>
        <w:t>Russia has extensive ties with Cuba and has used it as a battleground for Anti-Americanism</w:t>
      </w:r>
    </w:p>
    <w:p w:rsidR="00DF441F" w:rsidRPr="00E94738" w:rsidRDefault="00DF441F" w:rsidP="00DF441F">
      <w:pPr>
        <w:rPr>
          <w:rFonts w:asciiTheme="minorHAnsi" w:hAnsiTheme="minorHAnsi"/>
        </w:rPr>
      </w:pPr>
      <w:r w:rsidRPr="00E94738">
        <w:rPr>
          <w:rStyle w:val="StyleStyleBold12pt"/>
          <w:rFonts w:asciiTheme="minorHAnsi" w:hAnsiTheme="minorHAnsi"/>
          <w:highlight w:val="yellow"/>
        </w:rPr>
        <w:t>Erikson and Wander, ’10</w:t>
      </w:r>
      <w:r w:rsidRPr="00E94738">
        <w:rPr>
          <w:rFonts w:asciiTheme="minorHAnsi" w:hAnsiTheme="minorHAnsi"/>
        </w:rPr>
        <w:t xml:space="preserve">, Daniel P. Erikson, senior associate for U.S. policy at the Inter-American Dialogue &amp; Paul Wander, research assistant at the Inter-American Dialogue, RAÚL CASTRO AND CUBA’S GLOBAL DIPLOMACY, ACC. 6-28-2013, </w:t>
      </w:r>
      <w:hyperlink r:id="rId62" w:history="1">
        <w:r w:rsidRPr="00E94738">
          <w:rPr>
            <w:rStyle w:val="Hyperlink"/>
            <w:rFonts w:asciiTheme="minorHAnsi" w:hAnsiTheme="minorHAnsi"/>
          </w:rPr>
          <w:t>http://www.thedialogue.org/PublicationFiles/eriksonwander_ASCE18.pdf</w:t>
        </w:r>
      </w:hyperlink>
      <w:r w:rsidRPr="00E94738">
        <w:rPr>
          <w:rFonts w:asciiTheme="minorHAnsi" w:hAnsiTheme="minorHAnsi"/>
        </w:rPr>
        <w:t>, JT//JEDI</w:t>
      </w:r>
    </w:p>
    <w:p w:rsidR="00DF441F" w:rsidRDefault="00DF441F" w:rsidP="00DF441F">
      <w:pPr>
        <w:rPr>
          <w:rFonts w:asciiTheme="minorHAnsi" w:hAnsiTheme="minorHAnsi"/>
        </w:rPr>
      </w:pPr>
      <w:r w:rsidRPr="00E94738">
        <w:rPr>
          <w:rFonts w:asciiTheme="minorHAnsi" w:hAnsiTheme="minorHAnsi"/>
        </w:rPr>
        <w:t xml:space="preserve">In recent years, </w:t>
      </w:r>
      <w:r w:rsidRPr="00E94738">
        <w:rPr>
          <w:rStyle w:val="StyleBoldUnderline"/>
          <w:rFonts w:asciiTheme="minorHAnsi" w:hAnsiTheme="minorHAnsi"/>
          <w:highlight w:val="yellow"/>
        </w:rPr>
        <w:t>Russia has re-emerged as a formidable ally of Cuba, and ties with the island during</w:t>
      </w:r>
      <w:r w:rsidRPr="00E94738">
        <w:rPr>
          <w:rFonts w:asciiTheme="minorHAnsi" w:hAnsiTheme="minorHAnsi"/>
        </w:rPr>
        <w:t xml:space="preserve"> the administration of Vladimir </w:t>
      </w:r>
      <w:r w:rsidRPr="00E94738">
        <w:rPr>
          <w:rStyle w:val="StyleBoldUnderline"/>
          <w:rFonts w:asciiTheme="minorHAnsi" w:hAnsiTheme="minorHAnsi"/>
          <w:highlight w:val="yellow"/>
        </w:rPr>
        <w:t>Putin appear to have strengthened. Cuba is reported to be deeply in debt to Russia</w:t>
      </w:r>
      <w:r w:rsidRPr="00E94738">
        <w:rPr>
          <w:rFonts w:asciiTheme="minorHAnsi" w:hAnsiTheme="minorHAnsi"/>
        </w:rPr>
        <w:t xml:space="preserve"> (to the tune of $20 billion owed to the old Soviet Union), but Russia continues to trade and grant credit to the Cuban government. In September 2006, Russian Prime Minister Mikhail </w:t>
      </w:r>
      <w:proofErr w:type="spellStart"/>
      <w:r w:rsidRPr="00E94738">
        <w:rPr>
          <w:rFonts w:asciiTheme="minorHAnsi" w:hAnsiTheme="minorHAnsi"/>
        </w:rPr>
        <w:t>Fradlov</w:t>
      </w:r>
      <w:proofErr w:type="spellEnd"/>
      <w:r w:rsidRPr="00E94738">
        <w:rPr>
          <w:rFonts w:asciiTheme="minorHAnsi" w:hAnsiTheme="minorHAnsi"/>
        </w:rPr>
        <w:t xml:space="preserve"> visited Havana and signed an agreement opening up a $355 million line of credit over ten years for Cuba. </w:t>
      </w:r>
      <w:r w:rsidRPr="00E94738">
        <w:rPr>
          <w:rStyle w:val="StyleBoldUnderline"/>
          <w:rFonts w:asciiTheme="minorHAnsi" w:hAnsiTheme="minorHAnsi"/>
          <w:highlight w:val="yellow"/>
        </w:rPr>
        <w:t>Cold War tensions were raised anew in July 2008 when Russia was reported to be considering using Cuban military bases to refuel nuclear bombers in retaliation for the Bush administration’s use of Poland to house a missile defense shield</w:t>
      </w:r>
      <w:r w:rsidRPr="00E94738">
        <w:rPr>
          <w:rFonts w:asciiTheme="minorHAnsi" w:hAnsiTheme="minorHAnsi"/>
        </w:rPr>
        <w:t>. Comparisons to the Cuban Missile Crisis were quickly picked up by the international press, despite the fact that Russian authorities have said, “Russia is not creating military bases at the borders of other states.”27 Fidel Castro wrote a cryptic note that neither confirmed nor denied the reports, saying only that “</w:t>
      </w:r>
      <w:proofErr w:type="spellStart"/>
      <w:r w:rsidRPr="00E94738">
        <w:rPr>
          <w:rFonts w:asciiTheme="minorHAnsi" w:hAnsiTheme="minorHAnsi"/>
        </w:rPr>
        <w:t>Raúl</w:t>
      </w:r>
      <w:proofErr w:type="spellEnd"/>
      <w:r w:rsidRPr="00E94738">
        <w:rPr>
          <w:rFonts w:asciiTheme="minorHAnsi" w:hAnsiTheme="minorHAnsi"/>
        </w:rPr>
        <w:t xml:space="preserve"> did very well keeping a dignified silence” on the issue and that Cuba was not obligated to collaborate with Russia.28 Still, the recent conflicting signals on the issue coming out of Moscow indicate that Russia and Cuba may be drawing closer today than at any point since the end of the Cold War.</w:t>
      </w:r>
    </w:p>
    <w:p w:rsidR="0087304D" w:rsidRDefault="0087304D" w:rsidP="00DF441F">
      <w:pPr>
        <w:rPr>
          <w:rFonts w:asciiTheme="minorHAnsi" w:hAnsiTheme="minorHAnsi"/>
        </w:rPr>
      </w:pPr>
    </w:p>
    <w:p w:rsidR="0087304D" w:rsidRPr="005E79EC" w:rsidRDefault="0087304D" w:rsidP="0087304D">
      <w:pPr>
        <w:pStyle w:val="Heading4"/>
      </w:pPr>
      <w:r w:rsidRPr="005E79EC">
        <w:t>Russian support in Latin America challenges American dominance.</w:t>
      </w:r>
    </w:p>
    <w:p w:rsidR="0087304D" w:rsidRPr="005E79EC" w:rsidRDefault="0087304D" w:rsidP="0087304D">
      <w:r w:rsidRPr="005E79EC">
        <w:t xml:space="preserve">Stephen </w:t>
      </w:r>
      <w:r w:rsidRPr="005E79EC">
        <w:rPr>
          <w:rStyle w:val="StyleStyleBold12pt"/>
        </w:rPr>
        <w:t>Blank 9</w:t>
      </w:r>
      <w:r w:rsidRPr="005E79EC">
        <w:t xml:space="preserve"> (Prof. of Russian Studies @ US Army War College) “Russia and Latin America – Geopolitical Games in the US’ </w:t>
      </w:r>
      <w:proofErr w:type="spellStart"/>
      <w:r w:rsidRPr="005E79EC">
        <w:t>Neighboorhood</w:t>
      </w:r>
      <w:proofErr w:type="spellEnd"/>
      <w:r w:rsidRPr="005E79EC">
        <w:t xml:space="preserve">.) March 2009 // </w:t>
      </w:r>
      <w:proofErr w:type="spellStart"/>
      <w:r w:rsidRPr="005E79EC">
        <w:t>sb</w:t>
      </w:r>
      <w:proofErr w:type="spellEnd"/>
    </w:p>
    <w:p w:rsidR="0087304D" w:rsidRPr="0087304D" w:rsidRDefault="003F2A9B" w:rsidP="0087304D">
      <w:pPr>
        <w:rPr>
          <w:sz w:val="18"/>
          <w:szCs w:val="18"/>
        </w:rPr>
      </w:pPr>
      <w:hyperlink r:id="rId63" w:history="1">
        <w:r w:rsidR="0087304D" w:rsidRPr="0087304D">
          <w:rPr>
            <w:sz w:val="18"/>
            <w:szCs w:val="18"/>
            <w:u w:val="single"/>
          </w:rPr>
          <w:t>http://www.isn.ethz.ch/Digital-Library/Publications/Detail/?ots591=0c54e3b3-1e9c-be1e-2c24-a6a8c7060233&amp;lng=en&amp;id=104344</w:t>
        </w:r>
      </w:hyperlink>
    </w:p>
    <w:p w:rsidR="0087304D" w:rsidRPr="0087304D" w:rsidRDefault="0087304D" w:rsidP="0087304D">
      <w:r w:rsidRPr="0087304D">
        <w:t xml:space="preserve">Consequently </w:t>
      </w:r>
      <w:r w:rsidRPr="0087304D">
        <w:rPr>
          <w:rStyle w:val="StyleBoldUnderline"/>
        </w:rPr>
        <w:t xml:space="preserve">Russian policy in Latin America is ultimately an American policy. It aims to </w:t>
      </w:r>
      <w:proofErr w:type="spellStart"/>
      <w:r w:rsidRPr="0087304D">
        <w:rPr>
          <w:rStyle w:val="StyleBoldUnderline"/>
        </w:rPr>
        <w:t>instrumentalize</w:t>
      </w:r>
      <w:proofErr w:type="spellEnd"/>
      <w:r w:rsidRPr="0087304D">
        <w:rPr>
          <w:rStyle w:val="StyleBoldUnderline"/>
        </w:rPr>
        <w:t xml:space="preserve"> the region as a series of countries or a weak but still discernible political bloc to support Russian positions against US dominance in world affairs. Therefore Latin American states that wish to challenge America need to rely on Moscow.</w:t>
      </w:r>
      <w:r w:rsidRPr="0087304D">
        <w:t xml:space="preserve"> Thus President Daniel Ortega pledged Nicaragua’s opposition to a “unipolar” world and welcomed Russia’s presence in Latin America.</w:t>
      </w:r>
    </w:p>
    <w:p w:rsidR="0087304D" w:rsidRPr="0087304D" w:rsidRDefault="0087304D" w:rsidP="0087304D"/>
    <w:p w:rsidR="0087304D" w:rsidRPr="0087304D" w:rsidRDefault="0087304D" w:rsidP="0087304D">
      <w:pPr>
        <w:pStyle w:val="Heading4"/>
      </w:pPr>
      <w:r w:rsidRPr="0087304D">
        <w:t>Latin American is only interested in Russian democracy.</w:t>
      </w:r>
    </w:p>
    <w:p w:rsidR="0087304D" w:rsidRPr="0087304D" w:rsidRDefault="0087304D" w:rsidP="0087304D">
      <w:r w:rsidRPr="0087304D">
        <w:t xml:space="preserve">Stephen </w:t>
      </w:r>
      <w:r w:rsidRPr="0087304D">
        <w:rPr>
          <w:rStyle w:val="StyleStyleBold12pt"/>
        </w:rPr>
        <w:t>Blank 9</w:t>
      </w:r>
      <w:r w:rsidRPr="0087304D">
        <w:t xml:space="preserve"> (Prof. of Russian Studies @ US Army War College) “Russia and Latin America – Geopolitical Games in the US’ </w:t>
      </w:r>
      <w:proofErr w:type="spellStart"/>
      <w:r w:rsidRPr="0087304D">
        <w:t>Neighboorhood</w:t>
      </w:r>
      <w:proofErr w:type="spellEnd"/>
      <w:r w:rsidRPr="0087304D">
        <w:t xml:space="preserve">.) March 2009 // </w:t>
      </w:r>
      <w:proofErr w:type="spellStart"/>
      <w:r w:rsidRPr="0087304D">
        <w:t>sb</w:t>
      </w:r>
      <w:proofErr w:type="spellEnd"/>
      <w:r w:rsidRPr="0087304D">
        <w:t xml:space="preserve"> </w:t>
      </w:r>
    </w:p>
    <w:p w:rsidR="0087304D" w:rsidRPr="0087304D" w:rsidRDefault="003F2A9B" w:rsidP="0087304D">
      <w:pPr>
        <w:rPr>
          <w:sz w:val="12"/>
        </w:rPr>
      </w:pPr>
      <w:hyperlink r:id="rId64" w:history="1">
        <w:r w:rsidR="0087304D" w:rsidRPr="0087304D">
          <w:rPr>
            <w:sz w:val="18"/>
            <w:u w:val="single"/>
          </w:rPr>
          <w:t>http://www.isn.ethz.ch/Digital-Library/Publications/Detail/?ots591=0c54e3b3-1e9c-be1e-2c24-a6a8c7060233&amp;lng=en&amp;id=104344</w:t>
        </w:r>
      </w:hyperlink>
    </w:p>
    <w:p w:rsidR="0087304D" w:rsidRPr="005E79EC" w:rsidRDefault="0087304D" w:rsidP="0087304D">
      <w:pPr>
        <w:rPr>
          <w:rStyle w:val="StyleBoldUnderline"/>
        </w:rPr>
      </w:pPr>
      <w:r w:rsidRPr="0087304D">
        <w:t xml:space="preserve">Moscow’s policy is part of its larger effort to realize this so-called multipolar world. Thus in November 2008 </w:t>
      </w:r>
      <w:proofErr w:type="spellStart"/>
      <w:r w:rsidRPr="0087304D">
        <w:rPr>
          <w:rStyle w:val="StyleBoldUnderline"/>
        </w:rPr>
        <w:t>Lavrov</w:t>
      </w:r>
      <w:proofErr w:type="spellEnd"/>
      <w:r w:rsidRPr="0087304D">
        <w:rPr>
          <w:rStyle w:val="StyleBoldUnderline"/>
        </w:rPr>
        <w:t xml:space="preserve"> stated that “We welcome Latin America’s role in the efforts to democratize international relations in the context of </w:t>
      </w:r>
      <w:r w:rsidRPr="005E79EC">
        <w:rPr>
          <w:rStyle w:val="StyleBoldUnderline"/>
        </w:rPr>
        <w:t xml:space="preserve">the objectively growing </w:t>
      </w:r>
      <w:proofErr w:type="spellStart"/>
      <w:r w:rsidRPr="005E79EC">
        <w:rPr>
          <w:rStyle w:val="StyleBoldUnderline"/>
        </w:rPr>
        <w:t>multipolarity</w:t>
      </w:r>
      <w:proofErr w:type="spellEnd"/>
      <w:r w:rsidRPr="005E79EC">
        <w:rPr>
          <w:rStyle w:val="StyleBoldUnderline"/>
        </w:rPr>
        <w:t xml:space="preserve"> in the world. We believe that these processes are in the interest of the whole [of] mankind. Russia is interested in the closest cooperation with our Latin American partner in reply to the reciprocal interests they are showing.</w:t>
      </w:r>
    </w:p>
    <w:p w:rsidR="0087304D" w:rsidRDefault="0087304D" w:rsidP="00DF441F">
      <w:pPr>
        <w:rPr>
          <w:rFonts w:asciiTheme="minorHAnsi" w:hAnsiTheme="minorHAnsi"/>
        </w:rPr>
      </w:pPr>
    </w:p>
    <w:p w:rsidR="0087304D" w:rsidRPr="00E94738" w:rsidRDefault="0087304D" w:rsidP="00DF441F">
      <w:pPr>
        <w:rPr>
          <w:rFonts w:asciiTheme="minorHAnsi" w:hAnsiTheme="minorHAnsi"/>
        </w:rPr>
      </w:pPr>
    </w:p>
    <w:p w:rsidR="00933C02" w:rsidRPr="00E94738" w:rsidRDefault="00933C02" w:rsidP="00933C02">
      <w:pPr>
        <w:pStyle w:val="Heading3"/>
        <w:rPr>
          <w:rFonts w:asciiTheme="minorHAnsi" w:hAnsiTheme="minorHAnsi"/>
        </w:rPr>
      </w:pPr>
      <w:bookmarkStart w:id="44" w:name="_Toc361218835"/>
      <w:r w:rsidRPr="00E94738">
        <w:rPr>
          <w:rFonts w:asciiTheme="minorHAnsi" w:hAnsiTheme="minorHAnsi"/>
        </w:rPr>
        <w:lastRenderedPageBreak/>
        <w:t>OIL DA LINKS</w:t>
      </w:r>
      <w:bookmarkEnd w:id="44"/>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Lifting trade restrictions massively expands U.S. access to cheap oil</w:t>
      </w:r>
    </w:p>
    <w:p w:rsidR="00933C02" w:rsidRPr="00E94738" w:rsidRDefault="00933C02" w:rsidP="00933C02">
      <w:pPr>
        <w:rPr>
          <w:rFonts w:asciiTheme="minorHAnsi" w:hAnsiTheme="minorHAnsi"/>
        </w:rPr>
      </w:pPr>
      <w:r w:rsidRPr="00E94738">
        <w:rPr>
          <w:rFonts w:asciiTheme="minorHAnsi" w:hAnsiTheme="minorHAnsi"/>
        </w:rPr>
        <w:t xml:space="preserve">CHELSEA A. </w:t>
      </w:r>
      <w:r w:rsidRPr="00E94738">
        <w:rPr>
          <w:rStyle w:val="StyleStyleBold12pt"/>
          <w:rFonts w:asciiTheme="minorHAnsi" w:hAnsiTheme="minorHAnsi"/>
          <w:highlight w:val="yellow"/>
        </w:rPr>
        <w:t>ZIMMERMAN</w:t>
      </w:r>
      <w:r w:rsidRPr="00E94738">
        <w:rPr>
          <w:rFonts w:asciiTheme="minorHAnsi" w:hAnsiTheme="minorHAnsi"/>
        </w:rPr>
        <w:t xml:space="preserve">, Georgetown Law, </w:t>
      </w:r>
      <w:r w:rsidRPr="00E94738">
        <w:rPr>
          <w:rStyle w:val="StyleStyleBold12pt"/>
          <w:rFonts w:asciiTheme="minorHAnsi" w:hAnsiTheme="minorHAnsi"/>
          <w:highlight w:val="yellow"/>
        </w:rPr>
        <w:t>’10</w:t>
      </w:r>
      <w:r w:rsidRPr="00E94738">
        <w:rPr>
          <w:rFonts w:asciiTheme="minorHAnsi" w:hAnsiTheme="minorHAnsi"/>
        </w:rPr>
        <w:t xml:space="preserve">, “Rethinking The Cuban Trade Embargo: An Opportune Time To Mend a Broken Policy,” </w:t>
      </w:r>
      <w:hyperlink r:id="rId65" w:history="1">
        <w:r w:rsidRPr="00E94738">
          <w:rPr>
            <w:rStyle w:val="Hyperlink"/>
            <w:rFonts w:asciiTheme="minorHAnsi" w:hAnsiTheme="minorHAnsi"/>
          </w:rPr>
          <w:t>http://www.thepresidency.org/storage/documents/Fellows2010/Zimmerman.pdf</w:t>
        </w:r>
      </w:hyperlink>
      <w:r w:rsidRPr="00E94738">
        <w:rPr>
          <w:rFonts w:asciiTheme="minorHAnsi" w:hAnsiTheme="minorHAnsi"/>
        </w:rPr>
        <w:t>, ACC. 6-13-2013, JT//JEDI</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Lifting the trading ban with Cuba could directly benefit the U.S. by providing an additional supplier of oil, gas and ethanol only ninety miles from its coast</w:t>
      </w:r>
      <w:r w:rsidRPr="00E94738">
        <w:rPr>
          <w:rFonts w:asciiTheme="minorHAnsi" w:hAnsiTheme="minorHAnsi"/>
        </w:rPr>
        <w:t xml:space="preserve">. </w:t>
      </w:r>
      <w:proofErr w:type="spellStart"/>
      <w:r w:rsidRPr="00E94738">
        <w:rPr>
          <w:rFonts w:asciiTheme="minorHAnsi" w:hAnsiTheme="minorHAnsi"/>
        </w:rPr>
        <w:t>Cubapetroleo</w:t>
      </w:r>
      <w:proofErr w:type="spellEnd"/>
      <w:r w:rsidRPr="00E94738">
        <w:rPr>
          <w:rFonts w:asciiTheme="minorHAnsi" w:hAnsiTheme="minorHAnsi"/>
        </w:rPr>
        <w:t xml:space="preserve">, the state oil company, claims that Cuba has 20 billion barrels of recoverable oil in its offshore waters (Reuters, October 16, 2008). </w:t>
      </w:r>
      <w:r w:rsidRPr="00E94738">
        <w:rPr>
          <w:rStyle w:val="StyleBoldUnderline"/>
          <w:rFonts w:asciiTheme="minorHAnsi" w:hAnsiTheme="minorHAnsi"/>
          <w:highlight w:val="yellow"/>
        </w:rPr>
        <w:t>If efforts to develop more offshore wells proceed as planned, Cuba could produce as much as 525,000 barrels per day of oil, most of which could be exported to the U</w:t>
      </w:r>
      <w:r w:rsidRPr="00E94738">
        <w:rPr>
          <w:rFonts w:asciiTheme="minorHAnsi" w:hAnsiTheme="minorHAnsi"/>
          <w:sz w:val="10"/>
        </w:rPr>
        <w:t>nited</w:t>
      </w:r>
      <w:r w:rsidRPr="00E94738">
        <w:rPr>
          <w:rStyle w:val="StyleBoldUnderline"/>
          <w:rFonts w:asciiTheme="minorHAnsi" w:hAnsiTheme="minorHAnsi"/>
          <w:highlight w:val="yellow"/>
        </w:rPr>
        <w:t xml:space="preserve"> S</w:t>
      </w:r>
      <w:r w:rsidRPr="00E94738">
        <w:rPr>
          <w:rFonts w:asciiTheme="minorHAnsi" w:hAnsiTheme="minorHAnsi"/>
          <w:sz w:val="10"/>
        </w:rPr>
        <w:t xml:space="preserve">tates </w:t>
      </w:r>
      <w:r w:rsidRPr="00E94738">
        <w:rPr>
          <w:rStyle w:val="StyleBoldUnderline"/>
          <w:rFonts w:asciiTheme="minorHAnsi" w:hAnsiTheme="minorHAnsi"/>
          <w:highlight w:val="yellow"/>
        </w:rPr>
        <w:t>if the trade embargo was lifted</w:t>
      </w:r>
      <w:r w:rsidRPr="00E94738">
        <w:rPr>
          <w:rFonts w:asciiTheme="minorHAnsi" w:hAnsiTheme="minorHAnsi"/>
        </w:rPr>
        <w:t xml:space="preserve"> (Reuters, June 12, 2008).</w:t>
      </w:r>
    </w:p>
    <w:p w:rsidR="00933C02" w:rsidRDefault="00933C02" w:rsidP="00933C02">
      <w:pPr>
        <w:rPr>
          <w:rFonts w:asciiTheme="minorHAnsi" w:hAnsiTheme="minorHAnsi"/>
        </w:rPr>
      </w:pPr>
    </w:p>
    <w:p w:rsidR="00110FF8" w:rsidRDefault="00110FF8" w:rsidP="00933C02">
      <w:pPr>
        <w:rPr>
          <w:rFonts w:asciiTheme="minorHAnsi" w:hAnsiTheme="minorHAnsi"/>
        </w:rPr>
      </w:pPr>
    </w:p>
    <w:p w:rsidR="00110FF8" w:rsidRDefault="00110FF8" w:rsidP="00110FF8">
      <w:pPr>
        <w:pStyle w:val="Heading3"/>
      </w:pPr>
      <w:bookmarkStart w:id="45" w:name="_Toc361218836"/>
      <w:r>
        <w:lastRenderedPageBreak/>
        <w:t>TERRORISM DA EXT.</w:t>
      </w:r>
      <w:bookmarkEnd w:id="45"/>
    </w:p>
    <w:p w:rsidR="00110FF8" w:rsidRDefault="00110FF8" w:rsidP="00933C02">
      <w:pPr>
        <w:rPr>
          <w:rFonts w:asciiTheme="minorHAnsi" w:hAnsiTheme="minorHAnsi"/>
        </w:rPr>
      </w:pPr>
    </w:p>
    <w:p w:rsidR="00110FF8" w:rsidRDefault="00110FF8" w:rsidP="00110FF8">
      <w:pPr>
        <w:rPr>
          <w:rStyle w:val="StyleStyleBold12pt"/>
        </w:rPr>
      </w:pPr>
      <w:r>
        <w:rPr>
          <w:rStyle w:val="StyleStyleBold12pt"/>
        </w:rPr>
        <w:t>Cuba still harbors terrorists</w:t>
      </w:r>
    </w:p>
    <w:p w:rsidR="00110FF8" w:rsidRDefault="00110FF8" w:rsidP="00110FF8">
      <w:r w:rsidRPr="0091332D">
        <w:rPr>
          <w:rStyle w:val="StyleStyleBold12pt"/>
        </w:rPr>
        <w:t xml:space="preserve">Hudson, John.13 </w:t>
      </w:r>
      <w:r w:rsidRPr="008736DA">
        <w:t>"Foreign Policy Magazine.</w:t>
      </w:r>
      <w:proofErr w:type="gramStart"/>
      <w:r w:rsidRPr="008736DA">
        <w:t>" </w:t>
      </w:r>
      <w:proofErr w:type="gramEnd"/>
      <w:r w:rsidRPr="008736DA">
        <w:rPr>
          <w:i/>
          <w:iCs/>
        </w:rPr>
        <w:t>Foreign Policy</w:t>
      </w:r>
      <w:proofErr w:type="gramStart"/>
      <w:r w:rsidRPr="008736DA">
        <w:t xml:space="preserve">. </w:t>
      </w:r>
      <w:proofErr w:type="gramEnd"/>
      <w:r w:rsidRPr="008736DA">
        <w:t>Foreign Policy Magazine, 3 June 2013. Web</w:t>
      </w:r>
      <w:proofErr w:type="gramStart"/>
      <w:r w:rsidRPr="008736DA">
        <w:t xml:space="preserve">. </w:t>
      </w:r>
      <w:proofErr w:type="gramEnd"/>
      <w:r w:rsidRPr="008736DA">
        <w:t>09 July 2013.</w:t>
      </w:r>
    </w:p>
    <w:p w:rsidR="00110FF8" w:rsidRDefault="00110FF8" w:rsidP="00110FF8">
      <w:r w:rsidRPr="006977E4">
        <w:t>http://www.huffingtonpost.com/sandy-goodman/whos-the-state-terrorist-_b_3390842.html</w:t>
      </w:r>
      <w:r>
        <w:t>//LL</w:t>
      </w:r>
    </w:p>
    <w:p w:rsidR="00110FF8" w:rsidRPr="0091332D" w:rsidRDefault="00110FF8" w:rsidP="00110FF8"/>
    <w:p w:rsidR="00110FF8" w:rsidRDefault="00110FF8" w:rsidP="00110FF8">
      <w:pPr>
        <w:rPr>
          <w:rStyle w:val="StyleBoldUnderline"/>
        </w:rPr>
      </w:pPr>
      <w:r>
        <w:t>In the face of mounting calls to remove Cuba from the State Department's list of state sponsors of terrorism, Sen.</w:t>
      </w:r>
      <w:r>
        <w:rPr>
          <w:rStyle w:val="apple-converted-space"/>
          <w:rFonts w:ascii="Arial" w:hAnsi="Arial" w:cs="Arial"/>
          <w:color w:val="1F1F1F"/>
          <w:sz w:val="21"/>
          <w:szCs w:val="21"/>
        </w:rPr>
        <w:t xml:space="preserve"> </w:t>
      </w:r>
      <w:r>
        <w:rPr>
          <w:b/>
          <w:bCs/>
          <w:bdr w:val="none" w:sz="0" w:space="0" w:color="auto" w:frame="1"/>
        </w:rPr>
        <w:t>Marco Rubio</w:t>
      </w:r>
      <w:r>
        <w:rPr>
          <w:rStyle w:val="apple-converted-space"/>
          <w:rFonts w:ascii="Arial" w:hAnsi="Arial" w:cs="Arial"/>
          <w:color w:val="1F1F1F"/>
          <w:sz w:val="21"/>
          <w:szCs w:val="21"/>
        </w:rPr>
        <w:t xml:space="preserve"> </w:t>
      </w:r>
      <w:r>
        <w:t>(R-FLA) defended Foggy Bottom's recent decision to keep Cuba on the list, in a statement to</w:t>
      </w:r>
      <w:r>
        <w:rPr>
          <w:rStyle w:val="apple-converted-space"/>
          <w:rFonts w:ascii="Arial" w:hAnsi="Arial" w:cs="Arial"/>
          <w:color w:val="1F1F1F"/>
          <w:sz w:val="21"/>
          <w:szCs w:val="21"/>
        </w:rPr>
        <w:t xml:space="preserve"> </w:t>
      </w:r>
      <w:r>
        <w:rPr>
          <w:i/>
          <w:iCs/>
          <w:bdr w:val="none" w:sz="0" w:space="0" w:color="auto" w:frame="1"/>
        </w:rPr>
        <w:t>The Cable</w:t>
      </w:r>
      <w:r>
        <w:t>. "</w:t>
      </w:r>
      <w:r w:rsidRPr="0091332D">
        <w:rPr>
          <w:rStyle w:val="StyleBoldUnderline"/>
          <w:highlight w:val="yellow"/>
        </w:rPr>
        <w:t>The Castro regime sponsors terrorism abroad and against their own people, and removing a country from the list of nations that sponsor terrorism requires evidence of reform</w:t>
      </w:r>
      <w:r>
        <w:t>," Rubio said</w:t>
      </w:r>
      <w:proofErr w:type="gramStart"/>
      <w:r>
        <w:t xml:space="preserve">. </w:t>
      </w:r>
      <w:proofErr w:type="gramEnd"/>
      <w:r>
        <w:t>"</w:t>
      </w:r>
      <w:r w:rsidRPr="0091332D">
        <w:rPr>
          <w:rStyle w:val="StyleBoldUnderline"/>
          <w:highlight w:val="yellow"/>
        </w:rPr>
        <w:t>We have not seen such evidence in Cuba</w:t>
      </w:r>
      <w:r>
        <w:t xml:space="preserve">." </w:t>
      </w:r>
      <w:r w:rsidRPr="008736DA">
        <w:t xml:space="preserve">In its annual Country Reports on Terrorism released last week, the State Department acknowledged that some conditions on the island were improving, but maintained three </w:t>
      </w:r>
      <w:r w:rsidRPr="0091332D">
        <w:rPr>
          <w:rStyle w:val="StyleBoldUnderline"/>
          <w:highlight w:val="yellow"/>
        </w:rPr>
        <w:t>reasons for keeping Cuba on the list: Providing a safe haven for some two dozen members of Basque Fatherland and Liberty (ETA), a Spanish rebel group charged with terrorist activity</w:t>
      </w:r>
      <w:r w:rsidRPr="008736DA">
        <w:t xml:space="preserve">; providing aid to Colombia's rebel group the FARC "in past years" -- Cuba no longer supports the group today; </w:t>
      </w:r>
      <w:r w:rsidRPr="0091332D">
        <w:rPr>
          <w:rStyle w:val="StyleBoldUnderline"/>
          <w:highlight w:val="yellow"/>
        </w:rPr>
        <w:t>and providing harbor to "fugitives wanted in the United States."</w:t>
      </w:r>
      <w:r w:rsidRPr="006977E4">
        <w:rPr>
          <w:rStyle w:val="StyleBoldUnderline"/>
          <w:sz w:val="12"/>
        </w:rPr>
        <w:t xml:space="preserve">¶ </w:t>
      </w:r>
      <w:r w:rsidRPr="008736DA">
        <w:t xml:space="preserve">"It remains clear that </w:t>
      </w:r>
      <w:r w:rsidRPr="0091332D">
        <w:rPr>
          <w:rStyle w:val="StyleBoldUnderline"/>
          <w:highlight w:val="yellow"/>
        </w:rPr>
        <w:t>Cuba is the same totalitarian state today that it has been for decades</w:t>
      </w:r>
      <w:r w:rsidRPr="008736DA">
        <w:t>," Rubio told</w:t>
      </w:r>
      <w:r>
        <w:t xml:space="preserve"> </w:t>
      </w:r>
      <w:r w:rsidRPr="008736DA">
        <w:t>The Cable.</w:t>
      </w:r>
      <w:r>
        <w:t xml:space="preserve"> </w:t>
      </w:r>
      <w:r w:rsidRPr="008736DA">
        <w:t>"</w:t>
      </w:r>
      <w:r w:rsidRPr="0091332D">
        <w:rPr>
          <w:rStyle w:val="StyleBoldUnderline"/>
          <w:highlight w:val="yellow"/>
        </w:rPr>
        <w:t>This totalitarian state continues to have close ties to terrorist organizations</w:t>
      </w:r>
      <w:r w:rsidRPr="008736DA">
        <w:t>."</w:t>
      </w:r>
      <w:r>
        <w:t xml:space="preserve"> </w:t>
      </w:r>
      <w:r w:rsidRPr="008736DA">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r>
        <w:t xml:space="preserve">  </w:t>
      </w:r>
      <w:r w:rsidRPr="008736DA">
        <w:t xml:space="preserve">"The report makes it clear that the State Department doesn't really believe that Cuba is a state sponsor of terrorism," said Geoff </w:t>
      </w:r>
      <w:proofErr w:type="spellStart"/>
      <w:r w:rsidRPr="008736DA">
        <w:t>Thale</w:t>
      </w:r>
      <w:proofErr w:type="spellEnd"/>
      <w:r w:rsidRPr="008736DA">
        <w:t>, program director at the left-leaning advocacy group Washington Office on Latin America. "Cuba is clearly on the terrorist list for political reasons."</w:t>
      </w:r>
      <w:r>
        <w:t xml:space="preserve">  </w:t>
      </w:r>
      <w:r w:rsidRPr="008736DA">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r>
        <w:t xml:space="preserve">  </w:t>
      </w:r>
      <w:r w:rsidRPr="008736DA">
        <w:t>Earlier this year, the Boston Globe </w:t>
      </w:r>
      <w:r w:rsidR="003F2A9B">
        <w:fldChar w:fldCharType="begin"/>
      </w:r>
      <w:r w:rsidR="003F2A9B">
        <w:instrText xml:space="preserve"> HYPERLINK "http://www.bostonglobe.com/news/nation/2013/02/21/cuba-label-terrorist-state-longer-justified-some-officials-say/CmVFXsVC4M1R1WbHE8lb0H/story.html" \t "_blank" </w:instrText>
      </w:r>
      <w:r w:rsidR="003F2A9B">
        <w:fldChar w:fldCharType="separate"/>
      </w:r>
      <w:r w:rsidRPr="008736DA">
        <w:t>reported</w:t>
      </w:r>
      <w:r w:rsidR="003F2A9B">
        <w:fldChar w:fldCharType="end"/>
      </w:r>
      <w:r w:rsidRPr="008736DA">
        <w:t xml:space="preserve"> that Secretary of State John Kerry, who </w:t>
      </w:r>
      <w:proofErr w:type="spellStart"/>
      <w:r w:rsidRPr="008736DA">
        <w:t>has</w:t>
      </w:r>
      <w:r w:rsidR="003F2A9B">
        <w:fldChar w:fldCharType="begin"/>
      </w:r>
      <w:r w:rsidR="003F2A9B">
        <w:instrText xml:space="preserve"> HYPERLINK "http://www.bostonglobe.com/news/nation/2013/02/21/cuba-label-terrorist-state-longer-justified-some-officials-say/CmVFXsVC4M1R1WbHE8lb0H/story.html" \t "_blank" </w:instrText>
      </w:r>
      <w:r w:rsidR="003F2A9B">
        <w:fldChar w:fldCharType="separate"/>
      </w:r>
      <w:r w:rsidRPr="008736DA">
        <w:t>criticized</w:t>
      </w:r>
      <w:proofErr w:type="spellEnd"/>
      <w:r w:rsidR="003F2A9B">
        <w:fldChar w:fldCharType="end"/>
      </w:r>
      <w:r w:rsidRPr="008736DA">
        <w:t> travel restrictions to Cuba in the past, was considering removing Cuba from the list, but ultimately opted not to change the policy.</w:t>
      </w:r>
      <w:r>
        <w:t xml:space="preserve">  </w:t>
      </w:r>
      <w:r w:rsidRPr="008736DA">
        <w:t xml:space="preserve">Rubio made it clear that he supports a </w:t>
      </w:r>
      <w:proofErr w:type="spellStart"/>
      <w:r w:rsidRPr="008736DA">
        <w:t>hard-line</w:t>
      </w:r>
      <w:proofErr w:type="spellEnd"/>
      <w:r w:rsidRPr="008736DA">
        <w:t xml:space="preserve"> on Cuba, and opposes administration efforts to move too quickly on the issue.</w:t>
      </w:r>
      <w:r>
        <w:t xml:space="preserve">  </w:t>
      </w:r>
      <w:r w:rsidRPr="008736DA">
        <w:t xml:space="preserve">"The Obama administration should abandon considering unilateral concessions to the Cuban regime," he told The Cable. "An American development worker Alan Gross remains hostage and </w:t>
      </w:r>
      <w:r w:rsidRPr="0091332D">
        <w:rPr>
          <w:rStyle w:val="StyleBoldUnderline"/>
          <w:highlight w:val="yellow"/>
        </w:rPr>
        <w:t>only cosmetic reforms have taken place, while nothing has been done to give the Cuban people greater freedoms."</w:t>
      </w:r>
    </w:p>
    <w:p w:rsidR="00110FF8" w:rsidRDefault="00110FF8" w:rsidP="00933C02">
      <w:pPr>
        <w:rPr>
          <w:rFonts w:asciiTheme="minorHAnsi" w:hAnsiTheme="minorHAnsi"/>
        </w:rPr>
      </w:pPr>
    </w:p>
    <w:p w:rsidR="00110FF8" w:rsidRDefault="00110FF8" w:rsidP="00933C02">
      <w:pPr>
        <w:rPr>
          <w:rFonts w:asciiTheme="minorHAnsi" w:hAnsiTheme="minorHAnsi"/>
        </w:rPr>
      </w:pPr>
    </w:p>
    <w:p w:rsidR="00110FF8" w:rsidRPr="00E94738" w:rsidRDefault="00110FF8" w:rsidP="00933C02">
      <w:pPr>
        <w:rPr>
          <w:rFonts w:asciiTheme="minorHAnsi" w:hAnsiTheme="minorHAnsi"/>
        </w:rPr>
      </w:pPr>
    </w:p>
    <w:p w:rsidR="006728BA" w:rsidRPr="00E94738" w:rsidRDefault="006728BA" w:rsidP="006728BA">
      <w:pPr>
        <w:pStyle w:val="Heading4"/>
        <w:spacing w:before="0"/>
        <w:rPr>
          <w:rFonts w:asciiTheme="minorHAnsi" w:hAnsiTheme="minorHAnsi"/>
        </w:rPr>
      </w:pPr>
      <w:r w:rsidRPr="00E94738">
        <w:rPr>
          <w:rFonts w:asciiTheme="minorHAnsi" w:hAnsiTheme="minorHAnsi"/>
        </w:rPr>
        <w:t>Cuba possesses a terror threat</w:t>
      </w:r>
    </w:p>
    <w:p w:rsidR="006728BA" w:rsidRPr="00E94738" w:rsidRDefault="006728BA" w:rsidP="006728BA">
      <w:pPr>
        <w:rPr>
          <w:rFonts w:asciiTheme="minorHAnsi" w:hAnsiTheme="minorHAnsi"/>
        </w:rPr>
      </w:pPr>
      <w:r w:rsidRPr="00E94738">
        <w:rPr>
          <w:rStyle w:val="StyleStyleBold12pt"/>
          <w:rFonts w:asciiTheme="minorHAnsi" w:hAnsiTheme="minorHAnsi"/>
          <w:highlight w:val="yellow"/>
        </w:rPr>
        <w:t>Hudson</w:t>
      </w:r>
      <w:r w:rsidRPr="00E94738">
        <w:rPr>
          <w:rFonts w:asciiTheme="minorHAnsi" w:hAnsiTheme="minorHAnsi"/>
        </w:rPr>
        <w:t xml:space="preserve">, John </w:t>
      </w:r>
      <w:r w:rsidRPr="00E94738">
        <w:rPr>
          <w:rStyle w:val="StyleStyleBold12pt"/>
          <w:rFonts w:asciiTheme="minorHAnsi" w:hAnsiTheme="minorHAnsi"/>
          <w:highlight w:val="yellow"/>
        </w:rPr>
        <w:t>13</w:t>
      </w:r>
    </w:p>
    <w:p w:rsidR="006728BA" w:rsidRPr="00E94738" w:rsidRDefault="006728BA" w:rsidP="006728BA">
      <w:pPr>
        <w:rPr>
          <w:rFonts w:asciiTheme="minorHAnsi" w:hAnsiTheme="minorHAnsi"/>
        </w:rPr>
      </w:pPr>
      <w:r w:rsidRPr="00E94738">
        <w:rPr>
          <w:rFonts w:asciiTheme="minorHAnsi" w:hAnsiTheme="minorHAnsi"/>
        </w:rPr>
        <w:t xml:space="preserve">, “Rubio: Cuba belongs on the ‘state sponsors of terrorism’ list” The cable foreign policy </w:t>
      </w:r>
      <w:hyperlink r:id="rId66" w:history="1">
        <w:r w:rsidRPr="00E94738">
          <w:rPr>
            <w:rStyle w:val="Hyperlink"/>
            <w:rFonts w:asciiTheme="minorHAnsi" w:hAnsiTheme="minorHAnsi"/>
          </w:rPr>
          <w:t>http://thecable.foreignpolicy.com/posts/2013/06/03/rubio_cuba_belongs_on_the_state_sponsor_of_terror_list 6/3/13</w:t>
        </w:r>
      </w:hyperlink>
      <w:r w:rsidRPr="00E94738">
        <w:rPr>
          <w:rFonts w:asciiTheme="minorHAnsi" w:hAnsiTheme="minorHAnsi"/>
        </w:rPr>
        <w:t>, 7/5/13. MAE</w:t>
      </w:r>
    </w:p>
    <w:p w:rsidR="006728BA" w:rsidRPr="00E94738" w:rsidRDefault="006728BA" w:rsidP="006728BA">
      <w:pPr>
        <w:rPr>
          <w:rFonts w:asciiTheme="minorHAnsi" w:hAnsiTheme="minorHAnsi"/>
        </w:rPr>
      </w:pPr>
    </w:p>
    <w:p w:rsidR="006728BA" w:rsidRPr="00E94738" w:rsidRDefault="006728BA" w:rsidP="006728BA">
      <w:pPr>
        <w:rPr>
          <w:rFonts w:asciiTheme="minorHAnsi" w:hAnsiTheme="minorHAnsi"/>
        </w:rPr>
      </w:pPr>
      <w:r w:rsidRPr="00E94738">
        <w:rPr>
          <w:rFonts w:asciiTheme="minorHAnsi" w:hAnsiTheme="minorHAnsi"/>
        </w:rPr>
        <w:t>"</w:t>
      </w:r>
      <w:r w:rsidRPr="00E94738">
        <w:rPr>
          <w:rStyle w:val="StyleBoldUnderline"/>
          <w:rFonts w:asciiTheme="minorHAnsi" w:hAnsiTheme="minorHAnsi"/>
        </w:rPr>
        <w:t>The Castro regime sponsors terrorism abroad and against their own people,</w:t>
      </w:r>
      <w:r w:rsidRPr="00E94738">
        <w:rPr>
          <w:rFonts w:asciiTheme="minorHAnsi" w:hAnsiTheme="minorHAnsi"/>
        </w:rPr>
        <w:t xml:space="preserve"> and removing a country from the list of nations that sponsor terrorism requires evidence of reform," Rubio said</w:t>
      </w:r>
      <w:proofErr w:type="gramStart"/>
      <w:r w:rsidRPr="00E94738">
        <w:rPr>
          <w:rFonts w:asciiTheme="minorHAnsi" w:hAnsiTheme="minorHAnsi"/>
        </w:rPr>
        <w:t xml:space="preserve">. </w:t>
      </w:r>
      <w:proofErr w:type="gramEnd"/>
      <w:r w:rsidRPr="00E94738">
        <w:rPr>
          <w:rFonts w:asciiTheme="minorHAnsi" w:hAnsiTheme="minorHAnsi"/>
        </w:rPr>
        <w:t>"We have not seen such evidence in Cuba."</w:t>
      </w:r>
    </w:p>
    <w:p w:rsidR="006728BA" w:rsidRPr="00E94738" w:rsidRDefault="006728BA" w:rsidP="006728BA">
      <w:pPr>
        <w:rPr>
          <w:rFonts w:asciiTheme="minorHAnsi" w:hAnsiTheme="minorHAnsi"/>
        </w:rPr>
      </w:pPr>
      <w:r w:rsidRPr="00E94738">
        <w:rPr>
          <w:rStyle w:val="StyleBoldUnderline"/>
          <w:rFonts w:asciiTheme="minorHAnsi" w:hAnsiTheme="minorHAnsi"/>
        </w:rPr>
        <w:t>In its annual Country Reports on Terrorism</w:t>
      </w:r>
      <w:r w:rsidRPr="00E94738">
        <w:rPr>
          <w:rFonts w:asciiTheme="minorHAnsi" w:hAnsiTheme="minorHAnsi"/>
        </w:rPr>
        <w:t xml:space="preserve"> released last week, the </w:t>
      </w:r>
      <w:r w:rsidRPr="00E94738">
        <w:rPr>
          <w:rStyle w:val="StyleBoldUnderline"/>
          <w:rFonts w:asciiTheme="minorHAnsi" w:hAnsiTheme="minorHAnsi"/>
        </w:rPr>
        <w:t>State Department</w:t>
      </w:r>
      <w:r w:rsidRPr="00E94738">
        <w:rPr>
          <w:rFonts w:asciiTheme="minorHAnsi" w:hAnsiTheme="minorHAnsi"/>
        </w:rPr>
        <w:t xml:space="preserve"> acknowledged that some conditions on the island were improving, but </w:t>
      </w:r>
      <w:r w:rsidRPr="00E94738">
        <w:rPr>
          <w:rStyle w:val="StyleBoldUnderline"/>
          <w:rFonts w:asciiTheme="minorHAnsi" w:hAnsiTheme="minorHAnsi"/>
        </w:rPr>
        <w:t>maintained three reasons for keeping Cuba on the list: Providing a safe haven for</w:t>
      </w:r>
      <w:r w:rsidRPr="00E94738">
        <w:rPr>
          <w:rFonts w:asciiTheme="minorHAnsi" w:hAnsiTheme="minorHAnsi"/>
        </w:rPr>
        <w:t xml:space="preserve"> some two dozen </w:t>
      </w:r>
      <w:r w:rsidRPr="00E94738">
        <w:rPr>
          <w:rStyle w:val="StyleBoldUnderline"/>
          <w:rFonts w:asciiTheme="minorHAnsi" w:hAnsiTheme="minorHAnsi"/>
        </w:rPr>
        <w:t>members of Basque Fatherland</w:t>
      </w:r>
      <w:r w:rsidRPr="00E94738">
        <w:rPr>
          <w:rFonts w:asciiTheme="minorHAnsi" w:hAnsiTheme="minorHAnsi"/>
        </w:rPr>
        <w:t xml:space="preserve"> and Liberty (ETA), </w:t>
      </w:r>
      <w:r w:rsidRPr="00E94738">
        <w:rPr>
          <w:rStyle w:val="StyleBoldUnderline"/>
          <w:rFonts w:asciiTheme="minorHAnsi" w:hAnsiTheme="minorHAnsi"/>
        </w:rPr>
        <w:t>a Spanish rebel group charged with terrorist activity</w:t>
      </w:r>
      <w:r w:rsidRPr="00E94738">
        <w:rPr>
          <w:rFonts w:asciiTheme="minorHAnsi" w:hAnsiTheme="minorHAnsi"/>
        </w:rPr>
        <w:t xml:space="preserve">; </w:t>
      </w:r>
      <w:r w:rsidRPr="00E94738">
        <w:rPr>
          <w:rStyle w:val="StyleBoldUnderline"/>
          <w:rFonts w:asciiTheme="minorHAnsi" w:hAnsiTheme="minorHAnsi"/>
        </w:rPr>
        <w:t>providing aid to Colombia's rebel group the FARC</w:t>
      </w:r>
      <w:r w:rsidRPr="00E94738">
        <w:rPr>
          <w:rFonts w:asciiTheme="minorHAnsi" w:hAnsiTheme="minorHAnsi"/>
        </w:rPr>
        <w:t xml:space="preserve"> "in past years" -- Cuba no longer supports the group today; </w:t>
      </w:r>
      <w:r w:rsidRPr="00E94738">
        <w:rPr>
          <w:rStyle w:val="StyleBoldUnderline"/>
          <w:rFonts w:asciiTheme="minorHAnsi" w:hAnsiTheme="minorHAnsi"/>
        </w:rPr>
        <w:t>and providing harbor to "fugitives wanted in the United States."</w:t>
      </w:r>
    </w:p>
    <w:p w:rsidR="006728BA" w:rsidRPr="00E94738" w:rsidRDefault="006728BA" w:rsidP="006728BA">
      <w:pPr>
        <w:rPr>
          <w:rFonts w:asciiTheme="minorHAnsi" w:hAnsiTheme="minorHAnsi"/>
        </w:rPr>
      </w:pPr>
      <w:r w:rsidRPr="00E94738">
        <w:rPr>
          <w:rStyle w:val="StyleBoldUnderline"/>
          <w:rFonts w:asciiTheme="minorHAnsi" w:hAnsiTheme="minorHAnsi"/>
        </w:rPr>
        <w:t>"It remains clear that Cuba is the same totalitarian state today</w:t>
      </w:r>
      <w:r w:rsidRPr="00E94738">
        <w:rPr>
          <w:rFonts w:asciiTheme="minorHAnsi" w:hAnsiTheme="minorHAnsi"/>
        </w:rPr>
        <w:t xml:space="preserve"> that </w:t>
      </w:r>
      <w:r w:rsidRPr="00E94738">
        <w:rPr>
          <w:rStyle w:val="StyleBoldUnderline"/>
          <w:rFonts w:asciiTheme="minorHAnsi" w:hAnsiTheme="minorHAnsi"/>
        </w:rPr>
        <w:t xml:space="preserve">it </w:t>
      </w:r>
      <w:r w:rsidRPr="00E94738">
        <w:rPr>
          <w:rFonts w:asciiTheme="minorHAnsi" w:hAnsiTheme="minorHAnsi"/>
        </w:rPr>
        <w:t xml:space="preserve">has been for decades," Rubio told The Cable. "This totalitarian state </w:t>
      </w:r>
      <w:r w:rsidRPr="00E94738">
        <w:rPr>
          <w:rStyle w:val="StyleBoldUnderline"/>
          <w:rFonts w:asciiTheme="minorHAnsi" w:hAnsiTheme="minorHAnsi"/>
        </w:rPr>
        <w:t>continues to have close ties to terrorist organizations."</w:t>
      </w:r>
    </w:p>
    <w:p w:rsidR="006728BA" w:rsidRPr="00E94738" w:rsidRDefault="006728BA" w:rsidP="006728BA">
      <w:pPr>
        <w:rPr>
          <w:rFonts w:asciiTheme="minorHAnsi" w:hAnsiTheme="minorHAnsi"/>
        </w:rPr>
      </w:pPr>
    </w:p>
    <w:p w:rsidR="006728BA" w:rsidRPr="00E94738" w:rsidRDefault="006728BA" w:rsidP="006728BA">
      <w:pPr>
        <w:rPr>
          <w:rFonts w:asciiTheme="minorHAnsi" w:hAnsiTheme="minorHAnsi"/>
        </w:rPr>
      </w:pPr>
    </w:p>
    <w:p w:rsidR="006728BA" w:rsidRPr="00E94738" w:rsidRDefault="006728BA" w:rsidP="006728BA">
      <w:pPr>
        <w:rPr>
          <w:rFonts w:asciiTheme="minorHAnsi" w:hAnsiTheme="minorHAnsi"/>
        </w:rPr>
      </w:pPr>
    </w:p>
    <w:p w:rsidR="00933C02" w:rsidRPr="00E94738" w:rsidRDefault="00933C02" w:rsidP="00933C02">
      <w:pPr>
        <w:pStyle w:val="Heading3"/>
        <w:rPr>
          <w:rFonts w:asciiTheme="minorHAnsi" w:hAnsiTheme="minorHAnsi"/>
        </w:rPr>
      </w:pPr>
      <w:bookmarkStart w:id="46" w:name="_Toc361218837"/>
      <w:r w:rsidRPr="00E94738">
        <w:rPr>
          <w:rFonts w:asciiTheme="minorHAnsi" w:hAnsiTheme="minorHAnsi"/>
        </w:rPr>
        <w:lastRenderedPageBreak/>
        <w:t>GRADUALISM CP</w:t>
      </w:r>
      <w:bookmarkEnd w:id="46"/>
    </w:p>
    <w:p w:rsidR="00933C02" w:rsidRPr="00E94738" w:rsidRDefault="00933C02" w:rsidP="00933C02">
      <w:pPr>
        <w:rPr>
          <w:rFonts w:asciiTheme="minorHAnsi" w:hAnsiTheme="minorHAnsi"/>
        </w:rPr>
      </w:pPr>
    </w:p>
    <w:p w:rsidR="004D7240" w:rsidRPr="00E94738" w:rsidRDefault="004D7240" w:rsidP="006229E3">
      <w:pPr>
        <w:pStyle w:val="Heading4"/>
        <w:rPr>
          <w:rFonts w:asciiTheme="minorHAnsi" w:hAnsiTheme="minorHAnsi"/>
        </w:rPr>
      </w:pPr>
      <w:r w:rsidRPr="00E94738">
        <w:rPr>
          <w:rFonts w:asciiTheme="minorHAnsi" w:hAnsiTheme="minorHAnsi"/>
        </w:rPr>
        <w:t xml:space="preserve">TEXT:  </w:t>
      </w:r>
      <w:r w:rsidR="006229E3" w:rsidRPr="00E94738">
        <w:rPr>
          <w:rFonts w:asciiTheme="minorHAnsi" w:hAnsiTheme="minorHAnsi"/>
        </w:rPr>
        <w:t>THE UNITED STATES FEDERAL GOVERNMENT WILL PHASE-OUT ITS ECONOMIC EMBARGO AGAINST CUBA</w:t>
      </w:r>
    </w:p>
    <w:p w:rsidR="00D76AA7" w:rsidRPr="00E94738" w:rsidRDefault="00D76AA7" w:rsidP="00D76AA7">
      <w:pPr>
        <w:rPr>
          <w:rFonts w:asciiTheme="minorHAnsi" w:hAnsiTheme="minorHAnsi"/>
        </w:rPr>
      </w:pPr>
    </w:p>
    <w:p w:rsidR="00D76AA7" w:rsidRPr="00E94738" w:rsidRDefault="00D76AA7" w:rsidP="00D76AA7">
      <w:pPr>
        <w:rPr>
          <w:rFonts w:asciiTheme="minorHAnsi" w:hAnsiTheme="minorHAnsi"/>
        </w:rPr>
      </w:pPr>
    </w:p>
    <w:p w:rsidR="00933C02" w:rsidRPr="00E94738" w:rsidRDefault="00E16122" w:rsidP="00933C02">
      <w:pPr>
        <w:pStyle w:val="Heading4"/>
        <w:rPr>
          <w:rFonts w:asciiTheme="minorHAnsi" w:hAnsiTheme="minorHAnsi"/>
        </w:rPr>
      </w:pPr>
      <w:r w:rsidRPr="00E94738">
        <w:rPr>
          <w:rFonts w:asciiTheme="minorHAnsi" w:hAnsiTheme="minorHAnsi"/>
        </w:rPr>
        <w:t>Solves the case &amp; q</w:t>
      </w:r>
      <w:r w:rsidR="00933C02" w:rsidRPr="00E94738">
        <w:rPr>
          <w:rFonts w:asciiTheme="minorHAnsi" w:hAnsiTheme="minorHAnsi"/>
        </w:rPr>
        <w:t>uick reforms would destabilize Cuba.  Hardliners will try to pick a war with the U.S.</w:t>
      </w:r>
    </w:p>
    <w:p w:rsidR="00933C02" w:rsidRPr="00E94738" w:rsidRDefault="00933C02" w:rsidP="00933C02">
      <w:pPr>
        <w:rPr>
          <w:rFonts w:asciiTheme="minorHAnsi" w:hAnsiTheme="minorHAnsi"/>
          <w:sz w:val="18"/>
        </w:rPr>
      </w:pPr>
      <w:r w:rsidRPr="00E94738">
        <w:rPr>
          <w:rFonts w:asciiTheme="minorHAnsi" w:hAnsiTheme="minorHAnsi"/>
          <w:sz w:val="18"/>
        </w:rPr>
        <w:t>David A. </w:t>
      </w:r>
      <w:r w:rsidRPr="00E94738">
        <w:rPr>
          <w:rStyle w:val="StyleStyleBold12pt"/>
          <w:rFonts w:asciiTheme="minorHAnsi" w:hAnsiTheme="minorHAnsi"/>
          <w:highlight w:val="yellow"/>
        </w:rPr>
        <w:t>Perez</w:t>
      </w:r>
      <w:r w:rsidRPr="00E94738">
        <w:rPr>
          <w:rFonts w:asciiTheme="minorHAnsi" w:hAnsiTheme="minorHAnsi"/>
          <w:sz w:val="18"/>
        </w:rPr>
        <w:t xml:space="preserve">, Spring, </w:t>
      </w:r>
      <w:r w:rsidRPr="00E94738">
        <w:rPr>
          <w:rStyle w:val="StyleStyleBold12pt"/>
          <w:rFonts w:asciiTheme="minorHAnsi" w:hAnsiTheme="minorHAnsi"/>
          <w:highlight w:val="yellow"/>
        </w:rPr>
        <w:t>‘10</w:t>
      </w:r>
      <w:r w:rsidRPr="00E94738">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E94738">
        <w:rPr>
          <w:rFonts w:asciiTheme="minorHAnsi" w:hAnsiTheme="minorHAnsi"/>
          <w:sz w:val="18"/>
        </w:rPr>
        <w:t>Harv</w:t>
      </w:r>
      <w:proofErr w:type="spellEnd"/>
      <w:proofErr w:type="gramStart"/>
      <w:r w:rsidRPr="00E94738">
        <w:rPr>
          <w:rFonts w:asciiTheme="minorHAnsi" w:hAnsiTheme="minorHAnsi"/>
          <w:sz w:val="18"/>
        </w:rPr>
        <w:t xml:space="preserve">. </w:t>
      </w:r>
      <w:proofErr w:type="gramEnd"/>
      <w:r w:rsidRPr="00E94738">
        <w:rPr>
          <w:rFonts w:asciiTheme="minorHAnsi" w:hAnsiTheme="minorHAnsi"/>
          <w:sz w:val="18"/>
        </w:rPr>
        <w:t>Latino L. Rev. 187, JT//JEDI</w:t>
      </w:r>
    </w:p>
    <w:p w:rsidR="00933C02" w:rsidRPr="00E94738" w:rsidRDefault="00933C02" w:rsidP="00933C02">
      <w:pPr>
        <w:rPr>
          <w:rFonts w:asciiTheme="minorHAnsi" w:hAnsiTheme="minorHAnsi"/>
        </w:rPr>
      </w:pPr>
      <w:r w:rsidRPr="00E94738">
        <w:rPr>
          <w:rFonts w:asciiTheme="minorHAnsi" w:hAnsiTheme="minorHAnsi"/>
        </w:rPr>
        <w:t xml:space="preserve">Ultimately, closed regimes survive not because they are constantly adapting to changed circumstances, but rather because they are able to maintain a certain level of consistency, both domestically and in their foreign relations. </w:t>
      </w:r>
      <w:r w:rsidRPr="00E94738">
        <w:rPr>
          <w:rStyle w:val="StyleBoldUnderline"/>
          <w:rFonts w:asciiTheme="minorHAnsi" w:hAnsiTheme="minorHAnsi"/>
          <w:highlight w:val="yellow"/>
        </w:rPr>
        <w:t>Rapid change in either sphere can become destabilizing.</w:t>
      </w:r>
      <w:r w:rsidRPr="00E94738">
        <w:rPr>
          <w:rStyle w:val="StyleBoldUnderline"/>
          <w:rFonts w:asciiTheme="minorHAnsi" w:hAnsiTheme="minorHAnsi"/>
        </w:rPr>
        <w:t xml:space="preserve"> </w:t>
      </w:r>
      <w:r w:rsidRPr="00E94738">
        <w:rPr>
          <w:rFonts w:asciiTheme="minorHAnsi" w:hAnsiTheme="minorHAnsi"/>
        </w:rPr>
        <w:t xml:space="preserve">To that end, </w:t>
      </w:r>
      <w:r w:rsidRPr="00E94738">
        <w:rPr>
          <w:rStyle w:val="StyleBoldUnderline"/>
          <w:rFonts w:asciiTheme="minorHAnsi" w:hAnsiTheme="minorHAnsi"/>
          <w:highlight w:val="yellow"/>
        </w:rPr>
        <w:t>facilitating closer economic ties between the U.S. and Cuba could also function as an external shock to the Cuban regime.</w:t>
      </w:r>
      <w:r w:rsidRPr="00E94738">
        <w:rPr>
          <w:rStyle w:val="StyleBoldUnderline"/>
          <w:rFonts w:asciiTheme="minorHAnsi" w:hAnsiTheme="minorHAnsi"/>
        </w:rPr>
        <w:t> </w:t>
      </w:r>
      <w:bookmarkStart w:id="47" w:name="r156"/>
      <w:r w:rsidRPr="00E94738">
        <w:rPr>
          <w:rFonts w:asciiTheme="minorHAnsi" w:hAnsiTheme="minorHAnsi"/>
        </w:rPr>
        <w:fldChar w:fldCharType="begin"/>
      </w:r>
      <w:r w:rsidRPr="00E94738">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"n156" </w:instrText>
      </w:r>
      <w:r w:rsidRPr="00E94738">
        <w:rPr>
          <w:rFonts w:asciiTheme="minorHAnsi" w:hAnsiTheme="minorHAnsi"/>
        </w:rPr>
        <w:fldChar w:fldCharType="separate"/>
      </w:r>
      <w:proofErr w:type="gramStart"/>
      <w:r w:rsidRPr="00E94738">
        <w:rPr>
          <w:rStyle w:val="Hyperlink"/>
          <w:rFonts w:asciiTheme="minorHAnsi" w:hAnsiTheme="minorHAnsi"/>
        </w:rPr>
        <w:t>n156</w:t>
      </w:r>
      <w:proofErr w:type="gramEnd"/>
      <w:r w:rsidRPr="00E94738">
        <w:rPr>
          <w:rFonts w:asciiTheme="minorHAnsi" w:hAnsiTheme="minorHAnsi"/>
        </w:rPr>
        <w:fldChar w:fldCharType="end"/>
      </w:r>
      <w:bookmarkEnd w:id="47"/>
      <w:r w:rsidRPr="00E94738">
        <w:rPr>
          <w:rFonts w:asciiTheme="minorHAnsi" w:hAnsiTheme="minorHAnsi"/>
        </w:rPr>
        <w:t> </w:t>
      </w:r>
      <w:r w:rsidRPr="00E94738">
        <w:rPr>
          <w:rStyle w:val="StyleBoldUnderline"/>
          <w:rFonts w:asciiTheme="minorHAnsi" w:hAnsiTheme="minorHAnsi"/>
          <w:highlight w:val="yellow"/>
        </w:rPr>
        <w:t>External shocks promote reform by forcing the regime to adapt to rapidly changing circumstances, which may then open the Pandora's box of transformation.</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Reformists will quickly gain credibility in the government and</w:t>
      </w:r>
      <w:r w:rsidRPr="00E94738">
        <w:rPr>
          <w:rStyle w:val="StyleBoldUnderline"/>
          <w:rFonts w:asciiTheme="minorHAnsi" w:hAnsiTheme="minorHAnsi"/>
        </w:rPr>
        <w:t xml:space="preserve"> among the people if their policies begin to solve the island's economic woes. The reformists will be more able to sell their policies at the popular level, solidifying their power bases, which will then </w:t>
      </w:r>
      <w:r w:rsidRPr="00E94738">
        <w:rPr>
          <w:rStyle w:val="StyleBoldUnderline"/>
          <w:rFonts w:asciiTheme="minorHAnsi" w:hAnsiTheme="minorHAnsi"/>
          <w:highlight w:val="yellow"/>
        </w:rPr>
        <w:t>encourage more reform</w:t>
      </w:r>
      <w:r w:rsidRPr="00E94738">
        <w:rPr>
          <w:rStyle w:val="StyleBoldUnderline"/>
          <w:rFonts w:asciiTheme="minorHAnsi" w:hAnsiTheme="minorHAnsi"/>
        </w:rPr>
        <w:t>. </w:t>
      </w:r>
      <w:bookmarkStart w:id="48" w:name="r157"/>
      <w:r w:rsidRPr="00E94738">
        <w:rPr>
          <w:rFonts w:asciiTheme="minorHAnsi" w:hAnsiTheme="minorHAnsi"/>
        </w:rPr>
        <w:fldChar w:fldCharType="begin"/>
      </w:r>
      <w:r w:rsidRPr="00E94738">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"n157" </w:instrText>
      </w:r>
      <w:r w:rsidRPr="00E94738">
        <w:rPr>
          <w:rFonts w:asciiTheme="minorHAnsi" w:hAnsiTheme="minorHAnsi"/>
        </w:rPr>
        <w:fldChar w:fldCharType="separate"/>
      </w:r>
      <w:proofErr w:type="gramStart"/>
      <w:r w:rsidRPr="00E94738">
        <w:rPr>
          <w:rStyle w:val="Hyperlink"/>
          <w:rFonts w:asciiTheme="minorHAnsi" w:hAnsiTheme="minorHAnsi"/>
        </w:rPr>
        <w:t>n157</w:t>
      </w:r>
      <w:proofErr w:type="gramEnd"/>
      <w:r w:rsidRPr="00E94738">
        <w:rPr>
          <w:rFonts w:asciiTheme="minorHAnsi" w:hAnsiTheme="minorHAnsi"/>
        </w:rPr>
        <w:fldChar w:fldCharType="end"/>
      </w:r>
      <w:bookmarkEnd w:id="48"/>
      <w:r w:rsidRPr="00E94738">
        <w:rPr>
          <w:rFonts w:asciiTheme="minorHAnsi" w:hAnsiTheme="minorHAnsi"/>
        </w:rPr>
        <w:t> The notion of popular support will become especially important in a post-Castro environment where any successor will be particularly sensitive to popular discontent along with popular legitimacy. That being said, a successor government interested in reforming the system may still resort to kangaroo trials and heavy-handedness. As these reformists gain power, the U.S. should resist efforts to punish the regime when it resorts to classically repressive tactics to consolidate its power, or when it tries to goad the U.S. into a reaction it can later use to its advantage. </w:t>
      </w:r>
      <w:bookmarkStart w:id="49" w:name="r158"/>
      <w:r w:rsidRPr="00E94738">
        <w:rPr>
          <w:rFonts w:asciiTheme="minorHAnsi" w:hAnsiTheme="minorHAnsi"/>
        </w:rPr>
        <w:fldChar w:fldCharType="begin"/>
      </w:r>
      <w:r w:rsidRPr="00E94738">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"n158" </w:instrText>
      </w:r>
      <w:r w:rsidRPr="00E94738">
        <w:rPr>
          <w:rFonts w:asciiTheme="minorHAnsi" w:hAnsiTheme="minorHAnsi"/>
        </w:rPr>
        <w:fldChar w:fldCharType="separate"/>
      </w:r>
      <w:proofErr w:type="gramStart"/>
      <w:r w:rsidRPr="00E94738">
        <w:rPr>
          <w:rStyle w:val="Hyperlink"/>
          <w:rFonts w:asciiTheme="minorHAnsi" w:hAnsiTheme="minorHAnsi"/>
        </w:rPr>
        <w:t>n158</w:t>
      </w:r>
      <w:proofErr w:type="gramEnd"/>
      <w:r w:rsidRPr="00E94738">
        <w:rPr>
          <w:rFonts w:asciiTheme="minorHAnsi" w:hAnsiTheme="minorHAnsi"/>
        </w:rPr>
        <w:fldChar w:fldCharType="end"/>
      </w:r>
      <w:bookmarkEnd w:id="49"/>
      <w:r w:rsidRPr="00E94738">
        <w:rPr>
          <w:rFonts w:asciiTheme="minorHAnsi" w:hAnsiTheme="minorHAnsi"/>
        </w:rPr>
        <w:t> If the U.S. were to react hostilely to these measures, it would only destabilize the situation and encourage more violence.</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Once the political situation has stabilized, violence is likely to subside, and the reformists can refocus their efforts on changing the system, rather than worrying about a U.S. intervention. </w:t>
      </w:r>
      <w:r w:rsidRPr="00E94738">
        <w:rPr>
          <w:rStyle w:val="StyleBoldUnderline"/>
          <w:rFonts w:asciiTheme="minorHAnsi" w:hAnsiTheme="minorHAnsi"/>
          <w:highlight w:val="yellow"/>
        </w:rPr>
        <w:t>Although Cuba poses no existential threat to America, the fear that America poses an existential threat to </w:t>
      </w:r>
      <w:bookmarkStart w:id="50" w:name="PAGE_236_8264"/>
      <w:bookmarkEnd w:id="50"/>
      <w:r w:rsidRPr="00E94738">
        <w:rPr>
          <w:rStyle w:val="StyleBoldUnderline"/>
          <w:rFonts w:asciiTheme="minorHAnsi" w:hAnsiTheme="minorHAnsi"/>
          <w:highlight w:val="yellow"/>
        </w:rPr>
        <w:t>Cuba runs deep, especially among the regime's hardliners. Reactionaries attempting to truncate the onset of reforms may seek to entice the U</w:t>
      </w:r>
      <w:r w:rsidRPr="00E94738">
        <w:rPr>
          <w:rFonts w:asciiTheme="minorHAnsi" w:hAnsiTheme="minorHAnsi"/>
          <w:sz w:val="12"/>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2"/>
        </w:rPr>
        <w:t xml:space="preserve">tates </w:t>
      </w:r>
      <w:r w:rsidRPr="00E94738">
        <w:rPr>
          <w:rStyle w:val="StyleBoldUnderline"/>
          <w:rFonts w:asciiTheme="minorHAnsi" w:hAnsiTheme="minorHAnsi"/>
          <w:highlight w:val="yellow"/>
        </w:rPr>
        <w:t>to overreact</w:t>
      </w:r>
      <w:r w:rsidRPr="00E94738">
        <w:rPr>
          <w:rStyle w:val="StyleBoldUnderline"/>
          <w:rFonts w:asciiTheme="minorHAnsi" w:hAnsiTheme="minorHAnsi"/>
        </w:rPr>
        <w:t xml:space="preserve"> to their repressive tactics </w:t>
      </w:r>
      <w:r w:rsidRPr="00E94738">
        <w:rPr>
          <w:rStyle w:val="StyleBoldUnderline"/>
          <w:rFonts w:asciiTheme="minorHAnsi" w:hAnsiTheme="minorHAnsi"/>
          <w:highlight w:val="yellow"/>
        </w:rPr>
        <w:t>by</w:t>
      </w:r>
      <w:r w:rsidRPr="00E94738">
        <w:rPr>
          <w:rStyle w:val="StyleBoldUnderline"/>
          <w:rFonts w:asciiTheme="minorHAnsi" w:hAnsiTheme="minorHAnsi"/>
        </w:rPr>
        <w:t xml:space="preserve"> either </w:t>
      </w:r>
      <w:r w:rsidRPr="00E94738">
        <w:rPr>
          <w:rStyle w:val="StyleBoldUnderline"/>
          <w:rFonts w:asciiTheme="minorHAnsi" w:hAnsiTheme="minorHAnsi"/>
          <w:highlight w:val="yellow"/>
        </w:rPr>
        <w:t>passing additional economic sanctions, or</w:t>
      </w:r>
      <w:r w:rsidRPr="00E94738">
        <w:rPr>
          <w:rStyle w:val="StyleBoldUnderline"/>
          <w:rFonts w:asciiTheme="minorHAnsi" w:hAnsiTheme="minorHAnsi"/>
        </w:rPr>
        <w:t xml:space="preserve"> worse yet, </w:t>
      </w:r>
      <w:r w:rsidRPr="00E94738">
        <w:rPr>
          <w:rStyle w:val="StyleBoldUnderline"/>
          <w:rFonts w:asciiTheme="minorHAnsi" w:hAnsiTheme="minorHAnsi"/>
          <w:highlight w:val="yellow"/>
        </w:rPr>
        <w:t>intervening militarily. Both options, in the midst of a transition</w:t>
      </w:r>
      <w:r w:rsidRPr="00E94738">
        <w:rPr>
          <w:rStyle w:val="StyleBoldUnderline"/>
          <w:rFonts w:asciiTheme="minorHAnsi" w:hAnsiTheme="minorHAnsi"/>
        </w:rPr>
        <w:t xml:space="preserve">, however far along it may be, </w:t>
      </w:r>
      <w:r w:rsidRPr="00E94738">
        <w:rPr>
          <w:rStyle w:val="StyleBoldUnderline"/>
          <w:rFonts w:asciiTheme="minorHAnsi" w:hAnsiTheme="minorHAnsi"/>
          <w:highlight w:val="yellow"/>
        </w:rPr>
        <w:t>would be strategically catastrophic.</w:t>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10F6" w:rsidRPr="00E94738" w:rsidRDefault="009310F6" w:rsidP="009310F6">
      <w:pPr>
        <w:pStyle w:val="Heading3"/>
        <w:rPr>
          <w:rFonts w:asciiTheme="minorHAnsi" w:hAnsiTheme="minorHAnsi"/>
        </w:rPr>
      </w:pPr>
      <w:bookmarkStart w:id="51" w:name="_Toc361218838"/>
      <w:r w:rsidRPr="00E94738">
        <w:rPr>
          <w:rFonts w:asciiTheme="minorHAnsi" w:hAnsiTheme="minorHAnsi"/>
        </w:rPr>
        <w:lastRenderedPageBreak/>
        <w:t>GRADUALISM CP</w:t>
      </w:r>
      <w:bookmarkEnd w:id="51"/>
    </w:p>
    <w:p w:rsidR="004F5291" w:rsidRPr="00E94738" w:rsidRDefault="004F5291" w:rsidP="004F5291">
      <w:pPr>
        <w:pStyle w:val="Heading4"/>
        <w:rPr>
          <w:rFonts w:asciiTheme="minorHAnsi" w:hAnsiTheme="minorHAnsi"/>
        </w:rPr>
      </w:pPr>
      <w:r w:rsidRPr="00E94738">
        <w:rPr>
          <w:rFonts w:asciiTheme="minorHAnsi" w:hAnsiTheme="minorHAnsi"/>
        </w:rPr>
        <w:t>Cuban instability collapse causes Latin American instability, democratic backsliding &amp; terror attacks</w:t>
      </w:r>
    </w:p>
    <w:p w:rsidR="004F5291" w:rsidRPr="00E94738" w:rsidRDefault="004F5291" w:rsidP="004F5291">
      <w:pPr>
        <w:rPr>
          <w:rFonts w:asciiTheme="minorHAnsi" w:hAnsiTheme="minorHAnsi"/>
        </w:rPr>
      </w:pPr>
      <w:proofErr w:type="spellStart"/>
      <w:r w:rsidRPr="00E94738">
        <w:rPr>
          <w:rStyle w:val="StyleStyleBold12pt"/>
          <w:rFonts w:asciiTheme="minorHAnsi" w:hAnsiTheme="minorHAnsi"/>
          <w:highlight w:val="yellow"/>
        </w:rPr>
        <w:t>Gorrell</w:t>
      </w:r>
      <w:proofErr w:type="spellEnd"/>
      <w:r w:rsidRPr="00E94738">
        <w:rPr>
          <w:rStyle w:val="StyleStyleBold12pt"/>
          <w:rFonts w:asciiTheme="minorHAnsi" w:hAnsiTheme="minorHAnsi"/>
          <w:highlight w:val="yellow"/>
        </w:rPr>
        <w:t xml:space="preserve"> ‘5</w:t>
      </w:r>
      <w:r w:rsidRPr="00E94738">
        <w:rPr>
          <w:rFonts w:asciiTheme="minorHAnsi" w:hAnsiTheme="minorHAnsi"/>
          <w:sz w:val="26"/>
        </w:rPr>
        <w:t xml:space="preserve"> </w:t>
      </w:r>
      <w:r w:rsidRPr="00E94738">
        <w:rPr>
          <w:rFonts w:asciiTheme="minorHAnsi" w:hAnsiTheme="minorHAnsi"/>
        </w:rPr>
        <w:t xml:space="preserve">(Tim, Lieutenant Colonel, “CUBA: THE NEXT UNANTICIPATED ANTICIPATED STRATEGIC CRISIS?” 3/18/5, </w:t>
      </w:r>
      <w:hyperlink r:id="rId67" w:history="1">
        <w:r w:rsidRPr="00E94738">
          <w:rPr>
            <w:rStyle w:val="Hyperlink"/>
            <w:rFonts w:asciiTheme="minorHAnsi" w:hAnsiTheme="minorHAnsi"/>
          </w:rPr>
          <w:t>http://www.dtic.mil/cgi-bin/GetTRDoc?AD=ADA433074</w:t>
        </w:r>
      </w:hyperlink>
      <w:r w:rsidRPr="00E94738">
        <w:rPr>
          <w:rFonts w:asciiTheme="minorHAnsi" w:hAnsiTheme="minorHAnsi"/>
        </w:rPr>
        <w:t>)</w:t>
      </w:r>
    </w:p>
    <w:p w:rsidR="004F5291" w:rsidRPr="00E94738" w:rsidRDefault="004F5291" w:rsidP="004F5291">
      <w:pPr>
        <w:rPr>
          <w:rFonts w:asciiTheme="minorHAnsi" w:hAnsiTheme="minorHAnsi"/>
          <w:sz w:val="14"/>
        </w:rPr>
      </w:pPr>
      <w:r w:rsidRPr="00E94738">
        <w:rPr>
          <w:rStyle w:val="StyleBoldUnderline"/>
          <w:rFonts w:asciiTheme="minorHAnsi" w:hAnsiTheme="minorHAnsi"/>
        </w:rPr>
        <w:t>Regardless of the succession</w:t>
      </w:r>
      <w:r w:rsidRPr="00E94738">
        <w:rPr>
          <w:rFonts w:asciiTheme="minorHAnsi" w:hAnsiTheme="minorHAnsi"/>
          <w:sz w:val="14"/>
        </w:rPr>
        <w:t xml:space="preserve">, under the current U.S. policy, </w:t>
      </w:r>
      <w:r w:rsidRPr="00E94738">
        <w:rPr>
          <w:rStyle w:val="StyleBoldUnderline"/>
          <w:rFonts w:asciiTheme="minorHAnsi" w:hAnsiTheme="minorHAnsi"/>
        </w:rPr>
        <w:t>Cuba’s problems of a post Castro transformation only worsen. In addition to Cubans</w:t>
      </w:r>
      <w:r w:rsidRPr="00E94738">
        <w:rPr>
          <w:rFonts w:asciiTheme="minorHAnsi" w:hAnsiTheme="minorHAnsi"/>
          <w:sz w:val="14"/>
        </w:rPr>
        <w:t xml:space="preserve"> on the island, </w:t>
      </w:r>
      <w:r w:rsidRPr="00E94738">
        <w:rPr>
          <w:rStyle w:val="StyleBoldUnderline"/>
          <w:rFonts w:asciiTheme="minorHAnsi" w:hAnsiTheme="minorHAnsi"/>
        </w:rPr>
        <w:t>there will be those in exile who will return claiming authority. And there are remnants of the dissident community</w:t>
      </w:r>
      <w:r w:rsidRPr="00E94738">
        <w:rPr>
          <w:rFonts w:asciiTheme="minorHAnsi" w:hAnsiTheme="minorHAnsi"/>
          <w:sz w:val="14"/>
        </w:rPr>
        <w:t xml:space="preserve"> within Cuba </w:t>
      </w:r>
      <w:r w:rsidRPr="00E94738">
        <w:rPr>
          <w:rStyle w:val="StyleBoldUnderline"/>
          <w:rFonts w:asciiTheme="minorHAnsi" w:hAnsiTheme="minorHAnsi"/>
        </w:rPr>
        <w:t xml:space="preserve">who will attempt to exercise similar authority. </w:t>
      </w:r>
      <w:r w:rsidRPr="00E94738">
        <w:rPr>
          <w:rStyle w:val="StyleBoldUnderline"/>
          <w:rFonts w:asciiTheme="minorHAnsi" w:hAnsiTheme="minorHAnsi"/>
          <w:highlight w:val="yellow"/>
        </w:rPr>
        <w:t>A power vacuum</w:t>
      </w:r>
      <w:r w:rsidRPr="00E94738">
        <w:rPr>
          <w:rStyle w:val="StyleBoldUnderline"/>
          <w:rFonts w:asciiTheme="minorHAnsi" w:hAnsiTheme="minorHAnsi"/>
        </w:rPr>
        <w:t xml:space="preserve"> or absence of order will </w:t>
      </w:r>
      <w:r w:rsidRPr="00E94738">
        <w:rPr>
          <w:rStyle w:val="StyleBoldUnderline"/>
          <w:rFonts w:asciiTheme="minorHAnsi" w:hAnsiTheme="minorHAnsi"/>
          <w:highlight w:val="yellow"/>
        </w:rPr>
        <w:t xml:space="preserve">create </w:t>
      </w:r>
      <w:r w:rsidRPr="00E94738">
        <w:rPr>
          <w:rStyle w:val="StyleBoldUnderline"/>
          <w:rFonts w:asciiTheme="minorHAnsi" w:hAnsiTheme="minorHAnsi"/>
        </w:rPr>
        <w:t>the</w:t>
      </w:r>
      <w:r w:rsidRPr="00E94738">
        <w:rPr>
          <w:rStyle w:val="StyleBoldUnderline"/>
          <w:rFonts w:asciiTheme="minorHAnsi" w:hAnsiTheme="minorHAnsi"/>
          <w:highlight w:val="yellow"/>
        </w:rPr>
        <w:t xml:space="preserve"> conditions for </w:t>
      </w:r>
      <w:r w:rsidRPr="00E94738">
        <w:rPr>
          <w:rStyle w:val="Emphasis"/>
          <w:rFonts w:asciiTheme="minorHAnsi" w:hAnsiTheme="minorHAnsi"/>
          <w:highlight w:val="yellow"/>
        </w:rPr>
        <w:t>instability and civil war</w:t>
      </w:r>
      <w:r w:rsidRPr="00E94738">
        <w:rPr>
          <w:rStyle w:val="StyleBoldUnderline"/>
          <w:rFonts w:asciiTheme="minorHAnsi" w:hAnsiTheme="minorHAnsi"/>
          <w:highlight w:val="yellow"/>
        </w:rPr>
        <w:t>.</w:t>
      </w:r>
      <w:r w:rsidRPr="00E94738">
        <w:rPr>
          <w:rFonts w:asciiTheme="minorHAnsi" w:hAnsiTheme="minorHAnsi"/>
          <w:sz w:val="14"/>
        </w:rPr>
        <w:t xml:space="preserve"> </w:t>
      </w:r>
      <w:r w:rsidRPr="00E94738">
        <w:rPr>
          <w:rStyle w:val="StyleBoldUnderline"/>
          <w:rFonts w:asciiTheme="minorHAnsi" w:hAnsiTheme="minorHAnsi"/>
        </w:rPr>
        <w:t>Whether Raul or another successor</w:t>
      </w:r>
      <w:r w:rsidRPr="00E94738">
        <w:rPr>
          <w:rFonts w:asciiTheme="minorHAnsi" w:hAnsiTheme="minorHAnsi"/>
          <w:sz w:val="14"/>
        </w:rPr>
        <w:t xml:space="preserve"> from within the current government </w:t>
      </w:r>
      <w:r w:rsidRPr="00E94738">
        <w:rPr>
          <w:rStyle w:val="StyleBoldUnderline"/>
          <w:rFonts w:asciiTheme="minorHAnsi" w:hAnsiTheme="minorHAnsi"/>
        </w:rPr>
        <w:t>can hold power is debatable.</w:t>
      </w:r>
      <w:r w:rsidRPr="00E94738">
        <w:rPr>
          <w:rFonts w:asciiTheme="minorHAnsi" w:hAnsiTheme="minorHAnsi"/>
          <w:sz w:val="14"/>
        </w:rPr>
        <w:t xml:space="preserve"> However, </w:t>
      </w:r>
      <w:r w:rsidRPr="00E94738">
        <w:rPr>
          <w:rStyle w:val="StyleBoldUnderline"/>
          <w:rFonts w:asciiTheme="minorHAnsi" w:hAnsiTheme="minorHAnsi"/>
        </w:rPr>
        <w:t>that individual will</w:t>
      </w:r>
      <w:r w:rsidRPr="00E94738">
        <w:rPr>
          <w:rFonts w:asciiTheme="minorHAnsi" w:hAnsiTheme="minorHAnsi"/>
          <w:sz w:val="14"/>
        </w:rPr>
        <w:t xml:space="preserve"> nonetheless </w:t>
      </w:r>
      <w:r w:rsidRPr="00E94738">
        <w:rPr>
          <w:rStyle w:val="StyleBoldUnderline"/>
          <w:rFonts w:asciiTheme="minorHAnsi" w:hAnsiTheme="minorHAnsi"/>
        </w:rPr>
        <w:t>extend the current policies</w:t>
      </w:r>
      <w:r w:rsidRPr="00E94738">
        <w:rPr>
          <w:rFonts w:asciiTheme="minorHAnsi" w:hAnsiTheme="minorHAnsi"/>
          <w:sz w:val="14"/>
        </w:rPr>
        <w:t xml:space="preserve"> for an indefinite period, </w:t>
      </w:r>
      <w:r w:rsidRPr="00E94738">
        <w:rPr>
          <w:rStyle w:val="StyleBoldUnderline"/>
          <w:rFonts w:asciiTheme="minorHAnsi" w:hAnsiTheme="minorHAnsi"/>
        </w:rPr>
        <w:t>which will only compound the</w:t>
      </w:r>
      <w:r w:rsidRPr="00E94738">
        <w:rPr>
          <w:rFonts w:asciiTheme="minorHAnsi" w:hAnsiTheme="minorHAnsi"/>
          <w:sz w:val="14"/>
        </w:rPr>
        <w:t xml:space="preserve"> Cuban </w:t>
      </w:r>
      <w:r w:rsidRPr="00E94738">
        <w:rPr>
          <w:rStyle w:val="StyleBoldUnderline"/>
          <w:rFonts w:asciiTheme="minorHAnsi" w:hAnsiTheme="minorHAnsi"/>
        </w:rPr>
        <w:t xml:space="preserve">situation. </w:t>
      </w:r>
      <w:r w:rsidRPr="00E94738">
        <w:rPr>
          <w:rStyle w:val="StyleBoldUnderline"/>
          <w:rFonts w:asciiTheme="minorHAnsi" w:hAnsiTheme="minorHAnsi"/>
          <w:highlight w:val="yellow"/>
        </w:rPr>
        <w:t>When Cuba</w:t>
      </w:r>
      <w:r w:rsidRPr="00E94738">
        <w:rPr>
          <w:rStyle w:val="StyleBoldUnderline"/>
          <w:rFonts w:asciiTheme="minorHAnsi" w:hAnsiTheme="minorHAnsi"/>
        </w:rPr>
        <w:t xml:space="preserve"> finally </w:t>
      </w:r>
      <w:r w:rsidRPr="00E94738">
        <w:rPr>
          <w:rStyle w:val="StyleBoldUnderline"/>
          <w:rFonts w:asciiTheme="minorHAnsi" w:hAnsiTheme="minorHAnsi"/>
          <w:highlight w:val="yellow"/>
        </w:rPr>
        <w:t xml:space="preserve">collapses </w:t>
      </w:r>
      <w:r w:rsidRPr="00E94738">
        <w:rPr>
          <w:rStyle w:val="Emphasis"/>
          <w:rFonts w:asciiTheme="minorHAnsi" w:hAnsiTheme="minorHAnsi"/>
          <w:highlight w:val="yellow"/>
        </w:rPr>
        <w:t>anarchy is a strong possibility</w:t>
      </w:r>
      <w:r w:rsidRPr="00E94738">
        <w:rPr>
          <w:rFonts w:asciiTheme="minorHAnsi" w:hAnsiTheme="minorHAnsi"/>
          <w:sz w:val="14"/>
        </w:rPr>
        <w:t xml:space="preserve"> if the U.S. maintains the “wait and see” approach. </w:t>
      </w:r>
      <w:r w:rsidRPr="00E94738">
        <w:rPr>
          <w:rStyle w:val="StyleBoldUnderline"/>
          <w:rFonts w:asciiTheme="minorHAnsi" w:hAnsiTheme="minorHAnsi"/>
        </w:rPr>
        <w:t>The U.S. then must deal with an unstable country 90 miles off its coast.</w:t>
      </w:r>
      <w:r w:rsidRPr="00E94738">
        <w:rPr>
          <w:rFonts w:asciiTheme="minorHAnsi" w:hAnsiTheme="minorHAnsi"/>
          <w:sz w:val="14"/>
        </w:rPr>
        <w:t xml:space="preserve"> In the midst of this chaos, </w:t>
      </w:r>
      <w:r w:rsidRPr="00E94738">
        <w:rPr>
          <w:rStyle w:val="UnderlineBold"/>
          <w:rFonts w:asciiTheme="minorHAnsi" w:hAnsiTheme="minorHAnsi"/>
        </w:rPr>
        <w:t>thousands will flee the island.</w:t>
      </w:r>
      <w:r w:rsidRPr="00E94738">
        <w:rPr>
          <w:rFonts w:asciiTheme="minorHAnsi" w:hAnsiTheme="minorHAnsi"/>
          <w:sz w:val="14"/>
        </w:rPr>
        <w:t xml:space="preserve"> During the Mariel boatlift in 1980 125,000 fled the island.26 Many were criminals; </w:t>
      </w:r>
      <w:r w:rsidRPr="00E94738">
        <w:rPr>
          <w:rStyle w:val="StyleBoldUnderline"/>
          <w:rFonts w:asciiTheme="minorHAnsi" w:hAnsiTheme="minorHAnsi"/>
        </w:rPr>
        <w:t xml:space="preserve">this time the number could be </w:t>
      </w:r>
      <w:r w:rsidRPr="00E94738">
        <w:rPr>
          <w:rStyle w:val="Emphasis"/>
          <w:rFonts w:asciiTheme="minorHAnsi" w:hAnsiTheme="minorHAnsi"/>
        </w:rPr>
        <w:t>several hundred thousand flee</w:t>
      </w:r>
      <w:r w:rsidRPr="00E94738">
        <w:rPr>
          <w:rFonts w:asciiTheme="minorHAnsi" w:hAnsiTheme="minorHAnsi"/>
          <w:sz w:val="14"/>
        </w:rPr>
        <w:t>ing</w:t>
      </w:r>
      <w:r w:rsidRPr="00E94738">
        <w:rPr>
          <w:rStyle w:val="StyleBoldUnderline"/>
          <w:rFonts w:asciiTheme="minorHAnsi" w:hAnsiTheme="minorHAnsi"/>
        </w:rPr>
        <w:t xml:space="preserve"> to the U.S., creating a refugee crisis.</w:t>
      </w:r>
      <w:r w:rsidRPr="00E94738">
        <w:rPr>
          <w:rStyle w:val="StyleBoldUnderline"/>
          <w:rFonts w:asciiTheme="minorHAnsi" w:hAnsiTheme="minorHAnsi"/>
          <w:sz w:val="12"/>
        </w:rPr>
        <w:t xml:space="preserve">¶ </w:t>
      </w:r>
      <w:r w:rsidRPr="00E94738">
        <w:rPr>
          <w:rFonts w:asciiTheme="minorHAnsi" w:hAnsiTheme="minorHAnsi"/>
          <w:sz w:val="14"/>
        </w:rPr>
        <w:t xml:space="preserve">Equally important, by adhering to a negative containment policy, </w:t>
      </w:r>
      <w:r w:rsidRPr="00E94738">
        <w:rPr>
          <w:rStyle w:val="StyleBoldUnderline"/>
          <w:rFonts w:asciiTheme="minorHAnsi" w:hAnsiTheme="minorHAnsi"/>
        </w:rPr>
        <w:t>the U.S. may be creating its next series of transnational criminal problems.</w:t>
      </w:r>
      <w:r w:rsidRPr="00E94738">
        <w:rPr>
          <w:rFonts w:asciiTheme="minorHAnsi" w:hAnsiTheme="minorHAnsi"/>
          <w:sz w:val="14"/>
        </w:rPr>
        <w:t xml:space="preserve"> </w:t>
      </w:r>
      <w:r w:rsidRPr="00E94738">
        <w:rPr>
          <w:rFonts w:asciiTheme="minorHAnsi" w:hAnsiTheme="minorHAnsi"/>
          <w:sz w:val="12"/>
        </w:rPr>
        <w:t xml:space="preserve">Cuba is along the axis of the drug-trafficking flow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there were no Cuban restraints, the flow of drugs to the U.S. could be greatly facilitated by a Cuba base of operation and accelerate considerably.¶ </w:t>
      </w:r>
      <w:r w:rsidRPr="00E94738">
        <w:rPr>
          <w:rStyle w:val="StyleBoldUnderline"/>
          <w:rFonts w:asciiTheme="minorHAnsi" w:hAnsiTheme="minorHAnsi"/>
        </w:rPr>
        <w:t xml:space="preserve">In the midst of an unstable Cuba, </w:t>
      </w:r>
      <w:r w:rsidRPr="00E94738">
        <w:rPr>
          <w:rStyle w:val="StyleBoldUnderline"/>
          <w:rFonts w:asciiTheme="minorHAnsi" w:hAnsiTheme="minorHAnsi"/>
          <w:highlight w:val="yellow"/>
        </w:rPr>
        <w:t>the opportunity for radical</w:t>
      </w:r>
      <w:r w:rsidRPr="00E94738">
        <w:rPr>
          <w:rStyle w:val="StyleBoldUnderline"/>
          <w:rFonts w:asciiTheme="minorHAnsi" w:hAnsiTheme="minorHAnsi"/>
        </w:rPr>
        <w:t xml:space="preserve"> fundamentalist </w:t>
      </w:r>
      <w:r w:rsidRPr="00E94738">
        <w:rPr>
          <w:rStyle w:val="StyleBoldUnderline"/>
          <w:rFonts w:asciiTheme="minorHAnsi" w:hAnsiTheme="minorHAnsi"/>
          <w:highlight w:val="yellow"/>
        </w:rPr>
        <w:t>groups to operate</w:t>
      </w:r>
      <w:r w:rsidRPr="00E94738">
        <w:rPr>
          <w:rStyle w:val="StyleBoldUnderline"/>
          <w:rFonts w:asciiTheme="minorHAnsi" w:hAnsiTheme="minorHAnsi"/>
        </w:rPr>
        <w:t xml:space="preserve"> in the region </w:t>
      </w:r>
      <w:r w:rsidRPr="00E94738">
        <w:rPr>
          <w:rStyle w:val="StyleBoldUnderline"/>
          <w:rFonts w:asciiTheme="minorHAnsi" w:hAnsiTheme="minorHAnsi"/>
          <w:highlight w:val="yellow"/>
        </w:rPr>
        <w:t>increases.</w:t>
      </w:r>
      <w:r w:rsidRPr="00E94738">
        <w:rPr>
          <w:rStyle w:val="StyleBoldUnderline"/>
          <w:rFonts w:asciiTheme="minorHAnsi" w:hAnsiTheme="minorHAnsi"/>
        </w:rPr>
        <w:t xml:space="preserve"> If </w:t>
      </w:r>
      <w:r w:rsidRPr="00E94738">
        <w:rPr>
          <w:rStyle w:val="StyleBoldUnderline"/>
          <w:rFonts w:asciiTheme="minorHAnsi" w:hAnsiTheme="minorHAnsi"/>
          <w:highlight w:val="yellow"/>
        </w:rPr>
        <w:t xml:space="preserve">these groups can </w:t>
      </w:r>
      <w:r w:rsidRPr="00E94738">
        <w:rPr>
          <w:rStyle w:val="Emphasis"/>
          <w:rFonts w:asciiTheme="minorHAnsi" w:hAnsiTheme="minorHAnsi"/>
          <w:highlight w:val="yellow"/>
        </w:rPr>
        <w:t>export terrorist activity from Cuba to the U.S. or throughout the hemisphere</w:t>
      </w:r>
      <w:r w:rsidRPr="00E94738">
        <w:rPr>
          <w:rStyle w:val="StyleBoldUnderline"/>
          <w:rFonts w:asciiTheme="minorHAnsi" w:hAnsiTheme="minorHAnsi"/>
        </w:rPr>
        <w:t xml:space="preserve"> then </w:t>
      </w:r>
      <w:r w:rsidRPr="00E94738">
        <w:rPr>
          <w:rStyle w:val="Emphasis"/>
          <w:rFonts w:asciiTheme="minorHAnsi" w:hAnsiTheme="minorHAnsi"/>
        </w:rPr>
        <w:t>the war against this extremism gets more complicated</w:t>
      </w:r>
      <w:r w:rsidRPr="00E94738">
        <w:rPr>
          <w:rStyle w:val="StyleBoldUnderline"/>
          <w:rFonts w:asciiTheme="minorHAnsi" w:hAnsiTheme="minorHAnsi"/>
        </w:rPr>
        <w:t>.</w:t>
      </w:r>
      <w:r w:rsidRPr="00E94738">
        <w:rPr>
          <w:rStyle w:val="StyleBoldUnderline"/>
          <w:rFonts w:asciiTheme="minorHAnsi" w:hAnsiTheme="minorHAnsi"/>
          <w:highlight w:val="yellow"/>
        </w:rPr>
        <w:t xml:space="preserve"> Such activity could</w:t>
      </w:r>
      <w:r w:rsidRPr="00E94738">
        <w:rPr>
          <w:rStyle w:val="StyleBoldUnderline"/>
          <w:rFonts w:asciiTheme="minorHAnsi" w:hAnsiTheme="minorHAnsi"/>
        </w:rPr>
        <w:t xml:space="preserve"> increase direct attacks and disrupt the economies, </w:t>
      </w:r>
      <w:r w:rsidRPr="00E94738">
        <w:rPr>
          <w:rStyle w:val="Emphasis"/>
          <w:rFonts w:asciiTheme="minorHAnsi" w:hAnsiTheme="minorHAnsi"/>
          <w:highlight w:val="yellow"/>
        </w:rPr>
        <w:t>threaten</w:t>
      </w:r>
      <w:r w:rsidRPr="00E94738">
        <w:rPr>
          <w:rStyle w:val="Emphasis"/>
          <w:rFonts w:asciiTheme="minorHAnsi" w:hAnsiTheme="minorHAnsi"/>
        </w:rPr>
        <w:t xml:space="preserve">ing </w:t>
      </w:r>
      <w:r w:rsidRPr="00E94738">
        <w:rPr>
          <w:rStyle w:val="Emphasis"/>
          <w:rFonts w:asciiTheme="minorHAnsi" w:hAnsiTheme="minorHAnsi"/>
          <w:highlight w:val="yellow"/>
        </w:rPr>
        <w:t>the stability of</w:t>
      </w:r>
      <w:r w:rsidRPr="00E94738">
        <w:rPr>
          <w:rStyle w:val="Emphasis"/>
          <w:rFonts w:asciiTheme="minorHAnsi" w:hAnsiTheme="minorHAnsi"/>
        </w:rPr>
        <w:t xml:space="preserve"> the </w:t>
      </w:r>
      <w:r w:rsidRPr="00E94738">
        <w:rPr>
          <w:rStyle w:val="Emphasis"/>
          <w:rFonts w:asciiTheme="minorHAnsi" w:hAnsiTheme="minorHAnsi"/>
          <w:highlight w:val="yellow"/>
        </w:rPr>
        <w:t>fragile democracies</w:t>
      </w:r>
      <w:r w:rsidRPr="00E94738">
        <w:rPr>
          <w:rStyle w:val="StyleBoldUnderline"/>
          <w:rFonts w:asciiTheme="minorHAnsi" w:hAnsiTheme="minorHAnsi"/>
        </w:rPr>
        <w:t xml:space="preserve"> that are </w:t>
      </w:r>
      <w:r w:rsidRPr="00E94738">
        <w:rPr>
          <w:rStyle w:val="StyleBoldUnderline"/>
          <w:rFonts w:asciiTheme="minorHAnsi" w:hAnsiTheme="minorHAnsi"/>
          <w:highlight w:val="yellow"/>
        </w:rPr>
        <w:t>budding throughout the region</w:t>
      </w:r>
      <w:r w:rsidRPr="00E94738">
        <w:rPr>
          <w:rStyle w:val="StyleBoldUnderline"/>
          <w:rFonts w:asciiTheme="minorHAnsi" w:hAnsiTheme="minorHAnsi"/>
        </w:rPr>
        <w:t xml:space="preserve">. In light of a failed state in the region, </w:t>
      </w:r>
      <w:r w:rsidRPr="00E94738">
        <w:rPr>
          <w:rStyle w:val="StyleBoldUnderline"/>
          <w:rFonts w:asciiTheme="minorHAnsi" w:hAnsiTheme="minorHAnsi"/>
          <w:highlight w:val="yellow"/>
        </w:rPr>
        <w:t>the U.S. may be forced to deploy</w:t>
      </w:r>
      <w:r w:rsidRPr="00E94738">
        <w:rPr>
          <w:rStyle w:val="StyleBoldUnderline"/>
          <w:rFonts w:asciiTheme="minorHAnsi" w:hAnsiTheme="minorHAnsi"/>
        </w:rPr>
        <w:t xml:space="preserve"> military </w:t>
      </w:r>
      <w:r w:rsidRPr="00E94738">
        <w:rPr>
          <w:rStyle w:val="StyleBoldUnderline"/>
          <w:rFonts w:asciiTheme="minorHAnsi" w:hAnsiTheme="minorHAnsi"/>
          <w:highlight w:val="yellow"/>
        </w:rPr>
        <w:t>forces</w:t>
      </w:r>
      <w:r w:rsidRPr="00E94738">
        <w:rPr>
          <w:rStyle w:val="StyleBoldUnderline"/>
          <w:rFonts w:asciiTheme="minorHAnsi" w:hAnsiTheme="minorHAnsi"/>
        </w:rPr>
        <w:t xml:space="preserve"> to Cuba, </w:t>
      </w:r>
      <w:r w:rsidRPr="00E94738">
        <w:rPr>
          <w:rStyle w:val="Emphasis"/>
          <w:rFonts w:asciiTheme="minorHAnsi" w:hAnsiTheme="minorHAnsi"/>
        </w:rPr>
        <w:t>creating the conditions for another insurgency</w:t>
      </w:r>
      <w:r w:rsidRPr="00E94738">
        <w:rPr>
          <w:rStyle w:val="StyleBoldUnderline"/>
          <w:rFonts w:asciiTheme="minorHAnsi" w:hAnsiTheme="minorHAnsi"/>
        </w:rPr>
        <w:t>.</w:t>
      </w:r>
      <w:r w:rsidRPr="00E94738">
        <w:rPr>
          <w:rFonts w:asciiTheme="minorHAnsi" w:hAnsiTheme="minorHAnsi"/>
          <w:sz w:val="14"/>
        </w:rPr>
        <w:t xml:space="preserve"> The ramifications of this action could very well </w:t>
      </w:r>
      <w:r w:rsidRPr="00E94738">
        <w:rPr>
          <w:rStyle w:val="StyleBoldUnderline"/>
          <w:rFonts w:asciiTheme="minorHAnsi" w:hAnsiTheme="minorHAnsi"/>
        </w:rPr>
        <w:t>fuel greater anti-American sentiment throughout the Americas.</w:t>
      </w:r>
      <w:r w:rsidRPr="00E94738">
        <w:rPr>
          <w:rFonts w:asciiTheme="minorHAnsi" w:hAnsiTheme="minorHAnsi"/>
          <w:sz w:val="14"/>
        </w:rPr>
        <w:t xml:space="preserve"> </w:t>
      </w:r>
      <w:r w:rsidRPr="00E94738">
        <w:rPr>
          <w:rFonts w:asciiTheme="minorHAnsi" w:hAnsiTheme="minorHAnsi"/>
          <w:sz w:val="12"/>
        </w:rPr>
        <w:t>A proactive policy now can mitigate these potential future problems.</w:t>
      </w:r>
      <w:r w:rsidRPr="00E94738">
        <w:rPr>
          <w:rFonts w:asciiTheme="minorHAnsi" w:hAnsiTheme="minorHAnsi"/>
          <w:sz w:val="10"/>
        </w:rPr>
        <w:t>¶</w:t>
      </w:r>
      <w:r w:rsidRPr="00E94738">
        <w:rPr>
          <w:rFonts w:asciiTheme="minorHAnsi" w:hAnsiTheme="minorHAnsi"/>
          <w:sz w:val="12"/>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w:t>
      </w:r>
      <w:proofErr w:type="spellStart"/>
      <w:r w:rsidRPr="00E94738">
        <w:rPr>
          <w:rFonts w:asciiTheme="minorHAnsi" w:hAnsiTheme="minorHAnsi"/>
          <w:sz w:val="12"/>
        </w:rPr>
        <w:t>hard-line</w:t>
      </w:r>
      <w:proofErr w:type="spellEnd"/>
      <w:r w:rsidRPr="00E94738">
        <w:rPr>
          <w:rFonts w:asciiTheme="minorHAnsi" w:hAnsiTheme="minorHAnsi"/>
          <w:sz w:val="12"/>
        </w:rPr>
        <w:t xml:space="preserve"> approach. These changes signal an opportunity for a new approach to U.S.-Cuban relations. (Table 1)</w:t>
      </w:r>
      <w:r w:rsidRPr="00E94738">
        <w:rPr>
          <w:rFonts w:asciiTheme="minorHAnsi" w:hAnsiTheme="minorHAnsi"/>
          <w:sz w:val="10"/>
        </w:rPr>
        <w:t>¶</w:t>
      </w:r>
      <w:r w:rsidRPr="00E94738">
        <w:rPr>
          <w:rFonts w:asciiTheme="minorHAnsi" w:hAnsiTheme="minorHAnsi"/>
          <w:sz w:val="12"/>
        </w:rPr>
        <w:t xml:space="preserve"> </w:t>
      </w:r>
      <w:proofErr w:type="gramStart"/>
      <w:r w:rsidRPr="00E94738">
        <w:rPr>
          <w:rFonts w:asciiTheme="minorHAnsi" w:hAnsiTheme="minorHAnsi"/>
          <w:sz w:val="12"/>
        </w:rPr>
        <w:t>The</w:t>
      </w:r>
      <w:proofErr w:type="gramEnd"/>
      <w:r w:rsidRPr="00E94738">
        <w:rPr>
          <w:rFonts w:asciiTheme="minorHAnsi" w:hAnsiTheme="minorHAnsi"/>
          <w:sz w:val="12"/>
        </w:rPr>
        <w:t xml:space="preserve"> time has come to look realistically at the Cuban issue. Castro will rule until he dies. The only issue is what happens then?</w:t>
      </w:r>
      <w:r w:rsidRPr="00E94738">
        <w:rPr>
          <w:rFonts w:asciiTheme="minorHAnsi" w:hAnsiTheme="minorHAnsi"/>
          <w:sz w:val="14"/>
        </w:rPr>
        <w:t xml:space="preserve"> </w:t>
      </w:r>
      <w:r w:rsidRPr="00E94738">
        <w:rPr>
          <w:rStyle w:val="StyleBoldUnderline"/>
          <w:rFonts w:asciiTheme="minorHAnsi" w:hAnsiTheme="minorHAnsi"/>
          <w:highlight w:val="yellow"/>
        </w:rPr>
        <w:t>The U.S. can little afford to be distracted by a failed state 90 miles off its coast.</w:t>
      </w:r>
      <w:r w:rsidRPr="00E94738">
        <w:rPr>
          <w:rFonts w:asciiTheme="minorHAnsi" w:hAnsiTheme="minorHAnsi"/>
          <w:sz w:val="14"/>
        </w:rPr>
        <w:t xml:space="preserve"> </w:t>
      </w:r>
      <w:r w:rsidRPr="00E94738">
        <w:rPr>
          <w:rStyle w:val="StyleBoldUnderline"/>
          <w:rFonts w:asciiTheme="minorHAnsi" w:hAnsiTheme="minorHAnsi"/>
        </w:rPr>
        <w:t>The administration</w:t>
      </w:r>
      <w:r w:rsidRPr="00E94738">
        <w:rPr>
          <w:rFonts w:asciiTheme="minorHAnsi" w:hAnsiTheme="minorHAnsi"/>
          <w:sz w:val="14"/>
        </w:rPr>
        <w:t xml:space="preserve">, given the present state of world affairs, </w:t>
      </w:r>
      <w:r w:rsidRPr="00E94738">
        <w:rPr>
          <w:rStyle w:val="StyleBoldUnderline"/>
          <w:rFonts w:asciiTheme="minorHAnsi" w:hAnsiTheme="minorHAnsi"/>
        </w:rPr>
        <w:t>does not have the luxury or the resources to pursue the traditional American model of crisis management.</w:t>
      </w:r>
      <w:r w:rsidRPr="00E94738">
        <w:rPr>
          <w:rFonts w:asciiTheme="minorHAnsi" w:hAnsiTheme="minorHAnsi"/>
          <w:sz w:val="14"/>
        </w:rPr>
        <w:t xml:space="preserve"> The President and other government and military leaders have warned that </w:t>
      </w:r>
      <w:r w:rsidRPr="00E94738">
        <w:rPr>
          <w:rStyle w:val="StyleBoldUnderline"/>
          <w:rFonts w:asciiTheme="minorHAnsi" w:hAnsiTheme="minorHAnsi"/>
        </w:rPr>
        <w:t>the GWOT will be long and protracted.</w:t>
      </w:r>
      <w:r w:rsidRPr="00E94738">
        <w:rPr>
          <w:rFonts w:asciiTheme="minorHAnsi" w:hAnsiTheme="minorHAnsi"/>
          <w:sz w:val="14"/>
        </w:rPr>
        <w:t xml:space="preserve"> These warnings were sounded when the administration did not anticipate operations in Iraq consuming so many military, diplomatic and economic resources. There is justifiable concern that </w:t>
      </w:r>
      <w:r w:rsidRPr="00E94738">
        <w:rPr>
          <w:rStyle w:val="Emphasis"/>
          <w:rFonts w:asciiTheme="minorHAnsi" w:hAnsiTheme="minorHAnsi"/>
          <w:highlight w:val="yellow"/>
        </w:rPr>
        <w:t>Africa and the Caucasus</w:t>
      </w:r>
      <w:r w:rsidRPr="00E94738">
        <w:rPr>
          <w:rStyle w:val="StyleBoldUnderline"/>
          <w:rFonts w:asciiTheme="minorHAnsi" w:hAnsiTheme="minorHAnsi"/>
        </w:rPr>
        <w:t xml:space="preserve"> region </w:t>
      </w:r>
      <w:r w:rsidRPr="00E94738">
        <w:rPr>
          <w:rStyle w:val="StyleBoldUnderline"/>
          <w:rFonts w:asciiTheme="minorHAnsi" w:hAnsiTheme="minorHAnsi"/>
          <w:highlight w:val="yellow"/>
        </w:rPr>
        <w:t>are</w:t>
      </w:r>
      <w:r w:rsidRPr="00E94738">
        <w:rPr>
          <w:rStyle w:val="StyleBoldUnderline"/>
          <w:rFonts w:asciiTheme="minorHAnsi" w:hAnsiTheme="minorHAnsi"/>
        </w:rPr>
        <w:t xml:space="preserve"> potential </w:t>
      </w:r>
      <w:r w:rsidRPr="00E94738">
        <w:rPr>
          <w:rStyle w:val="Emphasis"/>
          <w:rFonts w:asciiTheme="minorHAnsi" w:hAnsiTheme="minorHAnsi"/>
          <w:highlight w:val="yellow"/>
        </w:rPr>
        <w:t>hot spots</w:t>
      </w:r>
      <w:r w:rsidRPr="00E94738">
        <w:rPr>
          <w:rStyle w:val="StyleBoldUnderline"/>
          <w:rFonts w:asciiTheme="minorHAnsi" w:hAnsiTheme="minorHAnsi"/>
        </w:rPr>
        <w:t xml:space="preserve"> for terrorist activity</w:t>
      </w:r>
      <w:r w:rsidRPr="00E94738">
        <w:rPr>
          <w:rFonts w:asciiTheme="minorHAnsi" w:hAnsiTheme="minorHAnsi"/>
          <w:sz w:val="14"/>
        </w:rPr>
        <w:t xml:space="preserve">, so these areas should be secure. </w:t>
      </w:r>
      <w:r w:rsidRPr="00E94738">
        <w:rPr>
          <w:rStyle w:val="Emphasis"/>
          <w:rFonts w:asciiTheme="minorHAnsi" w:hAnsiTheme="minorHAnsi"/>
          <w:highlight w:val="yellow"/>
        </w:rPr>
        <w:t>North Korea</w:t>
      </w:r>
      <w:r w:rsidRPr="00E94738">
        <w:rPr>
          <w:rStyle w:val="StyleBoldUnderline"/>
          <w:rFonts w:asciiTheme="minorHAnsi" w:hAnsiTheme="minorHAnsi"/>
          <w:highlight w:val="yellow"/>
        </w:rPr>
        <w:t xml:space="preserve"> will</w:t>
      </w:r>
      <w:r w:rsidRPr="00E94738">
        <w:rPr>
          <w:rStyle w:val="StyleBoldUnderline"/>
          <w:rFonts w:asciiTheme="minorHAnsi" w:hAnsiTheme="minorHAnsi"/>
        </w:rPr>
        <w:t xml:space="preserve"> continue to </w:t>
      </w:r>
      <w:r w:rsidRPr="00E94738">
        <w:rPr>
          <w:rStyle w:val="StyleBoldUnderline"/>
          <w:rFonts w:asciiTheme="minorHAnsi" w:hAnsiTheme="minorHAnsi"/>
          <w:highlight w:val="yellow"/>
        </w:rPr>
        <w:t>be a</w:t>
      </w:r>
      <w:r w:rsidRPr="00E94738">
        <w:rPr>
          <w:rStyle w:val="StyleBoldUnderline"/>
          <w:rFonts w:asciiTheme="minorHAnsi" w:hAnsiTheme="minorHAnsi"/>
        </w:rPr>
        <w:t xml:space="preserve">n unpredictable </w:t>
      </w:r>
      <w:r w:rsidRPr="00E94738">
        <w:rPr>
          <w:rStyle w:val="StyleBoldUnderline"/>
          <w:rFonts w:asciiTheme="minorHAnsi" w:hAnsiTheme="minorHAnsi"/>
          <w:highlight w:val="yellow"/>
        </w:rPr>
        <w:t>crisis</w:t>
      </w:r>
      <w:r w:rsidRPr="00E94738">
        <w:rPr>
          <w:rStyle w:val="StyleBoldUnderline"/>
          <w:rFonts w:asciiTheme="minorHAnsi" w:hAnsiTheme="minorHAnsi"/>
        </w:rPr>
        <w:t xml:space="preserve"> in waiting. </w:t>
      </w:r>
      <w:r w:rsidRPr="00E94738">
        <w:rPr>
          <w:rStyle w:val="StyleBoldUnderline"/>
          <w:rFonts w:asciiTheme="minorHAnsi" w:hAnsiTheme="minorHAnsi"/>
          <w:highlight w:val="yellow"/>
        </w:rPr>
        <w:t>We</w:t>
      </w:r>
      <w:r w:rsidRPr="00E94738">
        <w:rPr>
          <w:rStyle w:val="StyleBoldUnderline"/>
          <w:rFonts w:asciiTheme="minorHAnsi" w:hAnsiTheme="minorHAnsi"/>
        </w:rPr>
        <w:t xml:space="preserve"> also </w:t>
      </w:r>
      <w:r w:rsidRPr="00E94738">
        <w:rPr>
          <w:rStyle w:val="StyleBoldUnderline"/>
          <w:rFonts w:asciiTheme="minorHAnsi" w:hAnsiTheme="minorHAnsi"/>
          <w:highlight w:val="yellow"/>
        </w:rPr>
        <w:t xml:space="preserve">cannot ignore </w:t>
      </w:r>
      <w:r w:rsidRPr="00E94738">
        <w:rPr>
          <w:rStyle w:val="Emphasis"/>
          <w:rFonts w:asciiTheme="minorHAnsi" w:hAnsiTheme="minorHAnsi"/>
          <w:highlight w:val="yellow"/>
        </w:rPr>
        <w:t>China</w:t>
      </w:r>
      <w:r w:rsidRPr="00E94738">
        <w:rPr>
          <w:rStyle w:val="StyleBoldUnderline"/>
          <w:rFonts w:asciiTheme="minorHAnsi" w:hAnsiTheme="minorHAnsi"/>
        </w:rPr>
        <w:t>. What if China resorts to aggression to resolve the Taiwan situation?</w:t>
      </w:r>
      <w:r w:rsidRPr="00E94738">
        <w:rPr>
          <w:rFonts w:asciiTheme="minorHAnsi" w:hAnsiTheme="minorHAnsi"/>
          <w:sz w:val="14"/>
        </w:rPr>
        <w:t xml:space="preserve"> Will the U.S. go to war over Taiwan? Additionally, </w:t>
      </w:r>
      <w:r w:rsidRPr="00E94738">
        <w:rPr>
          <w:rStyle w:val="Emphasis"/>
          <w:rFonts w:asciiTheme="minorHAnsi" w:hAnsiTheme="minorHAnsi"/>
          <w:highlight w:val="yellow"/>
        </w:rPr>
        <w:t>Iran</w:t>
      </w:r>
      <w:r w:rsidRPr="00E94738">
        <w:rPr>
          <w:rStyle w:val="StyleBoldUnderline"/>
          <w:rFonts w:asciiTheme="minorHAnsi" w:hAnsiTheme="minorHAnsi"/>
          <w:highlight w:val="yellow"/>
        </w:rPr>
        <w:t xml:space="preserve"> could</w:t>
      </w:r>
      <w:r w:rsidRPr="00E94738">
        <w:rPr>
          <w:rStyle w:val="StyleBoldUnderline"/>
          <w:rFonts w:asciiTheme="minorHAnsi" w:hAnsiTheme="minorHAnsi"/>
        </w:rPr>
        <w:t xml:space="preserve"> conceivably </w:t>
      </w:r>
      <w:r w:rsidRPr="00E94738">
        <w:rPr>
          <w:rStyle w:val="StyleBoldUnderline"/>
          <w:rFonts w:asciiTheme="minorHAnsi" w:hAnsiTheme="minorHAnsi"/>
          <w:highlight w:val="yellow"/>
        </w:rPr>
        <w:t>be</w:t>
      </w:r>
      <w:r w:rsidRPr="00E94738">
        <w:rPr>
          <w:rStyle w:val="StyleBoldUnderline"/>
          <w:rFonts w:asciiTheme="minorHAnsi" w:hAnsiTheme="minorHAnsi"/>
        </w:rPr>
        <w:t xml:space="preserve"> the </w:t>
      </w:r>
      <w:r w:rsidRPr="00E94738">
        <w:rPr>
          <w:rStyle w:val="StyleBoldUnderline"/>
          <w:rFonts w:asciiTheme="minorHAnsi" w:hAnsiTheme="minorHAnsi"/>
          <w:highlight w:val="yellow"/>
        </w:rPr>
        <w:t>next</w:t>
      </w:r>
      <w:r w:rsidRPr="00E94738">
        <w:rPr>
          <w:rStyle w:val="StyleBoldUnderline"/>
          <w:rFonts w:asciiTheme="minorHAnsi" w:hAnsiTheme="minorHAnsi"/>
        </w:rPr>
        <w:t xml:space="preserve"> target for U.S. pre-emptive action. </w:t>
      </w:r>
      <w:r w:rsidRPr="00E94738">
        <w:rPr>
          <w:rStyle w:val="StyleBoldUnderline"/>
          <w:rFonts w:asciiTheme="minorHAnsi" w:hAnsiTheme="minorHAnsi"/>
          <w:highlight w:val="yellow"/>
        </w:rPr>
        <w:t>These are</w:t>
      </w:r>
      <w:r w:rsidRPr="00E94738">
        <w:rPr>
          <w:rStyle w:val="StyleBoldUnderline"/>
          <w:rFonts w:asciiTheme="minorHAnsi" w:hAnsiTheme="minorHAnsi"/>
        </w:rPr>
        <w:t xml:space="preserve"> known and potential </w:t>
      </w:r>
      <w:r w:rsidRPr="00E94738">
        <w:rPr>
          <w:rStyle w:val="StyleBoldUnderline"/>
          <w:rFonts w:asciiTheme="minorHAnsi" w:hAnsiTheme="minorHAnsi"/>
          <w:highlight w:val="yellow"/>
        </w:rPr>
        <w:t>situations that could</w:t>
      </w:r>
      <w:r w:rsidRPr="00E94738">
        <w:rPr>
          <w:rStyle w:val="StyleBoldUnderline"/>
          <w:rFonts w:asciiTheme="minorHAnsi" w:hAnsiTheme="minorHAnsi"/>
        </w:rPr>
        <w:t xml:space="preserve"> easily </w:t>
      </w:r>
      <w:r w:rsidRPr="00E94738">
        <w:rPr>
          <w:rStyle w:val="StyleBoldUnderline"/>
          <w:rFonts w:asciiTheme="minorHAnsi" w:hAnsiTheme="minorHAnsi"/>
          <w:highlight w:val="yellow"/>
        </w:rPr>
        <w:t>require</w:t>
      </w:r>
      <w:r w:rsidRPr="00E94738">
        <w:rPr>
          <w:rStyle w:val="StyleBoldUnderline"/>
          <w:rFonts w:asciiTheme="minorHAnsi" w:hAnsiTheme="minorHAnsi"/>
        </w:rPr>
        <w:t xml:space="preserve"> all or many of the elements of </w:t>
      </w:r>
      <w:r w:rsidRPr="00E94738">
        <w:rPr>
          <w:rStyle w:val="StyleBoldUnderline"/>
          <w:rFonts w:asciiTheme="minorHAnsi" w:hAnsiTheme="minorHAnsi"/>
          <w:highlight w:val="yellow"/>
        </w:rPr>
        <w:t>national power</w:t>
      </w:r>
      <w:r w:rsidRPr="00E94738">
        <w:rPr>
          <w:rStyle w:val="StyleBoldUnderline"/>
          <w:rFonts w:asciiTheme="minorHAnsi" w:hAnsiTheme="minorHAnsi"/>
        </w:rPr>
        <w:t xml:space="preserve"> to resolve. I</w:t>
      </w:r>
      <w:r w:rsidRPr="00E94738">
        <w:rPr>
          <w:rFonts w:asciiTheme="minorHAnsi" w:hAnsiTheme="minorHAnsi"/>
          <w:sz w:val="14"/>
        </w:rPr>
        <w:t xml:space="preserve">n view of such global issues, </w:t>
      </w:r>
      <w:r w:rsidRPr="00E94738">
        <w:rPr>
          <w:rStyle w:val="StyleBoldUnderline"/>
          <w:rFonts w:asciiTheme="minorHAnsi" w:hAnsiTheme="minorHAnsi"/>
          <w:highlight w:val="yellow"/>
        </w:rPr>
        <w:t>can the U.S. afford to</w:t>
      </w:r>
      <w:r w:rsidRPr="00E94738">
        <w:rPr>
          <w:rStyle w:val="StyleBoldUnderline"/>
          <w:rFonts w:asciiTheme="minorHAnsi" w:hAnsiTheme="minorHAnsi"/>
        </w:rPr>
        <w:t xml:space="preserve"> sustain the status quo and simply </w:t>
      </w:r>
      <w:r w:rsidRPr="00E94738">
        <w:rPr>
          <w:rStyle w:val="StyleBoldUnderline"/>
          <w:rFonts w:asciiTheme="minorHAnsi" w:hAnsiTheme="minorHAnsi"/>
          <w:highlight w:val="yellow"/>
        </w:rPr>
        <w:t>let the Cuban situation play out</w:t>
      </w:r>
      <w:r w:rsidRPr="00E94738">
        <w:rPr>
          <w:rStyle w:val="StyleBoldUnderline"/>
          <w:rFonts w:asciiTheme="minorHAnsi" w:hAnsiTheme="minorHAnsi"/>
        </w:rPr>
        <w:t>?</w:t>
      </w:r>
      <w:r w:rsidRPr="00E94738">
        <w:rPr>
          <w:rFonts w:asciiTheme="minorHAnsi" w:hAnsiTheme="minorHAnsi"/>
          <w:sz w:val="14"/>
        </w:rPr>
        <w:t xml:space="preserve"> </w:t>
      </w:r>
      <w:r w:rsidRPr="00E94738">
        <w:rPr>
          <w:rFonts w:asciiTheme="minorHAnsi" w:hAnsiTheme="minorHAnsi"/>
          <w:sz w:val="12"/>
        </w:rPr>
        <w:t>The U.S. is at a crossroads: should the policies of the past 40 years remain in effect with vigor? Or should the U.S. pursue a new approach to Cuba in an effort to facilitate a manageable transition to post-Castro Cuba?</w:t>
      </w:r>
    </w:p>
    <w:p w:rsidR="005275C5" w:rsidRPr="00E94738" w:rsidRDefault="005275C5" w:rsidP="00933C02">
      <w:pPr>
        <w:rPr>
          <w:rFonts w:asciiTheme="minorHAnsi" w:hAnsiTheme="minorHAnsi"/>
        </w:rPr>
      </w:pPr>
    </w:p>
    <w:p w:rsidR="00725074" w:rsidRPr="00E94738" w:rsidRDefault="00725074" w:rsidP="00725074">
      <w:pPr>
        <w:pStyle w:val="Heading3"/>
        <w:rPr>
          <w:rFonts w:asciiTheme="minorHAnsi" w:hAnsiTheme="minorHAnsi"/>
        </w:rPr>
      </w:pPr>
      <w:bookmarkStart w:id="52" w:name="_Toc361218839"/>
      <w:r w:rsidRPr="00E94738">
        <w:rPr>
          <w:rFonts w:asciiTheme="minorHAnsi" w:hAnsiTheme="minorHAnsi"/>
        </w:rPr>
        <w:lastRenderedPageBreak/>
        <w:t>GRADUALISM CP</w:t>
      </w:r>
      <w:r w:rsidR="00910DBC" w:rsidRPr="00E94738">
        <w:rPr>
          <w:rFonts w:asciiTheme="minorHAnsi" w:hAnsiTheme="minorHAnsi"/>
        </w:rPr>
        <w:t xml:space="preserve"> - Solvency</w:t>
      </w:r>
      <w:bookmarkEnd w:id="52"/>
    </w:p>
    <w:p w:rsidR="00725074" w:rsidRPr="00E94738" w:rsidRDefault="00725074" w:rsidP="00725074">
      <w:pPr>
        <w:rPr>
          <w:rFonts w:asciiTheme="minorHAnsi" w:hAnsiTheme="minorHAnsi"/>
        </w:rPr>
      </w:pPr>
    </w:p>
    <w:p w:rsidR="00725074" w:rsidRPr="00E94738" w:rsidRDefault="003A1CE1" w:rsidP="000636FB">
      <w:pPr>
        <w:pStyle w:val="Heading4"/>
        <w:rPr>
          <w:rFonts w:asciiTheme="minorHAnsi" w:hAnsiTheme="minorHAnsi"/>
        </w:rPr>
      </w:pPr>
      <w:r w:rsidRPr="00E94738">
        <w:rPr>
          <w:rFonts w:asciiTheme="minorHAnsi" w:hAnsiTheme="minorHAnsi"/>
        </w:rPr>
        <w:t xml:space="preserve">Fully lifting the embargo can’t solve </w:t>
      </w:r>
      <w:r w:rsidR="00666D86" w:rsidRPr="00E94738">
        <w:rPr>
          <w:rFonts w:asciiTheme="minorHAnsi" w:hAnsiTheme="minorHAnsi"/>
        </w:rPr>
        <w:t xml:space="preserve">– only </w:t>
      </w:r>
      <w:r w:rsidR="005C4B32" w:rsidRPr="00E94738">
        <w:rPr>
          <w:rFonts w:asciiTheme="minorHAnsi" w:hAnsiTheme="minorHAnsi"/>
        </w:rPr>
        <w:t xml:space="preserve">an incremental approach to phase out restrictions </w:t>
      </w:r>
      <w:r w:rsidR="000636FB" w:rsidRPr="00E94738">
        <w:rPr>
          <w:rFonts w:asciiTheme="minorHAnsi" w:hAnsiTheme="minorHAnsi"/>
        </w:rPr>
        <w:t>solves</w:t>
      </w:r>
    </w:p>
    <w:p w:rsidR="005275C5" w:rsidRPr="00E94738" w:rsidRDefault="005275C5" w:rsidP="005275C5">
      <w:pPr>
        <w:rPr>
          <w:rFonts w:asciiTheme="minorHAnsi" w:hAnsiTheme="minorHAnsi"/>
        </w:rPr>
      </w:pPr>
      <w:r w:rsidRPr="00E94738">
        <w:rPr>
          <w:rFonts w:asciiTheme="minorHAnsi" w:hAnsiTheme="minorHAnsi"/>
        </w:rPr>
        <w:t xml:space="preserve">CHELSEA A. </w:t>
      </w:r>
      <w:r w:rsidRPr="00E94738">
        <w:rPr>
          <w:rStyle w:val="StyleStyleBold12pt"/>
          <w:rFonts w:asciiTheme="minorHAnsi" w:hAnsiTheme="minorHAnsi"/>
          <w:highlight w:val="yellow"/>
        </w:rPr>
        <w:t>ZIMMERMAN</w:t>
      </w:r>
      <w:r w:rsidRPr="00E94738">
        <w:rPr>
          <w:rFonts w:asciiTheme="minorHAnsi" w:hAnsiTheme="minorHAnsi"/>
        </w:rPr>
        <w:t xml:space="preserve">, Georgetown Law, </w:t>
      </w:r>
      <w:r w:rsidRPr="00E94738">
        <w:rPr>
          <w:rStyle w:val="StyleStyleBold12pt"/>
          <w:rFonts w:asciiTheme="minorHAnsi" w:hAnsiTheme="minorHAnsi"/>
          <w:highlight w:val="yellow"/>
        </w:rPr>
        <w:t>’10</w:t>
      </w:r>
      <w:r w:rsidRPr="00E94738">
        <w:rPr>
          <w:rFonts w:asciiTheme="minorHAnsi" w:hAnsiTheme="minorHAnsi"/>
        </w:rPr>
        <w:t xml:space="preserve">, “Rethinking The Cuban Trade Embargo: An Opportune Time To Mend a Broken Policy,” </w:t>
      </w:r>
      <w:hyperlink r:id="rId68" w:history="1">
        <w:r w:rsidRPr="00E94738">
          <w:rPr>
            <w:rStyle w:val="Hyperlink"/>
            <w:rFonts w:asciiTheme="minorHAnsi" w:hAnsiTheme="minorHAnsi"/>
          </w:rPr>
          <w:t>http://www.thepresidency.org/storage/documents/Fellows2010/Zimmerman.pdf</w:t>
        </w:r>
      </w:hyperlink>
      <w:r w:rsidRPr="00E94738">
        <w:rPr>
          <w:rFonts w:asciiTheme="minorHAnsi" w:hAnsiTheme="minorHAnsi"/>
        </w:rPr>
        <w:t>, ACC. 6-13-2013, JT//JEDI</w:t>
      </w:r>
    </w:p>
    <w:p w:rsidR="005275C5" w:rsidRPr="00E94738" w:rsidRDefault="005275C5" w:rsidP="005275C5">
      <w:pPr>
        <w:rPr>
          <w:rFonts w:asciiTheme="minorHAnsi" w:hAnsiTheme="minorHAnsi"/>
        </w:rPr>
      </w:pPr>
      <w:r w:rsidRPr="00E94738">
        <w:rPr>
          <w:rStyle w:val="StyleBoldUnderline"/>
          <w:rFonts w:asciiTheme="minorHAnsi" w:hAnsiTheme="minorHAnsi"/>
          <w:highlight w:val="yellow"/>
        </w:rPr>
        <w:t xml:space="preserve">Elimination of the trade embargo immediately is </w:t>
      </w:r>
      <w:r w:rsidRPr="00E94738">
        <w:rPr>
          <w:rStyle w:val="Emphasis"/>
          <w:rFonts w:asciiTheme="minorHAnsi" w:hAnsiTheme="minorHAnsi"/>
          <w:highlight w:val="yellow"/>
        </w:rPr>
        <w:t xml:space="preserve">not a feasible </w:t>
      </w:r>
      <w:proofErr w:type="gramStart"/>
      <w:r w:rsidRPr="00E94738">
        <w:rPr>
          <w:rStyle w:val="Emphasis"/>
          <w:rFonts w:asciiTheme="minorHAnsi" w:hAnsiTheme="minorHAnsi"/>
          <w:highlight w:val="yellow"/>
        </w:rPr>
        <w:t>solution</w:t>
      </w:r>
      <w:r w:rsidRPr="00E94738">
        <w:rPr>
          <w:rStyle w:val="StyleBoldUnderline"/>
          <w:rFonts w:asciiTheme="minorHAnsi" w:hAnsiTheme="minorHAnsi"/>
          <w:highlight w:val="yellow"/>
        </w:rPr>
        <w:t>,</w:t>
      </w:r>
      <w:proofErr w:type="gramEnd"/>
      <w:r w:rsidRPr="00E94738">
        <w:rPr>
          <w:rFonts w:asciiTheme="minorHAnsi" w:hAnsiTheme="minorHAnsi"/>
        </w:rPr>
        <w:t xml:space="preserve"> as </w:t>
      </w:r>
      <w:r w:rsidRPr="00E94738">
        <w:rPr>
          <w:rStyle w:val="StyleBoldUnderline"/>
          <w:rFonts w:asciiTheme="minorHAnsi" w:hAnsiTheme="minorHAnsi"/>
          <w:highlight w:val="yellow"/>
        </w:rPr>
        <w:t>such a proposal would not attract sufficient political support.</w:t>
      </w:r>
      <w:r w:rsidRPr="00E94738">
        <w:rPr>
          <w:rFonts w:asciiTheme="minorHAnsi" w:hAnsiTheme="minorHAnsi"/>
        </w:rPr>
        <w:t xml:space="preserve"> Furthermore, </w:t>
      </w:r>
      <w:r w:rsidRPr="00E94738">
        <w:rPr>
          <w:rStyle w:val="StyleBoldUnderline"/>
          <w:rFonts w:asciiTheme="minorHAnsi" w:hAnsiTheme="minorHAnsi"/>
          <w:highlight w:val="yellow"/>
        </w:rPr>
        <w:t xml:space="preserve">the Cuban political and legal infrastructure does not have the capability of adapting to </w:t>
      </w:r>
      <w:r w:rsidRPr="00E94738">
        <w:rPr>
          <w:rStyle w:val="Emphasis"/>
          <w:rFonts w:asciiTheme="minorHAnsi" w:hAnsiTheme="minorHAnsi"/>
          <w:highlight w:val="yellow"/>
        </w:rPr>
        <w:t>such a radical change</w:t>
      </w:r>
      <w:r w:rsidRPr="00E94738">
        <w:rPr>
          <w:rStyle w:val="StyleBoldUnderline"/>
          <w:rFonts w:asciiTheme="minorHAnsi" w:hAnsiTheme="minorHAnsi"/>
          <w:highlight w:val="yellow"/>
        </w:rPr>
        <w:t>. Instead, I recommend incremental measures that would 1) reduce the restrictions on the financing of Cuba’s purchase of U.S. products</w:t>
      </w:r>
      <w:r w:rsidRPr="00E94738">
        <w:rPr>
          <w:rStyle w:val="StyleBoldUnderline"/>
          <w:rFonts w:asciiTheme="minorHAnsi" w:hAnsiTheme="minorHAnsi"/>
        </w:rPr>
        <w:t xml:space="preserve"> by allowing payments to be made directly to U.S. banks; </w:t>
      </w:r>
      <w:r w:rsidRPr="00E94738">
        <w:rPr>
          <w:rStyle w:val="StyleBoldUnderline"/>
          <w:rFonts w:asciiTheme="minorHAnsi" w:hAnsiTheme="minorHAnsi"/>
          <w:highlight w:val="yellow"/>
        </w:rPr>
        <w:t xml:space="preserve">and 2) </w:t>
      </w:r>
      <w:r w:rsidRPr="00E94738">
        <w:rPr>
          <w:rStyle w:val="Emphasis"/>
          <w:rFonts w:asciiTheme="minorHAnsi" w:hAnsiTheme="minorHAnsi"/>
          <w:highlight w:val="yellow"/>
        </w:rPr>
        <w:t>reduce and eventually eliminate</w:t>
      </w:r>
      <w:r w:rsidRPr="00E94738">
        <w:rPr>
          <w:rStyle w:val="StyleBoldUnderline"/>
          <w:rFonts w:asciiTheme="minorHAnsi" w:hAnsiTheme="minorHAnsi"/>
          <w:highlight w:val="yellow"/>
        </w:rPr>
        <w:t xml:space="preserve"> the restrictions on travel by U.S. citizens to Cuba by initially permitting travel for educational and cultural purposes and eventually permitting direct commercial flights from the U.S. to Cuba</w:t>
      </w:r>
      <w:r w:rsidRPr="00E94738">
        <w:rPr>
          <w:rStyle w:val="StyleBoldUnderline"/>
          <w:rFonts w:asciiTheme="minorHAnsi" w:hAnsiTheme="minorHAnsi"/>
        </w:rPr>
        <w:t xml:space="preserve">. </w:t>
      </w:r>
      <w:r w:rsidRPr="00E94738">
        <w:rPr>
          <w:rFonts w:asciiTheme="minorHAnsi" w:hAnsiTheme="minorHAnsi"/>
        </w:rPr>
        <w:t>The U.S. International Trade Commission’s analysis of the effects of government restrictions on export financing estimates that the U.S. share of Cuban agricultural, fish and forest product imports would increase between one-half and two-thirds, and that all U.S. agricultural sectors would benefit from the lifting of financing restrictions (U.S. International Trade Commission). The Commission also studied the effect on U.S. agricultural sales to Cuba if travel restrictions were eliminated, and concluded that significant increases in U.S. exports of processed foods, poultry, beef and pork and fish would result (U.S. International Trade Commission).</w:t>
      </w:r>
    </w:p>
    <w:p w:rsidR="00933C02" w:rsidRPr="00E94738" w:rsidRDefault="00933C02" w:rsidP="00933C02">
      <w:pPr>
        <w:rPr>
          <w:rFonts w:asciiTheme="minorHAnsi" w:hAnsiTheme="minorHAnsi"/>
        </w:rPr>
      </w:pPr>
    </w:p>
    <w:p w:rsidR="008E67CE" w:rsidRPr="00E94738" w:rsidRDefault="008E67CE" w:rsidP="00933C02">
      <w:pPr>
        <w:rPr>
          <w:rFonts w:asciiTheme="minorHAnsi" w:hAnsiTheme="minorHAnsi"/>
        </w:rPr>
      </w:pPr>
    </w:p>
    <w:p w:rsidR="00933C02" w:rsidRPr="00E94738" w:rsidRDefault="008E67CE" w:rsidP="008E67CE">
      <w:pPr>
        <w:pStyle w:val="Heading4"/>
        <w:rPr>
          <w:rFonts w:asciiTheme="minorHAnsi" w:hAnsiTheme="minorHAnsi"/>
        </w:rPr>
      </w:pPr>
      <w:r w:rsidRPr="00E94738">
        <w:rPr>
          <w:rFonts w:asciiTheme="minorHAnsi" w:hAnsiTheme="minorHAnsi"/>
        </w:rPr>
        <w:t>Only an incremental lifting causes a peaceful transition</w:t>
      </w:r>
    </w:p>
    <w:p w:rsidR="008E67CE" w:rsidRPr="00E94738" w:rsidRDefault="008E67CE" w:rsidP="008E67CE">
      <w:pPr>
        <w:rPr>
          <w:rFonts w:asciiTheme="minorHAnsi" w:eastAsia="Times New Roman" w:hAnsiTheme="minorHAnsi"/>
          <w:sz w:val="20"/>
          <w:szCs w:val="20"/>
        </w:rPr>
      </w:pPr>
      <w:proofErr w:type="spellStart"/>
      <w:r w:rsidRPr="00E94738">
        <w:rPr>
          <w:rStyle w:val="StyleStyleBold12pt"/>
          <w:rFonts w:asciiTheme="minorHAnsi" w:hAnsiTheme="minorHAnsi"/>
          <w:highlight w:val="yellow"/>
        </w:rPr>
        <w:t>Arzeno</w:t>
      </w:r>
      <w:proofErr w:type="spellEnd"/>
      <w:r w:rsidRPr="00E94738">
        <w:rPr>
          <w:rStyle w:val="StyleStyleBold12pt"/>
          <w:rFonts w:asciiTheme="minorHAnsi" w:hAnsiTheme="minorHAnsi"/>
          <w:highlight w:val="yellow"/>
        </w:rPr>
        <w:t>,</w:t>
      </w:r>
      <w:r w:rsidRPr="00E94738">
        <w:rPr>
          <w:rStyle w:val="StyleStyleBold12pt"/>
          <w:rFonts w:asciiTheme="minorHAnsi" w:hAnsiTheme="minorHAnsi"/>
        </w:rPr>
        <w:t xml:space="preserve"> </w:t>
      </w:r>
      <w:r w:rsidRPr="00E94738">
        <w:rPr>
          <w:rFonts w:asciiTheme="minorHAnsi" w:hAnsiTheme="minorHAnsi"/>
        </w:rPr>
        <w:t>Mario A</w:t>
      </w:r>
      <w:r w:rsidRPr="00E94738">
        <w:rPr>
          <w:rFonts w:asciiTheme="minorHAnsi" w:hAnsiTheme="minorHAnsi"/>
          <w:highlight w:val="yellow"/>
        </w:rPr>
        <w:t>.</w:t>
      </w:r>
      <w:r w:rsidRPr="00E94738">
        <w:rPr>
          <w:rStyle w:val="StyleStyleBold12pt"/>
          <w:rFonts w:asciiTheme="minorHAnsi" w:hAnsiTheme="minorHAnsi"/>
          <w:highlight w:val="yellow"/>
        </w:rPr>
        <w:t xml:space="preserve"> ‘3</w:t>
      </w:r>
      <w:r w:rsidRPr="00E94738">
        <w:rPr>
          <w:rFonts w:asciiTheme="minorHAnsi" w:eastAsia="Times New Roman" w:hAnsiTheme="minorHAnsi"/>
          <w:color w:val="000000"/>
          <w:sz w:val="24"/>
          <w:shd w:val="clear" w:color="auto" w:fill="FFFFFF"/>
        </w:rPr>
        <w:t xml:space="preserve"> "Homeland Security Digital Library (HSDL): Resource Not Available." </w:t>
      </w:r>
      <w:r w:rsidRPr="00E94738">
        <w:rPr>
          <w:rFonts w:asciiTheme="minorHAnsi" w:eastAsia="Times New Roman" w:hAnsiTheme="minorHAnsi"/>
          <w:i/>
          <w:iCs/>
          <w:color w:val="000000"/>
          <w:sz w:val="24"/>
          <w:shd w:val="clear" w:color="auto" w:fill="FFFFFF"/>
        </w:rPr>
        <w:t>Homeland Security Digital Library (HSDL): Resource Not Available</w:t>
      </w:r>
      <w:r w:rsidRPr="00E94738">
        <w:rPr>
          <w:rFonts w:asciiTheme="minorHAnsi" w:eastAsia="Times New Roman" w:hAnsiTheme="minorHAnsi"/>
          <w:color w:val="000000"/>
          <w:sz w:val="24"/>
          <w:shd w:val="clear" w:color="auto" w:fill="FFFFFF"/>
        </w:rPr>
        <w:t xml:space="preserve">. </w:t>
      </w:r>
      <w:proofErr w:type="gramStart"/>
      <w:r w:rsidRPr="00E94738">
        <w:rPr>
          <w:rFonts w:asciiTheme="minorHAnsi" w:eastAsia="Times New Roman" w:hAnsiTheme="minorHAnsi"/>
          <w:color w:val="000000"/>
          <w:sz w:val="24"/>
          <w:shd w:val="clear" w:color="auto" w:fill="FFFFFF"/>
        </w:rPr>
        <w:t>University of Miami, 2003.</w:t>
      </w:r>
      <w:proofErr w:type="gramEnd"/>
      <w:r w:rsidRPr="00E94738">
        <w:rPr>
          <w:rFonts w:asciiTheme="minorHAnsi" w:eastAsia="Times New Roman" w:hAnsiTheme="minorHAnsi"/>
          <w:color w:val="000000"/>
          <w:sz w:val="24"/>
          <w:shd w:val="clear" w:color="auto" w:fill="FFFFFF"/>
        </w:rPr>
        <w:t xml:space="preserve"> Web</w:t>
      </w:r>
      <w:proofErr w:type="gramStart"/>
      <w:r w:rsidRPr="00E94738">
        <w:rPr>
          <w:rFonts w:asciiTheme="minorHAnsi" w:eastAsia="Times New Roman" w:hAnsiTheme="minorHAnsi"/>
          <w:color w:val="000000"/>
          <w:sz w:val="24"/>
          <w:shd w:val="clear" w:color="auto" w:fill="FFFFFF"/>
        </w:rPr>
        <w:t xml:space="preserve">. </w:t>
      </w:r>
      <w:proofErr w:type="gramEnd"/>
      <w:r w:rsidRPr="00E94738">
        <w:rPr>
          <w:rFonts w:asciiTheme="minorHAnsi" w:eastAsia="Times New Roman" w:hAnsiTheme="minorHAnsi"/>
          <w:color w:val="000000"/>
          <w:sz w:val="24"/>
          <w:shd w:val="clear" w:color="auto" w:fill="FFFFFF"/>
        </w:rPr>
        <w:t>06 July 2013. &lt;http://www.hsdl.org/?view&gt;.</w:t>
      </w:r>
    </w:p>
    <w:p w:rsidR="008E67CE" w:rsidRPr="00E94738" w:rsidRDefault="008E67CE" w:rsidP="008E67CE">
      <w:pPr>
        <w:rPr>
          <w:rStyle w:val="StyleBoldUnderline"/>
          <w:rFonts w:asciiTheme="minorHAnsi" w:hAnsiTheme="minorHAnsi"/>
        </w:rPr>
      </w:pPr>
      <w:r w:rsidRPr="00E94738">
        <w:rPr>
          <w:rStyle w:val="StyleBoldUnderline"/>
          <w:rFonts w:asciiTheme="minorHAnsi" w:hAnsiTheme="minorHAnsi"/>
          <w:highlight w:val="yellow"/>
        </w:rPr>
        <w:t>The U.S. strategic goal for Cuba should be a peaceful transition to a post embargo environment by gradually lifting the embargo</w:t>
      </w:r>
      <w:r w:rsidRPr="00E94738">
        <w:rPr>
          <w:rFonts w:asciiTheme="minorHAnsi" w:hAnsiTheme="minorHAnsi"/>
        </w:rPr>
        <w:t xml:space="preserve"> </w:t>
      </w:r>
      <w:r w:rsidRPr="00E94738">
        <w:rPr>
          <w:rFonts w:asciiTheme="minorHAnsi" w:hAnsiTheme="minorHAnsi"/>
          <w:sz w:val="14"/>
          <w:szCs w:val="14"/>
        </w:rPr>
        <w:t>with the implementation of the full spectrum of the Diplomatic Instruments of Power illustrated below. Fidel Castro should be inconsequential to the transition: Diplomatic. Open dialogue with the government of Cuba. Fidel Castro says he wants to open negotiations with the U.S. The U.S. should capitalize on this new stance of openness and use it to its advantage. The U.S. has open dialogue with China; Cuba should be no different. This idea will also open doors to establish relationships with the progressive Cuban leadership willing to consider change. The Bush Administration should also consider supporting the Cuba Working Group’s 9-Point Plan as a tool to initiate reform. Information</w:t>
      </w:r>
      <w:proofErr w:type="gramStart"/>
      <w:r w:rsidRPr="00E94738">
        <w:rPr>
          <w:rFonts w:asciiTheme="minorHAnsi" w:hAnsiTheme="minorHAnsi"/>
          <w:sz w:val="14"/>
          <w:szCs w:val="14"/>
        </w:rPr>
        <w:t>. Reform TV and Radio Marti by taking it out of the Cuban American National Foundation’s span of influence.</w:t>
      </w:r>
      <w:proofErr w:type="gramEnd"/>
      <w:r w:rsidRPr="00E94738">
        <w:rPr>
          <w:rFonts w:asciiTheme="minorHAnsi" w:hAnsiTheme="minorHAnsi"/>
          <w:sz w:val="14"/>
          <w:szCs w:val="14"/>
        </w:rPr>
        <w:t xml:space="preserve"> Place it under the control of a non-partisan government organization that can develop a robust and meaningful information campaign targeted towards the Cuban people and reform. Conduct an information campaign within our own borders to educate the American public on the costs and benefits of helping the Cuban people. Military</w:t>
      </w:r>
      <w:proofErr w:type="gramStart"/>
      <w:r w:rsidRPr="00E94738">
        <w:rPr>
          <w:rFonts w:asciiTheme="minorHAnsi" w:hAnsiTheme="minorHAnsi"/>
          <w:sz w:val="14"/>
          <w:szCs w:val="14"/>
        </w:rPr>
        <w:t xml:space="preserve">. </w:t>
      </w:r>
      <w:proofErr w:type="gramEnd"/>
      <w:r w:rsidRPr="00E94738">
        <w:rPr>
          <w:rFonts w:asciiTheme="minorHAnsi" w:hAnsiTheme="minorHAnsi"/>
          <w:sz w:val="14"/>
          <w:szCs w:val="14"/>
        </w:rPr>
        <w:t xml:space="preserve">Militarily engage Cuba by including it in one of the Unified Commands. Develop long term bilateral cooperation with the Cuban military and incorporate their armed forces in multilateral cooperation throughout the Caribbean region.¶ Economic. </w:t>
      </w:r>
      <w:r w:rsidRPr="00E94738">
        <w:rPr>
          <w:rStyle w:val="StyleBoldUnderline"/>
          <w:rFonts w:asciiTheme="minorHAnsi" w:hAnsiTheme="minorHAnsi"/>
          <w:highlight w:val="yellow"/>
        </w:rPr>
        <w:t>Incrementally lift the embargo beginning with the lifting of the travel ban and the restrictions on the sale of food and medicine,</w:t>
      </w:r>
      <w:r w:rsidRPr="00E94738">
        <w:rPr>
          <w:rFonts w:asciiTheme="minorHAnsi" w:hAnsiTheme="minorHAnsi"/>
          <w:sz w:val="14"/>
          <w:szCs w:val="14"/>
        </w:rPr>
        <w:t xml:space="preserve"> followed by reforming the Torricelli Bill and the Helms-Burton Act.¶ Although the embargo has not achieved the primary objective of removing Fidel¶ Castro from power, its secondary effects have been so effective that Castro’s ability to threaten the United States is gone. Castro has been and will remain unable to influence radical movements throughout the world (Schwab 1999, 183). The Soviet Union has collapsed proving that globalization and capitalism is the dominant force of the 21st century. Cuba is an impoverished nation hanging on to survival and stability by Castro’s sheer determination and ability to maintain power.¶ Castro’s time in power is short and Cuba without Castro is extremely vulnerable to becoming a rogue state with the elements of transnational threats at Cuba’s doorstep once he is gone. The Cuban American National Foundation grows weaker everyday and American public opinion that believes change must happen grows stronger everyday. The time for change in Cuba is now. Fidel Castro’s presence in Cuba should be inconsequential to that change.</w:t>
      </w:r>
      <w:r w:rsidRPr="00E94738">
        <w:rPr>
          <w:rFonts w:asciiTheme="minorHAnsi" w:hAnsiTheme="minorHAnsi"/>
        </w:rPr>
        <w:t xml:space="preserve"> </w:t>
      </w:r>
      <w:r w:rsidRPr="00E94738">
        <w:rPr>
          <w:rStyle w:val="StyleBoldUnderline"/>
          <w:rFonts w:asciiTheme="minorHAnsi" w:hAnsiTheme="minorHAnsi"/>
          <w:highlight w:val="yellow"/>
        </w:rPr>
        <w:t>A gradual lifting of the embargo should begin today with the United States committed to engaging Cuba in order to prevent Cuba from becoming a threat to the United States in the future.</w:t>
      </w:r>
    </w:p>
    <w:p w:rsidR="000636FB" w:rsidRPr="00E94738" w:rsidRDefault="000636FB" w:rsidP="008E67CE">
      <w:pPr>
        <w:rPr>
          <w:rFonts w:asciiTheme="minorHAnsi" w:hAnsiTheme="minorHAnsi"/>
        </w:rPr>
      </w:pPr>
    </w:p>
    <w:p w:rsidR="000636FB" w:rsidRPr="00E94738" w:rsidRDefault="000636FB" w:rsidP="000636FB">
      <w:pPr>
        <w:pStyle w:val="Heading3"/>
        <w:rPr>
          <w:rFonts w:asciiTheme="minorHAnsi" w:hAnsiTheme="minorHAnsi"/>
        </w:rPr>
      </w:pPr>
      <w:bookmarkStart w:id="53" w:name="_Toc361218840"/>
      <w:r w:rsidRPr="00E94738">
        <w:rPr>
          <w:rFonts w:asciiTheme="minorHAnsi" w:hAnsiTheme="minorHAnsi"/>
        </w:rPr>
        <w:lastRenderedPageBreak/>
        <w:t>GRADUALISM CP – Instability Internals</w:t>
      </w:r>
      <w:bookmarkEnd w:id="53"/>
    </w:p>
    <w:p w:rsidR="000636FB" w:rsidRPr="00E94738" w:rsidRDefault="000636FB" w:rsidP="000636FB">
      <w:pPr>
        <w:rPr>
          <w:rFonts w:asciiTheme="minorHAnsi" w:hAnsiTheme="minorHAnsi"/>
        </w:rPr>
      </w:pPr>
    </w:p>
    <w:p w:rsidR="000636FB" w:rsidRPr="00E94738" w:rsidRDefault="00DC212C" w:rsidP="007C6680">
      <w:pPr>
        <w:pStyle w:val="Heading4"/>
        <w:rPr>
          <w:rFonts w:asciiTheme="minorHAnsi" w:hAnsiTheme="minorHAnsi"/>
        </w:rPr>
      </w:pPr>
      <w:r w:rsidRPr="00E94738">
        <w:rPr>
          <w:rFonts w:asciiTheme="minorHAnsi" w:hAnsiTheme="minorHAnsi"/>
        </w:rPr>
        <w:t>Quick reforms in Cuba lead to instability and s</w:t>
      </w:r>
      <w:r w:rsidR="007C6680" w:rsidRPr="00E94738">
        <w:rPr>
          <w:rFonts w:asciiTheme="minorHAnsi" w:hAnsiTheme="minorHAnsi"/>
        </w:rPr>
        <w:t>tate collapse causing a reforms to get rolled back</w:t>
      </w:r>
    </w:p>
    <w:p w:rsidR="000636FB" w:rsidRPr="00E94738" w:rsidRDefault="000636FB" w:rsidP="000636FB">
      <w:pPr>
        <w:rPr>
          <w:rFonts w:asciiTheme="minorHAnsi" w:hAnsiTheme="minorHAnsi"/>
          <w:sz w:val="18"/>
        </w:rPr>
      </w:pPr>
      <w:r w:rsidRPr="00E94738">
        <w:rPr>
          <w:rFonts w:asciiTheme="minorHAnsi" w:hAnsiTheme="minorHAnsi"/>
          <w:sz w:val="18"/>
        </w:rPr>
        <w:t>David A. </w:t>
      </w:r>
      <w:r w:rsidRPr="00E94738">
        <w:rPr>
          <w:rStyle w:val="StyleStyleBold12pt"/>
          <w:rFonts w:asciiTheme="minorHAnsi" w:hAnsiTheme="minorHAnsi"/>
          <w:highlight w:val="yellow"/>
        </w:rPr>
        <w:t>Perez</w:t>
      </w:r>
      <w:r w:rsidRPr="00E94738">
        <w:rPr>
          <w:rFonts w:asciiTheme="minorHAnsi" w:hAnsiTheme="minorHAnsi"/>
          <w:sz w:val="18"/>
        </w:rPr>
        <w:t xml:space="preserve">, Spring, </w:t>
      </w:r>
      <w:r w:rsidRPr="00E94738">
        <w:rPr>
          <w:rStyle w:val="StyleStyleBold12pt"/>
          <w:rFonts w:asciiTheme="minorHAnsi" w:hAnsiTheme="minorHAnsi"/>
          <w:highlight w:val="yellow"/>
        </w:rPr>
        <w:t>‘10</w:t>
      </w:r>
      <w:r w:rsidRPr="00E94738">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E94738">
        <w:rPr>
          <w:rFonts w:asciiTheme="minorHAnsi" w:hAnsiTheme="minorHAnsi"/>
          <w:sz w:val="18"/>
        </w:rPr>
        <w:t>Harv</w:t>
      </w:r>
      <w:proofErr w:type="spellEnd"/>
      <w:proofErr w:type="gramStart"/>
      <w:r w:rsidRPr="00E94738">
        <w:rPr>
          <w:rFonts w:asciiTheme="minorHAnsi" w:hAnsiTheme="minorHAnsi"/>
          <w:sz w:val="18"/>
        </w:rPr>
        <w:t xml:space="preserve">. </w:t>
      </w:r>
      <w:proofErr w:type="gramEnd"/>
      <w:r w:rsidRPr="00E94738">
        <w:rPr>
          <w:rFonts w:asciiTheme="minorHAnsi" w:hAnsiTheme="minorHAnsi"/>
          <w:sz w:val="18"/>
        </w:rPr>
        <w:t>Latino L. Rev. 187, JT//JEDI</w:t>
      </w:r>
    </w:p>
    <w:p w:rsidR="000636FB" w:rsidRPr="00E94738" w:rsidRDefault="000636FB" w:rsidP="000636FB">
      <w:pPr>
        <w:rPr>
          <w:rStyle w:val="StyleBoldUnderline"/>
          <w:rFonts w:asciiTheme="minorHAnsi" w:hAnsiTheme="minorHAnsi"/>
        </w:rPr>
      </w:pPr>
      <w:r w:rsidRPr="00E94738">
        <w:rPr>
          <w:rStyle w:val="StyleBoldUnderline"/>
          <w:rFonts w:asciiTheme="minorHAnsi" w:hAnsiTheme="minorHAnsi"/>
        </w:rPr>
        <w:t xml:space="preserve">Policymakers in Washington must realize that </w:t>
      </w:r>
      <w:r w:rsidRPr="00E94738">
        <w:rPr>
          <w:rStyle w:val="StyleBoldUnderline"/>
          <w:rFonts w:asciiTheme="minorHAnsi" w:hAnsiTheme="minorHAnsi"/>
          <w:highlight w:val="yellow"/>
        </w:rPr>
        <w:t>Cubans will not wake up the day after Fidel Castro dies and experience broad-based attitudinal changes</w:t>
      </w:r>
      <w:r w:rsidRPr="00E94738">
        <w:rPr>
          <w:rStyle w:val="StyleBoldUnderline"/>
          <w:rFonts w:asciiTheme="minorHAnsi" w:hAnsiTheme="minorHAnsi"/>
        </w:rPr>
        <w:t>.</w:t>
      </w:r>
      <w:r w:rsidRPr="00E94738">
        <w:rPr>
          <w:rFonts w:asciiTheme="minorHAnsi" w:hAnsiTheme="minorHAnsi"/>
        </w:rPr>
        <w:t xml:space="preserve"> Therefore, </w:t>
      </w:r>
      <w:r w:rsidRPr="00E94738">
        <w:rPr>
          <w:rStyle w:val="StyleBoldUnderline"/>
          <w:rFonts w:asciiTheme="minorHAnsi" w:hAnsiTheme="minorHAnsi"/>
          <w:highlight w:val="yellow"/>
        </w:rPr>
        <w:t>while economic reform is sure to preface political reform, the Cuban government will have to move slowly on the former so as not to alienate the population, which would truncate the latter.</w:t>
      </w:r>
      <w:r w:rsidRPr="00E94738">
        <w:rPr>
          <w:rStyle w:val="StyleBoldUnderline"/>
          <w:rFonts w:asciiTheme="minorHAnsi" w:hAnsiTheme="minorHAnsi"/>
        </w:rPr>
        <w:t xml:space="preserve"> At first, a successor regime may think that choosing between </w:t>
      </w:r>
      <w:proofErr w:type="spellStart"/>
      <w:r w:rsidRPr="00E94738">
        <w:rPr>
          <w:rStyle w:val="StyleBoldUnderline"/>
          <w:rFonts w:asciiTheme="minorHAnsi" w:hAnsiTheme="minorHAnsi"/>
        </w:rPr>
        <w:t>Castroism</w:t>
      </w:r>
      <w:proofErr w:type="spellEnd"/>
      <w:r w:rsidRPr="00E94738">
        <w:rPr>
          <w:rStyle w:val="StyleBoldUnderline"/>
          <w:rFonts w:asciiTheme="minorHAnsi" w:hAnsiTheme="minorHAnsi"/>
        </w:rPr>
        <w:t xml:space="preserve"> and economic liberalization is a Faustian choice: economic doldrums with continuity versus economic revitalization with instability.</w:t>
      </w:r>
      <w:r w:rsidRPr="00E94738">
        <w:rPr>
          <w:rFonts w:asciiTheme="minorHAnsi" w:hAnsiTheme="minorHAnsi"/>
        </w:rPr>
        <w:t xml:space="preserve"> Indeed, continuing </w:t>
      </w:r>
      <w:proofErr w:type="spellStart"/>
      <w:r w:rsidRPr="00E94738">
        <w:rPr>
          <w:rFonts w:asciiTheme="minorHAnsi" w:hAnsiTheme="minorHAnsi"/>
        </w:rPr>
        <w:t>Castroism</w:t>
      </w:r>
      <w:proofErr w:type="spellEnd"/>
      <w:r w:rsidRPr="00E94738">
        <w:rPr>
          <w:rFonts w:asciiTheme="minorHAnsi" w:hAnsiTheme="minorHAnsi"/>
        </w:rPr>
        <w:t xml:space="preserve"> embraces the history and normative values attached to the Revolution, but would forestall any economic recovery. On the other hand, </w:t>
      </w:r>
      <w:r w:rsidRPr="00E94738">
        <w:rPr>
          <w:rStyle w:val="StyleBoldUnderline"/>
          <w:rFonts w:asciiTheme="minorHAnsi" w:hAnsiTheme="minorHAnsi"/>
        </w:rPr>
        <w:t>liberalizing the economy by adopting market reforms would promote economic growth, but could also alienate large segments of the population still enamored by Castro's revolutionary zeal.</w:t>
      </w:r>
      <w:r w:rsidRPr="00E94738">
        <w:rPr>
          <w:rFonts w:asciiTheme="minorHAnsi" w:hAnsiTheme="minorHAnsi"/>
        </w:rPr>
        <w:t xml:space="preserve"> For example, one possible market reform would be to lay off the excess workforce that has cluttered the state-controlled enterprises and rendered them inefficient and virtually useless. Embracing deep cuts in the public employment might be efficient, but it certainly will not be popular. </w:t>
      </w:r>
      <w:r w:rsidRPr="00E94738">
        <w:rPr>
          <w:rStyle w:val="StyleBoldUnderline"/>
          <w:rFonts w:asciiTheme="minorHAnsi" w:hAnsiTheme="minorHAnsi"/>
        </w:rPr>
        <w:t>For decades Cubans have enjoyed job security, universal education, and universal healthcare. If market reforms are interpreted as a wholesale rejection of the normative and ideological underpinnings that have dominated Cuban discourse for the last fifty years, they will no doubt alienate influential ideologues in the Communist Party, the military, the Ministry of the Interior, and many others in the general population.</w:t>
      </w:r>
    </w:p>
    <w:p w:rsidR="000636FB" w:rsidRPr="00E94738" w:rsidRDefault="000636FB" w:rsidP="000636FB">
      <w:pPr>
        <w:rPr>
          <w:rStyle w:val="StyleBoldUnderline"/>
          <w:rFonts w:asciiTheme="minorHAnsi" w:hAnsiTheme="minorHAnsi"/>
        </w:rPr>
      </w:pPr>
      <w:r w:rsidRPr="00E94738">
        <w:rPr>
          <w:rFonts w:asciiTheme="minorHAnsi" w:hAnsiTheme="minorHAnsi"/>
        </w:rPr>
        <w:t xml:space="preserve">When a state takes control of the economy, it also takes responsibility for it when it performs poorly. A strong state could surely implement these reforms and survive the ensuing backlash; but to do so would require deft political maneuvering, and a careful patience to not try to change everything all at once. </w:t>
      </w:r>
      <w:r w:rsidRPr="00E94738">
        <w:rPr>
          <w:rStyle w:val="StyleBoldUnderline"/>
          <w:rFonts w:asciiTheme="minorHAnsi" w:hAnsiTheme="minorHAnsi"/>
          <w:highlight w:val="yellow"/>
        </w:rPr>
        <w:t>A poorly managed state-led economic opening can quickly become unmanageable, and create instability.</w:t>
      </w:r>
      <w:r w:rsidRPr="00E94738">
        <w:rPr>
          <w:rStyle w:val="StyleBoldUnderline"/>
          <w:rFonts w:asciiTheme="minorHAnsi" w:hAnsiTheme="minorHAnsi"/>
        </w:rPr>
        <w:t xml:space="preserve"> Given these concerns, </w:t>
      </w:r>
      <w:r w:rsidRPr="00E94738">
        <w:rPr>
          <w:rStyle w:val="StyleBoldUnderline"/>
          <w:rFonts w:asciiTheme="minorHAnsi" w:hAnsiTheme="minorHAnsi"/>
          <w:highlight w:val="yellow"/>
        </w:rPr>
        <w:t>a slow and methodical economic transition, rather than an overnight toppling of the </w:t>
      </w:r>
      <w:bookmarkStart w:id="54" w:name="PAGE_210_8264"/>
      <w:bookmarkEnd w:id="54"/>
      <w:r w:rsidRPr="00E94738">
        <w:rPr>
          <w:rStyle w:val="StyleBoldUnderline"/>
          <w:rFonts w:asciiTheme="minorHAnsi" w:hAnsiTheme="minorHAnsi"/>
          <w:highlight w:val="yellow"/>
        </w:rPr>
        <w:t>state-sector, would be a far more pragmatic approach for the Cuban government.</w:t>
      </w:r>
    </w:p>
    <w:p w:rsidR="000636FB" w:rsidRPr="00E94738" w:rsidRDefault="000636FB" w:rsidP="000636FB">
      <w:pPr>
        <w:rPr>
          <w:rFonts w:asciiTheme="minorHAnsi" w:hAnsiTheme="minorHAnsi"/>
        </w:rPr>
      </w:pPr>
      <w:r w:rsidRPr="00E94738">
        <w:rPr>
          <w:rFonts w:asciiTheme="minorHAnsi" w:hAnsiTheme="minorHAnsi"/>
        </w:rPr>
        <w:t xml:space="preserve">China and Vietnam have both introduced market reforms that dwarf any that the Cuban regime has introduced so far. Given that China has been on the path of liberalization for over thirty years yet the state still controls wide swaths of the economy, one might expect Cuba's economic transformation to also move lethargically - especially at first. The stronger the parallel with Asia becomes, the more methodical Cuba's opening will be. Expectations that assume a quick economic turnaround should be correspondingly adjusted. </w:t>
      </w:r>
      <w:r w:rsidRPr="00E94738">
        <w:rPr>
          <w:rStyle w:val="StyleBoldUnderline"/>
          <w:rFonts w:asciiTheme="minorHAnsi" w:hAnsiTheme="minorHAnsi"/>
        </w:rPr>
        <w:t xml:space="preserve">Thus, the United States should recognize that </w:t>
      </w:r>
      <w:r w:rsidRPr="00E94738">
        <w:rPr>
          <w:rStyle w:val="StyleBoldUnderline"/>
          <w:rFonts w:asciiTheme="minorHAnsi" w:hAnsiTheme="minorHAnsi"/>
          <w:highlight w:val="yellow"/>
        </w:rPr>
        <w:t>the Cuban government has little choice but to move at a relatively glacial speed</w:t>
      </w:r>
      <w:r w:rsidRPr="00E94738">
        <w:rPr>
          <w:rStyle w:val="StyleBoldUnderline"/>
          <w:rFonts w:asciiTheme="minorHAnsi" w:hAnsiTheme="minorHAnsi"/>
        </w:rPr>
        <w:t>, and instead work assiduously to make the economic transition as smooth as possible. To that end, it is absolutely crucial that our policies not be used as a way to settle political grudges.</w:t>
      </w:r>
      <w:r w:rsidRPr="00E94738">
        <w:rPr>
          <w:rFonts w:asciiTheme="minorHAnsi" w:hAnsiTheme="minorHAnsi"/>
        </w:rPr>
        <w:t xml:space="preserve"> For example, if America moves to regain the properties taken by the Cuban government fifty years ago as a way to "encourage" market reforms, the entire effort will be short-circuited before it takes off the ground.</w:t>
      </w:r>
    </w:p>
    <w:p w:rsidR="000636FB" w:rsidRPr="00E94738" w:rsidRDefault="000636FB" w:rsidP="000636FB">
      <w:pPr>
        <w:rPr>
          <w:rFonts w:asciiTheme="minorHAnsi" w:hAnsiTheme="minorHAnsi"/>
        </w:rPr>
      </w:pPr>
    </w:p>
    <w:p w:rsidR="000636FB" w:rsidRPr="00E94738" w:rsidRDefault="000636FB" w:rsidP="000636FB">
      <w:pPr>
        <w:pStyle w:val="Heading3"/>
        <w:rPr>
          <w:rFonts w:asciiTheme="minorHAnsi" w:hAnsiTheme="minorHAnsi"/>
        </w:rPr>
      </w:pPr>
      <w:bookmarkStart w:id="55" w:name="_Toc361218841"/>
      <w:r w:rsidRPr="00E94738">
        <w:rPr>
          <w:rFonts w:asciiTheme="minorHAnsi" w:hAnsiTheme="minorHAnsi"/>
        </w:rPr>
        <w:lastRenderedPageBreak/>
        <w:t>GRADUALISM CP – Instability Internals</w:t>
      </w:r>
      <w:bookmarkEnd w:id="55"/>
    </w:p>
    <w:p w:rsidR="000636FB" w:rsidRPr="00E94738" w:rsidRDefault="000636FB" w:rsidP="000636FB">
      <w:pPr>
        <w:rPr>
          <w:rFonts w:asciiTheme="minorHAnsi" w:hAnsiTheme="minorHAnsi"/>
        </w:rPr>
      </w:pPr>
    </w:p>
    <w:p w:rsidR="000636FB" w:rsidRPr="00E94738" w:rsidRDefault="000636FB" w:rsidP="000636FB">
      <w:pPr>
        <w:rPr>
          <w:rFonts w:asciiTheme="minorHAnsi" w:hAnsiTheme="minorHAnsi"/>
        </w:rPr>
      </w:pPr>
      <w:r w:rsidRPr="00E94738">
        <w:rPr>
          <w:rFonts w:asciiTheme="minorHAnsi" w:hAnsiTheme="minorHAnsi"/>
        </w:rPr>
        <w:br/>
      </w:r>
    </w:p>
    <w:p w:rsidR="000636FB" w:rsidRPr="00E94738" w:rsidRDefault="000636FB" w:rsidP="000636FB">
      <w:pPr>
        <w:pStyle w:val="Heading4"/>
        <w:rPr>
          <w:rFonts w:asciiTheme="minorHAnsi" w:hAnsiTheme="minorHAnsi"/>
        </w:rPr>
      </w:pPr>
      <w:r w:rsidRPr="00E94738">
        <w:rPr>
          <w:rFonts w:asciiTheme="minorHAnsi" w:hAnsiTheme="minorHAnsi"/>
        </w:rPr>
        <w:t>Quick reforms destabilize Cuba</w:t>
      </w:r>
    </w:p>
    <w:p w:rsidR="000636FB" w:rsidRPr="00E94738" w:rsidRDefault="000636FB" w:rsidP="000636FB">
      <w:pPr>
        <w:rPr>
          <w:rFonts w:asciiTheme="minorHAnsi" w:hAnsiTheme="minorHAnsi"/>
        </w:rPr>
      </w:pPr>
      <w:r w:rsidRPr="00E94738">
        <w:rPr>
          <w:rFonts w:asciiTheme="minorHAnsi" w:hAnsiTheme="minorHAnsi"/>
        </w:rPr>
        <w:t xml:space="preserve">Ted </w:t>
      </w:r>
      <w:proofErr w:type="spellStart"/>
      <w:r w:rsidRPr="00E94738">
        <w:rPr>
          <w:rStyle w:val="StyleStyleBold12pt"/>
          <w:rFonts w:asciiTheme="minorHAnsi" w:hAnsiTheme="minorHAnsi"/>
          <w:highlight w:val="yellow"/>
        </w:rPr>
        <w:t>Piccone</w:t>
      </w:r>
      <w:proofErr w:type="spellEnd"/>
      <w:r w:rsidRPr="00E94738">
        <w:rPr>
          <w:rStyle w:val="StyleStyleBold12pt"/>
          <w:rFonts w:asciiTheme="minorHAnsi" w:hAnsiTheme="minorHAnsi"/>
          <w:highlight w:val="yellow"/>
        </w:rPr>
        <w:t>,</w:t>
      </w:r>
      <w:r w:rsidRPr="00E94738">
        <w:rPr>
          <w:rFonts w:asciiTheme="minorHAnsi" w:hAnsiTheme="minorHAnsi"/>
        </w:rPr>
        <w:t xml:space="preserve"> Jan 19, </w:t>
      </w:r>
      <w:r w:rsidRPr="00E94738">
        <w:rPr>
          <w:rStyle w:val="StyleStyleBold12pt"/>
          <w:rFonts w:asciiTheme="minorHAnsi" w:hAnsiTheme="minorHAnsi"/>
          <w:highlight w:val="yellow"/>
        </w:rPr>
        <w:t>’12</w:t>
      </w:r>
      <w:r w:rsidRPr="00E94738">
        <w:rPr>
          <w:rFonts w:asciiTheme="minorHAnsi" w:hAnsiTheme="minorHAnsi"/>
        </w:rPr>
        <w:t xml:space="preserve">, senior fellow at the Brookings Institute, “Cuba is Changing, Slowly but Surely,” ACC. 6-16-2013, </w:t>
      </w:r>
      <w:hyperlink r:id="rId69" w:history="1">
        <w:r w:rsidRPr="00E94738">
          <w:rPr>
            <w:rStyle w:val="Hyperlink"/>
            <w:rFonts w:asciiTheme="minorHAnsi" w:hAnsiTheme="minorHAnsi"/>
          </w:rPr>
          <w:t>http://www.brookings.edu/research/reports/2012/01/19-cuba-piccone</w:t>
        </w:r>
      </w:hyperlink>
      <w:r w:rsidRPr="00E94738">
        <w:rPr>
          <w:rFonts w:asciiTheme="minorHAnsi" w:hAnsiTheme="minorHAnsi"/>
        </w:rPr>
        <w:t>, JT//JEDI</w:t>
      </w:r>
    </w:p>
    <w:p w:rsidR="00933C02" w:rsidRPr="00E94738" w:rsidRDefault="000636FB" w:rsidP="000636FB">
      <w:pPr>
        <w:rPr>
          <w:rFonts w:asciiTheme="minorHAnsi" w:hAnsiTheme="minorHAnsi"/>
        </w:rPr>
      </w:pPr>
      <w:r w:rsidRPr="00E94738">
        <w:rPr>
          <w:rFonts w:asciiTheme="minorHAnsi" w:hAnsiTheme="minorHAnsi"/>
        </w:rPr>
        <w:t xml:space="preserve">The big question for Cuba’s leaders today is whether they can bring their people with them down this new, uncertain path after five decades of Cuban-style communism. </w:t>
      </w:r>
      <w:r w:rsidRPr="00E94738">
        <w:rPr>
          <w:rStyle w:val="StyleBoldUnderline"/>
          <w:rFonts w:asciiTheme="minorHAnsi" w:hAnsiTheme="minorHAnsi"/>
          <w:highlight w:val="yellow"/>
        </w:rPr>
        <w:t>If reforms happen too quickly, it could cause excessive dislocation and</w:t>
      </w:r>
      <w:r w:rsidRPr="00E94738">
        <w:rPr>
          <w:rFonts w:asciiTheme="minorHAnsi" w:hAnsiTheme="minorHAnsi"/>
        </w:rPr>
        <w:t xml:space="preserve"> unhappiness and </w:t>
      </w:r>
      <w:r w:rsidRPr="00E94738">
        <w:rPr>
          <w:rStyle w:val="StyleBoldUnderline"/>
          <w:rFonts w:asciiTheme="minorHAnsi" w:hAnsiTheme="minorHAnsi"/>
          <w:highlight w:val="yellow"/>
        </w:rPr>
        <w:t>potentially destabilize the regime. Already bureaucrats who have something to lose under the new system are resisting change,</w:t>
      </w:r>
      <w:r w:rsidRPr="00E94738">
        <w:rPr>
          <w:rFonts w:asciiTheme="minorHAnsi" w:hAnsiTheme="minorHAnsi"/>
        </w:rPr>
        <w:t xml:space="preserve"> much to Raul Castro’s chagrin. If the pace of change is too slow, on the other hand, budding entrepreneurs, the middle class and disaffected youth, who have no overt commitment to the values of the 1959 revolution, may give up sooner and head to greener pastures in the United States, Spain or Canada. As it is, Cubans are leaving the island in droves to join their families in Florida and beyond, beneficiaries of U.S. policies that grant Cubans preferred immigration benefits once their feet reach American soil, and of Spanish laws that grant some Cubans Spanish citizenship. </w:t>
      </w:r>
      <w:r w:rsidRPr="00E94738">
        <w:rPr>
          <w:rFonts w:asciiTheme="minorHAnsi" w:hAnsiTheme="minorHAnsi"/>
        </w:rPr>
        <w:br/>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56" w:name="_Toc361218842"/>
      <w:proofErr w:type="gramStart"/>
      <w:r w:rsidRPr="00E94738">
        <w:rPr>
          <w:rFonts w:asciiTheme="minorHAnsi" w:hAnsiTheme="minorHAnsi"/>
        </w:rPr>
        <w:lastRenderedPageBreak/>
        <w:t xml:space="preserve">QPQ </w:t>
      </w:r>
      <w:r w:rsidR="003B4999" w:rsidRPr="00E94738">
        <w:rPr>
          <w:rFonts w:asciiTheme="minorHAnsi" w:hAnsiTheme="minorHAnsi"/>
        </w:rPr>
        <w:t>/ CONDITIONS EXT.</w:t>
      </w:r>
      <w:bookmarkEnd w:id="56"/>
      <w:proofErr w:type="gramEnd"/>
    </w:p>
    <w:p w:rsidR="00933C02" w:rsidRPr="00E94738" w:rsidRDefault="00933C02" w:rsidP="00933C02">
      <w:pPr>
        <w:rPr>
          <w:rFonts w:asciiTheme="minorHAnsi" w:hAnsiTheme="minorHAnsi"/>
        </w:rPr>
      </w:pPr>
    </w:p>
    <w:p w:rsidR="00933C02" w:rsidRPr="00E94738" w:rsidRDefault="00C6521E" w:rsidP="00933C02">
      <w:pPr>
        <w:pStyle w:val="Heading4"/>
        <w:rPr>
          <w:rFonts w:asciiTheme="minorHAnsi" w:hAnsiTheme="minorHAnsi"/>
        </w:rPr>
      </w:pPr>
      <w:r w:rsidRPr="00E94738">
        <w:rPr>
          <w:rFonts w:asciiTheme="minorHAnsi" w:hAnsiTheme="minorHAnsi"/>
        </w:rPr>
        <w:t>Human rights conditions are essential to democracy</w:t>
      </w:r>
      <w:r w:rsidR="00933C02" w:rsidRPr="00E94738">
        <w:rPr>
          <w:rFonts w:asciiTheme="minorHAnsi" w:hAnsiTheme="minorHAnsi"/>
          <w:sz w:val="18"/>
        </w:rPr>
        <w:br/>
      </w:r>
      <w:r w:rsidR="00933C02" w:rsidRPr="00E94738">
        <w:rPr>
          <w:rFonts w:asciiTheme="minorHAnsi" w:hAnsiTheme="minorHAnsi"/>
          <w:b w:val="0"/>
          <w:sz w:val="18"/>
        </w:rPr>
        <w:t xml:space="preserve">Michael </w:t>
      </w:r>
      <w:r w:rsidR="00933C02" w:rsidRPr="00E94738">
        <w:rPr>
          <w:rStyle w:val="StyleStyleBold12pt"/>
          <w:rFonts w:asciiTheme="minorHAnsi" w:hAnsiTheme="minorHAnsi"/>
          <w:b/>
          <w:highlight w:val="yellow"/>
        </w:rPr>
        <w:t>Shifter, ’12</w:t>
      </w:r>
      <w:r w:rsidR="00933C02" w:rsidRPr="00E94738">
        <w:rPr>
          <w:rFonts w:asciiTheme="minorHAnsi" w:hAnsiTheme="minorHAnsi"/>
          <w:b w:val="0"/>
          <w:sz w:val="18"/>
        </w:rPr>
        <w:t xml:space="preserve">, Pres. of the Inter-American Dialogue, Remaking the Relationship: The United States and Latin America, An IAD Policy Report, </w:t>
      </w:r>
      <w:hyperlink r:id="rId70" w:history="1">
        <w:r w:rsidR="00933C02" w:rsidRPr="00E94738">
          <w:rPr>
            <w:rStyle w:val="Hyperlink"/>
            <w:rFonts w:asciiTheme="minorHAnsi" w:hAnsiTheme="minorHAnsi"/>
            <w:sz w:val="18"/>
          </w:rPr>
          <w:t>http://www.thedialogue.org/PublicationFiles/IAD2012PolicyReportFINAL.pdf</w:t>
        </w:r>
      </w:hyperlink>
      <w:r w:rsidR="00933C02" w:rsidRPr="00E94738">
        <w:rPr>
          <w:rFonts w:asciiTheme="minorHAnsi" w:hAnsiTheme="minorHAnsi"/>
          <w:b w:val="0"/>
          <w:sz w:val="18"/>
        </w:rPr>
        <w:t>, ACC. 6-6-2013, JT//JEDI</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At the same time, </w:t>
      </w:r>
      <w:r w:rsidRPr="00E94738">
        <w:rPr>
          <w:rStyle w:val="StyleBoldUnderline"/>
          <w:rFonts w:asciiTheme="minorHAnsi" w:hAnsiTheme="minorHAnsi"/>
          <w:highlight w:val="yellow"/>
        </w:rPr>
        <w:t>Cuba’s authoritarian regime should be of utmost concern to all countries in the Americas.</w:t>
      </w:r>
      <w:r w:rsidRPr="00E94738">
        <w:rPr>
          <w:rFonts w:asciiTheme="minorHAnsi" w:hAnsiTheme="minorHAnsi"/>
        </w:rPr>
        <w:t xml:space="preserve"> At present, </w:t>
      </w:r>
      <w:r w:rsidRPr="00E94738">
        <w:rPr>
          <w:rStyle w:val="StyleBoldUnderline"/>
          <w:rFonts w:asciiTheme="minorHAnsi" w:hAnsiTheme="minorHAnsi"/>
          <w:highlight w:val="yellow"/>
        </w:rPr>
        <w:t>it is the only country without free, multi-party elections, and its government fully controls the press</w:t>
      </w:r>
      <w:r w:rsidRPr="00E94738">
        <w:rPr>
          <w:rFonts w:asciiTheme="minorHAnsi" w:hAnsiTheme="minorHAnsi"/>
        </w:rPr>
        <w:t xml:space="preserve">. Latin American and Caribbean nations could be instrumental in supporting Cuba’s eventual transition to democratic rule. </w:t>
      </w:r>
      <w:r w:rsidRPr="00E94738">
        <w:rPr>
          <w:rStyle w:val="StyleBoldUnderline"/>
          <w:rFonts w:asciiTheme="minorHAnsi" w:hAnsiTheme="minorHAnsi"/>
          <w:highlight w:val="yellow"/>
        </w:rPr>
        <w:t>An end to the US policy of isolating Cuba, without setting aside US concern about human rights violations, would be an important first step.</w:t>
      </w:r>
    </w:p>
    <w:p w:rsidR="00933C02" w:rsidRPr="00E94738" w:rsidRDefault="00933C02" w:rsidP="00933C02">
      <w:pPr>
        <w:rPr>
          <w:rFonts w:asciiTheme="minorHAnsi" w:hAnsiTheme="minorHAnsi"/>
          <w:sz w:val="18"/>
        </w:rPr>
      </w:pPr>
    </w:p>
    <w:p w:rsidR="00933C02" w:rsidRPr="00E94738" w:rsidRDefault="00C6521E" w:rsidP="00933C02">
      <w:pPr>
        <w:pStyle w:val="Heading4"/>
        <w:rPr>
          <w:rFonts w:asciiTheme="minorHAnsi" w:hAnsiTheme="minorHAnsi"/>
        </w:rPr>
      </w:pPr>
      <w:r w:rsidRPr="00E94738">
        <w:rPr>
          <w:rFonts w:asciiTheme="minorHAnsi" w:hAnsiTheme="minorHAnsi"/>
        </w:rPr>
        <w:t>Democracy</w:t>
      </w:r>
      <w:r w:rsidR="001A5564" w:rsidRPr="00E94738">
        <w:rPr>
          <w:rFonts w:asciiTheme="minorHAnsi" w:hAnsiTheme="minorHAnsi"/>
        </w:rPr>
        <w:t xml:space="preserve"> requires conditions on engagement</w:t>
      </w:r>
    </w:p>
    <w:p w:rsidR="00933C02" w:rsidRPr="00E94738" w:rsidRDefault="00933C02" w:rsidP="00933C02">
      <w:pPr>
        <w:rPr>
          <w:rFonts w:asciiTheme="minorHAnsi" w:hAnsiTheme="minorHAnsi"/>
          <w:sz w:val="18"/>
        </w:rPr>
      </w:pPr>
      <w:r w:rsidRPr="00E94738">
        <w:rPr>
          <w:rFonts w:asciiTheme="minorHAnsi" w:hAnsiTheme="minorHAnsi"/>
          <w:sz w:val="18"/>
        </w:rPr>
        <w:t xml:space="preserve">Michael </w:t>
      </w:r>
      <w:r w:rsidRPr="00E94738">
        <w:rPr>
          <w:rStyle w:val="StyleStyleBold12pt"/>
          <w:rFonts w:asciiTheme="minorHAnsi" w:hAnsiTheme="minorHAnsi"/>
          <w:highlight w:val="yellow"/>
        </w:rPr>
        <w:t>Shifter, ’12</w:t>
      </w:r>
      <w:r w:rsidRPr="00E94738">
        <w:rPr>
          <w:rFonts w:asciiTheme="minorHAnsi" w:hAnsiTheme="minorHAnsi"/>
          <w:sz w:val="18"/>
        </w:rPr>
        <w:t xml:space="preserve">, Pres. of the Inter-American Dialogue, Remaking the Relationship: The United States and Latin America, An IAD Policy Report, </w:t>
      </w:r>
      <w:hyperlink r:id="rId71" w:history="1">
        <w:r w:rsidRPr="00E94738">
          <w:rPr>
            <w:rStyle w:val="Hyperlink"/>
            <w:rFonts w:asciiTheme="minorHAnsi" w:hAnsiTheme="minorHAnsi"/>
            <w:sz w:val="18"/>
          </w:rPr>
          <w:t>http://www.thedialogue.org/PublicationFiles/IAD2012PolicyReportFINAL.pdf</w:t>
        </w:r>
      </w:hyperlink>
      <w:r w:rsidRPr="00E94738">
        <w:rPr>
          <w:rFonts w:asciiTheme="minorHAnsi" w:hAnsiTheme="minorHAnsi"/>
          <w:sz w:val="18"/>
        </w:rPr>
        <w:t>, ACC. 6-6-2013, JT//JEDI</w:t>
      </w:r>
    </w:p>
    <w:p w:rsidR="00933C02" w:rsidRPr="00E94738" w:rsidRDefault="00933C02" w:rsidP="00933C02">
      <w:pPr>
        <w:rPr>
          <w:rFonts w:asciiTheme="minorHAnsi" w:hAnsiTheme="minorHAnsi"/>
        </w:rPr>
      </w:pPr>
      <w:r w:rsidRPr="00E94738">
        <w:rPr>
          <w:rStyle w:val="StyleBoldUnderline"/>
          <w:rFonts w:asciiTheme="minorHAnsi" w:hAnsiTheme="minorHAnsi"/>
        </w:rPr>
        <w:t>Policy towards Cuba has long divided the 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rPr>
        <w:t>S</w:t>
      </w:r>
      <w:r w:rsidRPr="00E94738">
        <w:rPr>
          <w:rFonts w:asciiTheme="minorHAnsi" w:hAnsiTheme="minorHAnsi"/>
          <w:sz w:val="10"/>
        </w:rPr>
        <w:t xml:space="preserve">tates </w:t>
      </w:r>
      <w:r w:rsidRPr="00E94738">
        <w:rPr>
          <w:rStyle w:val="StyleBoldUnderline"/>
          <w:rFonts w:asciiTheme="minorHAnsi" w:hAnsiTheme="minorHAnsi"/>
        </w:rPr>
        <w:t xml:space="preserve">from the rest of the hemisphere. There is a consensus among the other nations of the hemisphere that </w:t>
      </w:r>
      <w:r w:rsidRPr="00E94738">
        <w:rPr>
          <w:rStyle w:val="StyleBoldUnderline"/>
          <w:rFonts w:asciiTheme="minorHAnsi" w:hAnsiTheme="minorHAnsi"/>
          <w:highlight w:val="yellow"/>
        </w:rPr>
        <w:t>Washington’s 50-year-old embargo has not worked and,</w:t>
      </w:r>
      <w:r w:rsidRPr="00E94738">
        <w:rPr>
          <w:rStyle w:val="StyleBoldUnderline"/>
          <w:rFonts w:asciiTheme="minorHAnsi" w:hAnsiTheme="minorHAnsi"/>
        </w:rPr>
        <w:t xml:space="preserve"> </w:t>
      </w:r>
      <w:r w:rsidRPr="00E94738">
        <w:rPr>
          <w:rFonts w:asciiTheme="minorHAnsi" w:hAnsiTheme="minorHAnsi"/>
        </w:rPr>
        <w:t>in fact, may have been counterproductive, prolonging Cuba’s repressive rule rather than ending it.</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Greater engagement with Cuba and more openness to easing US restrictions on the island are essential. At the same time,</w:t>
      </w:r>
      <w:r w:rsidRPr="00E94738">
        <w:rPr>
          <w:rFonts w:asciiTheme="minorHAnsi" w:hAnsiTheme="minorHAnsi"/>
        </w:rPr>
        <w:t xml:space="preserve"> as outlined below, </w:t>
      </w:r>
      <w:r w:rsidRPr="00E94738">
        <w:rPr>
          <w:rStyle w:val="StyleBoldUnderline"/>
          <w:rFonts w:asciiTheme="minorHAnsi" w:hAnsiTheme="minorHAnsi"/>
          <w:highlight w:val="yellow"/>
        </w:rPr>
        <w:t>Cuba’s failure to pursue political reform and adopt more democratic measures also needs to be addressed.</w:t>
      </w:r>
    </w:p>
    <w:p w:rsidR="00933C02" w:rsidRPr="00E94738" w:rsidRDefault="00933C02" w:rsidP="00933C02">
      <w:pPr>
        <w:rPr>
          <w:rFonts w:asciiTheme="minorHAnsi" w:hAnsiTheme="minorHAnsi"/>
          <w:sz w:val="18"/>
          <w:szCs w:val="18"/>
        </w:rPr>
      </w:pPr>
    </w:p>
    <w:p w:rsidR="00933C02" w:rsidRPr="00E94738" w:rsidRDefault="00933C02" w:rsidP="00933C02">
      <w:pPr>
        <w:pStyle w:val="Heading4"/>
        <w:rPr>
          <w:rFonts w:asciiTheme="minorHAnsi" w:hAnsiTheme="minorHAnsi"/>
        </w:rPr>
      </w:pPr>
      <w:r w:rsidRPr="00E94738">
        <w:rPr>
          <w:rFonts w:asciiTheme="minorHAnsi" w:hAnsiTheme="minorHAnsi"/>
        </w:rPr>
        <w:t>We should continue to demand significant reforms before relaxing U.S. policy</w:t>
      </w:r>
    </w:p>
    <w:p w:rsidR="00933C02" w:rsidRPr="00E94738" w:rsidRDefault="00933C02" w:rsidP="00933C02">
      <w:pPr>
        <w:rPr>
          <w:rFonts w:asciiTheme="minorHAnsi" w:hAnsiTheme="minorHAnsi"/>
        </w:rPr>
      </w:pPr>
      <w:r w:rsidRPr="00E94738">
        <w:rPr>
          <w:rFonts w:asciiTheme="minorHAnsi" w:hAnsiTheme="minorHAnsi"/>
          <w:sz w:val="18"/>
        </w:rPr>
        <w:t xml:space="preserve">José R. </w:t>
      </w:r>
      <w:r w:rsidRPr="00E94738">
        <w:rPr>
          <w:rStyle w:val="StyleStyleBold12pt"/>
          <w:rFonts w:asciiTheme="minorHAnsi" w:hAnsiTheme="minorHAnsi"/>
          <w:highlight w:val="yellow"/>
        </w:rPr>
        <w:t>Cárdenas</w:t>
      </w:r>
      <w:r w:rsidRPr="00E94738">
        <w:rPr>
          <w:rFonts w:asciiTheme="minorHAnsi" w:hAnsiTheme="minorHAnsi"/>
          <w:sz w:val="18"/>
        </w:rPr>
        <w:t xml:space="preserve">, Nov. 13, </w:t>
      </w:r>
      <w:r w:rsidRPr="00E94738">
        <w:rPr>
          <w:rStyle w:val="StyleStyleBold12pt"/>
          <w:rFonts w:asciiTheme="minorHAnsi" w:hAnsiTheme="minorHAnsi"/>
          <w:highlight w:val="yellow"/>
        </w:rPr>
        <w:t>’12</w:t>
      </w:r>
      <w:r w:rsidRPr="00E94738">
        <w:rPr>
          <w:rFonts w:asciiTheme="minorHAnsi" w:hAnsiTheme="minorHAnsi"/>
          <w:sz w:val="18"/>
        </w:rPr>
        <w:t xml:space="preserve">, an associate with the consulting firm </w:t>
      </w:r>
      <w:r w:rsidR="003F2A9B">
        <w:fldChar w:fldCharType="begin"/>
      </w:r>
      <w:r w:rsidR="003F2A9B">
        <w:instrText xml:space="preserve"> HYPERLINK "http://www.visionamericas.com/" \t "_blank" </w:instrText>
      </w:r>
      <w:r w:rsidR="003F2A9B">
        <w:fldChar w:fldCharType="separate"/>
      </w:r>
      <w:proofErr w:type="spellStart"/>
      <w:r w:rsidRPr="00E94738">
        <w:rPr>
          <w:rStyle w:val="Hyperlink"/>
          <w:rFonts w:asciiTheme="minorHAnsi" w:hAnsiTheme="minorHAnsi"/>
          <w:sz w:val="18"/>
        </w:rPr>
        <w:t>VisionAmericas</w:t>
      </w:r>
      <w:proofErr w:type="spellEnd"/>
      <w:r w:rsidR="003F2A9B">
        <w:rPr>
          <w:rStyle w:val="Hyperlink"/>
          <w:rFonts w:asciiTheme="minorHAnsi" w:hAnsiTheme="minorHAnsi"/>
          <w:sz w:val="18"/>
        </w:rPr>
        <w:fldChar w:fldCharType="end"/>
      </w:r>
      <w:r w:rsidRPr="00E94738">
        <w:rPr>
          <w:rFonts w:asciiTheme="minorHAnsi" w:hAnsiTheme="minorHAnsi"/>
          <w:sz w:val="18"/>
        </w:rPr>
        <w:t>, former Acting Assistant Administrator for Latin America and the Caribbean and Senior Advisor at the Organization of American States and as a senior professional staff member on the Senate Foreign Relations Committee, “</w:t>
      </w:r>
      <w:hyperlink r:id="rId72" w:tooltip="Cuba policy in a second Obama term" w:history="1">
        <w:r w:rsidRPr="00E94738">
          <w:rPr>
            <w:rStyle w:val="Hyperlink"/>
            <w:rFonts w:asciiTheme="minorHAnsi" w:hAnsiTheme="minorHAnsi"/>
            <w:sz w:val="18"/>
          </w:rPr>
          <w:t>Cuba policy in a second Obama term</w:t>
        </w:r>
      </w:hyperlink>
      <w:r w:rsidRPr="00E94738">
        <w:rPr>
          <w:rFonts w:asciiTheme="minorHAnsi" w:hAnsiTheme="minorHAnsi"/>
          <w:sz w:val="18"/>
        </w:rPr>
        <w:t>,” Foreign Policy</w:t>
      </w:r>
      <w:r w:rsidRPr="00E94738">
        <w:rPr>
          <w:rFonts w:asciiTheme="minorHAnsi" w:hAnsiTheme="minorHAnsi"/>
          <w:sz w:val="18"/>
          <w:szCs w:val="18"/>
        </w:rPr>
        <w:t xml:space="preserve">, </w:t>
      </w:r>
      <w:hyperlink r:id="rId73" w:history="1">
        <w:r w:rsidRPr="00E94738">
          <w:rPr>
            <w:rStyle w:val="Hyperlink"/>
            <w:rFonts w:asciiTheme="minorHAnsi" w:hAnsiTheme="minorHAnsi"/>
            <w:sz w:val="18"/>
            <w:szCs w:val="18"/>
          </w:rPr>
          <w:t>http://shadow.foreignpolicy.com/posts/2012/11/13/cuba_policy_in_a_second_obama_term</w:t>
        </w:r>
      </w:hyperlink>
      <w:r w:rsidRPr="00E94738">
        <w:rPr>
          <w:rFonts w:asciiTheme="minorHAnsi" w:hAnsiTheme="minorHAnsi"/>
          <w:sz w:val="18"/>
          <w:szCs w:val="18"/>
        </w:rPr>
        <w:t>, ACC. 6-1-2013, JT//JEDI</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Secondly, critics have convinced themselves that if it weren't for the Cuban American lobby, the U.S. would have long ago reached an accommodation with the Castro dictatorship. What they refuse to recognize is that </w:t>
      </w:r>
      <w:r w:rsidRPr="00E94738">
        <w:rPr>
          <w:rStyle w:val="StyleBoldUnderline"/>
          <w:rFonts w:asciiTheme="minorHAnsi" w:hAnsiTheme="minorHAnsi"/>
          <w:highlight w:val="yellow"/>
        </w:rPr>
        <w:t>the biggest impediment to any fundamental change in the relationship is the absolute unwillingness of the dictatorship to undertake significant reforms that would put pressure on U.S. policymakers to reciprocate with policy changes.</w:t>
      </w:r>
    </w:p>
    <w:p w:rsidR="00933C02" w:rsidRPr="00E94738" w:rsidRDefault="00933C02" w:rsidP="00933C02">
      <w:pPr>
        <w:rPr>
          <w:rFonts w:asciiTheme="minorHAnsi" w:hAnsiTheme="minorHAnsi"/>
        </w:rPr>
      </w:pPr>
      <w:r w:rsidRPr="00E94738">
        <w:rPr>
          <w:rFonts w:asciiTheme="minorHAnsi" w:hAnsiTheme="minorHAnsi"/>
        </w:rPr>
        <w:t xml:space="preserve">That said, </w:t>
      </w:r>
      <w:r w:rsidRPr="00E94738">
        <w:rPr>
          <w:rStyle w:val="StyleBoldUnderline"/>
          <w:rFonts w:asciiTheme="minorHAnsi" w:hAnsiTheme="minorHAnsi"/>
          <w:highlight w:val="yellow"/>
        </w:rPr>
        <w:t>to contemplate any serious re-evaluation of relations on the U.S. part as long as the regime systematically represses the Cuban people</w:t>
      </w:r>
      <w:r w:rsidRPr="00E94738">
        <w:rPr>
          <w:rStyle w:val="StyleBoldUnderline"/>
          <w:rFonts w:asciiTheme="minorHAnsi" w:hAnsiTheme="minorHAnsi"/>
        </w:rPr>
        <w:t xml:space="preserve"> </w:t>
      </w:r>
      <w:r w:rsidRPr="00E94738">
        <w:rPr>
          <w:rFonts w:asciiTheme="minorHAnsi" w:hAnsiTheme="minorHAnsi"/>
        </w:rPr>
        <w:t xml:space="preserve">- to say nothing of the continued unjust incarceration of U.S. development worker Alan Gross -- </w:t>
      </w:r>
      <w:r w:rsidRPr="00E94738">
        <w:rPr>
          <w:rStyle w:val="StyleBoldUnderline"/>
          <w:rFonts w:asciiTheme="minorHAnsi" w:hAnsiTheme="minorHAnsi"/>
          <w:highlight w:val="yellow"/>
        </w:rPr>
        <w:t xml:space="preserve">and relentlessly continues to thwart U.S. interests in international </w:t>
      </w:r>
      <w:proofErr w:type="spellStart"/>
      <w:r w:rsidRPr="00E94738">
        <w:rPr>
          <w:rStyle w:val="StyleBoldUnderline"/>
          <w:rFonts w:asciiTheme="minorHAnsi" w:hAnsiTheme="minorHAnsi"/>
          <w:highlight w:val="yellow"/>
        </w:rPr>
        <w:t>fora</w:t>
      </w:r>
      <w:proofErr w:type="spellEnd"/>
      <w:r w:rsidRPr="00E94738">
        <w:rPr>
          <w:rStyle w:val="StyleBoldUnderline"/>
          <w:rFonts w:asciiTheme="minorHAnsi" w:hAnsiTheme="minorHAnsi"/>
          <w:highlight w:val="yellow"/>
        </w:rPr>
        <w:t xml:space="preserve"> is just self-delusion.</w:t>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57" w:name="_Toc361218843"/>
      <w:r w:rsidRPr="00E94738">
        <w:rPr>
          <w:rFonts w:asciiTheme="minorHAnsi" w:hAnsiTheme="minorHAnsi"/>
        </w:rPr>
        <w:lastRenderedPageBreak/>
        <w:t>EMBARGO GOOD – POLITICAL REFORMS</w:t>
      </w:r>
      <w:bookmarkEnd w:id="57"/>
    </w:p>
    <w:p w:rsidR="00933C02" w:rsidRPr="00E94738" w:rsidRDefault="00933C02" w:rsidP="00933C02">
      <w:pPr>
        <w:rPr>
          <w:rFonts w:asciiTheme="minorHAnsi" w:hAnsiTheme="minorHAnsi"/>
          <w:sz w:val="18"/>
          <w:szCs w:val="18"/>
        </w:rPr>
      </w:pPr>
    </w:p>
    <w:p w:rsidR="00933C02" w:rsidRPr="00E94738" w:rsidRDefault="00933C02" w:rsidP="00933C02">
      <w:pPr>
        <w:pStyle w:val="Heading4"/>
        <w:rPr>
          <w:rFonts w:asciiTheme="minorHAnsi" w:hAnsiTheme="minorHAnsi"/>
        </w:rPr>
      </w:pPr>
      <w:r w:rsidRPr="00E94738">
        <w:rPr>
          <w:rFonts w:asciiTheme="minorHAnsi" w:hAnsiTheme="minorHAnsi"/>
        </w:rPr>
        <w:t>Lifting the embargo will prevent political reforms</w:t>
      </w:r>
    </w:p>
    <w:p w:rsidR="00933C02" w:rsidRPr="00E94738" w:rsidRDefault="00933C02" w:rsidP="00933C02">
      <w:pPr>
        <w:rPr>
          <w:rFonts w:asciiTheme="minorHAnsi" w:hAnsiTheme="minorHAnsi"/>
          <w:sz w:val="18"/>
        </w:rPr>
      </w:pPr>
      <w:r w:rsidRPr="00E94738">
        <w:rPr>
          <w:rFonts w:asciiTheme="minorHAnsi" w:hAnsiTheme="minorHAnsi"/>
          <w:sz w:val="18"/>
        </w:rPr>
        <w:t xml:space="preserve">COLONEL LANCE R. </w:t>
      </w:r>
      <w:r w:rsidRPr="00E94738">
        <w:rPr>
          <w:rStyle w:val="StyleStyleBold12pt"/>
          <w:rFonts w:asciiTheme="minorHAnsi" w:hAnsiTheme="minorHAnsi"/>
          <w:highlight w:val="yellow"/>
        </w:rPr>
        <w:t>KOENIG</w:t>
      </w:r>
      <w:r w:rsidRPr="00E94738">
        <w:rPr>
          <w:rFonts w:asciiTheme="minorHAnsi" w:hAnsiTheme="minorHAnsi"/>
          <w:sz w:val="18"/>
        </w:rPr>
        <w:t xml:space="preserve">, US Army, Nov. 3, </w:t>
      </w:r>
      <w:r w:rsidRPr="00E94738">
        <w:rPr>
          <w:rStyle w:val="StyleStyleBold12pt"/>
          <w:rFonts w:asciiTheme="minorHAnsi" w:hAnsiTheme="minorHAnsi"/>
          <w:highlight w:val="yellow"/>
        </w:rPr>
        <w:t>‘10</w:t>
      </w:r>
      <w:r w:rsidRPr="00E94738">
        <w:rPr>
          <w:rFonts w:asciiTheme="minorHAnsi" w:hAnsiTheme="minorHAnsi"/>
          <w:sz w:val="18"/>
        </w:rPr>
        <w:t xml:space="preserve">, TIME FOR A NEW CUBA POLICY, ACC. 6-4-2013, </w:t>
      </w:r>
    </w:p>
    <w:p w:rsidR="00933C02" w:rsidRPr="00E94738" w:rsidRDefault="00933C02" w:rsidP="00933C02">
      <w:pPr>
        <w:rPr>
          <w:rFonts w:asciiTheme="minorHAnsi" w:hAnsiTheme="minorHAnsi"/>
          <w:sz w:val="18"/>
        </w:rPr>
      </w:pPr>
      <w:r w:rsidRPr="00E94738">
        <w:rPr>
          <w:rFonts w:asciiTheme="minorHAnsi" w:hAnsiTheme="minorHAnsi"/>
          <w:sz w:val="18"/>
        </w:rPr>
        <w:t>www.dtic.mil/</w:t>
      </w:r>
      <w:proofErr w:type="spellStart"/>
      <w:r w:rsidRPr="00E94738">
        <w:rPr>
          <w:rFonts w:asciiTheme="minorHAnsi" w:hAnsiTheme="minorHAnsi"/>
          <w:sz w:val="18"/>
        </w:rPr>
        <w:t>cgi</w:t>
      </w:r>
      <w:proofErr w:type="spellEnd"/>
      <w:r w:rsidRPr="00E94738">
        <w:rPr>
          <w:rFonts w:asciiTheme="minorHAnsi" w:hAnsiTheme="minorHAnsi"/>
          <w:sz w:val="18"/>
        </w:rPr>
        <w:t>-bin/</w:t>
      </w:r>
      <w:proofErr w:type="spellStart"/>
      <w:r w:rsidRPr="00E94738">
        <w:rPr>
          <w:rFonts w:asciiTheme="minorHAnsi" w:hAnsiTheme="minorHAnsi"/>
          <w:sz w:val="18"/>
        </w:rPr>
        <w:t>GetTRDoc?AD</w:t>
      </w:r>
      <w:proofErr w:type="spellEnd"/>
      <w:r w:rsidRPr="00E94738">
        <w:rPr>
          <w:rFonts w:asciiTheme="minorHAnsi" w:hAnsiTheme="minorHAnsi"/>
          <w:sz w:val="18"/>
        </w:rPr>
        <w:t>=ADA518130‎, JT//JEDI</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Support the Cuban people, but not the government. This option would </w:t>
      </w:r>
      <w:r w:rsidRPr="00E94738">
        <w:rPr>
          <w:rStyle w:val="StyleBoldUnderline"/>
          <w:rFonts w:asciiTheme="minorHAnsi" w:hAnsiTheme="minorHAnsi"/>
          <w:highlight w:val="yellow"/>
        </w:rPr>
        <w:t>completely and unilaterally lift the embargo</w:t>
      </w:r>
      <w:r w:rsidRPr="00E94738">
        <w:rPr>
          <w:rFonts w:asciiTheme="minorHAnsi" w:hAnsiTheme="minorHAnsi"/>
        </w:rPr>
        <w:t xml:space="preserve"> on trade and travel.33 Reestablish normal diplomatic relations with Cuba. Engage the Cuban government and use a carrot and stick program to encourage the Cuban leadership to transition from a dictatorship towards a more representative form of government, with more emphasis on the carrot and less on the stick. Included in the carrots are: military to military exchanges and exercises; observer status in the Organization of American States (OAS); and provide assistance transitioning the economic and financial aspects of the economy towards a free market system. Use the economic element of power to demonstrate the superior qualities of a free market economy. Encourage Cuba to allow United States businesses to operate in Cuba without the restrictions of government ownership and government collection of wages for labor. Help Cuba develop an economy that takes advantage of their educated workforce (literacy rate of 99.8%)34 to move away from low value added products to high value added products with the goal of improving the per capita gross domestic product (GDP) and thus the quality of life for the average Cuban citizen. </w:t>
      </w:r>
      <w:r w:rsidRPr="00E94738">
        <w:rPr>
          <w:rStyle w:val="StyleBoldUnderline"/>
          <w:rFonts w:asciiTheme="minorHAnsi" w:hAnsiTheme="minorHAnsi"/>
          <w:highlight w:val="yellow"/>
        </w:rPr>
        <w:t>This option has risk politically</w:t>
      </w:r>
      <w:r w:rsidRPr="00E94738">
        <w:rPr>
          <w:rFonts w:asciiTheme="minorHAnsi" w:hAnsiTheme="minorHAnsi"/>
        </w:rPr>
        <w:t xml:space="preserve">, as Cuban voters in Florida have traditionally supported isolating the Cuban government and economic sanctions. There are recent indications that Cuban-American opinions are shifting towards more engagement with Cuba. The recent poll conducted by the Brookings Institution, in collaboration with Florida International University and the Cuba Study Group, found that over 55% of Cuban-Americans oppose continuing the embargo and seems to indicate that this risk has lessened recently.35But, </w:t>
      </w:r>
      <w:r w:rsidRPr="00E94738">
        <w:rPr>
          <w:rStyle w:val="StyleBoldUnderline"/>
          <w:rFonts w:asciiTheme="minorHAnsi" w:hAnsiTheme="minorHAnsi"/>
          <w:highlight w:val="yellow"/>
        </w:rPr>
        <w:t>with a viable economy that improves the standard of living for the population of Cuba, their government will feel less pressure to change from a dictatorship into a more representative form of government.</w:t>
      </w:r>
      <w:r w:rsidRPr="00E94738">
        <w:rPr>
          <w:rStyle w:val="StyleBoldUnderline"/>
          <w:rFonts w:asciiTheme="minorHAnsi" w:hAnsiTheme="minorHAnsi"/>
        </w:rPr>
        <w:t xml:space="preserve"> </w:t>
      </w:r>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58" w:name="_Toc361218844"/>
      <w:r w:rsidRPr="00E94738">
        <w:rPr>
          <w:rFonts w:asciiTheme="minorHAnsi" w:hAnsiTheme="minorHAnsi"/>
        </w:rPr>
        <w:lastRenderedPageBreak/>
        <w:t>EMBARGO GOOD – SECURITY RISK</w:t>
      </w:r>
      <w:bookmarkEnd w:id="58"/>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It’s only a matter of time before Cuba gets military sponsorship from China, Russia, or Iran</w:t>
      </w:r>
    </w:p>
    <w:p w:rsidR="00933C02" w:rsidRPr="00E94738" w:rsidRDefault="00933C02" w:rsidP="00933C02">
      <w:pPr>
        <w:rPr>
          <w:rFonts w:asciiTheme="minorHAnsi" w:hAnsiTheme="minorHAnsi"/>
        </w:rPr>
      </w:pPr>
      <w:r w:rsidRPr="00E94738">
        <w:rPr>
          <w:rFonts w:asciiTheme="minorHAnsi" w:hAnsiTheme="minorHAnsi"/>
          <w:sz w:val="18"/>
        </w:rPr>
        <w:t xml:space="preserve">Commander Carlos </w:t>
      </w:r>
      <w:r w:rsidRPr="00E94738">
        <w:rPr>
          <w:rStyle w:val="StyleStyleBold12pt"/>
          <w:rFonts w:asciiTheme="minorHAnsi" w:hAnsiTheme="minorHAnsi"/>
          <w:highlight w:val="yellow"/>
        </w:rPr>
        <w:t>Iglesias</w:t>
      </w:r>
      <w:r w:rsidRPr="00E94738">
        <w:rPr>
          <w:rFonts w:asciiTheme="minorHAnsi" w:hAnsiTheme="minorHAnsi"/>
        </w:rPr>
        <w:t xml:space="preserve">, </w:t>
      </w:r>
      <w:r w:rsidRPr="00E94738">
        <w:rPr>
          <w:rFonts w:asciiTheme="minorHAnsi" w:hAnsiTheme="minorHAnsi"/>
          <w:sz w:val="18"/>
        </w:rPr>
        <w:t>U. S. Navy</w:t>
      </w:r>
      <w:r w:rsidRPr="00E94738">
        <w:rPr>
          <w:rFonts w:asciiTheme="minorHAnsi" w:hAnsiTheme="minorHAnsi"/>
        </w:rPr>
        <w:t xml:space="preserve">, </w:t>
      </w:r>
      <w:r w:rsidRPr="00E94738">
        <w:rPr>
          <w:rStyle w:val="StyleStyleBold12pt"/>
          <w:rFonts w:asciiTheme="minorHAnsi" w:hAnsiTheme="minorHAnsi"/>
          <w:highlight w:val="yellow"/>
        </w:rPr>
        <w:t>’12</w:t>
      </w:r>
      <w:r w:rsidRPr="00E94738">
        <w:rPr>
          <w:rFonts w:asciiTheme="minorHAnsi" w:hAnsiTheme="minorHAnsi"/>
        </w:rPr>
        <w:t xml:space="preserve">, </w:t>
      </w:r>
      <w:r w:rsidRPr="00E94738">
        <w:rPr>
          <w:rFonts w:asciiTheme="minorHAnsi" w:hAnsiTheme="minorHAnsi"/>
          <w:sz w:val="18"/>
        </w:rPr>
        <w:t xml:space="preserve">United States Security Policy Implications of a Post-Fidel Cuba, US Army War College, </w:t>
      </w:r>
      <w:r w:rsidRPr="00E94738">
        <w:rPr>
          <w:rStyle w:val="HTMLCite"/>
          <w:rFonts w:asciiTheme="minorHAnsi" w:hAnsiTheme="minorHAnsi"/>
          <w:i w:val="0"/>
          <w:iCs w:val="0"/>
          <w:sz w:val="18"/>
        </w:rPr>
        <w:t>www.dtic.mil/</w:t>
      </w:r>
      <w:proofErr w:type="spellStart"/>
      <w:r w:rsidRPr="00E94738">
        <w:rPr>
          <w:rStyle w:val="HTMLCite"/>
          <w:rFonts w:asciiTheme="minorHAnsi" w:hAnsiTheme="minorHAnsi"/>
          <w:i w:val="0"/>
          <w:iCs w:val="0"/>
          <w:sz w:val="18"/>
        </w:rPr>
        <w:t>cgi</w:t>
      </w:r>
      <w:proofErr w:type="spellEnd"/>
      <w:r w:rsidRPr="00E94738">
        <w:rPr>
          <w:rStyle w:val="HTMLCite"/>
          <w:rFonts w:asciiTheme="minorHAnsi" w:hAnsiTheme="minorHAnsi"/>
          <w:i w:val="0"/>
          <w:iCs w:val="0"/>
          <w:sz w:val="18"/>
        </w:rPr>
        <w:t>-bin/</w:t>
      </w:r>
      <w:proofErr w:type="spellStart"/>
      <w:r w:rsidRPr="00E94738">
        <w:rPr>
          <w:rStyle w:val="HTMLCite"/>
          <w:rFonts w:asciiTheme="minorHAnsi" w:hAnsiTheme="minorHAnsi"/>
          <w:i w:val="0"/>
          <w:iCs w:val="0"/>
          <w:sz w:val="18"/>
        </w:rPr>
        <w:t>GetTRDoc?AD</w:t>
      </w:r>
      <w:proofErr w:type="spellEnd"/>
      <w:r w:rsidRPr="00E94738">
        <w:rPr>
          <w:rStyle w:val="HTMLCite"/>
          <w:rFonts w:asciiTheme="minorHAnsi" w:hAnsiTheme="minorHAnsi"/>
          <w:i w:val="0"/>
          <w:iCs w:val="0"/>
          <w:sz w:val="18"/>
        </w:rPr>
        <w:t>=ADA560408</w:t>
      </w:r>
      <w:r w:rsidRPr="00E94738">
        <w:rPr>
          <w:rFonts w:asciiTheme="minorHAnsi" w:hAnsiTheme="minorHAnsi"/>
          <w:sz w:val="18"/>
        </w:rPr>
        <w:t>‎, ACC. 6-4-2013,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highlight w:val="yellow"/>
        </w:rPr>
        <w:t xml:space="preserve">One aspect of </w:t>
      </w:r>
      <w:r w:rsidRPr="00E94738">
        <w:rPr>
          <w:rStyle w:val="Emphasis"/>
          <w:rFonts w:asciiTheme="minorHAnsi" w:hAnsiTheme="minorHAnsi"/>
          <w:highlight w:val="yellow"/>
        </w:rPr>
        <w:t>time-sensitive</w:t>
      </w:r>
      <w:r w:rsidRPr="00E94738">
        <w:rPr>
          <w:rStyle w:val="StyleBoldUnderline"/>
          <w:rFonts w:asciiTheme="minorHAnsi" w:hAnsiTheme="minorHAnsi"/>
          <w:highlight w:val="yellow"/>
        </w:rPr>
        <w:t xml:space="preserve"> security concern not already mentioned is military backing</w:t>
      </w:r>
      <w:r w:rsidRPr="00E94738">
        <w:rPr>
          <w:rStyle w:val="StyleBoldUnderline"/>
          <w:rFonts w:asciiTheme="minorHAnsi" w:hAnsiTheme="minorHAnsi"/>
        </w:rPr>
        <w:t xml:space="preserve">. </w:t>
      </w:r>
      <w:r w:rsidRPr="00E94738">
        <w:rPr>
          <w:rFonts w:asciiTheme="minorHAnsi" w:hAnsiTheme="minorHAnsi"/>
        </w:rPr>
        <w:t xml:space="preserve">As of this report, </w:t>
      </w:r>
      <w:r w:rsidRPr="00E94738">
        <w:rPr>
          <w:rStyle w:val="StyleBoldUnderline"/>
          <w:rFonts w:asciiTheme="minorHAnsi" w:hAnsiTheme="minorHAnsi"/>
          <w:highlight w:val="yellow"/>
        </w:rPr>
        <w:t>Cuba has not yet secured the military sponsorship that would return it to its Cold war prominence. While China, Russia, and Iran have all been courted, no substantive patronage has materialized</w:t>
      </w:r>
      <w:r w:rsidRPr="00E94738">
        <w:rPr>
          <w:rStyle w:val="StyleBoldUnderline"/>
          <w:rFonts w:asciiTheme="minorHAnsi" w:hAnsiTheme="minorHAnsi"/>
        </w:rPr>
        <w:t xml:space="preserve">. It would be imprudent to think that unconditional military sponsorship would be the only possibility. </w:t>
      </w:r>
      <w:r w:rsidRPr="00E94738">
        <w:rPr>
          <w:rStyle w:val="StyleBoldUnderline"/>
          <w:rFonts w:asciiTheme="minorHAnsi" w:hAnsiTheme="minorHAnsi"/>
          <w:highlight w:val="yellow"/>
        </w:rPr>
        <w:t>News speculations of China reestablishing an old Soviet intelligence outpost</w:t>
      </w:r>
      <w:r w:rsidRPr="00E94738">
        <w:rPr>
          <w:rStyle w:val="StyleBoldUnderline"/>
          <w:rFonts w:asciiTheme="minorHAnsi" w:hAnsiTheme="minorHAnsi"/>
        </w:rPr>
        <w:t xml:space="preserve"> on the island never materializing but nonetheless </w:t>
      </w:r>
      <w:r w:rsidRPr="00E94738">
        <w:rPr>
          <w:rStyle w:val="StyleBoldUnderline"/>
          <w:rFonts w:asciiTheme="minorHAnsi" w:hAnsiTheme="minorHAnsi"/>
          <w:highlight w:val="yellow"/>
        </w:rPr>
        <w:t>stand as an ominous warning to what could be a first step to such an alliance.</w:t>
      </w:r>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sz w:val="18"/>
          <w:szCs w:val="18"/>
        </w:rPr>
      </w:pPr>
    </w:p>
    <w:p w:rsidR="00933C02" w:rsidRPr="00E94738" w:rsidRDefault="00933C02" w:rsidP="00933C02">
      <w:pPr>
        <w:pStyle w:val="Heading3"/>
        <w:rPr>
          <w:rFonts w:asciiTheme="minorHAnsi" w:hAnsiTheme="minorHAnsi"/>
        </w:rPr>
      </w:pPr>
      <w:bookmarkStart w:id="59" w:name="_Toc361218845"/>
      <w:r w:rsidRPr="00E94738">
        <w:rPr>
          <w:rFonts w:asciiTheme="minorHAnsi" w:hAnsiTheme="minorHAnsi"/>
        </w:rPr>
        <w:lastRenderedPageBreak/>
        <w:t>EMBARGO GOOD – SHOULD STRENGTHEN</w:t>
      </w:r>
      <w:bookmarkEnd w:id="59"/>
    </w:p>
    <w:p w:rsidR="00933C02" w:rsidRPr="00E94738" w:rsidRDefault="00933C02" w:rsidP="00933C02">
      <w:pPr>
        <w:rPr>
          <w:rFonts w:asciiTheme="minorHAnsi" w:hAnsiTheme="minorHAnsi"/>
          <w:sz w:val="18"/>
          <w:szCs w:val="18"/>
        </w:rPr>
      </w:pPr>
    </w:p>
    <w:p w:rsidR="00933C02" w:rsidRPr="00E94738" w:rsidRDefault="00933C02" w:rsidP="00933C02">
      <w:pPr>
        <w:pStyle w:val="Heading4"/>
        <w:rPr>
          <w:rFonts w:asciiTheme="minorHAnsi" w:hAnsiTheme="minorHAnsi"/>
        </w:rPr>
      </w:pPr>
      <w:r w:rsidRPr="00E94738">
        <w:rPr>
          <w:rFonts w:asciiTheme="minorHAnsi" w:hAnsiTheme="minorHAnsi"/>
        </w:rPr>
        <w:t>Even considering human rights and economics, we should strengthen the embargo</w:t>
      </w:r>
    </w:p>
    <w:p w:rsidR="00933C02" w:rsidRPr="00E94738" w:rsidRDefault="003F2A9B" w:rsidP="00933C02">
      <w:pPr>
        <w:rPr>
          <w:rFonts w:asciiTheme="minorHAnsi" w:hAnsiTheme="minorHAnsi"/>
        </w:rPr>
      </w:pPr>
      <w:hyperlink r:id="rId74" w:tooltip="Posts by Mitchell Bustillo" w:history="1">
        <w:r w:rsidR="00933C02" w:rsidRPr="00E94738">
          <w:rPr>
            <w:rStyle w:val="Hyperlink"/>
            <w:rFonts w:asciiTheme="minorHAnsi" w:hAnsiTheme="minorHAnsi"/>
          </w:rPr>
          <w:t xml:space="preserve">Mitchell </w:t>
        </w:r>
        <w:proofErr w:type="spellStart"/>
        <w:r w:rsidR="00933C02" w:rsidRPr="00E94738">
          <w:rPr>
            <w:rStyle w:val="StyleStyleBold12pt"/>
            <w:rFonts w:asciiTheme="minorHAnsi" w:hAnsiTheme="minorHAnsi"/>
            <w:highlight w:val="yellow"/>
          </w:rPr>
          <w:t>Bustillo</w:t>
        </w:r>
        <w:proofErr w:type="spellEnd"/>
      </w:hyperlink>
      <w:r w:rsidR="00933C02" w:rsidRPr="00E94738">
        <w:rPr>
          <w:rFonts w:asciiTheme="minorHAnsi" w:hAnsiTheme="minorHAnsi"/>
        </w:rPr>
        <w:t xml:space="preserve">, May 9, </w:t>
      </w:r>
      <w:r w:rsidR="00933C02" w:rsidRPr="00E94738">
        <w:rPr>
          <w:rStyle w:val="StyleStyleBold12pt"/>
          <w:rFonts w:asciiTheme="minorHAnsi" w:hAnsiTheme="minorHAnsi"/>
          <w:highlight w:val="yellow"/>
        </w:rPr>
        <w:t>‘13</w:t>
      </w:r>
      <w:r w:rsidR="00933C02" w:rsidRPr="00E94738">
        <w:rPr>
          <w:rFonts w:asciiTheme="minorHAnsi" w:hAnsiTheme="minorHAnsi"/>
        </w:rPr>
        <w:t>, “Time to Strengthen the Cuban Embargo,” International Policy Digest, ACC. 6-15-2013,</w:t>
      </w:r>
    </w:p>
    <w:p w:rsidR="00933C02" w:rsidRPr="00E94738" w:rsidRDefault="003F2A9B" w:rsidP="00933C02">
      <w:pPr>
        <w:rPr>
          <w:rFonts w:asciiTheme="minorHAnsi" w:hAnsiTheme="minorHAnsi"/>
        </w:rPr>
      </w:pPr>
      <w:hyperlink r:id="rId75" w:history="1">
        <w:r w:rsidR="00933C02" w:rsidRPr="00E94738">
          <w:rPr>
            <w:rStyle w:val="Hyperlink"/>
            <w:rFonts w:asciiTheme="minorHAnsi" w:hAnsiTheme="minorHAnsi"/>
          </w:rPr>
          <w:t>http://www.internationalpolicydigest.org/2013/05/09/time-to-strengthen-the-cuban-embargo/</w:t>
        </w:r>
      </w:hyperlink>
      <w:r w:rsidR="00933C02" w:rsidRPr="00E94738">
        <w:rPr>
          <w:rFonts w:asciiTheme="minorHAnsi" w:hAnsiTheme="minorHAnsi"/>
        </w:rPr>
        <w:t>, JT//JEDI</w:t>
      </w:r>
    </w:p>
    <w:p w:rsidR="00933C02" w:rsidRPr="00E94738" w:rsidRDefault="00933C02" w:rsidP="00933C02">
      <w:pPr>
        <w:rPr>
          <w:rFonts w:asciiTheme="minorHAnsi" w:hAnsiTheme="minorHAnsi"/>
        </w:rPr>
      </w:pPr>
      <w:r w:rsidRPr="00E94738">
        <w:rPr>
          <w:rFonts w:asciiTheme="minorHAnsi" w:hAnsiTheme="minorHAnsi"/>
        </w:rPr>
        <w:t xml:space="preserve">Undoubtedly, Cuba is capitalizing on this weakness by using the embargo as a scapegoat for all of its woes without any immediate fear of reinstated restrictions. </w:t>
      </w:r>
      <w:r w:rsidRPr="00E94738">
        <w:rPr>
          <w:rStyle w:val="StyleBoldUnderline"/>
          <w:rFonts w:asciiTheme="minorHAnsi" w:hAnsiTheme="minorHAnsi"/>
          <w:highlight w:val="yellow"/>
        </w:rPr>
        <w:t>Because the goal is to promote Cuban democracy and freedom</w:t>
      </w:r>
      <w:r w:rsidRPr="00E94738">
        <w:rPr>
          <w:rFonts w:asciiTheme="minorHAnsi" w:hAnsiTheme="minorHAnsi"/>
        </w:rPr>
        <w:t xml:space="preserve"> through non-violent and non-invasive means </w:t>
      </w:r>
      <w:r w:rsidRPr="00E94738">
        <w:rPr>
          <w:rStyle w:val="StyleBoldUnderline"/>
          <w:rFonts w:asciiTheme="minorHAnsi" w:hAnsiTheme="minorHAnsi"/>
          <w:highlight w:val="yellow"/>
        </w:rPr>
        <w:t xml:space="preserve">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w:t>
      </w:r>
      <w:r w:rsidRPr="00E94738">
        <w:rPr>
          <w:rStyle w:val="Emphasis"/>
          <w:rFonts w:asciiTheme="minorHAnsi" w:hAnsiTheme="minorHAnsi"/>
          <w:highlight w:val="yellow"/>
        </w:rPr>
        <w:t>even considering</w:t>
      </w:r>
      <w:r w:rsidRPr="00E94738">
        <w:rPr>
          <w:rStyle w:val="StyleBoldUnderline"/>
          <w:rFonts w:asciiTheme="minorHAnsi" w:hAnsiTheme="minorHAnsi"/>
          <w:highlight w:val="yellow"/>
        </w:rPr>
        <w:t xml:space="preserve"> the current human rights and economic arguments against the embargo.</w:t>
      </w: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60" w:name="_Toc361218846"/>
      <w:r w:rsidRPr="00E94738">
        <w:rPr>
          <w:rFonts w:asciiTheme="minorHAnsi" w:hAnsiTheme="minorHAnsi"/>
        </w:rPr>
        <w:lastRenderedPageBreak/>
        <w:t>A2:  CUBAN RELATIONS</w:t>
      </w:r>
      <w:bookmarkEnd w:id="60"/>
    </w:p>
    <w:p w:rsidR="00933C02" w:rsidRPr="00E94738" w:rsidRDefault="00933C02" w:rsidP="00933C02">
      <w:pPr>
        <w:pStyle w:val="Heading4"/>
        <w:rPr>
          <w:rFonts w:asciiTheme="minorHAnsi" w:hAnsiTheme="minorHAnsi"/>
        </w:rPr>
      </w:pPr>
      <w:r w:rsidRPr="00E94738">
        <w:rPr>
          <w:rFonts w:asciiTheme="minorHAnsi" w:hAnsiTheme="minorHAnsi"/>
        </w:rPr>
        <w:t>Compensation issues will prevent better relations</w:t>
      </w:r>
    </w:p>
    <w:p w:rsidR="00933C02" w:rsidRPr="00E94738" w:rsidRDefault="00933C02" w:rsidP="00933C02">
      <w:pPr>
        <w:rPr>
          <w:rFonts w:asciiTheme="minorHAnsi" w:hAnsiTheme="minorHAnsi"/>
        </w:rPr>
      </w:pPr>
      <w:r w:rsidRPr="00E94738">
        <w:rPr>
          <w:rFonts w:asciiTheme="minorHAnsi" w:hAnsiTheme="minorHAnsi"/>
          <w:sz w:val="18"/>
        </w:rPr>
        <w:t xml:space="preserve">Commander Carlos </w:t>
      </w:r>
      <w:r w:rsidRPr="00E94738">
        <w:rPr>
          <w:rStyle w:val="StyleStyleBold12pt"/>
          <w:rFonts w:asciiTheme="minorHAnsi" w:hAnsiTheme="minorHAnsi"/>
          <w:highlight w:val="yellow"/>
        </w:rPr>
        <w:t>Iglesias</w:t>
      </w:r>
      <w:r w:rsidRPr="00E94738">
        <w:rPr>
          <w:rFonts w:asciiTheme="minorHAnsi" w:hAnsiTheme="minorHAnsi"/>
        </w:rPr>
        <w:t xml:space="preserve">, </w:t>
      </w:r>
      <w:r w:rsidRPr="00E94738">
        <w:rPr>
          <w:rFonts w:asciiTheme="minorHAnsi" w:hAnsiTheme="minorHAnsi"/>
          <w:sz w:val="18"/>
        </w:rPr>
        <w:t>U. S. Navy</w:t>
      </w:r>
      <w:r w:rsidRPr="00E94738">
        <w:rPr>
          <w:rFonts w:asciiTheme="minorHAnsi" w:hAnsiTheme="minorHAnsi"/>
        </w:rPr>
        <w:t xml:space="preserve">, </w:t>
      </w:r>
      <w:r w:rsidRPr="00E94738">
        <w:rPr>
          <w:rStyle w:val="StyleStyleBold12pt"/>
          <w:rFonts w:asciiTheme="minorHAnsi" w:hAnsiTheme="minorHAnsi"/>
          <w:highlight w:val="yellow"/>
        </w:rPr>
        <w:t>’12</w:t>
      </w:r>
      <w:r w:rsidRPr="00E94738">
        <w:rPr>
          <w:rFonts w:asciiTheme="minorHAnsi" w:hAnsiTheme="minorHAnsi"/>
        </w:rPr>
        <w:t xml:space="preserve">, </w:t>
      </w:r>
      <w:r w:rsidRPr="00E94738">
        <w:rPr>
          <w:rFonts w:asciiTheme="minorHAnsi" w:hAnsiTheme="minorHAnsi"/>
          <w:sz w:val="18"/>
        </w:rPr>
        <w:t xml:space="preserve">United States Security Policy Implications of a Post-Fidel Cuba, US Army War College, </w:t>
      </w:r>
      <w:r w:rsidRPr="00E94738">
        <w:rPr>
          <w:rStyle w:val="HTMLCite"/>
          <w:rFonts w:asciiTheme="minorHAnsi" w:hAnsiTheme="minorHAnsi"/>
          <w:i w:val="0"/>
          <w:iCs w:val="0"/>
          <w:sz w:val="18"/>
        </w:rPr>
        <w:t>www.dtic.mil/</w:t>
      </w:r>
      <w:proofErr w:type="spellStart"/>
      <w:r w:rsidRPr="00E94738">
        <w:rPr>
          <w:rStyle w:val="HTMLCite"/>
          <w:rFonts w:asciiTheme="minorHAnsi" w:hAnsiTheme="minorHAnsi"/>
          <w:i w:val="0"/>
          <w:iCs w:val="0"/>
          <w:sz w:val="18"/>
        </w:rPr>
        <w:t>cgi</w:t>
      </w:r>
      <w:proofErr w:type="spellEnd"/>
      <w:r w:rsidRPr="00E94738">
        <w:rPr>
          <w:rStyle w:val="HTMLCite"/>
          <w:rFonts w:asciiTheme="minorHAnsi" w:hAnsiTheme="minorHAnsi"/>
          <w:i w:val="0"/>
          <w:iCs w:val="0"/>
          <w:sz w:val="18"/>
        </w:rPr>
        <w:t>-bin/</w:t>
      </w:r>
      <w:proofErr w:type="spellStart"/>
      <w:r w:rsidRPr="00E94738">
        <w:rPr>
          <w:rStyle w:val="HTMLCite"/>
          <w:rFonts w:asciiTheme="minorHAnsi" w:hAnsiTheme="minorHAnsi"/>
          <w:i w:val="0"/>
          <w:iCs w:val="0"/>
          <w:sz w:val="18"/>
        </w:rPr>
        <w:t>GetTRDoc?AD</w:t>
      </w:r>
      <w:proofErr w:type="spellEnd"/>
      <w:r w:rsidRPr="00E94738">
        <w:rPr>
          <w:rStyle w:val="HTMLCite"/>
          <w:rFonts w:asciiTheme="minorHAnsi" w:hAnsiTheme="minorHAnsi"/>
          <w:i w:val="0"/>
          <w:iCs w:val="0"/>
          <w:sz w:val="18"/>
        </w:rPr>
        <w:t>=ADA560408</w:t>
      </w:r>
      <w:r w:rsidRPr="00E94738">
        <w:rPr>
          <w:rFonts w:asciiTheme="minorHAnsi" w:hAnsiTheme="minorHAnsi"/>
          <w:sz w:val="18"/>
        </w:rPr>
        <w:t>‎, ACC. 6-4-2013, JT//JEDI</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From the Revolution’s beginning, Castro’s attacks on U.S. economic interests have served his anti-American demagoguery and been central to the Revolution’s socialist pedigree. That </w:t>
      </w:r>
      <w:r w:rsidRPr="00E94738">
        <w:rPr>
          <w:rStyle w:val="StyleBoldUnderline"/>
          <w:rFonts w:asciiTheme="minorHAnsi" w:hAnsiTheme="minorHAnsi"/>
          <w:highlight w:val="yellow"/>
        </w:rPr>
        <w:t>early nationalization of U.S. enterprises amounted to the theft of foreign direct investment</w:t>
      </w:r>
      <w:r w:rsidRPr="00E94738">
        <w:rPr>
          <w:rFonts w:asciiTheme="minorHAnsi" w:hAnsiTheme="minorHAnsi"/>
        </w:rPr>
        <w:t xml:space="preserve"> (FDI) with a book value of nearly $7 billion (in 2011 dollars)</w:t>
      </w:r>
      <w:proofErr w:type="gramStart"/>
      <w:r w:rsidRPr="00E94738">
        <w:rPr>
          <w:rFonts w:asciiTheme="minorHAnsi" w:hAnsiTheme="minorHAnsi"/>
        </w:rPr>
        <w:t>.72</w:t>
      </w:r>
      <w:proofErr w:type="gramEnd"/>
      <w:r w:rsidRPr="00E94738">
        <w:rPr>
          <w:rFonts w:asciiTheme="minorHAnsi" w:hAnsiTheme="minorHAnsi"/>
        </w:rPr>
        <w:t xml:space="preserve"> This does not even include the appropriation claims of many Cuban exiles. </w:t>
      </w:r>
      <w:r w:rsidRPr="00E94738">
        <w:rPr>
          <w:rStyle w:val="StyleBoldUnderline"/>
          <w:rFonts w:asciiTheme="minorHAnsi" w:hAnsiTheme="minorHAnsi"/>
          <w:highlight w:val="yellow"/>
        </w:rPr>
        <w:t>While decades-long compensation claims will continue to pose a wicked problem for future U.S.-Cuba reconciliations, it will present a most imposing challenge to any future GOC</w:t>
      </w:r>
      <w:r w:rsidRPr="00E94738">
        <w:rPr>
          <w:rFonts w:asciiTheme="minorHAnsi" w:hAnsiTheme="minorHAnsi"/>
        </w:rPr>
        <w:t xml:space="preserve">. Though successive socialist regimes will be hard-pressed to come up with the assets or political will to solve the quandary, the problem is not with successful precedence.73 In the other extreme, </w:t>
      </w:r>
      <w:r w:rsidRPr="00E94738">
        <w:rPr>
          <w:rStyle w:val="StyleBoldUnderline"/>
          <w:rFonts w:asciiTheme="minorHAnsi" w:hAnsiTheme="minorHAnsi"/>
          <w:highlight w:val="yellow"/>
        </w:rPr>
        <w:t>efforts by a transitional democracy will also be stymied by exiles trying to return to recover appropriated property</w:t>
      </w:r>
      <w:proofErr w:type="gramStart"/>
      <w:r w:rsidRPr="00E94738">
        <w:rPr>
          <w:rStyle w:val="StyleBoldUnderline"/>
          <w:rFonts w:asciiTheme="minorHAnsi" w:hAnsiTheme="minorHAnsi"/>
          <w:highlight w:val="yellow"/>
        </w:rPr>
        <w:t xml:space="preserve">. </w:t>
      </w:r>
      <w:proofErr w:type="gramEnd"/>
      <w:r w:rsidRPr="00E94738">
        <w:rPr>
          <w:rStyle w:val="StyleBoldUnderline"/>
          <w:rFonts w:asciiTheme="minorHAnsi" w:hAnsiTheme="minorHAnsi"/>
          <w:highlight w:val="yellow"/>
        </w:rPr>
        <w:t>While significant economic improvements may be able to table the claims for some time, compensations issues will have to be resolved before any substantive U.S.–Cuban relations normalization can take root.</w:t>
      </w: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Even if we solved Cuba, immigration &amp; drugs would still impede relations</w:t>
      </w:r>
    </w:p>
    <w:p w:rsidR="00933C02" w:rsidRPr="00E94738" w:rsidRDefault="00933C02" w:rsidP="00933C02">
      <w:pPr>
        <w:rPr>
          <w:rFonts w:asciiTheme="minorHAnsi" w:hAnsiTheme="minorHAnsi"/>
          <w:sz w:val="18"/>
        </w:rPr>
      </w:pPr>
      <w:r w:rsidRPr="00E94738">
        <w:rPr>
          <w:rFonts w:asciiTheme="minorHAnsi" w:hAnsiTheme="minorHAnsi"/>
          <w:sz w:val="18"/>
        </w:rPr>
        <w:t xml:space="preserve">Michael </w:t>
      </w:r>
      <w:r w:rsidRPr="00E94738">
        <w:rPr>
          <w:rStyle w:val="StyleStyleBold12pt"/>
          <w:rFonts w:asciiTheme="minorHAnsi" w:hAnsiTheme="minorHAnsi"/>
          <w:highlight w:val="yellow"/>
        </w:rPr>
        <w:t>Shifter, ’12</w:t>
      </w:r>
      <w:r w:rsidRPr="00E94738">
        <w:rPr>
          <w:rFonts w:asciiTheme="minorHAnsi" w:hAnsiTheme="minorHAnsi"/>
          <w:sz w:val="18"/>
        </w:rPr>
        <w:t xml:space="preserve">, Pres. of the Inter-American Dialogue, Remaking the Relationship: The United States and Latin America, An IAD Policy Report, </w:t>
      </w:r>
      <w:hyperlink r:id="rId76" w:history="1">
        <w:r w:rsidRPr="00E94738">
          <w:rPr>
            <w:rStyle w:val="Hyperlink"/>
            <w:rFonts w:asciiTheme="minorHAnsi" w:hAnsiTheme="minorHAnsi"/>
            <w:sz w:val="18"/>
          </w:rPr>
          <w:t>http://www.thedialogue.org/PublicationFiles/IAD2012PolicyReportFINAL.pdf</w:t>
        </w:r>
      </w:hyperlink>
      <w:r w:rsidRPr="00E94738">
        <w:rPr>
          <w:rFonts w:asciiTheme="minorHAnsi" w:hAnsiTheme="minorHAnsi"/>
          <w:sz w:val="18"/>
        </w:rPr>
        <w:t>, ACC. 6-6-2013, JT//JEDI</w:t>
      </w:r>
    </w:p>
    <w:p w:rsidR="00933C02" w:rsidRPr="00E94738" w:rsidRDefault="00933C02" w:rsidP="00933C02">
      <w:pPr>
        <w:rPr>
          <w:rFonts w:asciiTheme="minorHAnsi" w:hAnsiTheme="minorHAnsi"/>
          <w:sz w:val="18"/>
        </w:rPr>
      </w:pPr>
      <w:r w:rsidRPr="00E94738">
        <w:rPr>
          <w:rFonts w:asciiTheme="minorHAnsi" w:hAnsiTheme="minorHAnsi"/>
        </w:rPr>
        <w:t xml:space="preserve">Similarly, </w:t>
      </w:r>
      <w:r w:rsidRPr="00E94738">
        <w:rPr>
          <w:rStyle w:val="StyleBoldUnderline"/>
          <w:rFonts w:asciiTheme="minorHAnsi" w:hAnsiTheme="minorHAnsi"/>
        </w:rPr>
        <w:t>Washington’s more than half-century embargo on Cuba</w:t>
      </w:r>
      <w:r w:rsidRPr="00E94738">
        <w:rPr>
          <w:rFonts w:asciiTheme="minorHAnsi" w:hAnsiTheme="minorHAnsi"/>
        </w:rPr>
        <w:t xml:space="preserve">, as well as other elements of United States’ Cuba policy, </w:t>
      </w:r>
      <w:r w:rsidRPr="00E94738">
        <w:rPr>
          <w:rStyle w:val="StyleBoldUnderline"/>
          <w:rFonts w:asciiTheme="minorHAnsi" w:hAnsiTheme="minorHAnsi"/>
        </w:rPr>
        <w:t xml:space="preserve">is strongly opposed by all other countries in the hemisphere. </w:t>
      </w:r>
      <w:r w:rsidRPr="00E94738">
        <w:rPr>
          <w:rFonts w:asciiTheme="minorHAnsi" w:hAnsiTheme="minorHAnsi"/>
        </w:rPr>
        <w:t xml:space="preserve">Indeed, </w:t>
      </w:r>
      <w:r w:rsidRPr="00E94738">
        <w:rPr>
          <w:rStyle w:val="StyleBoldUnderline"/>
          <w:rFonts w:asciiTheme="minorHAnsi" w:hAnsiTheme="minorHAnsi"/>
          <w:highlight w:val="yellow"/>
        </w:rPr>
        <w:t>the US position on</w:t>
      </w:r>
      <w:r w:rsidRPr="00E94738">
        <w:rPr>
          <w:rFonts w:asciiTheme="minorHAnsi" w:hAnsiTheme="minorHAnsi"/>
        </w:rPr>
        <w:t xml:space="preserve"> these troublesome issues—</w:t>
      </w:r>
      <w:r w:rsidRPr="00E94738">
        <w:rPr>
          <w:rStyle w:val="StyleBoldUnderline"/>
          <w:rFonts w:asciiTheme="minorHAnsi" w:hAnsiTheme="minorHAnsi"/>
          <w:highlight w:val="yellow"/>
        </w:rPr>
        <w:t>immigration, drug policy, and Cuba—has set Washington against the consensus view of the hemisphere’s other 34 governments. These issues stand as obstacles to further cooperation in the Americas</w:t>
      </w:r>
      <w:r w:rsidRPr="00E94738">
        <w:rPr>
          <w:rFonts w:asciiTheme="minorHAnsi" w:hAnsiTheme="minorHAnsi"/>
        </w:rPr>
        <w:t>. The United States and the nations of Latin America and the Caribbean need to resolve them in order to build more productive partnerships.</w:t>
      </w:r>
    </w:p>
    <w:p w:rsidR="00933C02" w:rsidRPr="00E94738" w:rsidRDefault="00933C02" w:rsidP="00933C02">
      <w:pPr>
        <w:pStyle w:val="Heading3"/>
        <w:rPr>
          <w:rFonts w:asciiTheme="minorHAnsi" w:hAnsiTheme="minorHAnsi"/>
        </w:rPr>
      </w:pPr>
      <w:bookmarkStart w:id="61" w:name="_Toc361218847"/>
      <w:r w:rsidRPr="00E94738">
        <w:rPr>
          <w:rFonts w:asciiTheme="minorHAnsi" w:hAnsiTheme="minorHAnsi"/>
        </w:rPr>
        <w:lastRenderedPageBreak/>
        <w:t>A2:  TERRORISM</w:t>
      </w:r>
      <w:bookmarkEnd w:id="61"/>
    </w:p>
    <w:p w:rsidR="00933C02" w:rsidRDefault="00933C02" w:rsidP="00933C02">
      <w:pPr>
        <w:rPr>
          <w:rFonts w:asciiTheme="minorHAnsi" w:hAnsiTheme="minorHAnsi"/>
        </w:rPr>
      </w:pPr>
    </w:p>
    <w:p w:rsidR="00131C2B" w:rsidRDefault="00131C2B" w:rsidP="00933C02">
      <w:pPr>
        <w:rPr>
          <w:rFonts w:asciiTheme="minorHAnsi" w:hAnsiTheme="minorHAnsi"/>
        </w:rPr>
      </w:pPr>
    </w:p>
    <w:p w:rsidR="00131C2B" w:rsidRPr="003A4158" w:rsidRDefault="00131C2B" w:rsidP="003A4158"/>
    <w:p w:rsidR="003A4158" w:rsidRPr="003A4158" w:rsidRDefault="003A4158" w:rsidP="003A4158"/>
    <w:p w:rsidR="00131C2B" w:rsidRPr="003A4158" w:rsidRDefault="007F343E" w:rsidP="007F343E">
      <w:pPr>
        <w:pStyle w:val="Heading4"/>
      </w:pPr>
      <w:r>
        <w:t>NO EXISTENTIAL RISK</w:t>
      </w:r>
      <w:r w:rsidR="003A4158" w:rsidRPr="003A4158">
        <w:br/>
      </w:r>
      <w:r w:rsidR="003A4158" w:rsidRPr="004337B4">
        <w:rPr>
          <w:b w:val="0"/>
        </w:rPr>
        <w:t xml:space="preserve">Jason </w:t>
      </w:r>
      <w:r w:rsidR="003A4158" w:rsidRPr="004337B4">
        <w:rPr>
          <w:rStyle w:val="StyleStyleBold12pt"/>
          <w:b/>
          <w:highlight w:val="yellow"/>
        </w:rPr>
        <w:t>Burke</w:t>
      </w:r>
      <w:r w:rsidR="003A4158" w:rsidRPr="004337B4">
        <w:rPr>
          <w:b w:val="0"/>
        </w:rPr>
        <w:t>, 28 January 20</w:t>
      </w:r>
      <w:r w:rsidR="003A4158" w:rsidRPr="004337B4">
        <w:rPr>
          <w:rStyle w:val="StyleStyleBold12pt"/>
          <w:b/>
          <w:highlight w:val="yellow"/>
        </w:rPr>
        <w:t>13</w:t>
      </w:r>
      <w:r w:rsidR="003A4158" w:rsidRPr="004337B4">
        <w:rPr>
          <w:b w:val="0"/>
        </w:rPr>
        <w:t xml:space="preserve">, </w:t>
      </w:r>
      <w:hyperlink r:id="rId77" w:history="1">
        <w:r w:rsidR="003A4158" w:rsidRPr="004337B4">
          <w:rPr>
            <w:rStyle w:val="Hyperlink"/>
            <w:b w:val="0"/>
          </w:rPr>
          <w:t>The Guardian</w:t>
        </w:r>
      </w:hyperlink>
      <w:r w:rsidR="003A4158" w:rsidRPr="004337B4">
        <w:rPr>
          <w:b w:val="0"/>
        </w:rPr>
        <w:t>, “Al-Qaida: how great is the terrorism threat to the west now</w:t>
      </w:r>
      <w:proofErr w:type="gramStart"/>
      <w:r w:rsidR="003A4158" w:rsidRPr="004337B4">
        <w:rPr>
          <w:b w:val="0"/>
        </w:rPr>
        <w:t>?,</w:t>
      </w:r>
      <w:proofErr w:type="gramEnd"/>
      <w:r w:rsidR="003A4158" w:rsidRPr="004337B4">
        <w:rPr>
          <w:b w:val="0"/>
        </w:rPr>
        <w:t>”</w:t>
      </w:r>
      <w:r w:rsidR="003A4158">
        <w:t xml:space="preserve"> </w:t>
      </w:r>
    </w:p>
    <w:p w:rsidR="00131C2B" w:rsidRPr="003A4158" w:rsidRDefault="003F2A9B" w:rsidP="003A4158">
      <w:hyperlink r:id="rId78" w:history="1">
        <w:r w:rsidR="003A4158" w:rsidRPr="003A4158">
          <w:rPr>
            <w:rStyle w:val="Hyperlink"/>
          </w:rPr>
          <w:t>http://www.guardian.co.uk/world/2013/jan/29/al-qaida-terrorism-threat-west</w:t>
        </w:r>
      </w:hyperlink>
    </w:p>
    <w:p w:rsidR="00131C2B" w:rsidRPr="0078134E" w:rsidRDefault="0078134E" w:rsidP="0078134E">
      <w:r w:rsidRPr="007F343E">
        <w:rPr>
          <w:rStyle w:val="StyleBoldUnderline"/>
          <w:highlight w:val="yellow"/>
        </w:rPr>
        <w:t>Of course a threat remains. But the big attacks – those that could potentially pose something a little closer to "an existential threat" – are unlikely.</w:t>
      </w:r>
      <w:r w:rsidRPr="0078134E">
        <w:t xml:space="preserve"> These would need to be in a major European or US city or involve at least one passenger jet. If British intelligence, despite having a team devoted for months to checking and rechecking every possible potential lead, could not come up with a single credible threat to the London Olympics last year and their US counterparts were confident enough to declare a similar lack of immediate danger during the recent presidential campaign, it appears fair to assume that bombs in London or New York are a fairly distant prospect for the moment. The biggest threat to airplanes comes from a single highly proficient </w:t>
      </w:r>
      <w:proofErr w:type="spellStart"/>
      <w:r w:rsidRPr="0078134E">
        <w:t>bombmaker</w:t>
      </w:r>
      <w:proofErr w:type="spellEnd"/>
      <w:r w:rsidRPr="0078134E">
        <w:t xml:space="preserve"> in the Yemen.</w:t>
      </w:r>
    </w:p>
    <w:p w:rsidR="003A4158" w:rsidRDefault="003A4158" w:rsidP="003A4158"/>
    <w:p w:rsidR="003A4158" w:rsidRDefault="003A4158" w:rsidP="003A4158"/>
    <w:p w:rsidR="003A4158" w:rsidRDefault="003A4158" w:rsidP="003A4158"/>
    <w:p w:rsidR="003A4158" w:rsidRPr="003A4158" w:rsidRDefault="003A4158" w:rsidP="003A4158"/>
    <w:p w:rsidR="00131C2B" w:rsidRPr="003A4158" w:rsidRDefault="00131C2B" w:rsidP="003A4158"/>
    <w:p w:rsidR="00131C2B" w:rsidRPr="003A4158" w:rsidRDefault="00131C2B" w:rsidP="003A4158"/>
    <w:p w:rsidR="00131C2B" w:rsidRPr="00E94738" w:rsidRDefault="00131C2B" w:rsidP="00933C02">
      <w:pPr>
        <w:rPr>
          <w:rFonts w:asciiTheme="minorHAnsi" w:hAnsiTheme="minorHAnsi"/>
        </w:rPr>
      </w:pPr>
    </w:p>
    <w:p w:rsidR="00933C02" w:rsidRPr="00E94738" w:rsidRDefault="00933C02" w:rsidP="00933C02">
      <w:pPr>
        <w:pStyle w:val="Heading3"/>
        <w:rPr>
          <w:rFonts w:asciiTheme="minorHAnsi" w:hAnsiTheme="minorHAnsi"/>
        </w:rPr>
      </w:pPr>
      <w:bookmarkStart w:id="62" w:name="_Toc361218848"/>
      <w:r w:rsidRPr="00E94738">
        <w:rPr>
          <w:rFonts w:asciiTheme="minorHAnsi" w:hAnsiTheme="minorHAnsi"/>
        </w:rPr>
        <w:lastRenderedPageBreak/>
        <w:t>A2:  U.S. ECONOMIC GROWTH</w:t>
      </w:r>
      <w:bookmarkEnd w:id="62"/>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0C444B" w:rsidRPr="00E94738" w:rsidRDefault="000C444B" w:rsidP="000C444B">
      <w:pPr>
        <w:pStyle w:val="Heading4"/>
        <w:rPr>
          <w:rFonts w:asciiTheme="minorHAnsi" w:eastAsia="Times New Roman" w:hAnsiTheme="minorHAnsi"/>
        </w:rPr>
      </w:pPr>
      <w:r w:rsidRPr="00E94738">
        <w:rPr>
          <w:rFonts w:asciiTheme="minorHAnsi" w:eastAsia="Times New Roman" w:hAnsiTheme="minorHAnsi"/>
        </w:rPr>
        <w:t>Multiple Factors bog down U.S and Global Economy</w:t>
      </w:r>
    </w:p>
    <w:p w:rsidR="000C444B" w:rsidRPr="00E94738" w:rsidRDefault="000C444B" w:rsidP="000C444B">
      <w:pPr>
        <w:rPr>
          <w:rStyle w:val="StyleStyleBold12pt"/>
          <w:rFonts w:asciiTheme="minorHAnsi" w:hAnsiTheme="minorHAnsi"/>
          <w:szCs w:val="16"/>
        </w:rPr>
      </w:pPr>
      <w:r w:rsidRPr="00E94738">
        <w:rPr>
          <w:rStyle w:val="StyleStyleBold12pt"/>
          <w:rFonts w:asciiTheme="minorHAnsi" w:hAnsiTheme="minorHAnsi"/>
          <w:b w:val="0"/>
          <w:szCs w:val="16"/>
        </w:rPr>
        <w:t>Steve</w:t>
      </w:r>
      <w:r w:rsidRPr="00E94738">
        <w:rPr>
          <w:rStyle w:val="StyleStyleBold12pt"/>
          <w:rFonts w:asciiTheme="minorHAnsi" w:hAnsiTheme="minorHAnsi"/>
          <w:sz w:val="28"/>
          <w:szCs w:val="28"/>
        </w:rPr>
        <w:t xml:space="preserve"> </w:t>
      </w:r>
      <w:r w:rsidRPr="00E94738">
        <w:rPr>
          <w:rStyle w:val="StyleStyleBold12pt"/>
          <w:rFonts w:asciiTheme="minorHAnsi" w:hAnsiTheme="minorHAnsi"/>
          <w:highlight w:val="yellow"/>
        </w:rPr>
        <w:t>Schaefer</w:t>
      </w:r>
      <w:r w:rsidRPr="00E94738">
        <w:rPr>
          <w:rStyle w:val="StyleStyleBold12pt"/>
          <w:rFonts w:asciiTheme="minorHAnsi" w:hAnsiTheme="minorHAnsi"/>
          <w:sz w:val="28"/>
          <w:szCs w:val="28"/>
        </w:rPr>
        <w:t xml:space="preserve"> </w:t>
      </w:r>
      <w:r w:rsidRPr="00E94738">
        <w:rPr>
          <w:rStyle w:val="StyleStyleBold12pt"/>
          <w:rFonts w:asciiTheme="minorHAnsi" w:hAnsiTheme="minorHAnsi"/>
          <w:b w:val="0"/>
          <w:szCs w:val="16"/>
        </w:rPr>
        <w:t>6/12/</w:t>
      </w:r>
      <w:r w:rsidRPr="00E94738">
        <w:rPr>
          <w:rStyle w:val="StyleStyleBold12pt"/>
          <w:rFonts w:asciiTheme="minorHAnsi" w:hAnsiTheme="minorHAnsi"/>
          <w:highlight w:val="yellow"/>
        </w:rPr>
        <w:t>13</w:t>
      </w:r>
      <w:r w:rsidRPr="00E94738">
        <w:rPr>
          <w:rStyle w:val="StyleStyleBold12pt"/>
          <w:rFonts w:asciiTheme="minorHAnsi" w:hAnsiTheme="minorHAnsi"/>
          <w:szCs w:val="28"/>
        </w:rPr>
        <w:t xml:space="preserve"> </w:t>
      </w:r>
      <w:r w:rsidRPr="00E94738">
        <w:rPr>
          <w:rFonts w:asciiTheme="minorHAnsi" w:hAnsiTheme="minorHAnsi"/>
        </w:rPr>
        <w:t>Forbes Staff Writer “</w:t>
      </w:r>
      <w:proofErr w:type="spellStart"/>
      <w:r w:rsidRPr="00E94738">
        <w:rPr>
          <w:rFonts w:asciiTheme="minorHAnsi" w:hAnsiTheme="minorHAnsi"/>
        </w:rPr>
        <w:t>Pimco</w:t>
      </w:r>
      <w:proofErr w:type="spellEnd"/>
      <w:r w:rsidRPr="00E94738">
        <w:rPr>
          <w:rFonts w:asciiTheme="minorHAnsi" w:hAnsiTheme="minorHAnsi"/>
        </w:rPr>
        <w:t>: Everything Is Expensive And We're Probably Heading For Another Recession,” Forbes</w:t>
      </w:r>
      <w:proofErr w:type="gramStart"/>
      <w:r w:rsidRPr="00E94738">
        <w:rPr>
          <w:rFonts w:asciiTheme="minorHAnsi" w:hAnsiTheme="minorHAnsi"/>
        </w:rPr>
        <w:t xml:space="preserve">,  </w:t>
      </w:r>
      <w:proofErr w:type="gramEnd"/>
      <w:r w:rsidRPr="00E94738">
        <w:rPr>
          <w:rFonts w:asciiTheme="minorHAnsi" w:hAnsiTheme="minorHAnsi"/>
        </w:rPr>
        <w:fldChar w:fldCharType="begin"/>
      </w:r>
      <w:r w:rsidRPr="00E94738">
        <w:rPr>
          <w:rFonts w:asciiTheme="minorHAnsi" w:hAnsiTheme="minorHAnsi"/>
        </w:rPr>
        <w:instrText xml:space="preserve"> HYPERLINK "http://www.forbes.com/sites/steveschaefer/2013/06/12/pimco-everything-is-expensive-and-were-probably-heading-for-another-recession/" </w:instrText>
      </w:r>
      <w:r w:rsidRPr="00E94738">
        <w:rPr>
          <w:rFonts w:asciiTheme="minorHAnsi" w:hAnsiTheme="minorHAnsi"/>
        </w:rPr>
        <w:fldChar w:fldCharType="separate"/>
      </w:r>
      <w:r w:rsidRPr="00E94738">
        <w:rPr>
          <w:rStyle w:val="Hyperlink"/>
          <w:rFonts w:asciiTheme="minorHAnsi" w:hAnsiTheme="minorHAnsi"/>
          <w:szCs w:val="16"/>
        </w:rPr>
        <w:t>http://www.forbes.com/sites/steveschaefer/2013/06/12/pimco-everything-is-expensive-and-were-probably-heading-for-another-recession/</w:t>
      </w:r>
      <w:r w:rsidRPr="00E94738">
        <w:rPr>
          <w:rFonts w:asciiTheme="minorHAnsi" w:hAnsiTheme="minorHAnsi"/>
        </w:rPr>
        <w:fldChar w:fldCharType="end"/>
      </w:r>
      <w:r w:rsidRPr="00E94738">
        <w:rPr>
          <w:rStyle w:val="StyleStyleBold12pt"/>
          <w:rFonts w:asciiTheme="minorHAnsi" w:hAnsiTheme="minorHAnsi"/>
          <w:b w:val="0"/>
          <w:szCs w:val="16"/>
        </w:rPr>
        <w:t>,  ACC. 7/5/13, MRM</w:t>
      </w:r>
    </w:p>
    <w:p w:rsidR="000C444B" w:rsidRPr="00E94738" w:rsidRDefault="000C444B" w:rsidP="000C444B">
      <w:pPr>
        <w:rPr>
          <w:rFonts w:asciiTheme="minorHAnsi" w:hAnsiTheme="minorHAnsi"/>
        </w:rPr>
      </w:pPr>
      <w:r w:rsidRPr="00E94738">
        <w:rPr>
          <w:rFonts w:asciiTheme="minorHAnsi" w:eastAsia="Times New Roman" w:hAnsiTheme="minorHAnsi"/>
          <w:color w:val="000000"/>
          <w:szCs w:val="16"/>
        </w:rPr>
        <w:t xml:space="preserve">Investors who woke up Wednesday to a front page </w:t>
      </w:r>
      <w:r w:rsidRPr="00E94738">
        <w:rPr>
          <w:rFonts w:asciiTheme="minorHAnsi" w:eastAsia="Times New Roman" w:hAnsiTheme="minorHAnsi"/>
          <w:i/>
          <w:iCs/>
          <w:color w:val="000000"/>
          <w:szCs w:val="16"/>
          <w:bdr w:val="none" w:sz="0" w:space="0" w:color="auto" w:frame="1"/>
        </w:rPr>
        <w:t>Wall Street Journal</w:t>
      </w:r>
      <w:r w:rsidRPr="00E94738">
        <w:rPr>
          <w:rFonts w:asciiTheme="minorHAnsi" w:eastAsia="Times New Roman" w:hAnsiTheme="minorHAnsi"/>
          <w:color w:val="000000"/>
          <w:szCs w:val="16"/>
        </w:rPr>
        <w:t> headline </w:t>
      </w:r>
      <w:hyperlink r:id="rId79" w:history="1">
        <w:r w:rsidRPr="00E94738">
          <w:rPr>
            <w:rStyle w:val="Hyperlink"/>
            <w:rFonts w:asciiTheme="minorHAnsi" w:eastAsia="Times New Roman" w:hAnsiTheme="minorHAnsi"/>
            <w:color w:val="666666"/>
            <w:szCs w:val="16"/>
            <w:u w:val="single"/>
            <w:bdr w:val="none" w:sz="0" w:space="0" w:color="auto" w:frame="1"/>
          </w:rPr>
          <w:t>trumpeting “Global Tumult”</w:t>
        </w:r>
      </w:hyperlink>
      <w:r w:rsidRPr="00E94738">
        <w:rPr>
          <w:rFonts w:asciiTheme="minorHAnsi" w:eastAsia="Times New Roman" w:hAnsiTheme="minorHAnsi"/>
          <w:color w:val="000000"/>
          <w:szCs w:val="16"/>
        </w:rPr>
        <w:t> in the financial markets might have been looking for some good news elsewhere. They won’t find it in the latest report from</w:t>
      </w:r>
      <w:r w:rsidRPr="00E94738">
        <w:rPr>
          <w:rFonts w:asciiTheme="minorHAnsi" w:eastAsia="Times New Roman" w:hAnsiTheme="minorHAnsi"/>
          <w:color w:val="000000"/>
          <w:sz w:val="27"/>
          <w:szCs w:val="27"/>
        </w:rPr>
        <w:t xml:space="preserve"> </w:t>
      </w:r>
      <w:proofErr w:type="spellStart"/>
      <w:r w:rsidRPr="00E94738">
        <w:rPr>
          <w:rStyle w:val="StyleBoldUnderline"/>
          <w:rFonts w:asciiTheme="minorHAnsi" w:hAnsiTheme="minorHAnsi"/>
          <w:highlight w:val="cyan"/>
        </w:rPr>
        <w:t>Pimco</w:t>
      </w:r>
      <w:proofErr w:type="spellEnd"/>
      <w:r w:rsidRPr="00E94738">
        <w:rPr>
          <w:rStyle w:val="StyleBoldUnderline"/>
          <w:rFonts w:asciiTheme="minorHAnsi" w:hAnsiTheme="minorHAnsi"/>
          <w:highlight w:val="cyan"/>
        </w:rPr>
        <w:t>.</w:t>
      </w:r>
    </w:p>
    <w:p w:rsidR="000C444B" w:rsidRPr="00E94738" w:rsidRDefault="000C444B" w:rsidP="000C444B">
      <w:pPr>
        <w:spacing w:line="360" w:lineRule="atLeast"/>
        <w:textAlignment w:val="baseline"/>
        <w:rPr>
          <w:rStyle w:val="StyleBoldUnderline"/>
          <w:rFonts w:asciiTheme="minorHAnsi" w:eastAsia="Times New Roman" w:hAnsiTheme="minorHAnsi"/>
          <w:b w:val="0"/>
          <w:color w:val="000000"/>
          <w:sz w:val="27"/>
          <w:szCs w:val="27"/>
        </w:rPr>
      </w:pPr>
      <w:r w:rsidRPr="00E94738">
        <w:rPr>
          <w:rFonts w:asciiTheme="minorHAnsi" w:eastAsia="Times New Roman" w:hAnsiTheme="minorHAnsi"/>
          <w:b/>
          <w:color w:val="000000"/>
          <w:sz w:val="26"/>
          <w:szCs w:val="26"/>
          <w:u w:val="single"/>
        </w:rPr>
        <w:t>One of the world’s largest money managers</w:t>
      </w:r>
      <w:r w:rsidRPr="00E94738">
        <w:rPr>
          <w:rFonts w:asciiTheme="minorHAnsi" w:eastAsia="Times New Roman" w:hAnsiTheme="minorHAnsi"/>
          <w:color w:val="000000"/>
          <w:sz w:val="27"/>
          <w:szCs w:val="27"/>
        </w:rPr>
        <w:t xml:space="preserve"> </w:t>
      </w:r>
      <w:r w:rsidRPr="00E94738">
        <w:rPr>
          <w:rStyle w:val="StyleBoldUnderline"/>
          <w:rFonts w:asciiTheme="minorHAnsi" w:hAnsiTheme="minorHAnsi"/>
          <w:highlight w:val="cyan"/>
        </w:rPr>
        <w:t>is</w:t>
      </w:r>
      <w:r w:rsidRPr="00E94738">
        <w:rPr>
          <w:rFonts w:asciiTheme="minorHAnsi" w:eastAsia="Times New Roman" w:hAnsiTheme="minorHAnsi"/>
          <w:color w:val="000000"/>
          <w:sz w:val="27"/>
          <w:szCs w:val="27"/>
        </w:rPr>
        <w:t xml:space="preserve"> </w:t>
      </w:r>
      <w:r w:rsidRPr="00E94738">
        <w:rPr>
          <w:rFonts w:asciiTheme="minorHAnsi" w:eastAsia="Times New Roman" w:hAnsiTheme="minorHAnsi"/>
          <w:color w:val="000000"/>
          <w:szCs w:val="16"/>
        </w:rPr>
        <w:t>out this week </w:t>
      </w:r>
      <w:hyperlink r:id="rId80" w:history="1">
        <w:r w:rsidRPr="00E94738">
          <w:rPr>
            <w:rStyle w:val="Hyperlink"/>
            <w:rFonts w:asciiTheme="minorHAnsi" w:eastAsia="Times New Roman" w:hAnsiTheme="minorHAnsi"/>
            <w:color w:val="666666"/>
            <w:szCs w:val="16"/>
            <w:u w:val="single"/>
            <w:bdr w:val="none" w:sz="0" w:space="0" w:color="auto" w:frame="1"/>
          </w:rPr>
          <w:t>with a report</w:t>
        </w:r>
      </w:hyperlink>
      <w:r w:rsidRPr="00E94738">
        <w:rPr>
          <w:rFonts w:asciiTheme="minorHAnsi" w:eastAsia="Times New Roman" w:hAnsiTheme="minorHAnsi"/>
          <w:color w:val="000000"/>
          <w:sz w:val="27"/>
          <w:szCs w:val="27"/>
        </w:rPr>
        <w:t> </w:t>
      </w:r>
      <w:r w:rsidRPr="00E94738">
        <w:rPr>
          <w:rStyle w:val="StyleBoldUnderline"/>
          <w:rFonts w:asciiTheme="minorHAnsi" w:hAnsiTheme="minorHAnsi"/>
          <w:highlight w:val="cyan"/>
        </w:rPr>
        <w:t xml:space="preserve">saying valuations are expensive in almost every asset class and there is a 60% chance the global economy dips into recession within the next five </w:t>
      </w:r>
      <w:proofErr w:type="spellStart"/>
      <w:proofErr w:type="gramStart"/>
      <w:r w:rsidRPr="00E94738">
        <w:rPr>
          <w:rStyle w:val="StyleBoldUnderline"/>
          <w:rFonts w:asciiTheme="minorHAnsi" w:hAnsiTheme="minorHAnsi"/>
          <w:highlight w:val="cyan"/>
        </w:rPr>
        <w:t>years.</w:t>
      </w:r>
      <w:r w:rsidRPr="00E94738">
        <w:rPr>
          <w:rFonts w:asciiTheme="minorHAnsi" w:eastAsia="Times New Roman" w:hAnsiTheme="minorHAnsi"/>
          <w:color w:val="000000"/>
          <w:szCs w:val="16"/>
        </w:rPr>
        <w:t>Portfolio</w:t>
      </w:r>
      <w:proofErr w:type="spellEnd"/>
      <w:proofErr w:type="gramEnd"/>
      <w:r w:rsidRPr="00E94738">
        <w:rPr>
          <w:rFonts w:asciiTheme="minorHAnsi" w:eastAsia="Times New Roman" w:hAnsiTheme="minorHAnsi"/>
          <w:color w:val="000000"/>
          <w:szCs w:val="16"/>
        </w:rPr>
        <w:t xml:space="preserve"> manager </w:t>
      </w:r>
      <w:proofErr w:type="spellStart"/>
      <w:r w:rsidRPr="00E94738">
        <w:rPr>
          <w:rFonts w:asciiTheme="minorHAnsi" w:eastAsia="Times New Roman" w:hAnsiTheme="minorHAnsi"/>
          <w:color w:val="000000"/>
          <w:szCs w:val="16"/>
        </w:rPr>
        <w:t>Saumil</w:t>
      </w:r>
      <w:proofErr w:type="spellEnd"/>
      <w:r w:rsidRPr="00E94738">
        <w:rPr>
          <w:rFonts w:asciiTheme="minorHAnsi" w:eastAsia="Times New Roman" w:hAnsiTheme="minorHAnsi"/>
          <w:color w:val="000000"/>
          <w:szCs w:val="16"/>
        </w:rPr>
        <w:t xml:space="preserve"> Parikh paints a picture of the world that appears almost entirely devoid of reasons for excitement.</w:t>
      </w:r>
      <w:r w:rsidRPr="00E94738">
        <w:rPr>
          <w:rFonts w:asciiTheme="minorHAnsi" w:eastAsia="Times New Roman" w:hAnsiTheme="minorHAnsi"/>
          <w:color w:val="000000"/>
          <w:sz w:val="27"/>
          <w:szCs w:val="27"/>
        </w:rPr>
        <w:t xml:space="preserve"> </w:t>
      </w:r>
      <w:proofErr w:type="spellStart"/>
      <w:r w:rsidRPr="00E94738">
        <w:rPr>
          <w:rStyle w:val="StyleBoldUnderline"/>
          <w:rFonts w:asciiTheme="minorHAnsi" w:hAnsiTheme="minorHAnsi"/>
          <w:highlight w:val="cyan"/>
        </w:rPr>
        <w:t>Pimco’s</w:t>
      </w:r>
      <w:proofErr w:type="spellEnd"/>
      <w:r w:rsidRPr="00E94738">
        <w:rPr>
          <w:rStyle w:val="StyleBoldUnderline"/>
          <w:rFonts w:asciiTheme="minorHAnsi" w:hAnsiTheme="minorHAnsi"/>
          <w:highlight w:val="cyan"/>
        </w:rPr>
        <w:t xml:space="preserve"> view</w:t>
      </w:r>
      <w:r w:rsidRPr="00E94738">
        <w:rPr>
          <w:rFonts w:asciiTheme="minorHAnsi" w:eastAsia="Times New Roman" w:hAnsiTheme="minorHAnsi"/>
          <w:color w:val="000000"/>
          <w:szCs w:val="16"/>
        </w:rPr>
        <w:t>, he writes,</w:t>
      </w:r>
      <w:r w:rsidRPr="00E94738">
        <w:rPr>
          <w:rFonts w:asciiTheme="minorHAnsi" w:eastAsia="Times New Roman" w:hAnsiTheme="minorHAnsi"/>
          <w:color w:val="000000"/>
          <w:sz w:val="27"/>
          <w:szCs w:val="27"/>
        </w:rPr>
        <w:t xml:space="preserve"> “</w:t>
      </w:r>
      <w:r w:rsidRPr="00E94738">
        <w:rPr>
          <w:rStyle w:val="StyleBoldUnderline"/>
          <w:rFonts w:asciiTheme="minorHAnsi" w:hAnsiTheme="minorHAnsi"/>
          <w:highlight w:val="cyan"/>
        </w:rPr>
        <w:t>encompasses</w:t>
      </w:r>
      <w:r w:rsidRPr="00E94738">
        <w:rPr>
          <w:rStyle w:val="StyleBoldUnderline"/>
          <w:rFonts w:asciiTheme="minorHAnsi" w:hAnsiTheme="minorHAnsi"/>
        </w:rPr>
        <w:t xml:space="preserve"> a sustained </w:t>
      </w:r>
      <w:r w:rsidRPr="00E94738">
        <w:rPr>
          <w:rStyle w:val="StyleBoldUnderline"/>
          <w:rFonts w:asciiTheme="minorHAnsi" w:hAnsiTheme="minorHAnsi"/>
          <w:highlight w:val="cyan"/>
        </w:rPr>
        <w:t>deceleration in emerging market growth,</w:t>
      </w:r>
      <w:r w:rsidRPr="00E94738">
        <w:rPr>
          <w:rStyle w:val="StyleBoldUnderline"/>
          <w:rFonts w:asciiTheme="minorHAnsi" w:hAnsiTheme="minorHAnsi"/>
        </w:rPr>
        <w:t xml:space="preserve"> continued stagnation in European growth and </w:t>
      </w:r>
      <w:r w:rsidRPr="00E94738">
        <w:rPr>
          <w:rStyle w:val="StyleBoldUnderline"/>
          <w:rFonts w:asciiTheme="minorHAnsi" w:hAnsiTheme="minorHAnsi"/>
          <w:highlight w:val="cyan"/>
        </w:rPr>
        <w:t>steady but slow U.S. growth</w:t>
      </w:r>
      <w:r w:rsidRPr="00E94738">
        <w:rPr>
          <w:rStyle w:val="StyleBoldUnderline"/>
          <w:rFonts w:asciiTheme="minorHAnsi" w:hAnsiTheme="minorHAnsi"/>
        </w:rPr>
        <w:t xml:space="preserve">. We also expect </w:t>
      </w:r>
      <w:r w:rsidRPr="00E94738">
        <w:rPr>
          <w:rStyle w:val="StyleBoldUnderline"/>
          <w:rFonts w:asciiTheme="minorHAnsi" w:hAnsiTheme="minorHAnsi"/>
          <w:highlight w:val="cyan"/>
        </w:rPr>
        <w:t xml:space="preserve">increasing competition for growth among the U.S., Europe, Japan and </w:t>
      </w:r>
      <w:r w:rsidRPr="00E94738">
        <w:rPr>
          <w:rStyle w:val="StyleBoldUnderline"/>
          <w:rFonts w:asciiTheme="minorHAnsi" w:hAnsiTheme="minorHAnsi"/>
        </w:rPr>
        <w:t xml:space="preserve">the </w:t>
      </w:r>
      <w:r w:rsidRPr="00E94738">
        <w:rPr>
          <w:rStyle w:val="StyleBoldUnderline"/>
          <w:rFonts w:asciiTheme="minorHAnsi" w:hAnsiTheme="minorHAnsi"/>
          <w:highlight w:val="cyan"/>
        </w:rPr>
        <w:t>newly developed Asian countries</w:t>
      </w:r>
      <w:r w:rsidRPr="00E94738">
        <w:rPr>
          <w:rStyle w:val="StyleBoldUnderline"/>
          <w:rFonts w:asciiTheme="minorHAnsi" w:hAnsiTheme="minorHAnsi"/>
        </w:rPr>
        <w:t>, introducing trade and currency frictions into the secular economic fundamentals mix”.</w:t>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Lifting the travel ban tanks the Florida economy and tourism industry</w:t>
      </w:r>
    </w:p>
    <w:p w:rsidR="00933C02" w:rsidRPr="00E94738" w:rsidRDefault="00933C02" w:rsidP="00933C02">
      <w:pPr>
        <w:rPr>
          <w:rFonts w:asciiTheme="minorHAnsi" w:hAnsiTheme="minorHAnsi"/>
        </w:rPr>
      </w:pPr>
      <w:r w:rsidRPr="00E94738">
        <w:rPr>
          <w:rFonts w:asciiTheme="minorHAnsi" w:hAnsiTheme="minorHAnsi"/>
        </w:rPr>
        <w:t xml:space="preserve">Richard </w:t>
      </w:r>
      <w:r w:rsidRPr="00E94738">
        <w:rPr>
          <w:rStyle w:val="StyleStyleBold12pt"/>
          <w:rFonts w:asciiTheme="minorHAnsi" w:hAnsiTheme="minorHAnsi"/>
          <w:highlight w:val="yellow"/>
        </w:rPr>
        <w:t>Danielson</w:t>
      </w:r>
      <w:r w:rsidRPr="00E94738">
        <w:rPr>
          <w:rFonts w:asciiTheme="minorHAnsi" w:hAnsiTheme="minorHAnsi"/>
        </w:rPr>
        <w:t xml:space="preserve">, April 8, </w:t>
      </w:r>
      <w:r w:rsidRPr="00E94738">
        <w:rPr>
          <w:rStyle w:val="StyleStyleBold12pt"/>
          <w:rFonts w:asciiTheme="minorHAnsi" w:hAnsiTheme="minorHAnsi"/>
          <w:highlight w:val="yellow"/>
        </w:rPr>
        <w:t>‘13</w:t>
      </w:r>
      <w:r w:rsidRPr="00E94738">
        <w:rPr>
          <w:rFonts w:asciiTheme="minorHAnsi" w:hAnsiTheme="minorHAnsi"/>
        </w:rPr>
        <w:t xml:space="preserve">, “U.S. Rep. Kathy Castor: Lift Cuba embargo, travel limits,” Tampa Bay Tribune, ACC. 6-14-2013, </w:t>
      </w:r>
      <w:hyperlink r:id="rId81" w:history="1">
        <w:r w:rsidRPr="00E94738">
          <w:rPr>
            <w:rStyle w:val="Hyperlink"/>
            <w:rFonts w:asciiTheme="minorHAnsi" w:hAnsiTheme="minorHAnsi"/>
          </w:rPr>
          <w:t>http://www.tampabay.com/news/politics/us-rep-kathy-castor-lift-cuba-embargo-travel-restrictions/2113828</w:t>
        </w:r>
      </w:hyperlink>
      <w:r w:rsidRPr="00E94738">
        <w:rPr>
          <w:rFonts w:asciiTheme="minorHAnsi" w:hAnsiTheme="minorHAnsi"/>
        </w:rPr>
        <w:t>, JT//JEDI</w:t>
      </w:r>
    </w:p>
    <w:p w:rsidR="00933C02" w:rsidRPr="00E94738" w:rsidRDefault="00933C02" w:rsidP="00933C02">
      <w:pPr>
        <w:rPr>
          <w:rFonts w:asciiTheme="minorHAnsi" w:hAnsiTheme="minorHAnsi"/>
        </w:rPr>
      </w:pPr>
      <w:r w:rsidRPr="00E94738">
        <w:rPr>
          <w:rFonts w:asciiTheme="minorHAnsi" w:hAnsiTheme="minorHAnsi"/>
        </w:rPr>
        <w:t>Fernandez also criticized Castor's suggestion to end the embargo, saying many companies, except for computer and some high-tech companies, can sell to Cuba now — for cash</w:t>
      </w:r>
      <w:proofErr w:type="gramStart"/>
      <w:r w:rsidRPr="00E94738">
        <w:rPr>
          <w:rFonts w:asciiTheme="minorHAnsi" w:hAnsiTheme="minorHAnsi"/>
        </w:rPr>
        <w:t xml:space="preserve">. </w:t>
      </w:r>
      <w:proofErr w:type="gramEnd"/>
      <w:r w:rsidRPr="00E94738">
        <w:rPr>
          <w:rStyle w:val="StyleBoldUnderline"/>
          <w:rFonts w:asciiTheme="minorHAnsi" w:hAnsiTheme="minorHAnsi"/>
          <w:highlight w:val="yellow"/>
        </w:rPr>
        <w:t>What the embargo prevents</w:t>
      </w:r>
      <w:r w:rsidRPr="00E94738">
        <w:rPr>
          <w:rFonts w:asciiTheme="minorHAnsi" w:hAnsiTheme="minorHAnsi"/>
        </w:rPr>
        <w:t xml:space="preserve">, he said, </w:t>
      </w:r>
      <w:r w:rsidRPr="00E94738">
        <w:rPr>
          <w:rStyle w:val="StyleBoldUnderline"/>
          <w:rFonts w:asciiTheme="minorHAnsi" w:hAnsiTheme="minorHAnsi"/>
          <w:highlight w:val="yellow"/>
        </w:rPr>
        <w:t>is extending the regime credit</w:t>
      </w:r>
      <w:r w:rsidRPr="00E94738">
        <w:rPr>
          <w:rFonts w:asciiTheme="minorHAnsi" w:hAnsiTheme="minorHAnsi"/>
        </w:rPr>
        <w:t xml:space="preserve">, and he said it should since he doesn't believe the nation would repay its debts. He also predicted </w:t>
      </w:r>
      <w:r w:rsidRPr="00E94738">
        <w:rPr>
          <w:rStyle w:val="StyleBoldUnderline"/>
          <w:rFonts w:asciiTheme="minorHAnsi" w:hAnsiTheme="minorHAnsi"/>
          <w:highlight w:val="yellow"/>
        </w:rPr>
        <w:t>opening Cuba to tourism would hurt Florida's economy</w:t>
      </w:r>
      <w:r w:rsidRPr="00E94738">
        <w:rPr>
          <w:rFonts w:asciiTheme="minorHAnsi" w:hAnsiTheme="minorHAnsi"/>
        </w:rPr>
        <w:t>. "</w:t>
      </w:r>
      <w:r w:rsidRPr="00E94738">
        <w:rPr>
          <w:rStyle w:val="StyleBoldUnderline"/>
          <w:rFonts w:asciiTheme="minorHAnsi" w:hAnsiTheme="minorHAnsi"/>
          <w:highlight w:val="yellow"/>
        </w:rPr>
        <w:t>If the travel ban is lifted</w:t>
      </w:r>
      <w:r w:rsidRPr="00E94738">
        <w:rPr>
          <w:rFonts w:asciiTheme="minorHAnsi" w:hAnsiTheme="minorHAnsi"/>
        </w:rPr>
        <w:t xml:space="preserve">, there </w:t>
      </w:r>
      <w:proofErr w:type="spellStart"/>
      <w:r w:rsidRPr="00E94738">
        <w:rPr>
          <w:rFonts w:asciiTheme="minorHAnsi" w:hAnsiTheme="minorHAnsi"/>
        </w:rPr>
        <w:t>ain't</w:t>
      </w:r>
      <w:proofErr w:type="spellEnd"/>
      <w:r w:rsidRPr="00E94738">
        <w:rPr>
          <w:rFonts w:asciiTheme="minorHAnsi" w:hAnsiTheme="minorHAnsi"/>
        </w:rPr>
        <w:t xml:space="preserve"> going to be a tourist in our neck of the woods for five years, because </w:t>
      </w:r>
      <w:r w:rsidRPr="00E94738">
        <w:rPr>
          <w:rStyle w:val="StyleBoldUnderline"/>
          <w:rFonts w:asciiTheme="minorHAnsi" w:hAnsiTheme="minorHAnsi"/>
          <w:highlight w:val="yellow"/>
        </w:rPr>
        <w:t>every tourist is going to go south,"</w:t>
      </w:r>
      <w:r w:rsidRPr="00E94738">
        <w:rPr>
          <w:rFonts w:asciiTheme="minorHAnsi" w:hAnsiTheme="minorHAnsi"/>
        </w:rPr>
        <w:t xml:space="preserve"> he said.</w:t>
      </w: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63" w:name="_Toc361218849"/>
      <w:r w:rsidRPr="00E94738">
        <w:rPr>
          <w:rFonts w:asciiTheme="minorHAnsi" w:hAnsiTheme="minorHAnsi"/>
        </w:rPr>
        <w:lastRenderedPageBreak/>
        <w:t>A2:  CUBAN POVERTY</w:t>
      </w:r>
      <w:r w:rsidR="0034201A">
        <w:rPr>
          <w:rFonts w:asciiTheme="minorHAnsi" w:hAnsiTheme="minorHAnsi"/>
        </w:rPr>
        <w:t xml:space="preserve"> (decreasing now)</w:t>
      </w:r>
      <w:bookmarkEnd w:id="63"/>
    </w:p>
    <w:p w:rsidR="00933C02" w:rsidRDefault="00933C02" w:rsidP="00933C02">
      <w:pPr>
        <w:rPr>
          <w:rFonts w:asciiTheme="minorHAnsi" w:hAnsiTheme="minorHAnsi"/>
        </w:rPr>
      </w:pPr>
    </w:p>
    <w:p w:rsidR="0034201A" w:rsidRDefault="0034201A" w:rsidP="00933C02">
      <w:pPr>
        <w:rPr>
          <w:rFonts w:asciiTheme="minorHAnsi" w:hAnsiTheme="minorHAnsi"/>
        </w:rPr>
      </w:pPr>
    </w:p>
    <w:p w:rsidR="0034201A" w:rsidRDefault="0034201A" w:rsidP="00933C02">
      <w:pPr>
        <w:rPr>
          <w:rFonts w:asciiTheme="minorHAnsi" w:hAnsiTheme="minorHAnsi"/>
        </w:rPr>
      </w:pPr>
    </w:p>
    <w:p w:rsidR="0034201A" w:rsidRPr="00A54DE7" w:rsidRDefault="0034201A" w:rsidP="0034201A">
      <w:pPr>
        <w:pStyle w:val="Heading4"/>
      </w:pPr>
      <w:r>
        <w:t>Cuban poverty at its lowest in 20 years</w:t>
      </w:r>
    </w:p>
    <w:p w:rsidR="0034201A" w:rsidRDefault="0034201A" w:rsidP="0034201A">
      <w:r w:rsidRPr="00986E35">
        <w:rPr>
          <w:rStyle w:val="StyleStyleBold12pt"/>
        </w:rPr>
        <w:t>United Nations</w:t>
      </w:r>
      <w:r>
        <w:t xml:space="preserve"> press release 29 November 20</w:t>
      </w:r>
      <w:r w:rsidRPr="00986E35">
        <w:rPr>
          <w:rStyle w:val="StyleStyleBold12pt"/>
        </w:rPr>
        <w:t>11</w:t>
      </w:r>
    </w:p>
    <w:p w:rsidR="0034201A" w:rsidRDefault="003F2A9B" w:rsidP="0034201A">
      <w:hyperlink r:id="rId82" w:history="1">
        <w:r w:rsidR="0034201A" w:rsidRPr="00AC3009">
          <w:rPr>
            <w:rStyle w:val="Hyperlink"/>
          </w:rPr>
          <w:t>http://www.eclac.cl/cgibin/getProd.asp?xml=/prensa/noticias/comunicados/9/45169/P45169.xml&amp;xsl=/prensa/tpl-i/p6f.xsl&amp;base=/tpl-i/top-bottom.xsl</w:t>
        </w:r>
      </w:hyperlink>
      <w:r w:rsidR="0034201A">
        <w:t xml:space="preserve"> mms</w:t>
      </w:r>
    </w:p>
    <w:p w:rsidR="0034201A" w:rsidRDefault="0034201A" w:rsidP="0034201A">
      <w:r w:rsidRPr="00A54DE7">
        <w:t xml:space="preserve"> </w:t>
      </w:r>
    </w:p>
    <w:p w:rsidR="0034201A" w:rsidRDefault="0034201A" w:rsidP="0034201A">
      <w:pPr>
        <w:rPr>
          <w:rStyle w:val="StyleBoldUnderline"/>
        </w:rPr>
      </w:pPr>
      <w:r w:rsidRPr="008D59F5">
        <w:t>Today</w:t>
      </w:r>
      <w:r w:rsidRPr="00F56D4E">
        <w:rPr>
          <w:rStyle w:val="StyleBoldUnderline"/>
        </w:rPr>
        <w:t xml:space="preserve">, </w:t>
      </w:r>
      <w:r w:rsidRPr="00D03E4B">
        <w:rPr>
          <w:rStyle w:val="StyleBoldUnderline"/>
          <w:highlight w:val="yellow"/>
        </w:rPr>
        <w:t>the Economic Commission for Latin America and the Caribbean (ECLAC) reported that between 1990 and 2010 the poverty rate in Latin America dropped by 17 percentage points</w:t>
      </w:r>
      <w:r w:rsidRPr="00F56D4E">
        <w:rPr>
          <w:rStyle w:val="StyleBoldUnderline"/>
        </w:rPr>
        <w:t xml:space="preserve"> </w:t>
      </w:r>
      <w:r w:rsidRPr="008D59F5">
        <w:t xml:space="preserve">(from 48,4% to 31,4%) , </w:t>
      </w:r>
      <w:r w:rsidRPr="00D03E4B">
        <w:rPr>
          <w:rStyle w:val="StyleBoldUnderline"/>
          <w:highlight w:val="yellow"/>
        </w:rPr>
        <w:t>while the indigence rate fell by 10.3 percentage points</w:t>
      </w:r>
      <w:r w:rsidRPr="008D59F5">
        <w:t xml:space="preserve"> (from 22,6% to 12,3%). </w:t>
      </w:r>
      <w:r w:rsidRPr="00D03E4B">
        <w:rPr>
          <w:rStyle w:val="StyleBoldUnderline"/>
          <w:highlight w:val="yellow"/>
        </w:rPr>
        <w:t>Therefore, both indicators are at their lowest levels in 20 years.</w:t>
      </w:r>
      <w:r w:rsidRPr="008D59F5">
        <w:rPr>
          <w:rStyle w:val="StyleBoldUnderline"/>
          <w:b w:val="0"/>
          <w:sz w:val="12"/>
          <w:u w:val="none"/>
        </w:rPr>
        <w:t>¶</w:t>
      </w:r>
      <w:r w:rsidRPr="008D59F5">
        <w:t xml:space="preserve"> The publication Social Panorama of Latin America 2011 presented in Santiago, Chile, by the Executive Secretary of ECLAC, </w:t>
      </w:r>
      <w:r w:rsidRPr="00D03E4B">
        <w:rPr>
          <w:rStyle w:val="StyleBoldUnderline"/>
          <w:highlight w:val="yellow"/>
        </w:rPr>
        <w:t xml:space="preserve">Alicia </w:t>
      </w:r>
      <w:proofErr w:type="spellStart"/>
      <w:r w:rsidRPr="00D03E4B">
        <w:rPr>
          <w:rStyle w:val="StyleBoldUnderline"/>
          <w:highlight w:val="yellow"/>
        </w:rPr>
        <w:t>Bárcena</w:t>
      </w:r>
      <w:proofErr w:type="spellEnd"/>
      <w:r w:rsidRPr="00D03E4B">
        <w:rPr>
          <w:rStyle w:val="StyleBoldUnderline"/>
          <w:highlight w:val="yellow"/>
        </w:rPr>
        <w:t>, states that the poverty level will drop to 30.4% in 2011,</w:t>
      </w:r>
      <w:r w:rsidRPr="008D59F5">
        <w:t xml:space="preserve"> while the indigence rate will increase slightly to 12.8% because the rise in food prices would counteract the predicted rise in household incomes.</w:t>
      </w:r>
      <w:r w:rsidRPr="008D59F5">
        <w:rPr>
          <w:sz w:val="12"/>
        </w:rPr>
        <w:t>¶</w:t>
      </w:r>
      <w:r w:rsidRPr="008D59F5">
        <w:t xml:space="preserve"> This means that the region will close this year with 174 million inhabitants living in poverty, 73 million of which are living in extreme poverty or indigence. In 2010, there were 177 million poor, 70 million of which were living in indigence</w:t>
      </w:r>
      <w:proofErr w:type="gramStart"/>
      <w:r w:rsidRPr="008D59F5">
        <w:t>.</w:t>
      </w:r>
      <w:r w:rsidRPr="008D59F5">
        <w:rPr>
          <w:sz w:val="12"/>
        </w:rPr>
        <w:t>¶</w:t>
      </w:r>
      <w:proofErr w:type="gramEnd"/>
      <w:r w:rsidRPr="008D59F5">
        <w:t xml:space="preserve"> According to ECLAC, the decrease in poverty is primarily due to an increase in </w:t>
      </w:r>
      <w:proofErr w:type="spellStart"/>
      <w:r w:rsidRPr="008D59F5">
        <w:t>labour</w:t>
      </w:r>
      <w:proofErr w:type="spellEnd"/>
      <w:r w:rsidRPr="008D59F5">
        <w:t xml:space="preserve"> income. Public monetary transfers also contributed, but to a lesser extent.</w:t>
      </w:r>
      <w:r w:rsidRPr="008D59F5">
        <w:rPr>
          <w:sz w:val="12"/>
        </w:rPr>
        <w:t>¶</w:t>
      </w:r>
      <w:r w:rsidRPr="008D59F5">
        <w:t xml:space="preserve"> "</w:t>
      </w:r>
      <w:r w:rsidRPr="00D03E4B">
        <w:rPr>
          <w:rStyle w:val="StyleBoldUnderline"/>
          <w:highlight w:val="yellow"/>
        </w:rPr>
        <w:t>Poverty and inequality continue to decline in the region, which is good news, particularly in the midst of an international economic crisis.</w:t>
      </w:r>
      <w:r w:rsidRPr="009B69DB">
        <w:rPr>
          <w:rStyle w:val="StyleBoldUnderline"/>
        </w:rPr>
        <w:t xml:space="preserve"> </w:t>
      </w:r>
    </w:p>
    <w:p w:rsidR="0034201A" w:rsidRDefault="0034201A" w:rsidP="00933C02">
      <w:pPr>
        <w:rPr>
          <w:rFonts w:asciiTheme="minorHAnsi" w:hAnsiTheme="minorHAnsi"/>
        </w:rPr>
      </w:pPr>
    </w:p>
    <w:p w:rsidR="0034201A" w:rsidRPr="00E94738" w:rsidRDefault="0034201A" w:rsidP="00933C02">
      <w:pPr>
        <w:rPr>
          <w:rFonts w:asciiTheme="minorHAnsi" w:hAnsiTheme="minorHAnsi"/>
        </w:rPr>
      </w:pPr>
    </w:p>
    <w:p w:rsidR="0034201A" w:rsidRPr="00E94738" w:rsidRDefault="0034201A" w:rsidP="0034201A">
      <w:pPr>
        <w:pStyle w:val="Heading3"/>
        <w:rPr>
          <w:rFonts w:asciiTheme="minorHAnsi" w:hAnsiTheme="minorHAnsi"/>
        </w:rPr>
      </w:pPr>
      <w:bookmarkStart w:id="64" w:name="_Toc361218850"/>
      <w:r w:rsidRPr="00E94738">
        <w:rPr>
          <w:rFonts w:asciiTheme="minorHAnsi" w:hAnsiTheme="minorHAnsi"/>
        </w:rPr>
        <w:lastRenderedPageBreak/>
        <w:t>A2:  CUBAN POVERTY</w:t>
      </w:r>
      <w:r>
        <w:rPr>
          <w:rFonts w:asciiTheme="minorHAnsi" w:hAnsiTheme="minorHAnsi"/>
        </w:rPr>
        <w:t xml:space="preserve"> (no solvency)</w:t>
      </w:r>
      <w:bookmarkEnd w:id="64"/>
    </w:p>
    <w:p w:rsidR="0034201A" w:rsidRDefault="0034201A" w:rsidP="0034201A">
      <w:pPr>
        <w:rPr>
          <w:rFonts w:asciiTheme="minorHAnsi" w:hAnsiTheme="minorHAnsi"/>
        </w:rPr>
      </w:pPr>
    </w:p>
    <w:p w:rsidR="0034201A" w:rsidRDefault="0034201A" w:rsidP="0034201A">
      <w:pPr>
        <w:rPr>
          <w:rFonts w:asciiTheme="minorHAnsi" w:hAnsiTheme="minorHAnsi"/>
        </w:rPr>
      </w:pPr>
    </w:p>
    <w:p w:rsidR="00430550" w:rsidRPr="00E94738" w:rsidRDefault="00430550" w:rsidP="00430550">
      <w:pPr>
        <w:pStyle w:val="Heading4"/>
        <w:spacing w:before="0"/>
        <w:rPr>
          <w:rFonts w:asciiTheme="minorHAnsi" w:hAnsiTheme="minorHAnsi"/>
        </w:rPr>
      </w:pPr>
      <w:r w:rsidRPr="00E94738">
        <w:rPr>
          <w:rFonts w:asciiTheme="minorHAnsi" w:hAnsiTheme="minorHAnsi"/>
        </w:rPr>
        <w:t>Lifting the Cuban Embargo would not increase living standards or poverty</w:t>
      </w:r>
    </w:p>
    <w:p w:rsidR="00430550" w:rsidRPr="00E94738" w:rsidRDefault="00430550" w:rsidP="00FD6E49">
      <w:pPr>
        <w:rPr>
          <w:rStyle w:val="StyleStyleBold12pt"/>
          <w:rFonts w:asciiTheme="minorHAnsi" w:hAnsiTheme="minorHAnsi"/>
        </w:rPr>
      </w:pPr>
      <w:proofErr w:type="spellStart"/>
      <w:r w:rsidRPr="00E94738">
        <w:rPr>
          <w:rStyle w:val="StyleStyleBold12pt"/>
          <w:rFonts w:asciiTheme="minorHAnsi" w:hAnsiTheme="minorHAnsi"/>
          <w:highlight w:val="yellow"/>
        </w:rPr>
        <w:t>Bustillo</w:t>
      </w:r>
      <w:proofErr w:type="spellEnd"/>
      <w:r w:rsidRPr="00E94738">
        <w:rPr>
          <w:rStyle w:val="StyleStyleBold12pt"/>
          <w:rFonts w:asciiTheme="minorHAnsi" w:hAnsiTheme="minorHAnsi"/>
          <w:highlight w:val="yellow"/>
        </w:rPr>
        <w:t xml:space="preserve"> 13</w:t>
      </w:r>
    </w:p>
    <w:p w:rsidR="00430550" w:rsidRPr="00E94738" w:rsidRDefault="00430550" w:rsidP="00430550">
      <w:pPr>
        <w:rPr>
          <w:rFonts w:asciiTheme="minorHAnsi" w:hAnsiTheme="minorHAnsi"/>
        </w:rPr>
      </w:pPr>
      <w:r w:rsidRPr="00E94738">
        <w:rPr>
          <w:rFonts w:asciiTheme="minorHAnsi" w:hAnsiTheme="minorHAnsi"/>
        </w:rPr>
        <w:t xml:space="preserve">Mitchell </w:t>
      </w:r>
      <w:proofErr w:type="spellStart"/>
      <w:r w:rsidRPr="00E94738">
        <w:rPr>
          <w:rFonts w:asciiTheme="minorHAnsi" w:hAnsiTheme="minorHAnsi"/>
        </w:rPr>
        <w:t>Bustillo</w:t>
      </w:r>
      <w:proofErr w:type="spellEnd"/>
      <w:r w:rsidRPr="00E94738">
        <w:rPr>
          <w:rFonts w:asciiTheme="minorHAnsi" w:hAnsiTheme="minorHAnsi"/>
        </w:rPr>
        <w:t>, former United States Senate page. “Time to strengthen Cuban Embargo”</w:t>
      </w:r>
      <w:proofErr w:type="gramStart"/>
      <w:r w:rsidRPr="00E94738">
        <w:rPr>
          <w:rFonts w:asciiTheme="minorHAnsi" w:hAnsiTheme="minorHAnsi"/>
        </w:rPr>
        <w:t xml:space="preserve">. </w:t>
      </w:r>
      <w:proofErr w:type="gramEnd"/>
      <w:r w:rsidR="003F2A9B">
        <w:fldChar w:fldCharType="begin"/>
      </w:r>
      <w:r w:rsidR="003F2A9B">
        <w:instrText xml:space="preserve"> HYPERLINK "http://www.internationalpolicydigest.org/author/mitchell-bustillo/" </w:instrText>
      </w:r>
      <w:r w:rsidR="003F2A9B">
        <w:fldChar w:fldCharType="separate"/>
      </w:r>
      <w:r w:rsidRPr="00E94738">
        <w:rPr>
          <w:rStyle w:val="Hyperlink"/>
          <w:rFonts w:asciiTheme="minorHAnsi" w:hAnsiTheme="minorHAnsi"/>
        </w:rPr>
        <w:t>http://www.internationalpolicydigest.org/author/mitchell-bustillo/</w:t>
      </w:r>
      <w:r w:rsidR="003F2A9B">
        <w:rPr>
          <w:rStyle w:val="Hyperlink"/>
          <w:rFonts w:asciiTheme="minorHAnsi" w:hAnsiTheme="minorHAnsi"/>
        </w:rPr>
        <w:fldChar w:fldCharType="end"/>
      </w:r>
      <w:r w:rsidRPr="00E94738">
        <w:rPr>
          <w:rFonts w:asciiTheme="minorHAnsi" w:hAnsiTheme="minorHAnsi"/>
        </w:rPr>
        <w:t xml:space="preserve"> 5/9/13</w:t>
      </w:r>
      <w:proofErr w:type="gramStart"/>
      <w:r w:rsidRPr="00E94738">
        <w:rPr>
          <w:rFonts w:asciiTheme="minorHAnsi" w:hAnsiTheme="minorHAnsi"/>
        </w:rPr>
        <w:t xml:space="preserve">. </w:t>
      </w:r>
      <w:proofErr w:type="gramEnd"/>
      <w:r w:rsidRPr="00E94738">
        <w:rPr>
          <w:rFonts w:asciiTheme="minorHAnsi" w:hAnsiTheme="minorHAnsi"/>
        </w:rPr>
        <w:t>7/6/13</w:t>
      </w:r>
      <w:proofErr w:type="gramStart"/>
      <w:r w:rsidRPr="00E94738">
        <w:rPr>
          <w:rFonts w:asciiTheme="minorHAnsi" w:hAnsiTheme="minorHAnsi"/>
        </w:rPr>
        <w:t>./</w:t>
      </w:r>
      <w:proofErr w:type="gramEnd"/>
      <w:r w:rsidRPr="00E94738">
        <w:rPr>
          <w:rFonts w:asciiTheme="minorHAnsi" w:hAnsiTheme="minorHAnsi"/>
        </w:rPr>
        <w:t>/ MAE</w:t>
      </w:r>
    </w:p>
    <w:p w:rsidR="00430550" w:rsidRPr="00E94738" w:rsidRDefault="00430550" w:rsidP="00430550">
      <w:pPr>
        <w:rPr>
          <w:rStyle w:val="StyleBoldUnderline"/>
          <w:rFonts w:asciiTheme="minorHAnsi" w:hAnsiTheme="minorHAnsi"/>
          <w:b w:val="0"/>
          <w:bCs w:val="0"/>
          <w:sz w:val="16"/>
          <w:u w:val="none"/>
        </w:rPr>
      </w:pPr>
      <w:r w:rsidRPr="00E94738">
        <w:rPr>
          <w:rStyle w:val="StyleBoldUnderline"/>
          <w:rFonts w:asciiTheme="minorHAnsi" w:hAnsiTheme="minorHAnsi"/>
          <w:highlight w:val="yellow"/>
        </w:rPr>
        <w:t>When thinking of U.S.-Cuba relations, the trade embargo</w:t>
      </w:r>
      <w:r w:rsidRPr="00E94738">
        <w:rPr>
          <w:rStyle w:val="StyleBoldUnderline"/>
          <w:rFonts w:asciiTheme="minorHAnsi" w:hAnsiTheme="minorHAnsi"/>
        </w:rPr>
        <w:t>,</w:t>
      </w:r>
      <w:r w:rsidRPr="00E94738">
        <w:rPr>
          <w:rFonts w:asciiTheme="minorHAnsi" w:hAnsiTheme="minorHAnsi"/>
        </w:rPr>
        <w:t xml:space="preserve"> or el </w:t>
      </w:r>
      <w:proofErr w:type="spellStart"/>
      <w:r w:rsidRPr="00E94738">
        <w:rPr>
          <w:rFonts w:asciiTheme="minorHAnsi" w:hAnsiTheme="minorHAnsi"/>
        </w:rPr>
        <w:t>bloqueo</w:t>
      </w:r>
      <w:proofErr w:type="spellEnd"/>
      <w:r w:rsidRPr="00E94738">
        <w:rPr>
          <w:rFonts w:asciiTheme="minorHAnsi" w:hAnsiTheme="minorHAnsi"/>
        </w:rPr>
        <w:t xml:space="preserve">, </w:t>
      </w:r>
      <w:r w:rsidRPr="00E94738">
        <w:rPr>
          <w:rStyle w:val="StyleBoldUnderline"/>
          <w:rFonts w:asciiTheme="minorHAnsi" w:hAnsiTheme="minorHAnsi"/>
          <w:highlight w:val="yellow"/>
        </w:rPr>
        <w:t>is first and foremost on people’s minds</w:t>
      </w:r>
      <w:r w:rsidRPr="00E94738">
        <w:rPr>
          <w:rFonts w:asciiTheme="minorHAnsi" w:hAnsiTheme="minorHAnsi"/>
        </w:rPr>
        <w:t xml:space="preserve">. </w:t>
      </w:r>
      <w:r w:rsidRPr="00E94738">
        <w:rPr>
          <w:rFonts w:asciiTheme="minorHAnsi" w:hAnsiTheme="minorHAnsi"/>
          <w:sz w:val="12"/>
        </w:rPr>
        <w:t xml:space="preserve">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the U.S. is inconsistent with its implementation of the embargo, which sends mixed signals to Havana and displays our weak foreign policy regarding Cuba. 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 Washington’s goal in its dealings with Havana is clear: facilitate the introduction and growth of democracy while increasing personal freedoms. There are many who argue that the best way to spread democracy is by lifting the embargo and travel restrictions. U.S. Rep. Michael </w:t>
      </w:r>
      <w:hyperlink r:id="rId83" w:tooltip="Click to Continue &gt; by Supreme Savings" w:history="1">
        <w:r w:rsidRPr="00E94738">
          <w:rPr>
            <w:rStyle w:val="Hyperlink"/>
            <w:rFonts w:asciiTheme="minorHAnsi" w:hAnsiTheme="minorHAnsi"/>
            <w:sz w:val="12"/>
          </w:rPr>
          <w:t>Honda</w:t>
        </w:r>
      </w:hyperlink>
      <w:r w:rsidRPr="00E94738">
        <w:rPr>
          <w:rFonts w:asciiTheme="minorHAnsi" w:hAnsiTheme="minorHAnsi"/>
          <w:sz w:val="12"/>
        </w:rPr>
        <w:t xml:space="preserve"> </w:t>
      </w:r>
      <w:hyperlink r:id="rId84" w:history="1">
        <w:r w:rsidRPr="00E94738">
          <w:rPr>
            <w:rStyle w:val="Hyperlink"/>
            <w:rFonts w:asciiTheme="minorHAnsi" w:hAnsiTheme="minorHAnsi"/>
            <w:sz w:val="12"/>
          </w:rPr>
          <w:t>argues</w:t>
        </w:r>
      </w:hyperlink>
      <w:r w:rsidRPr="00E94738">
        <w:rPr>
          <w:rFonts w:asciiTheme="minorHAnsi" w:hAnsiTheme="minorHAnsi"/>
          <w:sz w:val="12"/>
        </w:rPr>
        <w:t xml:space="preserve">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w:t>
      </w:r>
      <w:hyperlink r:id="rId85" w:history="1">
        <w:r w:rsidRPr="00E94738">
          <w:rPr>
            <w:rStyle w:val="Hyperlink"/>
            <w:rFonts w:asciiTheme="minorHAnsi" w:hAnsiTheme="minorHAnsi"/>
            <w:sz w:val="12"/>
          </w:rPr>
          <w:t xml:space="preserve">according to NPR’s Nick </w:t>
        </w:r>
        <w:proofErr w:type="spellStart"/>
        <w:r w:rsidRPr="00E94738">
          <w:rPr>
            <w:rStyle w:val="Hyperlink"/>
            <w:rFonts w:asciiTheme="minorHAnsi" w:hAnsiTheme="minorHAnsi"/>
            <w:sz w:val="12"/>
          </w:rPr>
          <w:t>Miroff</w:t>
        </w:r>
        <w:proofErr w:type="spellEnd"/>
      </w:hyperlink>
      <w:r w:rsidRPr="00E94738">
        <w:rPr>
          <w:rFonts w:asciiTheme="minorHAnsi" w:hAnsiTheme="minorHAnsi"/>
          <w:sz w:val="12"/>
        </w:rPr>
        <w:t xml:space="preserve">. Obviously, this influx of what has been theorized to be liberty-professing tourists has not resulted in an influx of such democratic ideals into this overwhelmingly federally controlled country. 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w:t>
      </w:r>
      <w:hyperlink r:id="rId86" w:history="1">
        <w:r w:rsidRPr="00E94738">
          <w:rPr>
            <w:rStyle w:val="Hyperlink"/>
            <w:rFonts w:asciiTheme="minorHAnsi" w:hAnsiTheme="minorHAnsi"/>
            <w:sz w:val="12"/>
          </w:rPr>
          <w:t>Gross Family website</w:t>
        </w:r>
      </w:hyperlink>
      <w:r w:rsidRPr="00E94738">
        <w:rPr>
          <w:rFonts w:asciiTheme="minorHAnsi" w:hAnsiTheme="minorHAnsi"/>
          <w:sz w:val="12"/>
        </w:rPr>
        <w:t xml:space="preserve">. In light of this, it is hard to believe that the U.S. would be able to protect a large number of tourists in a hostile nation, especially when they plan to ‘profess’ political freedom. This view is further promoted by the </w:t>
      </w:r>
      <w:hyperlink r:id="rId87" w:history="1">
        <w:r w:rsidRPr="00E94738">
          <w:rPr>
            <w:rStyle w:val="Hyperlink"/>
            <w:rFonts w:asciiTheme="minorHAnsi" w:hAnsiTheme="minorHAnsi"/>
            <w:sz w:val="12"/>
          </w:rPr>
          <w:t>Ladies in White</w:t>
        </w:r>
      </w:hyperlink>
      <w:r w:rsidRPr="00E94738">
        <w:rPr>
          <w:rFonts w:asciiTheme="minorHAnsi" w:hAnsiTheme="minorHAnsi"/>
          <w:sz w:val="12"/>
        </w:rPr>
        <w:t xml:space="preserve">, a Cuban dissident group that </w:t>
      </w:r>
      <w:hyperlink r:id="rId88" w:tooltip="Click to Continue &gt; by Supreme Savings" w:history="1">
        <w:r w:rsidRPr="00E94738">
          <w:rPr>
            <w:rStyle w:val="Hyperlink"/>
            <w:rFonts w:asciiTheme="minorHAnsi" w:hAnsiTheme="minorHAnsi"/>
            <w:sz w:val="12"/>
          </w:rPr>
          <w:t>supports</w:t>
        </w:r>
      </w:hyperlink>
      <w:r w:rsidRPr="00E94738">
        <w:rPr>
          <w:rFonts w:asciiTheme="minorHAnsi" w:hAnsiTheme="minorHAnsi"/>
          <w:sz w:val="12"/>
        </w:rPr>
        <w:t xml:space="preserve"> the embargo. They fear ending it would only serve to strengthen the current dictatorial regime because the real blockade, they claim, is within Cuba. Allowing American travelers to visit Cuba does not help propel the cause of Cuban democracy; it hampers it.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w:t>
      </w:r>
      <w:hyperlink r:id="rId89" w:history="1">
        <w:r w:rsidRPr="00E94738">
          <w:rPr>
            <w:rStyle w:val="Hyperlink"/>
            <w:rFonts w:asciiTheme="minorHAnsi" w:hAnsiTheme="minorHAnsi"/>
            <w:sz w:val="12"/>
          </w:rPr>
          <w:t>declared</w:t>
        </w:r>
      </w:hyperlink>
      <w:r w:rsidRPr="00E94738">
        <w:rPr>
          <w:rFonts w:asciiTheme="minorHAnsi" w:hAnsiTheme="minorHAnsi"/>
          <w:sz w:val="12"/>
        </w:rPr>
        <w:t xml:space="preserve"> at a 2011 Western Hemisphere Subcommittee Hearing that an estimated, “$4 billion a year flow directly to the Cuban government from remittances and travel by Cuban Americans, which is perhaps the single largest source of revenue to the most repressive government in the </w:t>
      </w:r>
      <w:proofErr w:type="spellStart"/>
      <w:r w:rsidRPr="00E94738">
        <w:rPr>
          <w:rFonts w:asciiTheme="minorHAnsi" w:hAnsiTheme="minorHAnsi"/>
          <w:sz w:val="12"/>
        </w:rPr>
        <w:t>region.”These</w:t>
      </w:r>
      <w:proofErr w:type="spellEnd"/>
      <w:r w:rsidRPr="00E94738">
        <w:rPr>
          <w:rFonts w:asciiTheme="minorHAnsi" w:hAnsiTheme="minorHAnsi"/>
          <w:sz w:val="12"/>
        </w:rPr>
        <w:t xml:space="preserve"> remittances are sent by Americans to help their Cuban families, not support the Cuban government</w:t>
      </w:r>
      <w:r w:rsidRPr="00E94738">
        <w:rPr>
          <w:rFonts w:asciiTheme="minorHAnsi" w:hAnsiTheme="minorHAnsi"/>
          <w:highlight w:val="yellow"/>
        </w:rPr>
        <w:t xml:space="preserve">. </w:t>
      </w:r>
      <w:r w:rsidRPr="00E94738">
        <w:rPr>
          <w:rStyle w:val="StyleBoldUnderline"/>
          <w:rFonts w:asciiTheme="minorHAnsi" w:hAnsiTheme="minorHAnsi"/>
          <w:highlight w:val="yellow"/>
        </w:rPr>
        <w:t>It is</w:t>
      </w:r>
      <w:r w:rsidRPr="00E94738">
        <w:rPr>
          <w:rFonts w:asciiTheme="minorHAnsi" w:hAnsiTheme="minorHAnsi"/>
        </w:rPr>
        <w:t xml:space="preserve"> also </w:t>
      </w:r>
      <w:r w:rsidRPr="00E94738">
        <w:rPr>
          <w:rStyle w:val="StyleBoldUnderline"/>
          <w:rFonts w:asciiTheme="minorHAnsi" w:hAnsiTheme="minorHAnsi"/>
          <w:highlight w:val="yellow"/>
        </w:rPr>
        <w:t>a common belief that the Cuban embargo is a leading cause of poverty among the Cuban citizens</w:t>
      </w:r>
      <w:r w:rsidRPr="00E94738">
        <w:rPr>
          <w:rFonts w:asciiTheme="minorHAnsi" w:hAnsiTheme="minorHAnsi"/>
        </w:rPr>
        <w:t xml:space="preserve"> and that lifting the embargo would go a long way toward improving the Cuban standard of living. </w:t>
      </w:r>
      <w:r w:rsidRPr="00E94738">
        <w:rPr>
          <w:rStyle w:val="StyleBoldUnderline"/>
          <w:rFonts w:asciiTheme="minorHAnsi" w:hAnsiTheme="minorHAnsi"/>
          <w:highlight w:val="yellow"/>
        </w:rPr>
        <w:t>However, no amount of money can increase the living standards there as long as their current regime stands.</w:t>
      </w:r>
      <w:r w:rsidRPr="00E94738">
        <w:rPr>
          <w:rStyle w:val="StyleBoldUnderline"/>
          <w:rFonts w:asciiTheme="minorHAnsi" w:hAnsiTheme="minorHAnsi"/>
        </w:rPr>
        <w:t xml:space="preserve"> “After all, </w:t>
      </w:r>
      <w:r w:rsidRPr="00E94738">
        <w:rPr>
          <w:rStyle w:val="StyleBoldUnderline"/>
          <w:rFonts w:asciiTheme="minorHAnsi" w:hAnsiTheme="minorHAnsi"/>
          <w:highlight w:val="yellow"/>
        </w:rPr>
        <w:t>the authorities were already skimming 20 percent of the remittances from Cuban-Americans and 90 percent of the salary paid to Cubans by non-American foreign investors,”</w:t>
      </w:r>
      <w:r w:rsidRPr="00E94738">
        <w:rPr>
          <w:rStyle w:val="StyleBoldUnderline"/>
          <w:rFonts w:asciiTheme="minorHAnsi" w:hAnsiTheme="minorHAnsi"/>
        </w:rPr>
        <w:t> </w:t>
      </w:r>
      <w:hyperlink r:id="rId90" w:history="1">
        <w:r w:rsidRPr="00E94738">
          <w:rPr>
            <w:rStyle w:val="StyleBoldUnderline"/>
            <w:rFonts w:asciiTheme="minorHAnsi" w:hAnsiTheme="minorHAnsi"/>
          </w:rPr>
          <w:t xml:space="preserve">states Alvaro Vargas </w:t>
        </w:r>
        <w:proofErr w:type="spellStart"/>
        <w:r w:rsidRPr="00E94738">
          <w:rPr>
            <w:rStyle w:val="StyleBoldUnderline"/>
            <w:rFonts w:asciiTheme="minorHAnsi" w:hAnsiTheme="minorHAnsi"/>
          </w:rPr>
          <w:t>Llosa</w:t>
        </w:r>
        <w:proofErr w:type="spellEnd"/>
      </w:hyperlink>
      <w:r w:rsidRPr="00E94738">
        <w:rPr>
          <w:rStyle w:val="StyleBoldUnderline"/>
          <w:rFonts w:asciiTheme="minorHAnsi" w:hAnsiTheme="minorHAnsi"/>
        </w:rPr>
        <w:t>, Senior Fellow of The Center on Global Prosperity at The Independent Institute.</w:t>
      </w:r>
    </w:p>
    <w:p w:rsidR="00430550" w:rsidRPr="00E94738" w:rsidRDefault="00430550" w:rsidP="00430550">
      <w:pPr>
        <w:rPr>
          <w:rStyle w:val="StyleBoldUnderline"/>
          <w:rFonts w:asciiTheme="minorHAnsi" w:hAnsiTheme="minorHAnsi"/>
        </w:rPr>
      </w:pPr>
      <w:r w:rsidRPr="00E94738">
        <w:rPr>
          <w:rStyle w:val="StyleBoldUnderline"/>
          <w:rFonts w:asciiTheme="minorHAnsi" w:hAnsiTheme="minorHAnsi"/>
        </w:rPr>
        <w:t xml:space="preserve">However unfortunate it may be, </w:t>
      </w:r>
      <w:r w:rsidRPr="00E94738">
        <w:rPr>
          <w:rStyle w:val="StyleBoldUnderline"/>
          <w:rFonts w:asciiTheme="minorHAnsi" w:hAnsiTheme="minorHAnsi"/>
          <w:highlight w:val="yellow"/>
        </w:rPr>
        <w:t>Cuba, in its current state</w:t>
      </w:r>
      <w:r w:rsidRPr="00E94738">
        <w:rPr>
          <w:rStyle w:val="StyleBoldUnderline"/>
          <w:rFonts w:asciiTheme="minorHAnsi" w:hAnsiTheme="minorHAnsi"/>
        </w:rPr>
        <w:t>,</w:t>
      </w:r>
      <w:r w:rsidRPr="00E94738">
        <w:rPr>
          <w:rFonts w:asciiTheme="minorHAnsi" w:hAnsiTheme="minorHAnsi"/>
        </w:rPr>
        <w:t xml:space="preserve"> is a nation consisting only of a wealthy and powerful few and an impoverished and oppressed proletariat, who </w:t>
      </w:r>
      <w:r w:rsidRPr="00E94738">
        <w:rPr>
          <w:rStyle w:val="StyleBoldUnderline"/>
          <w:rFonts w:asciiTheme="minorHAnsi" w:hAnsiTheme="minorHAnsi"/>
          <w:highlight w:val="yellow"/>
        </w:rPr>
        <w:t>possess little to no means to escape or even improve their fate</w:t>
      </w:r>
      <w:proofErr w:type="gramStart"/>
      <w:r w:rsidRPr="00E94738">
        <w:rPr>
          <w:rStyle w:val="StyleBoldUnderline"/>
          <w:rFonts w:asciiTheme="minorHAnsi" w:hAnsiTheme="minorHAnsi"/>
          <w:highlight w:val="yellow"/>
        </w:rPr>
        <w:t xml:space="preserve">. </w:t>
      </w:r>
      <w:proofErr w:type="gramEnd"/>
      <w:r w:rsidRPr="00E94738">
        <w:rPr>
          <w:rStyle w:val="StyleBoldUnderline"/>
          <w:rFonts w:asciiTheme="minorHAnsi" w:hAnsiTheme="minorHAnsi"/>
          <w:highlight w:val="yellow"/>
        </w:rPr>
        <w:t>Lifting the trade embargo will not increase the</w:t>
      </w:r>
      <w:r w:rsidRPr="00E94738">
        <w:rPr>
          <w:rStyle w:val="StyleBoldUnderline"/>
          <w:rFonts w:asciiTheme="minorHAnsi" w:hAnsiTheme="minorHAnsi"/>
        </w:rPr>
        <w:t xml:space="preserve"> general </w:t>
      </w:r>
      <w:r w:rsidRPr="00E94738">
        <w:rPr>
          <w:rStyle w:val="StyleBoldUnderline"/>
          <w:rFonts w:asciiTheme="minorHAnsi" w:hAnsiTheme="minorHAnsi"/>
          <w:highlight w:val="yellow"/>
        </w:rPr>
        <w:t>prosperity of the Cuban people,</w:t>
      </w:r>
      <w:r w:rsidRPr="00E94738">
        <w:rPr>
          <w:rStyle w:val="StyleBoldUnderline"/>
          <w:rFonts w:asciiTheme="minorHAnsi" w:hAnsiTheme="minorHAnsi"/>
        </w:rPr>
        <w:t xml:space="preserve"> </w:t>
      </w:r>
      <w:r w:rsidRPr="00E94738">
        <w:rPr>
          <w:rFonts w:asciiTheme="minorHAnsi" w:hAnsiTheme="minorHAnsi"/>
        </w:rPr>
        <w:t xml:space="preserve">but it will increase the prosperity of the government. Ergo, </w:t>
      </w:r>
      <w:r w:rsidRPr="00E94738">
        <w:rPr>
          <w:rStyle w:val="StyleBoldUnderline"/>
          <w:rFonts w:asciiTheme="minorHAnsi" w:hAnsiTheme="minorHAnsi"/>
          <w:highlight w:val="yellow"/>
        </w:rPr>
        <w:t>the poverty and dire situation of the Cuban people cannot be blamed on the United States or the embargo.</w:t>
      </w:r>
    </w:p>
    <w:p w:rsidR="00933C02" w:rsidRDefault="00933C02" w:rsidP="00933C02">
      <w:pPr>
        <w:rPr>
          <w:rFonts w:asciiTheme="minorHAnsi" w:hAnsiTheme="minorHAnsi"/>
        </w:rPr>
      </w:pPr>
    </w:p>
    <w:p w:rsidR="0034201A" w:rsidRDefault="0034201A" w:rsidP="00933C02">
      <w:pPr>
        <w:rPr>
          <w:rFonts w:asciiTheme="minorHAnsi" w:hAnsiTheme="minorHAnsi"/>
        </w:rPr>
      </w:pPr>
    </w:p>
    <w:p w:rsidR="0034201A" w:rsidRDefault="0034201A" w:rsidP="00933C02">
      <w:pPr>
        <w:rPr>
          <w:rFonts w:asciiTheme="minorHAnsi" w:hAnsiTheme="minorHAnsi"/>
        </w:rPr>
      </w:pPr>
    </w:p>
    <w:p w:rsidR="0034201A" w:rsidRDefault="0034201A" w:rsidP="00933C02">
      <w:pPr>
        <w:rPr>
          <w:rFonts w:asciiTheme="minorHAnsi" w:hAnsiTheme="minorHAnsi"/>
        </w:rPr>
      </w:pPr>
    </w:p>
    <w:p w:rsidR="004A4218" w:rsidRPr="00E94738" w:rsidRDefault="004A4218" w:rsidP="004A4218">
      <w:pPr>
        <w:pStyle w:val="Heading3"/>
        <w:rPr>
          <w:rFonts w:asciiTheme="minorHAnsi" w:hAnsiTheme="minorHAnsi"/>
        </w:rPr>
      </w:pPr>
      <w:bookmarkStart w:id="65" w:name="_Toc361218851"/>
      <w:r w:rsidRPr="00E94738">
        <w:rPr>
          <w:rFonts w:asciiTheme="minorHAnsi" w:hAnsiTheme="minorHAnsi"/>
        </w:rPr>
        <w:lastRenderedPageBreak/>
        <w:t>A2:  CUBAN POVERTY</w:t>
      </w:r>
      <w:r>
        <w:rPr>
          <w:rFonts w:asciiTheme="minorHAnsi" w:hAnsiTheme="minorHAnsi"/>
        </w:rPr>
        <w:t xml:space="preserve"> (no solvency)</w:t>
      </w:r>
      <w:bookmarkEnd w:id="65"/>
    </w:p>
    <w:p w:rsidR="004A4218" w:rsidRDefault="004A4218" w:rsidP="004A4218">
      <w:pPr>
        <w:rPr>
          <w:rFonts w:asciiTheme="minorHAnsi" w:hAnsiTheme="minorHAnsi"/>
        </w:rPr>
      </w:pPr>
    </w:p>
    <w:p w:rsidR="0034201A" w:rsidRPr="00E94738" w:rsidRDefault="0034201A"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Opening trade with Cuba won’t help the people without major structural reforms</w:t>
      </w:r>
    </w:p>
    <w:p w:rsidR="00933C02" w:rsidRPr="00E94738" w:rsidRDefault="00933C02" w:rsidP="00933C02">
      <w:pPr>
        <w:rPr>
          <w:rFonts w:asciiTheme="minorHAnsi" w:hAnsiTheme="minorHAnsi"/>
        </w:rPr>
      </w:pPr>
      <w:r w:rsidRPr="00E94738">
        <w:rPr>
          <w:rFonts w:asciiTheme="minorHAnsi" w:hAnsiTheme="minorHAnsi"/>
        </w:rPr>
        <w:t xml:space="preserve">William A. </w:t>
      </w:r>
      <w:r w:rsidRPr="00E94738">
        <w:rPr>
          <w:rStyle w:val="StyleStyleBold12pt"/>
          <w:rFonts w:asciiTheme="minorHAnsi" w:hAnsiTheme="minorHAnsi"/>
          <w:highlight w:val="yellow"/>
        </w:rPr>
        <w:t>Messina</w:t>
      </w:r>
      <w:r w:rsidRPr="00E94738">
        <w:rPr>
          <w:rFonts w:asciiTheme="minorHAnsi" w:hAnsiTheme="minorHAnsi"/>
        </w:rPr>
        <w:t>, Jr.</w:t>
      </w:r>
      <w:hyperlink r:id="rId91" w:anchor="FOOTNOTE_2" w:history="1"/>
      <w:r w:rsidRPr="00E94738">
        <w:rPr>
          <w:rFonts w:asciiTheme="minorHAnsi" w:hAnsiTheme="minorHAnsi"/>
        </w:rPr>
        <w:t xml:space="preserve">, </w:t>
      </w:r>
      <w:r w:rsidRPr="00E94738">
        <w:rPr>
          <w:rStyle w:val="StyleStyleBold12pt"/>
          <w:rFonts w:asciiTheme="minorHAnsi" w:hAnsiTheme="minorHAnsi"/>
          <w:highlight w:val="yellow"/>
        </w:rPr>
        <w:t>‘3</w:t>
      </w:r>
      <w:r w:rsidRPr="00E94738">
        <w:rPr>
          <w:rFonts w:asciiTheme="minorHAnsi" w:hAnsiTheme="minorHAnsi"/>
        </w:rPr>
        <w:t xml:space="preserve">, Coordinator of Economic Analysis, Department of Food and Resource Economics, Florida Cooperative Extension Service, UF/IFAS, University of Florida,  “U.S.-Cuban Agricultural Trade: Present Realities and Future Prospects,” Testimony presented before the U.S. Senate Finance Committee, September 4, 2003, </w:t>
      </w:r>
      <w:hyperlink r:id="rId92" w:history="1">
        <w:r w:rsidRPr="00E94738">
          <w:rPr>
            <w:rStyle w:val="Hyperlink"/>
            <w:rFonts w:asciiTheme="minorHAnsi" w:hAnsiTheme="minorHAnsi"/>
          </w:rPr>
          <w:t>http://edis.ifas.ufl.edu/fe438</w:t>
        </w:r>
      </w:hyperlink>
      <w:r w:rsidRPr="00E94738">
        <w:rPr>
          <w:rFonts w:asciiTheme="minorHAnsi" w:hAnsiTheme="minorHAnsi"/>
        </w:rPr>
        <w:t>, ACC. 6-13-13, JT//JEDI</w:t>
      </w:r>
    </w:p>
    <w:p w:rsidR="00933C02" w:rsidRPr="00E94738" w:rsidRDefault="00933C02" w:rsidP="00933C02">
      <w:pPr>
        <w:rPr>
          <w:rStyle w:val="StyleBoldUnderline"/>
          <w:rFonts w:asciiTheme="minorHAnsi" w:hAnsiTheme="minorHAnsi"/>
        </w:rPr>
      </w:pPr>
      <w:r w:rsidRPr="00E94738">
        <w:rPr>
          <w:rFonts w:asciiTheme="minorHAnsi" w:hAnsiTheme="minorHAnsi"/>
        </w:rPr>
        <w:t>For over 150 years, Cuba and the United States were extremely important trading partners, and agricultural products represented the bulk of their trade transactions. In fact, as late as 1942, a USDA report stated, “with no other country does the United States have as close economic relations as with Cuba” (</w:t>
      </w:r>
      <w:proofErr w:type="spellStart"/>
      <w:r w:rsidRPr="00E94738">
        <w:rPr>
          <w:rFonts w:asciiTheme="minorHAnsi" w:hAnsiTheme="minorHAnsi"/>
        </w:rPr>
        <w:t>Minneman</w:t>
      </w:r>
      <w:proofErr w:type="spellEnd"/>
      <w:r w:rsidRPr="00E94738">
        <w:rPr>
          <w:rFonts w:asciiTheme="minorHAnsi" w:hAnsiTheme="minorHAnsi"/>
        </w:rPr>
        <w:t xml:space="preserve">, 1942, p. 13). At some point in the future, Cuba and the United States will once again be important trading partners and I expect that agricultural products will be a principal component of that trade. But </w:t>
      </w:r>
      <w:r w:rsidRPr="00E94738">
        <w:rPr>
          <w:rStyle w:val="StyleBoldUnderline"/>
          <w:rFonts w:asciiTheme="minorHAnsi" w:hAnsiTheme="minorHAnsi"/>
          <w:highlight w:val="yellow"/>
        </w:rPr>
        <w:t>we should recognize that unfettered trade with Cuba will not be a “salvation” from the low prices being experienced by U.S. agriculture, either in the near term or in the longer term.</w:t>
      </w:r>
    </w:p>
    <w:p w:rsidR="00933C02" w:rsidRPr="00E94738" w:rsidRDefault="00933C02" w:rsidP="00933C02">
      <w:pPr>
        <w:rPr>
          <w:rStyle w:val="StyleBoldUnderline"/>
          <w:rFonts w:asciiTheme="minorHAnsi" w:hAnsiTheme="minorHAnsi"/>
        </w:rPr>
      </w:pPr>
      <w:r w:rsidRPr="00E94738">
        <w:rPr>
          <w:rFonts w:asciiTheme="minorHAnsi" w:hAnsiTheme="minorHAnsi"/>
        </w:rPr>
        <w:t xml:space="preserve">And finally, </w:t>
      </w:r>
      <w:r w:rsidRPr="00E94738">
        <w:rPr>
          <w:rStyle w:val="StyleBoldUnderline"/>
          <w:rFonts w:asciiTheme="minorHAnsi" w:hAnsiTheme="minorHAnsi"/>
          <w:highlight w:val="yellow"/>
        </w:rPr>
        <w:t>the embargo is NOT the cause of Cuba's economic difficulties. The fundamental problem lies in Cuba's flawed economic model. The Cuban people understand markets and incentives, but until their economic system undergoes major adjustments to allow markets and incentives to more freely operate, Cuba will never reach its full economic potential.</w:t>
      </w:r>
    </w:p>
    <w:p w:rsidR="00933C02" w:rsidRDefault="00933C02" w:rsidP="00933C02">
      <w:pPr>
        <w:rPr>
          <w:rFonts w:asciiTheme="minorHAnsi" w:hAnsiTheme="minorHAnsi"/>
        </w:rPr>
      </w:pPr>
    </w:p>
    <w:p w:rsidR="004A4218" w:rsidRDefault="004A4218" w:rsidP="00933C02">
      <w:pPr>
        <w:rPr>
          <w:rFonts w:asciiTheme="minorHAnsi" w:hAnsiTheme="minorHAnsi"/>
        </w:rPr>
      </w:pPr>
    </w:p>
    <w:p w:rsidR="004A4218" w:rsidRDefault="004A4218" w:rsidP="00933C02">
      <w:pPr>
        <w:rPr>
          <w:rFonts w:asciiTheme="minorHAnsi" w:hAnsiTheme="minorHAnsi"/>
        </w:rPr>
      </w:pPr>
    </w:p>
    <w:p w:rsidR="004A4218" w:rsidRPr="00E94738" w:rsidRDefault="004A4218" w:rsidP="004A4218">
      <w:pPr>
        <w:pStyle w:val="Heading3"/>
        <w:rPr>
          <w:rFonts w:asciiTheme="minorHAnsi" w:hAnsiTheme="minorHAnsi"/>
        </w:rPr>
      </w:pPr>
      <w:bookmarkStart w:id="66" w:name="_Toc361218852"/>
      <w:r w:rsidRPr="00E94738">
        <w:rPr>
          <w:rFonts w:asciiTheme="minorHAnsi" w:hAnsiTheme="minorHAnsi"/>
        </w:rPr>
        <w:lastRenderedPageBreak/>
        <w:t>A2:  CUBAN POVERTY</w:t>
      </w:r>
      <w:r>
        <w:rPr>
          <w:rFonts w:asciiTheme="minorHAnsi" w:hAnsiTheme="minorHAnsi"/>
        </w:rPr>
        <w:t xml:space="preserve"> (no solvency)</w:t>
      </w:r>
      <w:bookmarkEnd w:id="66"/>
    </w:p>
    <w:p w:rsidR="004A4218" w:rsidRDefault="004A4218" w:rsidP="004A4218">
      <w:pPr>
        <w:rPr>
          <w:rFonts w:asciiTheme="minorHAnsi" w:hAnsiTheme="minorHAnsi"/>
        </w:rPr>
      </w:pPr>
    </w:p>
    <w:p w:rsidR="004A4218" w:rsidRDefault="004A4218" w:rsidP="004A4218">
      <w:pPr>
        <w:pStyle w:val="Heading4"/>
      </w:pPr>
      <w:r>
        <w:t>Ongoing reforms boosting the economy to reduce poverty</w:t>
      </w:r>
    </w:p>
    <w:p w:rsidR="004A4218" w:rsidRPr="006063F8" w:rsidRDefault="004A4218" w:rsidP="004A4218">
      <w:r w:rsidRPr="006063F8">
        <w:t xml:space="preserve">Omar </w:t>
      </w:r>
      <w:proofErr w:type="spellStart"/>
      <w:r w:rsidRPr="006063F8">
        <w:t>Everleny</w:t>
      </w:r>
      <w:proofErr w:type="spellEnd"/>
      <w:r w:rsidRPr="006063F8">
        <w:t xml:space="preserve"> </w:t>
      </w:r>
      <w:r w:rsidRPr="00B01267">
        <w:rPr>
          <w:rStyle w:val="StyleStyleBold12pt"/>
          <w:highlight w:val="yellow"/>
        </w:rPr>
        <w:t>Pérez</w:t>
      </w:r>
      <w:r w:rsidRPr="006063F8">
        <w:t xml:space="preserve"> </w:t>
      </w:r>
      <w:r>
        <w:t>5-13-</w:t>
      </w:r>
      <w:r w:rsidRPr="00B01267">
        <w:rPr>
          <w:rStyle w:val="StyleStyleBold12pt"/>
          <w:highlight w:val="yellow"/>
        </w:rPr>
        <w:t>13</w:t>
      </w:r>
      <w:r>
        <w:t>(</w:t>
      </w:r>
      <w:r w:rsidRPr="006063F8">
        <w:t xml:space="preserve">is an economist at the University of Havana's Centro de </w:t>
      </w:r>
      <w:proofErr w:type="spellStart"/>
      <w:r w:rsidRPr="006063F8">
        <w:t>Estudios</w:t>
      </w:r>
      <w:proofErr w:type="spellEnd"/>
      <w:r w:rsidRPr="006063F8">
        <w:t xml:space="preserve"> de la </w:t>
      </w:r>
      <w:proofErr w:type="spellStart"/>
      <w:r w:rsidRPr="006063F8">
        <w:t>Economía</w:t>
      </w:r>
      <w:proofErr w:type="spellEnd"/>
      <w:r w:rsidRPr="006063F8">
        <w:t xml:space="preserve"> </w:t>
      </w:r>
      <w:proofErr w:type="spellStart"/>
      <w:r w:rsidRPr="006063F8">
        <w:t>Cubana</w:t>
      </w:r>
      <w:proofErr w:type="spellEnd"/>
      <w:r>
        <w:t>)</w:t>
      </w:r>
      <w:r w:rsidRPr="006063F8">
        <w:t xml:space="preserve"> - </w:t>
      </w:r>
      <w:hyperlink r:id="rId93" w:history="1">
        <w:r w:rsidRPr="00AC3009">
          <w:rPr>
            <w:rStyle w:val="Hyperlink"/>
          </w:rPr>
          <w:t>http://portside.org/2013-05-13/will-cubas-economic-reforms-succeed accessed 7/9/13</w:t>
        </w:r>
      </w:hyperlink>
      <w:r>
        <w:t xml:space="preserve"> mms</w:t>
      </w:r>
    </w:p>
    <w:p w:rsidR="004A4218" w:rsidRDefault="004A4218" w:rsidP="004A4218"/>
    <w:p w:rsidR="004A4218" w:rsidRPr="000036DD" w:rsidRDefault="004A4218" w:rsidP="004A4218">
      <w:pPr>
        <w:rPr>
          <w:rStyle w:val="StyleBoldUnderline"/>
        </w:rPr>
      </w:pPr>
      <w:r w:rsidRPr="00990A3B">
        <w:rPr>
          <w:rStyle w:val="StyleBoldUnderline"/>
          <w:highlight w:val="yellow"/>
        </w:rPr>
        <w:t>The openings providing for self-employment will permit the creation of microenterprises</w:t>
      </w:r>
      <w:r w:rsidRPr="00990A3B">
        <w:t>. Since October, the number of licenses granted to micro-enterprises has surpassed 113,000, a nearly 50 percent increase from before the start of the reforms</w:t>
      </w:r>
      <w:proofErr w:type="gramStart"/>
      <w:r w:rsidRPr="00990A3B">
        <w:t>.</w:t>
      </w:r>
      <w:r w:rsidRPr="00990A3B">
        <w:rPr>
          <w:sz w:val="12"/>
        </w:rPr>
        <w:t>¶</w:t>
      </w:r>
      <w:proofErr w:type="gramEnd"/>
      <w:r w:rsidRPr="00990A3B">
        <w:t xml:space="preserve"> These developments will expand supplies of consumer goods and services. </w:t>
      </w:r>
      <w:r w:rsidRPr="00990A3B">
        <w:rPr>
          <w:rStyle w:val="StyleBoldUnderline"/>
          <w:highlight w:val="yellow"/>
        </w:rPr>
        <w:t>There are already signs that the measures have had a positive impact. The number of workers hired by other self-employed workers has increased</w:t>
      </w:r>
      <w:r w:rsidRPr="001F051F">
        <w:rPr>
          <w:rStyle w:val="StyleBoldUnderline"/>
        </w:rPr>
        <w:t>.</w:t>
      </w:r>
      <w:r w:rsidRPr="00990A3B">
        <w:t xml:space="preserve"> So has the number of microenterprises dedicated to the preparation and sale of food, the manufacture of household goods and transportation</w:t>
      </w:r>
      <w:proofErr w:type="gramStart"/>
      <w:r w:rsidRPr="00990A3B">
        <w:t xml:space="preserve">. </w:t>
      </w:r>
      <w:proofErr w:type="gramEnd"/>
      <w:r w:rsidRPr="00990A3B">
        <w:t>For many people</w:t>
      </w:r>
      <w:r w:rsidRPr="001F051F">
        <w:rPr>
          <w:rStyle w:val="StyleBoldUnderline"/>
        </w:rPr>
        <w:t xml:space="preserve">, </w:t>
      </w:r>
      <w:r w:rsidRPr="00990A3B">
        <w:rPr>
          <w:rStyle w:val="StyleBoldUnderline"/>
          <w:highlight w:val="yellow"/>
        </w:rPr>
        <w:t>microenterprise has constituted an alternative source of income to state salaries and pensions. For the state, it will provide a source of new tax revenue</w:t>
      </w:r>
      <w:proofErr w:type="gramStart"/>
      <w:r w:rsidRPr="00990A3B">
        <w:rPr>
          <w:rStyle w:val="StyleBoldUnderline"/>
          <w:highlight w:val="yellow"/>
        </w:rPr>
        <w:t>.</w:t>
      </w:r>
      <w:r w:rsidRPr="00990A3B">
        <w:rPr>
          <w:rStyle w:val="StyleBoldUnderline"/>
          <w:b w:val="0"/>
          <w:sz w:val="12"/>
          <w:highlight w:val="yellow"/>
          <w:u w:val="none"/>
        </w:rPr>
        <w:t>¶</w:t>
      </w:r>
      <w:proofErr w:type="gramEnd"/>
      <w:r w:rsidRPr="00990A3B">
        <w:rPr>
          <w:rStyle w:val="StyleBoldUnderline"/>
          <w:highlight w:val="yellow"/>
        </w:rPr>
        <w:t xml:space="preserve"> The new measures also focus on balancing public finances by decreasing public payrolls and unemployment compensation. And as the state reduces total payroll expenses and increases revenue from taxes on self-employed workers, it will be able to increase public-sector salaries</w:t>
      </w:r>
      <w:proofErr w:type="gramStart"/>
      <w:r w:rsidRPr="00990A3B">
        <w:t>.</w:t>
      </w:r>
      <w:r w:rsidRPr="00990A3B">
        <w:rPr>
          <w:sz w:val="12"/>
        </w:rPr>
        <w:t>¶</w:t>
      </w:r>
      <w:proofErr w:type="gramEnd"/>
      <w:r w:rsidRPr="00990A3B">
        <w:t xml:space="preserve"> To improve productivity, details have also emerged about a more efficient form of contracting labor. Companies will be able to count on greater funds for salaries to distribute among fewer employees</w:t>
      </w:r>
      <w:proofErr w:type="gramStart"/>
      <w:r w:rsidRPr="00990A3B">
        <w:t>.</w:t>
      </w:r>
      <w:r w:rsidRPr="00990A3B">
        <w:rPr>
          <w:sz w:val="12"/>
        </w:rPr>
        <w:t>¶</w:t>
      </w:r>
      <w:proofErr w:type="gramEnd"/>
      <w:r w:rsidRPr="00990A3B">
        <w:t xml:space="preserve"> </w:t>
      </w:r>
      <w:r w:rsidRPr="00990A3B">
        <w:rPr>
          <w:rStyle w:val="StyleBoldUnderline"/>
          <w:highlight w:val="yellow"/>
        </w:rPr>
        <w:t>This will be done through a system of results-based payments, which will mean an increase in productivity and, consequently, growth in the economy as a whole</w:t>
      </w:r>
      <w:r w:rsidRPr="00990A3B">
        <w:t xml:space="preserve">. Under the proposed adjustments, it has been estimated that </w:t>
      </w:r>
      <w:r w:rsidRPr="00990A3B">
        <w:rPr>
          <w:rStyle w:val="StyleBoldUnderline"/>
          <w:highlight w:val="yellow"/>
        </w:rPr>
        <w:t>new non-state annual tax contributions will exceed $1 billion per year</w:t>
      </w:r>
      <w:r w:rsidRPr="00990A3B">
        <w:t>.</w:t>
      </w:r>
      <w:r w:rsidRPr="00990A3B">
        <w:rPr>
          <w:sz w:val="12"/>
        </w:rPr>
        <w:t>¶</w:t>
      </w:r>
      <w:r w:rsidRPr="00990A3B">
        <w:t xml:space="preserve"> At the core of the reforms is an acknowledgement by the Cuban state that it must relinquish control over those activities and sectors, such as retail, that do not serve it strategically and that it believes have the capacity to absorb the growing labor force in coming years.</w:t>
      </w:r>
      <w:r w:rsidRPr="00990A3B">
        <w:rPr>
          <w:sz w:val="12"/>
        </w:rPr>
        <w:t>¶</w:t>
      </w:r>
      <w:r w:rsidRPr="00990A3B">
        <w:t xml:space="preserve"> However, the proper functioning of the private sector depends on nondiscrimination and competition. For this, a number of conditions will be important. Among them: access to technical and material supply markets; access to sources of financing and insurance to cover risk; access to fair and competitive domestic consumer markets and export markets; regulations that do not impose undue burdens in their compliance or administration; and a tax burden consistent with the desired activity and size of the project.</w:t>
      </w:r>
      <w:r w:rsidRPr="00990A3B">
        <w:rPr>
          <w:sz w:val="12"/>
        </w:rPr>
        <w:t>¶</w:t>
      </w:r>
      <w:r w:rsidRPr="00990A3B">
        <w:t xml:space="preserve"> If these conditions are established, </w:t>
      </w:r>
      <w:r w:rsidRPr="00990A3B">
        <w:rPr>
          <w:rStyle w:val="StyleBoldUnderline"/>
          <w:highlight w:val="yellow"/>
        </w:rPr>
        <w:t>non-state employment will meet its expected contribution to the economy, above all in terms of job creation and the production of goods and services. I estimate Cuba could grow at a rate of 5 percent after the reforms</w:t>
      </w:r>
      <w:r w:rsidRPr="00764E8D">
        <w:rPr>
          <w:rStyle w:val="StyleBoldUnderline"/>
        </w:rPr>
        <w:t>.</w:t>
      </w:r>
      <w:r w:rsidRPr="00990A3B">
        <w:t xml:space="preserve"> It will be a complex task to effectively design and implement the steps needed to unleash the production forces of a “handmade” economy, where discretion has prevailed over rules, institutions and respect for regulations.</w:t>
      </w:r>
      <w:r w:rsidRPr="00990A3B">
        <w:rPr>
          <w:sz w:val="12"/>
        </w:rPr>
        <w:t>¶</w:t>
      </w:r>
      <w:r w:rsidRPr="00990A3B">
        <w:t xml:space="preserve"> Time has changed the functions and needs of our socialist project. Those changes, along with the success of other countries’ experiences, demonstrate that the Cuban state is in vital need of updating its economic model</w:t>
      </w:r>
      <w:proofErr w:type="gramStart"/>
      <w:r w:rsidRPr="00990A3B">
        <w:t>.</w:t>
      </w:r>
      <w:r w:rsidRPr="00990A3B">
        <w:rPr>
          <w:sz w:val="12"/>
        </w:rPr>
        <w:t>¶</w:t>
      </w:r>
      <w:proofErr w:type="gramEnd"/>
      <w:r w:rsidRPr="00990A3B">
        <w:t xml:space="preserve"> This means the market must play an ever-increasing role in the Cuban economy, even if planning will officially prevail over the market. </w:t>
      </w:r>
      <w:r w:rsidRPr="000036DD">
        <w:rPr>
          <w:rStyle w:val="StyleBoldUnderline"/>
          <w:highlight w:val="yellow"/>
        </w:rPr>
        <w:t>The measures that the authorities have taken are a first step in the right direction.¶</w:t>
      </w:r>
      <w:r w:rsidRPr="000036DD">
        <w:rPr>
          <w:rStyle w:val="StyleBoldUnderline"/>
        </w:rPr>
        <w:t xml:space="preserve"> </w:t>
      </w:r>
    </w:p>
    <w:p w:rsidR="004A4218" w:rsidRDefault="004A4218" w:rsidP="00933C02">
      <w:pPr>
        <w:rPr>
          <w:rFonts w:asciiTheme="minorHAnsi" w:hAnsiTheme="minorHAnsi"/>
        </w:rPr>
      </w:pPr>
    </w:p>
    <w:p w:rsidR="004A4218" w:rsidRDefault="004A4218" w:rsidP="00933C02">
      <w:pPr>
        <w:rPr>
          <w:rFonts w:asciiTheme="minorHAnsi" w:hAnsiTheme="minorHAnsi"/>
        </w:rPr>
      </w:pPr>
    </w:p>
    <w:p w:rsidR="004A4218" w:rsidRDefault="004A4218" w:rsidP="00933C02">
      <w:pPr>
        <w:rPr>
          <w:rFonts w:asciiTheme="minorHAnsi" w:hAnsiTheme="minorHAnsi"/>
        </w:rPr>
      </w:pPr>
    </w:p>
    <w:p w:rsidR="004A4218" w:rsidRPr="00E94738" w:rsidRDefault="004A4218" w:rsidP="00933C02">
      <w:pPr>
        <w:rPr>
          <w:rFonts w:asciiTheme="minorHAnsi" w:hAnsiTheme="minorHAnsi"/>
        </w:rPr>
      </w:pPr>
    </w:p>
    <w:p w:rsidR="00933C02" w:rsidRPr="00E94738" w:rsidRDefault="00933C02" w:rsidP="00933C02">
      <w:pPr>
        <w:pStyle w:val="Heading3"/>
        <w:rPr>
          <w:rFonts w:asciiTheme="minorHAnsi" w:hAnsiTheme="minorHAnsi"/>
        </w:rPr>
      </w:pPr>
      <w:bookmarkStart w:id="67" w:name="_Toc361218853"/>
      <w:r w:rsidRPr="00E94738">
        <w:rPr>
          <w:rFonts w:asciiTheme="minorHAnsi" w:hAnsiTheme="minorHAnsi"/>
        </w:rPr>
        <w:lastRenderedPageBreak/>
        <w:t>A2:  U.S. SOFT POWER</w:t>
      </w:r>
      <w:r w:rsidR="00DD5FAC" w:rsidRPr="00E94738">
        <w:rPr>
          <w:rFonts w:asciiTheme="minorHAnsi" w:hAnsiTheme="minorHAnsi"/>
        </w:rPr>
        <w:t xml:space="preserve"> (general)</w:t>
      </w:r>
      <w:bookmarkEnd w:id="67"/>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8C347B" w:rsidRPr="00E94738" w:rsidRDefault="008C347B" w:rsidP="00933C02">
      <w:pPr>
        <w:rPr>
          <w:rFonts w:asciiTheme="minorHAnsi" w:hAnsiTheme="minorHAnsi"/>
        </w:rPr>
      </w:pPr>
    </w:p>
    <w:p w:rsidR="001303E1" w:rsidRPr="00E94738" w:rsidRDefault="00DD5FAC" w:rsidP="001303E1">
      <w:pPr>
        <w:pStyle w:val="Heading4"/>
        <w:rPr>
          <w:rFonts w:asciiTheme="minorHAnsi" w:hAnsiTheme="minorHAnsi"/>
        </w:rPr>
      </w:pPr>
      <w:r w:rsidRPr="00E94738">
        <w:rPr>
          <w:rFonts w:asciiTheme="minorHAnsi" w:hAnsiTheme="minorHAnsi"/>
        </w:rPr>
        <w:t xml:space="preserve">Soft Power resilient—the </w:t>
      </w:r>
      <w:r w:rsidR="001303E1" w:rsidRPr="00E94738">
        <w:rPr>
          <w:rFonts w:asciiTheme="minorHAnsi" w:hAnsiTheme="minorHAnsi"/>
        </w:rPr>
        <w:t>Amer</w:t>
      </w:r>
      <w:r w:rsidRPr="00E94738">
        <w:rPr>
          <w:rFonts w:asciiTheme="minorHAnsi" w:hAnsiTheme="minorHAnsi"/>
        </w:rPr>
        <w:t>ican Brand is durable</w:t>
      </w:r>
    </w:p>
    <w:p w:rsidR="001303E1" w:rsidRPr="00E94738" w:rsidRDefault="001303E1" w:rsidP="001303E1">
      <w:pPr>
        <w:rPr>
          <w:rFonts w:asciiTheme="minorHAnsi" w:hAnsiTheme="minorHAnsi"/>
          <w:szCs w:val="16"/>
        </w:rPr>
      </w:pPr>
      <w:r w:rsidRPr="00E94738">
        <w:rPr>
          <w:rFonts w:asciiTheme="minorHAnsi" w:hAnsiTheme="minorHAnsi"/>
          <w:szCs w:val="16"/>
        </w:rPr>
        <w:t xml:space="preserve">Jennie S. Bev, 5/23/12, Associate Partner of Fortune PR Indonesia, “The Power of American ‘Soft Power’", </w:t>
      </w:r>
      <w:hyperlink r:id="rId94" w:history="1">
        <w:r w:rsidRPr="00E94738">
          <w:rPr>
            <w:rStyle w:val="Hyperlink"/>
            <w:rFonts w:asciiTheme="minorHAnsi" w:hAnsiTheme="minorHAnsi"/>
            <w:szCs w:val="16"/>
          </w:rPr>
          <w:t>http://www.forbes.com/sites/85broads/2012/05/23/the-power-of-american-soft-power/2/</w:t>
        </w:r>
      </w:hyperlink>
      <w:r w:rsidRPr="00E94738">
        <w:rPr>
          <w:rFonts w:asciiTheme="minorHAnsi" w:hAnsiTheme="minorHAnsi"/>
          <w:szCs w:val="16"/>
        </w:rPr>
        <w:t>, ACC. 7/9/13, MRM</w:t>
      </w:r>
    </w:p>
    <w:p w:rsidR="001303E1" w:rsidRPr="00E94738" w:rsidRDefault="001303E1" w:rsidP="001303E1">
      <w:pPr>
        <w:rPr>
          <w:rFonts w:asciiTheme="minorHAnsi" w:hAnsiTheme="minorHAnsi"/>
          <w:szCs w:val="16"/>
        </w:rPr>
      </w:pPr>
      <w:r w:rsidRPr="00E94738">
        <w:rPr>
          <w:rFonts w:asciiTheme="minorHAnsi" w:hAnsiTheme="minorHAnsi"/>
          <w:szCs w:val="16"/>
        </w:rPr>
        <w:t xml:space="preserve">The world was so shocked with the fall of USA, that its gradual rise hasn’t yet created a lasting mental image. Good news, </w:t>
      </w:r>
      <w:r w:rsidRPr="00E94738">
        <w:rPr>
          <w:rStyle w:val="StyleBoldUnderline"/>
          <w:rFonts w:asciiTheme="minorHAnsi" w:hAnsiTheme="minorHAnsi"/>
          <w:highlight w:val="cyan"/>
        </w:rPr>
        <w:t>American “soft power” is more powerful than any fiscal policy and political maneuver.</w:t>
      </w:r>
      <w:r w:rsidRPr="00E94738">
        <w:rPr>
          <w:rStyle w:val="StyleBoldUnderline"/>
          <w:rFonts w:asciiTheme="minorHAnsi" w:hAnsiTheme="minorHAnsi"/>
        </w:rPr>
        <w:t xml:space="preserve"> </w:t>
      </w:r>
      <w:r w:rsidRPr="00E94738">
        <w:rPr>
          <w:rFonts w:asciiTheme="minorHAnsi" w:hAnsiTheme="minorHAnsi"/>
          <w:szCs w:val="16"/>
        </w:rPr>
        <w:t xml:space="preserve">Joseph Nye of Harvard University Kennedy School of Government says “soft power” refers to the ability to get through attraction rather than coercion or payments. By “to get” it means to receive favorable treatments based upon attractiveness of a country’s culture, ideals, and policies. For instance, inspired by TV series about medical doctors, some children in Taiwan aspire to study medicine at an American university. Infatuated by the idea of a fair trial, an Indonesian dissident aspires to become a lawyer. “Soft power” can be hardcore power. And </w:t>
      </w:r>
      <w:r w:rsidRPr="00E94738">
        <w:rPr>
          <w:rStyle w:val="StyleBoldUnderline"/>
          <w:rFonts w:asciiTheme="minorHAnsi" w:hAnsiTheme="minorHAnsi"/>
        </w:rPr>
        <w:t xml:space="preserve">the American brand is still the best out there. </w:t>
      </w:r>
      <w:r w:rsidRPr="00E94738">
        <w:rPr>
          <w:rFonts w:asciiTheme="minorHAnsi" w:hAnsiTheme="minorHAnsi"/>
          <w:szCs w:val="16"/>
        </w:rPr>
        <w:t xml:space="preserve">Also, thanks to low US dollar value, </w:t>
      </w:r>
      <w:r w:rsidRPr="00E94738">
        <w:rPr>
          <w:rStyle w:val="StyleBoldUnderline"/>
          <w:rFonts w:asciiTheme="minorHAnsi" w:hAnsiTheme="minorHAnsi"/>
          <w:highlight w:val="cyan"/>
        </w:rPr>
        <w:t>a record 62 million foreign tourists visited USA in 2011. In 2010, some 1.04 million immigrants applied for permanent residency, following 1.13 million in the previous year,</w:t>
      </w:r>
      <w:r w:rsidRPr="00E94738">
        <w:rPr>
          <w:rStyle w:val="StyleBoldUnderline"/>
          <w:rFonts w:asciiTheme="minorHAnsi" w:hAnsiTheme="minorHAnsi"/>
        </w:rPr>
        <w:t xml:space="preserve"> which reflects the world’s insatiable faith in the US brand. </w:t>
      </w:r>
      <w:r w:rsidRPr="00E94738">
        <w:rPr>
          <w:rStyle w:val="StyleBoldUnderline"/>
          <w:rFonts w:asciiTheme="minorHAnsi" w:hAnsiTheme="minorHAnsi"/>
          <w:highlight w:val="cyan"/>
        </w:rPr>
        <w:t xml:space="preserve">The people of the world still believe that the USA is the place </w:t>
      </w:r>
      <w:r w:rsidRPr="00E94738">
        <w:rPr>
          <w:rStyle w:val="StyleBoldUnderline"/>
          <w:rFonts w:asciiTheme="minorHAnsi" w:hAnsiTheme="minorHAnsi"/>
        </w:rPr>
        <w:t xml:space="preserve">to visit, to reside, and </w:t>
      </w:r>
      <w:r w:rsidRPr="00E94738">
        <w:rPr>
          <w:rStyle w:val="StyleBoldUnderline"/>
          <w:rFonts w:asciiTheme="minorHAnsi" w:hAnsiTheme="minorHAnsi"/>
          <w:highlight w:val="cyan"/>
        </w:rPr>
        <w:t>to prosper</w:t>
      </w:r>
      <w:r w:rsidRPr="00E94738">
        <w:rPr>
          <w:rStyle w:val="StyleBoldUnderline"/>
          <w:rFonts w:asciiTheme="minorHAnsi" w:hAnsiTheme="minorHAnsi"/>
        </w:rPr>
        <w:t xml:space="preserve">. </w:t>
      </w:r>
      <w:r w:rsidRPr="00E94738">
        <w:rPr>
          <w:rStyle w:val="StyleBoldUnderline"/>
          <w:rFonts w:asciiTheme="minorHAnsi" w:hAnsiTheme="minorHAnsi"/>
          <w:highlight w:val="cyan"/>
        </w:rPr>
        <w:t xml:space="preserve">US brands, </w:t>
      </w:r>
      <w:r w:rsidRPr="00E94738">
        <w:rPr>
          <w:rStyle w:val="StyleBoldUnderline"/>
          <w:rFonts w:asciiTheme="minorHAnsi" w:hAnsiTheme="minorHAnsi"/>
        </w:rPr>
        <w:t xml:space="preserve">such as automobile giants Buick, GM, and Ford, </w:t>
      </w:r>
      <w:r w:rsidRPr="00E94738">
        <w:rPr>
          <w:rStyle w:val="StyleBoldUnderline"/>
          <w:rFonts w:asciiTheme="minorHAnsi" w:hAnsiTheme="minorHAnsi"/>
          <w:highlight w:val="cyan"/>
        </w:rPr>
        <w:t>continue to grow outside of the USA.</w:t>
      </w:r>
      <w:r w:rsidRPr="00E94738">
        <w:rPr>
          <w:rStyle w:val="StyleBoldUnderline"/>
          <w:rFonts w:asciiTheme="minorHAnsi" w:hAnsiTheme="minorHAnsi"/>
        </w:rPr>
        <w:t xml:space="preserve"> US brands continue </w:t>
      </w:r>
      <w:r w:rsidRPr="00E94738">
        <w:rPr>
          <w:rStyle w:val="StyleBoldUnderline"/>
          <w:rFonts w:asciiTheme="minorHAnsi" w:hAnsiTheme="minorHAnsi"/>
          <w:highlight w:val="cyan"/>
        </w:rPr>
        <w:t>to influence socio-political-economic wellbeing of people of the world</w:t>
      </w:r>
      <w:r w:rsidRPr="00E94738">
        <w:rPr>
          <w:rFonts w:asciiTheme="minorHAnsi" w:hAnsiTheme="minorHAnsi"/>
          <w:highlight w:val="cyan"/>
        </w:rPr>
        <w:t xml:space="preserve">: </w:t>
      </w:r>
      <w:r w:rsidRPr="00E94738">
        <w:rPr>
          <w:rFonts w:asciiTheme="minorHAnsi" w:hAnsiTheme="minorHAnsi"/>
          <w:szCs w:val="16"/>
        </w:rPr>
        <w:t xml:space="preserve">Facebook, Twitter, and </w:t>
      </w:r>
      <w:proofErr w:type="spellStart"/>
      <w:r w:rsidRPr="00E94738">
        <w:rPr>
          <w:rFonts w:asciiTheme="minorHAnsi" w:hAnsiTheme="minorHAnsi"/>
          <w:szCs w:val="16"/>
        </w:rPr>
        <w:t>Youtube</w:t>
      </w:r>
      <w:proofErr w:type="spellEnd"/>
      <w:r w:rsidRPr="00E94738">
        <w:rPr>
          <w:rFonts w:asciiTheme="minorHAnsi" w:hAnsiTheme="minorHAnsi"/>
          <w:szCs w:val="16"/>
        </w:rPr>
        <w:t xml:space="preserve"> are vital in demonstrations and social unrests</w:t>
      </w:r>
      <w:r w:rsidRPr="00E94738">
        <w:rPr>
          <w:rFonts w:asciiTheme="minorHAnsi" w:hAnsiTheme="minorHAnsi"/>
        </w:rPr>
        <w:t xml:space="preserve">. </w:t>
      </w:r>
      <w:r w:rsidRPr="00E94738">
        <w:rPr>
          <w:rStyle w:val="StyleBoldUnderline"/>
          <w:rFonts w:asciiTheme="minorHAnsi" w:hAnsiTheme="minorHAnsi"/>
        </w:rPr>
        <w:t xml:space="preserve">US brands continue </w:t>
      </w:r>
      <w:r w:rsidRPr="00E94738">
        <w:rPr>
          <w:rStyle w:val="StyleBoldUnderline"/>
          <w:rFonts w:asciiTheme="minorHAnsi" w:hAnsiTheme="minorHAnsi"/>
          <w:highlight w:val="cyan"/>
        </w:rPr>
        <w:t>to serve people’s mobility and communication</w:t>
      </w:r>
      <w:r w:rsidRPr="00E94738">
        <w:rPr>
          <w:rStyle w:val="StyleBoldUnderline"/>
          <w:rFonts w:asciiTheme="minorHAnsi" w:hAnsiTheme="minorHAnsi"/>
        </w:rPr>
        <w:t>:</w:t>
      </w:r>
      <w:r w:rsidRPr="00E94738">
        <w:rPr>
          <w:rFonts w:asciiTheme="minorHAnsi" w:hAnsiTheme="minorHAnsi"/>
        </w:rPr>
        <w:t xml:space="preserve"> </w:t>
      </w:r>
      <w:r w:rsidRPr="00E94738">
        <w:rPr>
          <w:rFonts w:asciiTheme="minorHAnsi" w:hAnsiTheme="minorHAnsi"/>
          <w:szCs w:val="16"/>
        </w:rPr>
        <w:t xml:space="preserve">Apple, Microsoft, CISCO, Oracle, and Boeing. </w:t>
      </w:r>
      <w:proofErr w:type="gramStart"/>
      <w:r w:rsidRPr="00E94738">
        <w:rPr>
          <w:rFonts w:asciiTheme="minorHAnsi" w:hAnsiTheme="minorHAnsi"/>
          <w:szCs w:val="16"/>
        </w:rPr>
        <w:t>People of the world is</w:t>
      </w:r>
      <w:proofErr w:type="gramEnd"/>
      <w:r w:rsidRPr="00E94738">
        <w:rPr>
          <w:rFonts w:asciiTheme="minorHAnsi" w:hAnsiTheme="minorHAnsi"/>
          <w:szCs w:val="16"/>
        </w:rPr>
        <w:t xml:space="preserve"> a market of seven-billion, and most of them have occasionally consumed black soda drinks called Coca-Cola and Pepsi. The US government has lost its geopolitical epicenter, yet American brands keep the legend alive. And </w:t>
      </w:r>
      <w:r w:rsidRPr="00E94738">
        <w:rPr>
          <w:rStyle w:val="StyleBoldUnderline"/>
          <w:rFonts w:asciiTheme="minorHAnsi" w:hAnsiTheme="minorHAnsi"/>
          <w:highlight w:val="cyan"/>
        </w:rPr>
        <w:t>the shift has occurred</w:t>
      </w:r>
      <w:r w:rsidRPr="00E94738">
        <w:rPr>
          <w:rFonts w:asciiTheme="minorHAnsi" w:hAnsiTheme="minorHAnsi"/>
          <w:highlight w:val="cyan"/>
        </w:rPr>
        <w:t xml:space="preserve"> </w:t>
      </w:r>
      <w:r w:rsidRPr="00E94738">
        <w:rPr>
          <w:rFonts w:asciiTheme="minorHAnsi" w:hAnsiTheme="minorHAnsi"/>
          <w:szCs w:val="16"/>
        </w:rPr>
        <w:t>from public power to private power, from political power to economic power,</w:t>
      </w:r>
      <w:r w:rsidRPr="00E94738">
        <w:rPr>
          <w:rFonts w:asciiTheme="minorHAnsi" w:hAnsiTheme="minorHAnsi"/>
        </w:rPr>
        <w:t xml:space="preserve"> </w:t>
      </w:r>
      <w:r w:rsidRPr="00E94738">
        <w:rPr>
          <w:rStyle w:val="StyleBoldUnderline"/>
          <w:rFonts w:asciiTheme="minorHAnsi" w:hAnsiTheme="minorHAnsi"/>
          <w:highlight w:val="cyan"/>
        </w:rPr>
        <w:t>from hard power to soft power</w:t>
      </w:r>
      <w:r w:rsidRPr="00E94738">
        <w:rPr>
          <w:rFonts w:asciiTheme="minorHAnsi" w:hAnsiTheme="minorHAnsi"/>
        </w:rPr>
        <w:t xml:space="preserve">, </w:t>
      </w:r>
      <w:r w:rsidRPr="00E94738">
        <w:rPr>
          <w:rFonts w:asciiTheme="minorHAnsi" w:hAnsiTheme="minorHAnsi"/>
          <w:szCs w:val="16"/>
        </w:rPr>
        <w:t>with the end of the Cold War as the turning point.</w:t>
      </w:r>
    </w:p>
    <w:p w:rsidR="008C347B" w:rsidRPr="00E94738" w:rsidRDefault="008C347B" w:rsidP="00933C02">
      <w:pPr>
        <w:rPr>
          <w:rFonts w:asciiTheme="minorHAnsi" w:hAnsiTheme="minorHAnsi"/>
        </w:rPr>
      </w:pPr>
    </w:p>
    <w:p w:rsidR="008C347B" w:rsidRPr="00E94738" w:rsidRDefault="008C347B" w:rsidP="00933C02">
      <w:pPr>
        <w:rPr>
          <w:rFonts w:asciiTheme="minorHAnsi" w:hAnsiTheme="minorHAnsi"/>
        </w:rPr>
      </w:pPr>
    </w:p>
    <w:p w:rsidR="008C347B" w:rsidRPr="00E94738" w:rsidRDefault="00DD5FAC" w:rsidP="0013411C">
      <w:pPr>
        <w:pStyle w:val="Heading3"/>
        <w:rPr>
          <w:rFonts w:asciiTheme="minorHAnsi" w:hAnsiTheme="minorHAnsi"/>
        </w:rPr>
      </w:pPr>
      <w:bookmarkStart w:id="68" w:name="_Toc361218854"/>
      <w:r w:rsidRPr="00E94738">
        <w:rPr>
          <w:rFonts w:asciiTheme="minorHAnsi" w:hAnsiTheme="minorHAnsi"/>
        </w:rPr>
        <w:lastRenderedPageBreak/>
        <w:t>A2:  U.S. SOFT POWER (</w:t>
      </w:r>
      <w:r w:rsidR="00C67FE1">
        <w:rPr>
          <w:rFonts w:asciiTheme="minorHAnsi" w:hAnsiTheme="minorHAnsi"/>
        </w:rPr>
        <w:t>hard power key</w:t>
      </w:r>
      <w:r w:rsidRPr="00E94738">
        <w:rPr>
          <w:rFonts w:asciiTheme="minorHAnsi" w:hAnsiTheme="minorHAnsi"/>
        </w:rPr>
        <w:t>)</w:t>
      </w:r>
      <w:bookmarkEnd w:id="68"/>
    </w:p>
    <w:p w:rsidR="008C347B" w:rsidRPr="00E94738" w:rsidRDefault="008C347B" w:rsidP="00933C02">
      <w:pPr>
        <w:rPr>
          <w:rFonts w:asciiTheme="minorHAnsi" w:hAnsiTheme="minorHAnsi"/>
        </w:rPr>
      </w:pPr>
    </w:p>
    <w:p w:rsidR="00B40841" w:rsidRDefault="00B40841" w:rsidP="00B40841">
      <w:pPr>
        <w:pStyle w:val="Heading4"/>
      </w:pPr>
      <w:r>
        <w:t>Hard Power is far more essential to resolving conflicts</w:t>
      </w:r>
      <w:r w:rsidR="00C67FE1">
        <w:t xml:space="preserve"> than soft power</w:t>
      </w:r>
    </w:p>
    <w:p w:rsidR="0013411C" w:rsidRPr="0013411C" w:rsidRDefault="0013411C" w:rsidP="0013411C"/>
    <w:p w:rsidR="00B40841" w:rsidRDefault="00B40841" w:rsidP="00B40841">
      <w:pPr>
        <w:rPr>
          <w:szCs w:val="16"/>
        </w:rPr>
      </w:pPr>
      <w:r w:rsidRPr="00492831">
        <w:rPr>
          <w:szCs w:val="16"/>
        </w:rPr>
        <w:t xml:space="preserve">Robert </w:t>
      </w:r>
      <w:r w:rsidRPr="00C67FE1">
        <w:rPr>
          <w:rStyle w:val="StyleStyleBold12pt"/>
          <w:highlight w:val="cyan"/>
        </w:rPr>
        <w:t>Kaplan</w:t>
      </w:r>
      <w:r w:rsidRPr="00492831">
        <w:rPr>
          <w:szCs w:val="16"/>
        </w:rPr>
        <w:t>, 5/23/</w:t>
      </w:r>
      <w:r w:rsidRPr="00C67FE1">
        <w:rPr>
          <w:rStyle w:val="StyleStyleBold12pt"/>
          <w:highlight w:val="cyan"/>
        </w:rPr>
        <w:t>13</w:t>
      </w:r>
      <w:r w:rsidRPr="00C67FE1">
        <w:rPr>
          <w:szCs w:val="16"/>
          <w:highlight w:val="cyan"/>
        </w:rPr>
        <w:t>,</w:t>
      </w:r>
      <w:r w:rsidRPr="00492831">
        <w:rPr>
          <w:szCs w:val="16"/>
        </w:rPr>
        <w:t xml:space="preserve"> Chief Geopolitical Analyst for </w:t>
      </w:r>
      <w:proofErr w:type="spellStart"/>
      <w:r w:rsidRPr="00492831">
        <w:rPr>
          <w:szCs w:val="16"/>
        </w:rPr>
        <w:t>Stratfor</w:t>
      </w:r>
      <w:proofErr w:type="spellEnd"/>
      <w:r w:rsidRPr="00492831">
        <w:rPr>
          <w:szCs w:val="16"/>
        </w:rPr>
        <w:t xml:space="preserve">, a private global intelligence firm, “The World Still Needs American Muscle,” Real Clear World, </w:t>
      </w:r>
      <w:hyperlink r:id="rId95" w:history="1">
        <w:r w:rsidRPr="00492831">
          <w:rPr>
            <w:rStyle w:val="Hyperlink"/>
            <w:szCs w:val="16"/>
          </w:rPr>
          <w:t>http://www.realclearworld.com/articles/2013/05/23/the_world_still_needs_american_hard_power_105179.html</w:t>
        </w:r>
      </w:hyperlink>
      <w:r w:rsidRPr="00492831">
        <w:rPr>
          <w:szCs w:val="16"/>
        </w:rPr>
        <w:t>, ACC. 7/9/13, MRM</w:t>
      </w:r>
    </w:p>
    <w:p w:rsidR="00B40841" w:rsidRPr="00C970C9" w:rsidRDefault="00B40841" w:rsidP="00B40841">
      <w:pPr>
        <w:rPr>
          <w:rStyle w:val="StyleBoldUnderline"/>
          <w:b w:val="0"/>
          <w:bCs w:val="0"/>
          <w:sz w:val="16"/>
          <w:szCs w:val="16"/>
          <w:u w:val="none"/>
        </w:rPr>
      </w:pPr>
      <w:r w:rsidRPr="00492831">
        <w:rPr>
          <w:rFonts w:asciiTheme="minorHAnsi" w:hAnsiTheme="minorHAnsi"/>
          <w:szCs w:val="16"/>
        </w:rPr>
        <w:t>Hard power has not been in vogue since the</w:t>
      </w:r>
      <w:r w:rsidRPr="00492831">
        <w:rPr>
          <w:rStyle w:val="apple-converted-space"/>
          <w:rFonts w:asciiTheme="minorHAnsi" w:eastAsiaTheme="majorEastAsia" w:hAnsiTheme="minorHAnsi"/>
          <w:szCs w:val="16"/>
        </w:rPr>
        <w:t> </w:t>
      </w:r>
      <w:hyperlink r:id="rId96" w:history="1">
        <w:r w:rsidRPr="00492831">
          <w:rPr>
            <w:rStyle w:val="Hyperlink"/>
            <w:rFonts w:asciiTheme="minorHAnsi" w:hAnsiTheme="minorHAnsi"/>
            <w:szCs w:val="16"/>
          </w:rPr>
          <w:t>Iraq</w:t>
        </w:r>
      </w:hyperlink>
      <w:r w:rsidRPr="00492831">
        <w:rPr>
          <w:rStyle w:val="apple-converted-space"/>
          <w:rFonts w:asciiTheme="minorHAnsi" w:eastAsiaTheme="majorEastAsia" w:hAnsiTheme="minorHAnsi"/>
          <w:szCs w:val="16"/>
        </w:rPr>
        <w:t> </w:t>
      </w:r>
      <w:r w:rsidRPr="00492831">
        <w:rPr>
          <w:rFonts w:asciiTheme="minorHAnsi" w:hAnsiTheme="minorHAnsi"/>
          <w:szCs w:val="16"/>
        </w:rPr>
        <w:t>War turned badly in about 2004. In foreign policy journals and at elite conferences, the talk for years has been about "soft power," "the power of persuasion" and the need to revitalize the U.S. State Department as opposed to the Pentagon: didn't you know,</w:t>
      </w:r>
      <w:r w:rsidRPr="00492831">
        <w:rPr>
          <w:rStyle w:val="apple-converted-space"/>
          <w:rFonts w:asciiTheme="minorHAnsi" w:eastAsiaTheme="majorEastAsia" w:hAnsiTheme="minorHAnsi"/>
          <w:szCs w:val="16"/>
        </w:rPr>
        <w:t> </w:t>
      </w:r>
      <w:r w:rsidRPr="00492831">
        <w:rPr>
          <w:rStyle w:val="Emphasis"/>
          <w:rFonts w:asciiTheme="minorHAnsi" w:eastAsiaTheme="majorEastAsia" w:hAnsiTheme="minorHAnsi" w:cstheme="majorBidi"/>
          <w:b w:val="0"/>
          <w:bCs/>
          <w:iCs w:val="0"/>
          <w:sz w:val="16"/>
          <w:szCs w:val="16"/>
          <w:u w:val="none"/>
          <w:bdr w:val="none" w:sz="0" w:space="0" w:color="auto"/>
        </w:rPr>
        <w:t>it's about diplomacy, not military might</w:t>
      </w:r>
      <w:proofErr w:type="gramStart"/>
      <w:r w:rsidRPr="00492831">
        <w:rPr>
          <w:rStyle w:val="Emphasis"/>
          <w:rFonts w:asciiTheme="minorHAnsi" w:eastAsiaTheme="majorEastAsia" w:hAnsiTheme="minorHAnsi" w:cstheme="majorBidi"/>
          <w:b w:val="0"/>
          <w:bCs/>
          <w:iCs w:val="0"/>
          <w:sz w:val="16"/>
          <w:szCs w:val="16"/>
          <w:u w:val="none"/>
          <w:bdr w:val="none" w:sz="0" w:space="0" w:color="auto"/>
        </w:rPr>
        <w:t>!</w:t>
      </w:r>
      <w:r w:rsidRPr="00492831">
        <w:rPr>
          <w:rStyle w:val="apple-converted-space"/>
          <w:rFonts w:asciiTheme="minorHAnsi" w:eastAsiaTheme="majorEastAsia" w:hAnsiTheme="minorHAnsi" w:cstheme="majorBidi"/>
          <w:b/>
          <w:bCs/>
          <w:iCs/>
          <w:szCs w:val="16"/>
        </w:rPr>
        <w:t> </w:t>
      </w:r>
      <w:proofErr w:type="gramEnd"/>
      <w:r w:rsidRPr="00492831">
        <w:rPr>
          <w:rFonts w:asciiTheme="minorHAnsi" w:hAnsiTheme="minorHAnsi"/>
          <w:szCs w:val="16"/>
        </w:rPr>
        <w:t>Except when it isn't; except when members of this same elite argue for humanitarian intervention in places like</w:t>
      </w:r>
      <w:r w:rsidRPr="00492831">
        <w:rPr>
          <w:rStyle w:val="apple-converted-space"/>
          <w:rFonts w:asciiTheme="minorHAnsi" w:eastAsiaTheme="majorEastAsia" w:hAnsiTheme="minorHAnsi"/>
          <w:szCs w:val="16"/>
        </w:rPr>
        <w:t> </w:t>
      </w:r>
      <w:hyperlink r:id="rId97" w:history="1">
        <w:r w:rsidRPr="00492831">
          <w:rPr>
            <w:rStyle w:val="Hyperlink"/>
            <w:rFonts w:asciiTheme="minorHAnsi" w:hAnsiTheme="minorHAnsi"/>
            <w:szCs w:val="16"/>
          </w:rPr>
          <w:t>Libya</w:t>
        </w:r>
      </w:hyperlink>
      <w:r w:rsidRPr="00492831">
        <w:rPr>
          <w:rStyle w:val="apple-converted-space"/>
          <w:rFonts w:asciiTheme="minorHAnsi" w:eastAsiaTheme="majorEastAsia" w:hAnsiTheme="minorHAnsi"/>
          <w:szCs w:val="16"/>
        </w:rPr>
        <w:t> </w:t>
      </w:r>
      <w:r w:rsidRPr="00492831">
        <w:rPr>
          <w:rFonts w:asciiTheme="minorHAnsi" w:hAnsiTheme="minorHAnsi"/>
          <w:szCs w:val="16"/>
        </w:rPr>
        <w:t>and</w:t>
      </w:r>
      <w:r w:rsidRPr="00492831">
        <w:rPr>
          <w:rStyle w:val="apple-converted-space"/>
          <w:rFonts w:asciiTheme="minorHAnsi" w:eastAsiaTheme="majorEastAsia" w:hAnsiTheme="minorHAnsi"/>
          <w:szCs w:val="16"/>
        </w:rPr>
        <w:t> </w:t>
      </w:r>
      <w:hyperlink r:id="rId98" w:history="1">
        <w:r w:rsidRPr="00492831">
          <w:rPr>
            <w:rStyle w:val="Hyperlink"/>
            <w:rFonts w:asciiTheme="minorHAnsi" w:hAnsiTheme="minorHAnsi"/>
            <w:szCs w:val="16"/>
          </w:rPr>
          <w:t>Syria</w:t>
        </w:r>
      </w:hyperlink>
      <w:r w:rsidRPr="00492831">
        <w:rPr>
          <w:rFonts w:asciiTheme="minorHAnsi" w:hAnsiTheme="minorHAnsi"/>
          <w:szCs w:val="16"/>
        </w:rPr>
        <w:t xml:space="preserve">. Then soft power </w:t>
      </w:r>
      <w:proofErr w:type="gramStart"/>
      <w:r w:rsidRPr="00492831">
        <w:rPr>
          <w:rFonts w:asciiTheme="minorHAnsi" w:hAnsiTheme="minorHAnsi"/>
          <w:szCs w:val="16"/>
        </w:rPr>
        <w:t>be</w:t>
      </w:r>
      <w:proofErr w:type="gramEnd"/>
      <w:r w:rsidRPr="00492831">
        <w:rPr>
          <w:rFonts w:asciiTheme="minorHAnsi" w:hAnsiTheme="minorHAnsi"/>
          <w:szCs w:val="16"/>
        </w:rPr>
        <w:t xml:space="preserve"> damned. The fact is that</w:t>
      </w:r>
      <w:r w:rsidRPr="00492831">
        <w:rPr>
          <w:rFonts w:asciiTheme="minorHAnsi" w:hAnsiTheme="minorHAnsi"/>
          <w:sz w:val="21"/>
          <w:szCs w:val="21"/>
        </w:rPr>
        <w:t xml:space="preserve"> </w:t>
      </w:r>
      <w:r w:rsidRPr="00492831">
        <w:rPr>
          <w:rStyle w:val="StyleBoldUnderline"/>
          <w:rFonts w:asciiTheme="minorHAnsi" w:hAnsiTheme="minorHAnsi"/>
          <w:highlight w:val="cyan"/>
        </w:rPr>
        <w:t>hard power is supremely necessary in today's world</w:t>
      </w:r>
      <w:r w:rsidRPr="00492831">
        <w:rPr>
          <w:rStyle w:val="StyleBoldUnderline"/>
          <w:rFonts w:asciiTheme="minorHAnsi" w:hAnsiTheme="minorHAnsi"/>
        </w:rPr>
        <w:t>,</w:t>
      </w:r>
      <w:r w:rsidRPr="00492831">
        <w:rPr>
          <w:rFonts w:asciiTheme="minorHAnsi" w:hAnsiTheme="minorHAnsi"/>
          <w:color w:val="000000"/>
          <w:sz w:val="21"/>
          <w:szCs w:val="21"/>
        </w:rPr>
        <w:t xml:space="preserve"> </w:t>
      </w:r>
      <w:r w:rsidRPr="00492831">
        <w:rPr>
          <w:rFonts w:asciiTheme="minorHAnsi" w:hAnsiTheme="minorHAnsi"/>
          <w:szCs w:val="16"/>
        </w:rPr>
        <w:t>for reasons having nothing to do with humanitarian intervention. Indeed, the Harvard professor and former government official,</w:t>
      </w:r>
      <w:r w:rsidRPr="00492831">
        <w:rPr>
          <w:rFonts w:asciiTheme="minorHAnsi" w:hAnsiTheme="minorHAnsi"/>
          <w:sz w:val="21"/>
          <w:szCs w:val="21"/>
        </w:rPr>
        <w:t xml:space="preserve"> </w:t>
      </w:r>
      <w:r w:rsidRPr="00492831">
        <w:rPr>
          <w:rStyle w:val="StyleBoldUnderline"/>
          <w:rFonts w:asciiTheme="minorHAnsi" w:hAnsiTheme="minorHAnsi"/>
        </w:rPr>
        <w:t xml:space="preserve">Joseph S. </w:t>
      </w:r>
      <w:r w:rsidRPr="00C67FE1">
        <w:rPr>
          <w:rStyle w:val="StyleBoldUnderline"/>
          <w:rFonts w:asciiTheme="minorHAnsi" w:hAnsiTheme="minorHAnsi"/>
          <w:highlight w:val="cyan"/>
        </w:rPr>
        <w:t>Nye,</w:t>
      </w:r>
      <w:r w:rsidRPr="00492831">
        <w:rPr>
          <w:rStyle w:val="StyleBoldUnderline"/>
          <w:rFonts w:asciiTheme="minorHAnsi" w:hAnsiTheme="minorHAnsi"/>
        </w:rPr>
        <w:t xml:space="preserve"> Jr.,</w:t>
      </w:r>
      <w:r w:rsidRPr="00492831">
        <w:rPr>
          <w:rFonts w:asciiTheme="minorHAnsi" w:hAnsiTheme="minorHAnsi"/>
          <w:color w:val="000000"/>
          <w:sz w:val="21"/>
          <w:szCs w:val="21"/>
        </w:rPr>
        <w:t xml:space="preserve"> </w:t>
      </w:r>
      <w:r w:rsidRPr="00492831">
        <w:rPr>
          <w:rStyle w:val="StyleBoldUnderline"/>
          <w:rFonts w:asciiTheme="minorHAnsi" w:hAnsiTheme="minorHAnsi"/>
        </w:rPr>
        <w:t>who</w:t>
      </w:r>
      <w:r w:rsidRPr="00492831">
        <w:rPr>
          <w:rFonts w:asciiTheme="minorHAnsi" w:hAnsiTheme="minorHAnsi"/>
          <w:color w:val="000000"/>
          <w:sz w:val="21"/>
          <w:szCs w:val="21"/>
        </w:rPr>
        <w:t xml:space="preserve">, </w:t>
      </w:r>
      <w:r w:rsidRPr="00492831">
        <w:rPr>
          <w:rFonts w:asciiTheme="minorHAnsi" w:hAnsiTheme="minorHAnsi"/>
          <w:szCs w:val="16"/>
        </w:rPr>
        <w:t>in 2004, actually</w:t>
      </w:r>
      <w:r w:rsidRPr="00492831">
        <w:rPr>
          <w:rFonts w:asciiTheme="minorHAnsi" w:hAnsiTheme="minorHAnsi"/>
          <w:sz w:val="21"/>
          <w:szCs w:val="21"/>
        </w:rPr>
        <w:t xml:space="preserve"> </w:t>
      </w:r>
      <w:r w:rsidRPr="00492831">
        <w:rPr>
          <w:rStyle w:val="StyleBoldUnderline"/>
          <w:rFonts w:asciiTheme="minorHAnsi" w:hAnsiTheme="minorHAnsi"/>
        </w:rPr>
        <w:t>coined the term "soft power"</w:t>
      </w:r>
      <w:r w:rsidRPr="00492831">
        <w:rPr>
          <w:rFonts w:asciiTheme="minorHAnsi" w:hAnsiTheme="minorHAnsi"/>
          <w:color w:val="000000"/>
          <w:sz w:val="21"/>
          <w:szCs w:val="21"/>
        </w:rPr>
        <w:t xml:space="preserve"> </w:t>
      </w:r>
      <w:r w:rsidRPr="00492831">
        <w:rPr>
          <w:rFonts w:asciiTheme="minorHAnsi" w:hAnsiTheme="minorHAnsi"/>
          <w:szCs w:val="16"/>
        </w:rPr>
        <w:t>in an eponymous book,</w:t>
      </w:r>
      <w:r w:rsidRPr="00492831">
        <w:rPr>
          <w:rFonts w:asciiTheme="minorHAnsi" w:hAnsiTheme="minorHAnsi"/>
          <w:sz w:val="21"/>
          <w:szCs w:val="21"/>
        </w:rPr>
        <w:t xml:space="preserve"> </w:t>
      </w:r>
      <w:r w:rsidRPr="00C67FE1">
        <w:rPr>
          <w:rStyle w:val="StyleBoldUnderline"/>
          <w:rFonts w:asciiTheme="minorHAnsi" w:hAnsiTheme="minorHAnsi"/>
          <w:highlight w:val="cyan"/>
        </w:rPr>
        <w:t>has always been subtle enough in his own thinking to realize how relevant hard power remains.</w:t>
      </w:r>
      <w:r w:rsidRPr="00492831">
        <w:rPr>
          <w:rStyle w:val="StyleBoldUnderline"/>
          <w:rFonts w:asciiTheme="minorHAnsi" w:hAnsiTheme="minorHAnsi"/>
          <w:b w:val="0"/>
          <w:bCs w:val="0"/>
          <w:color w:val="000000"/>
          <w:sz w:val="21"/>
          <w:szCs w:val="21"/>
          <w:u w:val="none"/>
        </w:rPr>
        <w:t xml:space="preserve"> </w:t>
      </w:r>
      <w:r w:rsidRPr="00492831">
        <w:rPr>
          <w:rFonts w:asciiTheme="minorHAnsi" w:hAnsiTheme="minorHAnsi"/>
          <w:szCs w:val="16"/>
        </w:rPr>
        <w:t>As I write, the two areas of the world that are most important in terms of America's long-term economic and political interests --</w:t>
      </w:r>
      <w:r w:rsidRPr="00492831">
        <w:rPr>
          <w:rFonts w:asciiTheme="minorHAnsi" w:hAnsiTheme="minorHAnsi"/>
          <w:sz w:val="21"/>
          <w:szCs w:val="21"/>
        </w:rPr>
        <w:t xml:space="preserve"> </w:t>
      </w:r>
      <w:r w:rsidRPr="00492831">
        <w:rPr>
          <w:rStyle w:val="StyleBoldUnderline"/>
          <w:rFonts w:asciiTheme="minorHAnsi" w:hAnsiTheme="minorHAnsi"/>
          <w:highlight w:val="cyan"/>
        </w:rPr>
        <w:t>Asia and Europe -- are undergoing power shifts. The growth of Chinese air and naval power is beginning to rearrange the correlation of forces in Asia, while the weakening of the E</w:t>
      </w:r>
      <w:r w:rsidRPr="00B337E8">
        <w:rPr>
          <w:sz w:val="10"/>
        </w:rPr>
        <w:t>uropean</w:t>
      </w:r>
      <w:r w:rsidRPr="00492831">
        <w:rPr>
          <w:rStyle w:val="StyleBoldUnderline"/>
          <w:rFonts w:asciiTheme="minorHAnsi" w:hAnsiTheme="minorHAnsi"/>
          <w:highlight w:val="cyan"/>
        </w:rPr>
        <w:t xml:space="preserve"> U</w:t>
      </w:r>
      <w:r w:rsidRPr="00B337E8">
        <w:rPr>
          <w:sz w:val="10"/>
        </w:rPr>
        <w:t>nion</w:t>
      </w:r>
      <w:r w:rsidRPr="00492831">
        <w:rPr>
          <w:rStyle w:val="StyleBoldUnderline"/>
          <w:rFonts w:asciiTheme="minorHAnsi" w:hAnsiTheme="minorHAnsi"/>
          <w:highlight w:val="cyan"/>
        </w:rPr>
        <w:t xml:space="preserve"> in geopolitical terms</w:t>
      </w:r>
      <w:r w:rsidRPr="00492831">
        <w:rPr>
          <w:rFonts w:asciiTheme="minorHAnsi" w:hAnsiTheme="minorHAnsi"/>
          <w:color w:val="000000"/>
          <w:sz w:val="21"/>
          <w:szCs w:val="21"/>
          <w:highlight w:val="cyan"/>
        </w:rPr>
        <w:t xml:space="preserve"> </w:t>
      </w:r>
      <w:r w:rsidRPr="00492831">
        <w:rPr>
          <w:rFonts w:asciiTheme="minorHAnsi" w:hAnsiTheme="minorHAnsi"/>
          <w:szCs w:val="16"/>
        </w:rPr>
        <w:t>-- because of its ongoing fiscal crisis --</w:t>
      </w:r>
      <w:r w:rsidRPr="00B337E8">
        <w:t xml:space="preserve"> is</w:t>
      </w:r>
      <w:r w:rsidRPr="00B337E8">
        <w:rPr>
          <w:rStyle w:val="StyleBoldUnderline"/>
          <w:rFonts w:asciiTheme="minorHAnsi" w:hAnsiTheme="minorHAnsi"/>
        </w:rPr>
        <w:t xml:space="preserve"> </w:t>
      </w:r>
      <w:r w:rsidRPr="00492831">
        <w:rPr>
          <w:rStyle w:val="StyleBoldUnderline"/>
          <w:rFonts w:asciiTheme="minorHAnsi" w:hAnsiTheme="minorHAnsi"/>
          <w:highlight w:val="cyan"/>
        </w:rPr>
        <w:t>providing an opportunity for a new Russian sphere of influence to emerge in Central and Eastern Europe</w:t>
      </w:r>
      <w:r w:rsidRPr="00492831">
        <w:rPr>
          <w:rStyle w:val="StyleBoldUnderline"/>
          <w:rFonts w:asciiTheme="minorHAnsi" w:hAnsiTheme="minorHAnsi"/>
        </w:rPr>
        <w:t>.</w:t>
      </w:r>
      <w:r w:rsidRPr="00492831">
        <w:rPr>
          <w:rFonts w:asciiTheme="minorHAnsi" w:hAnsiTheme="minorHAnsi"/>
          <w:color w:val="000000"/>
          <w:sz w:val="21"/>
          <w:szCs w:val="21"/>
        </w:rPr>
        <w:t xml:space="preserve"> </w:t>
      </w:r>
      <w:r w:rsidRPr="00492831">
        <w:rPr>
          <w:rFonts w:asciiTheme="minorHAnsi" w:hAnsiTheme="minorHAnsi"/>
          <w:szCs w:val="16"/>
        </w:rPr>
        <w:t>Of course</w:t>
      </w:r>
      <w:r w:rsidRPr="00492831">
        <w:rPr>
          <w:rStyle w:val="StyleBoldUnderline"/>
          <w:rFonts w:asciiTheme="minorHAnsi" w:hAnsiTheme="minorHAnsi"/>
        </w:rPr>
        <w:t xml:space="preserve">, </w:t>
      </w:r>
      <w:r w:rsidRPr="00492831">
        <w:rPr>
          <w:rStyle w:val="StyleBoldUnderline"/>
          <w:rFonts w:asciiTheme="minorHAnsi" w:hAnsiTheme="minorHAnsi"/>
          <w:highlight w:val="cyan"/>
        </w:rPr>
        <w:t>both challenges</w:t>
      </w:r>
      <w:r w:rsidRPr="00492831">
        <w:rPr>
          <w:rFonts w:asciiTheme="minorHAnsi" w:hAnsiTheme="minorHAnsi"/>
          <w:color w:val="000000"/>
          <w:sz w:val="21"/>
          <w:szCs w:val="21"/>
          <w:highlight w:val="cyan"/>
        </w:rPr>
        <w:t xml:space="preserve"> </w:t>
      </w:r>
      <w:r w:rsidRPr="00492831">
        <w:rPr>
          <w:rFonts w:asciiTheme="minorHAnsi" w:hAnsiTheme="minorHAnsi"/>
          <w:szCs w:val="16"/>
        </w:rPr>
        <w:t>require robust diplomacy on America's part. But fundamentally what they really</w:t>
      </w:r>
      <w:r w:rsidRPr="00492831">
        <w:rPr>
          <w:rFonts w:asciiTheme="minorHAnsi" w:hAnsiTheme="minorHAnsi"/>
          <w:sz w:val="21"/>
          <w:szCs w:val="21"/>
        </w:rPr>
        <w:t xml:space="preserve"> </w:t>
      </w:r>
      <w:r w:rsidRPr="00492831">
        <w:rPr>
          <w:rStyle w:val="StyleBoldUnderline"/>
          <w:rFonts w:asciiTheme="minorHAnsi" w:hAnsiTheme="minorHAnsi"/>
          <w:highlight w:val="cyan"/>
        </w:rPr>
        <w:t>require</w:t>
      </w:r>
      <w:r w:rsidRPr="00492831">
        <w:rPr>
          <w:rFonts w:asciiTheme="minorHAnsi" w:hAnsiTheme="minorHAnsi"/>
          <w:color w:val="000000"/>
          <w:sz w:val="21"/>
          <w:szCs w:val="21"/>
        </w:rPr>
        <w:t xml:space="preserve"> </w:t>
      </w:r>
      <w:r w:rsidRPr="00492831">
        <w:rPr>
          <w:rFonts w:asciiTheme="minorHAnsi" w:hAnsiTheme="minorHAnsi"/>
          <w:szCs w:val="16"/>
        </w:rPr>
        <w:t>is</w:t>
      </w:r>
      <w:r w:rsidRPr="00492831">
        <w:rPr>
          <w:rFonts w:asciiTheme="minorHAnsi" w:hAnsiTheme="minorHAnsi"/>
          <w:color w:val="000000"/>
          <w:sz w:val="21"/>
          <w:szCs w:val="21"/>
        </w:rPr>
        <w:t xml:space="preserve"> </w:t>
      </w:r>
      <w:r w:rsidRPr="00B337E8">
        <w:rPr>
          <w:rStyle w:val="StyleBoldUnderline"/>
          <w:rFonts w:asciiTheme="minorHAnsi" w:hAnsiTheme="minorHAnsi"/>
          <w:highlight w:val="cyan"/>
        </w:rPr>
        <w:t>a steadfast commitment of</w:t>
      </w:r>
      <w:r w:rsidRPr="00492831">
        <w:rPr>
          <w:rStyle w:val="StyleBoldUnderline"/>
          <w:rFonts w:asciiTheme="minorHAnsi" w:hAnsiTheme="minorHAnsi"/>
        </w:rPr>
        <w:t xml:space="preserve"> </w:t>
      </w:r>
      <w:r w:rsidRPr="00492831">
        <w:rPr>
          <w:rStyle w:val="StyleBoldUnderline"/>
          <w:rFonts w:asciiTheme="minorHAnsi" w:hAnsiTheme="minorHAnsi"/>
          <w:highlight w:val="cyan"/>
        </w:rPr>
        <w:t>American hard power</w:t>
      </w:r>
      <w:r w:rsidRPr="00492831">
        <w:rPr>
          <w:rFonts w:asciiTheme="minorHAnsi" w:hAnsiTheme="minorHAnsi"/>
          <w:color w:val="000000"/>
          <w:sz w:val="21"/>
          <w:szCs w:val="21"/>
        </w:rPr>
        <w:t xml:space="preserve">. </w:t>
      </w:r>
      <w:r w:rsidRPr="00B337E8">
        <w:rPr>
          <w:rFonts w:asciiTheme="minorHAnsi" w:hAnsiTheme="minorHAnsi"/>
          <w:szCs w:val="16"/>
        </w:rPr>
        <w:t>And</w:t>
      </w:r>
      <w:r w:rsidRPr="00B337E8">
        <w:rPr>
          <w:rFonts w:asciiTheme="minorHAnsi" w:hAnsiTheme="minorHAnsi"/>
          <w:color w:val="000000"/>
          <w:sz w:val="21"/>
          <w:szCs w:val="21"/>
        </w:rPr>
        <w:t xml:space="preserve"> </w:t>
      </w:r>
      <w:r w:rsidRPr="00B337E8">
        <w:rPr>
          <w:rStyle w:val="StyleBoldUnderline"/>
          <w:rFonts w:asciiTheme="minorHAnsi" w:hAnsiTheme="minorHAnsi"/>
        </w:rPr>
        <w:t>the countries in these two</w:t>
      </w:r>
      <w:r w:rsidRPr="00B337E8">
        <w:rPr>
          <w:rFonts w:asciiTheme="minorHAnsi" w:hAnsiTheme="minorHAnsi"/>
          <w:color w:val="000000"/>
          <w:sz w:val="21"/>
          <w:szCs w:val="21"/>
        </w:rPr>
        <w:t xml:space="preserve"> </w:t>
      </w:r>
      <w:r w:rsidRPr="00B337E8">
        <w:rPr>
          <w:rFonts w:asciiTheme="minorHAnsi" w:hAnsiTheme="minorHAnsi"/>
          <w:szCs w:val="16"/>
        </w:rPr>
        <w:t>most vital</w:t>
      </w:r>
      <w:r w:rsidRPr="00B337E8">
        <w:rPr>
          <w:rFonts w:asciiTheme="minorHAnsi" w:hAnsiTheme="minorHAnsi"/>
          <w:sz w:val="21"/>
          <w:szCs w:val="21"/>
        </w:rPr>
        <w:t xml:space="preserve"> </w:t>
      </w:r>
      <w:r w:rsidRPr="00B337E8">
        <w:rPr>
          <w:rStyle w:val="StyleBoldUnderline"/>
          <w:rFonts w:asciiTheme="minorHAnsi" w:hAnsiTheme="minorHAnsi"/>
        </w:rPr>
        <w:t>regions are not bashful about saying so.</w:t>
      </w:r>
      <w:r w:rsidRPr="00B337E8">
        <w:rPr>
          <w:rStyle w:val="StyleBoldUnderline"/>
          <w:rFonts w:asciiTheme="minorHAnsi" w:hAnsiTheme="minorHAnsi"/>
          <w:b w:val="0"/>
          <w:bCs w:val="0"/>
          <w:color w:val="000000"/>
          <w:sz w:val="21"/>
          <w:szCs w:val="21"/>
          <w:u w:val="none"/>
        </w:rPr>
        <w:t xml:space="preserve"> </w:t>
      </w:r>
      <w:r w:rsidRPr="00B337E8">
        <w:rPr>
          <w:rFonts w:asciiTheme="minorHAnsi" w:hAnsiTheme="minorHAnsi"/>
          <w:szCs w:val="16"/>
        </w:rPr>
        <w:t>Security officials in countries as diverse</w:t>
      </w:r>
      <w:r w:rsidR="00B337E8">
        <w:rPr>
          <w:rFonts w:asciiTheme="minorHAnsi" w:hAnsiTheme="minorHAnsi"/>
          <w:szCs w:val="16"/>
        </w:rPr>
        <w:t xml:space="preserve"> </w:t>
      </w:r>
      <w:r w:rsidRPr="00492831">
        <w:rPr>
          <w:rFonts w:asciiTheme="minorHAnsi" w:hAnsiTheme="minorHAnsi"/>
          <w:szCs w:val="16"/>
        </w:rPr>
        <w:t>as</w:t>
      </w:r>
      <w:r w:rsidRPr="00492831">
        <w:rPr>
          <w:rStyle w:val="StyleBoldUnderline"/>
          <w:rFonts w:asciiTheme="minorHAnsi" w:eastAsiaTheme="majorEastAsia" w:hAnsiTheme="minorHAnsi"/>
        </w:rPr>
        <w:t> </w:t>
      </w:r>
      <w:hyperlink r:id="rId99" w:history="1">
        <w:r w:rsidRPr="00492831">
          <w:rPr>
            <w:rStyle w:val="StyleBoldUnderline"/>
            <w:rFonts w:asciiTheme="minorHAnsi" w:hAnsiTheme="minorHAnsi"/>
            <w:highlight w:val="cyan"/>
          </w:rPr>
          <w:t>Japan</w:t>
        </w:r>
      </w:hyperlink>
      <w:r w:rsidRPr="00492831">
        <w:rPr>
          <w:rStyle w:val="StyleBoldUnderline"/>
          <w:rFonts w:asciiTheme="minorHAnsi" w:eastAsiaTheme="majorEastAsia" w:hAnsiTheme="minorHAnsi"/>
        </w:rPr>
        <w:t> </w:t>
      </w:r>
      <w:r w:rsidRPr="00492831">
        <w:rPr>
          <w:rStyle w:val="StyleBoldUnderline"/>
          <w:rFonts w:asciiTheme="minorHAnsi" w:hAnsiTheme="minorHAnsi"/>
          <w:highlight w:val="cyan"/>
        </w:rPr>
        <w:t>and</w:t>
      </w:r>
      <w:r w:rsidRPr="00492831">
        <w:rPr>
          <w:rStyle w:val="StyleBoldUnderline"/>
          <w:rFonts w:asciiTheme="minorHAnsi" w:eastAsiaTheme="majorEastAsia" w:hAnsiTheme="minorHAnsi"/>
          <w:highlight w:val="cyan"/>
        </w:rPr>
        <w:t> </w:t>
      </w:r>
      <w:hyperlink r:id="rId100" w:history="1">
        <w:r w:rsidRPr="00492831">
          <w:rPr>
            <w:rStyle w:val="StyleBoldUnderline"/>
            <w:rFonts w:asciiTheme="minorHAnsi" w:hAnsiTheme="minorHAnsi"/>
            <w:highlight w:val="cyan"/>
          </w:rPr>
          <w:t>Poland</w:t>
        </w:r>
      </w:hyperlink>
      <w:r w:rsidRPr="00492831">
        <w:rPr>
          <w:rStyle w:val="StyleBoldUnderline"/>
          <w:rFonts w:asciiTheme="minorHAnsi" w:hAnsiTheme="minorHAnsi"/>
          <w:highlight w:val="cyan"/>
        </w:rPr>
        <w:t>,</w:t>
      </w:r>
      <w:r w:rsidRPr="00492831">
        <w:rPr>
          <w:rStyle w:val="StyleBoldUnderline"/>
          <w:rFonts w:asciiTheme="minorHAnsi" w:eastAsiaTheme="majorEastAsia" w:hAnsiTheme="minorHAnsi"/>
          <w:highlight w:val="cyan"/>
        </w:rPr>
        <w:t> </w:t>
      </w:r>
      <w:hyperlink r:id="rId101" w:history="1">
        <w:r w:rsidRPr="00492831">
          <w:rPr>
            <w:rStyle w:val="StyleBoldUnderline"/>
            <w:rFonts w:asciiTheme="minorHAnsi" w:hAnsiTheme="minorHAnsi"/>
            <w:highlight w:val="cyan"/>
          </w:rPr>
          <w:t>Vietnam</w:t>
        </w:r>
      </w:hyperlink>
      <w:r w:rsidRPr="00492831">
        <w:rPr>
          <w:rStyle w:val="StyleBoldUnderline"/>
          <w:rFonts w:asciiTheme="minorHAnsi" w:eastAsiaTheme="majorEastAsia" w:hAnsiTheme="minorHAnsi"/>
          <w:highlight w:val="cyan"/>
        </w:rPr>
        <w:t> </w:t>
      </w:r>
      <w:r w:rsidRPr="00492831">
        <w:rPr>
          <w:rStyle w:val="StyleBoldUnderline"/>
          <w:rFonts w:asciiTheme="minorHAnsi" w:hAnsiTheme="minorHAnsi"/>
          <w:highlight w:val="cyan"/>
        </w:rPr>
        <w:t xml:space="preserve">and Romania </w:t>
      </w:r>
      <w:r w:rsidRPr="00492831">
        <w:rPr>
          <w:rStyle w:val="StyleBoldUnderline"/>
          <w:rFonts w:asciiTheme="minorHAnsi" w:hAnsiTheme="minorHAnsi"/>
        </w:rPr>
        <w:t>desperately</w:t>
      </w:r>
      <w:r w:rsidRPr="00492831">
        <w:rPr>
          <w:rFonts w:asciiTheme="minorHAnsi" w:hAnsiTheme="minorHAnsi"/>
          <w:color w:val="000000"/>
          <w:sz w:val="21"/>
          <w:szCs w:val="21"/>
        </w:rPr>
        <w:t xml:space="preserve"> </w:t>
      </w:r>
      <w:r w:rsidRPr="00492831">
        <w:rPr>
          <w:rStyle w:val="StyleBoldUnderline"/>
          <w:rFonts w:asciiTheme="minorHAnsi" w:hAnsiTheme="minorHAnsi"/>
        </w:rPr>
        <w:t>hope</w:t>
      </w:r>
      <w:r w:rsidRPr="00492831">
        <w:rPr>
          <w:rFonts w:asciiTheme="minorHAnsi" w:hAnsiTheme="minorHAnsi"/>
          <w:color w:val="000000"/>
          <w:sz w:val="21"/>
          <w:szCs w:val="21"/>
        </w:rPr>
        <w:t xml:space="preserve"> </w:t>
      </w:r>
      <w:r w:rsidRPr="00492831">
        <w:rPr>
          <w:rStyle w:val="StyleBoldUnderline"/>
          <w:rFonts w:asciiTheme="minorHAnsi" w:hAnsiTheme="minorHAnsi"/>
        </w:rPr>
        <w:t>that all this talk about American soft power overtaking American hard power is merely that --</w:t>
      </w:r>
      <w:r w:rsidRPr="00492831">
        <w:rPr>
          <w:rFonts w:asciiTheme="minorHAnsi" w:hAnsiTheme="minorHAnsi"/>
          <w:color w:val="000000"/>
          <w:sz w:val="21"/>
          <w:szCs w:val="21"/>
        </w:rPr>
        <w:t xml:space="preserve"> </w:t>
      </w:r>
      <w:r w:rsidRPr="00492831">
        <w:rPr>
          <w:rFonts w:asciiTheme="minorHAnsi" w:hAnsiTheme="minorHAnsi"/>
          <w:szCs w:val="16"/>
        </w:rPr>
        <w:t>talk</w:t>
      </w:r>
      <w:r w:rsidRPr="00492831">
        <w:rPr>
          <w:rStyle w:val="StyleBoldUnderline"/>
          <w:rFonts w:asciiTheme="minorHAnsi" w:hAnsiTheme="minorHAnsi"/>
        </w:rPr>
        <w:t>. For</w:t>
      </w:r>
      <w:r w:rsidRPr="00492831">
        <w:rPr>
          <w:rStyle w:val="StyleBoldUnderline"/>
          <w:rFonts w:asciiTheme="minorHAnsi" w:hAnsiTheme="minorHAnsi"/>
          <w:highlight w:val="cyan"/>
        </w:rPr>
        <w:t xml:space="preserve"> it is American warships and ground forces deployments that matter most to these countries and their officials</w:t>
      </w:r>
      <w:proofErr w:type="gramStart"/>
      <w:r w:rsidRPr="00492831">
        <w:rPr>
          <w:rFonts w:asciiTheme="minorHAnsi" w:hAnsiTheme="minorHAnsi"/>
          <w:color w:val="000000"/>
          <w:sz w:val="21"/>
          <w:szCs w:val="21"/>
          <w:highlight w:val="cyan"/>
        </w:rPr>
        <w:t>.</w:t>
      </w:r>
      <w:r w:rsidRPr="00492831">
        <w:rPr>
          <w:rFonts w:asciiTheme="minorHAnsi" w:hAnsiTheme="minorHAnsi"/>
          <w:color w:val="000000"/>
          <w:sz w:val="21"/>
          <w:szCs w:val="21"/>
        </w:rPr>
        <w:t xml:space="preserve"> </w:t>
      </w:r>
      <w:proofErr w:type="gramEnd"/>
      <w:r w:rsidRPr="00492831">
        <w:rPr>
          <w:rFonts w:asciiTheme="minorHAnsi" w:hAnsiTheme="minorHAnsi"/>
          <w:szCs w:val="16"/>
        </w:rPr>
        <w:t>Indeed, despite the disappointing conclusions to the Iraq and</w:t>
      </w:r>
      <w:r w:rsidRPr="00492831">
        <w:rPr>
          <w:rStyle w:val="apple-converted-space"/>
          <w:rFonts w:asciiTheme="minorHAnsi" w:eastAsiaTheme="majorEastAsia" w:hAnsiTheme="minorHAnsi"/>
          <w:szCs w:val="16"/>
        </w:rPr>
        <w:t> </w:t>
      </w:r>
      <w:hyperlink r:id="rId102" w:history="1">
        <w:r w:rsidRPr="00492831">
          <w:rPr>
            <w:rStyle w:val="Hyperlink"/>
            <w:rFonts w:asciiTheme="minorHAnsi" w:hAnsiTheme="minorHAnsi"/>
            <w:szCs w:val="16"/>
          </w:rPr>
          <w:t>Afghanistan</w:t>
        </w:r>
      </w:hyperlink>
      <w:r w:rsidRPr="00492831">
        <w:rPr>
          <w:rStyle w:val="apple-converted-space"/>
          <w:rFonts w:asciiTheme="minorHAnsi" w:eastAsiaTheme="majorEastAsia" w:hAnsiTheme="minorHAnsi"/>
          <w:szCs w:val="16"/>
        </w:rPr>
        <w:t> </w:t>
      </w:r>
      <w:r w:rsidRPr="00492831">
        <w:rPr>
          <w:rFonts w:asciiTheme="minorHAnsi" w:hAnsiTheme="minorHAnsi"/>
          <w:szCs w:val="16"/>
        </w:rPr>
        <w:t>wars,</w:t>
      </w:r>
      <w:r w:rsidRPr="00492831">
        <w:rPr>
          <w:rFonts w:asciiTheme="minorHAnsi" w:hAnsiTheme="minorHAnsi"/>
          <w:sz w:val="21"/>
          <w:szCs w:val="21"/>
        </w:rPr>
        <w:t xml:space="preserve"> </w:t>
      </w:r>
      <w:r w:rsidRPr="00492831">
        <w:rPr>
          <w:rStyle w:val="StyleBoldUnderline"/>
          <w:rFonts w:asciiTheme="minorHAnsi" w:hAnsiTheme="minorHAnsi"/>
          <w:highlight w:val="cyan"/>
        </w:rPr>
        <w:t>rarely before has American hard power been so revered in places that actually matter.</w:t>
      </w:r>
    </w:p>
    <w:p w:rsidR="008C347B" w:rsidRPr="00E94738" w:rsidRDefault="008C347B" w:rsidP="00933C02">
      <w:pPr>
        <w:rPr>
          <w:rFonts w:asciiTheme="minorHAnsi" w:hAnsiTheme="minorHAnsi"/>
        </w:rPr>
      </w:pPr>
    </w:p>
    <w:p w:rsidR="00933C02" w:rsidRPr="00E94738" w:rsidRDefault="00933C02" w:rsidP="00933C02">
      <w:pPr>
        <w:rPr>
          <w:rFonts w:asciiTheme="minorHAnsi" w:hAnsiTheme="minorHAnsi"/>
        </w:rPr>
      </w:pPr>
    </w:p>
    <w:p w:rsidR="008C347B" w:rsidRPr="00E94738" w:rsidRDefault="008C347B" w:rsidP="008C347B">
      <w:pPr>
        <w:pStyle w:val="Heading3"/>
        <w:rPr>
          <w:rFonts w:asciiTheme="minorHAnsi" w:hAnsiTheme="minorHAnsi"/>
        </w:rPr>
      </w:pPr>
      <w:bookmarkStart w:id="69" w:name="_Toc361218855"/>
      <w:r w:rsidRPr="00E94738">
        <w:rPr>
          <w:rFonts w:asciiTheme="minorHAnsi" w:hAnsiTheme="minorHAnsi"/>
        </w:rPr>
        <w:lastRenderedPageBreak/>
        <w:t>A2:  U.S. SOFT POWER (</w:t>
      </w:r>
      <w:r w:rsidR="001303E1" w:rsidRPr="00E94738">
        <w:rPr>
          <w:rFonts w:asciiTheme="minorHAnsi" w:hAnsiTheme="minorHAnsi"/>
        </w:rPr>
        <w:t>alt. causality/</w:t>
      </w:r>
      <w:r w:rsidRPr="00E94738">
        <w:rPr>
          <w:rFonts w:asciiTheme="minorHAnsi" w:hAnsiTheme="minorHAnsi"/>
        </w:rPr>
        <w:t>low now)</w:t>
      </w:r>
      <w:bookmarkEnd w:id="69"/>
    </w:p>
    <w:p w:rsidR="008C347B" w:rsidRPr="00E94738" w:rsidRDefault="008C347B" w:rsidP="008C347B">
      <w:pPr>
        <w:rPr>
          <w:rFonts w:asciiTheme="minorHAnsi" w:hAnsiTheme="minorHAnsi"/>
        </w:rPr>
      </w:pPr>
    </w:p>
    <w:p w:rsidR="00BB77C2" w:rsidRPr="00E94738" w:rsidRDefault="00BB77C2" w:rsidP="00BB77C2">
      <w:pPr>
        <w:pStyle w:val="Heading4"/>
        <w:rPr>
          <w:rFonts w:asciiTheme="minorHAnsi" w:hAnsiTheme="minorHAnsi"/>
        </w:rPr>
      </w:pPr>
      <w:r w:rsidRPr="00E94738">
        <w:rPr>
          <w:rFonts w:asciiTheme="minorHAnsi" w:hAnsiTheme="minorHAnsi"/>
        </w:rPr>
        <w:t>Spying scandals have destroyed US soft power</w:t>
      </w:r>
    </w:p>
    <w:p w:rsidR="008C347B" w:rsidRPr="00E94738" w:rsidRDefault="00BB77C2" w:rsidP="00BB77C2">
      <w:pPr>
        <w:rPr>
          <w:rStyle w:val="StyleStyleBold12pt"/>
          <w:rFonts w:asciiTheme="minorHAnsi" w:hAnsiTheme="minorHAnsi"/>
        </w:rPr>
      </w:pPr>
      <w:proofErr w:type="spellStart"/>
      <w:r w:rsidRPr="00E94738">
        <w:rPr>
          <w:rStyle w:val="StyleStyleBold12pt"/>
          <w:rFonts w:asciiTheme="minorHAnsi" w:hAnsiTheme="minorHAnsi"/>
          <w:highlight w:val="yellow"/>
        </w:rPr>
        <w:t>Migranyan</w:t>
      </w:r>
      <w:proofErr w:type="spellEnd"/>
      <w:r w:rsidRPr="00E94738">
        <w:rPr>
          <w:rStyle w:val="StyleStyleBold12pt"/>
          <w:rFonts w:asciiTheme="minorHAnsi" w:hAnsiTheme="minorHAnsi"/>
          <w:highlight w:val="yellow"/>
        </w:rPr>
        <w:t xml:space="preserve"> 7/5</w:t>
      </w:r>
    </w:p>
    <w:p w:rsidR="00BB77C2" w:rsidRPr="00E94738" w:rsidRDefault="00BB77C2" w:rsidP="00BB77C2">
      <w:pPr>
        <w:rPr>
          <w:rFonts w:asciiTheme="minorHAnsi" w:hAnsiTheme="minorHAnsi"/>
        </w:rPr>
      </w:pPr>
      <w:r w:rsidRPr="00E94738">
        <w:rPr>
          <w:rFonts w:asciiTheme="minorHAnsi" w:hAnsiTheme="minorHAnsi"/>
        </w:rPr>
        <w:t xml:space="preserve"> (</w:t>
      </w:r>
      <w:proofErr w:type="spellStart"/>
      <w:r w:rsidRPr="00E94738">
        <w:rPr>
          <w:rFonts w:asciiTheme="minorHAnsi" w:hAnsiTheme="minorHAnsi"/>
        </w:rPr>
        <w:t>Andranik</w:t>
      </w:r>
      <w:proofErr w:type="spellEnd"/>
      <w:r w:rsidRPr="00E94738">
        <w:rPr>
          <w:rFonts w:asciiTheme="minorHAnsi" w:hAnsiTheme="minorHAnsi"/>
        </w:rPr>
        <w:t xml:space="preserve"> </w:t>
      </w:r>
      <w:proofErr w:type="spellStart"/>
      <w:r w:rsidRPr="00E94738">
        <w:rPr>
          <w:rFonts w:asciiTheme="minorHAnsi" w:hAnsiTheme="minorHAnsi"/>
        </w:rPr>
        <w:t>Migranyan</w:t>
      </w:r>
      <w:proofErr w:type="spellEnd"/>
      <w:r w:rsidRPr="00E94738">
        <w:rPr>
          <w:rFonts w:asciiTheme="minorHAnsi" w:hAnsiTheme="minorHAnsi"/>
        </w:rPr>
        <w:t xml:space="preserve"> is the director of the Institute for Democracy and Cooperation in New York; “Scandals Harm US soft power,</w:t>
      </w:r>
      <w:proofErr w:type="gramStart"/>
      <w:r w:rsidRPr="00E94738">
        <w:rPr>
          <w:rFonts w:asciiTheme="minorHAnsi" w:hAnsiTheme="minorHAnsi"/>
        </w:rPr>
        <w:t xml:space="preserve">”  </w:t>
      </w:r>
      <w:proofErr w:type="gramEnd"/>
      <w:r w:rsidRPr="00E94738">
        <w:rPr>
          <w:rFonts w:asciiTheme="minorHAnsi" w:hAnsiTheme="minorHAnsi"/>
        </w:rPr>
        <w:fldChar w:fldCharType="begin"/>
      </w:r>
      <w:r w:rsidRPr="00E94738">
        <w:rPr>
          <w:rFonts w:asciiTheme="minorHAnsi" w:hAnsiTheme="minorHAnsi"/>
        </w:rPr>
        <w:instrText xml:space="preserve"> HYPERLINK "http://nationalinterest.org/commentary/scandals-harm-us-soft-power-8695" </w:instrText>
      </w:r>
      <w:r w:rsidRPr="00E94738">
        <w:rPr>
          <w:rFonts w:asciiTheme="minorHAnsi" w:hAnsiTheme="minorHAnsi"/>
        </w:rPr>
        <w:fldChar w:fldCharType="separate"/>
      </w:r>
      <w:r w:rsidRPr="00E94738">
        <w:rPr>
          <w:rStyle w:val="Hyperlink"/>
          <w:rFonts w:asciiTheme="minorHAnsi" w:hAnsiTheme="minorHAnsi"/>
        </w:rPr>
        <w:t>http://nationalinterest.org/commentary/scandals-harm-us-soft-power-8695</w:t>
      </w:r>
      <w:r w:rsidRPr="00E94738">
        <w:rPr>
          <w:rFonts w:asciiTheme="minorHAnsi" w:hAnsiTheme="minorHAnsi"/>
        </w:rPr>
        <w:fldChar w:fldCharType="end"/>
      </w:r>
      <w:r w:rsidRPr="00E94738">
        <w:rPr>
          <w:rFonts w:asciiTheme="minorHAnsi" w:hAnsiTheme="minorHAnsi"/>
        </w:rPr>
        <w:t>, //</w:t>
      </w:r>
      <w:proofErr w:type="spellStart"/>
      <w:r w:rsidRPr="00E94738">
        <w:rPr>
          <w:rFonts w:asciiTheme="minorHAnsi" w:hAnsiTheme="minorHAnsi"/>
        </w:rPr>
        <w:t>jw</w:t>
      </w:r>
      <w:proofErr w:type="spellEnd"/>
    </w:p>
    <w:p w:rsidR="00BB77C2" w:rsidRPr="00E94738" w:rsidRDefault="00BB77C2" w:rsidP="00BB77C2">
      <w:pPr>
        <w:rPr>
          <w:rStyle w:val="StyleBoldUnderline"/>
          <w:rFonts w:asciiTheme="minorHAnsi" w:hAnsiTheme="minorHAnsi"/>
        </w:rPr>
      </w:pPr>
      <w:r w:rsidRPr="00E94738">
        <w:rPr>
          <w:rFonts w:asciiTheme="minorHAnsi" w:hAnsiTheme="minorHAnsi"/>
        </w:rPr>
        <w:t>For the past few months, the United States has been rocked by a series of scandals. It all started with the events in Benghazi, when Al Qaeda-affiliated terrorists attacked the General Consulate there and murdered four diplomats, including the U.S. ambassador to Libya. Then there was the scandal exposed when it was revealed that the Justice Department was monitoring the calls of the</w:t>
      </w:r>
      <w:r w:rsidRPr="00E94738">
        <w:rPr>
          <w:rFonts w:asciiTheme="minorHAnsi" w:hAnsiTheme="minorHAnsi"/>
          <w:szCs w:val="16"/>
        </w:rPr>
        <w:t xml:space="preserve"> Associated Press. The Internal Revenue Service seems to have targeted certain political groups. Finally, there was the vast National Security Agency apparatus for monitoring online activity revealed by Edward Snowden. Together, these events provoke a number of questions about the path taken by contemporary Western societies, and especially the one taken by America.</w:t>
      </w:r>
      <w:r w:rsidRPr="00E94738">
        <w:rPr>
          <w:rFonts w:asciiTheme="minorHAnsi" w:hAnsiTheme="minorHAnsi"/>
          <w:sz w:val="12"/>
          <w:szCs w:val="16"/>
        </w:rPr>
        <w:t xml:space="preserve">¶ </w:t>
      </w:r>
      <w:r w:rsidRPr="00E94738">
        <w:rPr>
          <w:rStyle w:val="StyleBoldUnderline"/>
          <w:rFonts w:asciiTheme="minorHAnsi" w:hAnsiTheme="minorHAnsi"/>
        </w:rPr>
        <w:t>Large and powerful institutions, especially those in the security sphere, have become unaccountable to the public, even to representatives of the people themselves</w:t>
      </w:r>
      <w:r w:rsidRPr="00E94738">
        <w:rPr>
          <w:rFonts w:asciiTheme="minorHAnsi" w:hAnsiTheme="minorHAnsi"/>
          <w:szCs w:val="16"/>
        </w:rPr>
        <w:t>. Have George Orwell’s cautionary tales of total government control over society been realized?</w:t>
      </w:r>
      <w:r w:rsidRPr="00E94738">
        <w:rPr>
          <w:rFonts w:asciiTheme="minorHAnsi" w:hAnsiTheme="minorHAnsi"/>
          <w:sz w:val="12"/>
          <w:szCs w:val="16"/>
        </w:rPr>
        <w:t xml:space="preserve">¶ </w:t>
      </w:r>
      <w:r w:rsidRPr="00E94738">
        <w:rPr>
          <w:rFonts w:asciiTheme="minorHAnsi" w:hAnsiTheme="minorHAnsi"/>
          <w:szCs w:val="16"/>
        </w:rPr>
        <w:t>At the end of the 1960s and the beginning of the 1970s, my fellow students and I read Orwell’s</w:t>
      </w:r>
      <w:r w:rsidRPr="00E94738">
        <w:rPr>
          <w:rFonts w:asciiTheme="minorHAnsi" w:hAnsiTheme="minorHAnsi"/>
          <w:i/>
          <w:iCs/>
          <w:szCs w:val="16"/>
          <w:bdr w:val="none" w:sz="0" w:space="0" w:color="auto" w:frame="1"/>
        </w:rPr>
        <w:t>1984</w:t>
      </w:r>
      <w:r w:rsidRPr="00E94738">
        <w:rPr>
          <w:rStyle w:val="apple-converted-space"/>
          <w:rFonts w:asciiTheme="minorHAnsi" w:eastAsiaTheme="majorEastAsia" w:hAnsiTheme="minorHAnsi"/>
          <w:szCs w:val="16"/>
        </w:rPr>
        <w:t xml:space="preserve"> </w:t>
      </w:r>
      <w:r w:rsidRPr="00E94738">
        <w:rPr>
          <w:rFonts w:asciiTheme="minorHAnsi" w:hAnsiTheme="minorHAnsi"/>
          <w:szCs w:val="16"/>
        </w:rPr>
        <w:t xml:space="preserve">and other dystopian stories and believed them to portray fascist Germany or the Soviet Union—two totalitarian regimes—but today it has become increasingly apparent that Orwell, Huxley and other dystopian authors had seen in their own countries (Britain and the United States) certain trends, especially as technological </w:t>
      </w:r>
      <w:r w:rsidRPr="00E94738">
        <w:rPr>
          <w:rStyle w:val="Emphasis"/>
          <w:rFonts w:asciiTheme="minorHAnsi" w:hAnsiTheme="minorHAnsi"/>
        </w:rPr>
        <w:t xml:space="preserve">On a practical geopolitical level, </w:t>
      </w:r>
      <w:r w:rsidRPr="00E94738">
        <w:rPr>
          <w:rStyle w:val="Emphasis"/>
          <w:rFonts w:asciiTheme="minorHAnsi" w:hAnsiTheme="minorHAnsi"/>
          <w:highlight w:val="yellow"/>
        </w:rPr>
        <w:t>the spying scandals have seriously tarnished the reputation of the United States. They have circumscribed its ability to exert soft power; the same influence that made the U.S. model very attractive to the rest of the world.</w:t>
      </w:r>
      <w:r w:rsidRPr="00E94738">
        <w:rPr>
          <w:rStyle w:val="Emphasis"/>
          <w:rFonts w:asciiTheme="minorHAnsi" w:hAnsiTheme="minorHAnsi"/>
        </w:rPr>
        <w:t xml:space="preserve"> This former </w:t>
      </w:r>
      <w:proofErr w:type="spellStart"/>
      <w:r w:rsidRPr="00E94738">
        <w:rPr>
          <w:rStyle w:val="Emphasis"/>
          <w:rFonts w:asciiTheme="minorHAnsi" w:hAnsiTheme="minorHAnsi"/>
        </w:rPr>
        <w:t>lustre</w:t>
      </w:r>
      <w:proofErr w:type="spellEnd"/>
      <w:r w:rsidRPr="00E94738">
        <w:rPr>
          <w:rStyle w:val="Emphasis"/>
          <w:rFonts w:asciiTheme="minorHAnsi" w:hAnsiTheme="minorHAnsi"/>
        </w:rPr>
        <w:t xml:space="preserve"> is now diminished. The blatant everyday intrusions into the private lives of Americans, and violations of individual rights and liberties by runaway, unaccountable U.S. government agencies, have deprived the United States of its authority to dictate how others must live and what others must do. </w:t>
      </w:r>
      <w:r w:rsidRPr="00E94738">
        <w:rPr>
          <w:rStyle w:val="Emphasis"/>
          <w:rFonts w:asciiTheme="minorHAnsi" w:hAnsiTheme="minorHAnsi"/>
          <w:highlight w:val="yellow"/>
        </w:rPr>
        <w:t xml:space="preserve">Washington can no longer lecture others when its very foundational institutions and values are being </w:t>
      </w:r>
      <w:proofErr w:type="spellStart"/>
      <w:r w:rsidRPr="00E94738">
        <w:rPr>
          <w:rStyle w:val="Emphasis"/>
          <w:rFonts w:asciiTheme="minorHAnsi" w:hAnsiTheme="minorHAnsi"/>
          <w:highlight w:val="yellow"/>
        </w:rPr>
        <w:t>discredited</w:t>
      </w:r>
      <w:r w:rsidRPr="00E94738">
        <w:rPr>
          <w:rFonts w:asciiTheme="minorHAnsi" w:hAnsiTheme="minorHAnsi"/>
          <w:szCs w:val="16"/>
          <w:highlight w:val="yellow"/>
        </w:rPr>
        <w:t>capabilities</w:t>
      </w:r>
      <w:proofErr w:type="spellEnd"/>
      <w:r w:rsidRPr="00E94738">
        <w:rPr>
          <w:rFonts w:asciiTheme="minorHAnsi" w:hAnsiTheme="minorHAnsi"/>
          <w:szCs w:val="16"/>
        </w:rPr>
        <w:t xml:space="preserve"> </w:t>
      </w:r>
      <w:proofErr w:type="gramStart"/>
      <w:r w:rsidRPr="00E94738">
        <w:rPr>
          <w:rFonts w:asciiTheme="minorHAnsi" w:hAnsiTheme="minorHAnsi"/>
          <w:szCs w:val="16"/>
        </w:rPr>
        <w:t>grew, that</w:t>
      </w:r>
      <w:proofErr w:type="gramEnd"/>
      <w:r w:rsidRPr="00E94738">
        <w:rPr>
          <w:rFonts w:asciiTheme="minorHAnsi" w:hAnsiTheme="minorHAnsi"/>
          <w:szCs w:val="16"/>
        </w:rPr>
        <w:t xml:space="preserve"> would </w:t>
      </w:r>
      <w:r w:rsidRPr="00E94738">
        <w:rPr>
          <w:rFonts w:asciiTheme="minorHAnsi" w:hAnsiTheme="minorHAnsi"/>
        </w:rPr>
        <w:t>ultimately allow governments to exert total control over their societies. The potential for this type of all-knowing regime is what Edward Snowden revealed, confirming the worst fears that the dystopias are already being realized.¶—or at a minimum, when all is not well “in the state of Denmark.”¶ Perhaps precisely because not all is well, many American politicians seem unable to adequately address the current situation</w:t>
      </w:r>
      <w:proofErr w:type="gramStart"/>
      <w:r w:rsidRPr="00E94738">
        <w:rPr>
          <w:rFonts w:asciiTheme="minorHAnsi" w:hAnsiTheme="minorHAnsi"/>
        </w:rPr>
        <w:t xml:space="preserve">. </w:t>
      </w:r>
      <w:proofErr w:type="gramEnd"/>
      <w:r w:rsidRPr="00E94738">
        <w:rPr>
          <w:rFonts w:asciiTheme="minorHAnsi" w:hAnsiTheme="minorHAnsi"/>
        </w:rPr>
        <w:t>Instead of asking what isn’t working in the government and how to ensure accountability and transparency in their institutions, they try, in their annoyance, to blame the messenger—as they are doing in Snowden’s case. Some Senators hurried to blame Russia and Ecuador for anti-American behavior, and threatened to punish them should they offer asylum to Snowden.¶ These threats could only cause confusion in sober minds, as every sovereign country retains the right to issue or deny asylum to whomever it pleases. In addition, the United States itself has a tradition of always offering political asylum to deserters of the secret services of other countries, especially in the case of the former Soviet Union and other ex-socialist countries. In those situations, the United States never</w:t>
      </w:r>
      <w:r w:rsidRPr="00E94738">
        <w:rPr>
          <w:rFonts w:asciiTheme="minorHAnsi" w:hAnsiTheme="minorHAnsi"/>
          <w:szCs w:val="16"/>
        </w:rPr>
        <w:t xml:space="preserve"> gave any consideration to how those other countries might react—it considered the deserters sources of valuable information. As long as deserters have not had a criminal and murderous past, they can receive political asylum in any country that considers itself sovereign and can stand up to any pressure and blackmail.</w:t>
      </w:r>
      <w:r w:rsidRPr="00E94738">
        <w:rPr>
          <w:rFonts w:asciiTheme="minorHAnsi" w:hAnsiTheme="minorHAnsi"/>
          <w:sz w:val="12"/>
          <w:szCs w:val="16"/>
        </w:rPr>
        <w:t xml:space="preserve">¶ </w:t>
      </w:r>
      <w:r w:rsidRPr="00E94738">
        <w:rPr>
          <w:rFonts w:asciiTheme="minorHAnsi" w:hAnsiTheme="minorHAnsi"/>
          <w:szCs w:val="16"/>
        </w:rPr>
        <w:t>Meanwhile, the hysteria of some politicians, if the State Department or other institutions of the executive branch join it, can only accelerate the process of Snowden’s asylum. For any country he might ask will only be more willing to demonstrate its own sovereignty and dignity by standing up to a bully that tries to dictate conditions to it. In our particular case, political pressure on Russia and President Putin could turn out to be utterly counterproductive. I believe that Washington has enough levelheaded people to understand that fact, and correctly advise the White House. The administration will need sound advice, as many people in Congress fail to understand the consequences of their calls for punishment of sovereign countries or foreign political leaders that don’t dance to Washington’s tune.</w:t>
      </w:r>
      <w:r w:rsidRPr="00E94738">
        <w:rPr>
          <w:rFonts w:asciiTheme="minorHAnsi" w:hAnsiTheme="minorHAnsi"/>
          <w:sz w:val="12"/>
          <w:szCs w:val="16"/>
        </w:rPr>
        <w:t xml:space="preserve">¶ </w:t>
      </w:r>
      <w:r w:rsidRPr="00E94738">
        <w:rPr>
          <w:rFonts w:asciiTheme="minorHAnsi" w:hAnsiTheme="minorHAnsi"/>
          <w:szCs w:val="16"/>
        </w:rPr>
        <w:t>Judging by the latest exchange between Moscow and Washington, it appears that the executive branches of both countries will find adequate solutions to the Snowden situation without attacks on each other’s dignity and self-esteem. Russia and the United States are both Security Council members, and much hinges on their decisions, including a slew of common problems that make cooperation necessary</w:t>
      </w:r>
      <w:proofErr w:type="gramStart"/>
      <w:r w:rsidRPr="00E94738">
        <w:rPr>
          <w:rFonts w:asciiTheme="minorHAnsi" w:hAnsiTheme="minorHAnsi"/>
          <w:szCs w:val="16"/>
        </w:rPr>
        <w:t>.</w:t>
      </w:r>
      <w:r w:rsidRPr="00E94738">
        <w:rPr>
          <w:rFonts w:asciiTheme="minorHAnsi" w:hAnsiTheme="minorHAnsi"/>
          <w:sz w:val="12"/>
          <w:szCs w:val="16"/>
        </w:rPr>
        <w:t>¶</w:t>
      </w:r>
      <w:proofErr w:type="gramEnd"/>
      <w:r w:rsidRPr="00E94738">
        <w:rPr>
          <w:rFonts w:asciiTheme="minorHAnsi" w:hAnsiTheme="minorHAnsi"/>
          <w:sz w:val="12"/>
          <w:szCs w:val="16"/>
        </w:rPr>
        <w:t xml:space="preserve"> </w:t>
      </w:r>
      <w:r w:rsidRPr="00E94738">
        <w:rPr>
          <w:rFonts w:asciiTheme="minorHAnsi" w:hAnsiTheme="minorHAnsi"/>
          <w:szCs w:val="16"/>
        </w:rPr>
        <w:t>Yet the recent series of scandals has caused irreparable damage to the image and soft power of the United States. I do not know how soon this damage can be repaired. But gone are the days when Orwell was seen as a relic of the Cold War, as the all-powerful Leviathan of the security services has run away from all accountability to state and society</w:t>
      </w:r>
      <w:r w:rsidRPr="00E94738">
        <w:rPr>
          <w:rStyle w:val="StyleBoldUnderline"/>
          <w:rFonts w:asciiTheme="minorHAnsi" w:hAnsiTheme="minorHAnsi"/>
        </w:rPr>
        <w:t>. Today the world is looking at America—and its model for governance—with a more critical eye.</w:t>
      </w:r>
    </w:p>
    <w:p w:rsidR="00B81FDE" w:rsidRPr="00E94738" w:rsidRDefault="00B81FDE" w:rsidP="00B81FDE">
      <w:pPr>
        <w:pStyle w:val="Heading3"/>
        <w:rPr>
          <w:rFonts w:asciiTheme="minorHAnsi" w:hAnsiTheme="minorHAnsi"/>
        </w:rPr>
      </w:pPr>
      <w:bookmarkStart w:id="70" w:name="_Toc361218856"/>
      <w:r w:rsidRPr="00E94738">
        <w:rPr>
          <w:rFonts w:asciiTheme="minorHAnsi" w:hAnsiTheme="minorHAnsi"/>
        </w:rPr>
        <w:lastRenderedPageBreak/>
        <w:t>A2:  U.S. SOFT POWER (</w:t>
      </w:r>
      <w:r w:rsidR="001303E1" w:rsidRPr="00E94738">
        <w:rPr>
          <w:rFonts w:asciiTheme="minorHAnsi" w:hAnsiTheme="minorHAnsi"/>
        </w:rPr>
        <w:t>alt. causality/</w:t>
      </w:r>
      <w:r w:rsidRPr="00E94738">
        <w:rPr>
          <w:rFonts w:asciiTheme="minorHAnsi" w:hAnsiTheme="minorHAnsi"/>
        </w:rPr>
        <w:t>low now)</w:t>
      </w:r>
      <w:bookmarkEnd w:id="70"/>
    </w:p>
    <w:p w:rsidR="00E07354" w:rsidRPr="00E94738" w:rsidRDefault="00E07354" w:rsidP="00E07354">
      <w:pPr>
        <w:pStyle w:val="Heading4"/>
        <w:rPr>
          <w:rFonts w:asciiTheme="minorHAnsi" w:hAnsiTheme="minorHAnsi"/>
        </w:rPr>
      </w:pPr>
      <w:r w:rsidRPr="00E94738">
        <w:rPr>
          <w:rFonts w:asciiTheme="minorHAnsi" w:hAnsiTheme="minorHAnsi"/>
        </w:rPr>
        <w:t>U.S Soft Power is down due to the Fiscal Situation</w:t>
      </w:r>
    </w:p>
    <w:p w:rsidR="00E07354" w:rsidRPr="00E94738" w:rsidRDefault="00E07354" w:rsidP="00B81FDE">
      <w:pPr>
        <w:rPr>
          <w:rFonts w:asciiTheme="minorHAnsi" w:hAnsiTheme="minorHAnsi"/>
        </w:rPr>
      </w:pPr>
      <w:r w:rsidRPr="00E94738">
        <w:rPr>
          <w:rFonts w:asciiTheme="minorHAnsi" w:hAnsiTheme="minorHAnsi"/>
        </w:rPr>
        <w:t xml:space="preserve">C. Richard </w:t>
      </w:r>
      <w:proofErr w:type="spellStart"/>
      <w:r w:rsidRPr="00E94738">
        <w:rPr>
          <w:rStyle w:val="StyleStyleBold12pt"/>
          <w:rFonts w:asciiTheme="minorHAnsi" w:hAnsiTheme="minorHAnsi"/>
          <w:highlight w:val="yellow"/>
        </w:rPr>
        <w:t>Neu</w:t>
      </w:r>
      <w:proofErr w:type="spellEnd"/>
      <w:r w:rsidRPr="00E94738">
        <w:rPr>
          <w:rFonts w:asciiTheme="minorHAnsi" w:hAnsiTheme="minorHAnsi"/>
        </w:rPr>
        <w:t>, 1/31/</w:t>
      </w:r>
      <w:r w:rsidRPr="00E94738">
        <w:rPr>
          <w:rStyle w:val="StyleStyleBold12pt"/>
          <w:rFonts w:asciiTheme="minorHAnsi" w:hAnsiTheme="minorHAnsi"/>
          <w:highlight w:val="yellow"/>
        </w:rPr>
        <w:t>13</w:t>
      </w:r>
      <w:r w:rsidRPr="00E94738">
        <w:rPr>
          <w:rFonts w:asciiTheme="minorHAnsi" w:hAnsiTheme="minorHAnsi"/>
        </w:rPr>
        <w:t xml:space="preserve">, senior economist at the RAND Corporation ,“U.S. 'Soft Power' Abroad Is Losing Its Punch”, RAND Corporation, senior economist at the RAND Corporation, </w:t>
      </w:r>
      <w:hyperlink r:id="rId103" w:history="1">
        <w:r w:rsidRPr="00E94738">
          <w:rPr>
            <w:rStyle w:val="Hyperlink"/>
            <w:rFonts w:asciiTheme="minorHAnsi" w:hAnsiTheme="minorHAnsi"/>
          </w:rPr>
          <w:t>http://www.rand.org/blog/2013/02/us-soft-power-abroad-is-losing-its-punch.html</w:t>
        </w:r>
      </w:hyperlink>
      <w:r w:rsidRPr="00E94738">
        <w:rPr>
          <w:rFonts w:asciiTheme="minorHAnsi" w:hAnsiTheme="minorHAnsi"/>
        </w:rPr>
        <w:t>, ACC. 7/9/13, MRM</w:t>
      </w:r>
    </w:p>
    <w:p w:rsidR="00E07354" w:rsidRPr="00E94738" w:rsidRDefault="00E07354" w:rsidP="00B81FDE">
      <w:pPr>
        <w:rPr>
          <w:rFonts w:asciiTheme="minorHAnsi" w:hAnsiTheme="minorHAnsi"/>
          <w:color w:val="000000"/>
        </w:rPr>
      </w:pPr>
      <w:r w:rsidRPr="00E94738">
        <w:rPr>
          <w:rFonts w:asciiTheme="minorHAnsi" w:hAnsiTheme="minorHAnsi"/>
        </w:rPr>
        <w:t xml:space="preserve">The way America flexes it economic muscle around the world is changing dramatically—and not necessarily for the better. In 1997, facing a wave of sovereign debt </w:t>
      </w:r>
      <w:proofErr w:type="gramStart"/>
      <w:r w:rsidRPr="00E94738">
        <w:rPr>
          <w:rFonts w:asciiTheme="minorHAnsi" w:hAnsiTheme="minorHAnsi"/>
        </w:rPr>
        <w:t>defaults</w:t>
      </w:r>
      <w:r w:rsidRPr="00E94738">
        <w:rPr>
          <w:rFonts w:asciiTheme="minorHAnsi" w:hAnsiTheme="minorHAnsi"/>
          <w:color w:val="000000"/>
          <w:sz w:val="18"/>
          <w:szCs w:val="18"/>
        </w:rPr>
        <w:t>,</w:t>
      </w:r>
      <w:proofErr w:type="gramEnd"/>
      <w:r w:rsidRPr="00E94738">
        <w:rPr>
          <w:rFonts w:asciiTheme="minorHAnsi" w:hAnsiTheme="minorHAnsi"/>
          <w:color w:val="000000"/>
          <w:sz w:val="18"/>
          <w:szCs w:val="18"/>
        </w:rPr>
        <w:t xml:space="preserve"> </w:t>
      </w:r>
      <w:r w:rsidRPr="00E94738">
        <w:rPr>
          <w:rStyle w:val="StyleBoldUnderline"/>
          <w:rFonts w:asciiTheme="minorHAnsi" w:hAnsiTheme="minorHAnsi"/>
        </w:rPr>
        <w:t>the International Monetary Fund asked its member states to pledge lines of credit to support Fund rescue efforts</w:t>
      </w:r>
      <w:r w:rsidRPr="00E94738">
        <w:rPr>
          <w:rFonts w:asciiTheme="minorHAnsi" w:hAnsiTheme="minorHAnsi"/>
          <w:color w:val="000000"/>
        </w:rPr>
        <w:t>. The United States and other nations did as asked. In 2009, the United States responded again to a call for expanded credit lines. When the Fund sought yet another expansion of these credit lines</w:t>
      </w:r>
      <w:r w:rsidRPr="00E94738">
        <w:rPr>
          <w:rFonts w:asciiTheme="minorHAnsi" w:hAnsiTheme="minorHAnsi"/>
          <w:color w:val="000000"/>
          <w:sz w:val="18"/>
          <w:szCs w:val="18"/>
        </w:rPr>
        <w:t xml:space="preserve"> </w:t>
      </w:r>
      <w:r w:rsidRPr="00E94738">
        <w:rPr>
          <w:rStyle w:val="StyleBoldUnderline"/>
          <w:rFonts w:asciiTheme="minorHAnsi" w:hAnsiTheme="minorHAnsi"/>
        </w:rPr>
        <w:t>last April, 39 countries, including China, Russia, Brazil, Mexico, India, and Saudi Arabia, stepped up. Even</w:t>
      </w:r>
      <w:r w:rsidRPr="00E94738">
        <w:rPr>
          <w:rFonts w:asciiTheme="minorHAnsi" w:hAnsiTheme="minorHAnsi"/>
          <w:color w:val="000000"/>
          <w:sz w:val="18"/>
          <w:szCs w:val="18"/>
        </w:rPr>
        <w:t xml:space="preserve"> </w:t>
      </w:r>
      <w:r w:rsidRPr="00E94738">
        <w:rPr>
          <w:rStyle w:val="StyleBoldUnderline"/>
          <w:rFonts w:asciiTheme="minorHAnsi" w:hAnsiTheme="minorHAnsi"/>
        </w:rPr>
        <w:t>cash-strapped Italy and Spain pledged support. But the United States was</w:t>
      </w:r>
      <w:r w:rsidRPr="00E94738">
        <w:rPr>
          <w:rFonts w:asciiTheme="minorHAnsi" w:hAnsiTheme="minorHAnsi"/>
          <w:color w:val="000000"/>
          <w:sz w:val="18"/>
          <w:szCs w:val="18"/>
        </w:rPr>
        <w:t xml:space="preserve"> conspicuous</w:t>
      </w:r>
      <w:r w:rsidRPr="00E94738">
        <w:rPr>
          <w:rFonts w:asciiTheme="minorHAnsi" w:hAnsiTheme="minorHAnsi"/>
          <w:color w:val="000000"/>
        </w:rPr>
        <w:t>ly</w:t>
      </w:r>
      <w:r w:rsidRPr="00E94738">
        <w:rPr>
          <w:rFonts w:asciiTheme="minorHAnsi" w:hAnsiTheme="minorHAnsi"/>
          <w:color w:val="000000"/>
          <w:sz w:val="18"/>
          <w:szCs w:val="18"/>
        </w:rPr>
        <w:t xml:space="preserve"> </w:t>
      </w:r>
      <w:r w:rsidRPr="00E94738">
        <w:rPr>
          <w:rStyle w:val="StyleBoldUnderline"/>
          <w:rFonts w:asciiTheme="minorHAnsi" w:hAnsiTheme="minorHAnsi"/>
        </w:rPr>
        <w:t>absent</w:t>
      </w:r>
      <w:r w:rsidRPr="00E94738">
        <w:rPr>
          <w:rFonts w:asciiTheme="minorHAnsi" w:hAnsiTheme="minorHAnsi"/>
          <w:color w:val="000000"/>
          <w:sz w:val="18"/>
          <w:szCs w:val="18"/>
        </w:rPr>
        <w:t>.</w:t>
      </w:r>
      <w:r w:rsidRPr="00E94738">
        <w:rPr>
          <w:rFonts w:asciiTheme="minorHAnsi" w:hAnsiTheme="minorHAnsi"/>
          <w:color w:val="000000"/>
        </w:rPr>
        <w:t xml:space="preserve"> A pledge from the United States requires congressional authorization. In the midst of last spring's contentious debate over U.S. government deficits and debts, support for an international body was a political nonstarter.</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Where the United States had</w:t>
      </w:r>
      <w:r w:rsidRPr="00E94738">
        <w:rPr>
          <w:rFonts w:asciiTheme="minorHAnsi" w:hAnsiTheme="minorHAnsi"/>
          <w:color w:val="000000"/>
        </w:rPr>
        <w:t xml:space="preserve"> previously demonstrated</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international leadership</w:t>
      </w:r>
      <w:r w:rsidRPr="00E94738">
        <w:rPr>
          <w:rStyle w:val="StyleBoldUnderline"/>
          <w:rFonts w:asciiTheme="minorHAnsi" w:hAnsiTheme="minorHAnsi"/>
        </w:rPr>
        <w:t>, other countries—</w:t>
      </w:r>
      <w:r w:rsidRPr="00E94738">
        <w:rPr>
          <w:rStyle w:val="StyleBoldUnderline"/>
          <w:rFonts w:asciiTheme="minorHAnsi" w:hAnsiTheme="minorHAnsi"/>
          <w:highlight w:val="cyan"/>
        </w:rPr>
        <w:t>some of</w:t>
      </w:r>
      <w:r w:rsidRPr="00E94738">
        <w:rPr>
          <w:rFonts w:asciiTheme="minorHAnsi" w:hAnsiTheme="minorHAnsi"/>
          <w:color w:val="000000"/>
          <w:sz w:val="18"/>
          <w:szCs w:val="18"/>
          <w:highlight w:val="cyan"/>
        </w:rPr>
        <w:t xml:space="preserve"> </w:t>
      </w:r>
      <w:r w:rsidRPr="00E94738">
        <w:rPr>
          <w:rFonts w:asciiTheme="minorHAnsi" w:hAnsiTheme="minorHAnsi"/>
          <w:color w:val="000000"/>
          <w:highlight w:val="cyan"/>
        </w:rPr>
        <w:t>them</w:t>
      </w:r>
      <w:r w:rsidRPr="00E94738">
        <w:rPr>
          <w:rFonts w:asciiTheme="minorHAnsi" w:hAnsiTheme="minorHAnsi"/>
          <w:color w:val="000000"/>
          <w:sz w:val="18"/>
          <w:szCs w:val="18"/>
          <w:highlight w:val="cyan"/>
        </w:rPr>
        <w:t xml:space="preserve"> </w:t>
      </w:r>
      <w:r w:rsidRPr="00E94738">
        <w:rPr>
          <w:rStyle w:val="StyleBoldUnderline"/>
          <w:rFonts w:asciiTheme="minorHAnsi" w:hAnsiTheme="minorHAnsi"/>
          <w:highlight w:val="cyan"/>
        </w:rPr>
        <w:t>America's rivals for international influence—now make the running.</w:t>
      </w:r>
      <w:r w:rsidRPr="00E94738">
        <w:rPr>
          <w:rStyle w:val="StyleBoldUnderline"/>
          <w:rFonts w:asciiTheme="minorHAnsi" w:hAnsiTheme="minorHAnsi"/>
        </w:rPr>
        <w:t xml:space="preserve"> </w:t>
      </w:r>
      <w:r w:rsidRPr="00E94738">
        <w:rPr>
          <w:rFonts w:asciiTheme="minorHAnsi" w:hAnsiTheme="minorHAnsi"/>
          <w:color w:val="000000"/>
        </w:rPr>
        <w:t>This is a small example of what may be a troubling trend:</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America's fiscal predicament and the</w:t>
      </w:r>
      <w:r w:rsidRPr="00E94738">
        <w:rPr>
          <w:rFonts w:asciiTheme="minorHAnsi" w:hAnsiTheme="minorHAnsi"/>
          <w:color w:val="000000"/>
          <w:sz w:val="18"/>
          <w:szCs w:val="18"/>
          <w:highlight w:val="cyan"/>
        </w:rPr>
        <w:t xml:space="preserve"> </w:t>
      </w:r>
      <w:r w:rsidRPr="00E94738">
        <w:rPr>
          <w:rFonts w:asciiTheme="minorHAnsi" w:hAnsiTheme="minorHAnsi"/>
          <w:color w:val="000000"/>
        </w:rPr>
        <w:t>seeming</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inability of its political system</w:t>
      </w:r>
      <w:r w:rsidRPr="00E94738">
        <w:rPr>
          <w:rStyle w:val="StyleBoldUnderline"/>
          <w:rFonts w:asciiTheme="minorHAnsi" w:hAnsiTheme="minorHAnsi"/>
        </w:rPr>
        <w:t xml:space="preserve"> to resolve these matters </w:t>
      </w:r>
      <w:r w:rsidRPr="00E94738">
        <w:rPr>
          <w:rStyle w:val="StyleBoldUnderline"/>
          <w:rFonts w:asciiTheme="minorHAnsi" w:hAnsiTheme="minorHAnsi"/>
          <w:highlight w:val="cyan"/>
        </w:rPr>
        <w:t>may be taking a toll on the instruments of U.S. “soft power” and</w:t>
      </w:r>
      <w:r w:rsidRPr="00E94738">
        <w:rPr>
          <w:rFonts w:asciiTheme="minorHAnsi" w:hAnsiTheme="minorHAnsi"/>
          <w:color w:val="000000"/>
          <w:sz w:val="18"/>
          <w:szCs w:val="18"/>
          <w:highlight w:val="cyan"/>
        </w:rPr>
        <w:t xml:space="preserve"> </w:t>
      </w:r>
      <w:r w:rsidRPr="00E94738">
        <w:rPr>
          <w:rFonts w:asciiTheme="minorHAnsi" w:hAnsiTheme="minorHAnsi"/>
          <w:color w:val="000000"/>
        </w:rPr>
        <w:t>on</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the country's ability to shape international developments in ways that serve American interests</w:t>
      </w:r>
      <w:r w:rsidRPr="00E94738">
        <w:rPr>
          <w:rStyle w:val="StyleBoldUnderline"/>
          <w:rFonts w:asciiTheme="minorHAnsi" w:hAnsiTheme="minorHAnsi"/>
        </w:rPr>
        <w:t xml:space="preserve">. </w:t>
      </w:r>
      <w:r w:rsidRPr="00E94738">
        <w:rPr>
          <w:rFonts w:asciiTheme="minorHAnsi" w:hAnsiTheme="minorHAnsi"/>
          <w:color w:val="000000"/>
        </w:rPr>
        <w:t>The most potent instrument of U.S. soft power is probably the simple size of the U.S. economy. As the biggest economy in the world, America has a lot to say about how the world works. But the economics profession is beginning to understand that high levels of public debt can slow economic growth, especially when gross general government debt rises above 85 or 90 percent of GDP. The United States crossed that threshold in 2009, and the negative effects are probably mostly out in the future. These will come at a bad time</w:t>
      </w:r>
      <w:r w:rsidRPr="00E94738">
        <w:rPr>
          <w:rFonts w:asciiTheme="minorHAnsi" w:hAnsiTheme="minorHAnsi"/>
          <w:color w:val="000000"/>
          <w:sz w:val="18"/>
          <w:szCs w:val="18"/>
        </w:rPr>
        <w:t xml:space="preserve">. </w:t>
      </w:r>
      <w:r w:rsidRPr="00E94738">
        <w:rPr>
          <w:rStyle w:val="StyleBoldUnderline"/>
          <w:rFonts w:asciiTheme="minorHAnsi" w:hAnsiTheme="minorHAnsi"/>
        </w:rPr>
        <w:t>The U.S. share of global economic output has been falling since 1999</w:t>
      </w:r>
      <w:r w:rsidRPr="00E94738">
        <w:rPr>
          <w:rFonts w:asciiTheme="minorHAnsi" w:hAnsiTheme="minorHAnsi"/>
          <w:color w:val="000000"/>
        </w:rPr>
        <w:t>—by nearly 5 percentage points as of 2011</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 xml:space="preserve">As America's GDP share declined, so did its share of world trade, which </w:t>
      </w:r>
      <w:r w:rsidRPr="00E94738">
        <w:rPr>
          <w:rFonts w:asciiTheme="minorHAnsi" w:hAnsiTheme="minorHAnsi"/>
          <w:color w:val="000000"/>
          <w:sz w:val="18"/>
          <w:szCs w:val="18"/>
        </w:rPr>
        <w:t>may</w:t>
      </w:r>
      <w:r w:rsidRPr="00E94738">
        <w:rPr>
          <w:rStyle w:val="StyleBoldUnderline"/>
          <w:rFonts w:asciiTheme="minorHAnsi" w:hAnsiTheme="minorHAnsi"/>
        </w:rPr>
        <w:t xml:space="preserve"> </w:t>
      </w:r>
      <w:r w:rsidRPr="00E94738">
        <w:rPr>
          <w:rStyle w:val="StyleBoldUnderline"/>
          <w:rFonts w:asciiTheme="minorHAnsi" w:hAnsiTheme="minorHAnsi"/>
          <w:highlight w:val="cyan"/>
        </w:rPr>
        <w:t>reduce U.S. influence in setting the rules for international trade.</w:t>
      </w:r>
      <w:r w:rsidRPr="00E94738">
        <w:rPr>
          <w:rStyle w:val="StyleBoldUnderline"/>
          <w:rFonts w:asciiTheme="minorHAnsi" w:hAnsiTheme="minorHAnsi"/>
        </w:rPr>
        <w:t xml:space="preserve"> </w:t>
      </w:r>
      <w:r w:rsidRPr="00E94738">
        <w:rPr>
          <w:rFonts w:asciiTheme="minorHAnsi" w:hAnsiTheme="minorHAnsi"/>
          <w:color w:val="000000"/>
          <w:sz w:val="12"/>
        </w:rPr>
        <w:t xml:space="preserve">And it's not just the debt itself that may be slowing GDP growth. Economists at Stanford and the University of Chicago have demonstrated that uncertainty about economic policy—on the rise as a result of political squabbling over U.S. fiscal policy—typically foreshadows slower economic growth. Investors may be growing skittish about U.S. government debt levels and the disordered state of U.S. fiscal policymaking. From the beginning of 2002, when U.S. government debt was at its most recent minimum as a share of GDP, to the end of 2012, the dollar lost 25 percent of its value, in price-adjusted terms, against a basket of the currencies of major trading partners. This may have been because investors fear that the only way out of the current debt problems will be future inflation. The dollar has also given up a bit of its dominance as the preferred currency for international reserves among advanced economies. And the </w:t>
      </w:r>
      <w:proofErr w:type="spellStart"/>
      <w:r w:rsidRPr="00E94738">
        <w:rPr>
          <w:rFonts w:asciiTheme="minorHAnsi" w:hAnsiTheme="minorHAnsi"/>
          <w:color w:val="000000"/>
          <w:sz w:val="12"/>
        </w:rPr>
        <w:t>renminbi</w:t>
      </w:r>
      <w:proofErr w:type="spellEnd"/>
      <w:r w:rsidRPr="00E94738">
        <w:rPr>
          <w:rFonts w:asciiTheme="minorHAnsi" w:hAnsiTheme="minorHAnsi"/>
          <w:color w:val="000000"/>
          <w:sz w:val="12"/>
        </w:rPr>
        <w:t xml:space="preserve"> appears to have replaced the dollar as the “reference currency” for most of East Asia. (The good news is that in recent years U.S. banks have increased their share of deposits from foreigners, mostly at the expense of banks in London.) More troubling for the future is that private domestic investment—the fuel for future economic growth—shows a strong negative correlation with government debt levels over several business cycles dating back to the late 1950s. Continuing high debt does not bode well in this regard. But perhaps the worst consequences of U.S. debt are actions not taken. U.S. international leadership has been based, in part, on contributions—political and financial—to major institutions and initiatives—International Monetary Fund, World Bank, General Agreements on Tariffs and Trade (and later World Trade Organization), NATO, North America Free Trade Agreement, the Marshall Plan, and so on. These served U.S. interests and made </w:t>
      </w:r>
      <w:r w:rsidRPr="00E94738">
        <w:rPr>
          <w:rFonts w:asciiTheme="minorHAnsi" w:hAnsiTheme="minorHAnsi"/>
          <w:color w:val="000000"/>
        </w:rPr>
        <w:t>the world better. But what have we done lately? The Doha round of trade negotiations has stalled. Ditto efforts at coordinated international action on climate change. Countries of the Arab Spring need rebuilding. Little progress is apparent on the Transpacific Partnership, a proposed new free-trade area. And</w:t>
      </w:r>
      <w:r w:rsidRPr="00E94738">
        <w:rPr>
          <w:rFonts w:asciiTheme="minorHAnsi" w:hAnsiTheme="minorHAnsi"/>
          <w:color w:val="000000"/>
          <w:sz w:val="18"/>
          <w:szCs w:val="18"/>
        </w:rPr>
        <w:t xml:space="preserve"> </w:t>
      </w:r>
      <w:r w:rsidRPr="00E94738">
        <w:rPr>
          <w:rStyle w:val="StyleBoldUnderline"/>
          <w:rFonts w:asciiTheme="minorHAnsi" w:hAnsiTheme="minorHAnsi"/>
        </w:rPr>
        <w:t xml:space="preserve">warnings from the U.S. treasury secretary to his European counterparts about the dangers of failing to resolve the fiscal crisis in the </w:t>
      </w:r>
      <w:proofErr w:type="spellStart"/>
      <w:r w:rsidRPr="00E94738">
        <w:rPr>
          <w:rStyle w:val="StyleBoldUnderline"/>
          <w:rFonts w:asciiTheme="minorHAnsi" w:hAnsiTheme="minorHAnsi"/>
        </w:rPr>
        <w:t>eurozone</w:t>
      </w:r>
      <w:proofErr w:type="spellEnd"/>
      <w:r w:rsidRPr="00E94738">
        <w:rPr>
          <w:rStyle w:val="StyleBoldUnderline"/>
          <w:rFonts w:asciiTheme="minorHAnsi" w:hAnsiTheme="minorHAnsi"/>
        </w:rPr>
        <w:t xml:space="preserve"> met with public rebukes: Get your own house in order before you lecture us</w:t>
      </w:r>
      <w:r w:rsidRPr="00E94738">
        <w:rPr>
          <w:rFonts w:asciiTheme="minorHAnsi" w:hAnsiTheme="minorHAnsi"/>
          <w:color w:val="000000"/>
          <w:sz w:val="18"/>
          <w:szCs w:val="18"/>
        </w:rPr>
        <w:t>.</w:t>
      </w:r>
      <w:r w:rsidRPr="00E94738">
        <w:rPr>
          <w:rStyle w:val="StyleBoldUnderline"/>
          <w:rFonts w:asciiTheme="minorHAnsi" w:hAnsiTheme="minorHAnsi"/>
        </w:rPr>
        <w:t xml:space="preserve"> Have</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U.S. fiscal problems undermined America's self confidence and external credibility to the extent</w:t>
      </w:r>
      <w:r w:rsidRPr="00E94738">
        <w:rPr>
          <w:rFonts w:asciiTheme="minorHAnsi" w:hAnsiTheme="minorHAnsi"/>
          <w:color w:val="000000"/>
          <w:sz w:val="18"/>
          <w:szCs w:val="18"/>
          <w:highlight w:val="cyan"/>
        </w:rPr>
        <w:t xml:space="preserve"> </w:t>
      </w:r>
      <w:r w:rsidRPr="00E94738">
        <w:rPr>
          <w:rStyle w:val="StyleBoldUnderline"/>
          <w:rFonts w:asciiTheme="minorHAnsi" w:hAnsiTheme="minorHAnsi"/>
          <w:highlight w:val="cyan"/>
        </w:rPr>
        <w:t>that it can no longer lead</w:t>
      </w:r>
      <w:r w:rsidRPr="00E94738">
        <w:rPr>
          <w:rStyle w:val="StyleBoldUnderline"/>
          <w:rFonts w:asciiTheme="minorHAnsi" w:hAnsiTheme="minorHAnsi"/>
        </w:rPr>
        <w:t>?</w:t>
      </w:r>
      <w:r w:rsidRPr="00E94738">
        <w:rPr>
          <w:rFonts w:asciiTheme="minorHAnsi" w:hAnsiTheme="minorHAnsi"/>
          <w:color w:val="000000"/>
          <w:sz w:val="18"/>
          <w:szCs w:val="18"/>
        </w:rPr>
        <w:t xml:space="preserve"> </w:t>
      </w:r>
      <w:r w:rsidRPr="00E94738">
        <w:rPr>
          <w:rFonts w:asciiTheme="minorHAnsi" w:hAnsiTheme="minorHAnsi"/>
          <w:color w:val="000000"/>
        </w:rPr>
        <w:t>And what about unmet needs at home</w:t>
      </w:r>
      <w:r w:rsidRPr="00E94738">
        <w:rPr>
          <w:rFonts w:asciiTheme="minorHAnsi" w:hAnsiTheme="minorHAnsi"/>
          <w:color w:val="000000"/>
          <w:sz w:val="18"/>
          <w:szCs w:val="18"/>
        </w:rPr>
        <w:t>—</w:t>
      </w:r>
      <w:r w:rsidRPr="00E94738">
        <w:rPr>
          <w:rStyle w:val="StyleBoldUnderline"/>
          <w:rFonts w:asciiTheme="minorHAnsi" w:hAnsiTheme="minorHAnsi"/>
          <w:highlight w:val="cyan"/>
        </w:rPr>
        <w:t>healthcare costs, a foundering public education system, deteriorating infrastructure, and increasing inequality</w:t>
      </w:r>
      <w:r w:rsidRPr="00E94738">
        <w:rPr>
          <w:rFonts w:asciiTheme="minorHAnsi" w:hAnsiTheme="minorHAnsi"/>
          <w:color w:val="000000"/>
          <w:sz w:val="18"/>
          <w:szCs w:val="18"/>
          <w:highlight w:val="cyan"/>
        </w:rPr>
        <w:t xml:space="preserve">? </w:t>
      </w:r>
      <w:r w:rsidRPr="00E94738">
        <w:rPr>
          <w:rStyle w:val="StyleBoldUnderline"/>
          <w:rFonts w:asciiTheme="minorHAnsi" w:hAnsiTheme="minorHAnsi"/>
          <w:highlight w:val="cyan"/>
        </w:rPr>
        <w:t>A strained fiscal situation</w:t>
      </w:r>
      <w:r w:rsidRPr="00E94738">
        <w:rPr>
          <w:rStyle w:val="StyleBoldUnderline"/>
          <w:rFonts w:asciiTheme="minorHAnsi" w:hAnsiTheme="minorHAnsi"/>
        </w:rPr>
        <w:t xml:space="preserve"> that limits resources for action and absorbs so much political energy </w:t>
      </w:r>
      <w:r w:rsidRPr="00E94738">
        <w:rPr>
          <w:rStyle w:val="StyleBoldUnderline"/>
          <w:rFonts w:asciiTheme="minorHAnsi" w:hAnsiTheme="minorHAnsi"/>
          <w:highlight w:val="cyan"/>
        </w:rPr>
        <w:t>cannot be helping with any of these matters</w:t>
      </w:r>
      <w:r w:rsidRPr="00E94738">
        <w:rPr>
          <w:rFonts w:asciiTheme="minorHAnsi" w:hAnsiTheme="minorHAnsi"/>
          <w:color w:val="000000"/>
          <w:sz w:val="18"/>
          <w:szCs w:val="18"/>
        </w:rPr>
        <w:t xml:space="preserve">. </w:t>
      </w:r>
      <w:r w:rsidRPr="00E94738">
        <w:rPr>
          <w:rFonts w:asciiTheme="minorHAnsi" w:hAnsiTheme="minorHAnsi"/>
          <w:color w:val="000000"/>
        </w:rPr>
        <w:t>But</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without progress on such things, what becomes of the social cohesion necessary for unified action abroad or the moral authority to lead other nations by example?</w:t>
      </w:r>
      <w:r w:rsidRPr="00E94738">
        <w:rPr>
          <w:rStyle w:val="StyleBoldUnderline"/>
          <w:rFonts w:asciiTheme="minorHAnsi" w:hAnsiTheme="minorHAnsi"/>
        </w:rPr>
        <w:t xml:space="preserve"> </w:t>
      </w:r>
      <w:r w:rsidRPr="00E94738">
        <w:rPr>
          <w:rFonts w:asciiTheme="minorHAnsi" w:hAnsiTheme="minorHAnsi"/>
          <w:color w:val="000000"/>
        </w:rPr>
        <w:t>America's fiscal predicament is serious. The problem has become obvious in the last few years, but it has been building for decades, largely the result of promises of extensive social benefits without a corresponding willingness to pay for them. Putting U.S. government financing on a sustainable path will require painful adjustments over a number of years—increased government revenue and painful reductions in government outlays, almost certainly including outlays for defense and international affairs. During the necessary period of fiscal adjustment and constrained government resources,</w:t>
      </w:r>
      <w:r w:rsidRPr="00E94738">
        <w:rPr>
          <w:rFonts w:asciiTheme="minorHAnsi" w:hAnsiTheme="minorHAnsi"/>
          <w:color w:val="000000"/>
          <w:sz w:val="18"/>
          <w:szCs w:val="18"/>
        </w:rPr>
        <w:t xml:space="preserve"> </w:t>
      </w:r>
      <w:r w:rsidRPr="00E94738">
        <w:rPr>
          <w:rStyle w:val="StyleBoldUnderline"/>
          <w:rFonts w:asciiTheme="minorHAnsi" w:hAnsiTheme="minorHAnsi"/>
          <w:highlight w:val="cyan"/>
        </w:rPr>
        <w:t>U.S. international influence may decline yet further</w:t>
      </w:r>
      <w:r w:rsidRPr="00E94738">
        <w:rPr>
          <w:rStyle w:val="StyleBoldUnderline"/>
          <w:rFonts w:asciiTheme="minorHAnsi" w:hAnsiTheme="minorHAnsi"/>
        </w:rPr>
        <w:t xml:space="preserve">. </w:t>
      </w:r>
      <w:r w:rsidRPr="00E94738">
        <w:rPr>
          <w:rFonts w:asciiTheme="minorHAnsi" w:hAnsiTheme="minorHAnsi"/>
          <w:color w:val="000000"/>
        </w:rPr>
        <w:t>But there is no alternative to getting on with the task. The world has not yet found an acceptable substitute for U.S. leadership.</w:t>
      </w:r>
    </w:p>
    <w:p w:rsidR="00933C02" w:rsidRPr="00E94738" w:rsidRDefault="00933C02" w:rsidP="00933C02">
      <w:pPr>
        <w:rPr>
          <w:rFonts w:asciiTheme="minorHAnsi" w:hAnsiTheme="minorHAnsi"/>
        </w:rPr>
      </w:pPr>
    </w:p>
    <w:p w:rsidR="00493FDB" w:rsidRDefault="00493FDB" w:rsidP="00933C02">
      <w:pPr>
        <w:rPr>
          <w:rFonts w:asciiTheme="minorHAnsi" w:hAnsiTheme="minorHAnsi"/>
        </w:rPr>
      </w:pPr>
    </w:p>
    <w:p w:rsidR="00493FDB" w:rsidRPr="00E94738" w:rsidRDefault="00493FDB" w:rsidP="00933C02">
      <w:pPr>
        <w:rPr>
          <w:rFonts w:asciiTheme="minorHAnsi" w:hAnsiTheme="minorHAnsi"/>
        </w:rPr>
      </w:pPr>
    </w:p>
    <w:p w:rsidR="00933C02" w:rsidRPr="00E94738" w:rsidRDefault="00933C02" w:rsidP="00933C02">
      <w:pPr>
        <w:pStyle w:val="Heading3"/>
        <w:rPr>
          <w:rFonts w:asciiTheme="minorHAnsi" w:hAnsiTheme="minorHAnsi"/>
        </w:rPr>
      </w:pPr>
      <w:bookmarkStart w:id="71" w:name="_Toc361218857"/>
      <w:r w:rsidRPr="00E94738">
        <w:rPr>
          <w:rFonts w:asciiTheme="minorHAnsi" w:hAnsiTheme="minorHAnsi"/>
        </w:rPr>
        <w:lastRenderedPageBreak/>
        <w:t>A2:  LA RELATIONS ADV.</w:t>
      </w:r>
      <w:r w:rsidR="00525B54">
        <w:rPr>
          <w:rFonts w:asciiTheme="minorHAnsi" w:hAnsiTheme="minorHAnsi"/>
        </w:rPr>
        <w:t xml:space="preserve"> (Alt. Causality)</w:t>
      </w:r>
      <w:bookmarkEnd w:id="71"/>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525B54" w:rsidRPr="006A3BBC" w:rsidRDefault="00525B54" w:rsidP="00525B54">
      <w:pPr>
        <w:pStyle w:val="Heading4"/>
      </w:pPr>
      <w:r w:rsidRPr="006A3BBC">
        <w:t>CIR key to LA relations</w:t>
      </w:r>
    </w:p>
    <w:p w:rsidR="00525B54" w:rsidRPr="006A3BBC" w:rsidRDefault="00525B54" w:rsidP="00525B54">
      <w:pPr>
        <w:rPr>
          <w:rStyle w:val="StyleStyleBold12pt"/>
        </w:rPr>
      </w:pPr>
      <w:r w:rsidRPr="006A3BBC">
        <w:rPr>
          <w:rStyle w:val="StyleStyleBold12pt"/>
        </w:rPr>
        <w:t>Meacham 13—CSIS America Program Director</w:t>
      </w:r>
    </w:p>
    <w:p w:rsidR="00525B54" w:rsidRPr="006A3BBC" w:rsidRDefault="00525B54" w:rsidP="00525B54">
      <w:r w:rsidRPr="006A3BBC">
        <w:t>(Carl “U.S. Immigration Reform: Good for the Americas</w:t>
      </w:r>
      <w:proofErr w:type="gramStart"/>
      <w:r w:rsidRPr="006A3BBC">
        <w:t>?,</w:t>
      </w:r>
      <w:proofErr w:type="gramEnd"/>
      <w:r w:rsidRPr="006A3BBC">
        <w:t xml:space="preserve">” June 13, 2013, </w:t>
      </w:r>
      <w:hyperlink r:id="rId104" w:history="1">
        <w:r w:rsidRPr="006A3BBC">
          <w:t>http://csis.org/publication/us-immigration-reform-good-americas-0</w:t>
        </w:r>
      </w:hyperlink>
      <w:r w:rsidRPr="006A3BBC">
        <w:t>, accessed 7/2/13) MB</w:t>
      </w:r>
    </w:p>
    <w:p w:rsidR="00525B54" w:rsidRPr="006A3BBC" w:rsidRDefault="00525B54" w:rsidP="00525B54">
      <w:pPr>
        <w:pStyle w:val="card"/>
        <w:rPr>
          <w:sz w:val="22"/>
          <w:u w:val="single"/>
        </w:rPr>
      </w:pPr>
      <w:r w:rsidRPr="006A3BBC">
        <w:rPr>
          <w:rStyle w:val="StyleBoldUnderline"/>
        </w:rPr>
        <w:t>Comprehensive immigration reform would be positively received among Latin American citizens and governments</w:t>
      </w:r>
      <w:r w:rsidRPr="006A3BBC">
        <w:rPr>
          <w:szCs w:val="22"/>
        </w:rPr>
        <w:t xml:space="preserve">, especially in those countries from which the majority of the U.S. immigrant population originates. First and foremost, </w:t>
      </w:r>
      <w:r w:rsidRPr="006A3BBC">
        <w:rPr>
          <w:rStyle w:val="StyleBoldUnderline"/>
        </w:rPr>
        <w:t xml:space="preserve">a bill </w:t>
      </w:r>
      <w:r w:rsidRPr="006A3BBC">
        <w:t xml:space="preserve">that provides legal status to the 11 million undocumented immigrants living in the United States </w:t>
      </w:r>
      <w:r w:rsidRPr="006A3BBC">
        <w:rPr>
          <w:rStyle w:val="StyleBoldUnderline"/>
        </w:rPr>
        <w:t>would help to reverse the region’s perception that the U.S. government treats Hispanics as second-class citizens,</w:t>
      </w:r>
      <w:r w:rsidRPr="006A3BBC">
        <w:rPr>
          <w:szCs w:val="22"/>
        </w:rPr>
        <w:t xml:space="preserve"> acknowledging w hat many feel is their existing right to U.S. residency and eventual citizenship.¶ </w:t>
      </w:r>
      <w:r w:rsidRPr="006A3BBC">
        <w:rPr>
          <w:rStyle w:val="StyleBoldUnderline"/>
        </w:rPr>
        <w:t>Not unrelated is the effect comprehensive reform would have on the region’s governments</w:t>
      </w:r>
      <w:r w:rsidRPr="006A3BBC">
        <w:rPr>
          <w:szCs w:val="22"/>
        </w:rPr>
        <w:t xml:space="preserve">. Because </w:t>
      </w:r>
      <w:r w:rsidRPr="006A3BBC">
        <w:rPr>
          <w:rStyle w:val="StyleBoldUnderline"/>
        </w:rPr>
        <w:t>passing the bill would demonstrate the U.S. government’s willingness to work on issues important to its counterparts throughout the hemisphere</w:t>
      </w:r>
      <w:r w:rsidRPr="006A3BBC">
        <w:rPr>
          <w:szCs w:val="22"/>
        </w:rPr>
        <w:t>—</w:t>
      </w:r>
      <w:r w:rsidRPr="006A3BBC">
        <w:rPr>
          <w:rStyle w:val="StyleBoldUnderline"/>
        </w:rPr>
        <w:t>even when those issues stir up conflict at home</w:t>
      </w:r>
      <w:r w:rsidRPr="006A3BBC">
        <w:rPr>
          <w:szCs w:val="22"/>
        </w:rPr>
        <w:t>—</w:t>
      </w:r>
      <w:r w:rsidRPr="006A3BBC">
        <w:rPr>
          <w:rStyle w:val="StyleBoldUnderline"/>
        </w:rPr>
        <w:t>immigration reform could help redefine perceptions of the U</w:t>
      </w:r>
      <w:r w:rsidRPr="006A3BBC">
        <w:t>nited</w:t>
      </w:r>
      <w:r w:rsidRPr="006A3BBC">
        <w:rPr>
          <w:rStyle w:val="StyleBoldUnderline"/>
        </w:rPr>
        <w:t xml:space="preserve"> </w:t>
      </w:r>
      <w:r w:rsidRPr="006A3BBC">
        <w:t>States</w:t>
      </w:r>
      <w:r w:rsidRPr="006A3BBC">
        <w:rPr>
          <w:rStyle w:val="StyleBoldUnderline"/>
        </w:rPr>
        <w:t xml:space="preserve"> in the region;</w:t>
      </w:r>
      <w:r w:rsidRPr="006A3BBC">
        <w:rPr>
          <w:szCs w:val="22"/>
        </w:rPr>
        <w:t xml:space="preserve"> </w:t>
      </w:r>
      <w:r w:rsidRPr="006A3BBC">
        <w:rPr>
          <w:rStyle w:val="StyleBoldUnderline"/>
        </w:rPr>
        <w:t>passing the bill would send the message that the U.S. government recognizes the region’s and its people’s importance in our own prosperity moving forward.</w:t>
      </w:r>
    </w:p>
    <w:p w:rsidR="0037780A" w:rsidRPr="00E94738" w:rsidRDefault="0037780A" w:rsidP="00933C02">
      <w:pPr>
        <w:rPr>
          <w:rFonts w:asciiTheme="minorHAnsi" w:hAnsiTheme="minorHAnsi"/>
        </w:rPr>
      </w:pPr>
    </w:p>
    <w:p w:rsidR="0037780A" w:rsidRPr="00E94738" w:rsidRDefault="0037780A" w:rsidP="00933C02">
      <w:pPr>
        <w:rPr>
          <w:rFonts w:asciiTheme="minorHAnsi" w:hAnsiTheme="minorHAnsi"/>
        </w:rPr>
      </w:pPr>
    </w:p>
    <w:p w:rsidR="0037780A" w:rsidRPr="00E94738" w:rsidRDefault="0037780A" w:rsidP="0037780A">
      <w:pPr>
        <w:pStyle w:val="Heading3"/>
        <w:rPr>
          <w:rFonts w:asciiTheme="minorHAnsi" w:hAnsiTheme="minorHAnsi"/>
        </w:rPr>
      </w:pPr>
      <w:bookmarkStart w:id="72" w:name="_Toc361218858"/>
      <w:r w:rsidRPr="00E94738">
        <w:rPr>
          <w:rFonts w:asciiTheme="minorHAnsi" w:hAnsiTheme="minorHAnsi"/>
        </w:rPr>
        <w:lastRenderedPageBreak/>
        <w:t>A2:  LA RELATIONS ADV.- Warming Ans.</w:t>
      </w:r>
      <w:bookmarkEnd w:id="72"/>
    </w:p>
    <w:p w:rsidR="0037780A" w:rsidRPr="00E94738" w:rsidRDefault="0037780A" w:rsidP="0037780A">
      <w:pPr>
        <w:rPr>
          <w:rFonts w:asciiTheme="minorHAnsi" w:hAnsiTheme="minorHAnsi"/>
        </w:rPr>
      </w:pPr>
    </w:p>
    <w:p w:rsidR="0037780A" w:rsidRPr="00E94738" w:rsidRDefault="0037780A" w:rsidP="0037780A">
      <w:pPr>
        <w:rPr>
          <w:rFonts w:asciiTheme="minorHAnsi" w:hAnsiTheme="minorHAnsi"/>
        </w:rPr>
      </w:pPr>
    </w:p>
    <w:p w:rsidR="00E94738" w:rsidRPr="00E94738" w:rsidRDefault="00E94738" w:rsidP="00E94738">
      <w:pPr>
        <w:pStyle w:val="Heading4"/>
        <w:rPr>
          <w:rFonts w:asciiTheme="minorHAnsi" w:hAnsiTheme="minorHAnsi"/>
        </w:rPr>
      </w:pPr>
      <w:r w:rsidRPr="00E94738">
        <w:rPr>
          <w:rFonts w:asciiTheme="minorHAnsi" w:hAnsiTheme="minorHAnsi"/>
        </w:rPr>
        <w:t>Most of the world won’t act to solve warming—</w:t>
      </w:r>
      <w:proofErr w:type="spellStart"/>
      <w:r w:rsidRPr="00E94738">
        <w:rPr>
          <w:rFonts w:asciiTheme="minorHAnsi" w:hAnsiTheme="minorHAnsi"/>
        </w:rPr>
        <w:t>aff</w:t>
      </w:r>
      <w:proofErr w:type="spellEnd"/>
      <w:r w:rsidRPr="00E94738">
        <w:rPr>
          <w:rFonts w:asciiTheme="minorHAnsi" w:hAnsiTheme="minorHAnsi"/>
        </w:rPr>
        <w:t xml:space="preserve"> not enough</w:t>
      </w:r>
    </w:p>
    <w:p w:rsidR="00E94738" w:rsidRPr="00E94738" w:rsidRDefault="00E94738" w:rsidP="00E94738">
      <w:pPr>
        <w:rPr>
          <w:rFonts w:asciiTheme="minorHAnsi" w:hAnsiTheme="minorHAnsi"/>
        </w:rPr>
      </w:pPr>
      <w:r w:rsidRPr="00E94738">
        <w:rPr>
          <w:rStyle w:val="StyleStyleBold12pt"/>
          <w:rFonts w:asciiTheme="minorHAnsi" w:hAnsiTheme="minorHAnsi"/>
        </w:rPr>
        <w:t>Loris 13</w:t>
      </w:r>
      <w:r w:rsidRPr="00E94738">
        <w:rPr>
          <w:rFonts w:asciiTheme="minorHAnsi" w:hAnsiTheme="minorHAnsi"/>
        </w:rPr>
        <w:t xml:space="preserve"> Nicolas Loris, Herbert and Joyce Morgan Fellow at Heritage, master's degree in economics from George Mason University, “No 'Following the Leader' on Climate Change,” Heritage Foundation, 1/30/2013, http://www.heritage.org/research/commentary/2013/1/no-following-the-leader-on-climate-change</w:t>
      </w:r>
    </w:p>
    <w:p w:rsidR="00E94738" w:rsidRPr="00E94738" w:rsidRDefault="00E94738" w:rsidP="00E94738">
      <w:pPr>
        <w:rPr>
          <w:rStyle w:val="TitleChar"/>
          <w:rFonts w:asciiTheme="minorHAnsi" w:hAnsiTheme="minorHAnsi"/>
        </w:rPr>
      </w:pPr>
      <w:bookmarkStart w:id="73" w:name="_Toc361218859"/>
      <w:r w:rsidRPr="00E94738">
        <w:rPr>
          <w:rStyle w:val="TitleChar"/>
          <w:rFonts w:asciiTheme="minorHAnsi" w:hAnsiTheme="minorHAnsi"/>
          <w:highlight w:val="green"/>
        </w:rPr>
        <w:t>In his second inaugural address</w:t>
      </w:r>
      <w:bookmarkEnd w:id="73"/>
      <w:r w:rsidRPr="00E94738">
        <w:rPr>
          <w:rFonts w:asciiTheme="minorHAnsi" w:hAnsiTheme="minorHAnsi"/>
        </w:rPr>
        <w:t xml:space="preserve">, President </w:t>
      </w:r>
      <w:r w:rsidRPr="00E94738">
        <w:rPr>
          <w:rStyle w:val="TitleChar"/>
          <w:rFonts w:asciiTheme="minorHAnsi" w:hAnsiTheme="minorHAnsi"/>
          <w:highlight w:val="green"/>
        </w:rPr>
        <w:t>Obama pledged that the</w:t>
      </w:r>
      <w:r w:rsidRPr="00E94738">
        <w:rPr>
          <w:rStyle w:val="TitleChar"/>
          <w:rFonts w:asciiTheme="minorHAnsi" w:hAnsiTheme="minorHAnsi"/>
        </w:rPr>
        <w:t xml:space="preserve"> </w:t>
      </w:r>
      <w:r w:rsidRPr="00E94738">
        <w:rPr>
          <w:rStyle w:val="TitleChar"/>
          <w:rFonts w:asciiTheme="minorHAnsi" w:hAnsiTheme="minorHAnsi"/>
          <w:highlight w:val="green"/>
        </w:rPr>
        <w:t>U</w:t>
      </w:r>
      <w:r w:rsidRPr="00E94738">
        <w:rPr>
          <w:rStyle w:val="TitleChar"/>
          <w:rFonts w:asciiTheme="minorHAnsi" w:hAnsiTheme="minorHAnsi"/>
        </w:rPr>
        <w:t xml:space="preserve">nited </w:t>
      </w:r>
      <w:r w:rsidRPr="00E94738">
        <w:rPr>
          <w:rStyle w:val="TitleChar"/>
          <w:rFonts w:asciiTheme="minorHAnsi" w:hAnsiTheme="minorHAnsi"/>
          <w:highlight w:val="green"/>
        </w:rPr>
        <w:t>S</w:t>
      </w:r>
      <w:r w:rsidRPr="00E94738">
        <w:rPr>
          <w:rStyle w:val="TitleChar"/>
          <w:rFonts w:asciiTheme="minorHAnsi" w:hAnsiTheme="minorHAnsi"/>
        </w:rPr>
        <w:t>tates “</w:t>
      </w:r>
      <w:r w:rsidRPr="00E94738">
        <w:rPr>
          <w:rStyle w:val="TitleChar"/>
          <w:rFonts w:asciiTheme="minorHAnsi" w:hAnsiTheme="minorHAnsi"/>
          <w:highlight w:val="green"/>
        </w:rPr>
        <w:t>will respond to</w:t>
      </w:r>
      <w:r w:rsidRPr="00E94738">
        <w:rPr>
          <w:rStyle w:val="TitleChar"/>
          <w:rFonts w:asciiTheme="minorHAnsi" w:hAnsiTheme="minorHAnsi"/>
        </w:rPr>
        <w:t xml:space="preserve"> the threat of </w:t>
      </w:r>
      <w:r w:rsidRPr="00E94738">
        <w:rPr>
          <w:rStyle w:val="TitleChar"/>
          <w:rFonts w:asciiTheme="minorHAnsi" w:hAnsiTheme="minorHAnsi"/>
          <w:highlight w:val="green"/>
        </w:rPr>
        <w:t>climate change</w:t>
      </w:r>
      <w:r w:rsidRPr="00E94738">
        <w:rPr>
          <w:rStyle w:val="TitleChar"/>
          <w:rFonts w:asciiTheme="minorHAnsi" w:hAnsiTheme="minorHAnsi"/>
        </w:rPr>
        <w:t xml:space="preserve">” </w:t>
      </w:r>
      <w:r w:rsidRPr="00E94738">
        <w:rPr>
          <w:rStyle w:val="TitleChar"/>
          <w:rFonts w:asciiTheme="minorHAnsi" w:hAnsiTheme="minorHAnsi"/>
          <w:highlight w:val="green"/>
        </w:rPr>
        <w:t>and</w:t>
      </w:r>
      <w:r w:rsidRPr="00E94738">
        <w:rPr>
          <w:rStyle w:val="TitleChar"/>
          <w:rFonts w:asciiTheme="minorHAnsi" w:hAnsiTheme="minorHAnsi"/>
        </w:rPr>
        <w:t xml:space="preserve"> will </w:t>
      </w:r>
      <w:r w:rsidRPr="00E94738">
        <w:rPr>
          <w:rStyle w:val="Emphasis"/>
          <w:rFonts w:asciiTheme="minorHAnsi" w:hAnsiTheme="minorHAnsi"/>
          <w:highlight w:val="green"/>
        </w:rPr>
        <w:t>take the lead</w:t>
      </w:r>
      <w:r w:rsidRPr="00E94738">
        <w:rPr>
          <w:rStyle w:val="TitleChar"/>
          <w:rFonts w:asciiTheme="minorHAnsi" w:hAnsiTheme="minorHAnsi"/>
        </w:rPr>
        <w:t xml:space="preserve"> </w:t>
      </w:r>
      <w:r w:rsidRPr="00E94738">
        <w:rPr>
          <w:rStyle w:val="TitleChar"/>
          <w:rFonts w:asciiTheme="minorHAnsi" w:hAnsiTheme="minorHAnsi"/>
          <w:highlight w:val="green"/>
        </w:rPr>
        <w:t>for other countries to follow</w:t>
      </w:r>
      <w:r w:rsidRPr="00E94738">
        <w:rPr>
          <w:rStyle w:val="TitleChar"/>
          <w:rFonts w:asciiTheme="minorHAnsi" w:hAnsiTheme="minorHAnsi"/>
        </w:rPr>
        <w:t xml:space="preserve"> suit</w:t>
      </w:r>
      <w:r w:rsidRPr="00E94738">
        <w:rPr>
          <w:rFonts w:asciiTheme="minorHAnsi" w:hAnsiTheme="minorHAnsi"/>
        </w:rPr>
        <w:t xml:space="preserve">. This commitment is a willful rejection of reality. Congress has been unwilling to address climate change unilaterally through legislation. Multilateral attempts become more futile each year as major players, especially </w:t>
      </w:r>
      <w:r w:rsidRPr="00E94738">
        <w:rPr>
          <w:rStyle w:val="TitleChar"/>
          <w:rFonts w:asciiTheme="minorHAnsi" w:hAnsiTheme="minorHAnsi"/>
          <w:highlight w:val="green"/>
        </w:rPr>
        <w:t>developing nations</w:t>
      </w:r>
      <w:r w:rsidRPr="00E94738">
        <w:rPr>
          <w:rStyle w:val="TitleChar"/>
          <w:rFonts w:asciiTheme="minorHAnsi" w:hAnsiTheme="minorHAnsi"/>
        </w:rPr>
        <w:t xml:space="preserve"> such as China and India, </w:t>
      </w:r>
      <w:r w:rsidRPr="00E94738">
        <w:rPr>
          <w:rStyle w:val="Emphasis"/>
          <w:rFonts w:asciiTheme="minorHAnsi" w:hAnsiTheme="minorHAnsi"/>
          <w:highlight w:val="green"/>
        </w:rPr>
        <w:t>refuse to play ball</w:t>
      </w:r>
      <w:r w:rsidRPr="00E94738">
        <w:rPr>
          <w:rStyle w:val="TitleChar"/>
          <w:rFonts w:asciiTheme="minorHAnsi" w:hAnsiTheme="minorHAnsi"/>
        </w:rPr>
        <w:t xml:space="preserve">. </w:t>
      </w:r>
      <w:r w:rsidRPr="00E94738">
        <w:rPr>
          <w:rFonts w:asciiTheme="minorHAnsi" w:hAnsiTheme="minorHAnsi"/>
        </w:rPr>
        <w:t xml:space="preserve">And </w:t>
      </w:r>
      <w:r w:rsidRPr="00E94738">
        <w:rPr>
          <w:rStyle w:val="TitleChar"/>
          <w:rFonts w:asciiTheme="minorHAnsi" w:hAnsiTheme="minorHAnsi"/>
        </w:rPr>
        <w:t xml:space="preserve">why should </w:t>
      </w:r>
      <w:r w:rsidRPr="00E94738">
        <w:rPr>
          <w:rStyle w:val="TitleChar"/>
          <w:rFonts w:asciiTheme="minorHAnsi" w:hAnsiTheme="minorHAnsi"/>
          <w:highlight w:val="green"/>
        </w:rPr>
        <w:t>they</w:t>
      </w:r>
      <w:r w:rsidRPr="00E94738">
        <w:rPr>
          <w:rStyle w:val="TitleChar"/>
          <w:rFonts w:asciiTheme="minorHAnsi" w:hAnsiTheme="minorHAnsi"/>
        </w:rPr>
        <w:t xml:space="preserve">? Developing nations </w:t>
      </w:r>
      <w:r w:rsidRPr="00E94738">
        <w:rPr>
          <w:rStyle w:val="TitleChar"/>
          <w:rFonts w:asciiTheme="minorHAnsi" w:hAnsiTheme="minorHAnsi"/>
          <w:highlight w:val="green"/>
        </w:rPr>
        <w:t>are not going to curb</w:t>
      </w:r>
      <w:r w:rsidRPr="00E94738">
        <w:rPr>
          <w:rStyle w:val="TitleChar"/>
          <w:rFonts w:asciiTheme="minorHAnsi" w:hAnsiTheme="minorHAnsi"/>
        </w:rPr>
        <w:t xml:space="preserve"> economic </w:t>
      </w:r>
      <w:r w:rsidRPr="00E94738">
        <w:rPr>
          <w:rStyle w:val="TitleChar"/>
          <w:rFonts w:asciiTheme="minorHAnsi" w:hAnsiTheme="minorHAnsi"/>
          <w:highlight w:val="green"/>
        </w:rPr>
        <w:t>growth to solve a theoretical problem when their citizens face far more pressing environmental problems</w:t>
      </w:r>
      <w:r w:rsidRPr="00E94738">
        <w:rPr>
          <w:rStyle w:val="TitleChar"/>
          <w:rFonts w:asciiTheme="minorHAnsi" w:hAnsiTheme="minorHAnsi"/>
        </w:rPr>
        <w:t xml:space="preserve"> — especially when so </w:t>
      </w:r>
      <w:r w:rsidRPr="00E94738">
        <w:rPr>
          <w:rStyle w:val="TitleChar"/>
          <w:rFonts w:asciiTheme="minorHAnsi" w:hAnsiTheme="minorHAnsi"/>
          <w:highlight w:val="green"/>
        </w:rPr>
        <w:t>many are trapped in grinding poverty and lack</w:t>
      </w:r>
      <w:r w:rsidRPr="00E94738">
        <w:rPr>
          <w:rStyle w:val="TitleChar"/>
          <w:rFonts w:asciiTheme="minorHAnsi" w:hAnsiTheme="minorHAnsi"/>
        </w:rPr>
        <w:t xml:space="preserve"> access to </w:t>
      </w:r>
      <w:r w:rsidRPr="00E94738">
        <w:rPr>
          <w:rStyle w:val="TitleChar"/>
          <w:rFonts w:asciiTheme="minorHAnsi" w:hAnsiTheme="minorHAnsi"/>
          <w:highlight w:val="green"/>
        </w:rPr>
        <w:t>reliable electricity</w:t>
      </w:r>
      <w:r w:rsidRPr="00E94738">
        <w:rPr>
          <w:rStyle w:val="TitleChar"/>
          <w:rFonts w:asciiTheme="minorHAnsi" w:hAnsiTheme="minorHAnsi"/>
        </w:rPr>
        <w:t xml:space="preserve">. </w:t>
      </w:r>
      <w:r w:rsidRPr="00E94738">
        <w:rPr>
          <w:rFonts w:asciiTheme="minorHAnsi" w:hAnsiTheme="minorHAnsi"/>
        </w:rPr>
        <w:t>This leaves the president with only one option for making good on his pledge: impose costly regulatory actions. This approach would be as pointless as unilateral legislative action. Why? Even accepting as fact the theory that Earth is warming and that carbon dioxide and other greenhouse gas emissions are a warming agent does not make any of the following true: &amp;bull; Man-made emissions are driving climate change and are a negative externality that needs to be internalized. Greenhouse gas emissions are a warming agent. But that fact doesn’t begin to settle the scientific debate about climate change and climate sensitivity — the amount of warming projected from increased greenhouse gas emissions. Moreover, viewing man-made carbon dioxide as a strictly negative externality ignores a lot of peer-reviewed literature that identifies many positive effects (e.g., plant growth, human longevity, seed enrichment and less soil erosion as a result of more robust tree root growth) associated with higher levels of CO2 in the atmosphere. &amp;bull; Earth is cooking at a catastrophic rate. The media breathlessly reported that a recent National Oceanic and Atmospheric Administration’s study found 2012 to be the warmest on record for the continental United States. What they largely failed to report was that, globally, 2012 was only the ninth-warmest in the past 34 years. In fact, average global temperatures have leveled off over the past decade and a half. &amp;bull; Sea levels will rise dramatically, threatening America’s coastlines. The Intergovernmental Panel on Climate Change report, the bible of CO2-reduction proponents, projects sea levels rising 7 inches to 23 inches over the next century. That’s not as alarming as it sounds. Sea level has risen at the lower end of that projection over the past two centuries. &amp;</w:t>
      </w:r>
      <w:proofErr w:type="gramStart"/>
      <w:r w:rsidRPr="00E94738">
        <w:rPr>
          <w:rFonts w:asciiTheme="minorHAnsi" w:hAnsiTheme="minorHAnsi"/>
        </w:rPr>
        <w:t>bull</w:t>
      </w:r>
      <w:proofErr w:type="gramEnd"/>
      <w:r w:rsidRPr="00E94738">
        <w:rPr>
          <w:rFonts w:asciiTheme="minorHAnsi" w:hAnsiTheme="minorHAnsi"/>
        </w:rPr>
        <w:t xml:space="preserve">; There will be more extreme droughts, heat waves, hurricanes and other natural disasters. Natural disasters (they’re called “natural” for a reason, right?) will occur with or without increased man-made emissions. Having failed repeatedly to win legislation limiting greenhouse gas emissions, the Obama administration appears bent on taking the regulatory route. The Environmental Protection Agency is promulgating stringent emission standards for new power plants that would effectively prohibit construction of coal-fired generators and prematurely shut down existing plants. The EPA also has introduced costly new air-quality standards for hydraulically fractured wells and new fuel-efficiency standards that will make cars and light-duty trucks more expensive, smaller and less safe. Restricting greenhouse gas emissions, whether unilaterally or multilaterally, will impose huge costs on consumers and the U.S. economy as a whole. Congress should exercise its seldom-used muscles as regulatory watchdog to keep regulatory proposals that are not cost-effective from full implementation and reverse the administration’s course on regulating CO2. As for the president’s suggestion that unilateral action by the U.S. will somehow inspire other countries to emulate our example — </w:t>
      </w:r>
      <w:r w:rsidRPr="00E94738">
        <w:rPr>
          <w:rStyle w:val="TitleChar"/>
          <w:rFonts w:asciiTheme="minorHAnsi" w:hAnsiTheme="minorHAnsi"/>
        </w:rPr>
        <w:t xml:space="preserve">the </w:t>
      </w:r>
      <w:r w:rsidRPr="00E94738">
        <w:rPr>
          <w:rStyle w:val="TitleChar"/>
          <w:rFonts w:asciiTheme="minorHAnsi" w:hAnsiTheme="minorHAnsi"/>
          <w:highlight w:val="green"/>
        </w:rPr>
        <w:t>repeated failure of U.N. negotiations to produce multilateral</w:t>
      </w:r>
      <w:r w:rsidRPr="00E94738">
        <w:rPr>
          <w:rStyle w:val="TitleChar"/>
          <w:rFonts w:asciiTheme="minorHAnsi" w:hAnsiTheme="minorHAnsi"/>
        </w:rPr>
        <w:t xml:space="preserve"> climate </w:t>
      </w:r>
      <w:r w:rsidRPr="00E94738">
        <w:rPr>
          <w:rStyle w:val="TitleChar"/>
          <w:rFonts w:asciiTheme="minorHAnsi" w:hAnsiTheme="minorHAnsi"/>
          <w:highlight w:val="green"/>
        </w:rPr>
        <w:t>action</w:t>
      </w:r>
      <w:r w:rsidRPr="00E94738">
        <w:rPr>
          <w:rStyle w:val="TitleChar"/>
          <w:rFonts w:asciiTheme="minorHAnsi" w:hAnsiTheme="minorHAnsi"/>
        </w:rPr>
        <w:t xml:space="preserve"> </w:t>
      </w:r>
      <w:r w:rsidRPr="00E94738">
        <w:rPr>
          <w:rStyle w:val="TitleChar"/>
          <w:rFonts w:asciiTheme="minorHAnsi" w:hAnsiTheme="minorHAnsi"/>
          <w:highlight w:val="green"/>
        </w:rPr>
        <w:t>demonstrates</w:t>
      </w:r>
      <w:r w:rsidRPr="00E94738">
        <w:rPr>
          <w:rStyle w:val="TitleChar"/>
          <w:rFonts w:asciiTheme="minorHAnsi" w:hAnsiTheme="minorHAnsi"/>
        </w:rPr>
        <w:t xml:space="preserve"> a </w:t>
      </w:r>
      <w:r w:rsidRPr="00E94738">
        <w:rPr>
          <w:rStyle w:val="Emphasis"/>
          <w:rFonts w:asciiTheme="minorHAnsi" w:hAnsiTheme="minorHAnsi"/>
          <w:highlight w:val="green"/>
        </w:rPr>
        <w:t>near universal disinclination</w:t>
      </w:r>
      <w:r w:rsidRPr="00E94738">
        <w:rPr>
          <w:rStyle w:val="TitleChar"/>
          <w:rFonts w:asciiTheme="minorHAnsi" w:hAnsiTheme="minorHAnsi"/>
        </w:rPr>
        <w:t xml:space="preserve"> </w:t>
      </w:r>
      <w:r w:rsidRPr="00E94738">
        <w:rPr>
          <w:rStyle w:val="TitleChar"/>
          <w:rFonts w:asciiTheme="minorHAnsi" w:hAnsiTheme="minorHAnsi"/>
          <w:highlight w:val="green"/>
        </w:rPr>
        <w:t>to sacrifice</w:t>
      </w:r>
      <w:r w:rsidRPr="00E94738">
        <w:rPr>
          <w:rStyle w:val="TitleChar"/>
          <w:rFonts w:asciiTheme="minorHAnsi" w:hAnsiTheme="minorHAnsi"/>
        </w:rPr>
        <w:t xml:space="preserve"> economic </w:t>
      </w:r>
      <w:r w:rsidRPr="00E94738">
        <w:rPr>
          <w:rStyle w:val="TitleChar"/>
          <w:rFonts w:asciiTheme="minorHAnsi" w:hAnsiTheme="minorHAnsi"/>
          <w:highlight w:val="green"/>
        </w:rPr>
        <w:t>growth on the altar of</w:t>
      </w:r>
      <w:r w:rsidRPr="00E94738">
        <w:rPr>
          <w:rStyle w:val="TitleChar"/>
          <w:rFonts w:asciiTheme="minorHAnsi" w:hAnsiTheme="minorHAnsi"/>
        </w:rPr>
        <w:t xml:space="preserve"> global </w:t>
      </w:r>
      <w:r w:rsidRPr="00E94738">
        <w:rPr>
          <w:rStyle w:val="TitleChar"/>
          <w:rFonts w:asciiTheme="minorHAnsi" w:hAnsiTheme="minorHAnsi"/>
          <w:highlight w:val="green"/>
        </w:rPr>
        <w:t>warming</w:t>
      </w:r>
      <w:r w:rsidRPr="00E94738">
        <w:rPr>
          <w:rStyle w:val="TitleChar"/>
          <w:rFonts w:asciiTheme="minorHAnsi" w:hAnsiTheme="minorHAnsi"/>
        </w:rPr>
        <w:t>.</w:t>
      </w:r>
    </w:p>
    <w:p w:rsidR="0037780A" w:rsidRPr="00E94738" w:rsidRDefault="0037780A" w:rsidP="0037780A">
      <w:pPr>
        <w:rPr>
          <w:rFonts w:asciiTheme="minorHAnsi" w:hAnsiTheme="minorHAnsi"/>
        </w:rPr>
      </w:pPr>
    </w:p>
    <w:p w:rsidR="00E94738" w:rsidRPr="00E94738" w:rsidRDefault="00E94738" w:rsidP="00E94738">
      <w:pPr>
        <w:pStyle w:val="Heading3"/>
        <w:rPr>
          <w:rFonts w:asciiTheme="minorHAnsi" w:hAnsiTheme="minorHAnsi"/>
        </w:rPr>
      </w:pPr>
      <w:bookmarkStart w:id="74" w:name="_Toc361218860"/>
      <w:r w:rsidRPr="00E94738">
        <w:rPr>
          <w:rFonts w:asciiTheme="minorHAnsi" w:hAnsiTheme="minorHAnsi"/>
        </w:rPr>
        <w:lastRenderedPageBreak/>
        <w:t>A2:  LA RELATIONS ADV.- Warming Ans.</w:t>
      </w:r>
      <w:bookmarkEnd w:id="74"/>
    </w:p>
    <w:p w:rsidR="00E94738" w:rsidRPr="00E94738" w:rsidRDefault="00E94738" w:rsidP="00E94738">
      <w:pPr>
        <w:rPr>
          <w:rFonts w:asciiTheme="minorHAnsi" w:hAnsiTheme="minorHAnsi"/>
        </w:rPr>
      </w:pPr>
    </w:p>
    <w:p w:rsidR="00E94738" w:rsidRPr="00E94738" w:rsidRDefault="00E94738" w:rsidP="00E94738">
      <w:pPr>
        <w:rPr>
          <w:rFonts w:asciiTheme="minorHAnsi" w:hAnsiTheme="minorHAnsi"/>
        </w:rPr>
      </w:pPr>
    </w:p>
    <w:p w:rsidR="00E94738" w:rsidRPr="00E94738" w:rsidRDefault="00E94738" w:rsidP="00E94738">
      <w:pPr>
        <w:pStyle w:val="Heading4"/>
        <w:rPr>
          <w:rFonts w:asciiTheme="minorHAnsi" w:hAnsiTheme="minorHAnsi"/>
        </w:rPr>
      </w:pPr>
      <w:r w:rsidRPr="00E94738">
        <w:rPr>
          <w:rFonts w:asciiTheme="minorHAnsi" w:hAnsiTheme="minorHAnsi"/>
        </w:rPr>
        <w:t>All the critics are wrong—flawed models</w:t>
      </w:r>
    </w:p>
    <w:p w:rsidR="00E94738" w:rsidRPr="00E94738" w:rsidRDefault="00E94738" w:rsidP="00E94738">
      <w:pPr>
        <w:shd w:val="clear" w:color="auto" w:fill="FFFFFF"/>
        <w:spacing w:before="100" w:beforeAutospacing="1" w:after="100" w:afterAutospacing="1" w:line="348" w:lineRule="atLeast"/>
        <w:rPr>
          <w:rFonts w:asciiTheme="minorHAnsi" w:hAnsiTheme="minorHAnsi"/>
        </w:rPr>
      </w:pPr>
      <w:r w:rsidRPr="00E94738">
        <w:rPr>
          <w:rFonts w:asciiTheme="minorHAnsi" w:hAnsiTheme="minorHAnsi"/>
        </w:rPr>
        <w:t xml:space="preserve">Bill </w:t>
      </w:r>
      <w:r w:rsidRPr="00E94738">
        <w:rPr>
          <w:rStyle w:val="StyleStyleBold12pt"/>
          <w:rFonts w:asciiTheme="minorHAnsi" w:hAnsiTheme="minorHAnsi"/>
        </w:rPr>
        <w:t>Cutler</w:t>
      </w:r>
      <w:r w:rsidRPr="00E94738">
        <w:rPr>
          <w:rFonts w:asciiTheme="minorHAnsi" w:hAnsiTheme="minorHAnsi"/>
        </w:rPr>
        <w:t>, Palo Alto, Calif. Staff writer Washington Post July 8,20</w:t>
      </w:r>
      <w:r w:rsidRPr="00E94738">
        <w:rPr>
          <w:rStyle w:val="StyleStyleBold12pt"/>
          <w:rFonts w:asciiTheme="minorHAnsi" w:hAnsiTheme="minorHAnsi"/>
        </w:rPr>
        <w:t xml:space="preserve">13 </w:t>
      </w:r>
      <w:r w:rsidRPr="00E94738">
        <w:rPr>
          <w:rFonts w:asciiTheme="minorHAnsi" w:hAnsiTheme="minorHAnsi"/>
        </w:rPr>
        <w:t>"</w:t>
      </w:r>
      <w:r w:rsidRPr="00E94738">
        <w:rPr>
          <w:rStyle w:val="StyleBoldUnderline"/>
          <w:rFonts w:asciiTheme="minorHAnsi" w:hAnsiTheme="minorHAnsi"/>
          <w:b w:val="0"/>
          <w:u w:val="none"/>
        </w:rPr>
        <w:t>Global warming can’t be ignored</w:t>
      </w:r>
      <w:r w:rsidRPr="00E94738">
        <w:rPr>
          <w:rFonts w:asciiTheme="minorHAnsi" w:hAnsiTheme="minorHAnsi"/>
        </w:rPr>
        <w:t xml:space="preserve">" </w:t>
      </w:r>
      <w:hyperlink r:id="rId105" w:history="1">
        <w:r w:rsidRPr="00E94738">
          <w:rPr>
            <w:rStyle w:val="Hyperlink"/>
            <w:rFonts w:asciiTheme="minorHAnsi" w:hAnsiTheme="minorHAnsi"/>
          </w:rPr>
          <w:t>http://www.washingtonpost.com/opinions/global-warming-cant-be-ignored/2013/07/08/4d2628fa-e5ae-11e2-bffd-37a36ddab820_story.html</w:t>
        </w:r>
      </w:hyperlink>
      <w:r w:rsidRPr="00E94738">
        <w:rPr>
          <w:rFonts w:asciiTheme="minorHAnsi" w:hAnsiTheme="minorHAnsi"/>
        </w:rPr>
        <w:t xml:space="preserve"> Accessed" 7/9/13</w:t>
      </w:r>
    </w:p>
    <w:p w:rsidR="00E94738" w:rsidRPr="00E94738" w:rsidRDefault="00E94738" w:rsidP="00E94738">
      <w:pPr>
        <w:rPr>
          <w:rFonts w:asciiTheme="minorHAnsi" w:hAnsiTheme="minorHAnsi"/>
        </w:rPr>
      </w:pPr>
      <w:r w:rsidRPr="00E94738">
        <w:rPr>
          <w:rFonts w:asciiTheme="minorHAnsi" w:hAnsiTheme="minorHAnsi"/>
        </w:rPr>
        <w:t xml:space="preserve">Charles </w:t>
      </w:r>
      <w:r w:rsidRPr="00E94738">
        <w:rPr>
          <w:rStyle w:val="StyleBoldUnderline"/>
          <w:rFonts w:asciiTheme="minorHAnsi" w:hAnsiTheme="minorHAnsi"/>
          <w:highlight w:val="yellow"/>
        </w:rPr>
        <w:t>Krauthammer</w:t>
      </w:r>
      <w:r w:rsidRPr="00E94738">
        <w:rPr>
          <w:rStyle w:val="StyleBoldUnderline"/>
          <w:rFonts w:asciiTheme="minorHAnsi" w:hAnsiTheme="minorHAnsi"/>
        </w:rPr>
        <w:t xml:space="preserve"> </w:t>
      </w:r>
      <w:r w:rsidRPr="00E94738">
        <w:rPr>
          <w:rFonts w:asciiTheme="minorHAnsi" w:hAnsiTheme="minorHAnsi"/>
        </w:rPr>
        <w:t xml:space="preserve">[“Obama’s climate folly,” op-ed, July 5] </w:t>
      </w:r>
      <w:r w:rsidRPr="00E94738">
        <w:rPr>
          <w:rStyle w:val="StyleBoldUnderline"/>
          <w:rFonts w:asciiTheme="minorHAnsi" w:hAnsiTheme="minorHAnsi"/>
          <w:highlight w:val="yellow"/>
        </w:rPr>
        <w:t>wrote that “Global temperatures have been flat for 16 years.”</w:t>
      </w:r>
      <w:r w:rsidRPr="00E94738">
        <w:rPr>
          <w:rFonts w:asciiTheme="minorHAnsi" w:hAnsiTheme="minorHAnsi"/>
          <w:highlight w:val="yellow"/>
        </w:rPr>
        <w:t xml:space="preserve"> </w:t>
      </w:r>
      <w:r w:rsidRPr="00E94738">
        <w:rPr>
          <w:rStyle w:val="StyleBoldUnderline"/>
          <w:rFonts w:asciiTheme="minorHAnsi" w:hAnsiTheme="minorHAnsi"/>
          <w:highlight w:val="yellow"/>
        </w:rPr>
        <w:t>This</w:t>
      </w:r>
      <w:r w:rsidRPr="00E94738">
        <w:rPr>
          <w:rStyle w:val="StyleBoldUnderline"/>
          <w:rFonts w:asciiTheme="minorHAnsi" w:hAnsiTheme="minorHAnsi"/>
        </w:rPr>
        <w:t xml:space="preserve"> often-repeated </w:t>
      </w:r>
      <w:r w:rsidRPr="00E94738">
        <w:rPr>
          <w:rStyle w:val="StyleBoldUnderline"/>
          <w:rFonts w:asciiTheme="minorHAnsi" w:hAnsiTheme="minorHAnsi"/>
          <w:highlight w:val="yellow"/>
        </w:rPr>
        <w:t>myth is supported by</w:t>
      </w:r>
      <w:r w:rsidRPr="00E94738">
        <w:rPr>
          <w:rStyle w:val="StyleBoldUnderline"/>
          <w:rFonts w:asciiTheme="minorHAnsi" w:hAnsiTheme="minorHAnsi"/>
        </w:rPr>
        <w:t xml:space="preserve"> careful but fallacious </w:t>
      </w:r>
      <w:r w:rsidRPr="00E94738">
        <w:rPr>
          <w:rStyle w:val="StyleBoldUnderline"/>
          <w:rFonts w:asciiTheme="minorHAnsi" w:hAnsiTheme="minorHAnsi"/>
          <w:highlight w:val="yellow"/>
        </w:rPr>
        <w:t>cherry-picking</w:t>
      </w:r>
      <w:r w:rsidRPr="00E94738">
        <w:rPr>
          <w:rStyle w:val="StyleBoldUnderline"/>
          <w:rFonts w:asciiTheme="minorHAnsi" w:hAnsiTheme="minorHAnsi"/>
        </w:rPr>
        <w:t xml:space="preserve"> of the </w:t>
      </w:r>
      <w:r w:rsidRPr="00E94738">
        <w:rPr>
          <w:rStyle w:val="StyleBoldUnderline"/>
          <w:rFonts w:asciiTheme="minorHAnsi" w:hAnsiTheme="minorHAnsi"/>
          <w:highlight w:val="yellow"/>
        </w:rPr>
        <w:t>data</w:t>
      </w:r>
      <w:r w:rsidRPr="00E94738">
        <w:rPr>
          <w:rFonts w:asciiTheme="minorHAnsi" w:hAnsiTheme="minorHAnsi"/>
          <w:highlight w:val="yellow"/>
        </w:rPr>
        <w:t>.</w:t>
      </w:r>
      <w:r w:rsidRPr="00E94738">
        <w:rPr>
          <w:rFonts w:asciiTheme="minorHAnsi" w:hAnsiTheme="minorHAnsi"/>
        </w:rPr>
        <w:t xml:space="preserve"> Sixteen years ago, in 1998, there was an unusual upward spike in the record of global temperatures. </w:t>
      </w:r>
      <w:r w:rsidRPr="00E94738">
        <w:rPr>
          <w:rStyle w:val="StyleBoldUnderline"/>
          <w:rFonts w:asciiTheme="minorHAnsi" w:hAnsiTheme="minorHAnsi"/>
        </w:rPr>
        <w:t>Draw a straight line from the tip of that spike to today’s temperatures and, sure enough, the line is flat.</w:t>
      </w:r>
      <w:r w:rsidRPr="00E94738">
        <w:rPr>
          <w:rFonts w:asciiTheme="minorHAnsi" w:hAnsiTheme="minorHAnsi"/>
        </w:rPr>
        <w:t xml:space="preserve"> Yet </w:t>
      </w:r>
      <w:r w:rsidRPr="00E94738">
        <w:rPr>
          <w:rStyle w:val="StyleBoldUnderline"/>
          <w:rFonts w:asciiTheme="minorHAnsi" w:hAnsiTheme="minorHAnsi"/>
        </w:rPr>
        <w:t xml:space="preserve">a </w:t>
      </w:r>
      <w:r w:rsidRPr="00E94738">
        <w:rPr>
          <w:rStyle w:val="StyleBoldUnderline"/>
          <w:rFonts w:asciiTheme="minorHAnsi" w:hAnsiTheme="minorHAnsi"/>
          <w:highlight w:val="yellow"/>
        </w:rPr>
        <w:t>line that averages out the annual temperature variations</w:t>
      </w:r>
      <w:r w:rsidRPr="00E94738">
        <w:rPr>
          <w:rStyle w:val="StyleBoldUnderline"/>
          <w:rFonts w:asciiTheme="minorHAnsi" w:hAnsiTheme="minorHAnsi"/>
        </w:rPr>
        <w:t xml:space="preserve"> over that time — both upward and downward — results in a trend line that </w:t>
      </w:r>
      <w:r w:rsidRPr="00E94738">
        <w:rPr>
          <w:rStyle w:val="StyleBoldUnderline"/>
          <w:rFonts w:asciiTheme="minorHAnsi" w:hAnsiTheme="minorHAnsi"/>
          <w:highlight w:val="yellow"/>
        </w:rPr>
        <w:t>definitely angles upward</w:t>
      </w:r>
      <w:r w:rsidRPr="00E94738">
        <w:rPr>
          <w:rStyle w:val="StyleBoldUnderline"/>
          <w:rFonts w:asciiTheme="minorHAnsi" w:hAnsiTheme="minorHAnsi"/>
        </w:rPr>
        <w:t>.</w:t>
      </w:r>
      <w:r w:rsidRPr="00E94738">
        <w:rPr>
          <w:rFonts w:asciiTheme="minorHAnsi" w:hAnsiTheme="minorHAnsi"/>
          <w:sz w:val="12"/>
        </w:rPr>
        <w:t xml:space="preserve">¶ </w:t>
      </w:r>
      <w:r w:rsidRPr="00E94738">
        <w:rPr>
          <w:rFonts w:asciiTheme="minorHAnsi" w:hAnsiTheme="minorHAnsi"/>
        </w:rPr>
        <w:t xml:space="preserve">As for </w:t>
      </w:r>
      <w:r w:rsidRPr="00E94738">
        <w:rPr>
          <w:rStyle w:val="StyleBoldUnderline"/>
          <w:rFonts w:asciiTheme="minorHAnsi" w:hAnsiTheme="minorHAnsi"/>
          <w:highlight w:val="yellow"/>
        </w:rPr>
        <w:t>models failing to explain these annual temperature spikes, that is not how they work</w:t>
      </w:r>
      <w:r w:rsidRPr="00E94738">
        <w:rPr>
          <w:rFonts w:asciiTheme="minorHAnsi" w:hAnsiTheme="minorHAnsi"/>
        </w:rPr>
        <w:t xml:space="preserve">. They are </w:t>
      </w:r>
      <w:r w:rsidRPr="00E94738">
        <w:rPr>
          <w:rStyle w:val="StyleBoldUnderline"/>
          <w:rFonts w:asciiTheme="minorHAnsi" w:hAnsiTheme="minorHAnsi"/>
        </w:rPr>
        <w:t>climate models</w:t>
      </w:r>
      <w:r w:rsidRPr="00E94738">
        <w:rPr>
          <w:rFonts w:asciiTheme="minorHAnsi" w:hAnsiTheme="minorHAnsi"/>
        </w:rPr>
        <w:t xml:space="preserve"> that </w:t>
      </w:r>
      <w:r w:rsidRPr="00E94738">
        <w:rPr>
          <w:rStyle w:val="StyleBoldUnderline"/>
          <w:rFonts w:asciiTheme="minorHAnsi" w:hAnsiTheme="minorHAnsi"/>
        </w:rPr>
        <w:t>estimate long-term trends</w:t>
      </w:r>
      <w:r w:rsidRPr="00E94738">
        <w:rPr>
          <w:rFonts w:asciiTheme="minorHAnsi" w:hAnsiTheme="minorHAnsi"/>
        </w:rPr>
        <w:t xml:space="preserve">, not weather models that estimate short-term behavior. And yes, </w:t>
      </w:r>
      <w:r w:rsidRPr="00E94738">
        <w:rPr>
          <w:rStyle w:val="StyleBoldUnderline"/>
          <w:rFonts w:asciiTheme="minorHAnsi" w:hAnsiTheme="minorHAnsi"/>
          <w:highlight w:val="yellow"/>
        </w:rPr>
        <w:t>the models disagree</w:t>
      </w:r>
      <w:r w:rsidRPr="00E94738">
        <w:rPr>
          <w:rFonts w:asciiTheme="minorHAnsi" w:hAnsiTheme="minorHAnsi"/>
          <w:highlight w:val="yellow"/>
        </w:rPr>
        <w:t xml:space="preserve">. </w:t>
      </w:r>
      <w:r w:rsidRPr="00E94738">
        <w:rPr>
          <w:rStyle w:val="StyleBoldUnderline"/>
          <w:rFonts w:asciiTheme="minorHAnsi" w:hAnsiTheme="minorHAnsi"/>
          <w:highlight w:val="yellow"/>
        </w:rPr>
        <w:t>Their range of disagreement</w:t>
      </w:r>
      <w:r w:rsidRPr="00E94738">
        <w:rPr>
          <w:rStyle w:val="StyleBoldUnderline"/>
          <w:rFonts w:asciiTheme="minorHAnsi" w:hAnsiTheme="minorHAnsi"/>
        </w:rPr>
        <w:t xml:space="preserve"> in their estimation of climate futures </w:t>
      </w:r>
      <w:r w:rsidRPr="00E94738">
        <w:rPr>
          <w:rStyle w:val="StyleBoldUnderline"/>
          <w:rFonts w:asciiTheme="minorHAnsi" w:hAnsiTheme="minorHAnsi"/>
          <w:highlight w:val="yellow"/>
        </w:rPr>
        <w:t xml:space="preserve">is between </w:t>
      </w:r>
      <w:r w:rsidRPr="00E94738">
        <w:rPr>
          <w:rStyle w:val="StyleBoldUnderline"/>
          <w:rFonts w:asciiTheme="minorHAnsi" w:hAnsiTheme="minorHAnsi"/>
        </w:rPr>
        <w:t>pretty</w:t>
      </w:r>
      <w:r w:rsidRPr="00E94738">
        <w:rPr>
          <w:rStyle w:val="StyleBoldUnderline"/>
          <w:rFonts w:asciiTheme="minorHAnsi" w:hAnsiTheme="minorHAnsi"/>
          <w:highlight w:val="yellow"/>
        </w:rPr>
        <w:t xml:space="preserve"> awful and </w:t>
      </w:r>
      <w:r w:rsidRPr="00E94738">
        <w:rPr>
          <w:rStyle w:val="StyleBoldUnderline"/>
          <w:rFonts w:asciiTheme="minorHAnsi" w:hAnsiTheme="minorHAnsi"/>
        </w:rPr>
        <w:t xml:space="preserve">unspeakably </w:t>
      </w:r>
      <w:r w:rsidRPr="00E94738">
        <w:rPr>
          <w:rStyle w:val="StyleBoldUnderline"/>
          <w:rFonts w:asciiTheme="minorHAnsi" w:hAnsiTheme="minorHAnsi"/>
          <w:highlight w:val="yellow"/>
        </w:rPr>
        <w:t>horrible</w:t>
      </w:r>
      <w:r w:rsidRPr="00E94738">
        <w:rPr>
          <w:rFonts w:asciiTheme="minorHAnsi" w:hAnsiTheme="minorHAnsi"/>
          <w:highlight w:val="yellow"/>
        </w:rPr>
        <w:t>.</w:t>
      </w:r>
      <w:r w:rsidRPr="00E94738">
        <w:rPr>
          <w:rFonts w:asciiTheme="minorHAnsi" w:hAnsiTheme="minorHAnsi"/>
        </w:rPr>
        <w:t xml:space="preserve"> None estimates a pleasant future.</w:t>
      </w:r>
      <w:r w:rsidRPr="00E94738">
        <w:rPr>
          <w:rFonts w:asciiTheme="minorHAnsi" w:hAnsiTheme="minorHAnsi"/>
          <w:sz w:val="12"/>
        </w:rPr>
        <w:t xml:space="preserve">¶ </w:t>
      </w:r>
      <w:r w:rsidRPr="00E94738">
        <w:rPr>
          <w:rFonts w:asciiTheme="minorHAnsi" w:hAnsiTheme="minorHAnsi"/>
        </w:rPr>
        <w:t xml:space="preserve">Charles Krauthammer’s column on climate change was disheartening. The evidence of climate change is overwhelming. </w:t>
      </w:r>
      <w:r w:rsidRPr="00E94738">
        <w:rPr>
          <w:rStyle w:val="StyleBoldUnderline"/>
          <w:rFonts w:asciiTheme="minorHAnsi" w:hAnsiTheme="minorHAnsi"/>
        </w:rPr>
        <w:t xml:space="preserve">The National Research Council has a five-volume set documenting the problem and an excellent interactive display at the Marian </w:t>
      </w:r>
      <w:proofErr w:type="spellStart"/>
      <w:r w:rsidRPr="00E94738">
        <w:rPr>
          <w:rStyle w:val="StyleBoldUnderline"/>
          <w:rFonts w:asciiTheme="minorHAnsi" w:hAnsiTheme="minorHAnsi"/>
        </w:rPr>
        <w:t>Koshland</w:t>
      </w:r>
      <w:proofErr w:type="spellEnd"/>
      <w:r w:rsidRPr="00E94738">
        <w:rPr>
          <w:rStyle w:val="StyleBoldUnderline"/>
          <w:rFonts w:asciiTheme="minorHAnsi" w:hAnsiTheme="minorHAnsi"/>
        </w:rPr>
        <w:t xml:space="preserve"> Science Museum illustrating the enormousness of the challenges facing us</w:t>
      </w:r>
      <w:r w:rsidRPr="00E94738">
        <w:rPr>
          <w:rFonts w:asciiTheme="minorHAnsi" w:hAnsiTheme="minorHAnsi"/>
        </w:rPr>
        <w:t xml:space="preserve">. Even with marked lowering of carbon dioxide emissions in coming years, storms, droughts, wildfires and infectious diseases such as West Nile virus will worsen. </w:t>
      </w:r>
      <w:r w:rsidRPr="00E94738">
        <w:rPr>
          <w:rFonts w:asciiTheme="minorHAnsi" w:hAnsiTheme="minorHAnsi"/>
          <w:sz w:val="12"/>
        </w:rPr>
        <w:t xml:space="preserve">¶ </w:t>
      </w:r>
      <w:r w:rsidRPr="00E94738">
        <w:rPr>
          <w:rStyle w:val="StyleBoldUnderline"/>
          <w:rFonts w:asciiTheme="minorHAnsi" w:hAnsiTheme="minorHAnsi"/>
        </w:rPr>
        <w:t>U.S. leadership on the issue is important, and we are forging international collaborations, including with China. In the face of congressional gridloc</w:t>
      </w:r>
      <w:r w:rsidRPr="00E94738">
        <w:rPr>
          <w:rFonts w:asciiTheme="minorHAnsi" w:hAnsiTheme="minorHAnsi"/>
        </w:rPr>
        <w:t>k, Environmental Protection Agency regulation of power plants is one of the most promising options available. But a carbon tax may be preferable and is supported by many conservative economists</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sz w:val="12"/>
        </w:rPr>
        <w:t xml:space="preserve"> </w:t>
      </w:r>
      <w:r w:rsidRPr="00E94738">
        <w:rPr>
          <w:rStyle w:val="StyleBoldUnderline"/>
          <w:rFonts w:asciiTheme="minorHAnsi" w:hAnsiTheme="minorHAnsi"/>
        </w:rPr>
        <w:t>A national dialogue is urgently needed to discuss how to balance the costs of amelioration and adaptation to ensure they are fairly distributed</w:t>
      </w:r>
      <w:r w:rsidRPr="00E94738">
        <w:rPr>
          <w:rFonts w:asciiTheme="minorHAnsi" w:hAnsiTheme="minorHAnsi"/>
        </w:rPr>
        <w:t>. The displaced coal miner can be retrained. Children dying from the next, more intense, more destructive tornado cannot be brought back to life.</w:t>
      </w:r>
    </w:p>
    <w:p w:rsidR="0037780A" w:rsidRPr="00E94738" w:rsidRDefault="0037780A" w:rsidP="0037780A">
      <w:pPr>
        <w:rPr>
          <w:rFonts w:asciiTheme="minorHAnsi" w:hAnsiTheme="minorHAnsi"/>
        </w:rPr>
      </w:pPr>
    </w:p>
    <w:p w:rsidR="0037780A" w:rsidRPr="00E94738" w:rsidRDefault="0037780A" w:rsidP="0037780A">
      <w:pPr>
        <w:rPr>
          <w:rFonts w:asciiTheme="minorHAnsi" w:hAnsiTheme="minorHAnsi"/>
        </w:rPr>
      </w:pPr>
    </w:p>
    <w:p w:rsidR="0037780A" w:rsidRPr="00E94738" w:rsidRDefault="0037780A" w:rsidP="0037780A">
      <w:pPr>
        <w:rPr>
          <w:rFonts w:asciiTheme="minorHAnsi" w:hAnsiTheme="minorHAnsi"/>
        </w:rPr>
      </w:pPr>
    </w:p>
    <w:p w:rsidR="0037780A" w:rsidRPr="00E94738" w:rsidRDefault="0037780A" w:rsidP="00933C02">
      <w:pPr>
        <w:rPr>
          <w:rFonts w:asciiTheme="minorHAnsi" w:hAnsiTheme="minorHAnsi"/>
        </w:rPr>
      </w:pPr>
    </w:p>
    <w:p w:rsidR="00E94738" w:rsidRPr="00E94738" w:rsidRDefault="00E94738" w:rsidP="00E94738">
      <w:pPr>
        <w:pStyle w:val="Heading3"/>
        <w:rPr>
          <w:rFonts w:asciiTheme="minorHAnsi" w:hAnsiTheme="minorHAnsi"/>
        </w:rPr>
      </w:pPr>
      <w:bookmarkStart w:id="75" w:name="_Toc361218861"/>
      <w:r w:rsidRPr="00E94738">
        <w:rPr>
          <w:rFonts w:asciiTheme="minorHAnsi" w:hAnsiTheme="minorHAnsi"/>
        </w:rPr>
        <w:lastRenderedPageBreak/>
        <w:t>A2:  LA RELATIONS ADV.- Warming Ans.</w:t>
      </w:r>
      <w:bookmarkEnd w:id="75"/>
    </w:p>
    <w:p w:rsidR="00E94738" w:rsidRPr="00E94738" w:rsidRDefault="00E94738" w:rsidP="00E94738">
      <w:pPr>
        <w:rPr>
          <w:rFonts w:asciiTheme="minorHAnsi" w:hAnsiTheme="minorHAnsi"/>
        </w:rPr>
      </w:pPr>
    </w:p>
    <w:p w:rsidR="00E94738" w:rsidRPr="00E94738" w:rsidRDefault="00E94738" w:rsidP="00E94738">
      <w:pPr>
        <w:pStyle w:val="Heading4"/>
        <w:rPr>
          <w:rFonts w:asciiTheme="minorHAnsi" w:hAnsiTheme="minorHAnsi"/>
          <w:shd w:val="clear" w:color="auto" w:fill="FFFFFF"/>
        </w:rPr>
      </w:pPr>
      <w:r w:rsidRPr="00E94738">
        <w:rPr>
          <w:rFonts w:asciiTheme="minorHAnsi" w:hAnsiTheme="minorHAnsi"/>
          <w:shd w:val="clear" w:color="auto" w:fill="FFFFFF"/>
        </w:rPr>
        <w:t>Tipping points non-unique</w:t>
      </w:r>
    </w:p>
    <w:p w:rsidR="00E94738" w:rsidRPr="00E94738" w:rsidRDefault="00E94738" w:rsidP="00E94738">
      <w:pPr>
        <w:pStyle w:val="Author0"/>
        <w:rPr>
          <w:rFonts w:asciiTheme="minorHAnsi" w:hAnsiTheme="minorHAnsi"/>
          <w:shd w:val="clear" w:color="auto" w:fill="FFFFFF"/>
        </w:rPr>
      </w:pPr>
      <w:r w:rsidRPr="00E94738">
        <w:rPr>
          <w:rFonts w:asciiTheme="minorHAnsi" w:hAnsiTheme="minorHAnsi"/>
          <w:highlight w:val="yellow"/>
          <w:shd w:val="clear" w:color="auto" w:fill="FFFFFF"/>
        </w:rPr>
        <w:t>Goodman May ‘13</w:t>
      </w:r>
    </w:p>
    <w:p w:rsidR="00E94738" w:rsidRPr="00E94738" w:rsidRDefault="00E94738" w:rsidP="00E94738">
      <w:pPr>
        <w:rPr>
          <w:rFonts w:asciiTheme="minorHAnsi" w:hAnsiTheme="minorHAnsi"/>
        </w:rPr>
      </w:pPr>
      <w:r w:rsidRPr="00E94738">
        <w:rPr>
          <w:rFonts w:asciiTheme="minorHAnsi" w:hAnsiTheme="minorHAnsi"/>
        </w:rPr>
        <w:t>Amy Goodman Radio Host, interviewing Michael Mann professor of meteorology at Penn State. May 13 Democracy Now.org Climate Tipping Point</w:t>
      </w:r>
      <w:proofErr w:type="gramStart"/>
      <w:r w:rsidRPr="00E94738">
        <w:rPr>
          <w:rFonts w:asciiTheme="minorHAnsi" w:hAnsiTheme="minorHAnsi"/>
        </w:rPr>
        <w:t xml:space="preserve">? </w:t>
      </w:r>
      <w:proofErr w:type="gramEnd"/>
      <w:r w:rsidRPr="00E94738">
        <w:rPr>
          <w:rFonts w:asciiTheme="minorHAnsi" w:hAnsiTheme="minorHAnsi"/>
        </w:rPr>
        <w:t>Concentration of Carbon Dioxide Tops 400 ppm for First Time in Human History Date Accessed June 3, 2013 http://www.democracynow.org/2013/5/13/climate_tipping_point_concentration_of_carbon</w:t>
      </w:r>
    </w:p>
    <w:p w:rsidR="00E94738" w:rsidRPr="00E94738" w:rsidRDefault="00E94738" w:rsidP="00E94738">
      <w:pPr>
        <w:rPr>
          <w:rFonts w:asciiTheme="minorHAnsi" w:hAnsiTheme="minorHAnsi"/>
          <w:u w:val="single"/>
        </w:rPr>
      </w:pPr>
      <w:r w:rsidRPr="00E94738">
        <w:rPr>
          <w:rFonts w:asciiTheme="minorHAnsi" w:hAnsiTheme="minorHAnsi"/>
          <w:highlight w:val="yellow"/>
          <w:u w:val="single"/>
        </w:rPr>
        <w:t>Scientists are warning the planet has now reached a grim climate milestone not seen for two or three million years. The National Oceanic and Atmospheric Administration says the amount of heat-trapping carbon dioxide in the atmosphere has topped 400 parts per million</w:t>
      </w:r>
      <w:r w:rsidRPr="00E94738">
        <w:rPr>
          <w:rFonts w:asciiTheme="minorHAnsi" w:hAnsiTheme="minorHAnsi"/>
        </w:rPr>
        <w:t xml:space="preserve">. The 400 ppm threshold has been an important marker in U.N. climate change negotiations, </w:t>
      </w:r>
      <w:r w:rsidRPr="00E94738">
        <w:rPr>
          <w:rFonts w:asciiTheme="minorHAnsi" w:hAnsiTheme="minorHAnsi"/>
          <w:highlight w:val="yellow"/>
          <w:u w:val="single"/>
        </w:rPr>
        <w:t>widely recognized as a dangerous level that could drastically worsen human-caused global warming</w:t>
      </w:r>
      <w:r w:rsidRPr="00E94738">
        <w:rPr>
          <w:rFonts w:asciiTheme="minorHAnsi" w:hAnsiTheme="minorHAnsi"/>
        </w:rPr>
        <w:t>. We speak to leading climate scientist Michael Mann, distinguished professor of meteorology at Penn State University and author of the recent book, "The Hockey Stick and the Climate Wars: Dispatches from the Front Lines." Mann warns, "</w:t>
      </w:r>
      <w:r w:rsidRPr="00E94738">
        <w:rPr>
          <w:rFonts w:asciiTheme="minorHAnsi" w:hAnsiTheme="minorHAnsi"/>
          <w:u w:val="single"/>
        </w:rPr>
        <w:t xml:space="preserve">We have to go several million years back in time to find a point in Earth’s history where CO2 was as high as it is now. ... If we continue to burn fossil fuels at accelerating rates, </w:t>
      </w:r>
      <w:r w:rsidRPr="00E94738">
        <w:rPr>
          <w:rFonts w:asciiTheme="minorHAnsi" w:hAnsiTheme="minorHAnsi"/>
          <w:highlight w:val="yellow"/>
          <w:u w:val="single"/>
        </w:rPr>
        <w:t>if we continue with business as usual, we will cross the 450 parts per million limit in a matter of maybe a couple of decades. With that amount of CO2 in the atmosphere, we commit to what could truly be described as dangerous and irreversible changes in our climate."</w:t>
      </w:r>
    </w:p>
    <w:p w:rsidR="0037780A" w:rsidRDefault="0037780A" w:rsidP="00933C02">
      <w:pPr>
        <w:rPr>
          <w:rFonts w:asciiTheme="minorHAnsi" w:hAnsiTheme="minorHAnsi"/>
        </w:rPr>
      </w:pPr>
    </w:p>
    <w:p w:rsidR="00C14FB9" w:rsidRDefault="00C14FB9" w:rsidP="00C14FB9">
      <w:pPr>
        <w:pStyle w:val="Tagged"/>
      </w:pPr>
      <w:r>
        <w:t xml:space="preserve">China’s burning more coal than the entire world combined- and they won’t model any U.S. renewables. </w:t>
      </w:r>
    </w:p>
    <w:p w:rsidR="00C14FB9" w:rsidRDefault="00C14FB9" w:rsidP="00C14FB9">
      <w:pPr>
        <w:pStyle w:val="NormalWeb"/>
        <w:spacing w:before="240" w:beforeAutospacing="0" w:after="240" w:afterAutospacing="0"/>
      </w:pPr>
      <w:r w:rsidRPr="00B51350">
        <w:rPr>
          <w:rStyle w:val="AuthorChar"/>
        </w:rPr>
        <w:t>Walsh Jan 29</w:t>
      </w:r>
      <w:r>
        <w:t xml:space="preserve"> (Bryan Walsh “The Scariest Environmental Fact in the World” Time</w:t>
      </w:r>
      <w:proofErr w:type="gramStart"/>
      <w:r>
        <w:t xml:space="preserve">. </w:t>
      </w:r>
      <w:proofErr w:type="gramEnd"/>
      <w:r>
        <w:t xml:space="preserve">Jan. 29, 2013 http://science.time.com/2013/01/29/the-scariest-environmental-fact-in-the-world/#ixzz2Jaj19oHC) </w:t>
      </w:r>
    </w:p>
    <w:p w:rsidR="00C14FB9" w:rsidRPr="00767532" w:rsidRDefault="00C14FB9" w:rsidP="00C14FB9">
      <w:pPr>
        <w:pStyle w:val="NormalWeb"/>
        <w:spacing w:before="240" w:beforeAutospacing="0" w:after="240" w:afterAutospacing="0"/>
        <w:rPr>
          <w:sz w:val="16"/>
        </w:rPr>
      </w:pPr>
      <w:r w:rsidRPr="00767532">
        <w:rPr>
          <w:sz w:val="16"/>
        </w:rPr>
        <w:t>As the data show</w:t>
      </w:r>
      <w:r w:rsidRPr="00767532">
        <w:rPr>
          <w:sz w:val="22"/>
          <w:u w:val="single"/>
        </w:rPr>
        <w:t xml:space="preserve">, </w:t>
      </w:r>
      <w:r w:rsidRPr="006C7F95">
        <w:rPr>
          <w:sz w:val="22"/>
          <w:highlight w:val="yellow"/>
          <w:u w:val="single"/>
        </w:rPr>
        <w:t>China is now burning almost as much coal as the rest of the world — combined</w:t>
      </w:r>
      <w:r w:rsidRPr="00767532">
        <w:rPr>
          <w:sz w:val="16"/>
        </w:rPr>
        <w:t xml:space="preserve">. And </w:t>
      </w:r>
      <w:r w:rsidRPr="006C7F95">
        <w:rPr>
          <w:sz w:val="22"/>
          <w:highlight w:val="yellow"/>
          <w:u w:val="single"/>
        </w:rPr>
        <w:t xml:space="preserve">despite </w:t>
      </w:r>
      <w:r w:rsidR="003F2A9B">
        <w:fldChar w:fldCharType="begin"/>
      </w:r>
      <w:r w:rsidR="003F2A9B">
        <w:instrText xml:space="preserve"> HYPERLINK "http://science.time.com/2012/11/21/the-war-on-coal-is-being-won-in-the-u-s-but-the-real-battle-is-overseas/" \t "_blank" \o "The War on Coal Is Being Won in the U.S., but the Real Battle Is Overseas" </w:instrText>
      </w:r>
      <w:r w:rsidR="003F2A9B">
        <w:fldChar w:fldCharType="separate"/>
      </w:r>
      <w:r w:rsidRPr="006C7F95">
        <w:rPr>
          <w:rFonts w:eastAsia="Batang"/>
          <w:sz w:val="22"/>
          <w:highlight w:val="yellow"/>
          <w:u w:val="single"/>
        </w:rPr>
        <w:t>impressive support</w:t>
      </w:r>
      <w:r w:rsidR="003F2A9B">
        <w:rPr>
          <w:rFonts w:eastAsia="Batang"/>
          <w:sz w:val="22"/>
          <w:highlight w:val="yellow"/>
          <w:u w:val="single"/>
        </w:rPr>
        <w:fldChar w:fldCharType="end"/>
      </w:r>
      <w:r w:rsidRPr="00767532">
        <w:rPr>
          <w:sz w:val="16"/>
        </w:rPr>
        <w:t xml:space="preserve"> from Beijing </w:t>
      </w:r>
      <w:r w:rsidRPr="006C7F95">
        <w:rPr>
          <w:sz w:val="22"/>
          <w:highlight w:val="yellow"/>
          <w:u w:val="single"/>
        </w:rPr>
        <w:t>for renewable energy</w:t>
      </w:r>
      <w:r w:rsidRPr="00767532">
        <w:rPr>
          <w:sz w:val="16"/>
        </w:rPr>
        <w:t xml:space="preserve"> and a dawning understanding about the dangers of air pollution, </w:t>
      </w:r>
      <w:r w:rsidRPr="006C7F95">
        <w:rPr>
          <w:sz w:val="22"/>
          <w:highlight w:val="yellow"/>
          <w:u w:val="single"/>
        </w:rPr>
        <w:t>coal use in China is poised to continue rising</w:t>
      </w:r>
      <w:r w:rsidRPr="00767532">
        <w:rPr>
          <w:sz w:val="16"/>
        </w:rPr>
        <w:t>, if slower than it has in recent years. That’s deadly for the Chinese people — see the truly horrific air pollution in Beijing this past month — and it’s dangerous for the rest of the world</w:t>
      </w:r>
      <w:proofErr w:type="gramStart"/>
      <w:r w:rsidRPr="00767532">
        <w:rPr>
          <w:sz w:val="16"/>
        </w:rPr>
        <w:t xml:space="preserve">. </w:t>
      </w:r>
      <w:proofErr w:type="gramEnd"/>
      <w:r w:rsidRPr="006C7F95">
        <w:rPr>
          <w:sz w:val="22"/>
          <w:highlight w:val="yellow"/>
          <w:u w:val="single"/>
        </w:rPr>
        <w:t xml:space="preserve">Coal </w:t>
      </w:r>
      <w:hyperlink r:id="rId106" w:tooltip="Coal" w:history="1">
        <w:r w:rsidRPr="006C7F95">
          <w:rPr>
            <w:rStyle w:val="Hyperlink"/>
            <w:rFonts w:eastAsia="Batang"/>
            <w:sz w:val="22"/>
            <w:highlight w:val="yellow"/>
          </w:rPr>
          <w:t>already accounts</w:t>
        </w:r>
      </w:hyperlink>
      <w:r w:rsidRPr="006C7F95">
        <w:rPr>
          <w:sz w:val="22"/>
          <w:highlight w:val="yellow"/>
          <w:u w:val="single"/>
        </w:rPr>
        <w:t xml:space="preserve"> for 20% of global greenhouse-gas emissions, making it one of the biggest causes of man-made climate change.</w:t>
      </w:r>
      <w:r w:rsidRPr="00767532">
        <w:rPr>
          <w:sz w:val="22"/>
          <w:u w:val="single"/>
        </w:rPr>
        <w:t xml:space="preserve"> </w:t>
      </w:r>
      <w:r w:rsidRPr="00767532">
        <w:rPr>
          <w:sz w:val="16"/>
        </w:rPr>
        <w:t xml:space="preserve">Combine that with the </w:t>
      </w:r>
      <w:r w:rsidR="003F2A9B">
        <w:fldChar w:fldCharType="begin"/>
      </w:r>
      <w:r w:rsidR="003F2A9B">
        <w:instrText xml:space="preserve"> HYPERLINK "http://science.time.com/2012/08/08/5-questions-for-michael-bloomberg-and-michael-brune/" \t "_blank" \o "5 Questions for Michael Bloomberg and Michael Brune" </w:instrText>
      </w:r>
      <w:r w:rsidR="003F2A9B">
        <w:fldChar w:fldCharType="separate"/>
      </w:r>
      <w:r w:rsidRPr="00767532">
        <w:rPr>
          <w:rFonts w:eastAsia="Batang"/>
          <w:sz w:val="16"/>
        </w:rPr>
        <w:t>direct damage</w:t>
      </w:r>
      <w:r w:rsidR="003F2A9B">
        <w:rPr>
          <w:rFonts w:eastAsia="Batang"/>
          <w:sz w:val="16"/>
        </w:rPr>
        <w:fldChar w:fldCharType="end"/>
      </w:r>
      <w:r w:rsidRPr="00767532">
        <w:rPr>
          <w:sz w:val="16"/>
        </w:rPr>
        <w:t xml:space="preserve"> that air pollution from coal combustion does to human health, and there’s a reason why some have called coal the </w:t>
      </w:r>
      <w:r w:rsidR="003F2A9B">
        <w:fldChar w:fldCharType="begin"/>
      </w:r>
      <w:r w:rsidR="003F2A9B">
        <w:instrText xml:space="preserve"> HYPERLINK "http://grist.org/coal/2011-09-30-coal-is-enemy-of-human-race-mainstream-economics-edition/" \t "_blank" \o "Coal" </w:instrText>
      </w:r>
      <w:r w:rsidR="003F2A9B">
        <w:fldChar w:fldCharType="separate"/>
      </w:r>
      <w:r w:rsidRPr="00767532">
        <w:rPr>
          <w:rFonts w:eastAsia="Batang"/>
          <w:sz w:val="16"/>
        </w:rPr>
        <w:t>enemy of the human race</w:t>
      </w:r>
      <w:r w:rsidR="003F2A9B">
        <w:rPr>
          <w:rFonts w:eastAsia="Batang"/>
          <w:sz w:val="16"/>
        </w:rPr>
        <w:fldChar w:fldCharType="end"/>
      </w:r>
      <w:r w:rsidRPr="00767532">
        <w:rPr>
          <w:sz w:val="16"/>
        </w:rPr>
        <w:t>. Of course, there’s a reason why coal is so popular in China and in much of the rest of the world: it’s very, very cheap. And that’s why, despite the danger coal poses to health and the environment</w:t>
      </w:r>
      <w:r w:rsidRPr="00767532">
        <w:rPr>
          <w:sz w:val="22"/>
          <w:u w:val="single"/>
        </w:rPr>
        <w:t xml:space="preserve">, </w:t>
      </w:r>
      <w:r w:rsidRPr="006C7F95">
        <w:rPr>
          <w:sz w:val="22"/>
          <w:highlight w:val="yellow"/>
          <w:u w:val="single"/>
        </w:rPr>
        <w:t>neither China nor many other rapidly growing developing nations are likely to turn away from it</w:t>
      </w:r>
      <w:r w:rsidRPr="00767532">
        <w:rPr>
          <w:sz w:val="16"/>
        </w:rPr>
        <w:t xml:space="preserve">. (If you really want to get scared, </w:t>
      </w:r>
      <w:r w:rsidR="003F2A9B">
        <w:fldChar w:fldCharType="begin"/>
      </w:r>
      <w:r w:rsidR="003F2A9B">
        <w:instrText xml:space="preserve"> HYPERLINK "http://www.iea.org/newsroomandevents/speeches/121218MCMR2012_presentation_KSK.pdf" \t "_blank" \o "Report" </w:instrText>
      </w:r>
      <w:r w:rsidR="003F2A9B">
        <w:fldChar w:fldCharType="separate"/>
      </w:r>
      <w:r w:rsidRPr="00767532">
        <w:rPr>
          <w:rFonts w:eastAsia="Batang"/>
          <w:sz w:val="16"/>
        </w:rPr>
        <w:t>see this report</w:t>
      </w:r>
      <w:r w:rsidR="003F2A9B">
        <w:rPr>
          <w:rFonts w:eastAsia="Batang"/>
          <w:sz w:val="16"/>
        </w:rPr>
        <w:fldChar w:fldCharType="end"/>
      </w:r>
      <w:r w:rsidRPr="00767532">
        <w:rPr>
          <w:sz w:val="16"/>
        </w:rPr>
        <w:t xml:space="preserve"> from the International Energy Agency — hat tip to Ed Crooks of the Financial Times — which notes that by 2017, India could be </w:t>
      </w:r>
      <w:del w:id="76" w:author="Unknown">
        <w:r w:rsidRPr="00767532">
          <w:rPr>
            <w:sz w:val="16"/>
          </w:rPr>
          <w:delText>burning more</w:delText>
        </w:r>
      </w:del>
      <w:r w:rsidRPr="00767532">
        <w:rPr>
          <w:sz w:val="16"/>
        </w:rPr>
        <w:t xml:space="preserve"> importing as much coal as China.) That’s likely to remain the case in poor nations until clean energy can compete with coal on price — and that day hasn’t come yet. </w:t>
      </w:r>
      <w:r w:rsidRPr="00767532">
        <w:rPr>
          <w:sz w:val="22"/>
          <w:u w:val="single"/>
        </w:rPr>
        <w:t xml:space="preserve">The EIA’s chart also shows how limited President Obama’s ability to deal with climate change really is. The reality is that </w:t>
      </w:r>
      <w:r w:rsidRPr="006C7F95">
        <w:rPr>
          <w:sz w:val="22"/>
          <w:highlight w:val="yellow"/>
          <w:u w:val="single"/>
        </w:rPr>
        <w:t>the vast majority of the carbon emissions to come will be emitted by developing nations like China</w:t>
      </w:r>
      <w:r w:rsidRPr="00767532">
        <w:rPr>
          <w:sz w:val="22"/>
          <w:u w:val="single"/>
        </w:rPr>
        <w:t xml:space="preserve"> — and much of that will be due to coal. As we’ve reported, the U.S. has </w:t>
      </w:r>
      <w:r w:rsidR="003F2A9B">
        <w:fldChar w:fldCharType="begin"/>
      </w:r>
      <w:r w:rsidR="003F2A9B">
        <w:instrText xml:space="preserve"> HYPERLINK "http://science.time.com/2012/11/21/the-war-on-coal-is-being-won-in-the-u-s-but-the-real-battle-is-overseas/" \t "_blank" \o "The War on Coal Is Being Won in the U.S., but the Real Battle Is Overseas" </w:instrText>
      </w:r>
      <w:r w:rsidR="003F2A9B">
        <w:fldChar w:fldCharType="separate"/>
      </w:r>
      <w:r w:rsidRPr="00767532">
        <w:rPr>
          <w:rFonts w:eastAsia="Batang"/>
          <w:sz w:val="22"/>
          <w:u w:val="single"/>
        </w:rPr>
        <w:t>reduced coal use</w:t>
      </w:r>
      <w:r w:rsidR="003F2A9B">
        <w:rPr>
          <w:rFonts w:eastAsia="Batang"/>
          <w:sz w:val="22"/>
          <w:u w:val="single"/>
        </w:rPr>
        <w:fldChar w:fldCharType="end"/>
      </w:r>
      <w:r w:rsidRPr="00767532">
        <w:rPr>
          <w:sz w:val="22"/>
          <w:u w:val="single"/>
        </w:rPr>
        <w:t xml:space="preserve"> and </w:t>
      </w:r>
      <w:r w:rsidR="003F2A9B">
        <w:fldChar w:fldCharType="begin"/>
      </w:r>
      <w:r w:rsidR="003F2A9B">
        <w:instrText xml:space="preserve"> HYPERLINK "http://green.blogs.nytimes.com/2012/08/17/a-20-year-low-in-u-s-carbon-emissions/" \t "_blank" \o "Carbon" </w:instrText>
      </w:r>
      <w:r w:rsidR="003F2A9B">
        <w:fldChar w:fldCharType="separate"/>
      </w:r>
      <w:r w:rsidRPr="00767532">
        <w:rPr>
          <w:rFonts w:eastAsia="Batang"/>
          <w:sz w:val="22"/>
          <w:u w:val="single"/>
        </w:rPr>
        <w:t>cut carbon emissions</w:t>
      </w:r>
      <w:r w:rsidR="003F2A9B">
        <w:rPr>
          <w:rFonts w:eastAsia="Batang"/>
          <w:sz w:val="22"/>
          <w:u w:val="single"/>
        </w:rPr>
        <w:fldChar w:fldCharType="end"/>
      </w:r>
      <w:r w:rsidRPr="00767532">
        <w:rPr>
          <w:sz w:val="22"/>
          <w:u w:val="single"/>
        </w:rPr>
        <w:t xml:space="preserve"> in recent years, even in the absence of comprehensive climate legislation</w:t>
      </w:r>
      <w:r w:rsidRPr="00767532">
        <w:rPr>
          <w:sz w:val="16"/>
        </w:rPr>
        <w:t xml:space="preserve">, thanks to tougher air-pollution regulations and cheap natural gas from </w:t>
      </w:r>
      <w:proofErr w:type="spellStart"/>
      <w:r w:rsidRPr="00767532">
        <w:rPr>
          <w:sz w:val="16"/>
        </w:rPr>
        <w:t>fracking</w:t>
      </w:r>
      <w:proofErr w:type="spellEnd"/>
      <w:r w:rsidRPr="00767532">
        <w:rPr>
          <w:sz w:val="16"/>
        </w:rPr>
        <w:t xml:space="preserve">. Yet even as coal has waned in the U.S., it’s still being burned by the </w:t>
      </w:r>
      <w:proofErr w:type="spellStart"/>
      <w:r w:rsidRPr="00767532">
        <w:rPr>
          <w:sz w:val="16"/>
        </w:rPr>
        <w:t>gigaton</w:t>
      </w:r>
      <w:proofErr w:type="spellEnd"/>
      <w:r w:rsidRPr="00767532">
        <w:rPr>
          <w:sz w:val="16"/>
        </w:rPr>
        <w:t xml:space="preserve"> in other countries. We won’t beat climate change until we’ve beaten coal, but </w:t>
      </w:r>
      <w:r w:rsidRPr="006C7F95">
        <w:rPr>
          <w:sz w:val="22"/>
          <w:highlight w:val="yellow"/>
          <w:u w:val="single"/>
        </w:rPr>
        <w:t>I’m not sure there’s much the U.S. can do to persuade China or India to quit cheap energy — no matter the cost.</w:t>
      </w:r>
    </w:p>
    <w:p w:rsidR="00C14FB9" w:rsidRPr="00E94738" w:rsidRDefault="00C14FB9" w:rsidP="00933C02">
      <w:pPr>
        <w:rPr>
          <w:rFonts w:asciiTheme="minorHAnsi" w:hAnsiTheme="minorHAnsi"/>
        </w:rPr>
      </w:pPr>
    </w:p>
    <w:p w:rsidR="00933C02" w:rsidRPr="00E94738" w:rsidRDefault="00933C02" w:rsidP="00933C02">
      <w:pPr>
        <w:pStyle w:val="Heading3"/>
        <w:rPr>
          <w:rFonts w:asciiTheme="minorHAnsi" w:hAnsiTheme="minorHAnsi"/>
        </w:rPr>
      </w:pPr>
      <w:bookmarkStart w:id="77" w:name="_Toc361218862"/>
      <w:r w:rsidRPr="00E94738">
        <w:rPr>
          <w:rFonts w:asciiTheme="minorHAnsi" w:hAnsiTheme="minorHAnsi"/>
        </w:rPr>
        <w:lastRenderedPageBreak/>
        <w:t>A2:  CHINA ADV.</w:t>
      </w:r>
      <w:r w:rsidR="00731C98" w:rsidRPr="00E94738">
        <w:rPr>
          <w:rFonts w:asciiTheme="minorHAnsi" w:hAnsiTheme="minorHAnsi"/>
        </w:rPr>
        <w:t xml:space="preserve"> (presence/threat ans.)</w:t>
      </w:r>
      <w:bookmarkEnd w:id="77"/>
    </w:p>
    <w:p w:rsidR="00933C02" w:rsidRPr="00E94738" w:rsidRDefault="00933C02" w:rsidP="00933C02">
      <w:pPr>
        <w:rPr>
          <w:rFonts w:asciiTheme="minorHAnsi" w:hAnsiTheme="minorHAnsi"/>
        </w:rPr>
      </w:pPr>
    </w:p>
    <w:p w:rsidR="00FB7122" w:rsidRPr="00E94738" w:rsidRDefault="00FB7122" w:rsidP="00FB7122">
      <w:pPr>
        <w:pStyle w:val="Heading4"/>
        <w:rPr>
          <w:rFonts w:asciiTheme="minorHAnsi" w:hAnsiTheme="minorHAnsi"/>
        </w:rPr>
      </w:pPr>
      <w:r w:rsidRPr="00E94738">
        <w:rPr>
          <w:rFonts w:asciiTheme="minorHAnsi" w:hAnsiTheme="minorHAnsi"/>
        </w:rPr>
        <w:t>China is no threat in Latin America—geography dwarfs any advances</w:t>
      </w:r>
    </w:p>
    <w:p w:rsidR="00FB7122" w:rsidRPr="00E94738" w:rsidRDefault="00FB7122" w:rsidP="00FB7122">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07"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FB7122" w:rsidRPr="00E94738" w:rsidRDefault="00FB7122" w:rsidP="00FB7122">
      <w:pPr>
        <w:rPr>
          <w:rStyle w:val="StyleBoldUnderline"/>
          <w:rFonts w:asciiTheme="minorHAnsi" w:hAnsiTheme="minorHAnsi"/>
          <w:highlight w:val="yellow"/>
        </w:rPr>
      </w:pPr>
      <w:r w:rsidRPr="00E94738">
        <w:rPr>
          <w:rFonts w:asciiTheme="minorHAnsi" w:hAnsiTheme="minorHAnsi"/>
        </w:rPr>
        <w:t xml:space="preserve">However, </w:t>
      </w:r>
      <w:r w:rsidRPr="00E94738">
        <w:rPr>
          <w:rStyle w:val="StyleBoldUnderline"/>
          <w:rFonts w:asciiTheme="minorHAnsi" w:hAnsiTheme="minorHAnsi"/>
          <w:highlight w:val="yellow"/>
        </w:rPr>
        <w:t>it is both premature and alarmist to equate China’s growth with a usurping of the</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 xml:space="preserve">tates. </w:t>
      </w:r>
      <w:proofErr w:type="gramStart"/>
      <w:r w:rsidRPr="00E94738">
        <w:rPr>
          <w:rStyle w:val="StyleBoldUnderline"/>
          <w:rFonts w:asciiTheme="minorHAnsi" w:hAnsiTheme="minorHAnsi"/>
          <w:highlight w:val="yellow"/>
        </w:rPr>
        <w:t>as</w:t>
      </w:r>
      <w:proofErr w:type="gramEnd"/>
      <w:r w:rsidRPr="00E94738">
        <w:rPr>
          <w:rStyle w:val="StyleBoldUnderline"/>
          <w:rFonts w:asciiTheme="minorHAnsi" w:hAnsiTheme="minorHAnsi"/>
          <w:highlight w:val="yellow"/>
        </w:rPr>
        <w:t xml:space="preserve"> regional hegemon. U.S trade and investment continues to make China look miniscule by comparison:</w:t>
      </w:r>
    </w:p>
    <w:p w:rsidR="00FB7122" w:rsidRPr="00E94738" w:rsidRDefault="00FB7122" w:rsidP="00FB7122">
      <w:pPr>
        <w:rPr>
          <w:rFonts w:asciiTheme="minorHAnsi" w:hAnsiTheme="minorHAnsi"/>
        </w:rPr>
      </w:pPr>
      <w:r w:rsidRPr="00E94738">
        <w:rPr>
          <w:rStyle w:val="StyleBoldUnderline"/>
          <w:rFonts w:asciiTheme="minorHAnsi" w:hAnsiTheme="minorHAnsi"/>
          <w:highlight w:val="yellow"/>
        </w:rPr>
        <w:t>China’s overall trade with LAC</w:t>
      </w:r>
      <w:r w:rsidRPr="00E94738">
        <w:rPr>
          <w:rFonts w:asciiTheme="minorHAnsi" w:hAnsiTheme="minorHAnsi"/>
        </w:rPr>
        <w:t xml:space="preserve"> grew to about $70 billion in 2006, </w:t>
      </w:r>
      <w:r w:rsidRPr="00E94738">
        <w:rPr>
          <w:rStyle w:val="StyleBoldUnderline"/>
          <w:rFonts w:asciiTheme="minorHAnsi" w:hAnsiTheme="minorHAnsi"/>
        </w:rPr>
        <w:t>representing just 4% of its overall trade.</w:t>
      </w:r>
      <w:r w:rsidRPr="00E94738">
        <w:rPr>
          <w:rFonts w:asciiTheme="minorHAnsi" w:hAnsiTheme="minorHAnsi"/>
        </w:rPr>
        <w:t xml:space="preserve"> In comparison, U.S trade with Latin America and the Caribbean amounted to almost $555 billion in 2006, accounting for about 19% of U.S. trade worldwide. [74]</w:t>
      </w:r>
    </w:p>
    <w:p w:rsidR="00FB7122" w:rsidRPr="00E94738" w:rsidRDefault="00FB7122" w:rsidP="00FB7122">
      <w:pPr>
        <w:rPr>
          <w:rFonts w:asciiTheme="minorHAnsi" w:hAnsiTheme="minorHAnsi"/>
        </w:rPr>
      </w:pPr>
      <w:r w:rsidRPr="00E94738">
        <w:rPr>
          <w:rStyle w:val="StyleBoldUnderline"/>
          <w:rFonts w:asciiTheme="minorHAnsi" w:hAnsiTheme="minorHAnsi"/>
          <w:highlight w:val="yellow"/>
        </w:rPr>
        <w:t>Not only is U.S trade larger in real terms, but the fact it accounts for a much larger percentage of overall trade shows the relevant importance of Latin America to China and the 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 xml:space="preserve">tates. </w:t>
      </w:r>
      <w:r w:rsidRPr="00E94738">
        <w:rPr>
          <w:rFonts w:asciiTheme="minorHAnsi" w:hAnsiTheme="minorHAnsi"/>
        </w:rPr>
        <w:t>The picture is the same for the Latin Americans, for whom the United States is still the preferred trading partner.</w:t>
      </w:r>
    </w:p>
    <w:p w:rsidR="00FB7122" w:rsidRPr="00E94738" w:rsidRDefault="00FB7122" w:rsidP="00FB7122">
      <w:pPr>
        <w:rPr>
          <w:rFonts w:asciiTheme="minorHAnsi" w:hAnsiTheme="minorHAnsi"/>
        </w:rPr>
      </w:pPr>
      <w:r w:rsidRPr="00E94738">
        <w:rPr>
          <w:rFonts w:asciiTheme="minorHAnsi" w:hAnsiTheme="minorHAnsi"/>
        </w:rPr>
        <w:t>In 2006, almost 38% of the region’s exports were destined for the United States, compared to 3.7% destined for China; likewise, over 34% of the region’s imports were from the United States in 2006, compared to almost 8% from China. While China’s reported cumulative stock of FDI in the region amounted to $11.5 billion in 2005, the cumulative stock of U.S FDI in the region amounted to $366 billion in 2005, and grew to $403 billion by 2006. [75]</w:t>
      </w:r>
    </w:p>
    <w:p w:rsidR="00FB7122" w:rsidRPr="00E94738" w:rsidRDefault="00FB7122" w:rsidP="00FB7122">
      <w:pPr>
        <w:rPr>
          <w:rFonts w:asciiTheme="minorHAnsi" w:hAnsiTheme="minorHAnsi"/>
        </w:rPr>
      </w:pPr>
      <w:r w:rsidRPr="00E94738">
        <w:rPr>
          <w:rStyle w:val="StyleBoldUnderline"/>
          <w:rFonts w:asciiTheme="minorHAnsi" w:hAnsiTheme="minorHAnsi"/>
        </w:rPr>
        <w:t xml:space="preserve">Globalization may have opened the world up, but geography hasn’t disappeared completely. For one, </w:t>
      </w:r>
      <w:r w:rsidRPr="00E94738">
        <w:rPr>
          <w:rStyle w:val="StyleBoldUnderline"/>
          <w:rFonts w:asciiTheme="minorHAnsi" w:hAnsiTheme="minorHAnsi"/>
          <w:highlight w:val="yellow"/>
        </w:rPr>
        <w:t>high shipping costs mean that “while China’s economic linkages with Latin America have grown, the U.S advantage of geographical proximity means that the PRC presence is likely to remain dwarfed by U.S trade with and investment in the region</w:t>
      </w:r>
      <w:r w:rsidRPr="00E94738">
        <w:rPr>
          <w:rStyle w:val="StyleBoldUnderline"/>
          <w:rFonts w:asciiTheme="minorHAnsi" w:hAnsiTheme="minorHAnsi"/>
        </w:rPr>
        <w:t>,“</w:t>
      </w:r>
      <w:r w:rsidRPr="00E94738">
        <w:rPr>
          <w:rFonts w:asciiTheme="minorHAnsi" w:hAnsiTheme="minorHAnsi"/>
        </w:rPr>
        <w:t> [76] </w:t>
      </w:r>
      <w:r w:rsidRPr="00E94738">
        <w:rPr>
          <w:rStyle w:val="StyleBoldUnderline"/>
          <w:rFonts w:asciiTheme="minorHAnsi" w:hAnsiTheme="minorHAnsi"/>
        </w:rPr>
        <w:t>China is a growing power, with rapidly expanding resource needs – but it is also predominantly an East Asian nation.</w:t>
      </w:r>
      <w:r w:rsidRPr="00E94738">
        <w:rPr>
          <w:rFonts w:asciiTheme="minorHAnsi" w:hAnsiTheme="minorHAnsi"/>
        </w:rPr>
        <w:t xml:space="preserve"> </w:t>
      </w:r>
    </w:p>
    <w:p w:rsidR="00FB7122" w:rsidRPr="00E94738" w:rsidRDefault="00FB7122" w:rsidP="00FB7122">
      <w:pPr>
        <w:rPr>
          <w:rFonts w:asciiTheme="minorHAnsi" w:hAnsiTheme="minorHAnsi"/>
        </w:rPr>
      </w:pPr>
    </w:p>
    <w:p w:rsidR="003E7B42" w:rsidRPr="00E94738" w:rsidRDefault="003E7B42" w:rsidP="003E7B42">
      <w:pPr>
        <w:pStyle w:val="Heading3"/>
        <w:rPr>
          <w:rFonts w:asciiTheme="minorHAnsi" w:hAnsiTheme="minorHAnsi"/>
        </w:rPr>
      </w:pPr>
      <w:bookmarkStart w:id="78" w:name="_Toc361218863"/>
      <w:r w:rsidRPr="00E94738">
        <w:rPr>
          <w:rFonts w:asciiTheme="minorHAnsi" w:hAnsiTheme="minorHAnsi"/>
        </w:rPr>
        <w:lastRenderedPageBreak/>
        <w:t>A2:  CHINA ADV. (presence/threat ans.)</w:t>
      </w:r>
      <w:bookmarkEnd w:id="78"/>
    </w:p>
    <w:p w:rsidR="003E7B42" w:rsidRPr="00E94738" w:rsidRDefault="003E7B42" w:rsidP="003E7B42">
      <w:pPr>
        <w:rPr>
          <w:rFonts w:asciiTheme="minorHAnsi" w:hAnsiTheme="minorHAnsi"/>
        </w:rPr>
      </w:pPr>
    </w:p>
    <w:p w:rsidR="003E7B42" w:rsidRPr="00E94738" w:rsidRDefault="003E7B42" w:rsidP="00FB7122">
      <w:pPr>
        <w:rPr>
          <w:rFonts w:asciiTheme="minorHAnsi" w:hAnsiTheme="minorHAnsi"/>
        </w:rPr>
      </w:pPr>
    </w:p>
    <w:p w:rsidR="003E7B42" w:rsidRPr="00E94738" w:rsidRDefault="003E7B42" w:rsidP="003E7B42">
      <w:pPr>
        <w:pStyle w:val="Heading4"/>
        <w:rPr>
          <w:rFonts w:asciiTheme="minorHAnsi" w:hAnsiTheme="minorHAnsi"/>
        </w:rPr>
      </w:pPr>
      <w:r w:rsidRPr="00E94738">
        <w:rPr>
          <w:rFonts w:asciiTheme="minorHAnsi" w:hAnsiTheme="minorHAnsi"/>
        </w:rPr>
        <w:t>China influence will be cut off by Trans-Pacific Partnership</w:t>
      </w:r>
    </w:p>
    <w:p w:rsidR="003E7B42" w:rsidRPr="00E94738" w:rsidRDefault="003E7B42" w:rsidP="003E7B42">
      <w:pPr>
        <w:rPr>
          <w:rFonts w:asciiTheme="minorHAnsi" w:hAnsiTheme="minorHAnsi"/>
        </w:rPr>
      </w:pPr>
      <w:r w:rsidRPr="00E94738">
        <w:rPr>
          <w:rStyle w:val="StyleStyleBold12pt"/>
          <w:rFonts w:asciiTheme="minorHAnsi" w:hAnsiTheme="minorHAnsi"/>
        </w:rPr>
        <w:t xml:space="preserve">Mauldin 7-8-2013 </w:t>
      </w:r>
      <w:r w:rsidRPr="00E94738">
        <w:rPr>
          <w:rFonts w:asciiTheme="minorHAnsi" w:hAnsiTheme="minorHAnsi"/>
        </w:rPr>
        <w:t xml:space="preserve">William Mauldin, International economics reporter &amp; editor for The Wall Street Journal, “Trade Talks Could Raise Heat on China,” </w:t>
      </w:r>
      <w:r w:rsidRPr="00E94738">
        <w:rPr>
          <w:rFonts w:asciiTheme="minorHAnsi" w:hAnsiTheme="minorHAnsi"/>
          <w:i/>
        </w:rPr>
        <w:t xml:space="preserve">The Wall Street Journal, </w:t>
      </w:r>
      <w:r w:rsidRPr="00E94738">
        <w:rPr>
          <w:rFonts w:asciiTheme="minorHAnsi" w:hAnsiTheme="minorHAnsi"/>
        </w:rPr>
        <w:t>7/8/13 http://online.wsj.com/article/</w:t>
      </w:r>
      <w:proofErr w:type="gramStart"/>
      <w:r w:rsidRPr="00E94738">
        <w:rPr>
          <w:rFonts w:asciiTheme="minorHAnsi" w:hAnsiTheme="minorHAnsi"/>
        </w:rPr>
        <w:t>SB10001424127887324867904578591130975583100.html ,</w:t>
      </w:r>
      <w:proofErr w:type="gramEnd"/>
      <w:r w:rsidRPr="00E94738">
        <w:rPr>
          <w:rFonts w:asciiTheme="minorHAnsi" w:hAnsiTheme="minorHAnsi"/>
        </w:rPr>
        <w:t xml:space="preserve"> accessed 7/9/13 //PBM</w:t>
      </w:r>
    </w:p>
    <w:p w:rsidR="003E7B42" w:rsidRPr="00E94738" w:rsidRDefault="003E7B42" w:rsidP="003E7B42">
      <w:pPr>
        <w:rPr>
          <w:rFonts w:asciiTheme="minorHAnsi" w:hAnsiTheme="minorHAnsi"/>
        </w:rPr>
      </w:pPr>
      <w:r w:rsidRPr="00E94738">
        <w:rPr>
          <w:rFonts w:asciiTheme="minorHAnsi" w:hAnsiTheme="minorHAnsi"/>
        </w:rPr>
        <w:t xml:space="preserve">The </w:t>
      </w:r>
      <w:r w:rsidRPr="00E94738">
        <w:rPr>
          <w:rStyle w:val="StyleBoldUnderline"/>
          <w:rFonts w:asciiTheme="minorHAnsi" w:hAnsiTheme="minorHAnsi"/>
        </w:rPr>
        <w:t>Obama administration is</w:t>
      </w:r>
      <w:r w:rsidRPr="00E94738">
        <w:rPr>
          <w:rFonts w:asciiTheme="minorHAnsi" w:hAnsiTheme="minorHAnsi"/>
        </w:rPr>
        <w:t xml:space="preserve"> also </w:t>
      </w:r>
      <w:r w:rsidRPr="00E94738">
        <w:rPr>
          <w:rStyle w:val="StyleBoldUnderline"/>
          <w:rFonts w:asciiTheme="minorHAnsi" w:hAnsiTheme="minorHAnsi"/>
        </w:rPr>
        <w:t>preparing</w:t>
      </w:r>
      <w:r w:rsidRPr="00E94738">
        <w:rPr>
          <w:rFonts w:asciiTheme="minorHAnsi" w:hAnsiTheme="minorHAnsi"/>
        </w:rPr>
        <w:t xml:space="preserve"> this week </w:t>
      </w:r>
      <w:r w:rsidRPr="00E94738">
        <w:rPr>
          <w:rStyle w:val="StyleBoldUnderline"/>
          <w:rFonts w:asciiTheme="minorHAnsi" w:hAnsiTheme="minorHAnsi"/>
        </w:rPr>
        <w:t>for the next round of talks for the Trans-Pacific Partnership</w:t>
      </w:r>
      <w:r w:rsidRPr="00E94738">
        <w:rPr>
          <w:rFonts w:asciiTheme="minorHAnsi" w:hAnsiTheme="minorHAnsi"/>
        </w:rPr>
        <w:t xml:space="preserve">, or TPP, </w:t>
      </w:r>
      <w:r w:rsidRPr="00E94738">
        <w:rPr>
          <w:rStyle w:val="StyleBoldUnderline"/>
          <w:rFonts w:asciiTheme="minorHAnsi" w:hAnsiTheme="minorHAnsi"/>
        </w:rPr>
        <w:t>which includes</w:t>
      </w:r>
      <w:r w:rsidRPr="00E94738">
        <w:rPr>
          <w:rFonts w:asciiTheme="minorHAnsi" w:hAnsiTheme="minorHAnsi"/>
        </w:rPr>
        <w:t xml:space="preserve"> Japan and </w:t>
      </w:r>
      <w:r w:rsidRPr="00E94738">
        <w:rPr>
          <w:rStyle w:val="StyleBoldUnderline"/>
          <w:rFonts w:asciiTheme="minorHAnsi" w:hAnsiTheme="minorHAnsi"/>
        </w:rPr>
        <w:t>many market-oriented economies in Asia and Latin America, but not China</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rPr>
        <w:t xml:space="preserve"> </w:t>
      </w:r>
      <w:r w:rsidRPr="00E94738">
        <w:rPr>
          <w:rStyle w:val="StyleBoldUnderline"/>
          <w:rFonts w:asciiTheme="minorHAnsi" w:hAnsiTheme="minorHAnsi"/>
        </w:rPr>
        <w:t>A free-trade pact among these countries could have</w:t>
      </w:r>
      <w:r w:rsidRPr="00E94738">
        <w:rPr>
          <w:rFonts w:asciiTheme="minorHAnsi" w:hAnsiTheme="minorHAnsi"/>
        </w:rPr>
        <w:t xml:space="preserve"> a more </w:t>
      </w:r>
      <w:r w:rsidRPr="00E94738">
        <w:rPr>
          <w:rStyle w:val="StyleBoldUnderline"/>
          <w:rFonts w:asciiTheme="minorHAnsi" w:hAnsiTheme="minorHAnsi"/>
        </w:rPr>
        <w:t>direct effect on China</w:t>
      </w:r>
      <w:r w:rsidRPr="00E94738">
        <w:rPr>
          <w:rFonts w:asciiTheme="minorHAnsi" w:hAnsiTheme="minorHAnsi"/>
        </w:rPr>
        <w:t xml:space="preserve"> than the U.S.-EU trade pact. Yukon Huang, former World Bank chief for China and a senior associate at the Carnegie Endowment for International Peace, said it is "very likely </w:t>
      </w:r>
      <w:r w:rsidRPr="00E94738">
        <w:rPr>
          <w:rStyle w:val="StyleBoldUnderline"/>
          <w:rFonts w:asciiTheme="minorHAnsi" w:hAnsiTheme="minorHAnsi"/>
        </w:rPr>
        <w:t>the TPP would</w:t>
      </w:r>
      <w:r w:rsidRPr="00E94738">
        <w:rPr>
          <w:rFonts w:asciiTheme="minorHAnsi" w:hAnsiTheme="minorHAnsi"/>
        </w:rPr>
        <w:t xml:space="preserve"> actually </w:t>
      </w:r>
      <w:r w:rsidRPr="00E94738">
        <w:rPr>
          <w:rStyle w:val="StyleBoldUnderline"/>
          <w:rFonts w:asciiTheme="minorHAnsi" w:hAnsiTheme="minorHAnsi"/>
        </w:rPr>
        <w:t>discourage or make it difficult for parts to be shipped</w:t>
      </w:r>
      <w:r w:rsidRPr="00E94738">
        <w:rPr>
          <w:rFonts w:asciiTheme="minorHAnsi" w:hAnsiTheme="minorHAnsi"/>
        </w:rPr>
        <w:t xml:space="preserve">" </w:t>
      </w:r>
      <w:r w:rsidRPr="00E94738">
        <w:rPr>
          <w:rStyle w:val="StyleBoldUnderline"/>
          <w:rFonts w:asciiTheme="minorHAnsi" w:hAnsiTheme="minorHAnsi"/>
        </w:rPr>
        <w:t>to and from Asian countries outside the group</w:t>
      </w:r>
      <w:r w:rsidRPr="00E94738">
        <w:rPr>
          <w:rFonts w:asciiTheme="minorHAnsi" w:hAnsiTheme="minorHAnsi"/>
        </w:rPr>
        <w:t xml:space="preserve">, </w:t>
      </w:r>
      <w:r w:rsidRPr="00E94738">
        <w:rPr>
          <w:rStyle w:val="StyleBoldUnderline"/>
          <w:rFonts w:asciiTheme="minorHAnsi" w:hAnsiTheme="minorHAnsi"/>
        </w:rPr>
        <w:t>jeopardizing China's role</w:t>
      </w:r>
      <w:r w:rsidRPr="00E94738">
        <w:rPr>
          <w:rFonts w:asciiTheme="minorHAnsi" w:hAnsiTheme="minorHAnsi"/>
        </w:rPr>
        <w:t xml:space="preserve"> as the final assembly point for phones and gadgets whose parts come from other countries.</w:t>
      </w:r>
      <w:r w:rsidRPr="00E94738">
        <w:rPr>
          <w:rFonts w:asciiTheme="minorHAnsi" w:hAnsiTheme="minorHAnsi"/>
          <w:sz w:val="12"/>
        </w:rPr>
        <w:t>¶</w:t>
      </w:r>
      <w:r w:rsidRPr="00E94738">
        <w:rPr>
          <w:rFonts w:asciiTheme="minorHAnsi" w:hAnsiTheme="minorHAnsi"/>
        </w:rPr>
        <w:t xml:space="preserve"> Another sensitive point for China: </w:t>
      </w:r>
      <w:r w:rsidRPr="00E94738">
        <w:rPr>
          <w:rStyle w:val="StyleBoldUnderline"/>
          <w:rFonts w:asciiTheme="minorHAnsi" w:hAnsiTheme="minorHAnsi"/>
        </w:rPr>
        <w:t>the Trans-Pacific Partnership talks are looking at limiting the role of state-owned enterprises</w:t>
      </w:r>
      <w:r w:rsidRPr="00E94738">
        <w:rPr>
          <w:rFonts w:asciiTheme="minorHAnsi" w:hAnsiTheme="minorHAnsi"/>
        </w:rPr>
        <w:t>.</w:t>
      </w:r>
      <w:r w:rsidRPr="00E94738">
        <w:rPr>
          <w:rFonts w:asciiTheme="minorHAnsi" w:hAnsiTheme="minorHAnsi"/>
          <w:sz w:val="12"/>
        </w:rPr>
        <w:t>¶</w:t>
      </w:r>
      <w:r w:rsidRPr="00E94738">
        <w:rPr>
          <w:rFonts w:asciiTheme="minorHAnsi" w:hAnsiTheme="minorHAnsi"/>
        </w:rPr>
        <w:t xml:space="preserve"> </w:t>
      </w:r>
    </w:p>
    <w:p w:rsidR="003E7B42" w:rsidRPr="00E94738" w:rsidRDefault="003E7B42" w:rsidP="003E7B42">
      <w:pPr>
        <w:pStyle w:val="Heading4"/>
        <w:rPr>
          <w:rFonts w:asciiTheme="minorHAnsi" w:hAnsiTheme="minorHAnsi"/>
        </w:rPr>
      </w:pPr>
      <w:r w:rsidRPr="00E94738">
        <w:rPr>
          <w:rFonts w:asciiTheme="minorHAnsi" w:hAnsiTheme="minorHAnsi"/>
        </w:rPr>
        <w:t>TPP won’t include china, the unstated aim is to be exclusive</w:t>
      </w:r>
    </w:p>
    <w:p w:rsidR="003E7B42" w:rsidRPr="00E94738" w:rsidRDefault="003E7B42" w:rsidP="003E7B42">
      <w:pPr>
        <w:rPr>
          <w:rFonts w:asciiTheme="minorHAnsi" w:hAnsiTheme="minorHAnsi"/>
        </w:rPr>
      </w:pPr>
      <w:r w:rsidRPr="00E94738">
        <w:rPr>
          <w:rStyle w:val="StyleStyleBold12pt"/>
          <w:rFonts w:asciiTheme="minorHAnsi" w:hAnsiTheme="minorHAnsi"/>
        </w:rPr>
        <w:t xml:space="preserve">Gross 7-9-2013 </w:t>
      </w:r>
      <w:r w:rsidRPr="00E94738">
        <w:rPr>
          <w:rFonts w:asciiTheme="minorHAnsi" w:hAnsiTheme="minorHAnsi"/>
        </w:rPr>
        <w:t xml:space="preserve">Donald Gross Author, 'The China Fallacy'; Senior associate, Pacific Forum, Center for Strategic and International Studies, “Welcoming China to the Trans-Pacific Partnership” </w:t>
      </w:r>
      <w:r w:rsidRPr="00E94738">
        <w:rPr>
          <w:rFonts w:asciiTheme="minorHAnsi" w:hAnsiTheme="minorHAnsi"/>
          <w:i/>
        </w:rPr>
        <w:t>Huffington Post</w:t>
      </w:r>
      <w:r w:rsidRPr="00E94738">
        <w:rPr>
          <w:rFonts w:asciiTheme="minorHAnsi" w:hAnsiTheme="minorHAnsi"/>
        </w:rPr>
        <w:t xml:space="preserve">, </w:t>
      </w:r>
      <w:hyperlink r:id="rId108" w:history="1">
        <w:r w:rsidRPr="00E94738">
          <w:rPr>
            <w:rStyle w:val="Hyperlink"/>
            <w:rFonts w:asciiTheme="minorHAnsi" w:hAnsiTheme="minorHAnsi"/>
          </w:rPr>
          <w:t>http://www.huffingtonpost.com/donald-gross/trans-pacific-partnership-china_b_3562801.html</w:t>
        </w:r>
      </w:hyperlink>
      <w:r w:rsidRPr="00E94738">
        <w:rPr>
          <w:rFonts w:asciiTheme="minorHAnsi" w:hAnsiTheme="minorHAnsi"/>
        </w:rPr>
        <w:t>, accessed 7/9/13 //PBM</w:t>
      </w:r>
    </w:p>
    <w:p w:rsidR="003E7B42" w:rsidRPr="00E94738" w:rsidRDefault="003E7B42" w:rsidP="003E7B42">
      <w:pPr>
        <w:rPr>
          <w:rFonts w:asciiTheme="minorHAnsi" w:hAnsiTheme="minorHAnsi"/>
        </w:rPr>
      </w:pPr>
      <w:r w:rsidRPr="00E94738">
        <w:rPr>
          <w:rFonts w:asciiTheme="minorHAnsi" w:hAnsiTheme="minorHAnsi"/>
        </w:rPr>
        <w:t xml:space="preserve">At the time President </w:t>
      </w:r>
      <w:r w:rsidRPr="00E94738">
        <w:rPr>
          <w:rStyle w:val="StyleBoldUnderline"/>
          <w:rFonts w:asciiTheme="minorHAnsi" w:hAnsiTheme="minorHAnsi"/>
        </w:rPr>
        <w:t>Obama declared his strong support for creating this new Asia Pacific trade bloc</w:t>
      </w:r>
      <w:r w:rsidRPr="00E94738">
        <w:rPr>
          <w:rFonts w:asciiTheme="minorHAnsi" w:hAnsiTheme="minorHAnsi"/>
        </w:rPr>
        <w:t xml:space="preserve"> in November 2011, </w:t>
      </w:r>
      <w:r w:rsidRPr="00E94738">
        <w:rPr>
          <w:rStyle w:val="StyleBoldUnderline"/>
          <w:rFonts w:asciiTheme="minorHAnsi" w:hAnsiTheme="minorHAnsi"/>
        </w:rPr>
        <w:t>the administration envisioned it as a way of countering China's economic rise as part of the U.S. "pivot to Asia</w:t>
      </w:r>
      <w:r w:rsidRPr="00E94738">
        <w:rPr>
          <w:rFonts w:asciiTheme="minorHAnsi" w:hAnsiTheme="minorHAnsi"/>
        </w:rPr>
        <w:t>."</w:t>
      </w:r>
      <w:r w:rsidRPr="00E94738">
        <w:rPr>
          <w:rFonts w:asciiTheme="minorHAnsi" w:hAnsiTheme="minorHAnsi"/>
          <w:sz w:val="12"/>
        </w:rPr>
        <w:t>¶</w:t>
      </w:r>
      <w:r w:rsidRPr="00E94738">
        <w:rPr>
          <w:rFonts w:asciiTheme="minorHAnsi" w:hAnsiTheme="minorHAnsi"/>
        </w:rPr>
        <w:t xml:space="preserve"> Obama and U.S. officials coupled their advocacy of the TPP with a warning that </w:t>
      </w:r>
      <w:r w:rsidRPr="00E94738">
        <w:rPr>
          <w:rStyle w:val="StyleBoldUnderline"/>
          <w:rFonts w:asciiTheme="minorHAnsi" w:hAnsiTheme="minorHAnsi"/>
        </w:rPr>
        <w:t>the U.S. was "growing increasingly impatient and frustrated with...Chinese economic policy and the evolution of the U.S.-China economic relationship</w:t>
      </w:r>
      <w:r w:rsidRPr="00E94738">
        <w:rPr>
          <w:rFonts w:asciiTheme="minorHAnsi" w:hAnsiTheme="minorHAnsi"/>
        </w:rPr>
        <w:t xml:space="preserve">." </w:t>
      </w:r>
      <w:r w:rsidRPr="00E94738">
        <w:rPr>
          <w:rStyle w:val="StyleBoldUnderline"/>
          <w:rFonts w:asciiTheme="minorHAnsi" w:hAnsiTheme="minorHAnsi"/>
        </w:rPr>
        <w:t>They called on China to "play by the rules" and criticized it for "gaming the system</w:t>
      </w:r>
      <w:r w:rsidRPr="00E94738">
        <w:rPr>
          <w:rFonts w:asciiTheme="minorHAnsi" w:hAnsiTheme="minorHAnsi"/>
        </w:rPr>
        <w:t>.</w:t>
      </w:r>
      <w:proofErr w:type="gramStart"/>
      <w:r w:rsidRPr="00E94738">
        <w:rPr>
          <w:rFonts w:asciiTheme="minorHAnsi" w:hAnsiTheme="minorHAnsi"/>
        </w:rPr>
        <w:t>"</w:t>
      </w:r>
      <w:proofErr w:type="gramEnd"/>
      <w:r w:rsidRPr="00E94738">
        <w:rPr>
          <w:rFonts w:asciiTheme="minorHAnsi" w:hAnsiTheme="minorHAnsi"/>
          <w:sz w:val="12"/>
        </w:rPr>
        <w:t>¶</w:t>
      </w:r>
      <w:r w:rsidRPr="00E94738">
        <w:rPr>
          <w:rFonts w:asciiTheme="minorHAnsi" w:hAnsiTheme="minorHAnsi"/>
        </w:rPr>
        <w:t xml:space="preserve"> </w:t>
      </w:r>
      <w:proofErr w:type="gramStart"/>
      <w:r w:rsidRPr="00E94738">
        <w:rPr>
          <w:rFonts w:asciiTheme="minorHAnsi" w:hAnsiTheme="minorHAnsi"/>
        </w:rPr>
        <w:t>In</w:t>
      </w:r>
      <w:proofErr w:type="gramEnd"/>
      <w:r w:rsidRPr="00E94738">
        <w:rPr>
          <w:rFonts w:asciiTheme="minorHAnsi" w:hAnsiTheme="minorHAnsi"/>
        </w:rPr>
        <w:t xml:space="preserve"> the words of David Pilling, a leading columnist for the Financial Times, </w:t>
      </w:r>
      <w:r w:rsidRPr="00E94738">
        <w:rPr>
          <w:rStyle w:val="StyleBoldUnderline"/>
          <w:rFonts w:asciiTheme="minorHAnsi" w:hAnsiTheme="minorHAnsi"/>
        </w:rPr>
        <w:t>the U.S. vision for the TPP amounted to an "anyone-but-China club"</w:t>
      </w:r>
      <w:r w:rsidRPr="00E94738">
        <w:rPr>
          <w:rFonts w:asciiTheme="minorHAnsi" w:hAnsiTheme="minorHAnsi"/>
        </w:rPr>
        <w:t xml:space="preserve"> </w:t>
      </w:r>
      <w:r w:rsidRPr="00E94738">
        <w:rPr>
          <w:rStyle w:val="StyleBoldUnderline"/>
          <w:rFonts w:asciiTheme="minorHAnsi" w:hAnsiTheme="minorHAnsi"/>
        </w:rPr>
        <w:t>which had the "unstated aim" of creating a trade area "that excludes the world's second biggest economy</w:t>
      </w:r>
      <w:r w:rsidRPr="00E94738">
        <w:rPr>
          <w:rFonts w:asciiTheme="minorHAnsi" w:hAnsiTheme="minorHAnsi"/>
        </w:rPr>
        <w:t>." As a "comprehensive high-level agreement" among the 12 countries now in negotiations, the TPP would cover about 40 percent of global output and about one-third of world trade</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rPr>
        <w:t xml:space="preserve"> Not surprisingly, many </w:t>
      </w:r>
      <w:r w:rsidRPr="00E94738">
        <w:rPr>
          <w:rStyle w:val="StyleBoldUnderline"/>
          <w:rFonts w:asciiTheme="minorHAnsi" w:hAnsiTheme="minorHAnsi"/>
        </w:rPr>
        <w:t>Chinese commentators</w:t>
      </w:r>
      <w:r w:rsidRPr="00E94738">
        <w:rPr>
          <w:rFonts w:asciiTheme="minorHAnsi" w:hAnsiTheme="minorHAnsi"/>
        </w:rPr>
        <w:t xml:space="preserve"> initially </w:t>
      </w:r>
      <w:r w:rsidRPr="00E94738">
        <w:rPr>
          <w:rStyle w:val="StyleBoldUnderline"/>
          <w:rFonts w:asciiTheme="minorHAnsi" w:hAnsiTheme="minorHAnsi"/>
        </w:rPr>
        <w:t>saw the TPP as an instrument for containing China</w:t>
      </w:r>
      <w:r w:rsidRPr="00E94738">
        <w:rPr>
          <w:rFonts w:asciiTheme="minorHAnsi" w:hAnsiTheme="minorHAnsi"/>
        </w:rPr>
        <w:t>. Beijing reacted to the U.S. announcement in the fall of 2011 by accelerating its own efforts to build a new free trade pact called the "Regional Comprehensive Economic Partnership" among the 10 ASEAN countries plus five countries that have current free trade agreements with ASEAN -- South Korea, Japan, India, Australia, and New Zealand. China also pushed ahead on negotiations to reach a trilateral trade agreement with Japan and South Korea as well as a bilateral agreement with Seoul.</w:t>
      </w:r>
      <w:r w:rsidRPr="00E94738">
        <w:rPr>
          <w:rFonts w:asciiTheme="minorHAnsi" w:hAnsiTheme="minorHAnsi"/>
          <w:sz w:val="12"/>
        </w:rPr>
        <w:t>¶</w:t>
      </w:r>
      <w:r w:rsidRPr="00E94738">
        <w:rPr>
          <w:rFonts w:asciiTheme="minorHAnsi" w:hAnsiTheme="minorHAnsi"/>
        </w:rPr>
        <w:t xml:space="preserve"> The risk of the United States and China moving toward competitive Asian trade blocs peaked in March 2013, when the U.S. persuaded Japan to join the TPP negotiations at a time of mounting conflict with China over disputed island territories in the East China Sea. Prime Minister </w:t>
      </w:r>
      <w:proofErr w:type="spellStart"/>
      <w:r w:rsidRPr="00E94738">
        <w:rPr>
          <w:rFonts w:asciiTheme="minorHAnsi" w:hAnsiTheme="minorHAnsi"/>
        </w:rPr>
        <w:t>Shinzo</w:t>
      </w:r>
      <w:proofErr w:type="spellEnd"/>
      <w:r w:rsidRPr="00E94738">
        <w:rPr>
          <w:rFonts w:asciiTheme="minorHAnsi" w:hAnsiTheme="minorHAnsi"/>
        </w:rPr>
        <w:t xml:space="preserve"> </w:t>
      </w:r>
      <w:r w:rsidRPr="00E94738">
        <w:rPr>
          <w:rStyle w:val="StyleBoldUnderline"/>
          <w:rFonts w:asciiTheme="minorHAnsi" w:hAnsiTheme="minorHAnsi"/>
        </w:rPr>
        <w:t>Abe declared that joining the TPP would strengthen Japan's "security" and emphasized the shared "values of freedom, democracy, basic human rights and the rule of law</w:t>
      </w:r>
      <w:r w:rsidRPr="00E94738">
        <w:rPr>
          <w:rFonts w:asciiTheme="minorHAnsi" w:hAnsiTheme="minorHAnsi"/>
        </w:rPr>
        <w:t>" among TPP members.</w:t>
      </w:r>
      <w:r w:rsidRPr="00E94738">
        <w:rPr>
          <w:rFonts w:asciiTheme="minorHAnsi" w:hAnsiTheme="minorHAnsi"/>
          <w:sz w:val="12"/>
        </w:rPr>
        <w:t>¶</w:t>
      </w:r>
      <w:r w:rsidRPr="00E94738">
        <w:rPr>
          <w:rFonts w:asciiTheme="minorHAnsi" w:hAnsiTheme="minorHAnsi"/>
        </w:rPr>
        <w:t xml:space="preserve"> Abe failed to mention that the U.S. previously invited Vietnam and Malaysia to join the TPP negotiations, though their governments infringe human rights and curtail democracy as well as rely heavily on the state subsidies, controlled prices and state-owned enterprises that are antithetical to the purposes of the new trade agreement.</w:t>
      </w:r>
      <w:r w:rsidRPr="00E94738">
        <w:rPr>
          <w:rFonts w:asciiTheme="minorHAnsi" w:hAnsiTheme="minorHAnsi"/>
          <w:sz w:val="12"/>
        </w:rPr>
        <w:t>¶</w:t>
      </w:r>
      <w:r w:rsidRPr="00E94738">
        <w:rPr>
          <w:rFonts w:asciiTheme="minorHAnsi" w:hAnsiTheme="minorHAnsi"/>
        </w:rPr>
        <w:t xml:space="preserve"> </w:t>
      </w:r>
    </w:p>
    <w:p w:rsidR="00FB7122" w:rsidRPr="00E94738" w:rsidRDefault="00FB7122" w:rsidP="00FB7122">
      <w:pPr>
        <w:rPr>
          <w:rFonts w:asciiTheme="minorHAnsi" w:hAnsiTheme="minorHAnsi"/>
        </w:rPr>
      </w:pPr>
    </w:p>
    <w:p w:rsidR="00731C98" w:rsidRPr="00E94738" w:rsidRDefault="00731C98" w:rsidP="00731C98">
      <w:pPr>
        <w:pStyle w:val="Heading3"/>
        <w:rPr>
          <w:rFonts w:asciiTheme="minorHAnsi" w:hAnsiTheme="minorHAnsi"/>
        </w:rPr>
      </w:pPr>
      <w:bookmarkStart w:id="79" w:name="_Toc361218864"/>
      <w:r w:rsidRPr="00E94738">
        <w:rPr>
          <w:rFonts w:asciiTheme="minorHAnsi" w:hAnsiTheme="minorHAnsi"/>
        </w:rPr>
        <w:lastRenderedPageBreak/>
        <w:t>A2:  CHINA ADV. (presence/</w:t>
      </w:r>
      <w:proofErr w:type="spellStart"/>
      <w:r w:rsidRPr="00E94738">
        <w:rPr>
          <w:rFonts w:asciiTheme="minorHAnsi" w:hAnsiTheme="minorHAnsi"/>
        </w:rPr>
        <w:t>Heg</w:t>
      </w:r>
      <w:proofErr w:type="spellEnd"/>
      <w:r w:rsidR="00BE40DF" w:rsidRPr="00E94738">
        <w:rPr>
          <w:rFonts w:asciiTheme="minorHAnsi" w:hAnsiTheme="minorHAnsi"/>
        </w:rPr>
        <w:t>/</w:t>
      </w:r>
      <w:r w:rsidRPr="00E94738">
        <w:rPr>
          <w:rFonts w:asciiTheme="minorHAnsi" w:hAnsiTheme="minorHAnsi"/>
        </w:rPr>
        <w:t>crowd-out ans.)</w:t>
      </w:r>
      <w:bookmarkEnd w:id="79"/>
    </w:p>
    <w:p w:rsidR="00731C98" w:rsidRPr="00E94738" w:rsidRDefault="00731C98" w:rsidP="00FB7122">
      <w:pPr>
        <w:rPr>
          <w:rFonts w:asciiTheme="minorHAnsi" w:hAnsiTheme="minorHAnsi"/>
        </w:rPr>
      </w:pPr>
    </w:p>
    <w:p w:rsidR="00FB7122" w:rsidRPr="00E94738" w:rsidRDefault="00FB7122" w:rsidP="00FB7122">
      <w:pPr>
        <w:pStyle w:val="Heading4"/>
        <w:rPr>
          <w:rFonts w:asciiTheme="minorHAnsi" w:hAnsiTheme="minorHAnsi"/>
        </w:rPr>
      </w:pPr>
      <w:r w:rsidRPr="00E94738">
        <w:rPr>
          <w:rFonts w:asciiTheme="minorHAnsi" w:hAnsiTheme="minorHAnsi"/>
        </w:rPr>
        <w:t>China won’t use Latin America to challenge U.S. hegemony—It’s just an insurance policy for influence on specific issues</w:t>
      </w:r>
    </w:p>
    <w:p w:rsidR="00FB7122" w:rsidRPr="00E94738" w:rsidRDefault="00FB7122" w:rsidP="00FB7122">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09"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FB7122" w:rsidRPr="00E94738" w:rsidRDefault="00FB7122" w:rsidP="00FB7122">
      <w:pPr>
        <w:rPr>
          <w:rFonts w:asciiTheme="minorHAnsi" w:hAnsiTheme="minorHAnsi"/>
        </w:rPr>
      </w:pPr>
      <w:r w:rsidRPr="00E94738">
        <w:rPr>
          <w:rStyle w:val="StyleBoldUnderline"/>
          <w:rFonts w:asciiTheme="minorHAnsi" w:hAnsiTheme="minorHAnsi"/>
        </w:rPr>
        <w:t>Politically</w:t>
      </w:r>
      <w:r w:rsidRPr="00E94738">
        <w:rPr>
          <w:rFonts w:asciiTheme="minorHAnsi" w:hAnsiTheme="minorHAnsi"/>
        </w:rPr>
        <w:t xml:space="preserve"> too, </w:t>
      </w:r>
      <w:r w:rsidRPr="00E94738">
        <w:rPr>
          <w:rStyle w:val="StyleBoldUnderline"/>
          <w:rFonts w:asciiTheme="minorHAnsi" w:hAnsiTheme="minorHAnsi"/>
        </w:rPr>
        <w:t>China is making advances in Latin America, abiding strictly by the main tenets of its ‘peaceful rise’ strategy</w:t>
      </w:r>
      <w:r w:rsidRPr="00E94738">
        <w:rPr>
          <w:rFonts w:asciiTheme="minorHAnsi" w:hAnsiTheme="minorHAnsi"/>
        </w:rPr>
        <w:t>. Beijing says that although it does not seek hegemony, it “advocates a new international political and economic order… that can be achieved through the democratization of international relations.” [78] China does not intend to rock the boat, but of course, the concept of a new international and political order comes at expense of the old order. Foot suggests that “</w:t>
      </w:r>
      <w:r w:rsidRPr="00E94738">
        <w:rPr>
          <w:rStyle w:val="StyleBoldUnderline"/>
          <w:rFonts w:asciiTheme="minorHAnsi" w:hAnsiTheme="minorHAnsi"/>
          <w:highlight w:val="yellow"/>
        </w:rPr>
        <w:t>while Beijing’s strategy can be viewed as accommodation with the current US-dominated global order, it also contains an important ‘hedging’ element, or insurance policy, through which China seeks to secure its future.</w:t>
      </w:r>
      <w:r w:rsidRPr="00E94738">
        <w:rPr>
          <w:rFonts w:asciiTheme="minorHAnsi" w:hAnsiTheme="minorHAnsi"/>
        </w:rPr>
        <w:t>”[79] </w:t>
      </w:r>
      <w:r w:rsidRPr="00E94738">
        <w:rPr>
          <w:rStyle w:val="StyleBoldUnderline"/>
          <w:rFonts w:asciiTheme="minorHAnsi" w:hAnsiTheme="minorHAnsi"/>
        </w:rPr>
        <w:t xml:space="preserve">This means that </w:t>
      </w:r>
      <w:r w:rsidRPr="00E94738">
        <w:rPr>
          <w:rStyle w:val="StyleBoldUnderline"/>
          <w:rFonts w:asciiTheme="minorHAnsi" w:hAnsiTheme="minorHAnsi"/>
          <w:highlight w:val="yellow"/>
        </w:rPr>
        <w:t>the strong bonds China creates with countries all around the world are vital to ensure that China can oppose the U.S. on individual issues from a sure footing without encountering the wrath of the entire global community, and</w:t>
      </w:r>
      <w:r w:rsidRPr="00E94738">
        <w:rPr>
          <w:rStyle w:val="StyleBoldUnderline"/>
          <w:rFonts w:asciiTheme="minorHAnsi" w:hAnsiTheme="minorHAnsi"/>
        </w:rPr>
        <w:t xml:space="preserve"> in effect </w:t>
      </w:r>
      <w:r w:rsidRPr="00E94738">
        <w:rPr>
          <w:rStyle w:val="StyleBoldUnderline"/>
          <w:rFonts w:asciiTheme="minorHAnsi" w:hAnsiTheme="minorHAnsi"/>
          <w:highlight w:val="yellow"/>
        </w:rPr>
        <w:t>allows China some breathing room from which to operate politically without incurring the wrath of the U.S.</w:t>
      </w:r>
    </w:p>
    <w:p w:rsidR="00BE40DF" w:rsidRPr="00E94738" w:rsidRDefault="00BE40DF" w:rsidP="00BE40DF">
      <w:pPr>
        <w:rPr>
          <w:rFonts w:asciiTheme="minorHAnsi" w:hAnsiTheme="minorHAnsi"/>
        </w:rPr>
      </w:pPr>
    </w:p>
    <w:p w:rsidR="00BE40DF" w:rsidRPr="00E94738" w:rsidRDefault="00BE40DF" w:rsidP="00BE40DF">
      <w:pPr>
        <w:pStyle w:val="Heading4"/>
        <w:rPr>
          <w:rFonts w:asciiTheme="minorHAnsi" w:hAnsiTheme="minorHAnsi"/>
        </w:rPr>
      </w:pPr>
      <w:r w:rsidRPr="00E94738">
        <w:rPr>
          <w:rFonts w:asciiTheme="minorHAnsi" w:hAnsiTheme="minorHAnsi"/>
        </w:rPr>
        <w:t>Chinese soft power advances in Latin America are meaningless</w:t>
      </w:r>
    </w:p>
    <w:p w:rsidR="00BE40DF" w:rsidRPr="00E94738" w:rsidRDefault="00BE40DF" w:rsidP="00BE40DF">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0"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BE40DF" w:rsidRPr="00E94738" w:rsidRDefault="00BE40DF" w:rsidP="00BE40DF">
      <w:pPr>
        <w:rPr>
          <w:rFonts w:asciiTheme="minorHAnsi" w:hAnsiTheme="minorHAnsi"/>
        </w:rPr>
      </w:pPr>
      <w:r w:rsidRPr="00E94738">
        <w:rPr>
          <w:rFonts w:asciiTheme="minorHAnsi" w:hAnsiTheme="minorHAnsi"/>
        </w:rPr>
        <w:t xml:space="preserve">China has many carrots to dangle in its pursuit of international influence, such as access to the world’s largest emerging market. A Congress report portrayed China as “trying to project soft power by portraying its own system as an alternative model for economic development, one based on authoritarian governance and elite rule without the restrictions and demands that come with political liberalization,” [80] but </w:t>
      </w:r>
      <w:r w:rsidRPr="00E94738">
        <w:rPr>
          <w:rStyle w:val="StyleBoldUnderline"/>
          <w:rFonts w:asciiTheme="minorHAnsi" w:hAnsiTheme="minorHAnsi"/>
          <w:highlight w:val="yellow"/>
        </w:rPr>
        <w:t xml:space="preserve">the inference that China has any interest in the internal economic workings of its trading partners is ignorant of the depth of the peaceful rise, China’s non interference policy and its new found ambivalence towards ideology as a source of kinship. A truer </w:t>
      </w:r>
      <w:proofErr w:type="spellStart"/>
      <w:r w:rsidRPr="00E94738">
        <w:rPr>
          <w:rStyle w:val="StyleBoldUnderline"/>
          <w:rFonts w:asciiTheme="minorHAnsi" w:hAnsiTheme="minorHAnsi"/>
          <w:highlight w:val="yellow"/>
        </w:rPr>
        <w:t>characterisation</w:t>
      </w:r>
      <w:proofErr w:type="spellEnd"/>
      <w:r w:rsidRPr="00E94738">
        <w:rPr>
          <w:rStyle w:val="StyleBoldUnderline"/>
          <w:rFonts w:asciiTheme="minorHAnsi" w:hAnsiTheme="minorHAnsi"/>
          <w:highlight w:val="yellow"/>
        </w:rPr>
        <w:t xml:space="preserve"> is that China has “attempted to exploit its ‘‘no strings attached’’ foreign aid stance and its ability to deploy state-owned assets to reap soft power advantages</w:t>
      </w:r>
      <w:r w:rsidRPr="00E94738">
        <w:rPr>
          <w:rStyle w:val="StyleBoldUnderline"/>
          <w:rFonts w:asciiTheme="minorHAnsi" w:hAnsiTheme="minorHAnsi"/>
        </w:rPr>
        <w:t>,“</w:t>
      </w:r>
      <w:r w:rsidRPr="00E94738">
        <w:rPr>
          <w:rFonts w:asciiTheme="minorHAnsi" w:hAnsiTheme="minorHAnsi"/>
        </w:rPr>
        <w:t> [81] </w:t>
      </w:r>
      <w:r w:rsidRPr="00E94738">
        <w:rPr>
          <w:rStyle w:val="StyleBoldUnderline"/>
          <w:rFonts w:asciiTheme="minorHAnsi" w:hAnsiTheme="minorHAnsi"/>
          <w:highlight w:val="yellow"/>
        </w:rPr>
        <w:t>but even this ignores the fact that every nation-state attempts to reap soft power advantages, it is intrinsic to the nature of international politics.</w:t>
      </w:r>
    </w:p>
    <w:p w:rsidR="00FB7122" w:rsidRPr="00E94738" w:rsidRDefault="00FB7122" w:rsidP="00FB7122">
      <w:pPr>
        <w:rPr>
          <w:rFonts w:asciiTheme="minorHAnsi" w:hAnsiTheme="minorHAnsi"/>
        </w:rPr>
      </w:pPr>
    </w:p>
    <w:p w:rsidR="00705EB5" w:rsidRPr="00E94738" w:rsidRDefault="00705EB5" w:rsidP="00705EB5">
      <w:pPr>
        <w:pStyle w:val="Heading3"/>
        <w:rPr>
          <w:rFonts w:asciiTheme="minorHAnsi" w:hAnsiTheme="minorHAnsi"/>
        </w:rPr>
      </w:pPr>
      <w:bookmarkStart w:id="80" w:name="_Toc361218865"/>
      <w:r w:rsidRPr="00E94738">
        <w:rPr>
          <w:rFonts w:asciiTheme="minorHAnsi" w:hAnsiTheme="minorHAnsi"/>
        </w:rPr>
        <w:lastRenderedPageBreak/>
        <w:t>A2:  CHINA ADV.</w:t>
      </w:r>
      <w:r w:rsidR="003E7B42" w:rsidRPr="00E94738">
        <w:rPr>
          <w:rFonts w:asciiTheme="minorHAnsi" w:hAnsiTheme="minorHAnsi"/>
        </w:rPr>
        <w:t xml:space="preserve"> (presence/</w:t>
      </w:r>
      <w:proofErr w:type="spellStart"/>
      <w:r w:rsidR="003E7B42" w:rsidRPr="00E94738">
        <w:rPr>
          <w:rFonts w:asciiTheme="minorHAnsi" w:hAnsiTheme="minorHAnsi"/>
        </w:rPr>
        <w:t>Heg</w:t>
      </w:r>
      <w:proofErr w:type="spellEnd"/>
      <w:r w:rsidR="003E7B42" w:rsidRPr="00E94738">
        <w:rPr>
          <w:rFonts w:asciiTheme="minorHAnsi" w:hAnsiTheme="minorHAnsi"/>
        </w:rPr>
        <w:t>/crowd-out ans.)</w:t>
      </w:r>
      <w:bookmarkEnd w:id="80"/>
    </w:p>
    <w:p w:rsidR="00FB7122" w:rsidRPr="00E94738" w:rsidRDefault="00FB7122" w:rsidP="00FB7122">
      <w:pPr>
        <w:pStyle w:val="Heading4"/>
        <w:rPr>
          <w:rFonts w:asciiTheme="minorHAnsi" w:hAnsiTheme="minorHAnsi"/>
        </w:rPr>
      </w:pPr>
      <w:r w:rsidRPr="00E94738">
        <w:rPr>
          <w:rFonts w:asciiTheme="minorHAnsi" w:hAnsiTheme="minorHAnsi"/>
        </w:rPr>
        <w:t>China won’t exploit resources to Latin America to a level that risks conflict with the U.S.</w:t>
      </w:r>
    </w:p>
    <w:p w:rsidR="00FB7122" w:rsidRPr="00E94738" w:rsidRDefault="00FB7122" w:rsidP="00FB7122">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1"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FB7122" w:rsidRPr="00E94738" w:rsidRDefault="00FB7122" w:rsidP="00FB7122">
      <w:pPr>
        <w:rPr>
          <w:rFonts w:asciiTheme="minorHAnsi" w:hAnsiTheme="minorHAnsi"/>
        </w:rPr>
      </w:pPr>
      <w:r w:rsidRPr="00E94738">
        <w:rPr>
          <w:rStyle w:val="StyleBoldUnderline"/>
          <w:rFonts w:asciiTheme="minorHAnsi" w:hAnsiTheme="minorHAnsi"/>
          <w:highlight w:val="yellow"/>
        </w:rPr>
        <w:t>Although China is thirsty for resources, it is aware that they do not always come without political cost. Unrest in the Western hemisphere does not help China</w:t>
      </w:r>
      <w:r w:rsidRPr="00E94738">
        <w:rPr>
          <w:rFonts w:asciiTheme="minorHAnsi" w:hAnsiTheme="minorHAnsi"/>
        </w:rPr>
        <w:t xml:space="preserve"> – “such a scenario, or rocky bilateral relations with Washington, might threaten energy and other deliveries to China and thus impede the country’s domestic growth.” [128]</w:t>
      </w:r>
      <w:r w:rsidRPr="00E94738">
        <w:rPr>
          <w:rStyle w:val="StyleBoldUnderline"/>
          <w:rFonts w:asciiTheme="minorHAnsi" w:hAnsiTheme="minorHAnsi"/>
        </w:rPr>
        <w:t> </w:t>
      </w:r>
      <w:r w:rsidRPr="00E94738">
        <w:rPr>
          <w:rStyle w:val="StyleBoldUnderline"/>
          <w:rFonts w:asciiTheme="minorHAnsi" w:hAnsiTheme="minorHAnsi"/>
          <w:highlight w:val="yellow"/>
        </w:rPr>
        <w:t xml:space="preserve">Keeping under the radar is one of the main tenets of the ‘peaceful rise’ theory and </w:t>
      </w:r>
      <w:r w:rsidRPr="00E94738">
        <w:rPr>
          <w:rStyle w:val="Emphasis"/>
          <w:rFonts w:asciiTheme="minorHAnsi" w:hAnsiTheme="minorHAnsi"/>
          <w:highlight w:val="yellow"/>
        </w:rPr>
        <w:t>China has no interest at all in confrontation</w:t>
      </w:r>
      <w:r w:rsidRPr="00E94738">
        <w:rPr>
          <w:rFonts w:asciiTheme="minorHAnsi" w:hAnsiTheme="minorHAnsi"/>
        </w:rPr>
        <w:t>. Consider the Venezuela-Exxon crisis mentioned earlier, where tankers of oil destined for the United States ended up being rerouted to China. David Winning suggests this is because “China values its relations with Washington and will likely be loath to create new friction by being seen to benefit from the Venezuela-Exxon legal spat at a time when it is already coming under pressure for its oil investments in Sudan and Iran.” [129] This highlights China’s caution when it comes to invoking the ire of the United States</w:t>
      </w:r>
      <w:proofErr w:type="gramStart"/>
      <w:r w:rsidRPr="00E94738">
        <w:rPr>
          <w:rFonts w:asciiTheme="minorHAnsi" w:hAnsiTheme="minorHAnsi"/>
        </w:rPr>
        <w:t xml:space="preserve">. </w:t>
      </w:r>
      <w:proofErr w:type="gramEnd"/>
      <w:r w:rsidRPr="00E94738">
        <w:rPr>
          <w:rFonts w:asciiTheme="minorHAnsi" w:hAnsiTheme="minorHAnsi"/>
        </w:rPr>
        <w:t xml:space="preserve">J.D Pollack thinks that not only should China and the U.S avoid irritating one another, but they actually have scope for cooperation on energy matters, such as preventing any disruption in supply, or encouraging enhanced energy exploration. [130] Even if such collaboration were improbable, for the short and medium term, Wan </w:t>
      </w:r>
      <w:proofErr w:type="spellStart"/>
      <w:r w:rsidRPr="00E94738">
        <w:rPr>
          <w:rFonts w:asciiTheme="minorHAnsi" w:hAnsiTheme="minorHAnsi"/>
        </w:rPr>
        <w:t>Jisi</w:t>
      </w:r>
      <w:proofErr w:type="spellEnd"/>
      <w:r w:rsidRPr="00E94738">
        <w:rPr>
          <w:rFonts w:asciiTheme="minorHAnsi" w:hAnsiTheme="minorHAnsi"/>
        </w:rPr>
        <w:t xml:space="preserve"> suggests the simple mantra that “each country should be sensitive to the others energy needs and security interests worldwide.</w:t>
      </w:r>
      <w:proofErr w:type="gramStart"/>
      <w:r w:rsidRPr="00E94738">
        <w:rPr>
          <w:rFonts w:asciiTheme="minorHAnsi" w:hAnsiTheme="minorHAnsi"/>
        </w:rPr>
        <w:t>“ </w:t>
      </w:r>
      <w:proofErr w:type="gramEnd"/>
      <w:r w:rsidRPr="00E94738">
        <w:rPr>
          <w:rFonts w:asciiTheme="minorHAnsi" w:hAnsiTheme="minorHAnsi"/>
        </w:rPr>
        <w:t>[131] </w:t>
      </w:r>
      <w:r w:rsidRPr="00E94738">
        <w:rPr>
          <w:rStyle w:val="StyleBoldUnderline"/>
          <w:rFonts w:asciiTheme="minorHAnsi" w:hAnsiTheme="minorHAnsi"/>
          <w:highlight w:val="yellow"/>
        </w:rPr>
        <w:t>When an issue is treated as being within the realm of ‘exceptional’ politics, it is elevated in importance and dealt with as a security issue unnecessarily.</w:t>
      </w:r>
    </w:p>
    <w:p w:rsidR="00BE40DF" w:rsidRPr="00E94738" w:rsidRDefault="00BE40DF" w:rsidP="00BE40DF">
      <w:pPr>
        <w:rPr>
          <w:rFonts w:asciiTheme="minorHAnsi" w:hAnsiTheme="minorHAnsi"/>
        </w:rPr>
      </w:pPr>
    </w:p>
    <w:p w:rsidR="00BE40DF" w:rsidRPr="00E94738" w:rsidRDefault="00BE40DF" w:rsidP="00BE40DF">
      <w:pPr>
        <w:pStyle w:val="Heading4"/>
        <w:rPr>
          <w:rFonts w:asciiTheme="minorHAnsi" w:hAnsiTheme="minorHAnsi"/>
        </w:rPr>
      </w:pPr>
      <w:r w:rsidRPr="00E94738">
        <w:rPr>
          <w:rFonts w:asciiTheme="minorHAnsi" w:hAnsiTheme="minorHAnsi"/>
        </w:rPr>
        <w:t>China is no threat in Latin America—They won’t divide relations with the U.S.</w:t>
      </w:r>
    </w:p>
    <w:p w:rsidR="00BE40DF" w:rsidRPr="00E94738" w:rsidRDefault="00BE40DF" w:rsidP="00BE40DF">
      <w:pPr>
        <w:rPr>
          <w:rFonts w:asciiTheme="minorHAnsi" w:hAnsiTheme="minorHAnsi"/>
        </w:rPr>
      </w:pPr>
      <w:r w:rsidRPr="00E94738">
        <w:rPr>
          <w:rFonts w:asciiTheme="minorHAnsi" w:hAnsiTheme="minorHAnsi"/>
        </w:rPr>
        <w:t>Robbie</w:t>
      </w:r>
      <w:r w:rsidRPr="00E94738">
        <w:rPr>
          <w:rStyle w:val="StyleStyleBold12pt"/>
          <w:rFonts w:asciiTheme="minorHAnsi" w:hAnsiTheme="minorHAnsi"/>
        </w:rPr>
        <w:t xml:space="preserve"> </w:t>
      </w:r>
      <w:r w:rsidRPr="00E94738">
        <w:rPr>
          <w:rStyle w:val="StyleStyleBold12pt"/>
          <w:rFonts w:asciiTheme="minorHAnsi" w:hAnsiTheme="minorHAnsi"/>
          <w:highlight w:val="yellow"/>
        </w:rPr>
        <w:t>Fergusson ‘12</w:t>
      </w:r>
      <w:r w:rsidRPr="00E94738">
        <w:rPr>
          <w:rFonts w:asciiTheme="minorHAnsi" w:hAnsiTheme="minorHAnsi"/>
        </w:rPr>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2" w:history="1">
        <w:r w:rsidRPr="00E94738">
          <w:rPr>
            <w:rStyle w:val="Hyperlink"/>
            <w:rFonts w:asciiTheme="minorHAnsi" w:hAnsiTheme="minorHAnsi"/>
          </w:rPr>
          <w:t>http://www.e-ir.info/2012/07/23/does-chinese-growth-in-latin-america-threaten-american-interests/</w:t>
        </w:r>
      </w:hyperlink>
      <w:r w:rsidRPr="00E94738">
        <w:rPr>
          <w:rFonts w:asciiTheme="minorHAnsi" w:hAnsiTheme="minorHAnsi"/>
        </w:rPr>
        <w:t>, ACC. 6-7-2013, JT//JEDI</w:t>
      </w:r>
    </w:p>
    <w:p w:rsidR="00BE40DF" w:rsidRPr="00E94738" w:rsidRDefault="00BE40DF" w:rsidP="00BE40DF">
      <w:pPr>
        <w:rPr>
          <w:rStyle w:val="StyleBoldUnderline"/>
          <w:rFonts w:asciiTheme="minorHAnsi" w:hAnsiTheme="minorHAnsi"/>
        </w:rPr>
      </w:pPr>
      <w:r w:rsidRPr="00E94738">
        <w:rPr>
          <w:rStyle w:val="StyleBoldUnderline"/>
          <w:rFonts w:asciiTheme="minorHAnsi" w:hAnsiTheme="minorHAnsi"/>
          <w:highlight w:val="yellow"/>
        </w:rPr>
        <w:t>The</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Fonts w:asciiTheme="minorHAnsi" w:hAnsiTheme="minorHAnsi"/>
        </w:rPr>
        <w:t xml:space="preserve"> </w:t>
      </w:r>
      <w:r w:rsidRPr="00E94738">
        <w:rPr>
          <w:rStyle w:val="StyleBoldUnderline"/>
          <w:rFonts w:asciiTheme="minorHAnsi" w:hAnsiTheme="minorHAnsi"/>
          <w:highlight w:val="yellow"/>
        </w:rPr>
        <w:t xml:space="preserve">must </w:t>
      </w:r>
      <w:proofErr w:type="spellStart"/>
      <w:r w:rsidRPr="00E94738">
        <w:rPr>
          <w:rStyle w:val="StyleBoldUnderline"/>
          <w:rFonts w:asciiTheme="minorHAnsi" w:hAnsiTheme="minorHAnsi"/>
          <w:highlight w:val="yellow"/>
        </w:rPr>
        <w:t>realise</w:t>
      </w:r>
      <w:proofErr w:type="spellEnd"/>
      <w:r w:rsidRPr="00E94738">
        <w:rPr>
          <w:rStyle w:val="StyleBoldUnderline"/>
          <w:rFonts w:asciiTheme="minorHAnsi" w:hAnsiTheme="minorHAnsi"/>
          <w:highlight w:val="yellow"/>
        </w:rPr>
        <w:t xml:space="preserve"> that it is partly responsible for any military tension with China by backing it into a corner through its relations with Taiwan, India, and Japan</w:t>
      </w:r>
      <w:r w:rsidRPr="00E94738">
        <w:rPr>
          <w:rFonts w:asciiTheme="minorHAnsi" w:hAnsiTheme="minorHAnsi"/>
        </w:rPr>
        <w:t xml:space="preserve">. </w:t>
      </w:r>
      <w:proofErr w:type="spellStart"/>
      <w:r w:rsidRPr="00E94738">
        <w:rPr>
          <w:rFonts w:asciiTheme="minorHAnsi" w:hAnsiTheme="minorHAnsi"/>
        </w:rPr>
        <w:t>Mahbubani</w:t>
      </w:r>
      <w:proofErr w:type="spellEnd"/>
      <w:r w:rsidRPr="00E94738">
        <w:rPr>
          <w:rFonts w:asciiTheme="minorHAnsi" w:hAnsiTheme="minorHAnsi"/>
        </w:rPr>
        <w:t xml:space="preserve"> suggests that </w:t>
      </w:r>
      <w:r w:rsidRPr="00E94738">
        <w:rPr>
          <w:rStyle w:val="StyleBoldUnderline"/>
          <w:rFonts w:asciiTheme="minorHAnsi" w:hAnsiTheme="minorHAnsi"/>
          <w:highlight w:val="yellow"/>
        </w:rPr>
        <w:t>“given how vulnerable Chinese leaders feel in the face of U.S pressure, it is only natural for them to look for ways to counterbalance U.S power.”</w:t>
      </w:r>
      <w:r w:rsidRPr="00E94738">
        <w:rPr>
          <w:rFonts w:asciiTheme="minorHAnsi" w:hAnsiTheme="minorHAnsi"/>
        </w:rPr>
        <w:t xml:space="preserve"> [138] Subsequently a redressing of the security imbalance should be looked at if the United States desires to see an improvement in bilateral relations with China on this </w:t>
      </w:r>
      <w:proofErr w:type="gramStart"/>
      <w:r w:rsidRPr="00E94738">
        <w:rPr>
          <w:rFonts w:asciiTheme="minorHAnsi" w:hAnsiTheme="minorHAnsi"/>
        </w:rPr>
        <w:t>front</w:t>
      </w:r>
      <w:proofErr w:type="gramEnd"/>
      <w:r w:rsidRPr="00E94738">
        <w:rPr>
          <w:rFonts w:asciiTheme="minorHAnsi" w:hAnsiTheme="minorHAnsi"/>
        </w:rPr>
        <w:t xml:space="preserve">. </w:t>
      </w:r>
      <w:r w:rsidRPr="00E94738">
        <w:rPr>
          <w:rStyle w:val="StyleBoldUnderline"/>
          <w:rFonts w:asciiTheme="minorHAnsi" w:hAnsiTheme="minorHAnsi"/>
          <w:highlight w:val="yellow"/>
        </w:rPr>
        <w:t>The likelihood however of an anti-American military alliance forming in Latin America is exceedingly slim, because ideology does not play a role in China’s thinking</w:t>
      </w:r>
      <w:r w:rsidRPr="00E94738">
        <w:rPr>
          <w:rFonts w:asciiTheme="minorHAnsi" w:hAnsiTheme="minorHAnsi"/>
        </w:rPr>
        <w:t>. Furthermore as previously mentioned</w:t>
      </w:r>
      <w:r w:rsidRPr="00E94738">
        <w:rPr>
          <w:rStyle w:val="StyleBoldUnderline"/>
          <w:rFonts w:asciiTheme="minorHAnsi" w:hAnsiTheme="minorHAnsi"/>
          <w:highlight w:val="yellow"/>
        </w:rPr>
        <w:t xml:space="preserve">, China does not desire conflict with the U.S, directly or indirectly, </w:t>
      </w:r>
      <w:r w:rsidRPr="00E94738">
        <w:rPr>
          <w:rFonts w:asciiTheme="minorHAnsi" w:hAnsiTheme="minorHAnsi"/>
        </w:rPr>
        <w:t xml:space="preserve">and certainly “will not allow Chavez to make China his ally in battles with Washington.” [139] Therefore, </w:t>
      </w:r>
      <w:r w:rsidRPr="00E94738">
        <w:rPr>
          <w:rStyle w:val="StyleBoldUnderline"/>
          <w:rFonts w:asciiTheme="minorHAnsi" w:hAnsiTheme="minorHAnsi"/>
          <w:highlight w:val="yellow"/>
        </w:rPr>
        <w:t>the U</w:t>
      </w:r>
      <w:r w:rsidRPr="00E94738">
        <w:rPr>
          <w:rFonts w:asciiTheme="minorHAnsi" w:hAnsiTheme="minorHAnsi"/>
          <w:sz w:val="10"/>
        </w:rPr>
        <w:t>nited</w:t>
      </w:r>
      <w:r w:rsidRPr="00E94738">
        <w:rPr>
          <w:rFonts w:asciiTheme="minorHAnsi" w:hAnsiTheme="minorHAnsi"/>
        </w:rPr>
        <w:t xml:space="preserve">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Fonts w:asciiTheme="minorHAnsi" w:hAnsiTheme="minorHAnsi"/>
        </w:rPr>
        <w:t xml:space="preserve"> </w:t>
      </w:r>
      <w:r w:rsidRPr="00E94738">
        <w:rPr>
          <w:rStyle w:val="StyleBoldUnderline"/>
          <w:rFonts w:asciiTheme="minorHAnsi" w:hAnsiTheme="minorHAnsi"/>
          <w:highlight w:val="yellow"/>
        </w:rPr>
        <w:t xml:space="preserve">must </w:t>
      </w:r>
      <w:proofErr w:type="spellStart"/>
      <w:r w:rsidRPr="00E94738">
        <w:rPr>
          <w:rStyle w:val="StyleBoldUnderline"/>
          <w:rFonts w:asciiTheme="minorHAnsi" w:hAnsiTheme="minorHAnsi"/>
          <w:highlight w:val="yellow"/>
        </w:rPr>
        <w:t>realise</w:t>
      </w:r>
      <w:proofErr w:type="spellEnd"/>
      <w:r w:rsidRPr="00E94738">
        <w:rPr>
          <w:rStyle w:val="StyleBoldUnderline"/>
          <w:rFonts w:asciiTheme="minorHAnsi" w:hAnsiTheme="minorHAnsi"/>
          <w:highlight w:val="yellow"/>
        </w:rPr>
        <w:t xml:space="preserve"> that China has no intention of drawing America’s ire in the same way Caracas and Havana have.</w:t>
      </w:r>
    </w:p>
    <w:p w:rsidR="00FB7122" w:rsidRDefault="00FB7122" w:rsidP="00FB7122">
      <w:pPr>
        <w:rPr>
          <w:rFonts w:asciiTheme="minorHAnsi" w:hAnsiTheme="minorHAnsi"/>
        </w:rPr>
      </w:pPr>
    </w:p>
    <w:p w:rsidR="00947D80" w:rsidRPr="00E94738" w:rsidRDefault="00947D80" w:rsidP="00947D80">
      <w:pPr>
        <w:pStyle w:val="Heading3"/>
        <w:rPr>
          <w:rFonts w:asciiTheme="minorHAnsi" w:hAnsiTheme="minorHAnsi"/>
        </w:rPr>
      </w:pPr>
      <w:bookmarkStart w:id="81" w:name="_Toc361218866"/>
      <w:r w:rsidRPr="00E94738">
        <w:rPr>
          <w:rFonts w:asciiTheme="minorHAnsi" w:hAnsiTheme="minorHAnsi"/>
        </w:rPr>
        <w:lastRenderedPageBreak/>
        <w:t>A2:  CHINA ADV. (</w:t>
      </w:r>
      <w:r>
        <w:rPr>
          <w:rFonts w:asciiTheme="minorHAnsi" w:hAnsiTheme="minorHAnsi"/>
        </w:rPr>
        <w:t>no threat)</w:t>
      </w:r>
      <w:bookmarkEnd w:id="81"/>
    </w:p>
    <w:p w:rsidR="00947D80" w:rsidRDefault="00947D80" w:rsidP="00FB7122">
      <w:pPr>
        <w:rPr>
          <w:rFonts w:asciiTheme="minorHAnsi" w:hAnsiTheme="minorHAnsi"/>
        </w:rPr>
      </w:pPr>
    </w:p>
    <w:p w:rsidR="00947D80" w:rsidRDefault="00947D80" w:rsidP="00947D80">
      <w:pPr>
        <w:pStyle w:val="Heading4"/>
      </w:pPr>
      <w:r>
        <w:t xml:space="preserve">China does not have the capability to threaten the United States militarily   </w:t>
      </w:r>
    </w:p>
    <w:p w:rsidR="00947D80" w:rsidRDefault="00947D80" w:rsidP="00947D80">
      <w:proofErr w:type="spellStart"/>
      <w:r w:rsidRPr="00BE1ED7">
        <w:rPr>
          <w:rStyle w:val="StyleStyleBold12pt"/>
        </w:rPr>
        <w:t>Bandow</w:t>
      </w:r>
      <w:proofErr w:type="spellEnd"/>
      <w:r w:rsidRPr="00BE1ED7">
        <w:rPr>
          <w:rStyle w:val="StyleStyleBold12pt"/>
        </w:rPr>
        <w:t xml:space="preserve"> 6-13</w:t>
      </w:r>
      <w:r>
        <w:t xml:space="preserve"> (Doug </w:t>
      </w:r>
      <w:proofErr w:type="spellStart"/>
      <w:r>
        <w:t>Bandow</w:t>
      </w:r>
      <w:proofErr w:type="spellEnd"/>
      <w:r w:rsidRPr="00BE1ED7">
        <w:t xml:space="preserve"> is a senior fellow at the Cato Institute, specializing in foreign policy and civil liberties. He worked as special assistant to President Reagan</w:t>
      </w:r>
      <w:r>
        <w:t xml:space="preserve">, Published June 13, 2013, Accessed: July 9, 2013, </w:t>
      </w:r>
      <w:r w:rsidRPr="00BE1ED7">
        <w:t>No Need to Fear China’s Military Build-Up</w:t>
      </w:r>
      <w:r>
        <w:t xml:space="preserve">, </w:t>
      </w:r>
      <w:r w:rsidRPr="00BE1ED7">
        <w:t>http://www.cato.org/blog/no-need-fear-chinas-military-build</w:t>
      </w:r>
      <w:r>
        <w:t>)//mw</w:t>
      </w:r>
    </w:p>
    <w:p w:rsidR="00947D80" w:rsidRDefault="00947D80" w:rsidP="00947D80">
      <w:pPr>
        <w:rPr>
          <w:sz w:val="12"/>
        </w:rPr>
      </w:pPr>
      <w:r w:rsidRPr="00060EA0">
        <w:rPr>
          <w:rStyle w:val="StyleBoldUnderline"/>
        </w:rPr>
        <w:t>America’s and China’s presidents are meeting amid popular fears that Beijing is set to surpass Washington as the globe’s premier power. However, America’s advantages remain overwhelming, including in military strength</w:t>
      </w:r>
      <w:r>
        <w:t xml:space="preserve">. </w:t>
      </w:r>
      <w:r w:rsidRPr="001A6DE0">
        <w:rPr>
          <w:sz w:val="12"/>
        </w:rPr>
        <w:t xml:space="preserve">¶ </w:t>
      </w:r>
      <w:r>
        <w:t xml:space="preserve">The U.S. Department of Defense recently published its latest report on the Chinese military, warning that the People’s Republic of China “continues to pursue a long-term, comprehensive military modernization program designed to improve the capacity of its armed forces to fight and win short-duration, high-intensity regional military conflict.” </w:t>
      </w:r>
      <w:r w:rsidRPr="001A6DE0">
        <w:rPr>
          <w:sz w:val="12"/>
        </w:rPr>
        <w:t xml:space="preserve">¶ </w:t>
      </w:r>
      <w:r>
        <w:t xml:space="preserve">Beijing’s advances are real. However, as I point out in my latest article on the China-US Focus website, the </w:t>
      </w:r>
      <w:r w:rsidRPr="002E1883">
        <w:rPr>
          <w:rStyle w:val="StyleBoldUnderline"/>
        </w:rPr>
        <w:t>Chinese military poses little threat to America.</w:t>
      </w:r>
      <w:r w:rsidRPr="001A6DE0">
        <w:rPr>
          <w:sz w:val="12"/>
        </w:rPr>
        <w:t xml:space="preserve">¶ </w:t>
      </w:r>
    </w:p>
    <w:p w:rsidR="00947D80" w:rsidRDefault="00947D80" w:rsidP="00FB7122">
      <w:pPr>
        <w:rPr>
          <w:rFonts w:asciiTheme="minorHAnsi" w:hAnsiTheme="minorHAnsi"/>
        </w:rPr>
      </w:pPr>
    </w:p>
    <w:p w:rsidR="00947D80" w:rsidRPr="00E94738" w:rsidRDefault="00947D80" w:rsidP="00FB7122">
      <w:pPr>
        <w:rPr>
          <w:rFonts w:asciiTheme="minorHAnsi" w:hAnsiTheme="minorHAnsi"/>
        </w:rPr>
      </w:pPr>
    </w:p>
    <w:p w:rsidR="003E7B42" w:rsidRPr="00E94738" w:rsidRDefault="003E7B42" w:rsidP="003E7B42">
      <w:pPr>
        <w:pStyle w:val="Heading3"/>
        <w:rPr>
          <w:rFonts w:asciiTheme="minorHAnsi" w:hAnsiTheme="minorHAnsi"/>
        </w:rPr>
      </w:pPr>
      <w:bookmarkStart w:id="82" w:name="_Toc361218867"/>
      <w:r w:rsidRPr="00E94738">
        <w:rPr>
          <w:rFonts w:asciiTheme="minorHAnsi" w:hAnsiTheme="minorHAnsi"/>
        </w:rPr>
        <w:lastRenderedPageBreak/>
        <w:t>A2:  CHINA ADV. (no crowd out)</w:t>
      </w:r>
      <w:bookmarkEnd w:id="82"/>
    </w:p>
    <w:p w:rsidR="003E7B42" w:rsidRPr="00E94738" w:rsidRDefault="003E7B42" w:rsidP="003E7B42">
      <w:pPr>
        <w:rPr>
          <w:rFonts w:asciiTheme="minorHAnsi" w:hAnsiTheme="minorHAnsi"/>
        </w:rPr>
      </w:pPr>
    </w:p>
    <w:p w:rsidR="003E7B42" w:rsidRPr="00E94738" w:rsidRDefault="003E7B42" w:rsidP="003E7B42">
      <w:pPr>
        <w:pStyle w:val="Heading4"/>
        <w:rPr>
          <w:rFonts w:asciiTheme="minorHAnsi" w:hAnsiTheme="minorHAnsi"/>
        </w:rPr>
      </w:pPr>
      <w:r w:rsidRPr="00E94738">
        <w:rPr>
          <w:rFonts w:asciiTheme="minorHAnsi" w:hAnsiTheme="minorHAnsi"/>
        </w:rPr>
        <w:t xml:space="preserve">US-China competition inevitable and Latin America welcomes both options, no </w:t>
      </w:r>
      <w:proofErr w:type="spellStart"/>
      <w:r w:rsidRPr="00E94738">
        <w:rPr>
          <w:rFonts w:asciiTheme="minorHAnsi" w:hAnsiTheme="minorHAnsi"/>
        </w:rPr>
        <w:t>crowdout</w:t>
      </w:r>
      <w:proofErr w:type="spellEnd"/>
    </w:p>
    <w:p w:rsidR="003E7B42" w:rsidRPr="00E94738" w:rsidRDefault="003E7B42" w:rsidP="003E7B42">
      <w:pPr>
        <w:rPr>
          <w:rFonts w:asciiTheme="minorHAnsi" w:hAnsiTheme="minorHAnsi"/>
        </w:rPr>
      </w:pPr>
      <w:proofErr w:type="spellStart"/>
      <w:proofErr w:type="gramStart"/>
      <w:r w:rsidRPr="00E94738">
        <w:rPr>
          <w:rStyle w:val="StyleStyleBold12pt"/>
          <w:rFonts w:asciiTheme="minorHAnsi" w:hAnsiTheme="minorHAnsi"/>
          <w:highlight w:val="yellow"/>
        </w:rPr>
        <w:t>Regenstreif</w:t>
      </w:r>
      <w:proofErr w:type="spellEnd"/>
      <w:r w:rsidRPr="00E94738">
        <w:rPr>
          <w:rStyle w:val="StyleStyleBold12pt"/>
          <w:rFonts w:asciiTheme="minorHAnsi" w:hAnsiTheme="minorHAnsi"/>
          <w:highlight w:val="yellow"/>
        </w:rPr>
        <w:t xml:space="preserve"> 6-12 </w:t>
      </w:r>
      <w:r w:rsidRPr="00E94738">
        <w:rPr>
          <w:rStyle w:val="StyleStyleBold12pt"/>
          <w:rFonts w:asciiTheme="minorHAnsi" w:hAnsiTheme="minorHAnsi"/>
        </w:rPr>
        <w:t>‘13</w:t>
      </w:r>
      <w:r w:rsidRPr="00E94738">
        <w:rPr>
          <w:rFonts w:asciiTheme="minorHAnsi" w:hAnsiTheme="minorHAnsi"/>
        </w:rPr>
        <w:t xml:space="preserve"> Gary </w:t>
      </w:r>
      <w:proofErr w:type="spellStart"/>
      <w:r w:rsidRPr="00E94738">
        <w:rPr>
          <w:rFonts w:asciiTheme="minorHAnsi" w:hAnsiTheme="minorHAnsi"/>
        </w:rPr>
        <w:t>Regenstreif</w:t>
      </w:r>
      <w:proofErr w:type="spellEnd"/>
      <w:r w:rsidRPr="00E94738">
        <w:rPr>
          <w:rFonts w:asciiTheme="minorHAnsi" w:hAnsiTheme="minorHAnsi"/>
        </w:rPr>
        <w:t xml:space="preserve">, editorial liaison to the World Economic Forum, Reuters, </w:t>
      </w:r>
      <w:proofErr w:type="spellStart"/>
      <w:r w:rsidRPr="00E94738">
        <w:rPr>
          <w:rFonts w:asciiTheme="minorHAnsi" w:hAnsiTheme="minorHAnsi"/>
        </w:rPr>
        <w:t>fmr</w:t>
      </w:r>
      <w:proofErr w:type="spellEnd"/>
      <w:r w:rsidRPr="00E94738">
        <w:rPr>
          <w:rFonts w:asciiTheme="minorHAnsi" w:hAnsiTheme="minorHAnsi"/>
        </w:rPr>
        <w:t>.</w:t>
      </w:r>
      <w:proofErr w:type="gramEnd"/>
      <w:r w:rsidRPr="00E94738">
        <w:rPr>
          <w:rFonts w:asciiTheme="minorHAnsi" w:hAnsiTheme="minorHAnsi"/>
        </w:rPr>
        <w:t xml:space="preserve"> Bureau Chief, Caracas, Buenos Aires &amp; Rome, “The Looming US-China rivalry over Latin America,” </w:t>
      </w:r>
      <w:r w:rsidRPr="00E94738">
        <w:rPr>
          <w:rFonts w:asciiTheme="minorHAnsi" w:hAnsiTheme="minorHAnsi"/>
          <w:i/>
        </w:rPr>
        <w:t xml:space="preserve">Reuters, </w:t>
      </w:r>
      <w:r w:rsidRPr="00E94738">
        <w:rPr>
          <w:rFonts w:asciiTheme="minorHAnsi" w:hAnsiTheme="minorHAnsi"/>
        </w:rPr>
        <w:t xml:space="preserve">June 12, 2013, </w:t>
      </w:r>
      <w:hyperlink r:id="rId113" w:history="1">
        <w:r w:rsidRPr="00E94738">
          <w:rPr>
            <w:rStyle w:val="Hyperlink"/>
            <w:rFonts w:asciiTheme="minorHAnsi" w:hAnsiTheme="minorHAnsi"/>
          </w:rPr>
          <w:t>http://blogs.reuters.com/great-debate/2013/06/12/the-looming-u-s-china-rivalry-over-latin-america/</w:t>
        </w:r>
      </w:hyperlink>
      <w:r w:rsidRPr="00E94738">
        <w:rPr>
          <w:rFonts w:asciiTheme="minorHAnsi" w:hAnsiTheme="minorHAnsi"/>
        </w:rPr>
        <w:t xml:space="preserve"> accessed July 9 2013 //PBM</w:t>
      </w:r>
    </w:p>
    <w:p w:rsidR="00345B7B" w:rsidRPr="00E94738" w:rsidRDefault="003E7B42" w:rsidP="003E7B42">
      <w:pPr>
        <w:rPr>
          <w:rFonts w:asciiTheme="minorHAnsi" w:hAnsiTheme="minorHAnsi"/>
        </w:rPr>
      </w:pPr>
      <w:r w:rsidRPr="00E94738">
        <w:rPr>
          <w:rFonts w:asciiTheme="minorHAnsi" w:hAnsiTheme="minorHAnsi"/>
        </w:rPr>
        <w:t xml:space="preserve">Though the U.S. and Chinese presidents heralded a “new model” of cooperation at their weekend summit, a </w:t>
      </w:r>
      <w:r w:rsidRPr="00E94738">
        <w:rPr>
          <w:rStyle w:val="StyleBoldUnderline"/>
          <w:rFonts w:asciiTheme="minorHAnsi" w:hAnsiTheme="minorHAnsi"/>
        </w:rPr>
        <w:t>growing competition looks</w:t>
      </w:r>
      <w:r w:rsidRPr="00E94738">
        <w:rPr>
          <w:rFonts w:asciiTheme="minorHAnsi" w:hAnsiTheme="minorHAnsi"/>
        </w:rPr>
        <w:t xml:space="preserve"> more </w:t>
      </w:r>
      <w:r w:rsidRPr="00E94738">
        <w:rPr>
          <w:rStyle w:val="StyleBoldUnderline"/>
          <w:rFonts w:asciiTheme="minorHAnsi" w:hAnsiTheme="minorHAnsi"/>
        </w:rPr>
        <w:t>likely</w:t>
      </w:r>
      <w:r w:rsidRPr="00E94738">
        <w:rPr>
          <w:rFonts w:asciiTheme="minorHAnsi" w:hAnsiTheme="minorHAnsi"/>
        </w:rPr>
        <w:t xml:space="preserve">. The whirlwind of activity before President Barack Obama met with President Xi </w:t>
      </w:r>
      <w:proofErr w:type="spellStart"/>
      <w:r w:rsidRPr="00E94738">
        <w:rPr>
          <w:rFonts w:asciiTheme="minorHAnsi" w:hAnsiTheme="minorHAnsi"/>
        </w:rPr>
        <w:t>Jinping</w:t>
      </w:r>
      <w:proofErr w:type="spellEnd"/>
      <w:r w:rsidRPr="00E94738">
        <w:rPr>
          <w:rFonts w:asciiTheme="minorHAnsi" w:hAnsiTheme="minorHAnsi"/>
        </w:rPr>
        <w:t xml:space="preserve"> in the California desert revealed that </w:t>
      </w:r>
      <w:r w:rsidRPr="00E94738">
        <w:rPr>
          <w:rStyle w:val="StyleBoldUnderline"/>
          <w:rFonts w:asciiTheme="minorHAnsi" w:hAnsiTheme="minorHAnsi"/>
        </w:rPr>
        <w:t>Beijing and Washington’s sights are set on a similar prize</w:t>
      </w:r>
      <w:r w:rsidRPr="00E94738">
        <w:rPr>
          <w:rFonts w:asciiTheme="minorHAnsi" w:hAnsiTheme="minorHAnsi"/>
        </w:rPr>
        <w:t xml:space="preserve"> — and face differing challenges to attain it.</w:t>
      </w:r>
      <w:r w:rsidRPr="00E94738">
        <w:rPr>
          <w:rFonts w:asciiTheme="minorHAnsi" w:hAnsiTheme="minorHAnsi"/>
          <w:sz w:val="12"/>
        </w:rPr>
        <w:t xml:space="preserve">¶ </w:t>
      </w:r>
      <w:r w:rsidRPr="00E94738">
        <w:rPr>
          <w:rStyle w:val="StyleBoldUnderline"/>
          <w:rFonts w:asciiTheme="minorHAnsi" w:hAnsiTheme="minorHAnsi"/>
        </w:rPr>
        <w:t>Their focus is Latin America and the prize is increased trade and investment opportunities</w:t>
      </w:r>
      <w:r w:rsidRPr="00E94738">
        <w:rPr>
          <w:rFonts w:asciiTheme="minorHAnsi" w:hAnsiTheme="minorHAnsi"/>
        </w:rPr>
        <w:t xml:space="preserve"> in a region where economic reforms have pulled millions out of poverty and into the middle class. </w:t>
      </w:r>
      <w:r w:rsidRPr="00E94738">
        <w:rPr>
          <w:rStyle w:val="StyleBoldUnderline"/>
          <w:rFonts w:asciiTheme="minorHAnsi" w:hAnsiTheme="minorHAnsi"/>
        </w:rPr>
        <w:t>Latin America is rich in the commodities and energy that both China and the United States need</w:t>
      </w:r>
      <w:r w:rsidRPr="00E94738">
        <w:rPr>
          <w:rFonts w:asciiTheme="minorHAnsi" w:hAnsiTheme="minorHAnsi"/>
        </w:rPr>
        <w:t>, largely stable politically and eager to do deals.</w:t>
      </w:r>
      <w:r w:rsidRPr="00E94738">
        <w:rPr>
          <w:rFonts w:asciiTheme="minorHAnsi" w:hAnsiTheme="minorHAnsi"/>
          <w:sz w:val="12"/>
        </w:rPr>
        <w:t xml:space="preserve">¶ </w:t>
      </w:r>
      <w:r w:rsidRPr="00E94738">
        <w:rPr>
          <w:rFonts w:asciiTheme="minorHAnsi" w:hAnsiTheme="minorHAnsi"/>
        </w:rPr>
        <w:t>Consider the travel itinerary: Obama visited Mexico and Costa Rica last month. Vice President Joe Biden recently went to Colombia, Trinidad and Tobago and Brazil. Chile’s president paid Obama a visit last week, Peru’s leader arrived Tuesday and Brazil’s is due in October.</w:t>
      </w:r>
      <w:r w:rsidRPr="00E94738">
        <w:rPr>
          <w:rFonts w:asciiTheme="minorHAnsi" w:hAnsiTheme="minorHAnsi"/>
          <w:sz w:val="12"/>
        </w:rPr>
        <w:t xml:space="preserve">¶ </w:t>
      </w:r>
      <w:r w:rsidRPr="00E94738">
        <w:rPr>
          <w:rFonts w:asciiTheme="minorHAnsi" w:hAnsiTheme="minorHAnsi"/>
        </w:rPr>
        <w:t>Meanwhile, just after Biden left Trinidad, Xi arrived, part of a tour that also took him to Costa Rica and Mexico to promote trade and cooperation.</w:t>
      </w:r>
      <w:r w:rsidRPr="00E94738">
        <w:rPr>
          <w:rFonts w:asciiTheme="minorHAnsi" w:hAnsiTheme="minorHAnsi"/>
          <w:sz w:val="12"/>
        </w:rPr>
        <w:t xml:space="preserve">¶ </w:t>
      </w:r>
      <w:r w:rsidRPr="00E94738">
        <w:rPr>
          <w:rFonts w:asciiTheme="minorHAnsi" w:hAnsiTheme="minorHAnsi"/>
        </w:rPr>
        <w:t>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r w:rsidRPr="00E94738">
        <w:rPr>
          <w:rFonts w:asciiTheme="minorHAnsi" w:hAnsiTheme="minorHAnsi"/>
          <w:sz w:val="12"/>
        </w:rPr>
        <w:t xml:space="preserve">¶ </w:t>
      </w:r>
      <w:r w:rsidRPr="00E94738">
        <w:rPr>
          <w:rFonts w:asciiTheme="minorHAnsi" w:hAnsiTheme="minorHAnsi"/>
        </w:rPr>
        <w:t>“</w:t>
      </w:r>
      <w:r w:rsidRPr="00E94738">
        <w:rPr>
          <w:rStyle w:val="StyleBoldUnderline"/>
          <w:rFonts w:asciiTheme="minorHAnsi" w:hAnsiTheme="minorHAnsi"/>
        </w:rPr>
        <w:t>There is a more energetic [U.S.] tone, a more optimistic mood about economic agenda in second term than [the] first</w:t>
      </w:r>
      <w:r w:rsidRPr="00E94738">
        <w:rPr>
          <w:rFonts w:asciiTheme="minorHAnsi" w:hAnsiTheme="minorHAnsi"/>
        </w:rPr>
        <w:t xml:space="preserve"> </w:t>
      </w:r>
      <w:r w:rsidRPr="00E94738">
        <w:rPr>
          <w:rStyle w:val="StyleBoldUnderline"/>
          <w:rFonts w:asciiTheme="minorHAnsi" w:hAnsiTheme="minorHAnsi"/>
        </w:rPr>
        <w:t>time</w:t>
      </w:r>
      <w:r w:rsidRPr="00E94738">
        <w:rPr>
          <w:rFonts w:asciiTheme="minorHAnsi" w:hAnsiTheme="minorHAnsi"/>
        </w:rPr>
        <w:t xml:space="preserve">,” Michael Shifter, president of the Inter-American Dialogue, a Washington policy group, told me. “There’s something happening in the region and </w:t>
      </w:r>
      <w:r w:rsidRPr="00E94738">
        <w:rPr>
          <w:rStyle w:val="StyleBoldUnderline"/>
          <w:rFonts w:asciiTheme="minorHAnsi" w:hAnsiTheme="minorHAnsi"/>
        </w:rPr>
        <w:t>the U.S. wants to be part of it</w:t>
      </w:r>
      <w:r w:rsidRPr="00E94738">
        <w:rPr>
          <w:rFonts w:asciiTheme="minorHAnsi" w:hAnsiTheme="minorHAnsi"/>
        </w:rPr>
        <w:t xml:space="preserve">. Whether there’s a well-thought-out vision or policy remains a question. But </w:t>
      </w:r>
      <w:r w:rsidRPr="00E94738">
        <w:rPr>
          <w:rStyle w:val="StyleBoldUnderline"/>
          <w:rFonts w:asciiTheme="minorHAnsi" w:hAnsiTheme="minorHAnsi"/>
        </w:rPr>
        <w:t>there is more of an affirmation of the region and a willingness to engage</w:t>
      </w:r>
      <w:r w:rsidRPr="00E94738">
        <w:rPr>
          <w:rFonts w:asciiTheme="minorHAnsi" w:hAnsiTheme="minorHAnsi"/>
        </w:rPr>
        <w:t>.”</w:t>
      </w:r>
      <w:r w:rsidRPr="00E94738">
        <w:rPr>
          <w:rFonts w:asciiTheme="minorHAnsi" w:hAnsiTheme="minorHAnsi"/>
          <w:sz w:val="12"/>
        </w:rPr>
        <w:t xml:space="preserve">¶ </w:t>
      </w:r>
      <w:r w:rsidRPr="00E94738">
        <w:rPr>
          <w:rStyle w:val="StyleBoldUnderline"/>
          <w:rFonts w:asciiTheme="minorHAnsi" w:hAnsiTheme="minorHAnsi"/>
        </w:rPr>
        <w:t>The United States, Latin America’s largest trading partner</w:t>
      </w:r>
      <w:r w:rsidRPr="00E94738">
        <w:rPr>
          <w:rFonts w:asciiTheme="minorHAnsi" w:hAnsiTheme="minorHAnsi"/>
        </w:rPr>
        <w:t xml:space="preserve"> throughout much of its history, </w:t>
      </w:r>
      <w:r w:rsidRPr="00E94738">
        <w:rPr>
          <w:rStyle w:val="StyleBoldUnderline"/>
          <w:rFonts w:asciiTheme="minorHAnsi" w:hAnsiTheme="minorHAnsi"/>
        </w:rPr>
        <w:t>still retains this position</w:t>
      </w:r>
      <w:r w:rsidRPr="00E94738">
        <w:rPr>
          <w:rFonts w:asciiTheme="minorHAnsi" w:hAnsiTheme="minorHAnsi"/>
        </w:rPr>
        <w:t xml:space="preserve">. </w:t>
      </w:r>
      <w:r w:rsidRPr="00E94738">
        <w:rPr>
          <w:rStyle w:val="StyleBoldUnderline"/>
          <w:rFonts w:asciiTheme="minorHAnsi" w:hAnsiTheme="minorHAnsi"/>
        </w:rPr>
        <w:t>Washington has now signed free trade agreements with more than a third of the hemisphere’s nations and annually exchanges more than $800 billion in goods and services with Latin America</w:t>
      </w:r>
      <w:r w:rsidRPr="00E94738">
        <w:rPr>
          <w:rFonts w:asciiTheme="minorHAnsi" w:hAnsiTheme="minorHAnsi"/>
        </w:rPr>
        <w:t xml:space="preserve"> — </w:t>
      </w:r>
      <w:r w:rsidRPr="00E94738">
        <w:rPr>
          <w:rStyle w:val="StyleBoldUnderline"/>
          <w:rFonts w:asciiTheme="minorHAnsi" w:hAnsiTheme="minorHAnsi"/>
        </w:rPr>
        <w:t>more than three times the region’s commerce with China</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sz w:val="12"/>
        </w:rPr>
        <w:t xml:space="preserve"> </w:t>
      </w:r>
      <w:r w:rsidRPr="00E94738">
        <w:rPr>
          <w:rFonts w:asciiTheme="minorHAnsi" w:hAnsiTheme="minorHAnsi"/>
        </w:rPr>
        <w:t>In Obama’s first term, however, the administration was widely viewed as neglecting Latin America. And China has moved in fast.</w:t>
      </w:r>
      <w:r w:rsidRPr="00E94738">
        <w:rPr>
          <w:rFonts w:asciiTheme="minorHAnsi" w:hAnsiTheme="minorHAnsi"/>
          <w:sz w:val="12"/>
        </w:rPr>
        <w:t xml:space="preserve">¶ </w:t>
      </w:r>
      <w:r w:rsidRPr="00E94738">
        <w:rPr>
          <w:rFonts w:asciiTheme="minorHAnsi" w:hAnsiTheme="minorHAnsi"/>
        </w:rPr>
        <w:t>China built its annual trade with the region from virtually nothing in 2000 to about $260 billion in 2012. In 2009, it overtook the United States as the largest trading partner of Brazil, the region’s powerhouse — largely through massive purchases of iron ore and soy.</w:t>
      </w:r>
      <w:r w:rsidRPr="00E94738">
        <w:rPr>
          <w:rFonts w:asciiTheme="minorHAnsi" w:hAnsiTheme="minorHAnsi"/>
          <w:sz w:val="12"/>
        </w:rPr>
        <w:t xml:space="preserve">¶ </w:t>
      </w:r>
      <w:r w:rsidRPr="00E94738">
        <w:rPr>
          <w:rFonts w:asciiTheme="minorHAnsi" w:hAnsiTheme="minorHAnsi"/>
        </w:rPr>
        <w:t>Other data is telling: In 1995, for example, the United States accounted for 37 percent of Brazil’s foreign direct investment. That dropped to 10 percent in 2011, according to the Council of the Americas, which seeks to foster hemispheric ties.</w:t>
      </w:r>
      <w:r w:rsidRPr="00E94738">
        <w:rPr>
          <w:rFonts w:asciiTheme="minorHAnsi" w:hAnsiTheme="minorHAnsi"/>
          <w:sz w:val="12"/>
        </w:rPr>
        <w:t xml:space="preserve">¶ </w:t>
      </w:r>
      <w:r w:rsidRPr="00E94738">
        <w:rPr>
          <w:rStyle w:val="StyleBoldUnderline"/>
          <w:rFonts w:asciiTheme="minorHAnsi" w:hAnsiTheme="minorHAnsi"/>
        </w:rPr>
        <w:t>Washington’s renewed ardor is</w:t>
      </w:r>
      <w:r w:rsidRPr="00E94738">
        <w:rPr>
          <w:rFonts w:asciiTheme="minorHAnsi" w:hAnsiTheme="minorHAnsi"/>
        </w:rPr>
        <w:t xml:space="preserve"> at least partly </w:t>
      </w:r>
      <w:r w:rsidRPr="00E94738">
        <w:rPr>
          <w:rStyle w:val="StyleBoldUnderline"/>
          <w:rFonts w:asciiTheme="minorHAnsi" w:hAnsiTheme="minorHAnsi"/>
        </w:rPr>
        <w:t>because of the fear that China will repeat in Latin America the economic success it has built in Africa</w:t>
      </w:r>
      <w:r w:rsidRPr="00E94738">
        <w:rPr>
          <w:rFonts w:asciiTheme="minorHAnsi" w:hAnsiTheme="minorHAnsi"/>
        </w:rPr>
        <w:t>. China has been able to present itself as a benevolent partner there, which has played well against the West’s history of meddling in domestic affairs.</w:t>
      </w:r>
      <w:r w:rsidRPr="00E94738">
        <w:rPr>
          <w:rFonts w:asciiTheme="minorHAnsi" w:hAnsiTheme="minorHAnsi"/>
          <w:sz w:val="12"/>
        </w:rPr>
        <w:t xml:space="preserve">¶ </w:t>
      </w:r>
      <w:r w:rsidRPr="00E94738">
        <w:rPr>
          <w:rFonts w:asciiTheme="minorHAnsi" w:hAnsiTheme="minorHAnsi"/>
        </w:rPr>
        <w:t>“</w:t>
      </w:r>
      <w:r w:rsidRPr="00E94738">
        <w:rPr>
          <w:rStyle w:val="StyleBoldUnderline"/>
          <w:rFonts w:asciiTheme="minorHAnsi" w:hAnsiTheme="minorHAnsi"/>
        </w:rPr>
        <w:t>It’s about influence and leverage</w:t>
      </w:r>
      <w:r w:rsidRPr="00E94738">
        <w:rPr>
          <w:rFonts w:asciiTheme="minorHAnsi" w:hAnsiTheme="minorHAnsi"/>
        </w:rPr>
        <w:t>,” said Eric Farnsworth, vice president of the Council of the Americas, “…The region matured and expects to be treated in real partnership rather than [in the] patronizing way it happened in the past.”</w:t>
      </w:r>
      <w:r w:rsidRPr="00E94738">
        <w:rPr>
          <w:rFonts w:asciiTheme="minorHAnsi" w:hAnsiTheme="minorHAnsi"/>
          <w:sz w:val="12"/>
        </w:rPr>
        <w:t xml:space="preserve">¶ </w:t>
      </w:r>
      <w:proofErr w:type="gramStart"/>
      <w:r w:rsidRPr="00E94738">
        <w:rPr>
          <w:rFonts w:asciiTheme="minorHAnsi" w:hAnsiTheme="minorHAnsi"/>
        </w:rPr>
        <w:t>The</w:t>
      </w:r>
      <w:proofErr w:type="gramEnd"/>
      <w:r w:rsidRPr="00E94738">
        <w:rPr>
          <w:rFonts w:asciiTheme="minorHAnsi" w:hAnsiTheme="minorHAnsi"/>
        </w:rPr>
        <w:t xml:space="preserv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r w:rsidRPr="00E94738">
        <w:rPr>
          <w:rFonts w:asciiTheme="minorHAnsi" w:hAnsiTheme="minorHAnsi"/>
          <w:sz w:val="12"/>
        </w:rPr>
        <w:t xml:space="preserve">¶ </w:t>
      </w:r>
      <w:r w:rsidRPr="00E94738">
        <w:rPr>
          <w:rFonts w:asciiTheme="minorHAnsi" w:hAnsiTheme="minorHAnsi"/>
        </w:rPr>
        <w:t>China, meanwhile, is largely viewed in the region as unencumbered by ideology. It approaches opportunities almost exclusively on commercial terms there.</w:t>
      </w:r>
      <w:r w:rsidRPr="00E94738">
        <w:rPr>
          <w:rFonts w:asciiTheme="minorHAnsi" w:hAnsiTheme="minorHAnsi"/>
          <w:sz w:val="12"/>
        </w:rPr>
        <w:t xml:space="preserve">¶ </w:t>
      </w:r>
      <w:r w:rsidRPr="00E94738">
        <w:rPr>
          <w:rFonts w:asciiTheme="minorHAnsi" w:hAnsiTheme="minorHAnsi"/>
        </w:rPr>
        <w:t>Biden, in a May 29 speech in Rio de Janeiro, gushed about the progress made by Latin America and trumpeted the region’s growing international stature.</w:t>
      </w:r>
      <w:r w:rsidRPr="00E94738">
        <w:rPr>
          <w:rFonts w:asciiTheme="minorHAnsi" w:hAnsiTheme="minorHAnsi"/>
          <w:sz w:val="12"/>
        </w:rPr>
        <w:t xml:space="preserve">¶ </w:t>
      </w:r>
      <w:r w:rsidRPr="00E94738">
        <w:rPr>
          <w:rFonts w:asciiTheme="minorHAnsi" w:hAnsiTheme="minorHAnsi"/>
        </w:rPr>
        <w:t xml:space="preserve">“In the U.S.,” Biden said, “the discussion is no longer what it was when I was first elected as a young man: What could we do for the Americas? That’s long since gone. The issue now is: What can we do together? </w:t>
      </w:r>
      <w:r w:rsidRPr="00E94738">
        <w:rPr>
          <w:rStyle w:val="StyleBoldUnderline"/>
          <w:rFonts w:asciiTheme="minorHAnsi" w:hAnsiTheme="minorHAnsi"/>
        </w:rPr>
        <w:t>We want to engage more. We think there’s great opportunity. We’re optimistic</w:t>
      </w:r>
      <w:r w:rsidRPr="00E94738">
        <w:rPr>
          <w:rFonts w:asciiTheme="minorHAnsi" w:hAnsiTheme="minorHAnsi"/>
        </w:rPr>
        <w:t>.”</w:t>
      </w:r>
      <w:r w:rsidRPr="00E94738">
        <w:rPr>
          <w:rFonts w:asciiTheme="minorHAnsi" w:hAnsiTheme="minorHAnsi"/>
          <w:sz w:val="12"/>
        </w:rPr>
        <w:t xml:space="preserve">¶ </w:t>
      </w:r>
      <w:proofErr w:type="gramStart"/>
      <w:r w:rsidRPr="00E94738">
        <w:rPr>
          <w:rStyle w:val="StyleBoldUnderline"/>
          <w:rFonts w:asciiTheme="minorHAnsi" w:hAnsiTheme="minorHAnsi"/>
        </w:rPr>
        <w:t>As</w:t>
      </w:r>
      <w:proofErr w:type="gramEnd"/>
      <w:r w:rsidRPr="00E94738">
        <w:rPr>
          <w:rStyle w:val="StyleBoldUnderline"/>
          <w:rFonts w:asciiTheme="minorHAnsi" w:hAnsiTheme="minorHAnsi"/>
        </w:rPr>
        <w:t xml:space="preserve"> with many new starts, a recognition of past mistakes is in order</w:t>
      </w:r>
      <w:r w:rsidRPr="00E94738">
        <w:rPr>
          <w:rFonts w:asciiTheme="minorHAnsi" w:hAnsiTheme="minorHAnsi"/>
        </w:rPr>
        <w:t xml:space="preserve">. “For many in Brazil,” Biden said, “the United States doesn’t start with a clean slate. There’s some good reason for that skepticism. That skepticism still exists and it’s understandable. But the world has changed. </w:t>
      </w:r>
      <w:r w:rsidRPr="00E94738">
        <w:rPr>
          <w:rStyle w:val="StyleBoldUnderline"/>
          <w:rFonts w:asciiTheme="minorHAnsi" w:hAnsiTheme="minorHAnsi"/>
        </w:rPr>
        <w:t>We’re moving past old alignments, leaving behind old suspicions and building new relationships</w:t>
      </w:r>
      <w:r w:rsidRPr="00E94738">
        <w:rPr>
          <w:rFonts w:asciiTheme="minorHAnsi" w:hAnsiTheme="minorHAnsi"/>
        </w:rPr>
        <w:t>.”</w:t>
      </w:r>
      <w:r w:rsidRPr="00E94738">
        <w:rPr>
          <w:rFonts w:asciiTheme="minorHAnsi" w:hAnsiTheme="minorHAnsi"/>
          <w:sz w:val="12"/>
        </w:rPr>
        <w:t xml:space="preserve">¶ </w:t>
      </w:r>
      <w:r w:rsidRPr="00E94738">
        <w:rPr>
          <w:rFonts w:asciiTheme="minorHAnsi" w:hAnsiTheme="minorHAnsi"/>
        </w:rPr>
        <w:t xml:space="preserve">China has particular interest in Mexico, the region’s second-largest market. Beijing has been competing with Mexico to supply the U.S. market with </w:t>
      </w:r>
    </w:p>
    <w:p w:rsidR="00345B7B" w:rsidRPr="00E94738" w:rsidRDefault="00345B7B" w:rsidP="003E7B42">
      <w:pPr>
        <w:rPr>
          <w:rFonts w:asciiTheme="minorHAnsi" w:hAnsiTheme="minorHAnsi"/>
        </w:rPr>
      </w:pPr>
    </w:p>
    <w:p w:rsidR="00345B7B" w:rsidRPr="00E94738" w:rsidRDefault="00345B7B" w:rsidP="003E7B42">
      <w:pPr>
        <w:rPr>
          <w:rFonts w:asciiTheme="minorHAnsi" w:hAnsiTheme="minorHAnsi"/>
          <w:i/>
          <w:sz w:val="28"/>
        </w:rPr>
      </w:pPr>
      <w:r w:rsidRPr="00E94738">
        <w:rPr>
          <w:rFonts w:asciiTheme="minorHAnsi" w:hAnsiTheme="minorHAnsi"/>
          <w:i/>
          <w:sz w:val="28"/>
        </w:rPr>
        <w:t>CONTINUES…</w:t>
      </w:r>
    </w:p>
    <w:p w:rsidR="00345B7B" w:rsidRPr="00E94738" w:rsidRDefault="00345B7B" w:rsidP="00345B7B">
      <w:pPr>
        <w:pStyle w:val="Heading3"/>
        <w:rPr>
          <w:rFonts w:asciiTheme="minorHAnsi" w:hAnsiTheme="minorHAnsi"/>
        </w:rPr>
      </w:pPr>
      <w:bookmarkStart w:id="83" w:name="_Toc361218868"/>
      <w:r w:rsidRPr="00E94738">
        <w:rPr>
          <w:rFonts w:asciiTheme="minorHAnsi" w:hAnsiTheme="minorHAnsi"/>
        </w:rPr>
        <w:lastRenderedPageBreak/>
        <w:t>A2:  CHINA ADV. (no crowd out)</w:t>
      </w:r>
      <w:bookmarkEnd w:id="83"/>
    </w:p>
    <w:p w:rsidR="003E7B42" w:rsidRPr="00E94738" w:rsidRDefault="003E7B42" w:rsidP="003E7B42">
      <w:pPr>
        <w:rPr>
          <w:rFonts w:asciiTheme="minorHAnsi" w:hAnsiTheme="minorHAnsi"/>
          <w:sz w:val="12"/>
        </w:rPr>
      </w:pPr>
      <w:proofErr w:type="gramStart"/>
      <w:r w:rsidRPr="00E94738">
        <w:rPr>
          <w:rFonts w:asciiTheme="minorHAnsi" w:hAnsiTheme="minorHAnsi"/>
        </w:rPr>
        <w:t>manufactured</w:t>
      </w:r>
      <w:proofErr w:type="gramEnd"/>
      <w:r w:rsidRPr="00E94738">
        <w:rPr>
          <w:rFonts w:asciiTheme="minorHAnsi" w:hAnsiTheme="minorHAnsi"/>
        </w:rPr>
        <w:t xml:space="preserve"> goods. But China is now looking to work with Mexico City — investing in infrastructure, mining and energy because of the expected reforms that would open the oil industry to foreign investment</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sz w:val="12"/>
        </w:rPr>
        <w:t xml:space="preserve"> </w:t>
      </w:r>
      <w:r w:rsidRPr="00E94738">
        <w:rPr>
          <w:rFonts w:asciiTheme="minorHAnsi" w:hAnsiTheme="minorHAnsi"/>
        </w:rPr>
        <w:t>There are obstacles ahead. One irritation that President Enrique Peña Nieto shared with Xi is that though Mexico posted a trade surplus with its global partners, it ran a big deficit with China.</w:t>
      </w:r>
      <w:r w:rsidRPr="00E94738">
        <w:rPr>
          <w:rFonts w:asciiTheme="minorHAnsi" w:hAnsiTheme="minorHAnsi"/>
          <w:sz w:val="12"/>
        </w:rPr>
        <w:t xml:space="preserve">¶ </w:t>
      </w:r>
      <w:r w:rsidRPr="00E94738">
        <w:rPr>
          <w:rStyle w:val="StyleBoldUnderline"/>
          <w:rFonts w:asciiTheme="minorHAnsi" w:hAnsiTheme="minorHAnsi"/>
        </w:rPr>
        <w:t>China is</w:t>
      </w:r>
      <w:r w:rsidRPr="00E94738">
        <w:rPr>
          <w:rFonts w:asciiTheme="minorHAnsi" w:hAnsiTheme="minorHAnsi"/>
        </w:rPr>
        <w:t xml:space="preserve"> looking for even more however. It is </w:t>
      </w:r>
      <w:r w:rsidRPr="00E94738">
        <w:rPr>
          <w:rStyle w:val="StyleBoldUnderline"/>
          <w:rFonts w:asciiTheme="minorHAnsi" w:hAnsiTheme="minorHAnsi"/>
        </w:rPr>
        <w:t>eager to pursue a free trade agreement with Mexico, but Mexico</w:t>
      </w:r>
      <w:r w:rsidRPr="00E94738">
        <w:rPr>
          <w:rFonts w:asciiTheme="minorHAnsi" w:hAnsiTheme="minorHAnsi"/>
        </w:rPr>
        <w:t xml:space="preserve"> City </w:t>
      </w:r>
      <w:r w:rsidRPr="00E94738">
        <w:rPr>
          <w:rStyle w:val="StyleBoldUnderline"/>
          <w:rFonts w:asciiTheme="minorHAnsi" w:hAnsiTheme="minorHAnsi"/>
        </w:rPr>
        <w:t>said last week it was too soon</w:t>
      </w:r>
      <w:r w:rsidRPr="00E94738">
        <w:rPr>
          <w:rFonts w:asciiTheme="minorHAnsi" w:hAnsiTheme="minorHAnsi"/>
        </w:rPr>
        <w:t xml:space="preserve">. Meanwhile, </w:t>
      </w:r>
      <w:r w:rsidRPr="00E94738">
        <w:rPr>
          <w:rStyle w:val="StyleBoldUnderline"/>
          <w:rFonts w:asciiTheme="minorHAnsi" w:hAnsiTheme="minorHAnsi"/>
        </w:rPr>
        <w:t>Mexico’s trade with the United States continues to flourish and it is due to displace Canada as the largest U.S. trade partner by the end of the decade</w:t>
      </w:r>
      <w:r w:rsidRPr="00E94738">
        <w:rPr>
          <w:rFonts w:asciiTheme="minorHAnsi" w:hAnsiTheme="minorHAnsi"/>
        </w:rPr>
        <w:t>, according to the Dialogue.</w:t>
      </w:r>
      <w:r w:rsidRPr="00E94738">
        <w:rPr>
          <w:rFonts w:asciiTheme="minorHAnsi" w:hAnsiTheme="minorHAnsi"/>
          <w:sz w:val="12"/>
        </w:rPr>
        <w:t xml:space="preserve">¶ </w:t>
      </w:r>
      <w:r w:rsidRPr="00E94738">
        <w:rPr>
          <w:rFonts w:asciiTheme="minorHAnsi" w:hAnsiTheme="minorHAnsi"/>
        </w:rPr>
        <w:t>China is also considering joining negotiations for the Trans-Pacific Partnership agreement, which aims to boost trade among the Americas, Asia and Australia. The talks include the United States, Canada and other major economies on the Pacific rim</w:t>
      </w:r>
      <w:proofErr w:type="gramStart"/>
      <w:r w:rsidRPr="00E94738">
        <w:rPr>
          <w:rFonts w:asciiTheme="minorHAnsi" w:hAnsiTheme="minorHAnsi"/>
        </w:rPr>
        <w:t>.</w:t>
      </w:r>
      <w:r w:rsidRPr="00E94738">
        <w:rPr>
          <w:rFonts w:asciiTheme="minorHAnsi" w:hAnsiTheme="minorHAnsi"/>
          <w:sz w:val="12"/>
        </w:rPr>
        <w:t>¶</w:t>
      </w:r>
      <w:proofErr w:type="gramEnd"/>
      <w:r w:rsidRPr="00E94738">
        <w:rPr>
          <w:rFonts w:asciiTheme="minorHAnsi" w:hAnsiTheme="minorHAnsi"/>
          <w:sz w:val="12"/>
        </w:rPr>
        <w:t xml:space="preserve"> </w:t>
      </w:r>
      <w:r w:rsidRPr="00E94738">
        <w:rPr>
          <w:rFonts w:asciiTheme="minorHAnsi" w:hAnsiTheme="minorHAnsi"/>
        </w:rPr>
        <w:t xml:space="preserve">Each superpower also brings baggage to the region. </w:t>
      </w:r>
      <w:r w:rsidRPr="00E94738">
        <w:rPr>
          <w:rStyle w:val="StyleBoldUnderline"/>
          <w:rFonts w:asciiTheme="minorHAnsi" w:hAnsiTheme="minorHAnsi"/>
        </w:rPr>
        <w:t>Washington still seeks to exert pressure on its partners.</w:t>
      </w:r>
      <w:r w:rsidRPr="00E94738">
        <w:rPr>
          <w:rFonts w:asciiTheme="minorHAnsi" w:hAnsiTheme="minorHAnsi"/>
        </w:rPr>
        <w:t xml:space="preserve"> It has told Brazil, for example, that it has the responsibility to use its leverage with others, such as Iran. Meanwhile, “</w:t>
      </w:r>
      <w:r w:rsidRPr="00E94738">
        <w:rPr>
          <w:rStyle w:val="StyleBoldUnderline"/>
          <w:rFonts w:asciiTheme="minorHAnsi" w:hAnsiTheme="minorHAnsi"/>
        </w:rPr>
        <w:t>Chinese investment</w:t>
      </w:r>
      <w:r w:rsidRPr="00E94738">
        <w:rPr>
          <w:rFonts w:asciiTheme="minorHAnsi" w:hAnsiTheme="minorHAnsi"/>
        </w:rPr>
        <w:t>,” Farnsworth said, “</w:t>
      </w:r>
      <w:r w:rsidRPr="00E94738">
        <w:rPr>
          <w:rStyle w:val="StyleBoldUnderline"/>
          <w:rFonts w:asciiTheme="minorHAnsi" w:hAnsiTheme="minorHAnsi"/>
        </w:rPr>
        <w:t>doesn’t always bring with it good governance practices or anti corruption or environmental concerns</w:t>
      </w:r>
      <w:r w:rsidRPr="00E94738">
        <w:rPr>
          <w:rFonts w:asciiTheme="minorHAnsi" w:hAnsiTheme="minorHAnsi"/>
        </w:rPr>
        <w:t>.”</w:t>
      </w:r>
      <w:r w:rsidRPr="00E94738">
        <w:rPr>
          <w:rFonts w:asciiTheme="minorHAnsi" w:hAnsiTheme="minorHAnsi"/>
          <w:sz w:val="12"/>
        </w:rPr>
        <w:t xml:space="preserve">¶ </w:t>
      </w:r>
      <w:proofErr w:type="gramStart"/>
      <w:r w:rsidRPr="00E94738">
        <w:rPr>
          <w:rFonts w:asciiTheme="minorHAnsi" w:hAnsiTheme="minorHAnsi"/>
        </w:rPr>
        <w:t>The</w:t>
      </w:r>
      <w:proofErr w:type="gramEnd"/>
      <w:r w:rsidRPr="00E94738">
        <w:rPr>
          <w:rFonts w:asciiTheme="minorHAnsi" w:hAnsiTheme="minorHAnsi"/>
        </w:rPr>
        <w:t xml:space="preserve"> different approaches suit Latin America just fine as it looks for continued growth. “</w:t>
      </w:r>
      <w:r w:rsidRPr="00E94738">
        <w:rPr>
          <w:rStyle w:val="StyleBoldUnderline"/>
          <w:rFonts w:asciiTheme="minorHAnsi" w:hAnsiTheme="minorHAnsi"/>
        </w:rPr>
        <w:t>Latin Americas welcomes being courted by both superpowers</w:t>
      </w:r>
      <w:r w:rsidRPr="00E94738">
        <w:rPr>
          <w:rFonts w:asciiTheme="minorHAnsi" w:hAnsiTheme="minorHAnsi"/>
        </w:rPr>
        <w:t>,” Shifter explained.</w:t>
      </w:r>
      <w:r w:rsidRPr="00E94738">
        <w:rPr>
          <w:rFonts w:asciiTheme="minorHAnsi" w:hAnsiTheme="minorHAnsi"/>
          <w:sz w:val="12"/>
        </w:rPr>
        <w:t xml:space="preserve">¶ </w:t>
      </w:r>
      <w:r w:rsidRPr="00E94738">
        <w:rPr>
          <w:rFonts w:asciiTheme="minorHAnsi" w:hAnsiTheme="minorHAnsi"/>
        </w:rPr>
        <w:t xml:space="preserve">Just as </w:t>
      </w:r>
      <w:r w:rsidRPr="00E94738">
        <w:rPr>
          <w:rStyle w:val="StyleBoldUnderline"/>
          <w:rFonts w:asciiTheme="minorHAnsi" w:hAnsiTheme="minorHAnsi"/>
        </w:rPr>
        <w:t>Latin America doesn’t want to rely too much on the United States, it also now doesn’t want to depend too much on Beijing</w:t>
      </w:r>
      <w:r w:rsidRPr="00E94738">
        <w:rPr>
          <w:rFonts w:asciiTheme="minorHAnsi" w:hAnsiTheme="minorHAnsi"/>
        </w:rPr>
        <w:t xml:space="preserve">, particularly </w:t>
      </w:r>
      <w:r w:rsidRPr="00E94738">
        <w:rPr>
          <w:rStyle w:val="StyleBoldUnderline"/>
          <w:rFonts w:asciiTheme="minorHAnsi" w:hAnsiTheme="minorHAnsi"/>
        </w:rPr>
        <w:t>in light of the China’s current economic slowdown</w:t>
      </w:r>
      <w:r w:rsidRPr="00E94738">
        <w:rPr>
          <w:rFonts w:asciiTheme="minorHAnsi" w:hAnsiTheme="minorHAnsi"/>
        </w:rPr>
        <w:t>.</w:t>
      </w:r>
      <w:r w:rsidRPr="00E94738">
        <w:rPr>
          <w:rFonts w:asciiTheme="minorHAnsi" w:hAnsiTheme="minorHAnsi"/>
          <w:sz w:val="12"/>
        </w:rPr>
        <w:t xml:space="preserve">¶ </w:t>
      </w:r>
      <w:r w:rsidRPr="00E94738">
        <w:rPr>
          <w:rFonts w:asciiTheme="minorHAnsi" w:hAnsiTheme="minorHAnsi"/>
        </w:rPr>
        <w:t>“</w:t>
      </w:r>
      <w:r w:rsidRPr="00E94738">
        <w:rPr>
          <w:rStyle w:val="StyleBoldUnderline"/>
          <w:rFonts w:asciiTheme="minorHAnsi" w:hAnsiTheme="minorHAnsi"/>
        </w:rPr>
        <w:t>It gives them options</w:t>
      </w:r>
      <w:r w:rsidRPr="00E94738">
        <w:rPr>
          <w:rFonts w:asciiTheme="minorHAnsi" w:hAnsiTheme="minorHAnsi"/>
        </w:rPr>
        <w:t>,” Shifter said about the different dynamics in play. “The U.S. relationship comes with more complications. The Chinese one comes strictly on the economic question. They’re very targeted, strategic in areas they want to support</w:t>
      </w:r>
      <w:proofErr w:type="gramStart"/>
      <w:r w:rsidRPr="00E94738">
        <w:rPr>
          <w:rFonts w:asciiTheme="minorHAnsi" w:hAnsiTheme="minorHAnsi"/>
        </w:rPr>
        <w:t xml:space="preserve">. </w:t>
      </w:r>
      <w:proofErr w:type="gramEnd"/>
      <w:r w:rsidRPr="00E94738">
        <w:rPr>
          <w:rFonts w:asciiTheme="minorHAnsi" w:hAnsiTheme="minorHAnsi"/>
        </w:rPr>
        <w:t xml:space="preserve">They have a specific agenda. The U.S. agenda is more diffuse. </w:t>
      </w:r>
      <w:r w:rsidRPr="00E94738">
        <w:rPr>
          <w:rStyle w:val="StyleBoldUnderline"/>
          <w:rFonts w:asciiTheme="minorHAnsi" w:hAnsiTheme="minorHAnsi"/>
        </w:rPr>
        <w:t>Latin America welcomes both</w:t>
      </w:r>
      <w:r w:rsidRPr="00E94738">
        <w:rPr>
          <w:rFonts w:asciiTheme="minorHAnsi" w:hAnsiTheme="minorHAnsi"/>
        </w:rPr>
        <w:t>.”</w:t>
      </w:r>
      <w:r w:rsidRPr="00E94738">
        <w:rPr>
          <w:rFonts w:asciiTheme="minorHAnsi" w:hAnsiTheme="minorHAnsi"/>
          <w:sz w:val="12"/>
        </w:rPr>
        <w:t xml:space="preserve">¶ </w:t>
      </w:r>
    </w:p>
    <w:p w:rsidR="003E7B42" w:rsidRPr="00E94738" w:rsidRDefault="003E7B42" w:rsidP="003E7B42">
      <w:pPr>
        <w:rPr>
          <w:rFonts w:asciiTheme="minorHAnsi" w:hAnsiTheme="minorHAnsi"/>
        </w:rPr>
      </w:pPr>
    </w:p>
    <w:p w:rsidR="003E7B42" w:rsidRDefault="003E7B42" w:rsidP="003E7B42">
      <w:pPr>
        <w:rPr>
          <w:rFonts w:asciiTheme="minorHAnsi" w:hAnsiTheme="minorHAnsi"/>
        </w:rPr>
      </w:pPr>
    </w:p>
    <w:p w:rsidR="00B97DF6" w:rsidRDefault="00B97DF6" w:rsidP="003E7B42">
      <w:pPr>
        <w:rPr>
          <w:rFonts w:asciiTheme="minorHAnsi" w:hAnsiTheme="minorHAnsi"/>
        </w:rPr>
      </w:pPr>
    </w:p>
    <w:p w:rsidR="00B97DF6" w:rsidRDefault="00B97DF6" w:rsidP="00B97DF6">
      <w:pPr>
        <w:pStyle w:val="Heading3"/>
      </w:pPr>
      <w:bookmarkStart w:id="84" w:name="_Toc361218869"/>
      <w:r>
        <w:lastRenderedPageBreak/>
        <w:t>A2:  CHINA ADV. – SOFT POWER LIMITED</w:t>
      </w:r>
      <w:bookmarkEnd w:id="84"/>
    </w:p>
    <w:p w:rsidR="00B97DF6" w:rsidRDefault="00B97DF6" w:rsidP="00B97DF6">
      <w:pPr>
        <w:pStyle w:val="Heading4"/>
      </w:pPr>
      <w:r>
        <w:t>Chinese Soft Power is Limited</w:t>
      </w:r>
    </w:p>
    <w:p w:rsidR="00B97DF6" w:rsidRPr="00D7025C" w:rsidRDefault="00B97DF6" w:rsidP="00B97DF6">
      <w:pPr>
        <w:widowControl w:val="0"/>
        <w:autoSpaceDE w:val="0"/>
        <w:autoSpaceDN w:val="0"/>
        <w:adjustRightInd w:val="0"/>
        <w:spacing w:after="240"/>
        <w:rPr>
          <w:szCs w:val="16"/>
        </w:rPr>
      </w:pPr>
      <w:r>
        <w:rPr>
          <w:rStyle w:val="StyleStyleBold12pt"/>
        </w:rPr>
        <w:t xml:space="preserve">Lisle 10 </w:t>
      </w:r>
      <w:r>
        <w:rPr>
          <w:rStyle w:val="StyleStyleBold12pt"/>
          <w:b w:val="0"/>
          <w:sz w:val="16"/>
          <w:szCs w:val="16"/>
        </w:rPr>
        <w:t>(</w:t>
      </w:r>
      <w:proofErr w:type="spellStart"/>
      <w:r>
        <w:rPr>
          <w:rStyle w:val="StyleStyleBold12pt"/>
          <w:b w:val="0"/>
          <w:sz w:val="16"/>
          <w:szCs w:val="16"/>
        </w:rPr>
        <w:t>Jaques</w:t>
      </w:r>
      <w:proofErr w:type="spellEnd"/>
      <w:r>
        <w:rPr>
          <w:rStyle w:val="StyleStyleBold12pt"/>
          <w:b w:val="0"/>
          <w:sz w:val="16"/>
          <w:szCs w:val="16"/>
        </w:rPr>
        <w:t>, Director of the Asian Program at FPRI</w:t>
      </w:r>
      <w:r w:rsidRPr="00D7025C">
        <w:rPr>
          <w:rStyle w:val="StyleStyleBold12pt"/>
          <w:b w:val="0"/>
          <w:sz w:val="16"/>
          <w:szCs w:val="16"/>
        </w:rPr>
        <w:t xml:space="preserve">, </w:t>
      </w:r>
      <w:r>
        <w:rPr>
          <w:rStyle w:val="StyleStyleBold12pt"/>
          <w:b w:val="0"/>
          <w:sz w:val="16"/>
          <w:szCs w:val="16"/>
        </w:rPr>
        <w:t>“</w:t>
      </w:r>
      <w:r w:rsidRPr="00D7025C">
        <w:rPr>
          <w:szCs w:val="16"/>
        </w:rPr>
        <w:t>Soft Power in a Hard Place: China, Taiwan, Cross-Strait Relations and U.S. Policy</w:t>
      </w:r>
      <w:r>
        <w:rPr>
          <w:szCs w:val="16"/>
        </w:rPr>
        <w:t>”, [</w:t>
      </w:r>
      <w:r w:rsidRPr="00D7025C">
        <w:rPr>
          <w:szCs w:val="16"/>
        </w:rPr>
        <w:t>https://www.fpri.org/docs/delisle.chinataiwan_1.pdf</w:t>
      </w:r>
      <w:r>
        <w:rPr>
          <w:szCs w:val="16"/>
        </w:rPr>
        <w:t>], Fall) //HF</w:t>
      </w:r>
    </w:p>
    <w:p w:rsidR="00B97DF6" w:rsidRPr="003E415D" w:rsidRDefault="00B97DF6" w:rsidP="00B97DF6">
      <w:pPr>
        <w:rPr>
          <w:rStyle w:val="StyleStyleBold12pt"/>
          <w:b w:val="0"/>
          <w:sz w:val="2"/>
          <w:szCs w:val="2"/>
        </w:rPr>
      </w:pPr>
    </w:p>
    <w:p w:rsidR="0013411C" w:rsidRDefault="00B97DF6" w:rsidP="00B97DF6">
      <w:pPr>
        <w:widowControl w:val="0"/>
        <w:autoSpaceDE w:val="0"/>
        <w:autoSpaceDN w:val="0"/>
        <w:adjustRightInd w:val="0"/>
        <w:spacing w:after="240"/>
        <w:rPr>
          <w:szCs w:val="16"/>
        </w:rPr>
      </w:pPr>
      <w:r w:rsidRPr="006027B7">
        <w:rPr>
          <w:szCs w:val="16"/>
        </w:rPr>
        <w:t xml:space="preserve"> This element of </w:t>
      </w:r>
      <w:r w:rsidRPr="00823574">
        <w:rPr>
          <w:rStyle w:val="StyleBoldUnderline"/>
          <w:highlight w:val="yellow"/>
        </w:rPr>
        <w:t>Chinese soft power is</w:t>
      </w:r>
      <w:r w:rsidRPr="00823574">
        <w:rPr>
          <w:szCs w:val="16"/>
          <w:highlight w:val="yellow"/>
        </w:rPr>
        <w:t xml:space="preserve"> </w:t>
      </w:r>
      <w:r w:rsidRPr="00823574">
        <w:rPr>
          <w:rStyle w:val="StyleBoldUnderline"/>
          <w:highlight w:val="yellow"/>
        </w:rPr>
        <w:t>also limited and problematic. Official China and many policy intellectuals have been wary of touting the notion of a ‘‘Chinese Model’’ and, even more so, a ‘‘Beijing Consensus.’’</w:t>
      </w:r>
      <w:r w:rsidRPr="006027B7">
        <w:rPr>
          <w:szCs w:val="16"/>
        </w:rPr>
        <w:t xml:space="preserve"> The reticence partly reflects soft power calculations. Emphasizing China’s stellar progress is in tension with Beijing’s reduced but persisting agenda of asserting solidarity with poor nations. More broadly, Deng Xiaoping’s admonition to lay low still echoes powerfully in Chinese policy circles and cautions against anything that underscores China’s success, draws foreign attention to the hard power potential it brings, and suggests that China sees itself as a challenger to the United States and the ‘‘Washington Consensus.’’ Policy intellectuals, regime advisers and, surely, top leaders themselves worry that touting a ‘‘China Model’’ or the ‘‘Beijing Consensus’’ feeds into the notion of a ‘‘G2’’ duopoly centered on the PRC and the United States. </w:t>
      </w:r>
      <w:r w:rsidRPr="00823574">
        <w:rPr>
          <w:rStyle w:val="StyleBoldUnderline"/>
          <w:highlight w:val="yellow"/>
        </w:rPr>
        <w:t>There is danger for China, and</w:t>
      </w:r>
      <w:r w:rsidRPr="00922E02">
        <w:rPr>
          <w:rStyle w:val="StyleBoldUnderline"/>
        </w:rPr>
        <w:t xml:space="preserve"> perhaps cold </w:t>
      </w:r>
      <w:r w:rsidRPr="00823574">
        <w:rPr>
          <w:rStyle w:val="StyleBoldUnderline"/>
          <w:highlight w:val="yellow"/>
        </w:rPr>
        <w:t>comfort for Taiwan</w:t>
      </w:r>
      <w:r w:rsidRPr="00922E02">
        <w:rPr>
          <w:rStyle w:val="StyleBoldUnderline"/>
        </w:rPr>
        <w:t xml:space="preserve">, in </w:t>
      </w:r>
      <w:r w:rsidRPr="00823574">
        <w:rPr>
          <w:rStyle w:val="StyleBoldUnderline"/>
          <w:highlight w:val="yellow"/>
        </w:rPr>
        <w:t>that China’s rise to a</w:t>
      </w:r>
      <w:r w:rsidRPr="00922E02">
        <w:rPr>
          <w:rStyle w:val="StyleBoldUnderline"/>
        </w:rPr>
        <w:t xml:space="preserve"> perceived </w:t>
      </w:r>
      <w:r w:rsidRPr="00823574">
        <w:rPr>
          <w:rStyle w:val="StyleBoldUnderline"/>
          <w:highlight w:val="yellow"/>
        </w:rPr>
        <w:t>‘‘development model’</w:t>
      </w:r>
      <w:r w:rsidRPr="00922E02">
        <w:rPr>
          <w:rStyle w:val="StyleBoldUnderline"/>
        </w:rPr>
        <w:t xml:space="preserve">’ and, by some lights, near-equality with the United States </w:t>
      </w:r>
      <w:r w:rsidRPr="00823574">
        <w:rPr>
          <w:rStyle w:val="StyleBoldUnderline"/>
          <w:highlight w:val="yellow"/>
        </w:rPr>
        <w:t>reinforces fear of Chinese domination among China’s neighbors and greater skepticism about Chinese motives in the U</w:t>
      </w:r>
      <w:r w:rsidRPr="00922E02">
        <w:rPr>
          <w:rStyle w:val="StyleBoldUnderline"/>
        </w:rPr>
        <w:t xml:space="preserve">nited </w:t>
      </w:r>
      <w:r w:rsidRPr="00823574">
        <w:rPr>
          <w:rStyle w:val="StyleBoldUnderline"/>
          <w:highlight w:val="yellow"/>
        </w:rPr>
        <w:t>S</w:t>
      </w:r>
      <w:r w:rsidRPr="00922E02">
        <w:rPr>
          <w:rStyle w:val="StyleBoldUnderline"/>
        </w:rPr>
        <w:t xml:space="preserve">tates. Many </w:t>
      </w:r>
      <w:r w:rsidRPr="00823574">
        <w:rPr>
          <w:rStyle w:val="StyleBoldUnderline"/>
          <w:highlight w:val="yellow"/>
        </w:rPr>
        <w:t>Chinese policy analysts and advocates are conc</w:t>
      </w:r>
      <w:r>
        <w:rPr>
          <w:rStyle w:val="StyleBoldUnderline"/>
          <w:highlight w:val="yellow"/>
        </w:rPr>
        <w:t>erned that a too</w:t>
      </w:r>
      <w:r w:rsidRPr="00823574">
        <w:rPr>
          <w:rStyle w:val="StyleBoldUnderline"/>
          <w:highlight w:val="yellow"/>
        </w:rPr>
        <w:t xml:space="preserve"> robust notion of a Chinese model ultimately may undermine the economic success-based component of Chinese soft power.</w:t>
      </w:r>
      <w:r w:rsidRPr="00922E02">
        <w:rPr>
          <w:rStyle w:val="StyleBoldUnderline"/>
        </w:rPr>
        <w:t xml:space="preserve"> </w:t>
      </w:r>
      <w:r w:rsidRPr="006027B7">
        <w:rPr>
          <w:szCs w:val="16"/>
        </w:rPr>
        <w:t xml:space="preserve">Attempts to imitate a ‘‘Chinese Model’’ may well fail in many developing countries for many reasons, including: the distillation of the wrong definitive elements of a ‘‘model’’ from China’s complex experience; the absence of elements vital to China’s success—ranging from cultural attitudes to state capacity to human capital to potential economies of scale—in would-be imitator states; and the inefficacy of policies derived from China’s earlier experience when applied in very different national conditions and international circumstances. </w:t>
      </w:r>
      <w:r>
        <w:rPr>
          <w:rStyle w:val="StyleBoldUnderline"/>
        </w:rPr>
        <w:t xml:space="preserve">If </w:t>
      </w:r>
      <w:r w:rsidRPr="00823574">
        <w:rPr>
          <w:rStyle w:val="StyleBoldUnderline"/>
          <w:highlight w:val="yellow"/>
        </w:rPr>
        <w:t>expectations run too high and if a relatively specific</w:t>
      </w:r>
      <w:r w:rsidRPr="00823574">
        <w:rPr>
          <w:szCs w:val="16"/>
          <w:highlight w:val="yellow"/>
        </w:rPr>
        <w:t xml:space="preserve"> </w:t>
      </w:r>
      <w:r w:rsidRPr="00823574">
        <w:rPr>
          <w:rStyle w:val="StyleBoldUnderline"/>
          <w:highlight w:val="yellow"/>
        </w:rPr>
        <w:t>‘‘China Model’’ is implemented and falls short, this risks diminishing China’s soft power.</w:t>
      </w:r>
      <w:r w:rsidRPr="006027B7">
        <w:rPr>
          <w:szCs w:val="16"/>
        </w:rPr>
        <w:t xml:space="preserve"> In keeping with such concerns, many Chinese discussions of a China Model or lessons for foreigners from China’s Reform-Era development experience have stressed pluralism and eclecticism—that what China’s success fundamentally teaches is pragmatism and experimentalism and that each country must find and follow its own path.</w:t>
      </w:r>
      <w:r w:rsidRPr="006027B7">
        <w:rPr>
          <w:color w:val="000053"/>
          <w:position w:val="12"/>
          <w:szCs w:val="16"/>
        </w:rPr>
        <w:t xml:space="preserve">22 </w:t>
      </w:r>
      <w:r w:rsidRPr="00823574">
        <w:rPr>
          <w:rStyle w:val="StyleBoldUnderline"/>
          <w:highlight w:val="yellow"/>
        </w:rPr>
        <w:t>Whatever the wisdom of such arguments, they</w:t>
      </w:r>
      <w:r w:rsidRPr="00922E02">
        <w:rPr>
          <w:rStyle w:val="StyleBoldUnderline"/>
        </w:rPr>
        <w:t xml:space="preserve"> do </w:t>
      </w:r>
      <w:r w:rsidRPr="00823574">
        <w:rPr>
          <w:rStyle w:val="StyleBoldUnderline"/>
          <w:highlight w:val="yellow"/>
        </w:rPr>
        <w:t>cut</w:t>
      </w:r>
      <w:r w:rsidRPr="00922E02">
        <w:rPr>
          <w:rStyle w:val="StyleBoldUnderline"/>
        </w:rPr>
        <w:t xml:space="preserve"> against </w:t>
      </w:r>
      <w:r w:rsidRPr="00823574">
        <w:rPr>
          <w:rStyle w:val="StyleBoldUnderline"/>
          <w:highlight w:val="yellow"/>
        </w:rPr>
        <w:t>the growth of soft power that might flow from a</w:t>
      </w:r>
      <w:r w:rsidRPr="00922E02">
        <w:rPr>
          <w:rStyle w:val="StyleBoldUnderline"/>
        </w:rPr>
        <w:t xml:space="preserve"> more holy grail-like or blueprint- like </w:t>
      </w:r>
      <w:r w:rsidRPr="00823574">
        <w:rPr>
          <w:rStyle w:val="StyleBoldUnderline"/>
          <w:highlight w:val="yellow"/>
        </w:rPr>
        <w:t>China Model for economic development</w:t>
      </w:r>
      <w:r w:rsidRPr="00922E02">
        <w:rPr>
          <w:rStyle w:val="StyleBoldUnderline"/>
        </w:rPr>
        <w:t xml:space="preserve">. Third, and with deeper roots, </w:t>
      </w:r>
      <w:r w:rsidRPr="00823574">
        <w:rPr>
          <w:rStyle w:val="StyleBoldUnderline"/>
          <w:highlight w:val="yellow"/>
        </w:rPr>
        <w:t>Beijing’s commitment to respect for state sovereignty has been an enduring element in China’s soft power. It is the central theme in the most durable tenet of PRC foreign policy</w:t>
      </w:r>
      <w:r w:rsidRPr="00922E02">
        <w:rPr>
          <w:rStyle w:val="StyleBoldUnderline"/>
        </w:rPr>
        <w:t xml:space="preserve">, the Five Principles of Peaceful Coexistence, </w:t>
      </w:r>
      <w:r w:rsidRPr="00823574">
        <w:rPr>
          <w:rStyle w:val="StyleBoldUnderline"/>
          <w:highlight w:val="yellow"/>
        </w:rPr>
        <w:t>which call for mutual respect for territorial integrity and sovereignty, mutual nonaggression, mutual non-interference in internal affairs, equality and mutual benefit, and peaceful coexistence.</w:t>
      </w:r>
      <w:r w:rsidRPr="006027B7">
        <w:rPr>
          <w:szCs w:val="16"/>
        </w:rPr>
        <w:t xml:space="preserve"> The principles have retained and even gained prominence amid China’s recent rise. China has invoked norms of strong sovereignty and non-interference to resist U.S. and multilateral efforts to press for regime change, redress of human rights violations, or internal political reforms in North Korea, Myanmar, Iran, Iraq, Sudan, Zimbabwe, the former Yugoslavia and elsewhere.</w:t>
      </w:r>
      <w:r w:rsidRPr="006027B7">
        <w:rPr>
          <w:color w:val="000053"/>
          <w:position w:val="12"/>
          <w:szCs w:val="16"/>
        </w:rPr>
        <w:t>23</w:t>
      </w:r>
      <w:r w:rsidRPr="006027B7">
        <w:rPr>
          <w:szCs w:val="16"/>
        </w:rPr>
        <w:t xml:space="preserve"> Periodically, Beijing’s support for especially hearty state sovereignty has been supplemented by soft power-resonant endorsements of pluralism and relativism. These include rejection until the early 1990s of universal human rights, a later 1990s flirtation with (and a modest revival nearly a decade later) of ‘‘Asian values’’ as an alternative to Western-style individual rights and democratic political norms, and a 2000s embrace of a Confucian-derived notion of he </w:t>
      </w:r>
      <w:proofErr w:type="spellStart"/>
      <w:r w:rsidRPr="006027B7">
        <w:rPr>
          <w:szCs w:val="16"/>
        </w:rPr>
        <w:t>er</w:t>
      </w:r>
      <w:proofErr w:type="spellEnd"/>
      <w:r w:rsidRPr="006027B7">
        <w:rPr>
          <w:szCs w:val="16"/>
        </w:rPr>
        <w:t xml:space="preserve"> </w:t>
      </w:r>
      <w:proofErr w:type="spellStart"/>
      <w:r w:rsidRPr="006027B7">
        <w:rPr>
          <w:szCs w:val="16"/>
        </w:rPr>
        <w:t>butong</w:t>
      </w:r>
      <w:proofErr w:type="spellEnd"/>
      <w:r w:rsidRPr="006027B7">
        <w:rPr>
          <w:szCs w:val="16"/>
        </w:rPr>
        <w:t>—harmony amid diversity in the international system.</w:t>
      </w:r>
      <w:r w:rsidRPr="006027B7">
        <w:rPr>
          <w:color w:val="000053"/>
          <w:position w:val="12"/>
          <w:szCs w:val="16"/>
        </w:rPr>
        <w:t xml:space="preserve">24 </w:t>
      </w:r>
      <w:r w:rsidRPr="006027B7">
        <w:rPr>
          <w:szCs w:val="16"/>
        </w:rPr>
        <w:t xml:space="preserve">All of these pushed back against the international norms that underpinned arguments from Washington, the EU and elsewhere to accord lessened deference to the sovereignty of states targeted by the interventions, sanctions or other means of suasion opposed by Beijing. Traditional calculations of interest—including national security, great power rivalry and access to strategic resources—may adequately explain China’s positions in many cases. But </w:t>
      </w:r>
      <w:r w:rsidRPr="005A1330">
        <w:rPr>
          <w:rStyle w:val="StyleBoldUnderline"/>
          <w:highlight w:val="yellow"/>
        </w:rPr>
        <w:t>Beijing has stuck to its stand on sovereignty in contexts well beyond its fundamental interests</w:t>
      </w:r>
      <w:r w:rsidRPr="00DE51B1">
        <w:rPr>
          <w:rStyle w:val="StyleBoldUnderline"/>
        </w:rPr>
        <w:t xml:space="preserve"> and </w:t>
      </w:r>
      <w:r w:rsidRPr="005A1330">
        <w:rPr>
          <w:rStyle w:val="StyleBoldUnderline"/>
          <w:highlight w:val="yellow"/>
        </w:rPr>
        <w:t>at the cost of friction with the U</w:t>
      </w:r>
      <w:r w:rsidRPr="00DE51B1">
        <w:rPr>
          <w:rStyle w:val="StyleBoldUnderline"/>
        </w:rPr>
        <w:t xml:space="preserve">nited </w:t>
      </w:r>
      <w:r w:rsidRPr="005A1330">
        <w:rPr>
          <w:rStyle w:val="StyleBoldUnderline"/>
          <w:highlight w:val="yellow"/>
        </w:rPr>
        <w:t>S</w:t>
      </w:r>
      <w:r w:rsidRPr="00DE51B1">
        <w:rPr>
          <w:rStyle w:val="StyleBoldUnderline"/>
        </w:rPr>
        <w:t xml:space="preserve">tates </w:t>
      </w:r>
      <w:r w:rsidRPr="005A1330">
        <w:rPr>
          <w:rStyle w:val="StyleBoldUnderline"/>
          <w:highlight w:val="yellow"/>
        </w:rPr>
        <w:t>and other</w:t>
      </w:r>
      <w:r w:rsidRPr="00DE51B1">
        <w:rPr>
          <w:rStyle w:val="StyleBoldUnderline"/>
        </w:rPr>
        <w:t xml:space="preserve"> great </w:t>
      </w:r>
      <w:r w:rsidRPr="005A1330">
        <w:rPr>
          <w:rStyle w:val="StyleBoldUnderline"/>
          <w:highlight w:val="yellow"/>
        </w:rPr>
        <w:t>powers</w:t>
      </w:r>
      <w:r w:rsidRPr="00DE51B1">
        <w:rPr>
          <w:rStyle w:val="StyleBoldUnderline"/>
        </w:rPr>
        <w:t>.</w:t>
      </w:r>
      <w:r w:rsidRPr="006027B7">
        <w:rPr>
          <w:szCs w:val="16"/>
        </w:rPr>
        <w:t xml:space="preserve"> </w:t>
      </w:r>
      <w:r w:rsidRPr="00DE51B1">
        <w:rPr>
          <w:rStyle w:val="StyleBoldUnderline"/>
        </w:rPr>
        <w:t>Moreover</w:t>
      </w:r>
      <w:r w:rsidRPr="005A1330">
        <w:rPr>
          <w:rStyle w:val="StyleBoldUnderline"/>
          <w:highlight w:val="yellow"/>
        </w:rPr>
        <w:t>, giving a normative face and policy coherence to its opposition to intervention</w:t>
      </w:r>
      <w:r w:rsidRPr="00DE51B1">
        <w:rPr>
          <w:rStyle w:val="StyleBoldUnderline"/>
        </w:rPr>
        <w:t xml:space="preserve"> (and lesser measures) </w:t>
      </w:r>
      <w:r w:rsidRPr="005A1330">
        <w:rPr>
          <w:rStyle w:val="StyleBoldUnderline"/>
          <w:highlight w:val="yellow"/>
        </w:rPr>
        <w:t>has been a notable component of Chinese soft power</w:t>
      </w:r>
      <w:r w:rsidRPr="005A1330">
        <w:rPr>
          <w:szCs w:val="16"/>
          <w:highlight w:val="yellow"/>
        </w:rPr>
        <w:t>.</w:t>
      </w:r>
      <w:r w:rsidRPr="006027B7">
        <w:rPr>
          <w:szCs w:val="16"/>
        </w:rPr>
        <w:t xml:space="preserve"> </w:t>
      </w:r>
      <w:r w:rsidRPr="008A0E2E">
        <w:t>If China’s commitment to strong sovereignty fails to persuade the United States and like-minded states, it may</w:t>
      </w:r>
      <w:r w:rsidRPr="006027B7">
        <w:rPr>
          <w:szCs w:val="16"/>
        </w:rPr>
        <w:t xml:space="preserve"> at least blunt or deflect charges, in UN processes and among some parts of the international community, that Beijing cynically backs and irresponsibly protects rogue regimes. The PRC’s insistence on sovereignty and </w:t>
      </w:r>
      <w:proofErr w:type="spellStart"/>
      <w:r w:rsidRPr="006027B7">
        <w:rPr>
          <w:szCs w:val="16"/>
        </w:rPr>
        <w:t>noninterven</w:t>
      </w:r>
      <w:proofErr w:type="spellEnd"/>
      <w:r w:rsidRPr="006027B7">
        <w:rPr>
          <w:szCs w:val="16"/>
        </w:rPr>
        <w:t xml:space="preserve">- </w:t>
      </w:r>
      <w:proofErr w:type="spellStart"/>
      <w:r w:rsidRPr="006027B7">
        <w:rPr>
          <w:szCs w:val="16"/>
        </w:rPr>
        <w:t>tionism</w:t>
      </w:r>
      <w:proofErr w:type="spellEnd"/>
      <w:r w:rsidRPr="006027B7">
        <w:rPr>
          <w:szCs w:val="16"/>
        </w:rPr>
        <w:t xml:space="preserve"> also has helped win China favor and appreciation—beyond the </w:t>
      </w:r>
      <w:proofErr w:type="spellStart"/>
      <w:r w:rsidRPr="006027B7">
        <w:rPr>
          <w:szCs w:val="16"/>
        </w:rPr>
        <w:t>influ</w:t>
      </w:r>
      <w:proofErr w:type="spellEnd"/>
      <w:r w:rsidRPr="006027B7">
        <w:rPr>
          <w:szCs w:val="16"/>
        </w:rPr>
        <w:t xml:space="preserve">- </w:t>
      </w:r>
      <w:proofErr w:type="spellStart"/>
      <w:r w:rsidRPr="006027B7">
        <w:rPr>
          <w:szCs w:val="16"/>
        </w:rPr>
        <w:t>ence</w:t>
      </w:r>
      <w:proofErr w:type="spellEnd"/>
      <w:r w:rsidRPr="006027B7">
        <w:rPr>
          <w:szCs w:val="16"/>
        </w:rPr>
        <w:t xml:space="preserve"> that flows from the PRC’s military or material </w:t>
      </w:r>
    </w:p>
    <w:p w:rsidR="0013411C" w:rsidRDefault="0013411C" w:rsidP="00B97DF6">
      <w:pPr>
        <w:widowControl w:val="0"/>
        <w:autoSpaceDE w:val="0"/>
        <w:autoSpaceDN w:val="0"/>
        <w:adjustRightInd w:val="0"/>
        <w:spacing w:after="240"/>
        <w:rPr>
          <w:szCs w:val="16"/>
        </w:rPr>
      </w:pPr>
      <w:r>
        <w:rPr>
          <w:szCs w:val="16"/>
        </w:rPr>
        <w:t>CONTINUES….</w:t>
      </w:r>
    </w:p>
    <w:p w:rsidR="00B97DF6" w:rsidRPr="006027B7" w:rsidRDefault="00B97DF6" w:rsidP="00B97DF6">
      <w:pPr>
        <w:widowControl w:val="0"/>
        <w:autoSpaceDE w:val="0"/>
        <w:autoSpaceDN w:val="0"/>
        <w:adjustRightInd w:val="0"/>
        <w:spacing w:after="240"/>
        <w:contextualSpacing/>
        <w:rPr>
          <w:szCs w:val="16"/>
        </w:rPr>
      </w:pPr>
      <w:proofErr w:type="gramStart"/>
      <w:r w:rsidRPr="006027B7">
        <w:rPr>
          <w:szCs w:val="16"/>
        </w:rPr>
        <w:t>prowess</w:t>
      </w:r>
      <w:proofErr w:type="gramEnd"/>
      <w:r w:rsidRPr="006027B7">
        <w:rPr>
          <w:szCs w:val="16"/>
        </w:rPr>
        <w:t xml:space="preserve">—among several repressive regimes (including ones controlling strategic resources or located in strategic areas) and among a wider group of weak states concerned about pressure or interference from the West. Perhaps most fundamentally, it has offered a veneer of principle </w:t>
      </w:r>
      <w:r w:rsidRPr="006027B7">
        <w:rPr>
          <w:szCs w:val="16"/>
        </w:rPr>
        <w:lastRenderedPageBreak/>
        <w:t>(</w:t>
      </w:r>
      <w:r w:rsidRPr="0013411C">
        <w:rPr>
          <w:szCs w:val="16"/>
        </w:rPr>
        <w:t xml:space="preserve">again, a key currency of soft power) to the Chinese regime’s otherwise self-interested, and therefore more easily dismissed, </w:t>
      </w:r>
      <w:proofErr w:type="spellStart"/>
      <w:r w:rsidRPr="0013411C">
        <w:rPr>
          <w:szCs w:val="16"/>
        </w:rPr>
        <w:t>resis</w:t>
      </w:r>
      <w:proofErr w:type="spellEnd"/>
      <w:r w:rsidRPr="0013411C">
        <w:rPr>
          <w:szCs w:val="16"/>
        </w:rPr>
        <w:t xml:space="preserve">- </w:t>
      </w:r>
      <w:proofErr w:type="spellStart"/>
      <w:r w:rsidRPr="0013411C">
        <w:rPr>
          <w:szCs w:val="16"/>
        </w:rPr>
        <w:t>tance</w:t>
      </w:r>
      <w:proofErr w:type="spellEnd"/>
      <w:r w:rsidRPr="0013411C">
        <w:rPr>
          <w:szCs w:val="16"/>
        </w:rPr>
        <w:t xml:space="preserve"> to efforts from abroad to promote liberal or pro-democratic reforms in China—things that Beijing long derid</w:t>
      </w:r>
      <w:r w:rsidR="0013411C" w:rsidRPr="0013411C">
        <w:rPr>
          <w:szCs w:val="16"/>
        </w:rPr>
        <w:t xml:space="preserve">ed as an American-led agenda </w:t>
      </w:r>
      <w:proofErr w:type="spellStart"/>
      <w:r w:rsidR="0013411C" w:rsidRPr="0013411C">
        <w:rPr>
          <w:szCs w:val="16"/>
        </w:rPr>
        <w:t>of</w:t>
      </w:r>
      <w:r w:rsidRPr="0013411C">
        <w:rPr>
          <w:szCs w:val="16"/>
        </w:rPr>
        <w:t>‘‘peaceful</w:t>
      </w:r>
      <w:proofErr w:type="spellEnd"/>
      <w:r w:rsidRPr="0013411C">
        <w:rPr>
          <w:szCs w:val="16"/>
        </w:rPr>
        <w:t xml:space="preserve"> evolution’’ (</w:t>
      </w:r>
      <w:proofErr w:type="spellStart"/>
      <w:r w:rsidRPr="0013411C">
        <w:rPr>
          <w:szCs w:val="16"/>
        </w:rPr>
        <w:t>heping</w:t>
      </w:r>
      <w:proofErr w:type="spellEnd"/>
      <w:r w:rsidRPr="0013411C">
        <w:rPr>
          <w:szCs w:val="16"/>
        </w:rPr>
        <w:t xml:space="preserve"> </w:t>
      </w:r>
      <w:proofErr w:type="spellStart"/>
      <w:r w:rsidRPr="0013411C">
        <w:rPr>
          <w:szCs w:val="16"/>
        </w:rPr>
        <w:t>yanbian</w:t>
      </w:r>
      <w:proofErr w:type="spellEnd"/>
      <w:r w:rsidRPr="0013411C">
        <w:rPr>
          <w:szCs w:val="16"/>
        </w:rPr>
        <w:t>) that was no less nefarious or impermissible than more forcible i</w:t>
      </w:r>
      <w:r w:rsidR="0013411C" w:rsidRPr="0013411C">
        <w:rPr>
          <w:szCs w:val="16"/>
        </w:rPr>
        <w:t xml:space="preserve">ntervention in China’s </w:t>
      </w:r>
      <w:proofErr w:type="spellStart"/>
      <w:r w:rsidR="0013411C" w:rsidRPr="0013411C">
        <w:rPr>
          <w:szCs w:val="16"/>
        </w:rPr>
        <w:t>internal</w:t>
      </w:r>
      <w:r w:rsidRPr="0013411C">
        <w:rPr>
          <w:szCs w:val="16"/>
        </w:rPr>
        <w:t>affairs</w:t>
      </w:r>
      <w:proofErr w:type="spellEnd"/>
      <w:r w:rsidRPr="0013411C">
        <w:rPr>
          <w:szCs w:val="16"/>
        </w:rPr>
        <w:t>.</w:t>
      </w:r>
      <w:r w:rsidRPr="0013411C">
        <w:rPr>
          <w:color w:val="000053"/>
          <w:position w:val="12"/>
          <w:szCs w:val="16"/>
        </w:rPr>
        <w:t>25</w:t>
      </w:r>
      <w:proofErr w:type="gramStart"/>
      <w:r w:rsidRPr="0013411C">
        <w:rPr>
          <w:szCs w:val="16"/>
        </w:rPr>
        <w:t xml:space="preserve"> </w:t>
      </w:r>
      <w:proofErr w:type="gramEnd"/>
      <w:r w:rsidRPr="0013411C">
        <w:rPr>
          <w:szCs w:val="16"/>
        </w:rPr>
        <w:t>In the cross-Strait context, the implications of China’s embrace of sovereignty norms are in principle simple and favorable for Beijing although in practice more complicated and mixed</w:t>
      </w:r>
      <w:proofErr w:type="gramStart"/>
      <w:r w:rsidRPr="0013411C">
        <w:rPr>
          <w:szCs w:val="16"/>
        </w:rPr>
        <w:t xml:space="preserve">. </w:t>
      </w:r>
      <w:proofErr w:type="gramEnd"/>
      <w:r w:rsidRPr="0013411C">
        <w:rPr>
          <w:szCs w:val="16"/>
        </w:rPr>
        <w:t xml:space="preserve">In the PRC’s account, U.S. support for a de facto independent Taiwan, and especially U.S. sales of weapons to Taiwan, is a highly offensive form of impermissible, forcible interference in China’s </w:t>
      </w:r>
      <w:proofErr w:type="spellStart"/>
      <w:r w:rsidRPr="0013411C">
        <w:rPr>
          <w:szCs w:val="16"/>
        </w:rPr>
        <w:t>sover</w:t>
      </w:r>
      <w:proofErr w:type="spellEnd"/>
      <w:r w:rsidRPr="0013411C">
        <w:rPr>
          <w:szCs w:val="16"/>
        </w:rPr>
        <w:t xml:space="preserve">- </w:t>
      </w:r>
      <w:proofErr w:type="spellStart"/>
      <w:r w:rsidRPr="0013411C">
        <w:rPr>
          <w:szCs w:val="16"/>
        </w:rPr>
        <w:t>eignty</w:t>
      </w:r>
      <w:proofErr w:type="spellEnd"/>
      <w:r w:rsidRPr="0013411C">
        <w:rPr>
          <w:szCs w:val="16"/>
        </w:rPr>
        <w:t xml:space="preserve"> and internal affairs</w:t>
      </w:r>
      <w:proofErr w:type="gramStart"/>
      <w:r w:rsidRPr="0013411C">
        <w:rPr>
          <w:szCs w:val="16"/>
        </w:rPr>
        <w:t xml:space="preserve">. </w:t>
      </w:r>
      <w:proofErr w:type="gramEnd"/>
      <w:r w:rsidRPr="0013411C">
        <w:rPr>
          <w:szCs w:val="16"/>
        </w:rPr>
        <w:t>Beijing makes the point with varying degrees of stridency each time an arms sale is approved, including in early 2010 when the issue became a major factor in a downturn in bilateral relations.</w:t>
      </w:r>
      <w:r w:rsidRPr="0013411C">
        <w:rPr>
          <w:color w:val="000053"/>
          <w:position w:val="12"/>
          <w:szCs w:val="16"/>
        </w:rPr>
        <w:t xml:space="preserve">26 </w:t>
      </w:r>
      <w:r w:rsidRPr="0013411C">
        <w:rPr>
          <w:szCs w:val="16"/>
        </w:rPr>
        <w:t>The PRC undertook a particularly forceful and formal articulation of its sovereignty point in a 2005 Anti-Secession Law, which claimed that Taiwan was currently under Chinese sovereignty and would not be allowed to leave and which mirrored the U.S.’s Taiwan Relations Act that Beijing has long denounced as mandating impermissible disregard for China’s sovereignty over the island.</w:t>
      </w:r>
      <w:r w:rsidRPr="0013411C">
        <w:rPr>
          <w:color w:val="000053"/>
          <w:position w:val="12"/>
          <w:szCs w:val="16"/>
        </w:rPr>
        <w:t xml:space="preserve">27 </w:t>
      </w:r>
      <w:r w:rsidRPr="0013411C">
        <w:rPr>
          <w:szCs w:val="16"/>
        </w:rPr>
        <w:t>(Beijing notably sought to frame the bellicose-seeming legislation with a statement that it still sought to use ‘‘soft power’’ to resolve the Taiwan issue.</w:t>
      </w:r>
      <w:r w:rsidRPr="0013411C">
        <w:rPr>
          <w:color w:val="000053"/>
          <w:position w:val="12"/>
          <w:szCs w:val="16"/>
        </w:rPr>
        <w:t>28</w:t>
      </w:r>
      <w:proofErr w:type="gramStart"/>
      <w:r w:rsidRPr="0013411C">
        <w:rPr>
          <w:szCs w:val="16"/>
        </w:rPr>
        <w:t xml:space="preserve">) </w:t>
      </w:r>
      <w:proofErr w:type="gramEnd"/>
      <w:r w:rsidRPr="0013411C">
        <w:rPr>
          <w:szCs w:val="16"/>
        </w:rPr>
        <w:t>Although imputation of causation is speculative, China’s effort to secure acceptance in the international community of some form of a one-China principle—itself an ideological and not merely behavioral goal—likely owes some of its success to China’s ability and determination to cast the issue as not</w:t>
      </w:r>
      <w:r w:rsidRPr="006027B7">
        <w:rPr>
          <w:szCs w:val="16"/>
        </w:rPr>
        <w:t xml:space="preserve"> merely its own parochial interests and goals, but as a matter of general and fundamental principles that resonate with the experiences and perspectives of former colonies and weak states that comprise the majority of states in the international system. </w:t>
      </w:r>
      <w:r w:rsidRPr="005A1330">
        <w:rPr>
          <w:rStyle w:val="StyleBoldUnderline"/>
          <w:highlight w:val="yellow"/>
        </w:rPr>
        <w:t>This attempted use of soft power has long collided with the problem that Taiwan has many of the attributes of sovereign statehood that, China argues in other contexts, warrant high international stature and freedom from intervention</w:t>
      </w:r>
      <w:r w:rsidRPr="008A0E2E">
        <w:rPr>
          <w:rStyle w:val="StyleBoldUnderline"/>
        </w:rPr>
        <w:t>.</w:t>
      </w:r>
      <w:r w:rsidRPr="006027B7">
        <w:rPr>
          <w:color w:val="000053"/>
          <w:position w:val="12"/>
          <w:szCs w:val="16"/>
        </w:rPr>
        <w:t xml:space="preserve">29 </w:t>
      </w:r>
      <w:r w:rsidRPr="006027B7">
        <w:rPr>
          <w:szCs w:val="16"/>
        </w:rPr>
        <w:t>More recently, the sovereignty-centered component in China’s soft power has undergone broader retrenchment as China has grudgingly weakened its commitment to anti-intervention and strong sovereignty norms abroad. Although Beijing has sought to contain this erosion by insisting on UN imprimaturs for sanctions or some degree of consent from targeted states, the shift in China’s position has been widely noted and ardently sought by the United States and others, and it has been costly to the good will China had cultivated among sanctioned and pressured states with its once-</w:t>
      </w:r>
      <w:proofErr w:type="spellStart"/>
      <w:r w:rsidRPr="006027B7">
        <w:rPr>
          <w:szCs w:val="16"/>
        </w:rPr>
        <w:t>uncompro</w:t>
      </w:r>
      <w:proofErr w:type="spellEnd"/>
      <w:r w:rsidRPr="006027B7">
        <w:rPr>
          <w:szCs w:val="16"/>
        </w:rPr>
        <w:t xml:space="preserve">- </w:t>
      </w:r>
      <w:proofErr w:type="spellStart"/>
      <w:r w:rsidRPr="006027B7">
        <w:rPr>
          <w:szCs w:val="16"/>
        </w:rPr>
        <w:t>mising</w:t>
      </w:r>
      <w:proofErr w:type="spellEnd"/>
      <w:r w:rsidRPr="006027B7">
        <w:rPr>
          <w:szCs w:val="16"/>
        </w:rPr>
        <w:t xml:space="preserve"> insistence on deference to sovereignty. Examples include Beijing’s participation in efforts to address human rights in Sudan and piracy off the Somalia coast, the PRC’s more tentative acquiescence in multilateral sanctions and pressures on North Korea and Iran concerning nuclear weapons programs, and China’s long-running participation in UN peacekeeping operations.</w:t>
      </w:r>
    </w:p>
    <w:p w:rsidR="00B97DF6" w:rsidRDefault="00B97DF6" w:rsidP="003E7B42">
      <w:pPr>
        <w:rPr>
          <w:rFonts w:asciiTheme="minorHAnsi" w:hAnsiTheme="minorHAnsi"/>
        </w:rPr>
      </w:pPr>
    </w:p>
    <w:p w:rsidR="00B97DF6" w:rsidRDefault="00B97DF6" w:rsidP="003E7B42">
      <w:pPr>
        <w:rPr>
          <w:rFonts w:asciiTheme="minorHAnsi" w:hAnsiTheme="minorHAnsi"/>
        </w:rPr>
      </w:pPr>
    </w:p>
    <w:p w:rsidR="00B97DF6" w:rsidRDefault="00B97DF6" w:rsidP="003E7B42">
      <w:pPr>
        <w:rPr>
          <w:rFonts w:asciiTheme="minorHAnsi" w:hAnsiTheme="minorHAnsi"/>
        </w:rPr>
      </w:pPr>
    </w:p>
    <w:p w:rsidR="00B97DF6" w:rsidRPr="00E94738" w:rsidRDefault="00B97DF6" w:rsidP="003E7B42">
      <w:pPr>
        <w:rPr>
          <w:rFonts w:asciiTheme="minorHAnsi" w:hAnsiTheme="minorHAnsi"/>
        </w:rPr>
      </w:pPr>
    </w:p>
    <w:p w:rsidR="00FF214B" w:rsidRPr="00E94738" w:rsidRDefault="00FF214B" w:rsidP="00FF214B">
      <w:pPr>
        <w:pStyle w:val="Heading3"/>
        <w:rPr>
          <w:rFonts w:asciiTheme="minorHAnsi" w:hAnsiTheme="minorHAnsi"/>
        </w:rPr>
      </w:pPr>
      <w:bookmarkStart w:id="85" w:name="_Toc361218870"/>
      <w:r w:rsidRPr="00E94738">
        <w:rPr>
          <w:rFonts w:asciiTheme="minorHAnsi" w:hAnsiTheme="minorHAnsi"/>
        </w:rPr>
        <w:lastRenderedPageBreak/>
        <w:t>A2:  CHINA ADV. (Taiwan Ans.)</w:t>
      </w:r>
      <w:bookmarkEnd w:id="85"/>
    </w:p>
    <w:p w:rsidR="00FF214B" w:rsidRPr="00E94738" w:rsidRDefault="00FF214B" w:rsidP="00FF214B">
      <w:pPr>
        <w:rPr>
          <w:rFonts w:asciiTheme="minorHAnsi" w:hAnsiTheme="minorHAnsi"/>
        </w:rPr>
      </w:pPr>
    </w:p>
    <w:p w:rsidR="00FF214B" w:rsidRPr="00E94738" w:rsidRDefault="00FF214B" w:rsidP="00933C02">
      <w:pPr>
        <w:rPr>
          <w:rFonts w:asciiTheme="minorHAnsi" w:hAnsiTheme="minorHAnsi"/>
        </w:rPr>
      </w:pPr>
    </w:p>
    <w:p w:rsidR="00370FD7" w:rsidRDefault="00370FD7" w:rsidP="00370FD7">
      <w:pPr>
        <w:pStyle w:val="Heading4"/>
      </w:pPr>
      <w:r>
        <w:t>Chinese-US conflict over Taiwan will not escalate to any form of war</w:t>
      </w:r>
    </w:p>
    <w:p w:rsidR="00370FD7" w:rsidRDefault="00370FD7" w:rsidP="00370FD7">
      <w:proofErr w:type="spellStart"/>
      <w:r w:rsidRPr="00BE1ED7">
        <w:rPr>
          <w:rStyle w:val="StyleStyleBold12pt"/>
        </w:rPr>
        <w:t>Bandow</w:t>
      </w:r>
      <w:proofErr w:type="spellEnd"/>
      <w:r w:rsidRPr="00BE1ED7">
        <w:rPr>
          <w:rStyle w:val="StyleStyleBold12pt"/>
        </w:rPr>
        <w:t xml:space="preserve"> 6-13</w:t>
      </w:r>
      <w:r>
        <w:t xml:space="preserve"> (Doug </w:t>
      </w:r>
      <w:proofErr w:type="spellStart"/>
      <w:r>
        <w:t>Bandow</w:t>
      </w:r>
      <w:proofErr w:type="spellEnd"/>
      <w:r w:rsidRPr="00BE1ED7">
        <w:t xml:space="preserve"> is a senior fellow at the Cato Institute, specializing in foreign policy and civil liberties. He worked as special assistant to President Reagan</w:t>
      </w:r>
      <w:r>
        <w:t xml:space="preserve">, Published June 13, 2013, Accessed: July 9, 2013, </w:t>
      </w:r>
      <w:r w:rsidRPr="00BE1ED7">
        <w:t>No Need to Fear China’s Military Build-Up</w:t>
      </w:r>
      <w:r>
        <w:t xml:space="preserve">, </w:t>
      </w:r>
      <w:r w:rsidRPr="00BE1ED7">
        <w:t>http://www.cato.org/blog/no-need-fear-chinas-military-build</w:t>
      </w:r>
      <w:r>
        <w:t>)//mw</w:t>
      </w:r>
    </w:p>
    <w:p w:rsidR="00370FD7" w:rsidRDefault="00370FD7" w:rsidP="00370FD7">
      <w:r>
        <w:t xml:space="preserve">As I explain, </w:t>
      </w:r>
      <w:r w:rsidRPr="00345507">
        <w:rPr>
          <w:rStyle w:val="StyleBoldUnderline"/>
        </w:rPr>
        <w:t>the PRC is focusing on Taiwan, a mission which¶ conflicts with Washington’s objectives but does not threaten U.S. security. The PRC has no interest in war with America</w:t>
      </w:r>
      <w:r>
        <w:t xml:space="preserve"> or any design to threaten U.S. territory, population, or prosperity. Rather, China envisions a world in which it has greater influence and America has less. </w:t>
      </w:r>
      <w:r w:rsidRPr="001A6DE0">
        <w:rPr>
          <w:sz w:val="12"/>
        </w:rPr>
        <w:t xml:space="preserve">¶ </w:t>
      </w:r>
      <w:proofErr w:type="gramStart"/>
      <w:r>
        <w:t>While</w:t>
      </w:r>
      <w:proofErr w:type="gramEnd"/>
      <w:r>
        <w:t xml:space="preserve"> this world may not be a better place—certainly from Washington’s viewpoint—it will inevitably arrive</w:t>
      </w:r>
      <w:r w:rsidRPr="00345507">
        <w:rPr>
          <w:rStyle w:val="StyleBoldUnderline"/>
        </w:rPr>
        <w:t>. The U.S. should not view Beijing’s challenge as primarily military</w:t>
      </w:r>
      <w:r>
        <w:t>, which must be resisted with force</w:t>
      </w:r>
      <w:proofErr w:type="gramStart"/>
      <w:r>
        <w:t>.</w:t>
      </w:r>
      <w:r w:rsidRPr="001A6DE0">
        <w:rPr>
          <w:sz w:val="12"/>
        </w:rPr>
        <w:t>¶</w:t>
      </w:r>
      <w:proofErr w:type="gramEnd"/>
      <w:r w:rsidRPr="001A6DE0">
        <w:rPr>
          <w:sz w:val="12"/>
        </w:rPr>
        <w:t xml:space="preserve"> </w:t>
      </w:r>
      <w:r>
        <w:t xml:space="preserve">Equally important is the question of capabilities. China is the world’s number two in military spending—DOD estimates the equivalent of between $135 billion and $215 billion. But </w:t>
      </w:r>
      <w:r w:rsidRPr="00345507">
        <w:rPr>
          <w:rStyle w:val="StyleBoldUnderline"/>
        </w:rPr>
        <w:t>America’s advantage remains huge. Washington possesses the world’s biggest and most powerful military and continues to spend far more than the PRC, three or more times on the U.S. “core,” non-war budget</w:t>
      </w:r>
      <w:r>
        <w:t>.</w:t>
      </w:r>
    </w:p>
    <w:p w:rsidR="00933C02" w:rsidRDefault="00933C02" w:rsidP="00933C02">
      <w:pPr>
        <w:rPr>
          <w:rFonts w:asciiTheme="minorHAnsi" w:hAnsiTheme="minorHAnsi"/>
        </w:rPr>
      </w:pPr>
    </w:p>
    <w:p w:rsidR="00370FD7" w:rsidRDefault="00370FD7" w:rsidP="00933C02">
      <w:pPr>
        <w:rPr>
          <w:rFonts w:asciiTheme="minorHAnsi" w:hAnsiTheme="minorHAnsi"/>
        </w:rPr>
      </w:pPr>
    </w:p>
    <w:p w:rsidR="00370FD7" w:rsidRDefault="00370FD7" w:rsidP="00933C02">
      <w:pPr>
        <w:rPr>
          <w:rFonts w:asciiTheme="minorHAnsi" w:hAnsiTheme="minorHAnsi"/>
        </w:rPr>
      </w:pPr>
    </w:p>
    <w:p w:rsidR="00370FD7" w:rsidRDefault="00370FD7" w:rsidP="00933C02">
      <w:pPr>
        <w:rPr>
          <w:rFonts w:asciiTheme="minorHAnsi" w:hAnsiTheme="minorHAnsi"/>
        </w:rPr>
      </w:pPr>
    </w:p>
    <w:p w:rsidR="00370FD7" w:rsidRPr="00E94738" w:rsidRDefault="00370FD7" w:rsidP="00370FD7">
      <w:pPr>
        <w:pStyle w:val="Heading3"/>
        <w:rPr>
          <w:rFonts w:asciiTheme="minorHAnsi" w:hAnsiTheme="minorHAnsi"/>
        </w:rPr>
      </w:pPr>
      <w:bookmarkStart w:id="86" w:name="_Toc361218871"/>
      <w:r w:rsidRPr="00E94738">
        <w:rPr>
          <w:rFonts w:asciiTheme="minorHAnsi" w:hAnsiTheme="minorHAnsi"/>
        </w:rPr>
        <w:lastRenderedPageBreak/>
        <w:t>A2:  CHINA ADV. (</w:t>
      </w:r>
      <w:r>
        <w:rPr>
          <w:rFonts w:asciiTheme="minorHAnsi" w:hAnsiTheme="minorHAnsi"/>
        </w:rPr>
        <w:t>cyber-attacks ans.)</w:t>
      </w:r>
      <w:bookmarkEnd w:id="86"/>
    </w:p>
    <w:p w:rsidR="00370FD7" w:rsidRPr="00E94738" w:rsidRDefault="00370FD7" w:rsidP="00370FD7">
      <w:pPr>
        <w:rPr>
          <w:rFonts w:asciiTheme="minorHAnsi" w:hAnsiTheme="minorHAnsi"/>
        </w:rPr>
      </w:pPr>
    </w:p>
    <w:p w:rsidR="00370FD7" w:rsidRDefault="00370FD7" w:rsidP="00933C02">
      <w:pPr>
        <w:rPr>
          <w:rFonts w:asciiTheme="minorHAnsi" w:hAnsiTheme="minorHAnsi"/>
        </w:rPr>
      </w:pPr>
    </w:p>
    <w:p w:rsidR="00370FD7" w:rsidRPr="00E94738" w:rsidRDefault="00370FD7" w:rsidP="00933C02">
      <w:pPr>
        <w:rPr>
          <w:rFonts w:asciiTheme="minorHAnsi" w:hAnsiTheme="minorHAnsi"/>
        </w:rPr>
      </w:pPr>
    </w:p>
    <w:p w:rsidR="00370FD7" w:rsidRPr="00B263A8" w:rsidRDefault="00370FD7" w:rsidP="00370FD7">
      <w:pPr>
        <w:pStyle w:val="Heading4"/>
      </w:pPr>
      <w:r w:rsidRPr="00B263A8">
        <w:t>The US defense systems are capable of withstanding Chinese attacks</w:t>
      </w:r>
    </w:p>
    <w:p w:rsidR="00370FD7" w:rsidRDefault="00370FD7" w:rsidP="00370FD7">
      <w:r w:rsidRPr="00D07D4C">
        <w:rPr>
          <w:rStyle w:val="StyleStyleBold12pt"/>
        </w:rPr>
        <w:t>Minnick 7-9</w:t>
      </w:r>
      <w:r>
        <w:t xml:space="preserve"> (</w:t>
      </w:r>
      <w:r w:rsidRPr="00D07D4C">
        <w:t>WENDELL MINNICK</w:t>
      </w:r>
      <w:r>
        <w:t xml:space="preserve">, </w:t>
      </w:r>
      <w:r w:rsidRPr="00D07D4C">
        <w:t>Asia Bureau Chief for Defense News, a Washington</w:t>
      </w:r>
      <w:r>
        <w:t xml:space="preserve">-based defense weekly newspaper, Published: July 9, 2013, </w:t>
      </w:r>
      <w:proofErr w:type="spellStart"/>
      <w:r>
        <w:t>Acessed</w:t>
      </w:r>
      <w:proofErr w:type="spellEnd"/>
      <w:r>
        <w:t xml:space="preserve">: July 9, 2013, </w:t>
      </w:r>
      <w:r w:rsidRPr="00D07D4C">
        <w:t>Experts: Chinese Cyber Threat to US Is Growing</w:t>
      </w:r>
      <w:r>
        <w:t xml:space="preserve">, </w:t>
      </w:r>
      <w:r w:rsidRPr="00D07D4C">
        <w:t>http://www.defensenews.com/article/20130709/DEFREG03/307090009/Experts-Chinese-Cyber-Threat-US-Growing</w:t>
      </w:r>
      <w:r>
        <w:t>)//mw</w:t>
      </w:r>
    </w:p>
    <w:p w:rsidR="00370FD7" w:rsidRDefault="00370FD7" w:rsidP="00370FD7">
      <w:r w:rsidRPr="00380410">
        <w:rPr>
          <w:rStyle w:val="StyleBoldUnderline"/>
        </w:rPr>
        <w:t>Another area of focus would be command and control nodes and assets,</w:t>
      </w:r>
      <w:r w:rsidRPr="00380410">
        <w:t xml:space="preserve"> said </w:t>
      </w:r>
      <w:r w:rsidRPr="00380410">
        <w:rPr>
          <w:rStyle w:val="StyleBoldUnderline"/>
        </w:rPr>
        <w:t xml:space="preserve">Derek </w:t>
      </w:r>
      <w:proofErr w:type="spellStart"/>
      <w:r w:rsidRPr="00380410">
        <w:rPr>
          <w:rStyle w:val="StyleBoldUnderline"/>
        </w:rPr>
        <w:t>Reveron</w:t>
      </w:r>
      <w:proofErr w:type="spellEnd"/>
      <w:r w:rsidRPr="00380410">
        <w:rPr>
          <w:rStyle w:val="StyleBoldUnderline"/>
        </w:rPr>
        <w:t>, a national security affairs professor at the US Naval War College</w:t>
      </w:r>
      <w:r w:rsidRPr="00380410">
        <w:t xml:space="preserve">. </w:t>
      </w:r>
      <w:proofErr w:type="spellStart"/>
      <w:r w:rsidRPr="00380410">
        <w:t>Reveron</w:t>
      </w:r>
      <w:proofErr w:type="spellEnd"/>
      <w:r w:rsidRPr="00380410">
        <w:t xml:space="preserve">, who wrote the book “Cyberspace and National Security,” </w:t>
      </w:r>
      <w:r w:rsidRPr="00380410">
        <w:rPr>
          <w:rStyle w:val="StyleBoldUnderline"/>
        </w:rPr>
        <w:t>said he is skeptical the US would “wage war with its second largest trading partner and significant holder of US Treasury notes</w:t>
      </w:r>
      <w:r w:rsidRPr="00380410">
        <w:t xml:space="preserve">.”¶ </w:t>
      </w:r>
      <w:r w:rsidRPr="00380410">
        <w:rPr>
          <w:rStyle w:val="StyleBoldUnderline"/>
        </w:rPr>
        <w:t>US command and control networks</w:t>
      </w:r>
      <w:r w:rsidRPr="00380410">
        <w:t>, such as Pacific Command, North American Aerospace Defense Command and “</w:t>
      </w:r>
      <w:r w:rsidRPr="00380410">
        <w:rPr>
          <w:rStyle w:val="StyleBoldUnderline"/>
        </w:rPr>
        <w:t>militarily critical infrastructure would be difficult to bring down</w:t>
      </w:r>
      <w:r w:rsidRPr="00380410">
        <w:t>,” said Mark Stokes, a China military specialist at the Project 2049 Institute, Arlington, Va.¶ China’s cyber capabilities will form part of its “</w:t>
      </w:r>
      <w:r w:rsidRPr="00380410">
        <w:rPr>
          <w:rStyle w:val="StyleBoldUnderline"/>
        </w:rPr>
        <w:t>larger deterrent posture and [help] continue its cyber espionage campaign</w:t>
      </w:r>
      <w:r w:rsidRPr="00380410">
        <w:t xml:space="preserve">,” </w:t>
      </w:r>
      <w:proofErr w:type="spellStart"/>
      <w:r w:rsidRPr="00380410">
        <w:t>Reveron</w:t>
      </w:r>
      <w:proofErr w:type="spellEnd"/>
      <w:r w:rsidRPr="00380410">
        <w:t xml:space="preserve"> said. He noted that even in a limited conflict, “all US adversaries attempt to target command and control nodes and assets.”</w:t>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87" w:name="_Toc361218872"/>
      <w:r w:rsidRPr="00E94738">
        <w:rPr>
          <w:rFonts w:asciiTheme="minorHAnsi" w:hAnsiTheme="minorHAnsi"/>
        </w:rPr>
        <w:lastRenderedPageBreak/>
        <w:t>A2:  TWO-WAY TRADE (high now)</w:t>
      </w:r>
      <w:bookmarkEnd w:id="87"/>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U.S.-Cuban trade high now</w:t>
      </w:r>
    </w:p>
    <w:p w:rsidR="00933C02" w:rsidRPr="00E94738" w:rsidRDefault="00933C02" w:rsidP="00933C02">
      <w:pPr>
        <w:rPr>
          <w:rFonts w:asciiTheme="minorHAnsi" w:hAnsiTheme="minorHAnsi"/>
        </w:rPr>
      </w:pPr>
      <w:r w:rsidRPr="00E94738">
        <w:rPr>
          <w:rFonts w:asciiTheme="minorHAnsi" w:hAnsiTheme="minorHAnsi"/>
        </w:rPr>
        <w:t xml:space="preserve">Ron </w:t>
      </w:r>
      <w:r w:rsidRPr="00E94738">
        <w:rPr>
          <w:rStyle w:val="StyleStyleBold12pt"/>
          <w:rFonts w:asciiTheme="minorHAnsi" w:hAnsiTheme="minorHAnsi"/>
          <w:highlight w:val="yellow"/>
        </w:rPr>
        <w:t>Smith</w:t>
      </w:r>
      <w:r w:rsidRPr="00E94738">
        <w:rPr>
          <w:rFonts w:asciiTheme="minorHAnsi" w:hAnsiTheme="minorHAnsi"/>
        </w:rPr>
        <w:t xml:space="preserve">, Dec. 6, </w:t>
      </w:r>
      <w:r w:rsidRPr="00E94738">
        <w:rPr>
          <w:rStyle w:val="StyleStyleBold12pt"/>
          <w:rFonts w:asciiTheme="minorHAnsi" w:hAnsiTheme="minorHAnsi"/>
          <w:highlight w:val="yellow"/>
        </w:rPr>
        <w:t>‘12</w:t>
      </w:r>
      <w:r w:rsidRPr="00E94738">
        <w:rPr>
          <w:rFonts w:asciiTheme="minorHAnsi" w:hAnsiTheme="minorHAnsi"/>
        </w:rPr>
        <w:t xml:space="preserve">, “Cuba trade holds promise for U.S. agricultural exports, Texas A&amp;M economist says,” Southwest Farm Press, </w:t>
      </w:r>
    </w:p>
    <w:p w:rsidR="00933C02" w:rsidRPr="00E94738" w:rsidRDefault="003F2A9B" w:rsidP="00933C02">
      <w:pPr>
        <w:rPr>
          <w:rFonts w:asciiTheme="minorHAnsi" w:hAnsiTheme="minorHAnsi"/>
        </w:rPr>
      </w:pPr>
      <w:hyperlink r:id="rId114" w:history="1">
        <w:r w:rsidR="00933C02" w:rsidRPr="00E94738">
          <w:rPr>
            <w:rStyle w:val="Hyperlink"/>
            <w:rFonts w:asciiTheme="minorHAnsi" w:hAnsiTheme="minorHAnsi"/>
          </w:rPr>
          <w:t>http://southwestfarmpress.com/markets/cuba-trade-holds-promise-us-agricultural-exports-texas-am-economist-says</w:t>
        </w:r>
      </w:hyperlink>
      <w:r w:rsidR="00933C02" w:rsidRPr="00E94738">
        <w:rPr>
          <w:rFonts w:asciiTheme="minorHAnsi" w:hAnsiTheme="minorHAnsi"/>
        </w:rPr>
        <w:t>, ACC. 6-13-13, JT//JEDI</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With the easing of restrictions, Cuba has become one of the U.S. top 35 trading partners. The U.S. supplies a significant percentage of Cuba’s food supply.</w:t>
      </w:r>
      <w:r w:rsidRPr="00E94738">
        <w:rPr>
          <w:rFonts w:asciiTheme="minorHAnsi" w:hAnsiTheme="minorHAnsi"/>
        </w:rPr>
        <w:t xml:space="preserve">  </w:t>
      </w:r>
      <w:proofErr w:type="spellStart"/>
      <w:r w:rsidRPr="00E94738">
        <w:rPr>
          <w:rFonts w:asciiTheme="minorHAnsi" w:hAnsiTheme="minorHAnsi"/>
        </w:rPr>
        <w:t>Rosson</w:t>
      </w:r>
      <w:proofErr w:type="spellEnd"/>
      <w:r w:rsidRPr="00E94738">
        <w:rPr>
          <w:rFonts w:asciiTheme="minorHAnsi" w:hAnsiTheme="minorHAnsi"/>
        </w:rPr>
        <w:t xml:space="preserve"> said </w:t>
      </w:r>
      <w:r w:rsidRPr="00E94738">
        <w:rPr>
          <w:rStyle w:val="StyleBoldUnderline"/>
          <w:rFonts w:asciiTheme="minorHAnsi" w:hAnsiTheme="minorHAnsi"/>
          <w:highlight w:val="yellow"/>
        </w:rPr>
        <w:t>Cuba is a decent trading partner</w:t>
      </w:r>
      <w:r w:rsidRPr="00E94738">
        <w:rPr>
          <w:rFonts w:asciiTheme="minorHAnsi" w:hAnsiTheme="minorHAnsi"/>
        </w:rPr>
        <w:t xml:space="preserve">. Terms of the trade reform require cash payment before delivery, for instance, so credit is not an issue.  </w:t>
      </w:r>
      <w:proofErr w:type="spellStart"/>
      <w:r w:rsidRPr="00E94738">
        <w:rPr>
          <w:rFonts w:asciiTheme="minorHAnsi" w:hAnsiTheme="minorHAnsi"/>
        </w:rPr>
        <w:t>Rosson</w:t>
      </w:r>
      <w:proofErr w:type="spellEnd"/>
      <w:r w:rsidRPr="00E94738">
        <w:rPr>
          <w:rFonts w:asciiTheme="minorHAnsi" w:hAnsiTheme="minorHAnsi"/>
        </w:rPr>
        <w:t xml:space="preserve"> said Cuba’s population, 11 million, has been stagnant or declining for the past few years, due to a lower birth rate and people leaving the country, “when they can sneak out.”</w:t>
      </w: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88" w:name="_Toc361218873"/>
      <w:r w:rsidRPr="00E94738">
        <w:rPr>
          <w:rFonts w:asciiTheme="minorHAnsi" w:hAnsiTheme="minorHAnsi"/>
        </w:rPr>
        <w:lastRenderedPageBreak/>
        <w:t>A2:  TWO-WAY TRADE (no solvency)</w:t>
      </w:r>
      <w:bookmarkEnd w:id="88"/>
    </w:p>
    <w:p w:rsidR="00933C02" w:rsidRPr="00E94738" w:rsidRDefault="00933C02" w:rsidP="00933C02">
      <w:pPr>
        <w:rPr>
          <w:rFonts w:asciiTheme="minorHAnsi" w:hAnsiTheme="minorHAnsi"/>
        </w:rPr>
      </w:pP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Plan doesn’t solve several barriers to new trade:  NTR, Jackson-</w:t>
      </w:r>
      <w:proofErr w:type="spellStart"/>
      <w:r w:rsidRPr="00E94738">
        <w:rPr>
          <w:rFonts w:asciiTheme="minorHAnsi" w:hAnsiTheme="minorHAnsi"/>
        </w:rPr>
        <w:t>Vanik</w:t>
      </w:r>
      <w:proofErr w:type="spellEnd"/>
      <w:r w:rsidRPr="00E94738">
        <w:rPr>
          <w:rFonts w:asciiTheme="minorHAnsi" w:hAnsiTheme="minorHAnsi"/>
        </w:rPr>
        <w:t>, &amp; the trade agreement would take years to negotiate</w:t>
      </w:r>
    </w:p>
    <w:p w:rsidR="00933C02" w:rsidRPr="00E94738" w:rsidRDefault="00933C02" w:rsidP="00933C02">
      <w:pPr>
        <w:rPr>
          <w:rFonts w:asciiTheme="minorHAnsi" w:hAnsiTheme="minorHAnsi"/>
        </w:rPr>
      </w:pPr>
      <w:r w:rsidRPr="00E94738">
        <w:rPr>
          <w:rFonts w:asciiTheme="minorHAnsi" w:hAnsiTheme="minorHAnsi"/>
        </w:rPr>
        <w:t xml:space="preserve">Anya Landau </w:t>
      </w:r>
      <w:r w:rsidRPr="00E94738">
        <w:rPr>
          <w:rStyle w:val="StyleStyleBold12pt"/>
          <w:rFonts w:asciiTheme="minorHAnsi" w:hAnsiTheme="minorHAnsi"/>
          <w:highlight w:val="yellow"/>
        </w:rPr>
        <w:t>French ‘9</w:t>
      </w:r>
      <w:r w:rsidRPr="00E94738">
        <w:rPr>
          <w:rFonts w:asciiTheme="minorHAnsi" w:hAnsiTheme="minorHAnsi"/>
        </w:rPr>
        <w:t xml:space="preserve">, </w:t>
      </w:r>
      <w:r w:rsidRPr="00E94738">
        <w:rPr>
          <w:rFonts w:asciiTheme="minorHAnsi" w:hAnsiTheme="minorHAnsi"/>
          <w:sz w:val="18"/>
        </w:rPr>
        <w:t xml:space="preserve">Director for the U.S.-Cuba Policy Initiative at the New America Foundation “Options for Engagement A Resource Guide for Reforming U.S. Policy toward Cuba, April, accessed 6-25-2013, </w:t>
      </w:r>
      <w:hyperlink r:id="rId115" w:history="1">
        <w:r w:rsidRPr="00E94738">
          <w:rPr>
            <w:rStyle w:val="Hyperlink"/>
            <w:rFonts w:asciiTheme="minorHAnsi" w:hAnsiTheme="minorHAnsi"/>
            <w:sz w:val="18"/>
          </w:rPr>
          <w:t>http://www.lexingtoninstitute.org/library/ resources/documents/Cuba/</w:t>
        </w:r>
        <w:proofErr w:type="spellStart"/>
        <w:r w:rsidRPr="00E94738">
          <w:rPr>
            <w:rStyle w:val="Hyperlink"/>
            <w:rFonts w:asciiTheme="minorHAnsi" w:hAnsiTheme="minorHAnsi"/>
            <w:sz w:val="18"/>
          </w:rPr>
          <w:t>USPolicy</w:t>
        </w:r>
        <w:proofErr w:type="spellEnd"/>
        <w:r w:rsidRPr="00E94738">
          <w:rPr>
            <w:rStyle w:val="Hyperlink"/>
            <w:rFonts w:asciiTheme="minorHAnsi" w:hAnsiTheme="minorHAnsi"/>
            <w:sz w:val="18"/>
          </w:rPr>
          <w:t>/options-for-engagement.pdf</w:t>
        </w:r>
      </w:hyperlink>
      <w:r w:rsidRPr="00E94738">
        <w:rPr>
          <w:rFonts w:asciiTheme="minorHAnsi" w:hAnsiTheme="minorHAnsi"/>
          <w:sz w:val="18"/>
        </w:rPr>
        <w:t>, JT//JEDI</w:t>
      </w:r>
    </w:p>
    <w:p w:rsidR="00933C02" w:rsidRPr="00E94738" w:rsidRDefault="00933C02" w:rsidP="00933C02">
      <w:pPr>
        <w:rPr>
          <w:rStyle w:val="StyleBoldUnderline"/>
          <w:rFonts w:asciiTheme="minorHAnsi" w:hAnsiTheme="minorHAnsi"/>
        </w:rPr>
      </w:pPr>
      <w:r w:rsidRPr="00E94738">
        <w:rPr>
          <w:rStyle w:val="StyleBoldUnderline"/>
          <w:rFonts w:asciiTheme="minorHAnsi" w:hAnsiTheme="minorHAnsi"/>
          <w:highlight w:val="yellow"/>
        </w:rPr>
        <w:t>If the U</w:t>
      </w:r>
      <w:r w:rsidRPr="00E94738">
        <w:rPr>
          <w:rFonts w:asciiTheme="minorHAnsi" w:hAnsiTheme="minorHAnsi"/>
          <w:sz w:val="10"/>
        </w:rPr>
        <w:t xml:space="preserve">nited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were to lift its trade embargo</w:t>
      </w:r>
      <w:r w:rsidRPr="00E94738">
        <w:rPr>
          <w:rStyle w:val="StyleBoldUnderline"/>
          <w:rFonts w:asciiTheme="minorHAnsi" w:hAnsiTheme="minorHAnsi"/>
        </w:rPr>
        <w:t xml:space="preserve"> </w:t>
      </w:r>
      <w:r w:rsidRPr="00E94738">
        <w:rPr>
          <w:rFonts w:asciiTheme="minorHAnsi" w:hAnsiTheme="minorHAnsi"/>
        </w:rPr>
        <w:t xml:space="preserve">against Cuba, this would not automatically confer “normal” status to the bilateral trade relationship. </w:t>
      </w:r>
      <w:r w:rsidRPr="00E94738">
        <w:rPr>
          <w:rStyle w:val="StyleBoldUnderline"/>
          <w:rFonts w:asciiTheme="minorHAnsi" w:hAnsiTheme="minorHAnsi"/>
          <w:highlight w:val="yellow"/>
        </w:rPr>
        <w:t>It would mean that the</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U</w:t>
      </w:r>
      <w:r w:rsidRPr="00E94738">
        <w:rPr>
          <w:rFonts w:asciiTheme="minorHAnsi" w:hAnsiTheme="minorHAnsi"/>
          <w:sz w:val="10"/>
        </w:rPr>
        <w:t xml:space="preserve">nited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and Cuba have the opportunity to begin trading</w:t>
      </w:r>
      <w:r w:rsidRPr="00E94738">
        <w:rPr>
          <w:rStyle w:val="StyleBoldUnderline"/>
          <w:rFonts w:asciiTheme="minorHAnsi" w:hAnsiTheme="minorHAnsi"/>
        </w:rPr>
        <w:t xml:space="preserve"> in </w:t>
      </w:r>
      <w:r w:rsidRPr="00E94738">
        <w:rPr>
          <w:rStyle w:val="StyleBoldUnderline"/>
          <w:rFonts w:asciiTheme="minorHAnsi" w:hAnsiTheme="minorHAnsi"/>
          <w:highlight w:val="yellow"/>
        </w:rPr>
        <w:t>more</w:t>
      </w:r>
      <w:r w:rsidRPr="00E94738">
        <w:rPr>
          <w:rStyle w:val="StyleBoldUnderline"/>
          <w:rFonts w:asciiTheme="minorHAnsi" w:hAnsiTheme="minorHAnsi"/>
        </w:rPr>
        <w:t xml:space="preserve"> goods and services than they have in the last fifty years. </w:t>
      </w:r>
      <w:r w:rsidRPr="00E94738">
        <w:rPr>
          <w:rStyle w:val="Emphasis"/>
          <w:rFonts w:asciiTheme="minorHAnsi" w:hAnsiTheme="minorHAnsi"/>
          <w:highlight w:val="yellow"/>
        </w:rPr>
        <w:t xml:space="preserve">Whether much expanded trade actually occurs </w:t>
      </w:r>
      <w:r w:rsidRPr="00E94738">
        <w:rPr>
          <w:rStyle w:val="StyleBoldUnderline"/>
          <w:rFonts w:asciiTheme="minorHAnsi" w:hAnsiTheme="minorHAnsi"/>
          <w:highlight w:val="yellow"/>
        </w:rPr>
        <w:t>depends on whether the U</w:t>
      </w:r>
      <w:r w:rsidRPr="00E94738">
        <w:rPr>
          <w:rFonts w:asciiTheme="minorHAnsi" w:hAnsiTheme="minorHAnsi"/>
          <w:sz w:val="10"/>
        </w:rPr>
        <w:t xml:space="preserve">nited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 xml:space="preserve"> </w:t>
      </w:r>
      <w:proofErr w:type="gramStart"/>
      <w:r w:rsidRPr="00E94738">
        <w:rPr>
          <w:rStyle w:val="StyleBoldUnderline"/>
          <w:rFonts w:asciiTheme="minorHAnsi" w:hAnsiTheme="minorHAnsi"/>
          <w:highlight w:val="yellow"/>
        </w:rPr>
        <w:t>were</w:t>
      </w:r>
      <w:proofErr w:type="gramEnd"/>
      <w:r w:rsidRPr="00E94738">
        <w:rPr>
          <w:rStyle w:val="StyleBoldUnderline"/>
          <w:rFonts w:asciiTheme="minorHAnsi" w:hAnsiTheme="minorHAnsi"/>
          <w:highlight w:val="yellow"/>
        </w:rPr>
        <w:t xml:space="preserve"> to take additional steps beyond lifting the embargo: the most important of which is</w:t>
      </w:r>
      <w:r w:rsidRPr="00E94738">
        <w:rPr>
          <w:rStyle w:val="StyleBoldUnderline"/>
          <w:rFonts w:asciiTheme="minorHAnsi" w:hAnsiTheme="minorHAnsi"/>
        </w:rPr>
        <w:t xml:space="preserve"> the provision of Normal Trade Relations </w:t>
      </w:r>
      <w:r w:rsidRPr="00E94738">
        <w:rPr>
          <w:rStyle w:val="StyleBoldUnderline"/>
          <w:rFonts w:asciiTheme="minorHAnsi" w:hAnsiTheme="minorHAnsi"/>
          <w:highlight w:val="yellow"/>
        </w:rPr>
        <w:t>(NTR).</w:t>
      </w:r>
    </w:p>
    <w:p w:rsidR="00933C02" w:rsidRPr="00E94738" w:rsidRDefault="00933C02" w:rsidP="00933C02">
      <w:pPr>
        <w:rPr>
          <w:rFonts w:asciiTheme="minorHAnsi" w:hAnsiTheme="minorHAnsi"/>
        </w:rPr>
      </w:pPr>
      <w:r w:rsidRPr="00E94738">
        <w:rPr>
          <w:rFonts w:asciiTheme="minorHAnsi" w:hAnsiTheme="minorHAnsi"/>
        </w:rPr>
        <w:t xml:space="preserve">NTR is a technical term which refers to the provision of nondiscriminatory treatment toward trading partners. Cuba and North Korea are the only two countries to which the United States continues to deny “normal trade relations.” All other countries either have permanent normal trade relations or temporary, renewable normal trade relations with the United States.161 </w:t>
      </w:r>
    </w:p>
    <w:p w:rsidR="00933C02" w:rsidRPr="00E94738" w:rsidRDefault="00933C02" w:rsidP="00933C02">
      <w:pPr>
        <w:rPr>
          <w:rFonts w:asciiTheme="minorHAnsi" w:hAnsiTheme="minorHAnsi"/>
        </w:rPr>
      </w:pPr>
      <w:r w:rsidRPr="00E94738">
        <w:rPr>
          <w:rFonts w:asciiTheme="minorHAnsi" w:hAnsiTheme="minorHAnsi"/>
        </w:rPr>
        <w:t>Assuming that the Cuba-specific trade sanctions contained in the Cuban Assets Control Regulations (the continuity of which was codified by the 1996 Helms-Burton Act) were to be eliminated, achieving normal trade relations between Cuba and the United States would not be a simple matter. A first stumbling block could be the 1974 Trade Act provision dubbed “Jackson-</w:t>
      </w:r>
      <w:proofErr w:type="spellStart"/>
      <w:r w:rsidRPr="00E94738">
        <w:rPr>
          <w:rFonts w:asciiTheme="minorHAnsi" w:hAnsiTheme="minorHAnsi"/>
        </w:rPr>
        <w:t>Vanik</w:t>
      </w:r>
      <w:proofErr w:type="spellEnd"/>
      <w:r w:rsidRPr="00E94738">
        <w:rPr>
          <w:rFonts w:asciiTheme="minorHAnsi" w:hAnsiTheme="minorHAnsi"/>
        </w:rPr>
        <w:t>,” which prohibits non-market economy countries from receiving normal tariff treatment, entering into a bilateral commercial agreement, or receiving any U.S. government credits or loan guarantees, until the President has reported to Congress that such a country does not: 1) deny its citizens the right to emigrate, 2) impose an unreasonable tax or fine for emigrating, and 3) impose more than a “nominal tax, levy, fine, fee or other charge on any citizen as a consequence of the desire of such citizen to emigrate to the country of his choice.”162</w:t>
      </w:r>
    </w:p>
    <w:p w:rsidR="00933C02" w:rsidRPr="00E94738" w:rsidRDefault="00933C02" w:rsidP="00933C02">
      <w:pPr>
        <w:rPr>
          <w:rFonts w:asciiTheme="minorHAnsi" w:hAnsiTheme="minorHAnsi"/>
        </w:rPr>
      </w:pPr>
      <w:r w:rsidRPr="00E94738">
        <w:rPr>
          <w:rFonts w:asciiTheme="minorHAnsi" w:hAnsiTheme="minorHAnsi"/>
        </w:rPr>
        <w:t xml:space="preserve">Thus, Cuba’s restrictions on its citizens’ emigration rights pose an obstacle to normalization of bilateral trade. </w:t>
      </w:r>
      <w:r w:rsidRPr="00E94738">
        <w:rPr>
          <w:rStyle w:val="StyleBoldUnderline"/>
          <w:rFonts w:asciiTheme="minorHAnsi" w:hAnsiTheme="minorHAnsi"/>
          <w:highlight w:val="yellow"/>
        </w:rPr>
        <w:t>Only once the requirements set forth by the Jackson-</w:t>
      </w:r>
      <w:proofErr w:type="spellStart"/>
      <w:r w:rsidRPr="00E94738">
        <w:rPr>
          <w:rStyle w:val="StyleBoldUnderline"/>
          <w:rFonts w:asciiTheme="minorHAnsi" w:hAnsiTheme="minorHAnsi"/>
          <w:highlight w:val="yellow"/>
        </w:rPr>
        <w:t>Vanik</w:t>
      </w:r>
      <w:proofErr w:type="spellEnd"/>
      <w:r w:rsidRPr="00E94738">
        <w:rPr>
          <w:rStyle w:val="StyleBoldUnderline"/>
          <w:rFonts w:asciiTheme="minorHAnsi" w:hAnsiTheme="minorHAnsi"/>
          <w:highlight w:val="yellow"/>
        </w:rPr>
        <w:t xml:space="preserve"> amendment have been met,</w:t>
      </w:r>
      <w:r w:rsidRPr="00E94738">
        <w:rPr>
          <w:rStyle w:val="StyleBoldUnderline"/>
          <w:rFonts w:asciiTheme="minorHAnsi" w:hAnsiTheme="minorHAnsi"/>
        </w:rPr>
        <w:t xml:space="preserve"> </w:t>
      </w:r>
      <w:r w:rsidRPr="00E94738">
        <w:rPr>
          <w:rFonts w:asciiTheme="minorHAnsi" w:hAnsiTheme="minorHAnsi"/>
        </w:rPr>
        <w:t xml:space="preserve">(and absent any other Cuba-specific sanctions, such as the Export Administration Act controls on countries found to be supporting international terrorism), </w:t>
      </w:r>
      <w:r w:rsidRPr="00E94738">
        <w:rPr>
          <w:rStyle w:val="StyleBoldUnderline"/>
          <w:rFonts w:asciiTheme="minorHAnsi" w:hAnsiTheme="minorHAnsi"/>
          <w:highlight w:val="yellow"/>
        </w:rPr>
        <w:t>could the</w:t>
      </w:r>
      <w:r w:rsidRPr="00E94738">
        <w:rPr>
          <w:rFonts w:asciiTheme="minorHAnsi" w:hAnsiTheme="minorHAnsi"/>
        </w:rPr>
        <w:t xml:space="preserve"> </w:t>
      </w:r>
      <w:r w:rsidRPr="00E94738">
        <w:rPr>
          <w:rStyle w:val="StyleBoldUnderline"/>
          <w:rFonts w:asciiTheme="minorHAnsi" w:hAnsiTheme="minorHAnsi"/>
          <w:highlight w:val="yellow"/>
        </w:rPr>
        <w:t>U</w:t>
      </w:r>
      <w:r w:rsidRPr="00E94738">
        <w:rPr>
          <w:rFonts w:asciiTheme="minorHAnsi" w:hAnsiTheme="minorHAnsi"/>
          <w:sz w:val="10"/>
        </w:rPr>
        <w:t xml:space="preserve">nited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begin negotiations of a bilateral commercial agreement with Cuba.</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To begin to extend normal trade relations to Cuba, the</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U</w:t>
      </w:r>
      <w:r w:rsidRPr="00E94738">
        <w:rPr>
          <w:rFonts w:asciiTheme="minorHAnsi" w:hAnsiTheme="minorHAnsi"/>
          <w:sz w:val="10"/>
        </w:rPr>
        <w:t xml:space="preserve">nited </w:t>
      </w:r>
      <w:r w:rsidRPr="00E94738">
        <w:rPr>
          <w:rStyle w:val="StyleBoldUnderline"/>
          <w:rFonts w:asciiTheme="minorHAnsi" w:hAnsiTheme="minorHAnsi"/>
          <w:highlight w:val="yellow"/>
        </w:rPr>
        <w:t>S</w:t>
      </w:r>
      <w:r w:rsidRPr="00E94738">
        <w:rPr>
          <w:rFonts w:asciiTheme="minorHAnsi" w:hAnsiTheme="minorHAnsi"/>
          <w:sz w:val="10"/>
        </w:rPr>
        <w:t>tates</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would need to enter into a reciprocal trade agreement with Cuba</w:t>
      </w:r>
      <w:r w:rsidRPr="00E94738">
        <w:rPr>
          <w:rFonts w:asciiTheme="minorHAnsi" w:hAnsiTheme="minorHAnsi"/>
        </w:rPr>
        <w:t xml:space="preserve"> (not equivalent to a “free trade agreement”) that would provide a balance of trade benefits and protections to U.S. exports and commercial entities doing business with Cuba, at the same time it would provide such benefits to Cuba. Such an agreement would need to include protection for U.S. patents and trademarks and for “industrial rights and processes,” include a safeguard mechanism to prevent market disruptions due to trade, and provide that the agreement, and its continuation, be subject to the national security interests of both parties.163 </w:t>
      </w:r>
      <w:r w:rsidRPr="00E94738">
        <w:rPr>
          <w:rStyle w:val="StyleBoldUnderline"/>
          <w:rFonts w:asciiTheme="minorHAnsi" w:hAnsiTheme="minorHAnsi"/>
          <w:highlight w:val="yellow"/>
        </w:rPr>
        <w:t>Assuming bilateral relations had reached the appropriate milestones to begin discussing two-way trade, negotiating such an agreement could potentially take years, as both countries would need to adopt statutory and regulatory</w:t>
      </w:r>
      <w:r w:rsidRPr="00E94738">
        <w:rPr>
          <w:rFonts w:asciiTheme="minorHAnsi" w:hAnsiTheme="minorHAnsi"/>
        </w:rPr>
        <w:t xml:space="preserve"> changes.</w:t>
      </w:r>
    </w:p>
    <w:p w:rsidR="00933C02" w:rsidRPr="00E94738" w:rsidRDefault="00933C02" w:rsidP="00933C02">
      <w:pPr>
        <w:rPr>
          <w:rFonts w:asciiTheme="minorHAnsi" w:hAnsiTheme="minorHAnsi"/>
        </w:rPr>
      </w:pPr>
    </w:p>
    <w:p w:rsidR="00933C02" w:rsidRPr="00E94738" w:rsidRDefault="00933C02" w:rsidP="00933C02">
      <w:pPr>
        <w:pStyle w:val="Heading4"/>
        <w:rPr>
          <w:rFonts w:asciiTheme="minorHAnsi" w:hAnsiTheme="minorHAnsi"/>
        </w:rPr>
      </w:pPr>
      <w:r w:rsidRPr="00E94738">
        <w:rPr>
          <w:rFonts w:asciiTheme="minorHAnsi" w:hAnsiTheme="minorHAnsi"/>
        </w:rPr>
        <w:t>No solvency—TWEA prevents</w:t>
      </w:r>
    </w:p>
    <w:p w:rsidR="00933C02" w:rsidRPr="00E94738" w:rsidRDefault="00933C02" w:rsidP="00933C02">
      <w:pPr>
        <w:rPr>
          <w:rFonts w:asciiTheme="minorHAnsi" w:hAnsiTheme="minorHAnsi"/>
        </w:rPr>
      </w:pPr>
      <w:r w:rsidRPr="00E94738">
        <w:rPr>
          <w:rFonts w:asciiTheme="minorHAnsi" w:hAnsiTheme="minorHAnsi"/>
        </w:rPr>
        <w:t xml:space="preserve">Jake </w:t>
      </w:r>
      <w:r w:rsidRPr="00E94738">
        <w:rPr>
          <w:rStyle w:val="StyleStyleBold12pt"/>
          <w:rFonts w:asciiTheme="minorHAnsi" w:hAnsiTheme="minorHAnsi"/>
          <w:highlight w:val="yellow"/>
        </w:rPr>
        <w:t>Colvin</w:t>
      </w:r>
      <w:r w:rsidRPr="00E94738">
        <w:rPr>
          <w:rFonts w:asciiTheme="minorHAnsi" w:hAnsiTheme="minorHAnsi"/>
        </w:rPr>
        <w:t xml:space="preserve">, July 6, </w:t>
      </w:r>
      <w:r w:rsidRPr="00E94738">
        <w:rPr>
          <w:rStyle w:val="StyleStyleBold12pt"/>
          <w:rFonts w:asciiTheme="minorHAnsi" w:hAnsiTheme="minorHAnsi"/>
          <w:highlight w:val="yellow"/>
        </w:rPr>
        <w:t>’11</w:t>
      </w:r>
      <w:r w:rsidRPr="00E94738">
        <w:rPr>
          <w:rFonts w:asciiTheme="minorHAnsi" w:hAnsiTheme="minorHAnsi"/>
        </w:rPr>
        <w:t xml:space="preserve">, Vice President for Global Trade Issues with the National Foreign Trade Council, “NEW DIRECTION FOR U.S.-CUBA POLICY,” </w:t>
      </w:r>
      <w:hyperlink r:id="rId116" w:history="1">
        <w:r w:rsidRPr="00E94738">
          <w:rPr>
            <w:rStyle w:val="Hyperlink"/>
            <w:rFonts w:asciiTheme="minorHAnsi" w:hAnsiTheme="minorHAnsi"/>
          </w:rPr>
          <w:t>http://www.icosa.co/2011/07/new-direction/</w:t>
        </w:r>
      </w:hyperlink>
      <w:r w:rsidRPr="00E94738">
        <w:rPr>
          <w:rStyle w:val="Hyperlink"/>
          <w:rFonts w:asciiTheme="minorHAnsi" w:hAnsiTheme="minorHAnsi"/>
        </w:rPr>
        <w:t>, ACC. 6-25-2013, JT//JEDI</w:t>
      </w:r>
    </w:p>
    <w:p w:rsidR="00933C02" w:rsidRPr="00E94738" w:rsidRDefault="00933C02" w:rsidP="00933C02">
      <w:pPr>
        <w:rPr>
          <w:rFonts w:asciiTheme="minorHAnsi" w:hAnsiTheme="minorHAnsi"/>
        </w:rPr>
      </w:pPr>
      <w:r w:rsidRPr="00E94738">
        <w:rPr>
          <w:rFonts w:asciiTheme="minorHAnsi" w:hAnsiTheme="minorHAnsi"/>
        </w:rPr>
        <w:t xml:space="preserve">Despite the recent changes to policy, the </w:t>
      </w:r>
      <w:r w:rsidRPr="00E94738">
        <w:rPr>
          <w:rStyle w:val="StyleStyleBold12pt"/>
          <w:rFonts w:asciiTheme="minorHAnsi" w:hAnsiTheme="minorHAnsi"/>
          <w:highlight w:val="yellow"/>
        </w:rPr>
        <w:t>U</w:t>
      </w:r>
      <w:r w:rsidRPr="00E94738">
        <w:rPr>
          <w:rFonts w:asciiTheme="minorHAnsi" w:hAnsiTheme="minorHAnsi"/>
          <w:sz w:val="10"/>
        </w:rPr>
        <w:t>nited</w:t>
      </w:r>
      <w:r w:rsidRPr="00E94738">
        <w:rPr>
          <w:rFonts w:asciiTheme="minorHAnsi" w:hAnsiTheme="minorHAnsi"/>
        </w:rPr>
        <w:t xml:space="preserve"> </w:t>
      </w:r>
      <w:r w:rsidRPr="00E94738">
        <w:rPr>
          <w:rStyle w:val="StyleStyleBold12pt"/>
          <w:rFonts w:asciiTheme="minorHAnsi" w:hAnsiTheme="minorHAnsi"/>
          <w:highlight w:val="yellow"/>
        </w:rPr>
        <w:t>S</w:t>
      </w:r>
      <w:r w:rsidRPr="00E94738">
        <w:rPr>
          <w:rFonts w:asciiTheme="minorHAnsi" w:hAnsiTheme="minorHAnsi"/>
          <w:sz w:val="10"/>
        </w:rPr>
        <w:t>tates</w:t>
      </w:r>
      <w:r w:rsidRPr="00E94738">
        <w:rPr>
          <w:rFonts w:asciiTheme="minorHAnsi" w:hAnsiTheme="minorHAnsi"/>
        </w:rPr>
        <w:t xml:space="preserve"> </w:t>
      </w:r>
      <w:r w:rsidRPr="00E94738">
        <w:rPr>
          <w:rStyle w:val="StyleBoldUnderline"/>
          <w:rFonts w:asciiTheme="minorHAnsi" w:hAnsiTheme="minorHAnsi"/>
          <w:highlight w:val="yellow"/>
        </w:rPr>
        <w:t>still places more comprehensive sanctions on Cuba than on any other country in the world,</w:t>
      </w:r>
      <w:r w:rsidRPr="00E94738">
        <w:rPr>
          <w:rStyle w:val="StyleBoldUnderline"/>
          <w:rFonts w:asciiTheme="minorHAnsi" w:hAnsiTheme="minorHAnsi"/>
        </w:rPr>
        <w:t xml:space="preserve"> </w:t>
      </w:r>
      <w:r w:rsidRPr="00E94738">
        <w:rPr>
          <w:rFonts w:asciiTheme="minorHAnsi" w:hAnsiTheme="minorHAnsi"/>
        </w:rPr>
        <w:t>including North Korea and Iran. Cuba is the only country in the world to which the United States restricts its citizens from traveling. The U.S. Government places no restriction on its citizens who wish to participate in highly-controlled, propaganda-filled package tours arranged by the government of North Korea, but outlaws tourist travel to Cuba altogether.</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Cuba</w:t>
      </w:r>
      <w:r w:rsidRPr="00E94738">
        <w:rPr>
          <w:rFonts w:asciiTheme="minorHAnsi" w:hAnsiTheme="minorHAnsi"/>
        </w:rPr>
        <w:t xml:space="preserve"> also </w:t>
      </w:r>
      <w:r w:rsidRPr="00E94738">
        <w:rPr>
          <w:rStyle w:val="StyleBoldUnderline"/>
          <w:rFonts w:asciiTheme="minorHAnsi" w:hAnsiTheme="minorHAnsi"/>
          <w:highlight w:val="yellow"/>
        </w:rPr>
        <w:t>remains subject to an antiquated U.S. sanctions regime known as the Trading with the Enemy Act</w:t>
      </w:r>
      <w:r w:rsidRPr="00E94738">
        <w:rPr>
          <w:rFonts w:asciiTheme="minorHAnsi" w:hAnsiTheme="minorHAnsi"/>
        </w:rPr>
        <w:t xml:space="preserve"> (TWEA). In 2008, the Bush Administration graduated North Korea from the act, leaving Cuba as the only country to which TWEA still applies. </w:t>
      </w:r>
      <w:r w:rsidRPr="00E94738">
        <w:rPr>
          <w:rStyle w:val="StyleBoldUnderline"/>
          <w:rFonts w:asciiTheme="minorHAnsi" w:hAnsiTheme="minorHAnsi"/>
          <w:highlight w:val="yellow"/>
        </w:rPr>
        <w:t>U.S. sanctions on Cuba continue to apply outside of the</w:t>
      </w:r>
      <w:r w:rsidRPr="00E94738">
        <w:rPr>
          <w:rStyle w:val="StyleBoldUnderline"/>
          <w:rFonts w:asciiTheme="minorHAnsi" w:hAnsiTheme="minorHAnsi"/>
        </w:rPr>
        <w:t xml:space="preserve"> </w:t>
      </w:r>
      <w:r w:rsidRPr="00E94738">
        <w:rPr>
          <w:rStyle w:val="StyleStyleBold12pt"/>
          <w:rFonts w:asciiTheme="minorHAnsi" w:hAnsiTheme="minorHAnsi"/>
          <w:highlight w:val="yellow"/>
        </w:rPr>
        <w:t>U</w:t>
      </w:r>
      <w:r w:rsidRPr="00E94738">
        <w:rPr>
          <w:rFonts w:asciiTheme="minorHAnsi" w:hAnsiTheme="minorHAnsi"/>
          <w:sz w:val="10"/>
        </w:rPr>
        <w:t>nited</w:t>
      </w:r>
      <w:r w:rsidRPr="00E94738">
        <w:rPr>
          <w:rFonts w:asciiTheme="minorHAnsi" w:hAnsiTheme="minorHAnsi"/>
        </w:rPr>
        <w:t xml:space="preserve"> </w:t>
      </w:r>
      <w:r w:rsidRPr="00E94738">
        <w:rPr>
          <w:rStyle w:val="StyleStyleBold12pt"/>
          <w:rFonts w:asciiTheme="minorHAnsi" w:hAnsiTheme="minorHAnsi"/>
          <w:highlight w:val="yellow"/>
        </w:rPr>
        <w:t>S</w:t>
      </w:r>
      <w:r w:rsidRPr="00E94738">
        <w:rPr>
          <w:rFonts w:asciiTheme="minorHAnsi" w:hAnsiTheme="minorHAnsi"/>
          <w:sz w:val="10"/>
        </w:rPr>
        <w:t xml:space="preserve">tates </w:t>
      </w:r>
      <w:r w:rsidRPr="00E94738">
        <w:rPr>
          <w:rStyle w:val="StyleBoldUnderline"/>
          <w:rFonts w:asciiTheme="minorHAnsi" w:hAnsiTheme="minorHAnsi"/>
          <w:highlight w:val="yellow"/>
        </w:rPr>
        <w:t>to companies incorporated in third countries</w:t>
      </w:r>
      <w:r w:rsidRPr="00E94738">
        <w:rPr>
          <w:rFonts w:asciiTheme="minorHAnsi" w:hAnsiTheme="minorHAnsi"/>
        </w:rPr>
        <w:t xml:space="preserve"> such as Canada and to Cuban nationals living abroad in places like Spain and Mexico.</w:t>
      </w: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89" w:name="_Toc361218874"/>
      <w:r w:rsidRPr="00E94738">
        <w:rPr>
          <w:rFonts w:asciiTheme="minorHAnsi" w:hAnsiTheme="minorHAnsi"/>
        </w:rPr>
        <w:lastRenderedPageBreak/>
        <w:t>ADVs HAVE A LONG TIMEFRAME</w:t>
      </w:r>
      <w:bookmarkEnd w:id="89"/>
    </w:p>
    <w:p w:rsidR="00933C02" w:rsidRPr="00E94738" w:rsidRDefault="00933C02" w:rsidP="00933C02">
      <w:pPr>
        <w:pStyle w:val="Heading4"/>
        <w:rPr>
          <w:rFonts w:asciiTheme="minorHAnsi" w:hAnsiTheme="minorHAnsi"/>
        </w:rPr>
      </w:pPr>
      <w:r w:rsidRPr="00E94738">
        <w:rPr>
          <w:rFonts w:asciiTheme="minorHAnsi" w:hAnsiTheme="minorHAnsi"/>
        </w:rPr>
        <w:t>The results from engagement will be slow to emerge</w:t>
      </w:r>
    </w:p>
    <w:p w:rsidR="00933C02" w:rsidRPr="00E94738" w:rsidRDefault="00933C02" w:rsidP="00933C02">
      <w:pPr>
        <w:rPr>
          <w:rFonts w:asciiTheme="minorHAnsi" w:hAnsiTheme="minorHAnsi"/>
        </w:rPr>
      </w:pPr>
      <w:r w:rsidRPr="00E94738">
        <w:rPr>
          <w:rFonts w:asciiTheme="minorHAnsi" w:hAnsiTheme="minorHAnsi"/>
        </w:rPr>
        <w:t xml:space="preserve">CHELSEA A. </w:t>
      </w:r>
      <w:r w:rsidRPr="00E94738">
        <w:rPr>
          <w:rStyle w:val="StyleStyleBold12pt"/>
          <w:rFonts w:asciiTheme="minorHAnsi" w:hAnsiTheme="minorHAnsi"/>
          <w:highlight w:val="yellow"/>
        </w:rPr>
        <w:t>ZIMMERMAN</w:t>
      </w:r>
      <w:r w:rsidRPr="00E94738">
        <w:rPr>
          <w:rFonts w:asciiTheme="minorHAnsi" w:hAnsiTheme="minorHAnsi"/>
        </w:rPr>
        <w:t xml:space="preserve">, Georgetown Law, </w:t>
      </w:r>
      <w:r w:rsidRPr="00E94738">
        <w:rPr>
          <w:rStyle w:val="StyleStyleBold12pt"/>
          <w:rFonts w:asciiTheme="minorHAnsi" w:hAnsiTheme="minorHAnsi"/>
          <w:highlight w:val="yellow"/>
        </w:rPr>
        <w:t>’10</w:t>
      </w:r>
      <w:r w:rsidRPr="00E94738">
        <w:rPr>
          <w:rFonts w:asciiTheme="minorHAnsi" w:hAnsiTheme="minorHAnsi"/>
        </w:rPr>
        <w:t xml:space="preserve">, “Rethinking The Cuban Trade Embargo: An Opportune Time To Mend a Broken Policy,” </w:t>
      </w:r>
      <w:hyperlink r:id="rId117" w:history="1">
        <w:r w:rsidRPr="00E94738">
          <w:rPr>
            <w:rStyle w:val="Hyperlink"/>
            <w:rFonts w:asciiTheme="minorHAnsi" w:hAnsiTheme="minorHAnsi"/>
          </w:rPr>
          <w:t>http://www.thepresidency.org/storage/documents/Fellows2010/Zimmerman.pdf</w:t>
        </w:r>
      </w:hyperlink>
      <w:r w:rsidRPr="00E94738">
        <w:rPr>
          <w:rFonts w:asciiTheme="minorHAnsi" w:hAnsiTheme="minorHAnsi"/>
        </w:rPr>
        <w:t>, ACC. 6-13-2013, JT//JEDI</w:t>
      </w:r>
    </w:p>
    <w:p w:rsidR="00933C02" w:rsidRPr="00E94738" w:rsidRDefault="00933C02" w:rsidP="00933C02">
      <w:pPr>
        <w:rPr>
          <w:rFonts w:asciiTheme="minorHAnsi" w:hAnsiTheme="minorHAnsi"/>
        </w:rPr>
      </w:pPr>
      <w:r w:rsidRPr="00E94738">
        <w:rPr>
          <w:rStyle w:val="StyleBoldUnderline"/>
          <w:rFonts w:asciiTheme="minorHAnsi" w:hAnsiTheme="minorHAnsi"/>
          <w:highlight w:val="yellow"/>
        </w:rPr>
        <w:t>Relaxing U.S. trade restrictions will not result in an immediate thaw in relations with Cuba. The Cuban government’s response may be slow, as Raul Castro will need to factor in the changes in U.S. policy into the larger equation of Cuban recovery and economic reform.</w:t>
      </w:r>
      <w:r w:rsidRPr="00E94738">
        <w:rPr>
          <w:rFonts w:asciiTheme="minorHAnsi" w:hAnsiTheme="minorHAnsi"/>
        </w:rPr>
        <w:t xml:space="preserve"> </w:t>
      </w:r>
      <w:r w:rsidRPr="00E94738">
        <w:rPr>
          <w:rFonts w:asciiTheme="minorHAnsi" w:hAnsiTheme="minorHAnsi"/>
          <w:sz w:val="14"/>
        </w:rPr>
        <w:t>Moving from a policy of isolation to one of investment and engagement will send a different message to Cuba and sets the stage for fruitful trade possibilities and for normalizing relations between the two countries. In addition, the United States will be sending a signal to other Latin America about its willingness to view the world in cooperative terms.</w:t>
      </w:r>
    </w:p>
    <w:p w:rsidR="00933C02" w:rsidRPr="00E94738" w:rsidRDefault="00933C02" w:rsidP="00933C02">
      <w:pPr>
        <w:rPr>
          <w:rFonts w:asciiTheme="minorHAnsi" w:hAnsiTheme="minorHAnsi"/>
        </w:rPr>
      </w:pPr>
    </w:p>
    <w:p w:rsidR="00933C02" w:rsidRPr="00E94738" w:rsidRDefault="00933C02" w:rsidP="00933C02">
      <w:pPr>
        <w:pStyle w:val="Heading3"/>
        <w:rPr>
          <w:rFonts w:asciiTheme="minorHAnsi" w:hAnsiTheme="minorHAnsi"/>
        </w:rPr>
      </w:pPr>
      <w:bookmarkStart w:id="90" w:name="_Toc361218875"/>
      <w:r w:rsidRPr="00E94738">
        <w:rPr>
          <w:rFonts w:asciiTheme="minorHAnsi" w:hAnsiTheme="minorHAnsi"/>
        </w:rPr>
        <w:lastRenderedPageBreak/>
        <w:t>CUBA IS NOT REFORMING NOW</w:t>
      </w:r>
      <w:bookmarkEnd w:id="90"/>
    </w:p>
    <w:p w:rsidR="00933C02" w:rsidRPr="00E94738" w:rsidRDefault="00933C02" w:rsidP="00933C02">
      <w:pPr>
        <w:rPr>
          <w:rFonts w:asciiTheme="minorHAnsi" w:hAnsiTheme="minorHAnsi"/>
          <w:sz w:val="18"/>
          <w:szCs w:val="18"/>
        </w:rPr>
      </w:pPr>
    </w:p>
    <w:p w:rsidR="00933C02" w:rsidRPr="00E94738" w:rsidRDefault="00933C02" w:rsidP="00933C02">
      <w:pPr>
        <w:rPr>
          <w:rFonts w:asciiTheme="minorHAnsi" w:hAnsiTheme="minorHAnsi"/>
          <w:sz w:val="18"/>
          <w:szCs w:val="18"/>
        </w:rPr>
      </w:pPr>
    </w:p>
    <w:p w:rsidR="002F70B7" w:rsidRPr="00E94738" w:rsidRDefault="002F70B7" w:rsidP="002F70B7">
      <w:pPr>
        <w:pStyle w:val="Heading4"/>
        <w:rPr>
          <w:rStyle w:val="StyleStyleBold12pt"/>
          <w:rFonts w:asciiTheme="minorHAnsi" w:hAnsiTheme="minorHAnsi"/>
          <w:b/>
          <w:bCs/>
        </w:rPr>
      </w:pPr>
      <w:r w:rsidRPr="00E94738">
        <w:rPr>
          <w:rStyle w:val="StyleStyleBold12pt"/>
          <w:rFonts w:asciiTheme="minorHAnsi" w:hAnsiTheme="minorHAnsi"/>
          <w:b/>
          <w:bCs/>
        </w:rPr>
        <w:t>Cuban reforms are sham—political prisoners prove</w:t>
      </w:r>
    </w:p>
    <w:p w:rsidR="002F70B7" w:rsidRPr="00E94738" w:rsidRDefault="002F70B7" w:rsidP="002F70B7">
      <w:pPr>
        <w:rPr>
          <w:rStyle w:val="StyleBoldUnderline"/>
          <w:rFonts w:asciiTheme="minorHAnsi" w:hAnsiTheme="minorHAnsi"/>
          <w:b w:val="0"/>
          <w:bCs w:val="0"/>
          <w:u w:val="none"/>
        </w:rPr>
      </w:pPr>
      <w:r w:rsidRPr="00E94738">
        <w:rPr>
          <w:rStyle w:val="StyleStyleBold12pt"/>
          <w:rFonts w:asciiTheme="minorHAnsi" w:hAnsiTheme="minorHAnsi"/>
        </w:rPr>
        <w:t xml:space="preserve">Brewer, May ’13, </w:t>
      </w:r>
      <w:r w:rsidRPr="00E94738">
        <w:rPr>
          <w:rFonts w:asciiTheme="minorHAnsi" w:hAnsiTheme="minorHAnsi"/>
        </w:rPr>
        <w:t xml:space="preserve">Jerry, “Political Change so that </w:t>
      </w:r>
      <w:proofErr w:type="gramStart"/>
      <w:r w:rsidRPr="00E94738">
        <w:rPr>
          <w:rFonts w:asciiTheme="minorHAnsi" w:hAnsiTheme="minorHAnsi"/>
        </w:rPr>
        <w:t>Everything</w:t>
      </w:r>
      <w:proofErr w:type="gramEnd"/>
      <w:r w:rsidRPr="00E94738">
        <w:rPr>
          <w:rFonts w:asciiTheme="minorHAnsi" w:hAnsiTheme="minorHAnsi"/>
        </w:rPr>
        <w:t xml:space="preserve"> Remains the Same”, </w:t>
      </w:r>
      <w:hyperlink r:id="rId118" w:history="1">
        <w:r w:rsidRPr="00E94738">
          <w:rPr>
            <w:rStyle w:val="Hyperlink"/>
            <w:rFonts w:asciiTheme="minorHAnsi" w:hAnsiTheme="minorHAnsi"/>
          </w:rPr>
          <w:t>http://www.mexidata.info/id3612.html ///</w:t>
        </w:r>
      </w:hyperlink>
      <w:r w:rsidRPr="00E94738">
        <w:rPr>
          <w:rFonts w:asciiTheme="minorHAnsi" w:hAnsiTheme="minorHAnsi"/>
        </w:rPr>
        <w:t xml:space="preserve"> JMR</w:t>
      </w:r>
    </w:p>
    <w:p w:rsidR="002F70B7" w:rsidRPr="00E94738" w:rsidRDefault="002F70B7" w:rsidP="002F70B7">
      <w:pPr>
        <w:rPr>
          <w:rStyle w:val="StyleBoldUnderline"/>
          <w:rFonts w:asciiTheme="minorHAnsi" w:hAnsiTheme="minorHAnsi"/>
          <w:b w:val="0"/>
          <w:bCs w:val="0"/>
          <w:u w:val="none"/>
        </w:rPr>
      </w:pPr>
      <w:r w:rsidRPr="00E94738">
        <w:rPr>
          <w:rStyle w:val="StyleBoldUnderline"/>
          <w:rFonts w:asciiTheme="minorHAnsi" w:hAnsiTheme="minorHAnsi"/>
          <w:highlight w:val="yellow"/>
        </w:rPr>
        <w:t>Regardless of how much the Castro brothers try to reinvent their revolution, the old adage of a leopard cannot change its spots appears to be the reality within their fantasy idealism.</w:t>
      </w:r>
      <w:r w:rsidRPr="00E94738">
        <w:rPr>
          <w:rStyle w:val="StyleBoldUnderline"/>
          <w:rFonts w:asciiTheme="minorHAnsi" w:hAnsiTheme="minorHAnsi"/>
        </w:rPr>
        <w:t xml:space="preserve"> </w:t>
      </w:r>
      <w:r w:rsidRPr="00E94738">
        <w:rPr>
          <w:rStyle w:val="StyleBoldUnderline"/>
          <w:rFonts w:asciiTheme="minorHAnsi" w:hAnsiTheme="minorHAnsi"/>
          <w:b w:val="0"/>
          <w:bCs w:val="0"/>
          <w:sz w:val="18"/>
          <w:szCs w:val="18"/>
          <w:u w:val="none"/>
        </w:rPr>
        <w:t xml:space="preserve">Raul Castro was reappointed to a second five-year term as chief of state in February, and thus he could serve until 2018. Meaning that the control of the Castro legacy of iron fisted rule over the long suffering island nation could continue at least until the younger Castro reaches the age of 86. Yet a hunger that paints this seemingly perpetual regime with fresh hope over a rusted out political </w:t>
      </w:r>
      <w:proofErr w:type="gramStart"/>
      <w:r w:rsidRPr="00E94738">
        <w:rPr>
          <w:rStyle w:val="StyleBoldUnderline"/>
          <w:rFonts w:asciiTheme="minorHAnsi" w:hAnsiTheme="minorHAnsi"/>
          <w:b w:val="0"/>
          <w:bCs w:val="0"/>
          <w:sz w:val="18"/>
          <w:szCs w:val="18"/>
          <w:u w:val="none"/>
        </w:rPr>
        <w:t>vessel,</w:t>
      </w:r>
      <w:proofErr w:type="gramEnd"/>
      <w:r w:rsidRPr="00E94738">
        <w:rPr>
          <w:rStyle w:val="StyleBoldUnderline"/>
          <w:rFonts w:asciiTheme="minorHAnsi" w:hAnsiTheme="minorHAnsi"/>
          <w:b w:val="0"/>
          <w:bCs w:val="0"/>
          <w:sz w:val="18"/>
          <w:szCs w:val="18"/>
          <w:u w:val="none"/>
        </w:rPr>
        <w:t xml:space="preserve"> is that challenges are growing as an atrocious record on human rights in a one-party communist state limps on. The most discussed world critique, beyond the misery and decades of economic failures of Castro rule and their professed world revolution, is in the well documented record of human tragedy and the abysmal human rights record.</w:t>
      </w:r>
      <w:r w:rsidRPr="00E94738">
        <w:rPr>
          <w:rStyle w:val="StyleBoldUnderline"/>
          <w:rFonts w:asciiTheme="minorHAnsi" w:hAnsiTheme="minorHAnsi"/>
          <w:b w:val="0"/>
          <w:bCs w:val="0"/>
          <w:u w:val="none"/>
        </w:rPr>
        <w:t xml:space="preserve"> </w:t>
      </w:r>
      <w:r w:rsidRPr="00E94738">
        <w:rPr>
          <w:rStyle w:val="StyleBoldUnderline"/>
          <w:rFonts w:asciiTheme="minorHAnsi" w:hAnsiTheme="minorHAnsi"/>
          <w:highlight w:val="yellow"/>
        </w:rPr>
        <w:t>Since</w:t>
      </w:r>
      <w:r w:rsidRPr="00E94738">
        <w:rPr>
          <w:rStyle w:val="StyleBoldUnderline"/>
          <w:rFonts w:asciiTheme="minorHAnsi" w:hAnsiTheme="minorHAnsi"/>
        </w:rPr>
        <w:t xml:space="preserve"> the early days of </w:t>
      </w:r>
      <w:r w:rsidRPr="00E94738">
        <w:rPr>
          <w:rStyle w:val="StyleBoldUnderline"/>
          <w:rFonts w:asciiTheme="minorHAnsi" w:hAnsiTheme="minorHAnsi"/>
          <w:highlight w:val="yellow"/>
        </w:rPr>
        <w:t>Fidel Castro's rule</w:t>
      </w:r>
      <w:r w:rsidRPr="00E94738">
        <w:rPr>
          <w:rStyle w:val="StyleBoldUnderline"/>
          <w:rFonts w:asciiTheme="minorHAnsi" w:hAnsiTheme="minorHAnsi"/>
        </w:rPr>
        <w:t xml:space="preserve"> essential freedoms </w:t>
      </w:r>
      <w:r w:rsidRPr="00E94738">
        <w:rPr>
          <w:rFonts w:asciiTheme="minorHAnsi" w:hAnsiTheme="minorHAnsi"/>
        </w:rPr>
        <w:t>of association, assembly, movement and expression</w:t>
      </w:r>
      <w:r w:rsidRPr="00E94738">
        <w:rPr>
          <w:rStyle w:val="StyleBoldUnderline"/>
          <w:rFonts w:asciiTheme="minorHAnsi" w:hAnsiTheme="minorHAnsi"/>
        </w:rPr>
        <w:t xml:space="preserve"> have been withheld from the people of Cuba, and </w:t>
      </w:r>
      <w:r w:rsidRPr="00E94738">
        <w:rPr>
          <w:rStyle w:val="StyleBoldUnderline"/>
          <w:rFonts w:asciiTheme="minorHAnsi" w:hAnsiTheme="minorHAnsi"/>
          <w:highlight w:val="yellow"/>
        </w:rPr>
        <w:t>many citizens</w:t>
      </w:r>
      <w:r w:rsidRPr="00E94738">
        <w:rPr>
          <w:rStyle w:val="StyleBoldUnderline"/>
          <w:rFonts w:asciiTheme="minorHAnsi" w:hAnsiTheme="minorHAnsi"/>
        </w:rPr>
        <w:t xml:space="preserve"> who dared to take a stand against the</w:t>
      </w:r>
      <w:r w:rsidRPr="00E94738">
        <w:rPr>
          <w:rFonts w:asciiTheme="minorHAnsi" w:hAnsiTheme="minorHAnsi"/>
        </w:rPr>
        <w:t xml:space="preserve"> revolutionary </w:t>
      </w:r>
      <w:r w:rsidRPr="00E94738">
        <w:rPr>
          <w:rStyle w:val="StyleBoldUnderline"/>
          <w:rFonts w:asciiTheme="minorHAnsi" w:hAnsiTheme="minorHAnsi"/>
        </w:rPr>
        <w:t xml:space="preserve">oppression </w:t>
      </w:r>
      <w:r w:rsidRPr="00E94738">
        <w:rPr>
          <w:rStyle w:val="StyleBoldUnderline"/>
          <w:rFonts w:asciiTheme="minorHAnsi" w:hAnsiTheme="minorHAnsi"/>
          <w:highlight w:val="yellow"/>
        </w:rPr>
        <w:t>have been beaten, tortured, imprisoned and/or killed.  This record has been passed on</w:t>
      </w:r>
      <w:r w:rsidRPr="00E94738">
        <w:rPr>
          <w:rStyle w:val="StyleBoldUnderline"/>
          <w:rFonts w:asciiTheme="minorHAnsi" w:hAnsiTheme="minorHAnsi"/>
        </w:rPr>
        <w:t xml:space="preserve"> </w:t>
      </w:r>
      <w:r w:rsidRPr="00E94738">
        <w:rPr>
          <w:rFonts w:asciiTheme="minorHAnsi" w:hAnsiTheme="minorHAnsi"/>
        </w:rPr>
        <w:t>in a sort of diabolical rite of passage</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to Raul Castro, who has tiptoed in perceived progress. Reportedly under his watch the Cuban government released "more than 125 prisoners in 2010-2011," but since 2012 the number of political prisoners has</w:t>
      </w:r>
      <w:r w:rsidRPr="00E94738">
        <w:rPr>
          <w:rFonts w:asciiTheme="minorHAnsi" w:hAnsiTheme="minorHAnsi"/>
        </w:rPr>
        <w:t xml:space="preserve"> reportedly </w:t>
      </w:r>
      <w:r w:rsidRPr="00E94738">
        <w:rPr>
          <w:rStyle w:val="StyleBoldUnderline"/>
          <w:rFonts w:asciiTheme="minorHAnsi" w:hAnsiTheme="minorHAnsi"/>
          <w:highlight w:val="yellow"/>
        </w:rPr>
        <w:t>increased</w:t>
      </w:r>
      <w:r w:rsidRPr="00E94738">
        <w:rPr>
          <w:rStyle w:val="StyleBoldUnderline"/>
          <w:rFonts w:asciiTheme="minorHAnsi" w:hAnsiTheme="minorHAnsi"/>
        </w:rPr>
        <w:t xml:space="preserve">.  In January 2013 </w:t>
      </w:r>
      <w:r w:rsidRPr="00E94738">
        <w:rPr>
          <w:rStyle w:val="StyleBoldUnderline"/>
          <w:rFonts w:asciiTheme="minorHAnsi" w:hAnsiTheme="minorHAnsi"/>
          <w:highlight w:val="yellow"/>
        </w:rPr>
        <w:t>the</w:t>
      </w:r>
      <w:r w:rsidRPr="00E94738">
        <w:rPr>
          <w:rStyle w:val="StyleBoldUnderline"/>
          <w:rFonts w:asciiTheme="minorHAnsi" w:hAnsiTheme="minorHAnsi"/>
        </w:rPr>
        <w:t xml:space="preserve"> </w:t>
      </w:r>
      <w:r w:rsidRPr="00E94738">
        <w:rPr>
          <w:rFonts w:asciiTheme="minorHAnsi" w:hAnsiTheme="minorHAnsi"/>
        </w:rPr>
        <w:t>Havana-based Cuban Commission on Human Rights and National Reconciliation</w:t>
      </w:r>
      <w:r w:rsidRPr="00E94738">
        <w:rPr>
          <w:rStyle w:val="StyleBoldUnderline"/>
          <w:rFonts w:asciiTheme="minorHAnsi" w:hAnsiTheme="minorHAnsi"/>
        </w:rPr>
        <w:t xml:space="preserve"> (CCDHRN), estimated that Cuba "held at least 90 political prisoners, compared to an estimated 50 in April 2012, and more than 200 estimated at the beginning of 2010." </w:t>
      </w:r>
      <w:r w:rsidRPr="00E94738">
        <w:rPr>
          <w:rStyle w:val="StyleBoldUnderline"/>
          <w:rFonts w:asciiTheme="minorHAnsi" w:hAnsiTheme="minorHAnsi"/>
          <w:b w:val="0"/>
          <w:bCs w:val="0"/>
          <w:u w:val="none"/>
        </w:rPr>
        <w:t xml:space="preserve">What vociferously trumpets these charges and abuses is a report from March 2012 by Amnesty International, maintaining that </w:t>
      </w:r>
      <w:r w:rsidRPr="00E94738">
        <w:rPr>
          <w:rFonts w:asciiTheme="minorHAnsi" w:hAnsiTheme="minorHAnsi"/>
        </w:rPr>
        <w:t xml:space="preserve">"the Cuban government wages a permanent campaign of harassment and short-term detentions of political opponents to stop them from demanding respect for civil and political rights." </w:t>
      </w:r>
      <w:r w:rsidRPr="00E94738">
        <w:rPr>
          <w:rStyle w:val="StyleBoldUnderline"/>
          <w:rFonts w:asciiTheme="minorHAnsi" w:hAnsiTheme="minorHAnsi"/>
          <w:highlight w:val="yellow"/>
        </w:rPr>
        <w:t>It appears clear from these numbers and the record that the release of political prisoners in 2011 has shown no changes in the Cuban</w:t>
      </w:r>
      <w:r w:rsidRPr="00E94738">
        <w:rPr>
          <w:rFonts w:asciiTheme="minorHAnsi" w:hAnsiTheme="minorHAnsi"/>
          <w:highlight w:val="yellow"/>
        </w:rPr>
        <w:t xml:space="preserve"> </w:t>
      </w:r>
      <w:r w:rsidRPr="00E94738">
        <w:rPr>
          <w:rStyle w:val="StyleBoldUnderline"/>
          <w:rFonts w:asciiTheme="minorHAnsi" w:hAnsiTheme="minorHAnsi"/>
          <w:highlight w:val="yellow"/>
        </w:rPr>
        <w:t>regime's</w:t>
      </w:r>
      <w:r w:rsidRPr="00E94738">
        <w:rPr>
          <w:rFonts w:asciiTheme="minorHAnsi" w:hAnsiTheme="minorHAnsi"/>
        </w:rPr>
        <w:t xml:space="preserve"> human rights</w:t>
      </w:r>
      <w:r w:rsidRPr="00E94738">
        <w:rPr>
          <w:rStyle w:val="StyleBoldUnderline"/>
          <w:rFonts w:asciiTheme="minorHAnsi" w:hAnsiTheme="minorHAnsi"/>
        </w:rPr>
        <w:t xml:space="preserve"> </w:t>
      </w:r>
      <w:r w:rsidRPr="00E94738">
        <w:rPr>
          <w:rStyle w:val="StyleBoldUnderline"/>
          <w:rFonts w:asciiTheme="minorHAnsi" w:hAnsiTheme="minorHAnsi"/>
          <w:highlight w:val="yellow"/>
        </w:rPr>
        <w:t>policy</w:t>
      </w:r>
      <w:r w:rsidRPr="00E94738">
        <w:rPr>
          <w:rStyle w:val="StyleBoldUnderline"/>
          <w:rFonts w:asciiTheme="minorHAnsi" w:hAnsiTheme="minorHAnsi"/>
        </w:rPr>
        <w:t xml:space="preserve">. </w:t>
      </w:r>
      <w:r w:rsidRPr="00E94738">
        <w:rPr>
          <w:rFonts w:asciiTheme="minorHAnsi" w:hAnsiTheme="minorHAnsi"/>
          <w:sz w:val="18"/>
          <w:szCs w:val="18"/>
        </w:rPr>
        <w:t xml:space="preserve">What is clear, pursuant to those voices that escape censorship by this Communist-run island's secretive citadel of power, is a continuance of constant surveillance, intimidation, harassment, and acts of repudiation against citizens who dare to speak out and demand change. </w:t>
      </w:r>
      <w:r w:rsidRPr="00E94738">
        <w:rPr>
          <w:rStyle w:val="StyleBoldUnderline"/>
          <w:rFonts w:asciiTheme="minorHAnsi" w:hAnsiTheme="minorHAnsi"/>
          <w:b w:val="0"/>
          <w:bCs w:val="0"/>
          <w:sz w:val="18"/>
          <w:szCs w:val="18"/>
          <w:u w:val="none"/>
        </w:rPr>
        <w:t>Insult was added to injury in February of this year, as to the Cuban government's subterfuge in pronouncing that all is well in the homeland</w:t>
      </w:r>
      <w:r w:rsidRPr="00E94738">
        <w:rPr>
          <w:rStyle w:val="StyleBoldUnderline"/>
          <w:rFonts w:asciiTheme="minorHAnsi" w:hAnsiTheme="minorHAnsi"/>
          <w:b w:val="0"/>
          <w:bCs w:val="0"/>
          <w:u w:val="none"/>
        </w:rPr>
        <w:t xml:space="preserve">. </w:t>
      </w:r>
      <w:r w:rsidRPr="00E94738">
        <w:rPr>
          <w:rStyle w:val="StyleBoldUnderline"/>
          <w:rFonts w:asciiTheme="minorHAnsi" w:hAnsiTheme="minorHAnsi"/>
        </w:rPr>
        <w:t xml:space="preserve">U.S. Rep. Ileana Ros-Lehtinen reiterated the Castro's Cuba designation as a state sponsor of terrorism - reaffirming the regime's long standing threat to U.S. national security interests. </w:t>
      </w:r>
      <w:r w:rsidRPr="00E94738">
        <w:rPr>
          <w:rStyle w:val="StyleBoldUnderline"/>
          <w:rFonts w:asciiTheme="minorHAnsi" w:hAnsiTheme="minorHAnsi"/>
          <w:b w:val="0"/>
          <w:bCs w:val="0"/>
          <w:u w:val="none"/>
        </w:rPr>
        <w:t xml:space="preserve">"I am relieved that the State Department spokesman stated today that it is not true that Cuba is being considered to be taken off the State Sponsor of Terrorism list. </w:t>
      </w:r>
      <w:r w:rsidRPr="00E94738">
        <w:rPr>
          <w:rStyle w:val="StyleBoldUnderline"/>
          <w:rFonts w:asciiTheme="minorHAnsi" w:hAnsiTheme="minorHAnsi"/>
        </w:rPr>
        <w:t xml:space="preserve">The Castro brothers align themselves with the likes of Ahmadinejad of Iran, al-Assad of Syria, Qaddafi of Libya before his death, along with terrorist groups, such as the FARC and the ETA," </w:t>
      </w:r>
      <w:r w:rsidRPr="00E94738">
        <w:rPr>
          <w:rFonts w:asciiTheme="minorHAnsi" w:hAnsiTheme="minorHAnsi"/>
        </w:rPr>
        <w:t>said the congresswoman.</w:t>
      </w:r>
      <w:r w:rsidRPr="00E94738">
        <w:rPr>
          <w:rStyle w:val="StyleBoldUnderline"/>
          <w:rFonts w:asciiTheme="minorHAnsi" w:hAnsiTheme="minorHAnsi"/>
        </w:rPr>
        <w:t xml:space="preserve"> </w:t>
      </w:r>
      <w:r w:rsidRPr="00E94738">
        <w:rPr>
          <w:rStyle w:val="StyleBoldUnderline"/>
          <w:rFonts w:asciiTheme="minorHAnsi" w:hAnsiTheme="minorHAnsi"/>
          <w:b w:val="0"/>
          <w:bCs w:val="0"/>
          <w:u w:val="none"/>
        </w:rPr>
        <w:t>Those remarks far exceed Castro sympathizers who claim that this is simply "old cold war rhetoric."</w:t>
      </w:r>
    </w:p>
    <w:p w:rsidR="00933C02" w:rsidRPr="00E94738" w:rsidRDefault="00933C02" w:rsidP="00933C02">
      <w:pPr>
        <w:rPr>
          <w:rFonts w:asciiTheme="minorHAnsi" w:hAnsiTheme="minorHAnsi"/>
          <w:sz w:val="18"/>
          <w:szCs w:val="18"/>
        </w:rPr>
      </w:pPr>
    </w:p>
    <w:p w:rsidR="002F70B7" w:rsidRPr="00E94738" w:rsidRDefault="002F70B7" w:rsidP="002F70B7">
      <w:pPr>
        <w:pStyle w:val="Heading3"/>
        <w:rPr>
          <w:rFonts w:asciiTheme="minorHAnsi" w:hAnsiTheme="minorHAnsi"/>
        </w:rPr>
      </w:pPr>
      <w:bookmarkStart w:id="91" w:name="_Toc361218876"/>
      <w:r w:rsidRPr="00E94738">
        <w:rPr>
          <w:rFonts w:asciiTheme="minorHAnsi" w:hAnsiTheme="minorHAnsi"/>
        </w:rPr>
        <w:lastRenderedPageBreak/>
        <w:t>CUBA IS NOT REFORMING NOW</w:t>
      </w:r>
      <w:bookmarkEnd w:id="91"/>
    </w:p>
    <w:p w:rsidR="002F70B7" w:rsidRPr="00E94738" w:rsidRDefault="002F70B7" w:rsidP="00933C02">
      <w:pPr>
        <w:rPr>
          <w:rFonts w:asciiTheme="minorHAnsi" w:hAnsiTheme="minorHAnsi"/>
          <w:sz w:val="18"/>
          <w:szCs w:val="18"/>
        </w:rPr>
      </w:pPr>
    </w:p>
    <w:p w:rsidR="00933C02" w:rsidRPr="00E94738" w:rsidRDefault="00933C02" w:rsidP="00933C02">
      <w:pPr>
        <w:pStyle w:val="Heading4"/>
        <w:rPr>
          <w:rFonts w:asciiTheme="minorHAnsi" w:hAnsiTheme="minorHAnsi"/>
        </w:rPr>
      </w:pPr>
      <w:r w:rsidRPr="00E94738">
        <w:rPr>
          <w:rFonts w:asciiTheme="minorHAnsi" w:hAnsiTheme="minorHAnsi"/>
        </w:rPr>
        <w:t>Cuba is not becoming more open--Reforms mean nothing</w:t>
      </w:r>
    </w:p>
    <w:p w:rsidR="00933C02" w:rsidRPr="00E94738" w:rsidRDefault="00933C02" w:rsidP="00933C02">
      <w:pPr>
        <w:rPr>
          <w:rFonts w:asciiTheme="minorHAnsi" w:hAnsiTheme="minorHAnsi"/>
        </w:rPr>
      </w:pPr>
      <w:r w:rsidRPr="00E94738">
        <w:rPr>
          <w:rFonts w:asciiTheme="minorHAnsi" w:hAnsiTheme="minorHAnsi"/>
        </w:rPr>
        <w:t xml:space="preserve">John </w:t>
      </w:r>
      <w:r w:rsidRPr="00E94738">
        <w:rPr>
          <w:rStyle w:val="StyleStyleBold12pt"/>
          <w:rFonts w:asciiTheme="minorHAnsi" w:hAnsiTheme="minorHAnsi"/>
          <w:highlight w:val="yellow"/>
        </w:rPr>
        <w:t>Lyman</w:t>
      </w:r>
      <w:r w:rsidRPr="00E94738">
        <w:rPr>
          <w:rFonts w:asciiTheme="minorHAnsi" w:hAnsiTheme="minorHAnsi"/>
        </w:rPr>
        <w:t xml:space="preserve">, May 12, </w:t>
      </w:r>
      <w:r w:rsidRPr="00E94738">
        <w:rPr>
          <w:rStyle w:val="StyleStyleBold12pt"/>
          <w:rFonts w:asciiTheme="minorHAnsi" w:hAnsiTheme="minorHAnsi"/>
          <w:highlight w:val="yellow"/>
        </w:rPr>
        <w:t>’11</w:t>
      </w:r>
      <w:r w:rsidRPr="00E94738">
        <w:rPr>
          <w:rFonts w:asciiTheme="minorHAnsi" w:hAnsiTheme="minorHAnsi"/>
        </w:rPr>
        <w:t xml:space="preserve">, “Cuba’s Begrudging March Toward Capitalism,” International Policy Digest, ACC. 6-12-2013, </w:t>
      </w:r>
    </w:p>
    <w:p w:rsidR="00933C02" w:rsidRPr="00E94738" w:rsidRDefault="003F2A9B" w:rsidP="00933C02">
      <w:pPr>
        <w:rPr>
          <w:rFonts w:asciiTheme="minorHAnsi" w:hAnsiTheme="minorHAnsi"/>
        </w:rPr>
      </w:pPr>
      <w:hyperlink r:id="rId119" w:history="1">
        <w:r w:rsidR="00933C02" w:rsidRPr="00E94738">
          <w:rPr>
            <w:rStyle w:val="Hyperlink"/>
            <w:rFonts w:asciiTheme="minorHAnsi" w:hAnsiTheme="minorHAnsi"/>
          </w:rPr>
          <w:t>http://www.internationalpolicydigest.org/2011/05/12/cubas-begrudging-march-toward-capitalism/</w:t>
        </w:r>
      </w:hyperlink>
      <w:r w:rsidR="00933C02" w:rsidRPr="00E94738">
        <w:rPr>
          <w:rFonts w:asciiTheme="minorHAnsi" w:hAnsiTheme="minorHAnsi"/>
        </w:rPr>
        <w:t>, JT//JEDI</w:t>
      </w:r>
    </w:p>
    <w:p w:rsidR="00933C02" w:rsidRPr="00E94738" w:rsidRDefault="00933C02" w:rsidP="00933C02">
      <w:pPr>
        <w:rPr>
          <w:rStyle w:val="StyleBoldUnderline"/>
          <w:rFonts w:asciiTheme="minorHAnsi" w:hAnsiTheme="minorHAnsi"/>
          <w:sz w:val="20"/>
        </w:rPr>
      </w:pPr>
      <w:r w:rsidRPr="00E94738">
        <w:rPr>
          <w:rFonts w:asciiTheme="minorHAnsi" w:hAnsiTheme="minorHAnsi"/>
        </w:rPr>
        <w:t xml:space="preserve">However, </w:t>
      </w:r>
      <w:r w:rsidRPr="00E94738">
        <w:rPr>
          <w:rStyle w:val="StyleBoldUnderline"/>
          <w:rFonts w:asciiTheme="minorHAnsi" w:hAnsiTheme="minorHAnsi"/>
          <w:highlight w:val="yellow"/>
        </w:rPr>
        <w:t>despite</w:t>
      </w:r>
      <w:r w:rsidRPr="00E94738">
        <w:rPr>
          <w:rStyle w:val="StyleBoldUnderline"/>
          <w:rFonts w:asciiTheme="minorHAnsi" w:hAnsiTheme="minorHAnsi"/>
        </w:rPr>
        <w:t xml:space="preserve"> some </w:t>
      </w:r>
      <w:r w:rsidRPr="00E94738">
        <w:rPr>
          <w:rStyle w:val="StyleBoldUnderline"/>
          <w:rFonts w:asciiTheme="minorHAnsi" w:hAnsiTheme="minorHAnsi"/>
          <w:highlight w:val="yellow"/>
        </w:rPr>
        <w:t xml:space="preserve">signs that </w:t>
      </w:r>
      <w:proofErr w:type="spellStart"/>
      <w:r w:rsidRPr="00E94738">
        <w:rPr>
          <w:rStyle w:val="StyleBoldUnderline"/>
          <w:rFonts w:asciiTheme="minorHAnsi" w:hAnsiTheme="minorHAnsi"/>
          <w:highlight w:val="yellow"/>
        </w:rPr>
        <w:t>Raúl</w:t>
      </w:r>
      <w:proofErr w:type="spellEnd"/>
      <w:r w:rsidRPr="00E94738">
        <w:rPr>
          <w:rStyle w:val="StyleBoldUnderline"/>
          <w:rFonts w:asciiTheme="minorHAnsi" w:hAnsiTheme="minorHAnsi"/>
          <w:highlight w:val="yellow"/>
        </w:rPr>
        <w:t xml:space="preserve"> Castro was prepared to tackle fundamental problems</w:t>
      </w:r>
      <w:r w:rsidRPr="00E94738">
        <w:rPr>
          <w:rStyle w:val="StyleBoldUnderline"/>
          <w:rFonts w:asciiTheme="minorHAnsi" w:hAnsiTheme="minorHAnsi"/>
        </w:rPr>
        <w:t xml:space="preserve"> inherent in the Cuban economy, </w:t>
      </w:r>
      <w:r w:rsidRPr="00E94738">
        <w:rPr>
          <w:rStyle w:val="StyleBoldUnderline"/>
          <w:rFonts w:asciiTheme="minorHAnsi" w:hAnsiTheme="minorHAnsi"/>
          <w:highlight w:val="yellow"/>
        </w:rPr>
        <w:t>there are</w:t>
      </w:r>
      <w:r w:rsidRPr="00E94738">
        <w:rPr>
          <w:rStyle w:val="StyleBoldUnderline"/>
          <w:rFonts w:asciiTheme="minorHAnsi" w:hAnsiTheme="minorHAnsi"/>
        </w:rPr>
        <w:t xml:space="preserve"> some </w:t>
      </w:r>
      <w:r w:rsidRPr="00E94738">
        <w:rPr>
          <w:rStyle w:val="StyleBoldUnderline"/>
          <w:rFonts w:asciiTheme="minorHAnsi" w:hAnsiTheme="minorHAnsi"/>
          <w:highlight w:val="yellow"/>
        </w:rPr>
        <w:t>indications that the president might not be as revolutionary as some have thought. Despite earlier announced plans by the government to eliminate roughly 500,000 state jobs it has since abandoned those plans.</w:t>
      </w:r>
    </w:p>
    <w:p w:rsidR="00933C02" w:rsidRPr="00E94738" w:rsidRDefault="00933C02" w:rsidP="00933C02">
      <w:pPr>
        <w:rPr>
          <w:rFonts w:asciiTheme="minorHAnsi" w:hAnsiTheme="minorHAnsi"/>
          <w:sz w:val="14"/>
        </w:rPr>
      </w:pPr>
      <w:r w:rsidRPr="00E94738">
        <w:rPr>
          <w:rFonts w:asciiTheme="minorHAnsi" w:hAnsiTheme="minorHAnsi"/>
          <w:sz w:val="14"/>
        </w:rPr>
        <w:t>Even as Fidel Castro initiated some limited reforms in the 1990s the standard of living for many Cubans remained precariously low compared to other regional states.</w:t>
      </w:r>
    </w:p>
    <w:p w:rsidR="00933C02" w:rsidRPr="00E94738" w:rsidRDefault="00933C02" w:rsidP="00933C02">
      <w:pPr>
        <w:rPr>
          <w:rFonts w:asciiTheme="minorHAnsi" w:hAnsiTheme="minorHAnsi"/>
          <w:sz w:val="14"/>
        </w:rPr>
      </w:pPr>
      <w:r w:rsidRPr="00E94738">
        <w:rPr>
          <w:rFonts w:asciiTheme="minorHAnsi" w:hAnsiTheme="minorHAnsi"/>
          <w:sz w:val="14"/>
        </w:rPr>
        <w:t>The changes included land reforms and other changes that attempted to address pervasive shortages of food and a lack of consumer goods and services.  However, with Russian assistance gone Cuba has still relied on assistance from others.</w:t>
      </w:r>
    </w:p>
    <w:p w:rsidR="00933C02" w:rsidRPr="00E94738" w:rsidRDefault="00933C02" w:rsidP="00933C02">
      <w:pPr>
        <w:rPr>
          <w:rFonts w:asciiTheme="minorHAnsi" w:hAnsiTheme="minorHAnsi"/>
          <w:sz w:val="14"/>
        </w:rPr>
      </w:pPr>
      <w:r w:rsidRPr="00E94738">
        <w:rPr>
          <w:rFonts w:asciiTheme="minorHAnsi" w:hAnsiTheme="minorHAnsi"/>
          <w:sz w:val="14"/>
        </w:rPr>
        <w:t>Venezuela has provided Cuba with discounted oil since the 1990s. Presently, President Hugo Chavez provides Cuba with about 100,000 barrels of oil a day. To pay for this oil, Cuba has provided Venezuela with approximately 30,000 medical personnel.</w:t>
      </w:r>
    </w:p>
    <w:p w:rsidR="00933C02" w:rsidRPr="00E94738" w:rsidRDefault="00933C02" w:rsidP="00933C02">
      <w:pPr>
        <w:rPr>
          <w:rFonts w:asciiTheme="minorHAnsi" w:hAnsiTheme="minorHAnsi"/>
          <w:sz w:val="14"/>
        </w:rPr>
      </w:pPr>
      <w:r w:rsidRPr="00E94738">
        <w:rPr>
          <w:rFonts w:asciiTheme="minorHAnsi" w:hAnsiTheme="minorHAnsi"/>
          <w:sz w:val="14"/>
        </w:rPr>
        <w:t xml:space="preserve">However, </w:t>
      </w:r>
      <w:r w:rsidRPr="00E94738">
        <w:rPr>
          <w:rStyle w:val="StyleBoldUnderline"/>
          <w:rFonts w:asciiTheme="minorHAnsi" w:hAnsiTheme="minorHAnsi"/>
          <w:highlight w:val="yellow"/>
        </w:rPr>
        <w:t xml:space="preserve">as </w:t>
      </w:r>
      <w:proofErr w:type="spellStart"/>
      <w:r w:rsidRPr="00E94738">
        <w:rPr>
          <w:rStyle w:val="StyleBoldUnderline"/>
          <w:rFonts w:asciiTheme="minorHAnsi" w:hAnsiTheme="minorHAnsi"/>
          <w:highlight w:val="yellow"/>
        </w:rPr>
        <w:t>Raúl</w:t>
      </w:r>
      <w:proofErr w:type="spellEnd"/>
      <w:r w:rsidRPr="00E94738">
        <w:rPr>
          <w:rStyle w:val="StyleBoldUnderline"/>
          <w:rFonts w:asciiTheme="minorHAnsi" w:hAnsiTheme="minorHAnsi"/>
          <w:highlight w:val="yellow"/>
        </w:rPr>
        <w:t xml:space="preserve"> Castro and other Cuban officials allow free-market principles they still attempt to portray the changes as an organic process and not as a repudiation of communism</w:t>
      </w:r>
      <w:r w:rsidRPr="00E94738">
        <w:rPr>
          <w:rFonts w:asciiTheme="minorHAnsi" w:hAnsiTheme="minorHAnsi"/>
        </w:rPr>
        <w:t xml:space="preserve"> </w:t>
      </w:r>
      <w:r w:rsidRPr="00E94738">
        <w:rPr>
          <w:rFonts w:asciiTheme="minorHAnsi" w:hAnsiTheme="minorHAnsi"/>
          <w:sz w:val="14"/>
        </w:rPr>
        <w:t>per say. “For this reason, I can assure you that the Guidelines are an expression of our people’s will, contained in the policy of the Party, the Government and the State, to update the Economic and Social Model in order to secure the continuity and irreversibility of Socialism as well as the economic development of the country and the improvement of the living standard of our people combined with the indispensible formation of ethical and political values,”</w:t>
      </w:r>
      <w:proofErr w:type="spellStart"/>
      <w:r w:rsidR="003F2A9B">
        <w:fldChar w:fldCharType="begin"/>
      </w:r>
      <w:r w:rsidR="003F2A9B">
        <w:instrText xml:space="preserve"> HYPERLINK "http://21stcenturymanifesto.wordpress.com/2011/04/17/central-report-to-the-6th-congress-of-the-communist-party-of-cuba/" </w:instrText>
      </w:r>
      <w:r w:rsidR="003F2A9B">
        <w:fldChar w:fldCharType="separate"/>
      </w:r>
      <w:r w:rsidRPr="00E94738">
        <w:rPr>
          <w:rStyle w:val="Hyperlink"/>
          <w:rFonts w:asciiTheme="minorHAnsi" w:hAnsiTheme="minorHAnsi"/>
          <w:sz w:val="14"/>
        </w:rPr>
        <w:t>Raúl</w:t>
      </w:r>
      <w:proofErr w:type="spellEnd"/>
      <w:r w:rsidRPr="00E94738">
        <w:rPr>
          <w:rStyle w:val="Hyperlink"/>
          <w:rFonts w:asciiTheme="minorHAnsi" w:hAnsiTheme="minorHAnsi"/>
          <w:sz w:val="14"/>
        </w:rPr>
        <w:t xml:space="preserve"> Castro argued in defending these fundamental change</w:t>
      </w:r>
      <w:r w:rsidR="003F2A9B">
        <w:rPr>
          <w:rStyle w:val="Hyperlink"/>
          <w:rFonts w:asciiTheme="minorHAnsi" w:hAnsiTheme="minorHAnsi"/>
          <w:sz w:val="14"/>
        </w:rPr>
        <w:fldChar w:fldCharType="end"/>
      </w:r>
      <w:r w:rsidRPr="00E94738">
        <w:rPr>
          <w:rFonts w:asciiTheme="minorHAnsi" w:hAnsiTheme="minorHAnsi"/>
          <w:sz w:val="14"/>
        </w:rPr>
        <w:t>s.</w:t>
      </w:r>
    </w:p>
    <w:p w:rsidR="00933C02" w:rsidRPr="00E94738" w:rsidRDefault="00933C02" w:rsidP="00933C02">
      <w:pPr>
        <w:rPr>
          <w:rFonts w:asciiTheme="minorHAnsi" w:hAnsiTheme="minorHAnsi"/>
          <w:sz w:val="14"/>
        </w:rPr>
      </w:pPr>
      <w:r w:rsidRPr="00E94738">
        <w:rPr>
          <w:rFonts w:asciiTheme="minorHAnsi" w:hAnsiTheme="minorHAnsi"/>
          <w:sz w:val="14"/>
        </w:rPr>
        <w:t xml:space="preserve">Even as </w:t>
      </w:r>
      <w:proofErr w:type="spellStart"/>
      <w:r w:rsidRPr="00E94738">
        <w:rPr>
          <w:rFonts w:asciiTheme="minorHAnsi" w:hAnsiTheme="minorHAnsi"/>
          <w:sz w:val="14"/>
        </w:rPr>
        <w:t>Raúl</w:t>
      </w:r>
      <w:proofErr w:type="spellEnd"/>
      <w:r w:rsidRPr="00E94738">
        <w:rPr>
          <w:rFonts w:asciiTheme="minorHAnsi" w:hAnsiTheme="minorHAnsi"/>
          <w:sz w:val="14"/>
        </w:rPr>
        <w:t xml:space="preserve"> Castro implements these changes he ostensibly is offering a rather blunt assessment of Cuba itself and is challenging basic long held assumptions. No longer, as he has said can the Cuban economy support itself at is current pace. Cuban economic activities have not kept pace with Cuba’s growing population.</w:t>
      </w:r>
    </w:p>
    <w:p w:rsidR="00933C02" w:rsidRPr="00E94738" w:rsidRDefault="00933C02" w:rsidP="00933C02">
      <w:pPr>
        <w:rPr>
          <w:rFonts w:asciiTheme="minorHAnsi" w:hAnsiTheme="minorHAnsi"/>
          <w:sz w:val="14"/>
        </w:rPr>
      </w:pPr>
      <w:r w:rsidRPr="00E94738">
        <w:rPr>
          <w:rFonts w:asciiTheme="minorHAnsi" w:hAnsiTheme="minorHAnsi"/>
          <w:sz w:val="14"/>
        </w:rPr>
        <w:t>As is the case in the United States, the Cuban social safety net can no longer support an elderly population without fundamental changes. Cubans age 15-64 </w:t>
      </w:r>
      <w:hyperlink r:id="rId120" w:history="1">
        <w:r w:rsidRPr="00E94738">
          <w:rPr>
            <w:rStyle w:val="Hyperlink"/>
            <w:rFonts w:asciiTheme="minorHAnsi" w:hAnsiTheme="minorHAnsi"/>
            <w:sz w:val="14"/>
          </w:rPr>
          <w:t>constitute</w:t>
        </w:r>
      </w:hyperlink>
      <w:r w:rsidRPr="00E94738">
        <w:rPr>
          <w:rFonts w:asciiTheme="minorHAnsi" w:hAnsiTheme="minorHAnsi"/>
          <w:sz w:val="14"/>
        </w:rPr>
        <w:t> roughly 71.1% of the population with Cubans ages 65 and older </w:t>
      </w:r>
      <w:hyperlink r:id="rId121" w:history="1">
        <w:r w:rsidRPr="00E94738">
          <w:rPr>
            <w:rStyle w:val="Hyperlink"/>
            <w:rFonts w:asciiTheme="minorHAnsi" w:hAnsiTheme="minorHAnsi"/>
            <w:sz w:val="14"/>
          </w:rPr>
          <w:t>constituting</w:t>
        </w:r>
      </w:hyperlink>
      <w:r w:rsidRPr="00E94738">
        <w:rPr>
          <w:rFonts w:asciiTheme="minorHAnsi" w:hAnsiTheme="minorHAnsi"/>
          <w:sz w:val="14"/>
        </w:rPr>
        <w:t> 11.4% of the population.</w:t>
      </w:r>
    </w:p>
    <w:p w:rsidR="00933C02" w:rsidRPr="00E94738" w:rsidRDefault="00933C02" w:rsidP="00933C02">
      <w:pPr>
        <w:rPr>
          <w:rFonts w:asciiTheme="minorHAnsi" w:hAnsiTheme="minorHAnsi"/>
        </w:rPr>
      </w:pPr>
      <w:r w:rsidRPr="00E94738">
        <w:rPr>
          <w:rFonts w:asciiTheme="minorHAnsi" w:hAnsiTheme="minorHAnsi"/>
          <w:sz w:val="14"/>
        </w:rPr>
        <w:t>However</w:t>
      </w:r>
      <w:r w:rsidRPr="00E94738">
        <w:rPr>
          <w:rFonts w:asciiTheme="minorHAnsi" w:hAnsiTheme="minorHAnsi"/>
        </w:rPr>
        <w:t xml:space="preserve">, </w:t>
      </w:r>
      <w:r w:rsidRPr="00E94738">
        <w:rPr>
          <w:rStyle w:val="StyleBoldUnderline"/>
          <w:rFonts w:asciiTheme="minorHAnsi" w:hAnsiTheme="minorHAnsi"/>
          <w:highlight w:val="yellow"/>
        </w:rPr>
        <w:t>despite the fundamental changes proposed by the government, skepticism remains if the changes will in-fact alter the daily lives of Cubans.</w:t>
      </w:r>
      <w:r w:rsidRPr="00E94738">
        <w:rPr>
          <w:rStyle w:val="StyleBoldUnderline"/>
          <w:rFonts w:asciiTheme="minorHAnsi" w:hAnsiTheme="minorHAnsi"/>
        </w:rPr>
        <w:t xml:space="preserve"> </w:t>
      </w:r>
      <w:r w:rsidRPr="00E94738">
        <w:rPr>
          <w:rFonts w:asciiTheme="minorHAnsi" w:hAnsiTheme="minorHAnsi"/>
        </w:rPr>
        <w:t>Cuban, Johan Rodríguez </w:t>
      </w:r>
      <w:hyperlink r:id="rId122" w:history="1">
        <w:r w:rsidRPr="00E94738">
          <w:rPr>
            <w:rStyle w:val="Hyperlink"/>
            <w:rFonts w:asciiTheme="minorHAnsi" w:hAnsiTheme="minorHAnsi"/>
          </w:rPr>
          <w:t>commented</w:t>
        </w:r>
      </w:hyperlink>
      <w:r w:rsidRPr="00E94738">
        <w:rPr>
          <w:rFonts w:asciiTheme="minorHAnsi" w:hAnsiTheme="minorHAnsi"/>
        </w:rPr>
        <w:t>, “We have a way of making changes but keeping everything the same…The basic problem is we have no money. I am hoping what they are discussing will change that.”</w:t>
      </w:r>
    </w:p>
    <w:p w:rsidR="00933C02" w:rsidRDefault="00933C02" w:rsidP="00933C02">
      <w:pPr>
        <w:rPr>
          <w:rFonts w:asciiTheme="minorHAnsi" w:hAnsiTheme="minorHAnsi"/>
        </w:rPr>
      </w:pPr>
    </w:p>
    <w:p w:rsidR="00656901" w:rsidRDefault="00656901" w:rsidP="00656901">
      <w:pPr>
        <w:pStyle w:val="Heading3"/>
      </w:pPr>
      <w:bookmarkStart w:id="92" w:name="_Toc361218877"/>
      <w:r>
        <w:lastRenderedPageBreak/>
        <w:t>SOLVENCY ANS. – NO REFORMS</w:t>
      </w:r>
      <w:bookmarkEnd w:id="92"/>
    </w:p>
    <w:p w:rsidR="00656901" w:rsidRDefault="00656901" w:rsidP="00933C02">
      <w:pPr>
        <w:rPr>
          <w:rFonts w:asciiTheme="minorHAnsi" w:hAnsiTheme="minorHAnsi"/>
        </w:rPr>
      </w:pPr>
    </w:p>
    <w:p w:rsidR="00656901" w:rsidRDefault="00656901" w:rsidP="00656901">
      <w:pPr>
        <w:pStyle w:val="Heading4"/>
      </w:pPr>
      <w:r w:rsidRPr="00C3545D">
        <w:t>Economic Engagement wi</w:t>
      </w:r>
      <w:r>
        <w:t>ll not result in change in Cuba</w:t>
      </w:r>
    </w:p>
    <w:p w:rsidR="00656901" w:rsidRPr="00710502" w:rsidRDefault="00656901" w:rsidP="00656901">
      <w:pPr>
        <w:rPr>
          <w:rStyle w:val="StyleStyleBold12pt"/>
        </w:rPr>
      </w:pPr>
      <w:r w:rsidRPr="00710502">
        <w:rPr>
          <w:rStyle w:val="StyleStyleBold12pt"/>
        </w:rPr>
        <w:t xml:space="preserve">Peters, Hays </w:t>
      </w:r>
      <w:r>
        <w:rPr>
          <w:rStyle w:val="StyleStyleBold12pt"/>
        </w:rPr>
        <w:t>’</w:t>
      </w:r>
      <w:r w:rsidRPr="00710502">
        <w:rPr>
          <w:rStyle w:val="StyleStyleBold12pt"/>
        </w:rPr>
        <w:t>06</w:t>
      </w:r>
      <w:r>
        <w:rPr>
          <w:rStyle w:val="StyleStyleBold12pt"/>
        </w:rPr>
        <w:t xml:space="preserve"> -</w:t>
      </w:r>
      <w:r w:rsidRPr="00710502">
        <w:rPr>
          <w:rStyle w:val="StyleStyleBold12pt"/>
          <w:sz w:val="22"/>
        </w:rPr>
        <w:t>President of Lexington Institute, Chair of Cuban Affairs</w:t>
      </w:r>
    </w:p>
    <w:p w:rsidR="00656901" w:rsidRDefault="00656901" w:rsidP="00656901">
      <w:r>
        <w:t>Philip, Dennis, “U.S. Engagement with a Post-Castro Cuba” (7/10/2006)</w:t>
      </w:r>
    </w:p>
    <w:p w:rsidR="00656901" w:rsidRDefault="003F2A9B" w:rsidP="00656901">
      <w:hyperlink r:id="rId123" w:history="1">
        <w:r w:rsidR="00656901" w:rsidRPr="00D82F16">
          <w:rPr>
            <w:rStyle w:val="Hyperlink"/>
          </w:rPr>
          <w:t>http://www.cfr.org/cuba/us-engagement-post-castro-cuba/p11565 ///</w:t>
        </w:r>
      </w:hyperlink>
      <w:r w:rsidR="00656901">
        <w:t xml:space="preserve"> JMR</w:t>
      </w:r>
    </w:p>
    <w:p w:rsidR="00656901" w:rsidRPr="00710502" w:rsidRDefault="00656901" w:rsidP="00656901"/>
    <w:p w:rsidR="00656901" w:rsidRPr="00710502" w:rsidRDefault="00656901" w:rsidP="00656901">
      <w:pPr>
        <w:rPr>
          <w:rStyle w:val="StyleBoldUnderline"/>
          <w:b w:val="0"/>
          <w:bCs w:val="0"/>
          <w:u w:val="none"/>
        </w:rPr>
      </w:pPr>
      <w:r w:rsidRPr="00C3545D">
        <w:rPr>
          <w:rStyle w:val="StyleBoldUnderline"/>
          <w:highlight w:val="yellow"/>
        </w:rPr>
        <w:t>Good intentions do not always produce good policy. Mr. Peters places great faith in the power of American tourism, but there is little to support his faith. Over two million tourists visit Cuba each year and they have no beneficial affect on the political life of eleven million Cubans. Would large scale American tourism be different?</w:t>
      </w:r>
      <w:r w:rsidRPr="00C3545D">
        <w:rPr>
          <w:highlight w:val="yellow"/>
        </w:rPr>
        <w:t xml:space="preserve"> </w:t>
      </w:r>
      <w:r w:rsidRPr="00C3545D">
        <w:t>Is an American tourist somehow better at spreading democracy than a Canadian or British tourist? How would that work exactly?</w:t>
      </w:r>
      <w:r>
        <w:t xml:space="preserve">  I have never said that no one should go to Cuba. What I have said is that </w:t>
      </w:r>
      <w:r w:rsidRPr="00C3545D">
        <w:rPr>
          <w:rStyle w:val="StyleBoldUnderline"/>
        </w:rPr>
        <w:t xml:space="preserve">when traveling to a repressive regime we should first, do no harm, and second, try to be a force for positive change. </w:t>
      </w:r>
      <w:r w:rsidRPr="00C3545D">
        <w:rPr>
          <w:rStyle w:val="StyleBoldUnderline"/>
          <w:highlight w:val="yellow"/>
        </w:rPr>
        <w:t>Tourism to South Africa in the days of apartheid unquestionably put dollars into the pockets of some hotel workers. But most Americans didn’t go because the net result was to support a regime we didn’t believe in. How is this different for Cuba?</w:t>
      </w:r>
      <w:r w:rsidRPr="00C3545D">
        <w:rPr>
          <w:rStyle w:val="StyleBoldUnderline"/>
        </w:rPr>
        <w:t xml:space="preserve">  </w:t>
      </w:r>
    </w:p>
    <w:p w:rsidR="00656901" w:rsidRDefault="00656901" w:rsidP="00933C02">
      <w:pPr>
        <w:rPr>
          <w:rFonts w:asciiTheme="minorHAnsi" w:hAnsiTheme="minorHAnsi"/>
        </w:rPr>
      </w:pPr>
    </w:p>
    <w:p w:rsidR="00656901" w:rsidRDefault="00656901" w:rsidP="00933C02">
      <w:pPr>
        <w:rPr>
          <w:rFonts w:asciiTheme="minorHAnsi" w:hAnsiTheme="minorHAnsi"/>
        </w:rPr>
      </w:pPr>
    </w:p>
    <w:p w:rsidR="00656901" w:rsidRPr="00E94738" w:rsidRDefault="00656901" w:rsidP="00933C02">
      <w:pPr>
        <w:rPr>
          <w:rFonts w:asciiTheme="minorHAnsi" w:hAnsiTheme="minorHAnsi"/>
        </w:rPr>
      </w:pPr>
    </w:p>
    <w:p w:rsidR="000A5571" w:rsidRDefault="000A5571" w:rsidP="000A5571">
      <w:pPr>
        <w:rPr>
          <w:rFonts w:asciiTheme="minorHAnsi" w:hAnsiTheme="minorHAnsi"/>
        </w:rPr>
      </w:pPr>
    </w:p>
    <w:p w:rsidR="009D07C0" w:rsidRPr="009D07C0" w:rsidRDefault="009D07C0" w:rsidP="009D07C0">
      <w:pPr>
        <w:pStyle w:val="Heading3"/>
      </w:pPr>
      <w:bookmarkStart w:id="93" w:name="_Toc361218878"/>
      <w:r w:rsidRPr="009D07C0">
        <w:lastRenderedPageBreak/>
        <w:t>A2: Relations</w:t>
      </w:r>
      <w:bookmarkEnd w:id="93"/>
    </w:p>
    <w:p w:rsidR="009D07C0" w:rsidRDefault="009D07C0" w:rsidP="000A5571">
      <w:pPr>
        <w:rPr>
          <w:rFonts w:asciiTheme="minorHAnsi" w:hAnsiTheme="minorHAnsi"/>
        </w:rPr>
      </w:pPr>
    </w:p>
    <w:p w:rsidR="009D07C0" w:rsidRDefault="009D07C0" w:rsidP="009D07C0">
      <w:pPr>
        <w:pStyle w:val="Heading4"/>
      </w:pPr>
      <w:r>
        <w:t>Status quo solves relations</w:t>
      </w:r>
    </w:p>
    <w:p w:rsidR="009D07C0" w:rsidRDefault="009D07C0" w:rsidP="009D07C0">
      <w:r w:rsidRPr="00D117CE">
        <w:rPr>
          <w:rStyle w:val="StyleStyleBold12pt"/>
        </w:rPr>
        <w:t>AP 6-21</w:t>
      </w:r>
      <w:r>
        <w:t xml:space="preserve"> (Associated Press, </w:t>
      </w:r>
      <w:r w:rsidRPr="00D117CE">
        <w:t>CRI in the News: Cuba, US Try Talking, but Face Many Obstacles</w:t>
      </w:r>
      <w:r>
        <w:t xml:space="preserve">, </w:t>
      </w:r>
      <w:r w:rsidRPr="00D117CE">
        <w:t>http://cri.fiu.edu/news/2013/cri-in-the-news-cuba-us-try-talking-but-face-many-obstacles/</w:t>
      </w:r>
      <w:r>
        <w:t>)//mw</w:t>
      </w:r>
    </w:p>
    <w:p w:rsidR="009D07C0" w:rsidRDefault="009D07C0" w:rsidP="009D07C0">
      <w:pPr>
        <w:rPr>
          <w:sz w:val="12"/>
        </w:rPr>
      </w:pPr>
      <w:r>
        <w:t xml:space="preserve">HAVANA (AP) — </w:t>
      </w:r>
      <w:r w:rsidRPr="00A17FD1">
        <w:rPr>
          <w:rStyle w:val="StyleBoldUnderline"/>
        </w:rPr>
        <w:t>They've hardly become allies, but Cuba and the U.S. have taken some baby steps toward rapprochement in recent weeks that have people on this island and in Washington wondering if a breakthrough in relations could be just over the horizon</w:t>
      </w:r>
      <w:r>
        <w:t>.</w:t>
      </w:r>
      <w:r w:rsidRPr="005C0D41">
        <w:rPr>
          <w:sz w:val="12"/>
        </w:rPr>
        <w:t xml:space="preserve">¶ </w:t>
      </w:r>
      <w:r>
        <w:t>Skeptics caution that the Cold War enemies have been here many times before, only to fall back into old recriminations. But there are signs that views might be shifting on both sides of the Florida Straits.</w:t>
      </w:r>
      <w:r w:rsidRPr="005C0D41">
        <w:rPr>
          <w:sz w:val="12"/>
        </w:rPr>
        <w:t xml:space="preserve">¶ </w:t>
      </w:r>
      <w:r>
        <w:t>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Castro has also ushered in a series of economic and social changes, including making it easier for Cubans to travel off the island.</w:t>
      </w:r>
      <w:r w:rsidRPr="005C0D41">
        <w:rPr>
          <w:sz w:val="12"/>
        </w:rPr>
        <w:t xml:space="preserve">¶ </w:t>
      </w:r>
    </w:p>
    <w:p w:rsidR="009D07C0" w:rsidRDefault="009D07C0" w:rsidP="000A5571">
      <w:pPr>
        <w:rPr>
          <w:rFonts w:asciiTheme="minorHAnsi" w:hAnsiTheme="minorHAnsi"/>
        </w:rPr>
      </w:pPr>
    </w:p>
    <w:p w:rsidR="009D07C0" w:rsidRDefault="009D07C0" w:rsidP="000A5571">
      <w:pPr>
        <w:rPr>
          <w:rFonts w:asciiTheme="minorHAnsi" w:hAnsiTheme="minorHAnsi"/>
        </w:rPr>
      </w:pPr>
    </w:p>
    <w:p w:rsidR="009D07C0" w:rsidRPr="00E94738" w:rsidRDefault="009D07C0" w:rsidP="000A5571">
      <w:pPr>
        <w:rPr>
          <w:rFonts w:asciiTheme="minorHAnsi" w:hAnsiTheme="minorHAnsi"/>
        </w:rPr>
      </w:pPr>
    </w:p>
    <w:sectPr w:rsidR="009D07C0" w:rsidRPr="00E94738" w:rsidSect="003F2A9B">
      <w:headerReference w:type="default" r:id="rId124"/>
      <w:footerReference w:type="even" r:id="rId125"/>
      <w:footerReference w:type="default" r:id="rId1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2A9B" w:rsidRDefault="003F2A9B" w:rsidP="005F5576">
      <w:r>
        <w:separator/>
      </w:r>
    </w:p>
  </w:endnote>
  <w:endnote w:type="continuationSeparator" w:id="0">
    <w:p w:rsidR="003F2A9B" w:rsidRDefault="003F2A9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Times Semibold">
    <w:altName w:val="Times Semibold"/>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alatino">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mnestyTradeGothi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SimSun">
    <w:altName w:val="宋体"/>
    <w:charset w:val="86"/>
    <w:family w:val="auto"/>
    <w:pitch w:val="variable"/>
    <w:sig w:usb0="00000003" w:usb1="288F0000" w:usb2="00000016" w:usb3="00000000" w:csb0="00040001" w:csb1="00000000"/>
  </w:font>
  <w:font w:name="Batang">
    <w:altName w:val="바탕"/>
    <w:charset w:val="81"/>
    <w:family w:val="roman"/>
    <w:pitch w:val="variable"/>
    <w:sig w:usb0="B00002AF" w:usb1="69D77CFB" w:usb2="00000030" w:usb3="00000000" w:csb0="0008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A9B" w:rsidRDefault="003F2A9B" w:rsidP="003F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F2A9B" w:rsidRDefault="003F2A9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A9B" w:rsidRDefault="003F2A9B">
    <w:pPr>
      <w:pStyle w:val="Footer"/>
    </w:pP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2A9B" w:rsidRDefault="003F2A9B" w:rsidP="005F5576">
      <w:r>
        <w:separator/>
      </w:r>
    </w:p>
  </w:footnote>
  <w:footnote w:type="continuationSeparator" w:id="0">
    <w:p w:rsidR="003F2A9B" w:rsidRDefault="003F2A9B"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A9B" w:rsidRDefault="003F2A9B" w:rsidP="00D14521">
    <w:pPr>
      <w:pStyle w:val="Header"/>
      <w:rPr>
        <w:b/>
        <w:sz w:val="32"/>
      </w:rPr>
    </w:pPr>
    <w:r w:rsidRPr="0061712F">
      <w:rPr>
        <w:b/>
        <w:sz w:val="32"/>
      </w:rPr>
      <w:t xml:space="preserve">Cuba Embargo </w:t>
    </w:r>
    <w:r>
      <w:rPr>
        <w:b/>
        <w:sz w:val="32"/>
      </w:rPr>
      <w:t>Neg</w:t>
    </w:r>
    <w:r w:rsidRPr="0061712F">
      <w:rPr>
        <w:b/>
        <w:sz w:val="32"/>
      </w:rPr>
      <w:t>.</w:t>
    </w:r>
    <w:r>
      <w:rPr>
        <w:b/>
        <w:sz w:val="32"/>
      </w:rPr>
      <w:t xml:space="preserve"> (Wave 1)</w:t>
    </w:r>
    <w:r>
      <w:rPr>
        <w:b/>
        <w:sz w:val="32"/>
      </w:rPr>
      <w:tab/>
      <w:t xml:space="preserve">                                                JEDI 2013  </w:t>
    </w:r>
    <w:r>
      <w:rPr>
        <w:noProof/>
      </w:rPr>
      <w:drawing>
        <wp:inline distT="0" distB="0" distL="0" distR="0" wp14:anchorId="2C4DA561" wp14:editId="39CE5307">
          <wp:extent cx="370007" cy="332509"/>
          <wp:effectExtent l="0" t="0" r="0" b="0"/>
          <wp:docPr id="2" name="Picture 2" descr="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rent"/>
                  <pic:cNvPicPr>
                    <a:picLocks noChangeAspect="1" noChangeArrowheads="1"/>
                  </pic:cNvPicPr>
                </pic:nvPicPr>
                <pic:blipFill>
                  <a:blip r:embed="rId1">
                    <a:extLst>
                      <a:ext uri="{BEBA8EAE-BF5A-486C-A8C5-ECC9F3942E4B}">
                        <a14:imgProps xmlns:a14="http://schemas.microsoft.com/office/drawing/2010/main">
                          <a14:imgLayer r:embed="rId2">
                            <a14:imgEffect>
                              <a14:colorTemperature colorTemp="88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69989" cy="332492"/>
                  </a:xfrm>
                  <a:prstGeom prst="rect">
                    <a:avLst/>
                  </a:prstGeom>
                  <a:noFill/>
                  <a:ln>
                    <a:noFill/>
                  </a:ln>
                </pic:spPr>
              </pic:pic>
            </a:graphicData>
          </a:graphic>
        </wp:inline>
      </w:drawing>
    </w:r>
  </w:p>
  <w:p w:rsidR="003F2A9B" w:rsidRPr="00B01267" w:rsidRDefault="003F2A9B">
    <w:pPr>
      <w:pStyle w:val="Header"/>
      <w:rPr>
        <w:b/>
        <w:i/>
        <w:sz w:val="24"/>
      </w:rPr>
    </w:pPr>
    <w:r>
      <w:rPr>
        <w:b/>
        <w:sz w:val="32"/>
      </w:rPr>
      <w:tab/>
      <w:t xml:space="preserve">                                                                                                    </w:t>
    </w:r>
    <w:r w:rsidRPr="00B01267">
      <w:rPr>
        <w:b/>
        <w:i/>
        <w:sz w:val="24"/>
      </w:rPr>
      <w:t xml:space="preserve">The </w:t>
    </w:r>
    <w:proofErr w:type="spellStart"/>
    <w:r w:rsidRPr="00B01267">
      <w:rPr>
        <w:b/>
        <w:i/>
        <w:sz w:val="24"/>
      </w:rPr>
      <w:t>Escobarbarians</w:t>
    </w:r>
    <w:proofErr w:type="spellEnd"/>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27AD1"/>
    <w:multiLevelType w:val="multilevel"/>
    <w:tmpl w:val="F15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0F4F18"/>
    <w:multiLevelType w:val="multilevel"/>
    <w:tmpl w:val="459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72939"/>
    <w:multiLevelType w:val="multilevel"/>
    <w:tmpl w:val="69EC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6411E4"/>
    <w:multiLevelType w:val="multilevel"/>
    <w:tmpl w:val="1CEAA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521"/>
    <w:rsid w:val="00000115"/>
    <w:rsid w:val="000022F2"/>
    <w:rsid w:val="0000459F"/>
    <w:rsid w:val="00004EB4"/>
    <w:rsid w:val="00006F1F"/>
    <w:rsid w:val="00007074"/>
    <w:rsid w:val="00015B43"/>
    <w:rsid w:val="0002186D"/>
    <w:rsid w:val="0002196C"/>
    <w:rsid w:val="00021F29"/>
    <w:rsid w:val="00027EED"/>
    <w:rsid w:val="0003041D"/>
    <w:rsid w:val="00033028"/>
    <w:rsid w:val="000360A7"/>
    <w:rsid w:val="000362E1"/>
    <w:rsid w:val="000403A4"/>
    <w:rsid w:val="00040BCE"/>
    <w:rsid w:val="00046C4F"/>
    <w:rsid w:val="00052A1D"/>
    <w:rsid w:val="00053919"/>
    <w:rsid w:val="00055E12"/>
    <w:rsid w:val="00061835"/>
    <w:rsid w:val="000636FB"/>
    <w:rsid w:val="0006455B"/>
    <w:rsid w:val="00064A59"/>
    <w:rsid w:val="00070C13"/>
    <w:rsid w:val="0007162E"/>
    <w:rsid w:val="000719E1"/>
    <w:rsid w:val="00072F3C"/>
    <w:rsid w:val="00073B9A"/>
    <w:rsid w:val="000748BE"/>
    <w:rsid w:val="00074CCA"/>
    <w:rsid w:val="0008077B"/>
    <w:rsid w:val="00082D86"/>
    <w:rsid w:val="00083AC6"/>
    <w:rsid w:val="00090287"/>
    <w:rsid w:val="000904B4"/>
    <w:rsid w:val="00090BA2"/>
    <w:rsid w:val="00091375"/>
    <w:rsid w:val="00093C06"/>
    <w:rsid w:val="000978A3"/>
    <w:rsid w:val="00097D7E"/>
    <w:rsid w:val="000A1D39"/>
    <w:rsid w:val="000A405F"/>
    <w:rsid w:val="000A4FA5"/>
    <w:rsid w:val="000A5571"/>
    <w:rsid w:val="000B61C8"/>
    <w:rsid w:val="000C3280"/>
    <w:rsid w:val="000C3D73"/>
    <w:rsid w:val="000C444B"/>
    <w:rsid w:val="000C767D"/>
    <w:rsid w:val="000D05E7"/>
    <w:rsid w:val="000D0B76"/>
    <w:rsid w:val="000D2AE5"/>
    <w:rsid w:val="000D3A26"/>
    <w:rsid w:val="000D3D8D"/>
    <w:rsid w:val="000D56BD"/>
    <w:rsid w:val="000E0861"/>
    <w:rsid w:val="000E41A3"/>
    <w:rsid w:val="000F0241"/>
    <w:rsid w:val="000F026F"/>
    <w:rsid w:val="000F37E7"/>
    <w:rsid w:val="000F3A26"/>
    <w:rsid w:val="000F5BB2"/>
    <w:rsid w:val="00110FF8"/>
    <w:rsid w:val="00113C68"/>
    <w:rsid w:val="00114663"/>
    <w:rsid w:val="0011507A"/>
    <w:rsid w:val="0012057B"/>
    <w:rsid w:val="001239D1"/>
    <w:rsid w:val="00125F7E"/>
    <w:rsid w:val="00126D92"/>
    <w:rsid w:val="00127164"/>
    <w:rsid w:val="001301AC"/>
    <w:rsid w:val="001303E1"/>
    <w:rsid w:val="001304DF"/>
    <w:rsid w:val="00131C2B"/>
    <w:rsid w:val="0013411C"/>
    <w:rsid w:val="00134FBF"/>
    <w:rsid w:val="00140397"/>
    <w:rsid w:val="0014072D"/>
    <w:rsid w:val="00140FB4"/>
    <w:rsid w:val="00141982"/>
    <w:rsid w:val="00141F7D"/>
    <w:rsid w:val="00141FBF"/>
    <w:rsid w:val="00157D9D"/>
    <w:rsid w:val="0016509D"/>
    <w:rsid w:val="00165D4C"/>
    <w:rsid w:val="0016711C"/>
    <w:rsid w:val="00167367"/>
    <w:rsid w:val="00167A9F"/>
    <w:rsid w:val="001711E1"/>
    <w:rsid w:val="00171CC6"/>
    <w:rsid w:val="00171EAC"/>
    <w:rsid w:val="00172605"/>
    <w:rsid w:val="00175018"/>
    <w:rsid w:val="00177828"/>
    <w:rsid w:val="00177A1E"/>
    <w:rsid w:val="00182D51"/>
    <w:rsid w:val="0018565A"/>
    <w:rsid w:val="00186755"/>
    <w:rsid w:val="001916E6"/>
    <w:rsid w:val="00194023"/>
    <w:rsid w:val="0019587B"/>
    <w:rsid w:val="001A4F0E"/>
    <w:rsid w:val="001A5564"/>
    <w:rsid w:val="001A5860"/>
    <w:rsid w:val="001B0A04"/>
    <w:rsid w:val="001B3CEC"/>
    <w:rsid w:val="001C1D82"/>
    <w:rsid w:val="001C2147"/>
    <w:rsid w:val="001C4EA5"/>
    <w:rsid w:val="001C587E"/>
    <w:rsid w:val="001C5AB6"/>
    <w:rsid w:val="001C7C90"/>
    <w:rsid w:val="001D0D51"/>
    <w:rsid w:val="001D1DFA"/>
    <w:rsid w:val="001E3B8D"/>
    <w:rsid w:val="001E45A4"/>
    <w:rsid w:val="001E46D0"/>
    <w:rsid w:val="001E5EA0"/>
    <w:rsid w:val="001F1435"/>
    <w:rsid w:val="001F7572"/>
    <w:rsid w:val="0020006E"/>
    <w:rsid w:val="002009AE"/>
    <w:rsid w:val="002101DA"/>
    <w:rsid w:val="0021329B"/>
    <w:rsid w:val="00217499"/>
    <w:rsid w:val="0022493F"/>
    <w:rsid w:val="00227DAC"/>
    <w:rsid w:val="00237210"/>
    <w:rsid w:val="0024023F"/>
    <w:rsid w:val="00240C4E"/>
    <w:rsid w:val="00243DC0"/>
    <w:rsid w:val="00247634"/>
    <w:rsid w:val="00250246"/>
    <w:rsid w:val="00250E16"/>
    <w:rsid w:val="0025330B"/>
    <w:rsid w:val="00255405"/>
    <w:rsid w:val="00257696"/>
    <w:rsid w:val="00257D56"/>
    <w:rsid w:val="0026382E"/>
    <w:rsid w:val="00263C67"/>
    <w:rsid w:val="00272786"/>
    <w:rsid w:val="0028375E"/>
    <w:rsid w:val="00285243"/>
    <w:rsid w:val="00287AB7"/>
    <w:rsid w:val="00290236"/>
    <w:rsid w:val="00294D00"/>
    <w:rsid w:val="002A213E"/>
    <w:rsid w:val="002A3936"/>
    <w:rsid w:val="002A612B"/>
    <w:rsid w:val="002B68A4"/>
    <w:rsid w:val="002C46E9"/>
    <w:rsid w:val="002C571D"/>
    <w:rsid w:val="002C5772"/>
    <w:rsid w:val="002D0374"/>
    <w:rsid w:val="002D2946"/>
    <w:rsid w:val="002D529E"/>
    <w:rsid w:val="002D6BD6"/>
    <w:rsid w:val="002E4DD9"/>
    <w:rsid w:val="002E5858"/>
    <w:rsid w:val="002F0314"/>
    <w:rsid w:val="002F70B7"/>
    <w:rsid w:val="0030085E"/>
    <w:rsid w:val="0030620B"/>
    <w:rsid w:val="00306322"/>
    <w:rsid w:val="0031182D"/>
    <w:rsid w:val="0031183D"/>
    <w:rsid w:val="00314B9D"/>
    <w:rsid w:val="00315CA2"/>
    <w:rsid w:val="00316FEB"/>
    <w:rsid w:val="00323A3B"/>
    <w:rsid w:val="00324838"/>
    <w:rsid w:val="0032631B"/>
    <w:rsid w:val="00326EEB"/>
    <w:rsid w:val="0033078A"/>
    <w:rsid w:val="00330BC9"/>
    <w:rsid w:val="00331559"/>
    <w:rsid w:val="00341D6C"/>
    <w:rsid w:val="0034201A"/>
    <w:rsid w:val="00344E91"/>
    <w:rsid w:val="00345B7B"/>
    <w:rsid w:val="00347123"/>
    <w:rsid w:val="0034756E"/>
    <w:rsid w:val="00347E74"/>
    <w:rsid w:val="00351D97"/>
    <w:rsid w:val="00354B5B"/>
    <w:rsid w:val="00364D4A"/>
    <w:rsid w:val="00370FD7"/>
    <w:rsid w:val="0037780A"/>
    <w:rsid w:val="00383E0A"/>
    <w:rsid w:val="00384768"/>
    <w:rsid w:val="003847C7"/>
    <w:rsid w:val="00385298"/>
    <w:rsid w:val="003852CE"/>
    <w:rsid w:val="00392E92"/>
    <w:rsid w:val="00395C83"/>
    <w:rsid w:val="003A1CE1"/>
    <w:rsid w:val="003A2A3B"/>
    <w:rsid w:val="003A4158"/>
    <w:rsid w:val="003A440C"/>
    <w:rsid w:val="003A759F"/>
    <w:rsid w:val="003B024E"/>
    <w:rsid w:val="003B0C84"/>
    <w:rsid w:val="003B183E"/>
    <w:rsid w:val="003B2F3E"/>
    <w:rsid w:val="003B4999"/>
    <w:rsid w:val="003B55B7"/>
    <w:rsid w:val="003B578A"/>
    <w:rsid w:val="003B5889"/>
    <w:rsid w:val="003B61B6"/>
    <w:rsid w:val="003C37B3"/>
    <w:rsid w:val="003C756E"/>
    <w:rsid w:val="003D209B"/>
    <w:rsid w:val="003D2C33"/>
    <w:rsid w:val="003D69FD"/>
    <w:rsid w:val="003E1610"/>
    <w:rsid w:val="003E34BB"/>
    <w:rsid w:val="003E3D0D"/>
    <w:rsid w:val="003E4831"/>
    <w:rsid w:val="003E48DE"/>
    <w:rsid w:val="003E4A5E"/>
    <w:rsid w:val="003E7B42"/>
    <w:rsid w:val="003E7E8B"/>
    <w:rsid w:val="003F2A9B"/>
    <w:rsid w:val="003F3030"/>
    <w:rsid w:val="003F47AE"/>
    <w:rsid w:val="00403971"/>
    <w:rsid w:val="00403A13"/>
    <w:rsid w:val="00407386"/>
    <w:rsid w:val="004138EF"/>
    <w:rsid w:val="0041473B"/>
    <w:rsid w:val="00430550"/>
    <w:rsid w:val="00430DD1"/>
    <w:rsid w:val="004319DE"/>
    <w:rsid w:val="004337B4"/>
    <w:rsid w:val="00433846"/>
    <w:rsid w:val="00435232"/>
    <w:rsid w:val="004400EA"/>
    <w:rsid w:val="0044122B"/>
    <w:rsid w:val="00444AFB"/>
    <w:rsid w:val="00450882"/>
    <w:rsid w:val="00451C20"/>
    <w:rsid w:val="00452001"/>
    <w:rsid w:val="00453057"/>
    <w:rsid w:val="0045442E"/>
    <w:rsid w:val="004544FC"/>
    <w:rsid w:val="004564E2"/>
    <w:rsid w:val="00462418"/>
    <w:rsid w:val="00471A70"/>
    <w:rsid w:val="00473A79"/>
    <w:rsid w:val="00475E03"/>
    <w:rsid w:val="00476723"/>
    <w:rsid w:val="00476E05"/>
    <w:rsid w:val="0047798D"/>
    <w:rsid w:val="0048290F"/>
    <w:rsid w:val="00486E7A"/>
    <w:rsid w:val="004931DE"/>
    <w:rsid w:val="00493FDB"/>
    <w:rsid w:val="004A4218"/>
    <w:rsid w:val="004A6083"/>
    <w:rsid w:val="004A6E81"/>
    <w:rsid w:val="004A7806"/>
    <w:rsid w:val="004B0545"/>
    <w:rsid w:val="004B7E46"/>
    <w:rsid w:val="004D337E"/>
    <w:rsid w:val="004D3745"/>
    <w:rsid w:val="004D3987"/>
    <w:rsid w:val="004D4951"/>
    <w:rsid w:val="004D6870"/>
    <w:rsid w:val="004D7240"/>
    <w:rsid w:val="004E294C"/>
    <w:rsid w:val="004E3132"/>
    <w:rsid w:val="004E552E"/>
    <w:rsid w:val="004E656D"/>
    <w:rsid w:val="004F0849"/>
    <w:rsid w:val="004F173C"/>
    <w:rsid w:val="004F1B8C"/>
    <w:rsid w:val="004F33F3"/>
    <w:rsid w:val="004F45B0"/>
    <w:rsid w:val="004F5291"/>
    <w:rsid w:val="005020C3"/>
    <w:rsid w:val="005022AE"/>
    <w:rsid w:val="0050245E"/>
    <w:rsid w:val="00503C6C"/>
    <w:rsid w:val="00504A98"/>
    <w:rsid w:val="0050505D"/>
    <w:rsid w:val="005111F8"/>
    <w:rsid w:val="0051316A"/>
    <w:rsid w:val="00513FA2"/>
    <w:rsid w:val="00514387"/>
    <w:rsid w:val="00516459"/>
    <w:rsid w:val="00520153"/>
    <w:rsid w:val="00524296"/>
    <w:rsid w:val="00525B54"/>
    <w:rsid w:val="0052699B"/>
    <w:rsid w:val="005275C5"/>
    <w:rsid w:val="00530E9C"/>
    <w:rsid w:val="00534980"/>
    <w:rsid w:val="005349E1"/>
    <w:rsid w:val="00537EF5"/>
    <w:rsid w:val="00541E48"/>
    <w:rsid w:val="005420CC"/>
    <w:rsid w:val="005434D0"/>
    <w:rsid w:val="0054437C"/>
    <w:rsid w:val="00546D61"/>
    <w:rsid w:val="005537B4"/>
    <w:rsid w:val="005579BF"/>
    <w:rsid w:val="00560C3E"/>
    <w:rsid w:val="005624E7"/>
    <w:rsid w:val="00563468"/>
    <w:rsid w:val="005647A4"/>
    <w:rsid w:val="00564EC2"/>
    <w:rsid w:val="00565EAE"/>
    <w:rsid w:val="00566F49"/>
    <w:rsid w:val="00573677"/>
    <w:rsid w:val="00575F7D"/>
    <w:rsid w:val="00580383"/>
    <w:rsid w:val="00580E40"/>
    <w:rsid w:val="0058227D"/>
    <w:rsid w:val="00582E9E"/>
    <w:rsid w:val="00584F4D"/>
    <w:rsid w:val="00590731"/>
    <w:rsid w:val="005A506B"/>
    <w:rsid w:val="005A701C"/>
    <w:rsid w:val="005B2444"/>
    <w:rsid w:val="005B2D14"/>
    <w:rsid w:val="005B3140"/>
    <w:rsid w:val="005C0B05"/>
    <w:rsid w:val="005C3273"/>
    <w:rsid w:val="005C3D72"/>
    <w:rsid w:val="005C4B32"/>
    <w:rsid w:val="005C623C"/>
    <w:rsid w:val="005C6DC6"/>
    <w:rsid w:val="005D1156"/>
    <w:rsid w:val="005E0681"/>
    <w:rsid w:val="005E1700"/>
    <w:rsid w:val="005E3B08"/>
    <w:rsid w:val="005E3FE4"/>
    <w:rsid w:val="005E572E"/>
    <w:rsid w:val="005E6F82"/>
    <w:rsid w:val="005F5576"/>
    <w:rsid w:val="006014AB"/>
    <w:rsid w:val="0060344D"/>
    <w:rsid w:val="00605F20"/>
    <w:rsid w:val="00613087"/>
    <w:rsid w:val="0061680A"/>
    <w:rsid w:val="00621BF8"/>
    <w:rsid w:val="006229E3"/>
    <w:rsid w:val="00623B70"/>
    <w:rsid w:val="00631B27"/>
    <w:rsid w:val="006335D7"/>
    <w:rsid w:val="0063578B"/>
    <w:rsid w:val="00636B3D"/>
    <w:rsid w:val="00637970"/>
    <w:rsid w:val="00641025"/>
    <w:rsid w:val="00641CBB"/>
    <w:rsid w:val="00645BE4"/>
    <w:rsid w:val="00647A32"/>
    <w:rsid w:val="0065045B"/>
    <w:rsid w:val="00650E98"/>
    <w:rsid w:val="00656901"/>
    <w:rsid w:val="00656C61"/>
    <w:rsid w:val="00666D86"/>
    <w:rsid w:val="006672D8"/>
    <w:rsid w:val="00670D96"/>
    <w:rsid w:val="00672877"/>
    <w:rsid w:val="006728BA"/>
    <w:rsid w:val="00683154"/>
    <w:rsid w:val="00687694"/>
    <w:rsid w:val="00690115"/>
    <w:rsid w:val="00690898"/>
    <w:rsid w:val="00693039"/>
    <w:rsid w:val="00693A5A"/>
    <w:rsid w:val="00696283"/>
    <w:rsid w:val="00697E27"/>
    <w:rsid w:val="006A039C"/>
    <w:rsid w:val="006A4A3E"/>
    <w:rsid w:val="006B18B8"/>
    <w:rsid w:val="006B302F"/>
    <w:rsid w:val="006C5524"/>
    <w:rsid w:val="006C64D4"/>
    <w:rsid w:val="006E37C8"/>
    <w:rsid w:val="006E53F0"/>
    <w:rsid w:val="006F46C3"/>
    <w:rsid w:val="006F6134"/>
    <w:rsid w:val="006F7CDF"/>
    <w:rsid w:val="00700BDB"/>
    <w:rsid w:val="0070121B"/>
    <w:rsid w:val="00701E73"/>
    <w:rsid w:val="00705EB5"/>
    <w:rsid w:val="00707FBE"/>
    <w:rsid w:val="00711BF6"/>
    <w:rsid w:val="00711FE2"/>
    <w:rsid w:val="00712649"/>
    <w:rsid w:val="00714BC9"/>
    <w:rsid w:val="00723F91"/>
    <w:rsid w:val="00725074"/>
    <w:rsid w:val="00725623"/>
    <w:rsid w:val="00731BD2"/>
    <w:rsid w:val="00731C98"/>
    <w:rsid w:val="00741B96"/>
    <w:rsid w:val="00743059"/>
    <w:rsid w:val="00744F58"/>
    <w:rsid w:val="007468E3"/>
    <w:rsid w:val="00750CED"/>
    <w:rsid w:val="00757533"/>
    <w:rsid w:val="00760A29"/>
    <w:rsid w:val="00761B6C"/>
    <w:rsid w:val="007700C4"/>
    <w:rsid w:val="00771E18"/>
    <w:rsid w:val="0077360E"/>
    <w:rsid w:val="007739F1"/>
    <w:rsid w:val="007745C6"/>
    <w:rsid w:val="007755F6"/>
    <w:rsid w:val="007761AD"/>
    <w:rsid w:val="00777387"/>
    <w:rsid w:val="0078134E"/>
    <w:rsid w:val="007815E5"/>
    <w:rsid w:val="00787343"/>
    <w:rsid w:val="00787B5A"/>
    <w:rsid w:val="00790BFA"/>
    <w:rsid w:val="00791121"/>
    <w:rsid w:val="00791C88"/>
    <w:rsid w:val="00792436"/>
    <w:rsid w:val="00792EFF"/>
    <w:rsid w:val="00797B76"/>
    <w:rsid w:val="007A1858"/>
    <w:rsid w:val="007A3D06"/>
    <w:rsid w:val="007A4037"/>
    <w:rsid w:val="007A4579"/>
    <w:rsid w:val="007B383B"/>
    <w:rsid w:val="007C31A7"/>
    <w:rsid w:val="007C350D"/>
    <w:rsid w:val="007C3689"/>
    <w:rsid w:val="007C3C9B"/>
    <w:rsid w:val="007C6680"/>
    <w:rsid w:val="007D3012"/>
    <w:rsid w:val="007D65A7"/>
    <w:rsid w:val="007E2122"/>
    <w:rsid w:val="007E3F59"/>
    <w:rsid w:val="007E5043"/>
    <w:rsid w:val="007E5183"/>
    <w:rsid w:val="007F343E"/>
    <w:rsid w:val="007F4A89"/>
    <w:rsid w:val="00802F18"/>
    <w:rsid w:val="00811F7B"/>
    <w:rsid w:val="008133F9"/>
    <w:rsid w:val="00823AAC"/>
    <w:rsid w:val="00827BC9"/>
    <w:rsid w:val="00831DC7"/>
    <w:rsid w:val="008328A1"/>
    <w:rsid w:val="008455CA"/>
    <w:rsid w:val="00854C66"/>
    <w:rsid w:val="008553E1"/>
    <w:rsid w:val="00855FFB"/>
    <w:rsid w:val="00863A48"/>
    <w:rsid w:val="00865E66"/>
    <w:rsid w:val="0086682E"/>
    <w:rsid w:val="0087304D"/>
    <w:rsid w:val="0087643B"/>
    <w:rsid w:val="00877669"/>
    <w:rsid w:val="00890F9C"/>
    <w:rsid w:val="008916B4"/>
    <w:rsid w:val="00896C15"/>
    <w:rsid w:val="00897462"/>
    <w:rsid w:val="00897F92"/>
    <w:rsid w:val="008A03FE"/>
    <w:rsid w:val="008A4B5F"/>
    <w:rsid w:val="008A5924"/>
    <w:rsid w:val="008A64C9"/>
    <w:rsid w:val="008B180A"/>
    <w:rsid w:val="008B24B7"/>
    <w:rsid w:val="008B5A3F"/>
    <w:rsid w:val="008C2CD8"/>
    <w:rsid w:val="008C347B"/>
    <w:rsid w:val="008C5743"/>
    <w:rsid w:val="008C68EE"/>
    <w:rsid w:val="008C7F44"/>
    <w:rsid w:val="008D4273"/>
    <w:rsid w:val="008D4EF3"/>
    <w:rsid w:val="008E05A5"/>
    <w:rsid w:val="008E0E4F"/>
    <w:rsid w:val="008E1FD5"/>
    <w:rsid w:val="008E4139"/>
    <w:rsid w:val="008E67CE"/>
    <w:rsid w:val="008F322F"/>
    <w:rsid w:val="008F76CA"/>
    <w:rsid w:val="00900FEF"/>
    <w:rsid w:val="00901239"/>
    <w:rsid w:val="00907DFE"/>
    <w:rsid w:val="00907F22"/>
    <w:rsid w:val="00910DBC"/>
    <w:rsid w:val="0091334C"/>
    <w:rsid w:val="00914596"/>
    <w:rsid w:val="009146BF"/>
    <w:rsid w:val="00914AB5"/>
    <w:rsid w:val="00915AD4"/>
    <w:rsid w:val="00915EF1"/>
    <w:rsid w:val="00924C08"/>
    <w:rsid w:val="00927B41"/>
    <w:rsid w:val="00927D88"/>
    <w:rsid w:val="00930D1F"/>
    <w:rsid w:val="009310F6"/>
    <w:rsid w:val="00933C02"/>
    <w:rsid w:val="00935127"/>
    <w:rsid w:val="0094025E"/>
    <w:rsid w:val="0094256C"/>
    <w:rsid w:val="00944560"/>
    <w:rsid w:val="00944BA3"/>
    <w:rsid w:val="00947D80"/>
    <w:rsid w:val="00953F11"/>
    <w:rsid w:val="00956D28"/>
    <w:rsid w:val="00957A29"/>
    <w:rsid w:val="009626A2"/>
    <w:rsid w:val="009706C1"/>
    <w:rsid w:val="00976675"/>
    <w:rsid w:val="00976FBF"/>
    <w:rsid w:val="00984B38"/>
    <w:rsid w:val="009901BC"/>
    <w:rsid w:val="00992239"/>
    <w:rsid w:val="009A0636"/>
    <w:rsid w:val="009A2768"/>
    <w:rsid w:val="009A69E5"/>
    <w:rsid w:val="009A6FF5"/>
    <w:rsid w:val="009B2B47"/>
    <w:rsid w:val="009B35DB"/>
    <w:rsid w:val="009C1727"/>
    <w:rsid w:val="009C4298"/>
    <w:rsid w:val="009D07C0"/>
    <w:rsid w:val="009D318C"/>
    <w:rsid w:val="009D4720"/>
    <w:rsid w:val="009E333D"/>
    <w:rsid w:val="009F2A8C"/>
    <w:rsid w:val="009F31C6"/>
    <w:rsid w:val="009F5C62"/>
    <w:rsid w:val="00A0439B"/>
    <w:rsid w:val="00A10B8B"/>
    <w:rsid w:val="00A163F0"/>
    <w:rsid w:val="00A16AD3"/>
    <w:rsid w:val="00A20D78"/>
    <w:rsid w:val="00A2174A"/>
    <w:rsid w:val="00A26733"/>
    <w:rsid w:val="00A34249"/>
    <w:rsid w:val="00A3595E"/>
    <w:rsid w:val="00A37D93"/>
    <w:rsid w:val="00A46C7F"/>
    <w:rsid w:val="00A5667C"/>
    <w:rsid w:val="00A600BA"/>
    <w:rsid w:val="00A620C0"/>
    <w:rsid w:val="00A63DBF"/>
    <w:rsid w:val="00A717F0"/>
    <w:rsid w:val="00A73245"/>
    <w:rsid w:val="00A77145"/>
    <w:rsid w:val="00A8161A"/>
    <w:rsid w:val="00A82989"/>
    <w:rsid w:val="00A82F56"/>
    <w:rsid w:val="00A87798"/>
    <w:rsid w:val="00A904FE"/>
    <w:rsid w:val="00A9262C"/>
    <w:rsid w:val="00AB2B8B"/>
    <w:rsid w:val="00AB3B76"/>
    <w:rsid w:val="00AB49A5"/>
    <w:rsid w:val="00AB61DD"/>
    <w:rsid w:val="00AB760D"/>
    <w:rsid w:val="00AC1D93"/>
    <w:rsid w:val="00AC222F"/>
    <w:rsid w:val="00AC2CC7"/>
    <w:rsid w:val="00AC301A"/>
    <w:rsid w:val="00AC7B3B"/>
    <w:rsid w:val="00AD3CE6"/>
    <w:rsid w:val="00AD63FA"/>
    <w:rsid w:val="00AE01C4"/>
    <w:rsid w:val="00AE1307"/>
    <w:rsid w:val="00AE1B66"/>
    <w:rsid w:val="00AE2BFA"/>
    <w:rsid w:val="00AE3590"/>
    <w:rsid w:val="00AE734E"/>
    <w:rsid w:val="00AE7586"/>
    <w:rsid w:val="00AF7A65"/>
    <w:rsid w:val="00B01267"/>
    <w:rsid w:val="00B06710"/>
    <w:rsid w:val="00B07EBF"/>
    <w:rsid w:val="00B10CBD"/>
    <w:rsid w:val="00B120EB"/>
    <w:rsid w:val="00B13654"/>
    <w:rsid w:val="00B166CB"/>
    <w:rsid w:val="00B235E1"/>
    <w:rsid w:val="00B272CF"/>
    <w:rsid w:val="00B3145D"/>
    <w:rsid w:val="00B337E8"/>
    <w:rsid w:val="00B357BA"/>
    <w:rsid w:val="00B40841"/>
    <w:rsid w:val="00B44603"/>
    <w:rsid w:val="00B4705A"/>
    <w:rsid w:val="00B52ED5"/>
    <w:rsid w:val="00B564DB"/>
    <w:rsid w:val="00B762E2"/>
    <w:rsid w:val="00B768B6"/>
    <w:rsid w:val="00B7731B"/>
    <w:rsid w:val="00B80D4C"/>
    <w:rsid w:val="00B816A3"/>
    <w:rsid w:val="00B81FDE"/>
    <w:rsid w:val="00B908D1"/>
    <w:rsid w:val="00B940D1"/>
    <w:rsid w:val="00B9704D"/>
    <w:rsid w:val="00B97DF6"/>
    <w:rsid w:val="00BB58BD"/>
    <w:rsid w:val="00BB6A26"/>
    <w:rsid w:val="00BB77C2"/>
    <w:rsid w:val="00BC1034"/>
    <w:rsid w:val="00BE0FFA"/>
    <w:rsid w:val="00BE2408"/>
    <w:rsid w:val="00BE3EC6"/>
    <w:rsid w:val="00BE40DF"/>
    <w:rsid w:val="00BE5BEB"/>
    <w:rsid w:val="00BE6528"/>
    <w:rsid w:val="00BF4AB9"/>
    <w:rsid w:val="00C0087A"/>
    <w:rsid w:val="00C029C0"/>
    <w:rsid w:val="00C05F9D"/>
    <w:rsid w:val="00C14FB9"/>
    <w:rsid w:val="00C2227F"/>
    <w:rsid w:val="00C227ED"/>
    <w:rsid w:val="00C230D0"/>
    <w:rsid w:val="00C25F4C"/>
    <w:rsid w:val="00C26962"/>
    <w:rsid w:val="00C27212"/>
    <w:rsid w:val="00C33338"/>
    <w:rsid w:val="00C34185"/>
    <w:rsid w:val="00C40046"/>
    <w:rsid w:val="00C41BF3"/>
    <w:rsid w:val="00C42DD6"/>
    <w:rsid w:val="00C50438"/>
    <w:rsid w:val="00C545E7"/>
    <w:rsid w:val="00C6521E"/>
    <w:rsid w:val="00C66858"/>
    <w:rsid w:val="00C67FE1"/>
    <w:rsid w:val="00C72E69"/>
    <w:rsid w:val="00C7411E"/>
    <w:rsid w:val="00C742F5"/>
    <w:rsid w:val="00C76465"/>
    <w:rsid w:val="00C778C7"/>
    <w:rsid w:val="00C84988"/>
    <w:rsid w:val="00C930BF"/>
    <w:rsid w:val="00C94E48"/>
    <w:rsid w:val="00C95B31"/>
    <w:rsid w:val="00CA4135"/>
    <w:rsid w:val="00CA44A6"/>
    <w:rsid w:val="00CA4AF6"/>
    <w:rsid w:val="00CA59CA"/>
    <w:rsid w:val="00CB2356"/>
    <w:rsid w:val="00CB2C05"/>
    <w:rsid w:val="00CB4075"/>
    <w:rsid w:val="00CB4E6D"/>
    <w:rsid w:val="00CB5FD0"/>
    <w:rsid w:val="00CC23DE"/>
    <w:rsid w:val="00CC5A1C"/>
    <w:rsid w:val="00CD03A9"/>
    <w:rsid w:val="00CD089F"/>
    <w:rsid w:val="00CD177C"/>
    <w:rsid w:val="00CD3061"/>
    <w:rsid w:val="00CD3E3A"/>
    <w:rsid w:val="00CD43F3"/>
    <w:rsid w:val="00CD7459"/>
    <w:rsid w:val="00CE55A6"/>
    <w:rsid w:val="00CE74CB"/>
    <w:rsid w:val="00CF13FC"/>
    <w:rsid w:val="00CF4AAF"/>
    <w:rsid w:val="00CF561A"/>
    <w:rsid w:val="00CF6C18"/>
    <w:rsid w:val="00CF7EA8"/>
    <w:rsid w:val="00D004DA"/>
    <w:rsid w:val="00D00B9F"/>
    <w:rsid w:val="00D01673"/>
    <w:rsid w:val="00D0309A"/>
    <w:rsid w:val="00D07BA4"/>
    <w:rsid w:val="00D109BA"/>
    <w:rsid w:val="00D13701"/>
    <w:rsid w:val="00D14521"/>
    <w:rsid w:val="00D176BE"/>
    <w:rsid w:val="00D17C4E"/>
    <w:rsid w:val="00D21359"/>
    <w:rsid w:val="00D215F6"/>
    <w:rsid w:val="00D22BE1"/>
    <w:rsid w:val="00D22FCE"/>
    <w:rsid w:val="00D2765B"/>
    <w:rsid w:val="00D31DF7"/>
    <w:rsid w:val="00D33B91"/>
    <w:rsid w:val="00D415C6"/>
    <w:rsid w:val="00D420EA"/>
    <w:rsid w:val="00D4639E"/>
    <w:rsid w:val="00D464DB"/>
    <w:rsid w:val="00D51ABF"/>
    <w:rsid w:val="00D5444B"/>
    <w:rsid w:val="00D55302"/>
    <w:rsid w:val="00D56B84"/>
    <w:rsid w:val="00D57B6F"/>
    <w:rsid w:val="00D57CBF"/>
    <w:rsid w:val="00D612F1"/>
    <w:rsid w:val="00D66ABC"/>
    <w:rsid w:val="00D71CFC"/>
    <w:rsid w:val="00D71EA7"/>
    <w:rsid w:val="00D76AA7"/>
    <w:rsid w:val="00D82BEB"/>
    <w:rsid w:val="00D86024"/>
    <w:rsid w:val="00D8672B"/>
    <w:rsid w:val="00D94CA3"/>
    <w:rsid w:val="00D96595"/>
    <w:rsid w:val="00DA018C"/>
    <w:rsid w:val="00DA3C9D"/>
    <w:rsid w:val="00DA4A6D"/>
    <w:rsid w:val="00DB0F7E"/>
    <w:rsid w:val="00DB5489"/>
    <w:rsid w:val="00DB6C98"/>
    <w:rsid w:val="00DC212C"/>
    <w:rsid w:val="00DC5A2B"/>
    <w:rsid w:val="00DC701C"/>
    <w:rsid w:val="00DD535E"/>
    <w:rsid w:val="00DD5FAC"/>
    <w:rsid w:val="00DD7F91"/>
    <w:rsid w:val="00DE425B"/>
    <w:rsid w:val="00DF441F"/>
    <w:rsid w:val="00DF4907"/>
    <w:rsid w:val="00DF4F27"/>
    <w:rsid w:val="00E00376"/>
    <w:rsid w:val="00E01016"/>
    <w:rsid w:val="00E024AB"/>
    <w:rsid w:val="00E043B1"/>
    <w:rsid w:val="00E07354"/>
    <w:rsid w:val="00E14EBD"/>
    <w:rsid w:val="00E16122"/>
    <w:rsid w:val="00E16734"/>
    <w:rsid w:val="00E23260"/>
    <w:rsid w:val="00E2367A"/>
    <w:rsid w:val="00E26F80"/>
    <w:rsid w:val="00E27BC7"/>
    <w:rsid w:val="00E27FEF"/>
    <w:rsid w:val="00E35CC6"/>
    <w:rsid w:val="00E35FC9"/>
    <w:rsid w:val="00E377A4"/>
    <w:rsid w:val="00E41346"/>
    <w:rsid w:val="00E420E9"/>
    <w:rsid w:val="00E44480"/>
    <w:rsid w:val="00E4635D"/>
    <w:rsid w:val="00E61D76"/>
    <w:rsid w:val="00E674DB"/>
    <w:rsid w:val="00E677F1"/>
    <w:rsid w:val="00E70912"/>
    <w:rsid w:val="00E74840"/>
    <w:rsid w:val="00E75F28"/>
    <w:rsid w:val="00E84B2E"/>
    <w:rsid w:val="00E85BE4"/>
    <w:rsid w:val="00E90AA6"/>
    <w:rsid w:val="00E94738"/>
    <w:rsid w:val="00E977B8"/>
    <w:rsid w:val="00E97AD1"/>
    <w:rsid w:val="00EA109B"/>
    <w:rsid w:val="00EA15A8"/>
    <w:rsid w:val="00EA167E"/>
    <w:rsid w:val="00EA2926"/>
    <w:rsid w:val="00EA3CB9"/>
    <w:rsid w:val="00EB2CDE"/>
    <w:rsid w:val="00EB58A2"/>
    <w:rsid w:val="00EB791E"/>
    <w:rsid w:val="00EC1A81"/>
    <w:rsid w:val="00EC7BA4"/>
    <w:rsid w:val="00EC7E5C"/>
    <w:rsid w:val="00ED2EA0"/>
    <w:rsid w:val="00ED78F1"/>
    <w:rsid w:val="00EE07F5"/>
    <w:rsid w:val="00EE4DCA"/>
    <w:rsid w:val="00EE72B2"/>
    <w:rsid w:val="00EF0F62"/>
    <w:rsid w:val="00F007E1"/>
    <w:rsid w:val="00F00ACA"/>
    <w:rsid w:val="00F00F78"/>
    <w:rsid w:val="00F0134E"/>
    <w:rsid w:val="00F057C6"/>
    <w:rsid w:val="00F14936"/>
    <w:rsid w:val="00F172A1"/>
    <w:rsid w:val="00F17D96"/>
    <w:rsid w:val="00F22565"/>
    <w:rsid w:val="00F23BA0"/>
    <w:rsid w:val="00F27632"/>
    <w:rsid w:val="00F30CE5"/>
    <w:rsid w:val="00F3380E"/>
    <w:rsid w:val="00F36B76"/>
    <w:rsid w:val="00F40837"/>
    <w:rsid w:val="00F41BD3"/>
    <w:rsid w:val="00F42F79"/>
    <w:rsid w:val="00F47773"/>
    <w:rsid w:val="00F5019D"/>
    <w:rsid w:val="00F56308"/>
    <w:rsid w:val="00F568F4"/>
    <w:rsid w:val="00F634D6"/>
    <w:rsid w:val="00F64385"/>
    <w:rsid w:val="00F6473F"/>
    <w:rsid w:val="00F67B4B"/>
    <w:rsid w:val="00F71BB1"/>
    <w:rsid w:val="00F736A7"/>
    <w:rsid w:val="00F73B53"/>
    <w:rsid w:val="00F74F26"/>
    <w:rsid w:val="00F75127"/>
    <w:rsid w:val="00F76366"/>
    <w:rsid w:val="00F805C0"/>
    <w:rsid w:val="00F8375E"/>
    <w:rsid w:val="00F93002"/>
    <w:rsid w:val="00FB3531"/>
    <w:rsid w:val="00FB4261"/>
    <w:rsid w:val="00FB43B1"/>
    <w:rsid w:val="00FB5115"/>
    <w:rsid w:val="00FB7122"/>
    <w:rsid w:val="00FC0608"/>
    <w:rsid w:val="00FC1973"/>
    <w:rsid w:val="00FC2155"/>
    <w:rsid w:val="00FC41A7"/>
    <w:rsid w:val="00FD2499"/>
    <w:rsid w:val="00FD675B"/>
    <w:rsid w:val="00FD6E49"/>
    <w:rsid w:val="00FD7483"/>
    <w:rsid w:val="00FE0AC4"/>
    <w:rsid w:val="00FE3486"/>
    <w:rsid w:val="00FE352F"/>
    <w:rsid w:val="00FE380E"/>
    <w:rsid w:val="00FE4404"/>
    <w:rsid w:val="00FE7B59"/>
    <w:rsid w:val="00FF214B"/>
    <w:rsid w:val="00FF3D19"/>
    <w:rsid w:val="00FF54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533"/>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7575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5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5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757533"/>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33C02"/>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75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753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7575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57533"/>
    <w:rPr>
      <w:b/>
      <w:bCs/>
    </w:rPr>
  </w:style>
  <w:style w:type="character" w:customStyle="1" w:styleId="Heading3Char">
    <w:name w:val="Heading 3 Char"/>
    <w:aliases w:val="Block Char"/>
    <w:basedOn w:val="DefaultParagraphFont"/>
    <w:link w:val="Heading3"/>
    <w:uiPriority w:val="3"/>
    <w:rsid w:val="007575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57533"/>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57533"/>
    <w:rPr>
      <w:b/>
      <w:bCs/>
      <w:sz w:val="26"/>
      <w:u w:val="none"/>
    </w:rPr>
  </w:style>
  <w:style w:type="paragraph" w:styleId="Header">
    <w:name w:val="header"/>
    <w:basedOn w:val="Normal"/>
    <w:link w:val="HeaderChar"/>
    <w:uiPriority w:val="99"/>
    <w:semiHidden/>
    <w:rsid w:val="00757533"/>
    <w:pPr>
      <w:tabs>
        <w:tab w:val="center" w:pos="4680"/>
        <w:tab w:val="right" w:pos="9360"/>
      </w:tabs>
    </w:pPr>
  </w:style>
  <w:style w:type="character" w:customStyle="1" w:styleId="HeaderChar">
    <w:name w:val="Header Char"/>
    <w:basedOn w:val="DefaultParagraphFont"/>
    <w:link w:val="Header"/>
    <w:uiPriority w:val="99"/>
    <w:semiHidden/>
    <w:rsid w:val="00757533"/>
    <w:rPr>
      <w:rFonts w:ascii="Calibri" w:eastAsia="Calibri" w:hAnsi="Calibri" w:cs="Times New Roman"/>
      <w:sz w:val="16"/>
    </w:rPr>
  </w:style>
  <w:style w:type="paragraph" w:styleId="Footer">
    <w:name w:val="footer"/>
    <w:basedOn w:val="Normal"/>
    <w:link w:val="FooterChar"/>
    <w:uiPriority w:val="99"/>
    <w:semiHidden/>
    <w:rsid w:val="00757533"/>
    <w:pPr>
      <w:tabs>
        <w:tab w:val="center" w:pos="4680"/>
        <w:tab w:val="right" w:pos="9360"/>
      </w:tabs>
    </w:pPr>
  </w:style>
  <w:style w:type="character" w:customStyle="1" w:styleId="FooterChar">
    <w:name w:val="Footer Char"/>
    <w:basedOn w:val="DefaultParagraphFont"/>
    <w:link w:val="Footer"/>
    <w:uiPriority w:val="99"/>
    <w:semiHidden/>
    <w:rsid w:val="00757533"/>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757533"/>
    <w:rPr>
      <w:color w:val="auto"/>
      <w:u w:val="none"/>
    </w:rPr>
  </w:style>
  <w:style w:type="character" w:styleId="FollowedHyperlink">
    <w:name w:val="FollowedHyperlink"/>
    <w:basedOn w:val="DefaultParagraphFont"/>
    <w:uiPriority w:val="99"/>
    <w:semiHidden/>
    <w:rsid w:val="0075753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757533"/>
    <w:rPr>
      <w:rFonts w:ascii="Calibri" w:eastAsiaTheme="majorEastAsia" w:hAnsi="Calibri" w:cstheme="majorBidi"/>
      <w:b/>
      <w:bCs/>
      <w:iCs/>
      <w:sz w:val="26"/>
    </w:rPr>
  </w:style>
  <w:style w:type="paragraph" w:styleId="BalloonText">
    <w:name w:val="Balloon Text"/>
    <w:basedOn w:val="Normal"/>
    <w:link w:val="BalloonTextChar"/>
    <w:uiPriority w:val="99"/>
    <w:semiHidden/>
    <w:rsid w:val="00D14521"/>
    <w:rPr>
      <w:rFonts w:ascii="Tahoma" w:hAnsi="Tahoma" w:cs="Tahoma"/>
      <w:szCs w:val="16"/>
    </w:rPr>
  </w:style>
  <w:style w:type="character" w:customStyle="1" w:styleId="BalloonTextChar">
    <w:name w:val="Balloon Text Char"/>
    <w:basedOn w:val="DefaultParagraphFont"/>
    <w:link w:val="BalloonText"/>
    <w:uiPriority w:val="99"/>
    <w:semiHidden/>
    <w:rsid w:val="00D14521"/>
    <w:rPr>
      <w:rFonts w:ascii="Tahoma" w:eastAsia="Calibri" w:hAnsi="Tahoma" w:cs="Tahoma"/>
      <w:sz w:val="16"/>
      <w:szCs w:val="16"/>
    </w:rPr>
  </w:style>
  <w:style w:type="character" w:customStyle="1" w:styleId="Heading6Char">
    <w:name w:val="Heading 6 Char"/>
    <w:basedOn w:val="DefaultParagraphFont"/>
    <w:link w:val="Heading6"/>
    <w:uiPriority w:val="9"/>
    <w:semiHidden/>
    <w:rsid w:val="00933C02"/>
    <w:rPr>
      <w:rFonts w:asciiTheme="majorHAnsi" w:eastAsiaTheme="majorEastAsia" w:hAnsiTheme="majorHAnsi" w:cstheme="majorBidi"/>
      <w:i/>
      <w:iCs/>
      <w:color w:val="243F60" w:themeColor="accent1" w:themeShade="7F"/>
      <w:sz w:val="16"/>
    </w:rPr>
  </w:style>
  <w:style w:type="paragraph" w:styleId="NormalWeb">
    <w:name w:val="Normal (Web)"/>
    <w:basedOn w:val="Normal"/>
    <w:uiPriority w:val="99"/>
    <w:unhideWhenUsed/>
    <w:rsid w:val="00933C02"/>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933C02"/>
    <w:pPr>
      <w:autoSpaceDE w:val="0"/>
      <w:autoSpaceDN w:val="0"/>
      <w:adjustRightInd w:val="0"/>
      <w:spacing w:after="0" w:line="240" w:lineRule="auto"/>
    </w:pPr>
    <w:rPr>
      <w:rFonts w:ascii="Times Semibold" w:hAnsi="Times Semibold" w:cs="Times Semibold"/>
      <w:color w:val="000000"/>
      <w:sz w:val="24"/>
      <w:szCs w:val="24"/>
    </w:rPr>
  </w:style>
  <w:style w:type="character" w:customStyle="1" w:styleId="A0">
    <w:name w:val="A0"/>
    <w:uiPriority w:val="99"/>
    <w:rsid w:val="00933C02"/>
    <w:rPr>
      <w:rFonts w:cs="Times Semibold"/>
      <w:b/>
      <w:bCs/>
      <w:color w:val="000000"/>
      <w:sz w:val="44"/>
      <w:szCs w:val="44"/>
    </w:rPr>
  </w:style>
  <w:style w:type="character" w:customStyle="1" w:styleId="A1">
    <w:name w:val="A1"/>
    <w:uiPriority w:val="99"/>
    <w:rsid w:val="00933C02"/>
    <w:rPr>
      <w:rFonts w:cs="Times"/>
      <w:color w:val="000000"/>
      <w:sz w:val="36"/>
      <w:szCs w:val="36"/>
    </w:rPr>
  </w:style>
  <w:style w:type="character" w:customStyle="1" w:styleId="apple-converted-space">
    <w:name w:val="apple-converted-space"/>
    <w:basedOn w:val="DefaultParagraphFont"/>
    <w:rsid w:val="00933C02"/>
  </w:style>
  <w:style w:type="paragraph" w:customStyle="1" w:styleId="pq-quote">
    <w:name w:val="pq-quot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open-quote">
    <w:name w:val="open-quote"/>
    <w:basedOn w:val="DefaultParagraphFont"/>
    <w:rsid w:val="00933C02"/>
  </w:style>
  <w:style w:type="character" w:customStyle="1" w:styleId="pq-body">
    <w:name w:val="pq-body"/>
    <w:basedOn w:val="DefaultParagraphFont"/>
    <w:rsid w:val="00933C02"/>
  </w:style>
  <w:style w:type="paragraph" w:customStyle="1" w:styleId="byline">
    <w:name w:val="bylin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location">
    <w:name w:val="location"/>
    <w:basedOn w:val="DefaultParagraphFont"/>
    <w:rsid w:val="00933C02"/>
  </w:style>
  <w:style w:type="character" w:customStyle="1" w:styleId="timestamp">
    <w:name w:val="timestamp"/>
    <w:basedOn w:val="DefaultParagraphFont"/>
    <w:rsid w:val="00933C02"/>
  </w:style>
  <w:style w:type="character" w:customStyle="1" w:styleId="mandelbrotrefrag">
    <w:name w:val="mandelbrot_refrag"/>
    <w:basedOn w:val="DefaultParagraphFont"/>
    <w:rsid w:val="00933C02"/>
  </w:style>
  <w:style w:type="character" w:customStyle="1" w:styleId="time">
    <w:name w:val="time"/>
    <w:basedOn w:val="DefaultParagraphFont"/>
    <w:rsid w:val="00933C02"/>
  </w:style>
  <w:style w:type="character" w:customStyle="1" w:styleId="author">
    <w:name w:val="author"/>
    <w:basedOn w:val="DefaultParagraphFont"/>
    <w:rsid w:val="00933C02"/>
  </w:style>
  <w:style w:type="character" w:customStyle="1" w:styleId="Date1">
    <w:name w:val="Date1"/>
    <w:basedOn w:val="DefaultParagraphFont"/>
    <w:rsid w:val="00933C02"/>
  </w:style>
  <w:style w:type="character" w:styleId="Strong">
    <w:name w:val="Strong"/>
    <w:basedOn w:val="DefaultParagraphFont"/>
    <w:uiPriority w:val="22"/>
    <w:qFormat/>
    <w:rsid w:val="00933C02"/>
    <w:rPr>
      <w:b/>
      <w:bCs/>
    </w:rPr>
  </w:style>
  <w:style w:type="paragraph" w:customStyle="1" w:styleId="byauth">
    <w:name w:val="byauth"/>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postby">
    <w:name w:val="post_by"/>
    <w:basedOn w:val="DefaultParagraphFont"/>
    <w:rsid w:val="00933C02"/>
  </w:style>
  <w:style w:type="character" w:customStyle="1" w:styleId="postdate">
    <w:name w:val="post_date"/>
    <w:basedOn w:val="DefaultParagraphFont"/>
    <w:rsid w:val="00933C02"/>
  </w:style>
  <w:style w:type="character" w:customStyle="1" w:styleId="ui-author">
    <w:name w:val="ui-author"/>
    <w:basedOn w:val="DefaultParagraphFont"/>
    <w:rsid w:val="00933C02"/>
  </w:style>
  <w:style w:type="character" w:customStyle="1" w:styleId="ui-staffline">
    <w:name w:val="ui-staffline"/>
    <w:basedOn w:val="DefaultParagraphFont"/>
    <w:rsid w:val="00933C02"/>
  </w:style>
  <w:style w:type="character" w:customStyle="1" w:styleId="author-name">
    <w:name w:val="author-name"/>
    <w:basedOn w:val="DefaultParagraphFont"/>
    <w:rsid w:val="00933C02"/>
  </w:style>
  <w:style w:type="character" w:customStyle="1" w:styleId="posted-date">
    <w:name w:val="posted-date"/>
    <w:basedOn w:val="DefaultParagraphFont"/>
    <w:rsid w:val="00933C02"/>
  </w:style>
  <w:style w:type="character" w:customStyle="1" w:styleId="share-count">
    <w:name w:val="share-count"/>
    <w:basedOn w:val="DefaultParagraphFont"/>
    <w:rsid w:val="00933C02"/>
  </w:style>
  <w:style w:type="character" w:styleId="HTMLCite">
    <w:name w:val="HTML Cite"/>
    <w:basedOn w:val="DefaultParagraphFont"/>
    <w:uiPriority w:val="99"/>
    <w:semiHidden/>
    <w:unhideWhenUsed/>
    <w:rsid w:val="00933C02"/>
    <w:rPr>
      <w:i/>
      <w:iCs/>
    </w:rPr>
  </w:style>
  <w:style w:type="character" w:customStyle="1" w:styleId="wikiexternallink">
    <w:name w:val="wikiexternallink"/>
    <w:basedOn w:val="DefaultParagraphFont"/>
    <w:rsid w:val="00933C02"/>
  </w:style>
  <w:style w:type="character" w:customStyle="1" w:styleId="wikigeneratedlinkcontent">
    <w:name w:val="wikigeneratedlinkcontent"/>
    <w:basedOn w:val="DefaultParagraphFont"/>
    <w:rsid w:val="00933C02"/>
  </w:style>
  <w:style w:type="character" w:customStyle="1" w:styleId="searchwithinhl">
    <w:name w:val="searchwithinhl"/>
    <w:basedOn w:val="DefaultParagraphFont"/>
    <w:rsid w:val="00933C02"/>
  </w:style>
  <w:style w:type="character" w:customStyle="1" w:styleId="underline">
    <w:name w:val="underline"/>
    <w:basedOn w:val="DefaultParagraphFont"/>
    <w:link w:val="textbold"/>
    <w:qFormat/>
    <w:rsid w:val="00933C02"/>
  </w:style>
  <w:style w:type="paragraph" w:customStyle="1" w:styleId="textbold">
    <w:name w:val="text bold"/>
    <w:basedOn w:val="Normal"/>
    <w:link w:val="underline"/>
    <w:rsid w:val="00933C02"/>
    <w:pPr>
      <w:ind w:left="720"/>
      <w:jc w:val="both"/>
    </w:pPr>
    <w:rPr>
      <w:rFonts w:asciiTheme="minorHAnsi" w:eastAsiaTheme="minorHAnsi" w:hAnsiTheme="minorHAnsi" w:cstheme="minorBidi"/>
      <w:sz w:val="22"/>
    </w:rPr>
  </w:style>
  <w:style w:type="paragraph" w:customStyle="1" w:styleId="cardtext">
    <w:name w:val="card text"/>
    <w:basedOn w:val="Normal"/>
    <w:link w:val="cardtextChar"/>
    <w:rsid w:val="00933C02"/>
    <w:pPr>
      <w:ind w:left="288" w:right="288"/>
    </w:pPr>
  </w:style>
  <w:style w:type="character" w:customStyle="1" w:styleId="cardtextChar">
    <w:name w:val="card text Char"/>
    <w:basedOn w:val="DefaultParagraphFont"/>
    <w:link w:val="cardtext"/>
    <w:rsid w:val="00933C02"/>
    <w:rPr>
      <w:rFonts w:ascii="Calibri" w:eastAsia="Calibri" w:hAnsi="Calibri" w:cs="Times New Roman"/>
      <w:sz w:val="16"/>
    </w:rPr>
  </w:style>
  <w:style w:type="paragraph" w:customStyle="1" w:styleId="card">
    <w:name w:val="card"/>
    <w:basedOn w:val="Normal"/>
    <w:next w:val="Normal"/>
    <w:link w:val="cardChar"/>
    <w:rsid w:val="00933C02"/>
    <w:pPr>
      <w:ind w:left="288" w:right="288"/>
    </w:pPr>
    <w:rPr>
      <w:rFonts w:ascii="Times New Roman" w:eastAsia="Times New Roman" w:hAnsi="Times New Roman"/>
      <w:sz w:val="20"/>
      <w:szCs w:val="20"/>
    </w:rPr>
  </w:style>
  <w:style w:type="character" w:customStyle="1" w:styleId="cardChar">
    <w:name w:val="card Char"/>
    <w:basedOn w:val="DefaultParagraphFont"/>
    <w:link w:val="card"/>
    <w:rsid w:val="00933C02"/>
    <w:rPr>
      <w:rFonts w:ascii="Times New Roman" w:eastAsia="Times New Roman" w:hAnsi="Times New Roman" w:cs="Times New Roman"/>
      <w:sz w:val="20"/>
      <w:szCs w:val="20"/>
    </w:rPr>
  </w:style>
  <w:style w:type="character" w:customStyle="1" w:styleId="BoldUnderline">
    <w:name w:val="BoldUnderline"/>
    <w:uiPriority w:val="1"/>
    <w:rsid w:val="00933C02"/>
    <w:rPr>
      <w:rFonts w:ascii="Arial" w:hAnsi="Arial"/>
      <w:b/>
      <w:sz w:val="20"/>
      <w:u w:val="single"/>
    </w:rPr>
  </w:style>
  <w:style w:type="character" w:customStyle="1" w:styleId="boldunderline0">
    <w:name w:val="bold underline"/>
    <w:basedOn w:val="underline"/>
    <w:rsid w:val="00933C02"/>
    <w:rPr>
      <w:b/>
      <w:bCs w:val="0"/>
      <w:u w:val="single"/>
    </w:rPr>
  </w:style>
  <w:style w:type="character" w:customStyle="1" w:styleId="postauthortext">
    <w:name w:val="post_author_text"/>
    <w:basedOn w:val="DefaultParagraphFont"/>
    <w:rsid w:val="00933C02"/>
  </w:style>
  <w:style w:type="character" w:customStyle="1" w:styleId="authorinfo">
    <w:name w:val="author_info"/>
    <w:basedOn w:val="DefaultParagraphFont"/>
    <w:rsid w:val="00933C02"/>
  </w:style>
  <w:style w:type="character" w:customStyle="1" w:styleId="entry-title">
    <w:name w:val="entry-title"/>
    <w:basedOn w:val="DefaultParagraphFont"/>
    <w:rsid w:val="00933C02"/>
  </w:style>
  <w:style w:type="character" w:customStyle="1" w:styleId="publish-date">
    <w:name w:val="publish-date"/>
    <w:basedOn w:val="DefaultParagraphFont"/>
    <w:rsid w:val="00933C02"/>
  </w:style>
  <w:style w:type="paragraph" w:customStyle="1" w:styleId="Pa3">
    <w:name w:val="Pa3"/>
    <w:basedOn w:val="Default"/>
    <w:next w:val="Default"/>
    <w:uiPriority w:val="99"/>
    <w:rsid w:val="00933C02"/>
    <w:pPr>
      <w:spacing w:line="211" w:lineRule="atLeast"/>
    </w:pPr>
    <w:rPr>
      <w:rFonts w:ascii="Palatino" w:hAnsi="Palatino" w:cstheme="minorBidi"/>
      <w:color w:val="auto"/>
    </w:rPr>
  </w:style>
  <w:style w:type="paragraph" w:customStyle="1" w:styleId="creditline">
    <w:name w:val="creditlin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articletitle">
    <w:name w:val="articletitle"/>
    <w:basedOn w:val="DefaultParagraphFont"/>
    <w:rsid w:val="00933C02"/>
  </w:style>
  <w:style w:type="character" w:customStyle="1" w:styleId="articleauthordateline">
    <w:name w:val="articleauthordateline"/>
    <w:basedOn w:val="DefaultParagraphFont"/>
    <w:rsid w:val="00933C02"/>
  </w:style>
  <w:style w:type="character" w:customStyle="1" w:styleId="Date2">
    <w:name w:val="Date2"/>
    <w:basedOn w:val="DefaultParagraphFont"/>
    <w:rsid w:val="00933C02"/>
  </w:style>
  <w:style w:type="character" w:customStyle="1" w:styleId="date-header">
    <w:name w:val="date-header"/>
    <w:basedOn w:val="DefaultParagraphFont"/>
    <w:rsid w:val="00933C02"/>
  </w:style>
  <w:style w:type="paragraph" w:customStyle="1" w:styleId="artpgdate">
    <w:name w:val="artpgdate"/>
    <w:basedOn w:val="Normal"/>
    <w:rsid w:val="00933C02"/>
    <w:pPr>
      <w:spacing w:before="100" w:beforeAutospacing="1" w:after="100" w:afterAutospacing="1"/>
    </w:pPr>
    <w:rPr>
      <w:rFonts w:ascii="Times New Roman" w:eastAsia="Times New Roman" w:hAnsi="Times New Roman"/>
      <w:sz w:val="24"/>
      <w:szCs w:val="24"/>
    </w:rPr>
  </w:style>
  <w:style w:type="paragraph" w:customStyle="1" w:styleId="artpgbyline">
    <w:name w:val="artpgbyline"/>
    <w:basedOn w:val="Normal"/>
    <w:rsid w:val="00933C02"/>
    <w:pPr>
      <w:spacing w:before="100" w:beforeAutospacing="1" w:after="100" w:afterAutospacing="1"/>
    </w:pPr>
    <w:rPr>
      <w:rFonts w:ascii="Times New Roman" w:eastAsia="Times New Roman" w:hAnsi="Times New Roman"/>
      <w:sz w:val="24"/>
      <w:szCs w:val="24"/>
    </w:rPr>
  </w:style>
  <w:style w:type="paragraph" w:customStyle="1" w:styleId="Brief-SecondarySource">
    <w:name w:val="Brief - Secondary Source"/>
    <w:basedOn w:val="Normal"/>
    <w:rsid w:val="00933C02"/>
    <w:rPr>
      <w:rFonts w:ascii="Times New Roman" w:eastAsia="Times New Roman" w:hAnsi="Times New Roman"/>
      <w:sz w:val="14"/>
      <w:szCs w:val="20"/>
    </w:rPr>
  </w:style>
  <w:style w:type="paragraph" w:customStyle="1" w:styleId="tag">
    <w:name w:val="tag"/>
    <w:basedOn w:val="Normal"/>
    <w:link w:val="tagChar"/>
    <w:qFormat/>
    <w:rsid w:val="00933C02"/>
    <w:rPr>
      <w:rFonts w:ascii="Times New Roman" w:eastAsia="Times New Roman" w:hAnsi="Times New Roman"/>
      <w:b/>
      <w:sz w:val="24"/>
      <w:szCs w:val="20"/>
    </w:rPr>
  </w:style>
  <w:style w:type="character" w:customStyle="1" w:styleId="tagChar">
    <w:name w:val="tag Char"/>
    <w:aliases w:val="TAG Char Char,TAG Char1,Heading 2 Char Char Char Char Char,Heading 2 Char Char1 Char Char,Heading 2 Char2 Char1,Heading 2 Char1 Char Char1,Heading 2 Char Char Char Char1"/>
    <w:basedOn w:val="DefaultParagraphFont"/>
    <w:link w:val="tag"/>
    <w:rsid w:val="00933C02"/>
    <w:rPr>
      <w:rFonts w:ascii="Times New Roman" w:eastAsia="Times New Roman" w:hAnsi="Times New Roman" w:cs="Times New Roman"/>
      <w:b/>
      <w:sz w:val="24"/>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C230D0"/>
    <w:pPr>
      <w:spacing w:after="0" w:line="240" w:lineRule="auto"/>
    </w:pPr>
    <w:rPr>
      <w:rFonts w:ascii="Calibri" w:hAnsi="Calibri"/>
      <w:b/>
      <w:bCs/>
      <w:u w:val="single"/>
    </w:rPr>
  </w:style>
  <w:style w:type="character" w:customStyle="1" w:styleId="UnderlineBold">
    <w:name w:val="Underline + Bold"/>
    <w:uiPriority w:val="1"/>
    <w:qFormat/>
    <w:rsid w:val="004F5291"/>
    <w:rPr>
      <w:b/>
      <w:sz w:val="24"/>
      <w:u w:val="single"/>
    </w:rPr>
  </w:style>
  <w:style w:type="character" w:customStyle="1" w:styleId="TitleChar">
    <w:name w:val="Title Char"/>
    <w:link w:val="Title"/>
    <w:uiPriority w:val="6"/>
    <w:qFormat/>
    <w:rsid w:val="00E94738"/>
    <w:rPr>
      <w:b/>
      <w:bCs/>
      <w:u w:val="single"/>
    </w:rPr>
  </w:style>
  <w:style w:type="paragraph" w:styleId="Title">
    <w:name w:val="Title"/>
    <w:basedOn w:val="Normal"/>
    <w:next w:val="Normal"/>
    <w:link w:val="TitleChar"/>
    <w:uiPriority w:val="6"/>
    <w:rsid w:val="00E94738"/>
    <w:pPr>
      <w:ind w:left="720"/>
      <w:outlineLvl w:val="0"/>
    </w:pPr>
    <w:rPr>
      <w:rFonts w:asciiTheme="minorHAnsi" w:eastAsiaTheme="minorHAnsi" w:hAnsiTheme="minorHAnsi" w:cstheme="minorBidi"/>
      <w:b/>
      <w:bCs/>
      <w:sz w:val="22"/>
      <w:u w:val="single"/>
    </w:rPr>
  </w:style>
  <w:style w:type="character" w:customStyle="1" w:styleId="TitleChar1">
    <w:name w:val="Title Char1"/>
    <w:basedOn w:val="DefaultParagraphFont"/>
    <w:uiPriority w:val="10"/>
    <w:semiHidden/>
    <w:rsid w:val="00E94738"/>
    <w:rPr>
      <w:rFonts w:asciiTheme="majorHAnsi" w:eastAsiaTheme="majorEastAsia" w:hAnsiTheme="majorHAnsi" w:cstheme="majorBidi"/>
      <w:color w:val="17365D" w:themeColor="text2" w:themeShade="BF"/>
      <w:spacing w:val="5"/>
      <w:kern w:val="28"/>
      <w:sz w:val="52"/>
      <w:szCs w:val="52"/>
    </w:rPr>
  </w:style>
  <w:style w:type="paragraph" w:customStyle="1" w:styleId="Tagged">
    <w:name w:val="Tagged"/>
    <w:basedOn w:val="Normal"/>
    <w:link w:val="TaggedChar"/>
    <w:qFormat/>
    <w:rsid w:val="00E94738"/>
    <w:pPr>
      <w:keepNext/>
      <w:keepLines/>
      <w:autoSpaceDE w:val="0"/>
      <w:autoSpaceDN w:val="0"/>
      <w:adjustRightInd w:val="0"/>
      <w:spacing w:before="200" w:after="200"/>
      <w:outlineLvl w:val="3"/>
    </w:pPr>
    <w:rPr>
      <w:rFonts w:ascii="Times New Roman" w:eastAsia="Cambria" w:hAnsi="Times New Roman" w:cs="Cambria"/>
      <w:b/>
      <w:bCs/>
      <w:sz w:val="28"/>
      <w:szCs w:val="28"/>
    </w:rPr>
  </w:style>
  <w:style w:type="character" w:customStyle="1" w:styleId="TaggedChar">
    <w:name w:val="Tagged Char"/>
    <w:link w:val="Tagged"/>
    <w:rsid w:val="00E94738"/>
    <w:rPr>
      <w:rFonts w:ascii="Times New Roman" w:eastAsia="Cambria" w:hAnsi="Times New Roman" w:cs="Cambria"/>
      <w:b/>
      <w:bCs/>
      <w:sz w:val="28"/>
      <w:szCs w:val="28"/>
    </w:rPr>
  </w:style>
  <w:style w:type="paragraph" w:customStyle="1" w:styleId="Author0">
    <w:name w:val="Author"/>
    <w:basedOn w:val="Normal"/>
    <w:link w:val="AuthorChar"/>
    <w:rsid w:val="00E94738"/>
    <w:pPr>
      <w:spacing w:after="200"/>
    </w:pPr>
    <w:rPr>
      <w:rFonts w:eastAsia="Cambria"/>
      <w:b/>
      <w:sz w:val="28"/>
      <w:szCs w:val="28"/>
    </w:rPr>
  </w:style>
  <w:style w:type="character" w:customStyle="1" w:styleId="AuthorChar">
    <w:name w:val="Author Char"/>
    <w:link w:val="Author0"/>
    <w:rsid w:val="00E94738"/>
    <w:rPr>
      <w:rFonts w:ascii="Calibri" w:eastAsia="Cambria" w:hAnsi="Calibri" w:cs="Times New Roman"/>
      <w:b/>
      <w:sz w:val="28"/>
      <w:szCs w:val="28"/>
    </w:rPr>
  </w:style>
  <w:style w:type="paragraph" w:customStyle="1" w:styleId="cnnstorypgraphtxt">
    <w:name w:val="cnn_storypgraphtxt"/>
    <w:basedOn w:val="Normal"/>
    <w:rsid w:val="003A4158"/>
    <w:pPr>
      <w:spacing w:before="100" w:beforeAutospacing="1" w:after="100" w:afterAutospacing="1"/>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5242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524296"/>
    <w:pPr>
      <w:spacing w:after="100"/>
      <w:ind w:left="320"/>
    </w:pPr>
  </w:style>
  <w:style w:type="paragraph" w:styleId="TOC1">
    <w:name w:val="toc 1"/>
    <w:basedOn w:val="Normal"/>
    <w:next w:val="Normal"/>
    <w:autoRedefine/>
    <w:uiPriority w:val="39"/>
    <w:rsid w:val="00524296"/>
    <w:pPr>
      <w:spacing w:after="100"/>
    </w:pPr>
  </w:style>
  <w:style w:type="paragraph" w:styleId="DocumentMap">
    <w:name w:val="Document Map"/>
    <w:basedOn w:val="Normal"/>
    <w:link w:val="DocumentMapChar"/>
    <w:uiPriority w:val="99"/>
    <w:semiHidden/>
    <w:rsid w:val="003F2A9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F2A9B"/>
    <w:rPr>
      <w:rFonts w:ascii="Lucida Grande" w:eastAsia="Calibri" w:hAnsi="Lucida Grande" w:cs="Lucida Grande"/>
      <w:sz w:val="24"/>
      <w:szCs w:val="24"/>
    </w:rPr>
  </w:style>
  <w:style w:type="character" w:styleId="PageNumber">
    <w:name w:val="page number"/>
    <w:basedOn w:val="DefaultParagraphFont"/>
    <w:uiPriority w:val="99"/>
    <w:semiHidden/>
    <w:rsid w:val="003F2A9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533"/>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7575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5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5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757533"/>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33C02"/>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75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5753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7575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57533"/>
    <w:rPr>
      <w:b/>
      <w:bCs/>
    </w:rPr>
  </w:style>
  <w:style w:type="character" w:customStyle="1" w:styleId="Heading3Char">
    <w:name w:val="Heading 3 Char"/>
    <w:aliases w:val="Block Char"/>
    <w:basedOn w:val="DefaultParagraphFont"/>
    <w:link w:val="Heading3"/>
    <w:uiPriority w:val="3"/>
    <w:rsid w:val="007575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757533"/>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57533"/>
    <w:rPr>
      <w:b/>
      <w:bCs/>
      <w:sz w:val="26"/>
      <w:u w:val="none"/>
    </w:rPr>
  </w:style>
  <w:style w:type="paragraph" w:styleId="Header">
    <w:name w:val="header"/>
    <w:basedOn w:val="Normal"/>
    <w:link w:val="HeaderChar"/>
    <w:uiPriority w:val="99"/>
    <w:semiHidden/>
    <w:rsid w:val="00757533"/>
    <w:pPr>
      <w:tabs>
        <w:tab w:val="center" w:pos="4680"/>
        <w:tab w:val="right" w:pos="9360"/>
      </w:tabs>
    </w:pPr>
  </w:style>
  <w:style w:type="character" w:customStyle="1" w:styleId="HeaderChar">
    <w:name w:val="Header Char"/>
    <w:basedOn w:val="DefaultParagraphFont"/>
    <w:link w:val="Header"/>
    <w:uiPriority w:val="99"/>
    <w:semiHidden/>
    <w:rsid w:val="00757533"/>
    <w:rPr>
      <w:rFonts w:ascii="Calibri" w:eastAsia="Calibri" w:hAnsi="Calibri" w:cs="Times New Roman"/>
      <w:sz w:val="16"/>
    </w:rPr>
  </w:style>
  <w:style w:type="paragraph" w:styleId="Footer">
    <w:name w:val="footer"/>
    <w:basedOn w:val="Normal"/>
    <w:link w:val="FooterChar"/>
    <w:uiPriority w:val="99"/>
    <w:semiHidden/>
    <w:rsid w:val="00757533"/>
    <w:pPr>
      <w:tabs>
        <w:tab w:val="center" w:pos="4680"/>
        <w:tab w:val="right" w:pos="9360"/>
      </w:tabs>
    </w:pPr>
  </w:style>
  <w:style w:type="character" w:customStyle="1" w:styleId="FooterChar">
    <w:name w:val="Footer Char"/>
    <w:basedOn w:val="DefaultParagraphFont"/>
    <w:link w:val="Footer"/>
    <w:uiPriority w:val="99"/>
    <w:semiHidden/>
    <w:rsid w:val="00757533"/>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757533"/>
    <w:rPr>
      <w:color w:val="auto"/>
      <w:u w:val="none"/>
    </w:rPr>
  </w:style>
  <w:style w:type="character" w:styleId="FollowedHyperlink">
    <w:name w:val="FollowedHyperlink"/>
    <w:basedOn w:val="DefaultParagraphFont"/>
    <w:uiPriority w:val="99"/>
    <w:semiHidden/>
    <w:rsid w:val="0075753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757533"/>
    <w:rPr>
      <w:rFonts w:ascii="Calibri" w:eastAsiaTheme="majorEastAsia" w:hAnsi="Calibri" w:cstheme="majorBidi"/>
      <w:b/>
      <w:bCs/>
      <w:iCs/>
      <w:sz w:val="26"/>
    </w:rPr>
  </w:style>
  <w:style w:type="paragraph" w:styleId="BalloonText">
    <w:name w:val="Balloon Text"/>
    <w:basedOn w:val="Normal"/>
    <w:link w:val="BalloonTextChar"/>
    <w:uiPriority w:val="99"/>
    <w:semiHidden/>
    <w:rsid w:val="00D14521"/>
    <w:rPr>
      <w:rFonts w:ascii="Tahoma" w:hAnsi="Tahoma" w:cs="Tahoma"/>
      <w:szCs w:val="16"/>
    </w:rPr>
  </w:style>
  <w:style w:type="character" w:customStyle="1" w:styleId="BalloonTextChar">
    <w:name w:val="Balloon Text Char"/>
    <w:basedOn w:val="DefaultParagraphFont"/>
    <w:link w:val="BalloonText"/>
    <w:uiPriority w:val="99"/>
    <w:semiHidden/>
    <w:rsid w:val="00D14521"/>
    <w:rPr>
      <w:rFonts w:ascii="Tahoma" w:eastAsia="Calibri" w:hAnsi="Tahoma" w:cs="Tahoma"/>
      <w:sz w:val="16"/>
      <w:szCs w:val="16"/>
    </w:rPr>
  </w:style>
  <w:style w:type="character" w:customStyle="1" w:styleId="Heading6Char">
    <w:name w:val="Heading 6 Char"/>
    <w:basedOn w:val="DefaultParagraphFont"/>
    <w:link w:val="Heading6"/>
    <w:uiPriority w:val="9"/>
    <w:semiHidden/>
    <w:rsid w:val="00933C02"/>
    <w:rPr>
      <w:rFonts w:asciiTheme="majorHAnsi" w:eastAsiaTheme="majorEastAsia" w:hAnsiTheme="majorHAnsi" w:cstheme="majorBidi"/>
      <w:i/>
      <w:iCs/>
      <w:color w:val="243F60" w:themeColor="accent1" w:themeShade="7F"/>
      <w:sz w:val="16"/>
    </w:rPr>
  </w:style>
  <w:style w:type="paragraph" w:styleId="NormalWeb">
    <w:name w:val="Normal (Web)"/>
    <w:basedOn w:val="Normal"/>
    <w:uiPriority w:val="99"/>
    <w:unhideWhenUsed/>
    <w:rsid w:val="00933C02"/>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933C02"/>
    <w:pPr>
      <w:autoSpaceDE w:val="0"/>
      <w:autoSpaceDN w:val="0"/>
      <w:adjustRightInd w:val="0"/>
      <w:spacing w:after="0" w:line="240" w:lineRule="auto"/>
    </w:pPr>
    <w:rPr>
      <w:rFonts w:ascii="Times Semibold" w:hAnsi="Times Semibold" w:cs="Times Semibold"/>
      <w:color w:val="000000"/>
      <w:sz w:val="24"/>
      <w:szCs w:val="24"/>
    </w:rPr>
  </w:style>
  <w:style w:type="character" w:customStyle="1" w:styleId="A0">
    <w:name w:val="A0"/>
    <w:uiPriority w:val="99"/>
    <w:rsid w:val="00933C02"/>
    <w:rPr>
      <w:rFonts w:cs="Times Semibold"/>
      <w:b/>
      <w:bCs/>
      <w:color w:val="000000"/>
      <w:sz w:val="44"/>
      <w:szCs w:val="44"/>
    </w:rPr>
  </w:style>
  <w:style w:type="character" w:customStyle="1" w:styleId="A1">
    <w:name w:val="A1"/>
    <w:uiPriority w:val="99"/>
    <w:rsid w:val="00933C02"/>
    <w:rPr>
      <w:rFonts w:cs="Times"/>
      <w:color w:val="000000"/>
      <w:sz w:val="36"/>
      <w:szCs w:val="36"/>
    </w:rPr>
  </w:style>
  <w:style w:type="character" w:customStyle="1" w:styleId="apple-converted-space">
    <w:name w:val="apple-converted-space"/>
    <w:basedOn w:val="DefaultParagraphFont"/>
    <w:rsid w:val="00933C02"/>
  </w:style>
  <w:style w:type="paragraph" w:customStyle="1" w:styleId="pq-quote">
    <w:name w:val="pq-quot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open-quote">
    <w:name w:val="open-quote"/>
    <w:basedOn w:val="DefaultParagraphFont"/>
    <w:rsid w:val="00933C02"/>
  </w:style>
  <w:style w:type="character" w:customStyle="1" w:styleId="pq-body">
    <w:name w:val="pq-body"/>
    <w:basedOn w:val="DefaultParagraphFont"/>
    <w:rsid w:val="00933C02"/>
  </w:style>
  <w:style w:type="paragraph" w:customStyle="1" w:styleId="byline">
    <w:name w:val="bylin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location">
    <w:name w:val="location"/>
    <w:basedOn w:val="DefaultParagraphFont"/>
    <w:rsid w:val="00933C02"/>
  </w:style>
  <w:style w:type="character" w:customStyle="1" w:styleId="timestamp">
    <w:name w:val="timestamp"/>
    <w:basedOn w:val="DefaultParagraphFont"/>
    <w:rsid w:val="00933C02"/>
  </w:style>
  <w:style w:type="character" w:customStyle="1" w:styleId="mandelbrotrefrag">
    <w:name w:val="mandelbrot_refrag"/>
    <w:basedOn w:val="DefaultParagraphFont"/>
    <w:rsid w:val="00933C02"/>
  </w:style>
  <w:style w:type="character" w:customStyle="1" w:styleId="time">
    <w:name w:val="time"/>
    <w:basedOn w:val="DefaultParagraphFont"/>
    <w:rsid w:val="00933C02"/>
  </w:style>
  <w:style w:type="character" w:customStyle="1" w:styleId="author">
    <w:name w:val="author"/>
    <w:basedOn w:val="DefaultParagraphFont"/>
    <w:rsid w:val="00933C02"/>
  </w:style>
  <w:style w:type="character" w:customStyle="1" w:styleId="Date1">
    <w:name w:val="Date1"/>
    <w:basedOn w:val="DefaultParagraphFont"/>
    <w:rsid w:val="00933C02"/>
  </w:style>
  <w:style w:type="character" w:styleId="Strong">
    <w:name w:val="Strong"/>
    <w:basedOn w:val="DefaultParagraphFont"/>
    <w:uiPriority w:val="22"/>
    <w:qFormat/>
    <w:rsid w:val="00933C02"/>
    <w:rPr>
      <w:b/>
      <w:bCs/>
    </w:rPr>
  </w:style>
  <w:style w:type="paragraph" w:customStyle="1" w:styleId="byauth">
    <w:name w:val="byauth"/>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postby">
    <w:name w:val="post_by"/>
    <w:basedOn w:val="DefaultParagraphFont"/>
    <w:rsid w:val="00933C02"/>
  </w:style>
  <w:style w:type="character" w:customStyle="1" w:styleId="postdate">
    <w:name w:val="post_date"/>
    <w:basedOn w:val="DefaultParagraphFont"/>
    <w:rsid w:val="00933C02"/>
  </w:style>
  <w:style w:type="character" w:customStyle="1" w:styleId="ui-author">
    <w:name w:val="ui-author"/>
    <w:basedOn w:val="DefaultParagraphFont"/>
    <w:rsid w:val="00933C02"/>
  </w:style>
  <w:style w:type="character" w:customStyle="1" w:styleId="ui-staffline">
    <w:name w:val="ui-staffline"/>
    <w:basedOn w:val="DefaultParagraphFont"/>
    <w:rsid w:val="00933C02"/>
  </w:style>
  <w:style w:type="character" w:customStyle="1" w:styleId="author-name">
    <w:name w:val="author-name"/>
    <w:basedOn w:val="DefaultParagraphFont"/>
    <w:rsid w:val="00933C02"/>
  </w:style>
  <w:style w:type="character" w:customStyle="1" w:styleId="posted-date">
    <w:name w:val="posted-date"/>
    <w:basedOn w:val="DefaultParagraphFont"/>
    <w:rsid w:val="00933C02"/>
  </w:style>
  <w:style w:type="character" w:customStyle="1" w:styleId="share-count">
    <w:name w:val="share-count"/>
    <w:basedOn w:val="DefaultParagraphFont"/>
    <w:rsid w:val="00933C02"/>
  </w:style>
  <w:style w:type="character" w:styleId="HTMLCite">
    <w:name w:val="HTML Cite"/>
    <w:basedOn w:val="DefaultParagraphFont"/>
    <w:uiPriority w:val="99"/>
    <w:semiHidden/>
    <w:unhideWhenUsed/>
    <w:rsid w:val="00933C02"/>
    <w:rPr>
      <w:i/>
      <w:iCs/>
    </w:rPr>
  </w:style>
  <w:style w:type="character" w:customStyle="1" w:styleId="wikiexternallink">
    <w:name w:val="wikiexternallink"/>
    <w:basedOn w:val="DefaultParagraphFont"/>
    <w:rsid w:val="00933C02"/>
  </w:style>
  <w:style w:type="character" w:customStyle="1" w:styleId="wikigeneratedlinkcontent">
    <w:name w:val="wikigeneratedlinkcontent"/>
    <w:basedOn w:val="DefaultParagraphFont"/>
    <w:rsid w:val="00933C02"/>
  </w:style>
  <w:style w:type="character" w:customStyle="1" w:styleId="searchwithinhl">
    <w:name w:val="searchwithinhl"/>
    <w:basedOn w:val="DefaultParagraphFont"/>
    <w:rsid w:val="00933C02"/>
  </w:style>
  <w:style w:type="character" w:customStyle="1" w:styleId="underline">
    <w:name w:val="underline"/>
    <w:basedOn w:val="DefaultParagraphFont"/>
    <w:link w:val="textbold"/>
    <w:qFormat/>
    <w:rsid w:val="00933C02"/>
  </w:style>
  <w:style w:type="paragraph" w:customStyle="1" w:styleId="textbold">
    <w:name w:val="text bold"/>
    <w:basedOn w:val="Normal"/>
    <w:link w:val="underline"/>
    <w:rsid w:val="00933C02"/>
    <w:pPr>
      <w:ind w:left="720"/>
      <w:jc w:val="both"/>
    </w:pPr>
    <w:rPr>
      <w:rFonts w:asciiTheme="minorHAnsi" w:eastAsiaTheme="minorHAnsi" w:hAnsiTheme="minorHAnsi" w:cstheme="minorBidi"/>
      <w:sz w:val="22"/>
    </w:rPr>
  </w:style>
  <w:style w:type="paragraph" w:customStyle="1" w:styleId="cardtext">
    <w:name w:val="card text"/>
    <w:basedOn w:val="Normal"/>
    <w:link w:val="cardtextChar"/>
    <w:rsid w:val="00933C02"/>
    <w:pPr>
      <w:ind w:left="288" w:right="288"/>
    </w:pPr>
  </w:style>
  <w:style w:type="character" w:customStyle="1" w:styleId="cardtextChar">
    <w:name w:val="card text Char"/>
    <w:basedOn w:val="DefaultParagraphFont"/>
    <w:link w:val="cardtext"/>
    <w:rsid w:val="00933C02"/>
    <w:rPr>
      <w:rFonts w:ascii="Calibri" w:eastAsia="Calibri" w:hAnsi="Calibri" w:cs="Times New Roman"/>
      <w:sz w:val="16"/>
    </w:rPr>
  </w:style>
  <w:style w:type="paragraph" w:customStyle="1" w:styleId="card">
    <w:name w:val="card"/>
    <w:basedOn w:val="Normal"/>
    <w:next w:val="Normal"/>
    <w:link w:val="cardChar"/>
    <w:rsid w:val="00933C02"/>
    <w:pPr>
      <w:ind w:left="288" w:right="288"/>
    </w:pPr>
    <w:rPr>
      <w:rFonts w:ascii="Times New Roman" w:eastAsia="Times New Roman" w:hAnsi="Times New Roman"/>
      <w:sz w:val="20"/>
      <w:szCs w:val="20"/>
    </w:rPr>
  </w:style>
  <w:style w:type="character" w:customStyle="1" w:styleId="cardChar">
    <w:name w:val="card Char"/>
    <w:basedOn w:val="DefaultParagraphFont"/>
    <w:link w:val="card"/>
    <w:rsid w:val="00933C02"/>
    <w:rPr>
      <w:rFonts w:ascii="Times New Roman" w:eastAsia="Times New Roman" w:hAnsi="Times New Roman" w:cs="Times New Roman"/>
      <w:sz w:val="20"/>
      <w:szCs w:val="20"/>
    </w:rPr>
  </w:style>
  <w:style w:type="character" w:customStyle="1" w:styleId="BoldUnderline">
    <w:name w:val="BoldUnderline"/>
    <w:uiPriority w:val="1"/>
    <w:rsid w:val="00933C02"/>
    <w:rPr>
      <w:rFonts w:ascii="Arial" w:hAnsi="Arial"/>
      <w:b/>
      <w:sz w:val="20"/>
      <w:u w:val="single"/>
    </w:rPr>
  </w:style>
  <w:style w:type="character" w:customStyle="1" w:styleId="boldunderline0">
    <w:name w:val="bold underline"/>
    <w:basedOn w:val="underline"/>
    <w:rsid w:val="00933C02"/>
    <w:rPr>
      <w:b/>
      <w:bCs w:val="0"/>
      <w:u w:val="single"/>
    </w:rPr>
  </w:style>
  <w:style w:type="character" w:customStyle="1" w:styleId="postauthortext">
    <w:name w:val="post_author_text"/>
    <w:basedOn w:val="DefaultParagraphFont"/>
    <w:rsid w:val="00933C02"/>
  </w:style>
  <w:style w:type="character" w:customStyle="1" w:styleId="authorinfo">
    <w:name w:val="author_info"/>
    <w:basedOn w:val="DefaultParagraphFont"/>
    <w:rsid w:val="00933C02"/>
  </w:style>
  <w:style w:type="character" w:customStyle="1" w:styleId="entry-title">
    <w:name w:val="entry-title"/>
    <w:basedOn w:val="DefaultParagraphFont"/>
    <w:rsid w:val="00933C02"/>
  </w:style>
  <w:style w:type="character" w:customStyle="1" w:styleId="publish-date">
    <w:name w:val="publish-date"/>
    <w:basedOn w:val="DefaultParagraphFont"/>
    <w:rsid w:val="00933C02"/>
  </w:style>
  <w:style w:type="paragraph" w:customStyle="1" w:styleId="Pa3">
    <w:name w:val="Pa3"/>
    <w:basedOn w:val="Default"/>
    <w:next w:val="Default"/>
    <w:uiPriority w:val="99"/>
    <w:rsid w:val="00933C02"/>
    <w:pPr>
      <w:spacing w:line="211" w:lineRule="atLeast"/>
    </w:pPr>
    <w:rPr>
      <w:rFonts w:ascii="Palatino" w:hAnsi="Palatino" w:cstheme="minorBidi"/>
      <w:color w:val="auto"/>
    </w:rPr>
  </w:style>
  <w:style w:type="paragraph" w:customStyle="1" w:styleId="creditline">
    <w:name w:val="creditline"/>
    <w:basedOn w:val="Normal"/>
    <w:rsid w:val="00933C02"/>
    <w:pPr>
      <w:spacing w:before="100" w:beforeAutospacing="1" w:after="100" w:afterAutospacing="1"/>
    </w:pPr>
    <w:rPr>
      <w:rFonts w:ascii="Times New Roman" w:eastAsia="Times New Roman" w:hAnsi="Times New Roman"/>
      <w:sz w:val="24"/>
      <w:szCs w:val="24"/>
    </w:rPr>
  </w:style>
  <w:style w:type="character" w:customStyle="1" w:styleId="articletitle">
    <w:name w:val="articletitle"/>
    <w:basedOn w:val="DefaultParagraphFont"/>
    <w:rsid w:val="00933C02"/>
  </w:style>
  <w:style w:type="character" w:customStyle="1" w:styleId="articleauthordateline">
    <w:name w:val="articleauthordateline"/>
    <w:basedOn w:val="DefaultParagraphFont"/>
    <w:rsid w:val="00933C02"/>
  </w:style>
  <w:style w:type="character" w:customStyle="1" w:styleId="Date2">
    <w:name w:val="Date2"/>
    <w:basedOn w:val="DefaultParagraphFont"/>
    <w:rsid w:val="00933C02"/>
  </w:style>
  <w:style w:type="character" w:customStyle="1" w:styleId="date-header">
    <w:name w:val="date-header"/>
    <w:basedOn w:val="DefaultParagraphFont"/>
    <w:rsid w:val="00933C02"/>
  </w:style>
  <w:style w:type="paragraph" w:customStyle="1" w:styleId="artpgdate">
    <w:name w:val="artpgdate"/>
    <w:basedOn w:val="Normal"/>
    <w:rsid w:val="00933C02"/>
    <w:pPr>
      <w:spacing w:before="100" w:beforeAutospacing="1" w:after="100" w:afterAutospacing="1"/>
    </w:pPr>
    <w:rPr>
      <w:rFonts w:ascii="Times New Roman" w:eastAsia="Times New Roman" w:hAnsi="Times New Roman"/>
      <w:sz w:val="24"/>
      <w:szCs w:val="24"/>
    </w:rPr>
  </w:style>
  <w:style w:type="paragraph" w:customStyle="1" w:styleId="artpgbyline">
    <w:name w:val="artpgbyline"/>
    <w:basedOn w:val="Normal"/>
    <w:rsid w:val="00933C02"/>
    <w:pPr>
      <w:spacing w:before="100" w:beforeAutospacing="1" w:after="100" w:afterAutospacing="1"/>
    </w:pPr>
    <w:rPr>
      <w:rFonts w:ascii="Times New Roman" w:eastAsia="Times New Roman" w:hAnsi="Times New Roman"/>
      <w:sz w:val="24"/>
      <w:szCs w:val="24"/>
    </w:rPr>
  </w:style>
  <w:style w:type="paragraph" w:customStyle="1" w:styleId="Brief-SecondarySource">
    <w:name w:val="Brief - Secondary Source"/>
    <w:basedOn w:val="Normal"/>
    <w:rsid w:val="00933C02"/>
    <w:rPr>
      <w:rFonts w:ascii="Times New Roman" w:eastAsia="Times New Roman" w:hAnsi="Times New Roman"/>
      <w:sz w:val="14"/>
      <w:szCs w:val="20"/>
    </w:rPr>
  </w:style>
  <w:style w:type="paragraph" w:customStyle="1" w:styleId="tag">
    <w:name w:val="tag"/>
    <w:basedOn w:val="Normal"/>
    <w:link w:val="tagChar"/>
    <w:qFormat/>
    <w:rsid w:val="00933C02"/>
    <w:rPr>
      <w:rFonts w:ascii="Times New Roman" w:eastAsia="Times New Roman" w:hAnsi="Times New Roman"/>
      <w:b/>
      <w:sz w:val="24"/>
      <w:szCs w:val="20"/>
    </w:rPr>
  </w:style>
  <w:style w:type="character" w:customStyle="1" w:styleId="tagChar">
    <w:name w:val="tag Char"/>
    <w:aliases w:val="TAG Char Char,TAG Char1,Heading 2 Char Char Char Char Char,Heading 2 Char Char1 Char Char,Heading 2 Char2 Char1,Heading 2 Char1 Char Char1,Heading 2 Char Char Char Char1"/>
    <w:basedOn w:val="DefaultParagraphFont"/>
    <w:link w:val="tag"/>
    <w:rsid w:val="00933C02"/>
    <w:rPr>
      <w:rFonts w:ascii="Times New Roman" w:eastAsia="Times New Roman" w:hAnsi="Times New Roman" w:cs="Times New Roman"/>
      <w:b/>
      <w:sz w:val="24"/>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C230D0"/>
    <w:pPr>
      <w:spacing w:after="0" w:line="240" w:lineRule="auto"/>
    </w:pPr>
    <w:rPr>
      <w:rFonts w:ascii="Calibri" w:hAnsi="Calibri"/>
      <w:b/>
      <w:bCs/>
      <w:u w:val="single"/>
    </w:rPr>
  </w:style>
  <w:style w:type="character" w:customStyle="1" w:styleId="UnderlineBold">
    <w:name w:val="Underline + Bold"/>
    <w:uiPriority w:val="1"/>
    <w:qFormat/>
    <w:rsid w:val="004F5291"/>
    <w:rPr>
      <w:b/>
      <w:sz w:val="24"/>
      <w:u w:val="single"/>
    </w:rPr>
  </w:style>
  <w:style w:type="character" w:customStyle="1" w:styleId="TitleChar">
    <w:name w:val="Title Char"/>
    <w:link w:val="Title"/>
    <w:uiPriority w:val="6"/>
    <w:qFormat/>
    <w:rsid w:val="00E94738"/>
    <w:rPr>
      <w:b/>
      <w:bCs/>
      <w:u w:val="single"/>
    </w:rPr>
  </w:style>
  <w:style w:type="paragraph" w:styleId="Title">
    <w:name w:val="Title"/>
    <w:basedOn w:val="Normal"/>
    <w:next w:val="Normal"/>
    <w:link w:val="TitleChar"/>
    <w:uiPriority w:val="6"/>
    <w:rsid w:val="00E94738"/>
    <w:pPr>
      <w:ind w:left="720"/>
      <w:outlineLvl w:val="0"/>
    </w:pPr>
    <w:rPr>
      <w:rFonts w:asciiTheme="minorHAnsi" w:eastAsiaTheme="minorHAnsi" w:hAnsiTheme="minorHAnsi" w:cstheme="minorBidi"/>
      <w:b/>
      <w:bCs/>
      <w:sz w:val="22"/>
      <w:u w:val="single"/>
    </w:rPr>
  </w:style>
  <w:style w:type="character" w:customStyle="1" w:styleId="TitleChar1">
    <w:name w:val="Title Char1"/>
    <w:basedOn w:val="DefaultParagraphFont"/>
    <w:uiPriority w:val="10"/>
    <w:semiHidden/>
    <w:rsid w:val="00E94738"/>
    <w:rPr>
      <w:rFonts w:asciiTheme="majorHAnsi" w:eastAsiaTheme="majorEastAsia" w:hAnsiTheme="majorHAnsi" w:cstheme="majorBidi"/>
      <w:color w:val="17365D" w:themeColor="text2" w:themeShade="BF"/>
      <w:spacing w:val="5"/>
      <w:kern w:val="28"/>
      <w:sz w:val="52"/>
      <w:szCs w:val="52"/>
    </w:rPr>
  </w:style>
  <w:style w:type="paragraph" w:customStyle="1" w:styleId="Tagged">
    <w:name w:val="Tagged"/>
    <w:basedOn w:val="Normal"/>
    <w:link w:val="TaggedChar"/>
    <w:qFormat/>
    <w:rsid w:val="00E94738"/>
    <w:pPr>
      <w:keepNext/>
      <w:keepLines/>
      <w:autoSpaceDE w:val="0"/>
      <w:autoSpaceDN w:val="0"/>
      <w:adjustRightInd w:val="0"/>
      <w:spacing w:before="200" w:after="200"/>
      <w:outlineLvl w:val="3"/>
    </w:pPr>
    <w:rPr>
      <w:rFonts w:ascii="Times New Roman" w:eastAsia="Cambria" w:hAnsi="Times New Roman" w:cs="Cambria"/>
      <w:b/>
      <w:bCs/>
      <w:sz w:val="28"/>
      <w:szCs w:val="28"/>
    </w:rPr>
  </w:style>
  <w:style w:type="character" w:customStyle="1" w:styleId="TaggedChar">
    <w:name w:val="Tagged Char"/>
    <w:link w:val="Tagged"/>
    <w:rsid w:val="00E94738"/>
    <w:rPr>
      <w:rFonts w:ascii="Times New Roman" w:eastAsia="Cambria" w:hAnsi="Times New Roman" w:cs="Cambria"/>
      <w:b/>
      <w:bCs/>
      <w:sz w:val="28"/>
      <w:szCs w:val="28"/>
    </w:rPr>
  </w:style>
  <w:style w:type="paragraph" w:customStyle="1" w:styleId="Author0">
    <w:name w:val="Author"/>
    <w:basedOn w:val="Normal"/>
    <w:link w:val="AuthorChar"/>
    <w:rsid w:val="00E94738"/>
    <w:pPr>
      <w:spacing w:after="200"/>
    </w:pPr>
    <w:rPr>
      <w:rFonts w:eastAsia="Cambria"/>
      <w:b/>
      <w:sz w:val="28"/>
      <w:szCs w:val="28"/>
    </w:rPr>
  </w:style>
  <w:style w:type="character" w:customStyle="1" w:styleId="AuthorChar">
    <w:name w:val="Author Char"/>
    <w:link w:val="Author0"/>
    <w:rsid w:val="00E94738"/>
    <w:rPr>
      <w:rFonts w:ascii="Calibri" w:eastAsia="Cambria" w:hAnsi="Calibri" w:cs="Times New Roman"/>
      <w:b/>
      <w:sz w:val="28"/>
      <w:szCs w:val="28"/>
    </w:rPr>
  </w:style>
  <w:style w:type="paragraph" w:customStyle="1" w:styleId="cnnstorypgraphtxt">
    <w:name w:val="cnn_storypgraphtxt"/>
    <w:basedOn w:val="Normal"/>
    <w:rsid w:val="003A4158"/>
    <w:pPr>
      <w:spacing w:before="100" w:beforeAutospacing="1" w:after="100" w:afterAutospacing="1"/>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5242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524296"/>
    <w:pPr>
      <w:spacing w:after="100"/>
      <w:ind w:left="320"/>
    </w:pPr>
  </w:style>
  <w:style w:type="paragraph" w:styleId="TOC1">
    <w:name w:val="toc 1"/>
    <w:basedOn w:val="Normal"/>
    <w:next w:val="Normal"/>
    <w:autoRedefine/>
    <w:uiPriority w:val="39"/>
    <w:rsid w:val="00524296"/>
    <w:pPr>
      <w:spacing w:after="100"/>
    </w:pPr>
  </w:style>
  <w:style w:type="paragraph" w:styleId="DocumentMap">
    <w:name w:val="Document Map"/>
    <w:basedOn w:val="Normal"/>
    <w:link w:val="DocumentMapChar"/>
    <w:uiPriority w:val="99"/>
    <w:semiHidden/>
    <w:rsid w:val="003F2A9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F2A9B"/>
    <w:rPr>
      <w:rFonts w:ascii="Lucida Grande" w:eastAsia="Calibri" w:hAnsi="Lucida Grande" w:cs="Lucida Grande"/>
      <w:sz w:val="24"/>
      <w:szCs w:val="24"/>
    </w:rPr>
  </w:style>
  <w:style w:type="character" w:styleId="PageNumber">
    <w:name w:val="page number"/>
    <w:basedOn w:val="DefaultParagraphFont"/>
    <w:uiPriority w:val="99"/>
    <w:semiHidden/>
    <w:rsid w:val="003F2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102140">
      <w:bodyDiv w:val="1"/>
      <w:marLeft w:val="0"/>
      <w:marRight w:val="0"/>
      <w:marTop w:val="0"/>
      <w:marBottom w:val="0"/>
      <w:divBdr>
        <w:top w:val="none" w:sz="0" w:space="0" w:color="auto"/>
        <w:left w:val="none" w:sz="0" w:space="0" w:color="auto"/>
        <w:bottom w:val="none" w:sz="0" w:space="0" w:color="auto"/>
        <w:right w:val="none" w:sz="0" w:space="0" w:color="auto"/>
      </w:divBdr>
    </w:div>
    <w:div w:id="1157767530">
      <w:bodyDiv w:val="1"/>
      <w:marLeft w:val="0"/>
      <w:marRight w:val="0"/>
      <w:marTop w:val="0"/>
      <w:marBottom w:val="0"/>
      <w:divBdr>
        <w:top w:val="none" w:sz="0" w:space="0" w:color="auto"/>
        <w:left w:val="none" w:sz="0" w:space="0" w:color="auto"/>
        <w:bottom w:val="none" w:sz="0" w:space="0" w:color="auto"/>
        <w:right w:val="none" w:sz="0" w:space="0" w:color="auto"/>
      </w:divBdr>
      <w:divsChild>
        <w:div w:id="3869275">
          <w:marLeft w:val="0"/>
          <w:marRight w:val="0"/>
          <w:marTop w:val="0"/>
          <w:marBottom w:val="0"/>
          <w:divBdr>
            <w:top w:val="none" w:sz="0" w:space="0" w:color="auto"/>
            <w:left w:val="none" w:sz="0" w:space="0" w:color="auto"/>
            <w:bottom w:val="none" w:sz="0" w:space="0" w:color="auto"/>
            <w:right w:val="none" w:sz="0" w:space="0" w:color="auto"/>
          </w:divBdr>
        </w:div>
        <w:div w:id="1596937013">
          <w:marLeft w:val="0"/>
          <w:marRight w:val="0"/>
          <w:marTop w:val="0"/>
          <w:marBottom w:val="0"/>
          <w:divBdr>
            <w:top w:val="none" w:sz="0" w:space="0" w:color="auto"/>
            <w:left w:val="none" w:sz="0" w:space="0" w:color="auto"/>
            <w:bottom w:val="none" w:sz="0" w:space="0" w:color="auto"/>
            <w:right w:val="none" w:sz="0" w:space="0" w:color="auto"/>
          </w:divBdr>
        </w:div>
      </w:divsChild>
    </w:div>
    <w:div w:id="1296908108">
      <w:bodyDiv w:val="1"/>
      <w:marLeft w:val="0"/>
      <w:marRight w:val="0"/>
      <w:marTop w:val="0"/>
      <w:marBottom w:val="0"/>
      <w:divBdr>
        <w:top w:val="none" w:sz="0" w:space="0" w:color="auto"/>
        <w:left w:val="none" w:sz="0" w:space="0" w:color="auto"/>
        <w:bottom w:val="none" w:sz="0" w:space="0" w:color="auto"/>
        <w:right w:val="none" w:sz="0" w:space="0" w:color="auto"/>
      </w:divBdr>
      <w:divsChild>
        <w:div w:id="434716335">
          <w:marLeft w:val="0"/>
          <w:marRight w:val="0"/>
          <w:marTop w:val="0"/>
          <w:marBottom w:val="0"/>
          <w:divBdr>
            <w:top w:val="none" w:sz="0" w:space="0" w:color="auto"/>
            <w:left w:val="none" w:sz="0" w:space="0" w:color="auto"/>
            <w:bottom w:val="none" w:sz="0" w:space="0" w:color="auto"/>
            <w:right w:val="none" w:sz="0" w:space="0" w:color="auto"/>
          </w:divBdr>
        </w:div>
      </w:divsChild>
    </w:div>
    <w:div w:id="1444379509">
      <w:bodyDiv w:val="1"/>
      <w:marLeft w:val="0"/>
      <w:marRight w:val="0"/>
      <w:marTop w:val="0"/>
      <w:marBottom w:val="0"/>
      <w:divBdr>
        <w:top w:val="none" w:sz="0" w:space="0" w:color="auto"/>
        <w:left w:val="none" w:sz="0" w:space="0" w:color="auto"/>
        <w:bottom w:val="none" w:sz="0" w:space="0" w:color="auto"/>
        <w:right w:val="none" w:sz="0" w:space="0" w:color="auto"/>
      </w:divBdr>
    </w:div>
    <w:div w:id="1587495982">
      <w:bodyDiv w:val="1"/>
      <w:marLeft w:val="0"/>
      <w:marRight w:val="0"/>
      <w:marTop w:val="0"/>
      <w:marBottom w:val="0"/>
      <w:divBdr>
        <w:top w:val="none" w:sz="0" w:space="0" w:color="auto"/>
        <w:left w:val="none" w:sz="0" w:space="0" w:color="auto"/>
        <w:bottom w:val="none" w:sz="0" w:space="0" w:color="auto"/>
        <w:right w:val="none" w:sz="0" w:space="0" w:color="auto"/>
      </w:divBdr>
    </w:div>
    <w:div w:id="1812483934">
      <w:bodyDiv w:val="1"/>
      <w:marLeft w:val="0"/>
      <w:marRight w:val="0"/>
      <w:marTop w:val="0"/>
      <w:marBottom w:val="0"/>
      <w:divBdr>
        <w:top w:val="none" w:sz="0" w:space="0" w:color="auto"/>
        <w:left w:val="none" w:sz="0" w:space="0" w:color="auto"/>
        <w:bottom w:val="none" w:sz="0" w:space="0" w:color="auto"/>
        <w:right w:val="none" w:sz="0" w:space="0" w:color="auto"/>
      </w:divBdr>
    </w:div>
    <w:div w:id="203610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2001-2009.state.gov/e/eeb/92986.htm" TargetMode="External"/><Relationship Id="rId13" Type="http://schemas.openxmlformats.org/officeDocument/2006/relationships/hyperlink" Target="http://www.amnesty.org/en/library/asset/AMR25/007/2009/en/51469f8b-73f8-47a2-a5bd-f839adf50488/%20amr250072009eng.pdf" TargetMode="External"/><Relationship Id="rId14" Type="http://schemas.openxmlformats.org/officeDocument/2006/relationships/hyperlink" Target="http://www.miamiherald.com/2013/03/17/3291012/us-child-sex-tourism-to-cuba-hardly.html" TargetMode="External"/><Relationship Id="rId15" Type="http://schemas.openxmlformats.org/officeDocument/2006/relationships/hyperlink" Target="http://www.miamiherald.com/2013/03/16/v-fullstory/3289971/how-cuba-became-the-newest-hotbed.html" TargetMode="External"/><Relationship Id="rId16" Type="http://schemas.openxmlformats.org/officeDocument/2006/relationships/hyperlink" Target="http://www.miamiherald.com/2013/03/17/3291012/us-child-sex-tourism-to-cuba-hardly.html" TargetMode="External"/><Relationship Id="rId17" Type="http://schemas.openxmlformats.org/officeDocument/2006/relationships/hyperlink" Target="http://www.miamiherald.com/2013/03/17/3291012/us-child-sex-tourism-to-cuba-hardly.html" TargetMode="External"/><Relationship Id="rId18" Type="http://schemas.openxmlformats.org/officeDocument/2006/relationships/hyperlink" Target="http://artsonline.monash.edu.au/thebordercrossingobservatory/files/2013/02/Spotlight-Story-November-2012_Child-Sex-Tourism_Emily-Cohen.pdf%20Accessed%207/9/13" TargetMode="External"/><Relationship Id="rId19" Type="http://schemas.openxmlformats.org/officeDocument/2006/relationships/hyperlink" Target="http://www.humanium.org/en/child-prostitution/" TargetMode="External"/><Relationship Id="rId60" Type="http://schemas.openxmlformats.org/officeDocument/2006/relationships/hyperlink" Target="http://www.nytimes.com/2013/06/21/us/politics/house-defeats-a-farm-bill-with-big-food-stamp-cuts.html" TargetMode="External"/><Relationship Id="rId61" Type="http://schemas.openxmlformats.org/officeDocument/2006/relationships/hyperlink" Target="http://www.nytimes.com/1995/09/10/obituaries/jamie-whitten-who-served-53-years-in-house-dies-at-85.html" TargetMode="External"/><Relationship Id="rId62" Type="http://schemas.openxmlformats.org/officeDocument/2006/relationships/hyperlink" Target="http://www.thedialogue.org/PublicationFiles/eriksonwander_ASCE18.pdf" TargetMode="External"/><Relationship Id="rId63" Type="http://schemas.openxmlformats.org/officeDocument/2006/relationships/hyperlink" Target="http://www.isn.ethz.ch/Digital-Library/Publications/Detail/?ots591=0c54e3b3-1e9c-be1e-2c24-a6a8c7060233&amp;lng=en&amp;id=104344" TargetMode="External"/><Relationship Id="rId64" Type="http://schemas.openxmlformats.org/officeDocument/2006/relationships/hyperlink" Target="http://www.isn.ethz.ch/Digital-Library/Publications/Detail/?ots591=0c54e3b3-1e9c-be1e-2c24-a6a8c7060233&amp;lng=en&amp;id=104344" TargetMode="External"/><Relationship Id="rId65" Type="http://schemas.openxmlformats.org/officeDocument/2006/relationships/hyperlink" Target="http://www.thepresidency.org/storage/documents/Fellows2010/Zimmerman.pdf" TargetMode="External"/><Relationship Id="rId66" Type="http://schemas.openxmlformats.org/officeDocument/2006/relationships/hyperlink" Target="http://thecable.foreignpolicy.com/posts/2013/06/03/rubio_cuba_belongs_on_the_state_sponsor_of_terror_list%206/3/13" TargetMode="External"/><Relationship Id="rId67" Type="http://schemas.openxmlformats.org/officeDocument/2006/relationships/hyperlink" Target="http://www.dtic.mil/cgi-bin/GetTRDoc?AD=ADA433074" TargetMode="External"/><Relationship Id="rId68" Type="http://schemas.openxmlformats.org/officeDocument/2006/relationships/hyperlink" Target="http://www.thepresidency.org/storage/documents/Fellows2010/Zimmerman.pdf" TargetMode="External"/><Relationship Id="rId69" Type="http://schemas.openxmlformats.org/officeDocument/2006/relationships/hyperlink" Target="http://www.brookings.edu/research/reports/2012/01/19-cuba-piccone" TargetMode="External"/><Relationship Id="rId120" Type="http://schemas.openxmlformats.org/officeDocument/2006/relationships/hyperlink" Target="https://www.cia.gov/library/publications/the-world-factbook/geos/cu.html" TargetMode="External"/><Relationship Id="rId121" Type="http://schemas.openxmlformats.org/officeDocument/2006/relationships/hyperlink" Target="https://www.cia.gov/library/publications/the-world-factbook/geos/cu.html" TargetMode="External"/><Relationship Id="rId122" Type="http://schemas.openxmlformats.org/officeDocument/2006/relationships/hyperlink" Target="http://www.nytimes.com/2011/04/19/world/americas/19cuba.html?scp=9&amp;sq=Cuba&amp;st=cse" TargetMode="External"/><Relationship Id="rId123" Type="http://schemas.openxmlformats.org/officeDocument/2006/relationships/hyperlink" Target="http://www.cfr.org/cuba/us-engagement-post-castro-cuba/p11565%20///" TargetMode="External"/><Relationship Id="rId124" Type="http://schemas.openxmlformats.org/officeDocument/2006/relationships/header" Target="header1.xml"/><Relationship Id="rId125" Type="http://schemas.openxmlformats.org/officeDocument/2006/relationships/footer" Target="footer1.xml"/><Relationship Id="rId126" Type="http://schemas.openxmlformats.org/officeDocument/2006/relationships/footer" Target="footer2.xml"/><Relationship Id="rId127" Type="http://schemas.openxmlformats.org/officeDocument/2006/relationships/fontTable" Target="fontTable.xml"/><Relationship Id="rId128" Type="http://schemas.openxmlformats.org/officeDocument/2006/relationships/theme" Target="theme/theme1.xml"/><Relationship Id="rId40" Type="http://schemas.openxmlformats.org/officeDocument/2006/relationships/hyperlink" Target="http://www.lexingtoninstitute.org/library/%20resources/documents/Cuba/USPolicy/options-for-engagement.pdf" TargetMode="External"/><Relationship Id="rId41" Type="http://schemas.openxmlformats.org/officeDocument/2006/relationships/hyperlink" Target="http://www.lexingtoninstitute.org/library/%20resources/documents/Cuba/USPolicy/options-for-engagement.pdf" TargetMode="External"/><Relationship Id="rId42" Type="http://schemas.openxmlformats.org/officeDocument/2006/relationships/hyperlink" Target="http://www.internationalpolicydigest.org/author/mitchell-bustillo/" TargetMode="External"/><Relationship Id="rId90" Type="http://schemas.openxmlformats.org/officeDocument/2006/relationships/hyperlink" Target="http://www.independent.org/newsroom/article.asp?id=2492" TargetMode="External"/><Relationship Id="rId91" Type="http://schemas.openxmlformats.org/officeDocument/2006/relationships/hyperlink" Target="http://edis.ifas.ufl.edu/fe438" TargetMode="External"/><Relationship Id="rId92" Type="http://schemas.openxmlformats.org/officeDocument/2006/relationships/hyperlink" Target="http://edis.ifas.ufl.edu/fe438" TargetMode="External"/><Relationship Id="rId93" Type="http://schemas.openxmlformats.org/officeDocument/2006/relationships/hyperlink" Target="http://portside.org/2013-05-13/will-cubas-economic-reforms-succeed%20accessed%207/9/13" TargetMode="External"/><Relationship Id="rId94" Type="http://schemas.openxmlformats.org/officeDocument/2006/relationships/hyperlink" Target="http://www.forbes.com/sites/85broads/2012/05/23/the-power-of-american-soft-power/2/" TargetMode="External"/><Relationship Id="rId95" Type="http://schemas.openxmlformats.org/officeDocument/2006/relationships/hyperlink" Target="http://www.realclearworld.com/articles/2013/05/23/the_world_still_needs_american_hard_power_105179.html" TargetMode="External"/><Relationship Id="rId96" Type="http://schemas.openxmlformats.org/officeDocument/2006/relationships/hyperlink" Target="http://realclearworld.com/topic/around_the_world/iraq/?utm_source=rcw&amp;utm_medium=link&amp;utm_campaign=rcwautolink" TargetMode="External"/><Relationship Id="rId101" Type="http://schemas.openxmlformats.org/officeDocument/2006/relationships/hyperlink" Target="http://realclearworld.com/topic/around_the_world/vietnam/?utm_source=rcw&amp;utm_medium=link&amp;utm_campaign=rcwautolink" TargetMode="External"/><Relationship Id="rId102" Type="http://schemas.openxmlformats.org/officeDocument/2006/relationships/hyperlink" Target="http://www.realclearworld.com/topic/around_the_world/afghanistan/?utm_source=rcw&amp;utm_medium=link&amp;utm_campaign=rcwautolink" TargetMode="External"/><Relationship Id="rId103" Type="http://schemas.openxmlformats.org/officeDocument/2006/relationships/hyperlink" Target="http://www.rand.org/blog/2013/02/us-soft-power-abroad-is-losing-its-punch.html" TargetMode="External"/><Relationship Id="rId104" Type="http://schemas.openxmlformats.org/officeDocument/2006/relationships/hyperlink" Target="http://csis.org/publication/us-immigration-reform-good-americas-0" TargetMode="External"/><Relationship Id="rId105" Type="http://schemas.openxmlformats.org/officeDocument/2006/relationships/hyperlink" Target="http://www.washingtonpost.com/opinions/global-warming-cant-be-ignored/2013/07/08/4d2628fa-e5ae-11e2-bffd-37a36ddab820_story.html" TargetMode="External"/><Relationship Id="rId106" Type="http://schemas.openxmlformats.org/officeDocument/2006/relationships/hyperlink" Target="http://www.c2es.org/science-impacts/basics/fact-sheets/coal-facts" TargetMode="External"/><Relationship Id="rId107" Type="http://schemas.openxmlformats.org/officeDocument/2006/relationships/hyperlink" Target="http://www.e-ir.info/2012/07/23/does-chinese-growth-in-latin-america-threaten-american-interests/" TargetMode="External"/><Relationship Id="rId108" Type="http://schemas.openxmlformats.org/officeDocument/2006/relationships/hyperlink" Target="http://www.huffingtonpost.com/donald-gross/trans-pacific-partnership-china_b_3562801.html" TargetMode="External"/><Relationship Id="rId109" Type="http://schemas.openxmlformats.org/officeDocument/2006/relationships/hyperlink" Target="http://www.e-ir.info/2012/07/23/does-chinese-growth-in-latin-america-threaten-american-interests/" TargetMode="External"/><Relationship Id="rId97" Type="http://schemas.openxmlformats.org/officeDocument/2006/relationships/hyperlink" Target="http://realclearworld.com/topic/around_the_world/libya/?utm_source=rcw&amp;utm_medium=link&amp;utm_campaign=rcwautolink" TargetMode="External"/><Relationship Id="rId98" Type="http://schemas.openxmlformats.org/officeDocument/2006/relationships/hyperlink" Target="http://realclearworld.com/topic/around_the_world/syria/?utm_source=rcw&amp;utm_medium=link&amp;utm_campaign=rcwautolink" TargetMode="External"/><Relationship Id="rId99" Type="http://schemas.openxmlformats.org/officeDocument/2006/relationships/hyperlink" Target="http://realclearworld.com/topic/around_the_world/japan/?utm_source=rcw&amp;utm_medium=link&amp;utm_campaign=rcwautolink" TargetMode="External"/><Relationship Id="rId43" Type="http://schemas.openxmlformats.org/officeDocument/2006/relationships/hyperlink" Target="http://www.internationalpolicydigest.org/2013/05/09/time-to-strengthen-the-cuban-embargo/" TargetMode="External"/><Relationship Id="rId44" Type="http://schemas.openxmlformats.org/officeDocument/2006/relationships/hyperlink" Target="http://www.independent.org/newsroom/article.asp?id=2492" TargetMode="External"/><Relationship Id="rId45" Type="http://schemas.openxmlformats.org/officeDocument/2006/relationships/hyperlink" Target="http://www.businessweek.com/debateroom/archives/2008/02/cube_snuff_out.html%20%20///" TargetMode="External"/><Relationship Id="rId46" Type="http://schemas.openxmlformats.org/officeDocument/2006/relationships/hyperlink" Target="http://pjmedia.com/ronradosh/2013/03/18/the-time-to-help-cubas-brave-dissidents-is-now-why-the-embargo-must-not-be-lifted/?singlepage=true" TargetMode="External"/><Relationship Id="rId47" Type="http://schemas.openxmlformats.org/officeDocument/2006/relationships/hyperlink" Target="http://www.capitolhillcubans.com/2013/03/cuban-democracy-leaders-stress.html" TargetMode="External"/><Relationship Id="rId48" Type="http://schemas.openxmlformats.org/officeDocument/2006/relationships/hyperlink" Target="http://www.linkedin.com/search?search=&amp;keywords=Economics&amp;sortCriteria=R&amp;keepFacets=true&amp;trk=prof-edu-field_of_study" TargetMode="External"/><Relationship Id="rId49" Type="http://schemas.openxmlformats.org/officeDocument/2006/relationships/hyperlink" Target="http://www.e-ir.info/2012/07/23/does-chinese-growth-in-latin-america-threaten-american-interests/" TargetMode="External"/><Relationship Id="rId100" Type="http://schemas.openxmlformats.org/officeDocument/2006/relationships/hyperlink" Target="http://realclearworld.com/topic/around_the_world/poland/?utm_source=rcw&amp;utm_medium=link&amp;utm_campaign=rcwautolink" TargetMode="External"/><Relationship Id="rId20" Type="http://schemas.openxmlformats.org/officeDocument/2006/relationships/hyperlink" Target="http://www.wouk.org/rahab_international/pdf_files/Prostitution%20-%20Children%20the%20Victims.pdf" TargetMode="External"/><Relationship Id="rId21" Type="http://schemas.openxmlformats.org/officeDocument/2006/relationships/hyperlink" Target="http://www.ascecuba.org/publications/proceedings/volume16/pdfs/sixto.pdf%20Accessed%207/6/13" TargetMode="External"/><Relationship Id="rId22" Type="http://schemas.openxmlformats.org/officeDocument/2006/relationships/hyperlink" Target="http://www.wouk.org/rahab_international/pdf_files/Prostitution%20-%20Children%20the%20Victims.pdf" TargetMode="External"/><Relationship Id="rId70" Type="http://schemas.openxmlformats.org/officeDocument/2006/relationships/hyperlink" Target="http://www.thedialogue.org/PublicationFiles/IAD2012PolicyReportFINAL.pdf" TargetMode="External"/><Relationship Id="rId71" Type="http://schemas.openxmlformats.org/officeDocument/2006/relationships/hyperlink" Target="http://www.thedialogue.org/PublicationFiles/IAD2012PolicyReportFINAL.pdf" TargetMode="External"/><Relationship Id="rId72" Type="http://schemas.openxmlformats.org/officeDocument/2006/relationships/hyperlink" Target="http://shadow.foreignpolicy.com/posts/2012/11/13/cuba_policy_in_a_second_obama_term" TargetMode="External"/><Relationship Id="rId73" Type="http://schemas.openxmlformats.org/officeDocument/2006/relationships/hyperlink" Target="http://shadow.foreignpolicy.com/posts/2012/11/13/cuba_policy_in_a_second_obama_term" TargetMode="External"/><Relationship Id="rId74" Type="http://schemas.openxmlformats.org/officeDocument/2006/relationships/hyperlink" Target="http://www.internationalpolicydigest.org/author/mitchell-bustillo/" TargetMode="External"/><Relationship Id="rId75" Type="http://schemas.openxmlformats.org/officeDocument/2006/relationships/hyperlink" Target="http://www.internationalpolicydigest.org/2013/05/09/time-to-strengthen-the-cuban-embargo/" TargetMode="External"/><Relationship Id="rId76" Type="http://schemas.openxmlformats.org/officeDocument/2006/relationships/hyperlink" Target="http://www.thedialogue.org/PublicationFiles/IAD2012PolicyReportFINAL.pdf" TargetMode="External"/><Relationship Id="rId77" Type="http://schemas.openxmlformats.org/officeDocument/2006/relationships/hyperlink" Target="http://www.guardian.co.uk/theguardian" TargetMode="External"/><Relationship Id="rId78" Type="http://schemas.openxmlformats.org/officeDocument/2006/relationships/hyperlink" Target="http://www.guardian.co.uk/world/2013/jan/29/al-qaida-terrorism-threat-west" TargetMode="External"/><Relationship Id="rId79" Type="http://schemas.openxmlformats.org/officeDocument/2006/relationships/hyperlink" Target="http://online.wsj.com/article/SB10001424127887324904004578539730750353330.html" TargetMode="External"/><Relationship Id="rId23" Type="http://schemas.openxmlformats.org/officeDocument/2006/relationships/hyperlink" Target="http://www.miamiherald.com/2013/03/16/v-fullstory/3289971/how-cuba-became-the-newest-hotbed.html" TargetMode="External"/><Relationship Id="rId24" Type="http://schemas.openxmlformats.org/officeDocument/2006/relationships/hyperlink" Target="http://www.thestar.com/news/gta/2013/03/16/canadians_are_major_customers_in_cubas_child_sex_market.html%20Accessed%207/6/13" TargetMode="External"/><Relationship Id="rId25" Type="http://schemas.openxmlformats.org/officeDocument/2006/relationships/hyperlink" Target="http://www.thestar.com/news/gta/2013/03/16/canadians_are_major_customers_in_cubas_child_sex_market.html%20Accessed%207/6/13" TargetMode="External"/><Relationship Id="rId26" Type="http://schemas.openxmlformats.org/officeDocument/2006/relationships/hyperlink" Target="http://www.thestar.com/opinion/editorials/2013/03/19/paradise_for_sex_tourists.html%20Accessed%207/6/13" TargetMode="External"/><Relationship Id="rId27" Type="http://schemas.openxmlformats.org/officeDocument/2006/relationships/hyperlink" Target="https://www.cia.gov/library/publications/the-world-factbook/geos/cu.html%20Accessed%207/5/13" TargetMode="External"/><Relationship Id="rId28" Type="http://schemas.openxmlformats.org/officeDocument/2006/relationships/hyperlink" Target="http://www.usatoday.com/news/world/story/2012-04-03/human-trafficking-sex-UN/53982026/1Accessed%207/5/13" TargetMode="External"/><Relationship Id="rId29" Type="http://schemas.openxmlformats.org/officeDocument/2006/relationships/hyperlink" Target="http://www.humanevents.com/article.php?id=1461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www.thedialogue.org/PublicationFiles/eriksonwander_ASCE18.pdf" TargetMode="External"/><Relationship Id="rId51" Type="http://schemas.openxmlformats.org/officeDocument/2006/relationships/hyperlink" Target="http://www.thedialogue.org/PublicationFiles/eriksonwander_ASCE18.pdf" TargetMode="External"/><Relationship Id="rId52" Type="http://schemas.openxmlformats.org/officeDocument/2006/relationships/hyperlink" Target="http://www.washingtontimes.com/news/2003/aug/27/20030827-084256-8999r/?page=all" TargetMode="External"/><Relationship Id="rId53" Type="http://schemas.openxmlformats.org/officeDocument/2006/relationships/hyperlink" Target="http://www.dailymail.co.uk/news/article-2024425/Chinas-aircraft-carrier-takes-seas--fuelling-fears-countrys-military-strength.html" TargetMode="External"/><Relationship Id="rId54" Type="http://schemas.openxmlformats.org/officeDocument/2006/relationships/hyperlink" Target="http://www.foreignpolicy.com/articles/2013/05/13/beijings_bitskrieg" TargetMode="External"/><Relationship Id="rId55" Type="http://schemas.openxmlformats.org/officeDocument/2006/relationships/hyperlink" Target="http://www.foreignpolicy.com/articles/2013/04/29/xis_war_drums" TargetMode="External"/><Relationship Id="rId56" Type="http://schemas.openxmlformats.org/officeDocument/2006/relationships/hyperlink" Target="http://www.foreignpolicy.com/articles/2013/04/29/xis_war_drums?print=yes&amp;hidecomments=yes&amp;page=full" TargetMode="External"/><Relationship Id="rId57" Type="http://schemas.openxmlformats.org/officeDocument/2006/relationships/hyperlink" Target="http://www.foreignpolicy.com/articles/2013/04/29/xis_war_drums" TargetMode="External"/><Relationship Id="rId58" Type="http://schemas.openxmlformats.org/officeDocument/2006/relationships/hyperlink" Target="http://www.foreignpolicy.com/articles/2013/04/29/xis_war_drums?print=yes&amp;hidecomments=yes&amp;page=full" TargetMode="External"/><Relationship Id="rId59" Type="http://schemas.openxmlformats.org/officeDocument/2006/relationships/hyperlink" Target="http://www.nytimes.com/2013/07/03/us/politics/farm-bill-defeat-shows-agricultures-waning-power.html?ref=farmbillus&amp;_r=0" TargetMode="External"/><Relationship Id="rId110" Type="http://schemas.openxmlformats.org/officeDocument/2006/relationships/hyperlink" Target="http://www.e-ir.info/2012/07/23/does-chinese-growth-in-latin-america-threaten-american-interests/" TargetMode="External"/><Relationship Id="rId111" Type="http://schemas.openxmlformats.org/officeDocument/2006/relationships/hyperlink" Target="http://www.e-ir.info/2012/07/23/does-chinese-growth-in-latin-america-threaten-american-interests/" TargetMode="External"/><Relationship Id="rId112" Type="http://schemas.openxmlformats.org/officeDocument/2006/relationships/hyperlink" Target="http://www.e-ir.info/2012/07/23/does-chinese-growth-in-latin-america-threaten-american-interests/" TargetMode="External"/><Relationship Id="rId113" Type="http://schemas.openxmlformats.org/officeDocument/2006/relationships/hyperlink" Target="http://blogs.reuters.com/great-debate/2013/06/12/the-looming-u-s-china-rivalry-over-latin-america/" TargetMode="External"/><Relationship Id="rId114" Type="http://schemas.openxmlformats.org/officeDocument/2006/relationships/hyperlink" Target="http://southwestfarmpress.com/markets/cuba-trade-holds-promise-us-agricultural-exports-texas-am-economist-says" TargetMode="External"/><Relationship Id="rId115" Type="http://schemas.openxmlformats.org/officeDocument/2006/relationships/hyperlink" Target="http://www.lexingtoninstitute.org/library/%20resources/documents/Cuba/USPolicy/options-for-engagement.pdf" TargetMode="External"/><Relationship Id="rId116" Type="http://schemas.openxmlformats.org/officeDocument/2006/relationships/hyperlink" Target="http://www.icosa.co/2011/07/new-direction/" TargetMode="External"/><Relationship Id="rId117" Type="http://schemas.openxmlformats.org/officeDocument/2006/relationships/hyperlink" Target="http://www.thepresidency.org/storage/documents/Fellows2010/Zimmerman.pdf" TargetMode="External"/><Relationship Id="rId118" Type="http://schemas.openxmlformats.org/officeDocument/2006/relationships/hyperlink" Target="http://www.mexidata.info/id3612.html%20///" TargetMode="External"/><Relationship Id="rId119" Type="http://schemas.openxmlformats.org/officeDocument/2006/relationships/hyperlink" Target="http://www.internationalpolicydigest.org/2011/05/12/cubas-begrudging-march-toward-capitalism/" TargetMode="External"/><Relationship Id="rId30" Type="http://schemas.openxmlformats.org/officeDocument/2006/relationships/hyperlink" Target="http://sharedhope.org/wp-content/uploads/2012/09/DEMAND.pdf%20Accessed%207/6/13" TargetMode="External"/><Relationship Id="rId31" Type="http://schemas.openxmlformats.org/officeDocument/2006/relationships/hyperlink" Target="http://www.wouk.org/rahab_international/pdf_files/Prostitution%20-%20Children%20the%20Victims.pdf" TargetMode="External"/><Relationship Id="rId32" Type="http://schemas.openxmlformats.org/officeDocument/2006/relationships/hyperlink" Target="http://stinet.dtic.mil/cgi-bin/GetTRDoc?AD=ADA448573&amp;Location=U2&amp;doc=GetTRDoc.pdf" TargetMode="External"/><Relationship Id="rId33" Type="http://schemas.openxmlformats.org/officeDocument/2006/relationships/hyperlink" Target="http://www.denverpost.com/entertainment/ci_22042074/cuban-embargo-should-u-s-loosen-it" TargetMode="External"/><Relationship Id="rId34" Type="http://schemas.openxmlformats.org/officeDocument/2006/relationships/hyperlink" Target="http://www.cubastudygroup.org/index.cfm/files/serve?File_id=45d8f827-174c-4d43-aa2f-ef7794831032" TargetMode="External"/><Relationship Id="rId35" Type="http://schemas.openxmlformats.org/officeDocument/2006/relationships/hyperlink" Target="http://www.nytimes.com/2012/11/20/world/americas/changes-in-cuba-create-support-for-easing-embargo.html?pagewanted=all&amp;_r=0" TargetMode="External"/><Relationship Id="rId36" Type="http://schemas.openxmlformats.org/officeDocument/2006/relationships/hyperlink" Target="http://www.state.gov/www/regions/wha/cuba/democ_act_1992.html" TargetMode="External"/><Relationship Id="rId37" Type="http://schemas.openxmlformats.org/officeDocument/2006/relationships/hyperlink" Target="http://www.gpo.gov/fdsys/pkg/PLAW-104publ114/html/PLAW-104publ114.htm" TargetMode="External"/><Relationship Id="rId38" Type="http://schemas.openxmlformats.org/officeDocument/2006/relationships/hyperlink" Target="http://thehill.com/blogs/global-affairs/americas/277573-obama-waives-helms-burton-law-sanctions-against-cuba" TargetMode="External"/><Relationship Id="rId39" Type="http://schemas.openxmlformats.org/officeDocument/2006/relationships/hyperlink" Target="http://www.thepresidency.org/storage/documents/Fellows2010/Zimmerman.pdf" TargetMode="External"/><Relationship Id="rId80" Type="http://schemas.openxmlformats.org/officeDocument/2006/relationships/hyperlink" Target="http://www.pimco.com/EN/Insights/Pages/Secular-View-of-Assets-2013.aspx" TargetMode="External"/><Relationship Id="rId81" Type="http://schemas.openxmlformats.org/officeDocument/2006/relationships/hyperlink" Target="http://www.tampabay.com/news/politics/us-rep-kathy-castor-lift-cuba-embargo-travel-restrictions/2113828" TargetMode="External"/><Relationship Id="rId82" Type="http://schemas.openxmlformats.org/officeDocument/2006/relationships/hyperlink" Target="http://www.eclac.cl/cgibin/getProd.asp?xml=/prensa/noticias/comunicados/9/45169/P45169.xml&amp;xsl=/prensa/tpl-i/p6f.xsl&amp;base=/tpl-i/top-bottom.xsl" TargetMode="External"/><Relationship Id="rId83" Type="http://schemas.openxmlformats.org/officeDocument/2006/relationships/hyperlink" Target="http://www.internationalpolicydigest.org/2013/05/09/time-to-strengthen-the-cuban-embargo/" TargetMode="External"/><Relationship Id="rId84" Type="http://schemas.openxmlformats.org/officeDocument/2006/relationships/hyperlink" Target="http://thehill.com/blogs/congress-blog/foreign-policy/95861-us-embargo-against-cuba-is-imprudent-rep-michael-honda" TargetMode="External"/><Relationship Id="rId85" Type="http://schemas.openxmlformats.org/officeDocument/2006/relationships/hyperlink" Target="http://www.npr.org/2012/02/06/146474813/u-s-travel-to-cuba-grows-as-restrictions-are-eased" TargetMode="External"/><Relationship Id="rId86" Type="http://schemas.openxmlformats.org/officeDocument/2006/relationships/hyperlink" Target="http://www.bringalanhome.org/" TargetMode="External"/><Relationship Id="rId87" Type="http://schemas.openxmlformats.org/officeDocument/2006/relationships/hyperlink" Target="http://www.miamiherald.com/2013/04/29/3371054/ladies-in-white-leader-wants-us.html" TargetMode="External"/><Relationship Id="rId88" Type="http://schemas.openxmlformats.org/officeDocument/2006/relationships/hyperlink" Target="http://www.internationalpolicydigest.org/2013/05/09/time-to-strengthen-the-cuban-embargo/" TargetMode="External"/><Relationship Id="rId89" Type="http://schemas.openxmlformats.org/officeDocument/2006/relationships/hyperlink" Target="http://www.rubio.senate.gov/public/index.cfm/2011/2/icymi-under-rubio-questioning-obama-administration-admits-to-risk-of-cuba-trave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D091994F-A0AE-FA46-957A-39C8FE5E1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88</Pages>
  <Words>41264</Words>
  <Characters>235205</Characters>
  <Application>Microsoft Macintosh Word</Application>
  <DocSecurity>0</DocSecurity>
  <Lines>1960</Lines>
  <Paragraphs>551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275918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 Team 2011</dc:creator>
  <cp:keywords/>
  <dc:description/>
  <cp:lastModifiedBy>       </cp:lastModifiedBy>
  <cp:revision>2</cp:revision>
  <dcterms:created xsi:type="dcterms:W3CDTF">2013-07-10T16:54:00Z</dcterms:created>
  <dcterms:modified xsi:type="dcterms:W3CDTF">2013-07-10T16:54:00Z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