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22F5" w:rsidRDefault="00E022F5" w:rsidP="00E022F5">
      <w:pPr>
        <w:pStyle w:val="Heading1"/>
        <w:rPr>
          <w:rStyle w:val="StyleStyleBold12pt"/>
          <w:b/>
          <w:sz w:val="32"/>
          <w:szCs w:val="32"/>
          <w:u w:val="single"/>
        </w:rPr>
      </w:pPr>
      <w:bookmarkStart w:id="0" w:name="_Toc360210047"/>
      <w:bookmarkStart w:id="1" w:name="_Toc360210145"/>
      <w:r>
        <w:rPr>
          <w:rStyle w:val="StyleStyleBold12pt"/>
          <w:b/>
          <w:sz w:val="32"/>
          <w:szCs w:val="32"/>
          <w:u w:val="single"/>
        </w:rPr>
        <w:t>Russian Oil DA</w:t>
      </w:r>
      <w:bookmarkEnd w:id="0"/>
      <w:bookmarkEnd w:id="1"/>
      <w:r>
        <w:rPr>
          <w:rStyle w:val="StyleStyleBold12pt"/>
          <w:b/>
          <w:sz w:val="32"/>
          <w:szCs w:val="32"/>
          <w:u w:val="single"/>
        </w:rPr>
        <w:t>/Answers</w:t>
      </w:r>
    </w:p>
    <w:p w:rsidR="00E022F5" w:rsidRDefault="00E022F5" w:rsidP="00E022F5">
      <w:pPr>
        <w:pStyle w:val="TOC1"/>
        <w:tabs>
          <w:tab w:val="right" w:leader="dot" w:pos="9350"/>
        </w:tabs>
        <w:rPr>
          <w:rFonts w:asciiTheme="minorHAnsi" w:eastAsiaTheme="minorEastAsia" w:hAnsiTheme="minorHAnsi" w:cstheme="minorBidi"/>
          <w:noProof/>
        </w:rPr>
      </w:pPr>
      <w:r>
        <w:rPr>
          <w:rStyle w:val="StyleStyleBold12pt"/>
          <w:b w:val="0"/>
          <w:sz w:val="32"/>
          <w:szCs w:val="32"/>
          <w:u w:val="single"/>
        </w:rPr>
        <w:fldChar w:fldCharType="begin"/>
      </w:r>
      <w:r>
        <w:rPr>
          <w:rStyle w:val="StyleStyleBold12pt"/>
          <w:b w:val="0"/>
          <w:sz w:val="32"/>
          <w:szCs w:val="32"/>
          <w:u w:val="single"/>
        </w:rPr>
        <w:instrText xml:space="preserve"> TOC \o "1-3" \h \z \u </w:instrText>
      </w:r>
      <w:r>
        <w:rPr>
          <w:rStyle w:val="StyleStyleBold12pt"/>
          <w:b w:val="0"/>
          <w:sz w:val="32"/>
          <w:szCs w:val="32"/>
          <w:u w:val="single"/>
        </w:rPr>
        <w:fldChar w:fldCharType="separate"/>
      </w:r>
      <w:hyperlink w:anchor="_Toc360210145" w:history="1">
        <w:r w:rsidRPr="00AF42F6">
          <w:rPr>
            <w:rStyle w:val="Hyperlink"/>
            <w:noProof/>
          </w:rPr>
          <w:t>Russian Oil DA</w:t>
        </w:r>
        <w:r>
          <w:rPr>
            <w:noProof/>
            <w:webHidden/>
          </w:rPr>
          <w:tab/>
        </w:r>
        <w:r>
          <w:rPr>
            <w:noProof/>
            <w:webHidden/>
          </w:rPr>
          <w:fldChar w:fldCharType="begin"/>
        </w:r>
        <w:r>
          <w:rPr>
            <w:noProof/>
            <w:webHidden/>
          </w:rPr>
          <w:instrText xml:space="preserve"> PAGEREF _Toc360210145 \h </w:instrText>
        </w:r>
        <w:r>
          <w:rPr>
            <w:noProof/>
            <w:webHidden/>
          </w:rPr>
        </w:r>
        <w:r>
          <w:rPr>
            <w:noProof/>
            <w:webHidden/>
          </w:rPr>
          <w:fldChar w:fldCharType="separate"/>
        </w:r>
        <w:r>
          <w:rPr>
            <w:noProof/>
            <w:webHidden/>
          </w:rPr>
          <w:t>1</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46" w:history="1">
        <w:r w:rsidRPr="00AF42F6">
          <w:rPr>
            <w:rStyle w:val="Hyperlink"/>
            <w:noProof/>
          </w:rPr>
          <w:t>Russian Oil Shell 1.0</w:t>
        </w:r>
        <w:r>
          <w:rPr>
            <w:noProof/>
            <w:webHidden/>
          </w:rPr>
          <w:tab/>
        </w:r>
        <w:r>
          <w:rPr>
            <w:noProof/>
            <w:webHidden/>
          </w:rPr>
          <w:fldChar w:fldCharType="begin"/>
        </w:r>
        <w:r>
          <w:rPr>
            <w:noProof/>
            <w:webHidden/>
          </w:rPr>
          <w:instrText xml:space="preserve"> PAGEREF _Toc360210146 \h </w:instrText>
        </w:r>
        <w:r>
          <w:rPr>
            <w:noProof/>
            <w:webHidden/>
          </w:rPr>
        </w:r>
        <w:r>
          <w:rPr>
            <w:noProof/>
            <w:webHidden/>
          </w:rPr>
          <w:fldChar w:fldCharType="separate"/>
        </w:r>
        <w:r>
          <w:rPr>
            <w:noProof/>
            <w:webHidden/>
          </w:rPr>
          <w:t>4</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47" w:history="1">
        <w:r w:rsidRPr="00AF42F6">
          <w:rPr>
            <w:rStyle w:val="Hyperlink"/>
            <w:noProof/>
          </w:rPr>
          <w:t>Russian Oil Shell 2.0</w:t>
        </w:r>
        <w:r>
          <w:rPr>
            <w:noProof/>
            <w:webHidden/>
          </w:rPr>
          <w:tab/>
        </w:r>
        <w:r>
          <w:rPr>
            <w:noProof/>
            <w:webHidden/>
          </w:rPr>
          <w:fldChar w:fldCharType="begin"/>
        </w:r>
        <w:r>
          <w:rPr>
            <w:noProof/>
            <w:webHidden/>
          </w:rPr>
          <w:instrText xml:space="preserve"> PAGEREF _Toc360210147 \h </w:instrText>
        </w:r>
        <w:r>
          <w:rPr>
            <w:noProof/>
            <w:webHidden/>
          </w:rPr>
        </w:r>
        <w:r>
          <w:rPr>
            <w:noProof/>
            <w:webHidden/>
          </w:rPr>
          <w:fldChar w:fldCharType="separate"/>
        </w:r>
        <w:r>
          <w:rPr>
            <w:noProof/>
            <w:webHidden/>
          </w:rPr>
          <w:t>6</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48" w:history="1">
        <w:r w:rsidRPr="00AF42F6">
          <w:rPr>
            <w:rStyle w:val="Hyperlink"/>
            <w:rFonts w:eastAsia="MS Gothic"/>
            <w:noProof/>
          </w:rPr>
          <w:t>Block Overview</w:t>
        </w:r>
        <w:r>
          <w:rPr>
            <w:noProof/>
            <w:webHidden/>
          </w:rPr>
          <w:tab/>
        </w:r>
        <w:r>
          <w:rPr>
            <w:noProof/>
            <w:webHidden/>
          </w:rPr>
          <w:fldChar w:fldCharType="begin"/>
        </w:r>
        <w:r>
          <w:rPr>
            <w:noProof/>
            <w:webHidden/>
          </w:rPr>
          <w:instrText xml:space="preserve"> PAGEREF _Toc360210148 \h </w:instrText>
        </w:r>
        <w:r>
          <w:rPr>
            <w:noProof/>
            <w:webHidden/>
          </w:rPr>
        </w:r>
        <w:r>
          <w:rPr>
            <w:noProof/>
            <w:webHidden/>
          </w:rPr>
          <w:fldChar w:fldCharType="separate"/>
        </w:r>
        <w:r>
          <w:rPr>
            <w:noProof/>
            <w:webHidden/>
          </w:rPr>
          <w:t>10</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49" w:history="1">
        <w:r w:rsidRPr="00AF42F6">
          <w:rPr>
            <w:rStyle w:val="Hyperlink"/>
            <w:noProof/>
          </w:rPr>
          <w:t>UQ:  Russian Economy Strong Now</w:t>
        </w:r>
        <w:r>
          <w:rPr>
            <w:noProof/>
            <w:webHidden/>
          </w:rPr>
          <w:tab/>
        </w:r>
        <w:r>
          <w:rPr>
            <w:noProof/>
            <w:webHidden/>
          </w:rPr>
          <w:fldChar w:fldCharType="begin"/>
        </w:r>
        <w:r>
          <w:rPr>
            <w:noProof/>
            <w:webHidden/>
          </w:rPr>
          <w:instrText xml:space="preserve"> PAGEREF _Toc360210149 \h </w:instrText>
        </w:r>
        <w:r>
          <w:rPr>
            <w:noProof/>
            <w:webHidden/>
          </w:rPr>
        </w:r>
        <w:r>
          <w:rPr>
            <w:noProof/>
            <w:webHidden/>
          </w:rPr>
          <w:fldChar w:fldCharType="separate"/>
        </w:r>
        <w:r>
          <w:rPr>
            <w:noProof/>
            <w:webHidden/>
          </w:rPr>
          <w:t>12</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50" w:history="1">
        <w:r w:rsidRPr="00AF42F6">
          <w:rPr>
            <w:rStyle w:val="Hyperlink"/>
            <w:noProof/>
          </w:rPr>
          <w:t>Cuba Links</w:t>
        </w:r>
        <w:r>
          <w:rPr>
            <w:noProof/>
            <w:webHidden/>
          </w:rPr>
          <w:tab/>
        </w:r>
        <w:r>
          <w:rPr>
            <w:noProof/>
            <w:webHidden/>
          </w:rPr>
          <w:fldChar w:fldCharType="begin"/>
        </w:r>
        <w:r>
          <w:rPr>
            <w:noProof/>
            <w:webHidden/>
          </w:rPr>
          <w:instrText xml:space="preserve"> PAGEREF _Toc360210150 \h </w:instrText>
        </w:r>
        <w:r>
          <w:rPr>
            <w:noProof/>
            <w:webHidden/>
          </w:rPr>
        </w:r>
        <w:r>
          <w:rPr>
            <w:noProof/>
            <w:webHidden/>
          </w:rPr>
          <w:fldChar w:fldCharType="separate"/>
        </w:r>
        <w:r>
          <w:rPr>
            <w:noProof/>
            <w:webHidden/>
          </w:rPr>
          <w:t>15</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51" w:history="1">
        <w:r w:rsidRPr="00AF42F6">
          <w:rPr>
            <w:rStyle w:val="Hyperlink"/>
            <w:noProof/>
          </w:rPr>
          <w:t>Venezuela Links</w:t>
        </w:r>
        <w:r>
          <w:rPr>
            <w:noProof/>
            <w:webHidden/>
          </w:rPr>
          <w:tab/>
        </w:r>
        <w:r>
          <w:rPr>
            <w:noProof/>
            <w:webHidden/>
          </w:rPr>
          <w:fldChar w:fldCharType="begin"/>
        </w:r>
        <w:r>
          <w:rPr>
            <w:noProof/>
            <w:webHidden/>
          </w:rPr>
          <w:instrText xml:space="preserve"> PAGEREF _Toc360210151 \h </w:instrText>
        </w:r>
        <w:r>
          <w:rPr>
            <w:noProof/>
            <w:webHidden/>
          </w:rPr>
        </w:r>
        <w:r>
          <w:rPr>
            <w:noProof/>
            <w:webHidden/>
          </w:rPr>
          <w:fldChar w:fldCharType="separate"/>
        </w:r>
        <w:r>
          <w:rPr>
            <w:noProof/>
            <w:webHidden/>
          </w:rPr>
          <w:t>18</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52" w:history="1">
        <w:r w:rsidRPr="00AF42F6">
          <w:rPr>
            <w:rStyle w:val="Hyperlink"/>
            <w:noProof/>
          </w:rPr>
          <w:t>Mexico Links</w:t>
        </w:r>
        <w:r>
          <w:rPr>
            <w:noProof/>
            <w:webHidden/>
          </w:rPr>
          <w:tab/>
        </w:r>
        <w:r>
          <w:rPr>
            <w:noProof/>
            <w:webHidden/>
          </w:rPr>
          <w:fldChar w:fldCharType="begin"/>
        </w:r>
        <w:r>
          <w:rPr>
            <w:noProof/>
            <w:webHidden/>
          </w:rPr>
          <w:instrText xml:space="preserve"> PAGEREF _Toc360210152 \h </w:instrText>
        </w:r>
        <w:r>
          <w:rPr>
            <w:noProof/>
            <w:webHidden/>
          </w:rPr>
        </w:r>
        <w:r>
          <w:rPr>
            <w:noProof/>
            <w:webHidden/>
          </w:rPr>
          <w:fldChar w:fldCharType="separate"/>
        </w:r>
        <w:r>
          <w:rPr>
            <w:noProof/>
            <w:webHidden/>
          </w:rPr>
          <w:t>21</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53" w:history="1">
        <w:r w:rsidRPr="00AF42F6">
          <w:rPr>
            <w:rStyle w:val="Hyperlink"/>
            <w:noProof/>
          </w:rPr>
          <w:t>Internal Links:  Oil Traded on Global Market</w:t>
        </w:r>
        <w:r>
          <w:rPr>
            <w:noProof/>
            <w:webHidden/>
          </w:rPr>
          <w:tab/>
        </w:r>
        <w:r>
          <w:rPr>
            <w:noProof/>
            <w:webHidden/>
          </w:rPr>
          <w:fldChar w:fldCharType="begin"/>
        </w:r>
        <w:r>
          <w:rPr>
            <w:noProof/>
            <w:webHidden/>
          </w:rPr>
          <w:instrText xml:space="preserve"> PAGEREF _Toc360210153 \h </w:instrText>
        </w:r>
        <w:r>
          <w:rPr>
            <w:noProof/>
            <w:webHidden/>
          </w:rPr>
        </w:r>
        <w:r>
          <w:rPr>
            <w:noProof/>
            <w:webHidden/>
          </w:rPr>
          <w:fldChar w:fldCharType="separate"/>
        </w:r>
        <w:r>
          <w:rPr>
            <w:noProof/>
            <w:webHidden/>
          </w:rPr>
          <w:t>23</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54" w:history="1">
        <w:r w:rsidRPr="00AF42F6">
          <w:rPr>
            <w:rStyle w:val="Hyperlink"/>
            <w:noProof/>
          </w:rPr>
          <w:t>Internal Links: Oil Markets</w:t>
        </w:r>
        <w:r>
          <w:rPr>
            <w:noProof/>
            <w:webHidden/>
          </w:rPr>
          <w:tab/>
        </w:r>
        <w:r>
          <w:rPr>
            <w:noProof/>
            <w:webHidden/>
          </w:rPr>
          <w:fldChar w:fldCharType="begin"/>
        </w:r>
        <w:r>
          <w:rPr>
            <w:noProof/>
            <w:webHidden/>
          </w:rPr>
          <w:instrText xml:space="preserve"> PAGEREF _Toc360210154 \h </w:instrText>
        </w:r>
        <w:r>
          <w:rPr>
            <w:noProof/>
            <w:webHidden/>
          </w:rPr>
        </w:r>
        <w:r>
          <w:rPr>
            <w:noProof/>
            <w:webHidden/>
          </w:rPr>
          <w:fldChar w:fldCharType="separate"/>
        </w:r>
        <w:r>
          <w:rPr>
            <w:noProof/>
            <w:webHidden/>
          </w:rPr>
          <w:t>25</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55" w:history="1">
        <w:r w:rsidRPr="00AF42F6">
          <w:rPr>
            <w:rStyle w:val="Hyperlink"/>
            <w:noProof/>
          </w:rPr>
          <w:t>Internals:  Decrease Oil Price Crashes Russian Economy</w:t>
        </w:r>
        <w:r>
          <w:rPr>
            <w:noProof/>
            <w:webHidden/>
          </w:rPr>
          <w:tab/>
        </w:r>
        <w:r>
          <w:rPr>
            <w:noProof/>
            <w:webHidden/>
          </w:rPr>
          <w:fldChar w:fldCharType="begin"/>
        </w:r>
        <w:r>
          <w:rPr>
            <w:noProof/>
            <w:webHidden/>
          </w:rPr>
          <w:instrText xml:space="preserve"> PAGEREF _Toc360210155 \h </w:instrText>
        </w:r>
        <w:r>
          <w:rPr>
            <w:noProof/>
            <w:webHidden/>
          </w:rPr>
        </w:r>
        <w:r>
          <w:rPr>
            <w:noProof/>
            <w:webHidden/>
          </w:rPr>
          <w:fldChar w:fldCharType="separate"/>
        </w:r>
        <w:r>
          <w:rPr>
            <w:noProof/>
            <w:webHidden/>
          </w:rPr>
          <w:t>26</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56" w:history="1">
        <w:r w:rsidRPr="00AF42F6">
          <w:rPr>
            <w:rStyle w:val="Hyperlink"/>
            <w:noProof/>
          </w:rPr>
          <w:t>Internals:  US Key</w:t>
        </w:r>
        <w:r>
          <w:rPr>
            <w:noProof/>
            <w:webHidden/>
          </w:rPr>
          <w:tab/>
        </w:r>
        <w:r>
          <w:rPr>
            <w:noProof/>
            <w:webHidden/>
          </w:rPr>
          <w:fldChar w:fldCharType="begin"/>
        </w:r>
        <w:r>
          <w:rPr>
            <w:noProof/>
            <w:webHidden/>
          </w:rPr>
          <w:instrText xml:space="preserve"> PAGEREF _Toc360210156 \h </w:instrText>
        </w:r>
        <w:r>
          <w:rPr>
            <w:noProof/>
            <w:webHidden/>
          </w:rPr>
        </w:r>
        <w:r>
          <w:rPr>
            <w:noProof/>
            <w:webHidden/>
          </w:rPr>
          <w:fldChar w:fldCharType="separate"/>
        </w:r>
        <w:r>
          <w:rPr>
            <w:noProof/>
            <w:webHidden/>
          </w:rPr>
          <w:t>30</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57" w:history="1">
        <w:r w:rsidRPr="00AF42F6">
          <w:rPr>
            <w:rStyle w:val="Hyperlink"/>
            <w:noProof/>
          </w:rPr>
          <w:t>Internals:  Oil Markets Sensitive</w:t>
        </w:r>
        <w:r>
          <w:rPr>
            <w:noProof/>
            <w:webHidden/>
          </w:rPr>
          <w:tab/>
        </w:r>
        <w:r>
          <w:rPr>
            <w:noProof/>
            <w:webHidden/>
          </w:rPr>
          <w:fldChar w:fldCharType="begin"/>
        </w:r>
        <w:r>
          <w:rPr>
            <w:noProof/>
            <w:webHidden/>
          </w:rPr>
          <w:instrText xml:space="preserve"> PAGEREF _Toc360210157 \h </w:instrText>
        </w:r>
        <w:r>
          <w:rPr>
            <w:noProof/>
            <w:webHidden/>
          </w:rPr>
        </w:r>
        <w:r>
          <w:rPr>
            <w:noProof/>
            <w:webHidden/>
          </w:rPr>
          <w:fldChar w:fldCharType="separate"/>
        </w:r>
        <w:r>
          <w:rPr>
            <w:noProof/>
            <w:webHidden/>
          </w:rPr>
          <w:t>31</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58" w:history="1">
        <w:r w:rsidRPr="00AF42F6">
          <w:rPr>
            <w:rStyle w:val="Hyperlink"/>
            <w:noProof/>
          </w:rPr>
          <w:t>Internals:  Oil key to Russia Economy</w:t>
        </w:r>
        <w:r>
          <w:rPr>
            <w:noProof/>
            <w:webHidden/>
          </w:rPr>
          <w:tab/>
        </w:r>
        <w:r>
          <w:rPr>
            <w:noProof/>
            <w:webHidden/>
          </w:rPr>
          <w:fldChar w:fldCharType="begin"/>
        </w:r>
        <w:r>
          <w:rPr>
            <w:noProof/>
            <w:webHidden/>
          </w:rPr>
          <w:instrText xml:space="preserve"> PAGEREF _Toc360210158 \h </w:instrText>
        </w:r>
        <w:r>
          <w:rPr>
            <w:noProof/>
            <w:webHidden/>
          </w:rPr>
        </w:r>
        <w:r>
          <w:rPr>
            <w:noProof/>
            <w:webHidden/>
          </w:rPr>
          <w:fldChar w:fldCharType="separate"/>
        </w:r>
        <w:r>
          <w:rPr>
            <w:noProof/>
            <w:webHidden/>
          </w:rPr>
          <w:t>32</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59" w:history="1">
        <w:r w:rsidRPr="00AF42F6">
          <w:rPr>
            <w:rStyle w:val="Hyperlink"/>
            <w:noProof/>
          </w:rPr>
          <w:t>Internals:  Low Oil Prices Undermine Russian Economy</w:t>
        </w:r>
        <w:r>
          <w:rPr>
            <w:noProof/>
            <w:webHidden/>
          </w:rPr>
          <w:tab/>
        </w:r>
        <w:r>
          <w:rPr>
            <w:noProof/>
            <w:webHidden/>
          </w:rPr>
          <w:fldChar w:fldCharType="begin"/>
        </w:r>
        <w:r>
          <w:rPr>
            <w:noProof/>
            <w:webHidden/>
          </w:rPr>
          <w:instrText xml:space="preserve"> PAGEREF _Toc360210159 \h </w:instrText>
        </w:r>
        <w:r>
          <w:rPr>
            <w:noProof/>
            <w:webHidden/>
          </w:rPr>
        </w:r>
        <w:r>
          <w:rPr>
            <w:noProof/>
            <w:webHidden/>
          </w:rPr>
          <w:fldChar w:fldCharType="separate"/>
        </w:r>
        <w:r>
          <w:rPr>
            <w:noProof/>
            <w:webHidden/>
          </w:rPr>
          <w:t>37</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60" w:history="1">
        <w:r w:rsidRPr="00AF42F6">
          <w:rPr>
            <w:rStyle w:val="Hyperlink"/>
            <w:noProof/>
          </w:rPr>
          <w:t>Internals:  Downturn in Oil Prices Crushes Russia Economy</w:t>
        </w:r>
        <w:r>
          <w:rPr>
            <w:noProof/>
            <w:webHidden/>
          </w:rPr>
          <w:tab/>
        </w:r>
        <w:r>
          <w:rPr>
            <w:noProof/>
            <w:webHidden/>
          </w:rPr>
          <w:fldChar w:fldCharType="begin"/>
        </w:r>
        <w:r>
          <w:rPr>
            <w:noProof/>
            <w:webHidden/>
          </w:rPr>
          <w:instrText xml:space="preserve"> PAGEREF _Toc360210160 \h </w:instrText>
        </w:r>
        <w:r>
          <w:rPr>
            <w:noProof/>
            <w:webHidden/>
          </w:rPr>
        </w:r>
        <w:r>
          <w:rPr>
            <w:noProof/>
            <w:webHidden/>
          </w:rPr>
          <w:fldChar w:fldCharType="separate"/>
        </w:r>
        <w:r>
          <w:rPr>
            <w:noProof/>
            <w:webHidden/>
          </w:rPr>
          <w:t>39</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61" w:history="1">
        <w:r w:rsidRPr="00AF42F6">
          <w:rPr>
            <w:rStyle w:val="Hyperlink"/>
            <w:noProof/>
          </w:rPr>
          <w:t>Internals:  High Oil Prices Bolster Russia’s Economy</w:t>
        </w:r>
        <w:r>
          <w:rPr>
            <w:noProof/>
            <w:webHidden/>
          </w:rPr>
          <w:tab/>
        </w:r>
        <w:r>
          <w:rPr>
            <w:noProof/>
            <w:webHidden/>
          </w:rPr>
          <w:fldChar w:fldCharType="begin"/>
        </w:r>
        <w:r>
          <w:rPr>
            <w:noProof/>
            <w:webHidden/>
          </w:rPr>
          <w:instrText xml:space="preserve"> PAGEREF _Toc360210161 \h </w:instrText>
        </w:r>
        <w:r>
          <w:rPr>
            <w:noProof/>
            <w:webHidden/>
          </w:rPr>
        </w:r>
        <w:r>
          <w:rPr>
            <w:noProof/>
            <w:webHidden/>
          </w:rPr>
          <w:fldChar w:fldCharType="separate"/>
        </w:r>
        <w:r>
          <w:rPr>
            <w:noProof/>
            <w:webHidden/>
          </w:rPr>
          <w:t>40</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62" w:history="1">
        <w:r w:rsidRPr="00AF42F6">
          <w:rPr>
            <w:rStyle w:val="Hyperlink"/>
            <w:noProof/>
          </w:rPr>
          <w:t>Internals:  High Oil Prices Boost Russia—AT:  Delays Reforms/Dutch Disease</w:t>
        </w:r>
        <w:r>
          <w:rPr>
            <w:noProof/>
            <w:webHidden/>
          </w:rPr>
          <w:tab/>
        </w:r>
        <w:r>
          <w:rPr>
            <w:noProof/>
            <w:webHidden/>
          </w:rPr>
          <w:fldChar w:fldCharType="begin"/>
        </w:r>
        <w:r>
          <w:rPr>
            <w:noProof/>
            <w:webHidden/>
          </w:rPr>
          <w:instrText xml:space="preserve"> PAGEREF _Toc360210162 \h </w:instrText>
        </w:r>
        <w:r>
          <w:rPr>
            <w:noProof/>
            <w:webHidden/>
          </w:rPr>
        </w:r>
        <w:r>
          <w:rPr>
            <w:noProof/>
            <w:webHidden/>
          </w:rPr>
          <w:fldChar w:fldCharType="separate"/>
        </w:r>
        <w:r>
          <w:rPr>
            <w:noProof/>
            <w:webHidden/>
          </w:rPr>
          <w:t>41</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63" w:history="1">
        <w:r w:rsidRPr="00AF42F6">
          <w:rPr>
            <w:rStyle w:val="Hyperlink"/>
            <w:noProof/>
          </w:rPr>
          <w:t>Internals:  Russian Economy Benefits from Oil:  AT:  Investors Don’t Like Russia</w:t>
        </w:r>
        <w:r>
          <w:rPr>
            <w:noProof/>
            <w:webHidden/>
          </w:rPr>
          <w:tab/>
        </w:r>
        <w:r>
          <w:rPr>
            <w:noProof/>
            <w:webHidden/>
          </w:rPr>
          <w:fldChar w:fldCharType="begin"/>
        </w:r>
        <w:r>
          <w:rPr>
            <w:noProof/>
            <w:webHidden/>
          </w:rPr>
          <w:instrText xml:space="preserve"> PAGEREF _Toc360210163 \h </w:instrText>
        </w:r>
        <w:r>
          <w:rPr>
            <w:noProof/>
            <w:webHidden/>
          </w:rPr>
        </w:r>
        <w:r>
          <w:rPr>
            <w:noProof/>
            <w:webHidden/>
          </w:rPr>
          <w:fldChar w:fldCharType="separate"/>
        </w:r>
        <w:r>
          <w:rPr>
            <w:noProof/>
            <w:webHidden/>
          </w:rPr>
          <w:t>42</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64" w:history="1">
        <w:r w:rsidRPr="00AF42F6">
          <w:rPr>
            <w:rStyle w:val="Hyperlink"/>
            <w:noProof/>
          </w:rPr>
          <w:t>Internal Links:  Oil is Traded on a Global Market</w:t>
        </w:r>
        <w:r>
          <w:rPr>
            <w:noProof/>
            <w:webHidden/>
          </w:rPr>
          <w:tab/>
        </w:r>
        <w:r>
          <w:rPr>
            <w:noProof/>
            <w:webHidden/>
          </w:rPr>
          <w:fldChar w:fldCharType="begin"/>
        </w:r>
        <w:r>
          <w:rPr>
            <w:noProof/>
            <w:webHidden/>
          </w:rPr>
          <w:instrText xml:space="preserve"> PAGEREF _Toc360210164 \h </w:instrText>
        </w:r>
        <w:r>
          <w:rPr>
            <w:noProof/>
            <w:webHidden/>
          </w:rPr>
        </w:r>
        <w:r>
          <w:rPr>
            <w:noProof/>
            <w:webHidden/>
          </w:rPr>
          <w:fldChar w:fldCharType="separate"/>
        </w:r>
        <w:r>
          <w:rPr>
            <w:noProof/>
            <w:webHidden/>
          </w:rPr>
          <w:t>43</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65" w:history="1">
        <w:r w:rsidRPr="00AF42F6">
          <w:rPr>
            <w:rStyle w:val="Hyperlink"/>
            <w:noProof/>
          </w:rPr>
          <w:t>Internal Links:  Supply Problems Outweigh Demand Issues</w:t>
        </w:r>
        <w:r>
          <w:rPr>
            <w:noProof/>
            <w:webHidden/>
          </w:rPr>
          <w:tab/>
        </w:r>
        <w:r>
          <w:rPr>
            <w:noProof/>
            <w:webHidden/>
          </w:rPr>
          <w:fldChar w:fldCharType="begin"/>
        </w:r>
        <w:r>
          <w:rPr>
            <w:noProof/>
            <w:webHidden/>
          </w:rPr>
          <w:instrText xml:space="preserve"> PAGEREF _Toc360210165 \h </w:instrText>
        </w:r>
        <w:r>
          <w:rPr>
            <w:noProof/>
            <w:webHidden/>
          </w:rPr>
        </w:r>
        <w:r>
          <w:rPr>
            <w:noProof/>
            <w:webHidden/>
          </w:rPr>
          <w:fldChar w:fldCharType="separate"/>
        </w:r>
        <w:r>
          <w:rPr>
            <w:noProof/>
            <w:webHidden/>
          </w:rPr>
          <w:t>45</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66" w:history="1">
        <w:r w:rsidRPr="00AF42F6">
          <w:rPr>
            <w:rStyle w:val="Hyperlink"/>
            <w:noProof/>
          </w:rPr>
          <w:t>Link Magnifiers</w:t>
        </w:r>
        <w:r>
          <w:rPr>
            <w:noProof/>
            <w:webHidden/>
          </w:rPr>
          <w:tab/>
        </w:r>
        <w:r>
          <w:rPr>
            <w:noProof/>
            <w:webHidden/>
          </w:rPr>
          <w:fldChar w:fldCharType="begin"/>
        </w:r>
        <w:r>
          <w:rPr>
            <w:noProof/>
            <w:webHidden/>
          </w:rPr>
          <w:instrText xml:space="preserve"> PAGEREF _Toc360210166 \h </w:instrText>
        </w:r>
        <w:r>
          <w:rPr>
            <w:noProof/>
            <w:webHidden/>
          </w:rPr>
        </w:r>
        <w:r>
          <w:rPr>
            <w:noProof/>
            <w:webHidden/>
          </w:rPr>
          <w:fldChar w:fldCharType="separate"/>
        </w:r>
        <w:r>
          <w:rPr>
            <w:noProof/>
            <w:webHidden/>
          </w:rPr>
          <w:t>46</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67" w:history="1">
        <w:r w:rsidRPr="00AF42F6">
          <w:rPr>
            <w:rStyle w:val="Hyperlink"/>
            <w:noProof/>
          </w:rPr>
          <w:t>Impacts</w:t>
        </w:r>
        <w:r>
          <w:rPr>
            <w:noProof/>
            <w:webHidden/>
          </w:rPr>
          <w:tab/>
        </w:r>
        <w:r>
          <w:rPr>
            <w:noProof/>
            <w:webHidden/>
          </w:rPr>
          <w:fldChar w:fldCharType="begin"/>
        </w:r>
        <w:r>
          <w:rPr>
            <w:noProof/>
            <w:webHidden/>
          </w:rPr>
          <w:instrText xml:space="preserve"> PAGEREF _Toc360210167 \h </w:instrText>
        </w:r>
        <w:r>
          <w:rPr>
            <w:noProof/>
            <w:webHidden/>
          </w:rPr>
        </w:r>
        <w:r>
          <w:rPr>
            <w:noProof/>
            <w:webHidden/>
          </w:rPr>
          <w:fldChar w:fldCharType="separate"/>
        </w:r>
        <w:r>
          <w:rPr>
            <w:noProof/>
            <w:webHidden/>
          </w:rPr>
          <w:t>48</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68" w:history="1">
        <w:r w:rsidRPr="00AF42F6">
          <w:rPr>
            <w:rStyle w:val="Hyperlink"/>
            <w:noProof/>
          </w:rPr>
          <w:t>Impacts:  Nuke War</w:t>
        </w:r>
        <w:r>
          <w:rPr>
            <w:noProof/>
            <w:webHidden/>
          </w:rPr>
          <w:tab/>
        </w:r>
        <w:r>
          <w:rPr>
            <w:noProof/>
            <w:webHidden/>
          </w:rPr>
          <w:fldChar w:fldCharType="begin"/>
        </w:r>
        <w:r>
          <w:rPr>
            <w:noProof/>
            <w:webHidden/>
          </w:rPr>
          <w:instrText xml:space="preserve"> PAGEREF _Toc360210168 \h </w:instrText>
        </w:r>
        <w:r>
          <w:rPr>
            <w:noProof/>
            <w:webHidden/>
          </w:rPr>
        </w:r>
        <w:r>
          <w:rPr>
            <w:noProof/>
            <w:webHidden/>
          </w:rPr>
          <w:fldChar w:fldCharType="separate"/>
        </w:r>
        <w:r>
          <w:rPr>
            <w:noProof/>
            <w:webHidden/>
          </w:rPr>
          <w:t>49</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69" w:history="1">
        <w:r w:rsidRPr="00AF42F6">
          <w:rPr>
            <w:rStyle w:val="Hyperlink"/>
            <w:noProof/>
          </w:rPr>
          <w:t>Impact:  Quick Time-Frame</w:t>
        </w:r>
        <w:r>
          <w:rPr>
            <w:noProof/>
            <w:webHidden/>
          </w:rPr>
          <w:tab/>
        </w:r>
        <w:r>
          <w:rPr>
            <w:noProof/>
            <w:webHidden/>
          </w:rPr>
          <w:fldChar w:fldCharType="begin"/>
        </w:r>
        <w:r>
          <w:rPr>
            <w:noProof/>
            <w:webHidden/>
          </w:rPr>
          <w:instrText xml:space="preserve"> PAGEREF _Toc360210169 \h </w:instrText>
        </w:r>
        <w:r>
          <w:rPr>
            <w:noProof/>
            <w:webHidden/>
          </w:rPr>
        </w:r>
        <w:r>
          <w:rPr>
            <w:noProof/>
            <w:webHidden/>
          </w:rPr>
          <w:fldChar w:fldCharType="separate"/>
        </w:r>
        <w:r>
          <w:rPr>
            <w:noProof/>
            <w:webHidden/>
          </w:rPr>
          <w:t>54</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0" w:history="1">
        <w:r w:rsidRPr="00AF42F6">
          <w:rPr>
            <w:rStyle w:val="Hyperlink"/>
            <w:noProof/>
          </w:rPr>
          <w:t>Impacts:  War—AT:  Russia Won’t Go to War With US</w:t>
        </w:r>
        <w:r>
          <w:rPr>
            <w:noProof/>
            <w:webHidden/>
          </w:rPr>
          <w:tab/>
        </w:r>
        <w:r>
          <w:rPr>
            <w:noProof/>
            <w:webHidden/>
          </w:rPr>
          <w:fldChar w:fldCharType="begin"/>
        </w:r>
        <w:r>
          <w:rPr>
            <w:noProof/>
            <w:webHidden/>
          </w:rPr>
          <w:instrText xml:space="preserve"> PAGEREF _Toc360210170 \h </w:instrText>
        </w:r>
        <w:r>
          <w:rPr>
            <w:noProof/>
            <w:webHidden/>
          </w:rPr>
        </w:r>
        <w:r>
          <w:rPr>
            <w:noProof/>
            <w:webHidden/>
          </w:rPr>
          <w:fldChar w:fldCharType="separate"/>
        </w:r>
        <w:r>
          <w:rPr>
            <w:noProof/>
            <w:webHidden/>
          </w:rPr>
          <w:t>55</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1" w:history="1">
        <w:r w:rsidRPr="00AF42F6">
          <w:rPr>
            <w:rStyle w:val="Hyperlink"/>
            <w:noProof/>
          </w:rPr>
          <w:t>Impacts:  Russian key to global economy</w:t>
        </w:r>
        <w:r>
          <w:rPr>
            <w:noProof/>
            <w:webHidden/>
          </w:rPr>
          <w:tab/>
        </w:r>
        <w:r>
          <w:rPr>
            <w:noProof/>
            <w:webHidden/>
          </w:rPr>
          <w:fldChar w:fldCharType="begin"/>
        </w:r>
        <w:r>
          <w:rPr>
            <w:noProof/>
            <w:webHidden/>
          </w:rPr>
          <w:instrText xml:space="preserve"> PAGEREF _Toc360210171 \h </w:instrText>
        </w:r>
        <w:r>
          <w:rPr>
            <w:noProof/>
            <w:webHidden/>
          </w:rPr>
        </w:r>
        <w:r>
          <w:rPr>
            <w:noProof/>
            <w:webHidden/>
          </w:rPr>
          <w:fldChar w:fldCharType="separate"/>
        </w:r>
        <w:r>
          <w:rPr>
            <w:noProof/>
            <w:webHidden/>
          </w:rPr>
          <w:t>56</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2" w:history="1">
        <w:r w:rsidRPr="00AF42F6">
          <w:rPr>
            <w:rStyle w:val="Hyperlink"/>
            <w:noProof/>
          </w:rPr>
          <w:t>Impact – Nationalism</w:t>
        </w:r>
        <w:r>
          <w:rPr>
            <w:noProof/>
            <w:webHidden/>
          </w:rPr>
          <w:tab/>
        </w:r>
        <w:r>
          <w:rPr>
            <w:noProof/>
            <w:webHidden/>
          </w:rPr>
          <w:fldChar w:fldCharType="begin"/>
        </w:r>
        <w:r>
          <w:rPr>
            <w:noProof/>
            <w:webHidden/>
          </w:rPr>
          <w:instrText xml:space="preserve"> PAGEREF _Toc360210172 \h </w:instrText>
        </w:r>
        <w:r>
          <w:rPr>
            <w:noProof/>
            <w:webHidden/>
          </w:rPr>
        </w:r>
        <w:r>
          <w:rPr>
            <w:noProof/>
            <w:webHidden/>
          </w:rPr>
          <w:fldChar w:fldCharType="separate"/>
        </w:r>
        <w:r>
          <w:rPr>
            <w:noProof/>
            <w:webHidden/>
          </w:rPr>
          <w:t>57</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3" w:history="1">
        <w:r w:rsidRPr="00AF42F6">
          <w:rPr>
            <w:rStyle w:val="Hyperlink"/>
            <w:noProof/>
          </w:rPr>
          <w:t>Impact – Prolif</w:t>
        </w:r>
        <w:r>
          <w:rPr>
            <w:noProof/>
            <w:webHidden/>
          </w:rPr>
          <w:tab/>
        </w:r>
        <w:r>
          <w:rPr>
            <w:noProof/>
            <w:webHidden/>
          </w:rPr>
          <w:fldChar w:fldCharType="begin"/>
        </w:r>
        <w:r>
          <w:rPr>
            <w:noProof/>
            <w:webHidden/>
          </w:rPr>
          <w:instrText xml:space="preserve"> PAGEREF _Toc360210173 \h </w:instrText>
        </w:r>
        <w:r>
          <w:rPr>
            <w:noProof/>
            <w:webHidden/>
          </w:rPr>
        </w:r>
        <w:r>
          <w:rPr>
            <w:noProof/>
            <w:webHidden/>
          </w:rPr>
          <w:fldChar w:fldCharType="separate"/>
        </w:r>
        <w:r>
          <w:rPr>
            <w:noProof/>
            <w:webHidden/>
          </w:rPr>
          <w:t>59</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4" w:history="1">
        <w:r w:rsidRPr="00AF42F6">
          <w:rPr>
            <w:rStyle w:val="Hyperlink"/>
            <w:noProof/>
          </w:rPr>
          <w:t>Impacts: Nigera</w:t>
        </w:r>
        <w:r>
          <w:rPr>
            <w:noProof/>
            <w:webHidden/>
          </w:rPr>
          <w:tab/>
        </w:r>
        <w:r>
          <w:rPr>
            <w:noProof/>
            <w:webHidden/>
          </w:rPr>
          <w:fldChar w:fldCharType="begin"/>
        </w:r>
        <w:r>
          <w:rPr>
            <w:noProof/>
            <w:webHidden/>
          </w:rPr>
          <w:instrText xml:space="preserve"> PAGEREF _Toc360210174 \h </w:instrText>
        </w:r>
        <w:r>
          <w:rPr>
            <w:noProof/>
            <w:webHidden/>
          </w:rPr>
        </w:r>
        <w:r>
          <w:rPr>
            <w:noProof/>
            <w:webHidden/>
          </w:rPr>
          <w:fldChar w:fldCharType="separate"/>
        </w:r>
        <w:r>
          <w:rPr>
            <w:noProof/>
            <w:webHidden/>
          </w:rPr>
          <w:t>62</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5" w:history="1">
        <w:r w:rsidRPr="00AF42F6">
          <w:rPr>
            <w:rStyle w:val="Hyperlink"/>
            <w:noProof/>
          </w:rPr>
          <w:t>Impacts: Nigeria Extensions</w:t>
        </w:r>
        <w:r>
          <w:rPr>
            <w:noProof/>
            <w:webHidden/>
          </w:rPr>
          <w:tab/>
        </w:r>
        <w:r>
          <w:rPr>
            <w:noProof/>
            <w:webHidden/>
          </w:rPr>
          <w:fldChar w:fldCharType="begin"/>
        </w:r>
        <w:r>
          <w:rPr>
            <w:noProof/>
            <w:webHidden/>
          </w:rPr>
          <w:instrText xml:space="preserve"> PAGEREF _Toc360210175 \h </w:instrText>
        </w:r>
        <w:r>
          <w:rPr>
            <w:noProof/>
            <w:webHidden/>
          </w:rPr>
        </w:r>
        <w:r>
          <w:rPr>
            <w:noProof/>
            <w:webHidden/>
          </w:rPr>
          <w:fldChar w:fldCharType="separate"/>
        </w:r>
        <w:r>
          <w:rPr>
            <w:noProof/>
            <w:webHidden/>
          </w:rPr>
          <w:t>65</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6" w:history="1">
        <w:r w:rsidRPr="00AF42F6">
          <w:rPr>
            <w:rStyle w:val="Hyperlink"/>
            <w:noProof/>
          </w:rPr>
          <w:t>Impacts: Saudi Arabia</w:t>
        </w:r>
        <w:r>
          <w:rPr>
            <w:noProof/>
            <w:webHidden/>
          </w:rPr>
          <w:tab/>
        </w:r>
        <w:r>
          <w:rPr>
            <w:noProof/>
            <w:webHidden/>
          </w:rPr>
          <w:fldChar w:fldCharType="begin"/>
        </w:r>
        <w:r>
          <w:rPr>
            <w:noProof/>
            <w:webHidden/>
          </w:rPr>
          <w:instrText xml:space="preserve"> PAGEREF _Toc360210176 \h </w:instrText>
        </w:r>
        <w:r>
          <w:rPr>
            <w:noProof/>
            <w:webHidden/>
          </w:rPr>
        </w:r>
        <w:r>
          <w:rPr>
            <w:noProof/>
            <w:webHidden/>
          </w:rPr>
          <w:fldChar w:fldCharType="separate"/>
        </w:r>
        <w:r>
          <w:rPr>
            <w:noProof/>
            <w:webHidden/>
          </w:rPr>
          <w:t>68</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7" w:history="1">
        <w:r w:rsidRPr="00AF42F6">
          <w:rPr>
            <w:rStyle w:val="Hyperlink"/>
            <w:noProof/>
          </w:rPr>
          <w:t>Impacts: Saudi Arabia Extensions</w:t>
        </w:r>
        <w:r>
          <w:rPr>
            <w:noProof/>
            <w:webHidden/>
          </w:rPr>
          <w:tab/>
        </w:r>
        <w:r>
          <w:rPr>
            <w:noProof/>
            <w:webHidden/>
          </w:rPr>
          <w:fldChar w:fldCharType="begin"/>
        </w:r>
        <w:r>
          <w:rPr>
            <w:noProof/>
            <w:webHidden/>
          </w:rPr>
          <w:instrText xml:space="preserve"> PAGEREF _Toc360210177 \h </w:instrText>
        </w:r>
        <w:r>
          <w:rPr>
            <w:noProof/>
            <w:webHidden/>
          </w:rPr>
        </w:r>
        <w:r>
          <w:rPr>
            <w:noProof/>
            <w:webHidden/>
          </w:rPr>
          <w:fldChar w:fldCharType="separate"/>
        </w:r>
        <w:r>
          <w:rPr>
            <w:noProof/>
            <w:webHidden/>
          </w:rPr>
          <w:t>70</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78" w:history="1">
        <w:r w:rsidRPr="00AF42F6">
          <w:rPr>
            <w:rStyle w:val="Hyperlink"/>
            <w:noProof/>
          </w:rPr>
          <w:t>Russian Oil AFF Answers #1</w:t>
        </w:r>
        <w:r>
          <w:rPr>
            <w:noProof/>
            <w:webHidden/>
          </w:rPr>
          <w:tab/>
        </w:r>
        <w:r>
          <w:rPr>
            <w:noProof/>
            <w:webHidden/>
          </w:rPr>
          <w:fldChar w:fldCharType="begin"/>
        </w:r>
        <w:r>
          <w:rPr>
            <w:noProof/>
            <w:webHidden/>
          </w:rPr>
          <w:instrText xml:space="preserve"> PAGEREF _Toc360210178 \h </w:instrText>
        </w:r>
        <w:r>
          <w:rPr>
            <w:noProof/>
            <w:webHidden/>
          </w:rPr>
        </w:r>
        <w:r>
          <w:rPr>
            <w:noProof/>
            <w:webHidden/>
          </w:rPr>
          <w:fldChar w:fldCharType="separate"/>
        </w:r>
        <w:r>
          <w:rPr>
            <w:noProof/>
            <w:webHidden/>
          </w:rPr>
          <w:t>71</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79" w:history="1">
        <w:r w:rsidRPr="00AF42F6">
          <w:rPr>
            <w:rStyle w:val="Hyperlink"/>
            <w:noProof/>
          </w:rPr>
          <w:t>2ac AFF Answers</w:t>
        </w:r>
        <w:r>
          <w:rPr>
            <w:noProof/>
            <w:webHidden/>
          </w:rPr>
          <w:tab/>
        </w:r>
        <w:r>
          <w:rPr>
            <w:noProof/>
            <w:webHidden/>
          </w:rPr>
          <w:fldChar w:fldCharType="begin"/>
        </w:r>
        <w:r>
          <w:rPr>
            <w:noProof/>
            <w:webHidden/>
          </w:rPr>
          <w:instrText xml:space="preserve"> PAGEREF _Toc360210179 \h </w:instrText>
        </w:r>
        <w:r>
          <w:rPr>
            <w:noProof/>
            <w:webHidden/>
          </w:rPr>
        </w:r>
        <w:r>
          <w:rPr>
            <w:noProof/>
            <w:webHidden/>
          </w:rPr>
          <w:fldChar w:fldCharType="separate"/>
        </w:r>
        <w:r>
          <w:rPr>
            <w:noProof/>
            <w:webHidden/>
          </w:rPr>
          <w:t>72</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80" w:history="1">
        <w:r w:rsidRPr="00AF42F6">
          <w:rPr>
            <w:rStyle w:val="Hyperlink"/>
            <w:noProof/>
          </w:rPr>
          <w:t>1ar:  Russia’s Economy is Weak Now</w:t>
        </w:r>
        <w:r>
          <w:rPr>
            <w:noProof/>
            <w:webHidden/>
          </w:rPr>
          <w:tab/>
        </w:r>
        <w:r>
          <w:rPr>
            <w:noProof/>
            <w:webHidden/>
          </w:rPr>
          <w:fldChar w:fldCharType="begin"/>
        </w:r>
        <w:r>
          <w:rPr>
            <w:noProof/>
            <w:webHidden/>
          </w:rPr>
          <w:instrText xml:space="preserve"> PAGEREF _Toc360210180 \h </w:instrText>
        </w:r>
        <w:r>
          <w:rPr>
            <w:noProof/>
            <w:webHidden/>
          </w:rPr>
        </w:r>
        <w:r>
          <w:rPr>
            <w:noProof/>
            <w:webHidden/>
          </w:rPr>
          <w:fldChar w:fldCharType="separate"/>
        </w:r>
        <w:r>
          <w:rPr>
            <w:noProof/>
            <w:webHidden/>
          </w:rPr>
          <w:t>74</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81" w:history="1">
        <w:r w:rsidRPr="00AF42F6">
          <w:rPr>
            <w:rStyle w:val="Hyperlink"/>
            <w:noProof/>
          </w:rPr>
          <w:t>1ar Extensions:  Russian Reforms</w:t>
        </w:r>
        <w:r>
          <w:rPr>
            <w:noProof/>
            <w:webHidden/>
          </w:rPr>
          <w:tab/>
        </w:r>
        <w:r>
          <w:rPr>
            <w:noProof/>
            <w:webHidden/>
          </w:rPr>
          <w:fldChar w:fldCharType="begin"/>
        </w:r>
        <w:r>
          <w:rPr>
            <w:noProof/>
            <w:webHidden/>
          </w:rPr>
          <w:instrText xml:space="preserve"> PAGEREF _Toc360210181 \h </w:instrText>
        </w:r>
        <w:r>
          <w:rPr>
            <w:noProof/>
            <w:webHidden/>
          </w:rPr>
        </w:r>
        <w:r>
          <w:rPr>
            <w:noProof/>
            <w:webHidden/>
          </w:rPr>
          <w:fldChar w:fldCharType="separate"/>
        </w:r>
        <w:r>
          <w:rPr>
            <w:noProof/>
            <w:webHidden/>
          </w:rPr>
          <w:t>76</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82" w:history="1">
        <w:r w:rsidRPr="00AF42F6">
          <w:rPr>
            <w:rStyle w:val="Hyperlink"/>
            <w:noProof/>
          </w:rPr>
          <w:t>Russia Oil AFF Answers #2</w:t>
        </w:r>
        <w:r>
          <w:rPr>
            <w:noProof/>
            <w:webHidden/>
          </w:rPr>
          <w:tab/>
        </w:r>
        <w:r>
          <w:rPr>
            <w:noProof/>
            <w:webHidden/>
          </w:rPr>
          <w:fldChar w:fldCharType="begin"/>
        </w:r>
        <w:r>
          <w:rPr>
            <w:noProof/>
            <w:webHidden/>
          </w:rPr>
          <w:instrText xml:space="preserve"> PAGEREF _Toc360210182 \h </w:instrText>
        </w:r>
        <w:r>
          <w:rPr>
            <w:noProof/>
            <w:webHidden/>
          </w:rPr>
        </w:r>
        <w:r>
          <w:rPr>
            <w:noProof/>
            <w:webHidden/>
          </w:rPr>
          <w:fldChar w:fldCharType="separate"/>
        </w:r>
        <w:r>
          <w:rPr>
            <w:noProof/>
            <w:webHidden/>
          </w:rPr>
          <w:t>77</w:t>
        </w:r>
        <w:r>
          <w:rPr>
            <w:noProof/>
            <w:webHidden/>
          </w:rPr>
          <w:fldChar w:fldCharType="end"/>
        </w:r>
      </w:hyperlink>
    </w:p>
    <w:p w:rsidR="00E022F5" w:rsidRDefault="00E022F5" w:rsidP="00E022F5">
      <w:pPr>
        <w:pStyle w:val="TOC2"/>
        <w:tabs>
          <w:tab w:val="right" w:leader="dot" w:pos="9350"/>
        </w:tabs>
        <w:rPr>
          <w:rFonts w:asciiTheme="minorHAnsi" w:eastAsiaTheme="minorEastAsia" w:hAnsiTheme="minorHAnsi" w:cstheme="minorBidi"/>
          <w:noProof/>
          <w:szCs w:val="22"/>
        </w:rPr>
      </w:pPr>
      <w:hyperlink w:anchor="_Toc360210183" w:history="1">
        <w:r w:rsidRPr="00AF42F6">
          <w:rPr>
            <w:rStyle w:val="Hyperlink"/>
            <w:noProof/>
          </w:rPr>
          <w:t>Russian Oil AFF Extensions</w:t>
        </w:r>
        <w:r>
          <w:rPr>
            <w:noProof/>
            <w:webHidden/>
          </w:rPr>
          <w:tab/>
        </w:r>
        <w:r>
          <w:rPr>
            <w:noProof/>
            <w:webHidden/>
          </w:rPr>
          <w:fldChar w:fldCharType="begin"/>
        </w:r>
        <w:r>
          <w:rPr>
            <w:noProof/>
            <w:webHidden/>
          </w:rPr>
          <w:instrText xml:space="preserve"> PAGEREF _Toc360210183 \h </w:instrText>
        </w:r>
        <w:r>
          <w:rPr>
            <w:noProof/>
            <w:webHidden/>
          </w:rPr>
        </w:r>
        <w:r>
          <w:rPr>
            <w:noProof/>
            <w:webHidden/>
          </w:rPr>
          <w:fldChar w:fldCharType="separate"/>
        </w:r>
        <w:r>
          <w:rPr>
            <w:noProof/>
            <w:webHidden/>
          </w:rPr>
          <w:t>86</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84" w:history="1">
        <w:r w:rsidRPr="00AF42F6">
          <w:rPr>
            <w:rStyle w:val="Hyperlink"/>
            <w:noProof/>
          </w:rPr>
          <w:t>Extensions:  Oil Prices Dropping Now</w:t>
        </w:r>
        <w:r>
          <w:rPr>
            <w:noProof/>
            <w:webHidden/>
          </w:rPr>
          <w:tab/>
        </w:r>
        <w:r>
          <w:rPr>
            <w:noProof/>
            <w:webHidden/>
          </w:rPr>
          <w:fldChar w:fldCharType="begin"/>
        </w:r>
        <w:r>
          <w:rPr>
            <w:noProof/>
            <w:webHidden/>
          </w:rPr>
          <w:instrText xml:space="preserve"> PAGEREF _Toc360210184 \h </w:instrText>
        </w:r>
        <w:r>
          <w:rPr>
            <w:noProof/>
            <w:webHidden/>
          </w:rPr>
        </w:r>
        <w:r>
          <w:rPr>
            <w:noProof/>
            <w:webHidden/>
          </w:rPr>
          <w:fldChar w:fldCharType="separate"/>
        </w:r>
        <w:r>
          <w:rPr>
            <w:noProof/>
            <w:webHidden/>
          </w:rPr>
          <w:t>88</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85" w:history="1">
        <w:r w:rsidRPr="00AF42F6">
          <w:rPr>
            <w:rStyle w:val="Hyperlink"/>
            <w:noProof/>
          </w:rPr>
          <w:t>Extensions:  Non-Unique:  Oil Prices Decreasing Now</w:t>
        </w:r>
        <w:r>
          <w:rPr>
            <w:noProof/>
            <w:webHidden/>
          </w:rPr>
          <w:tab/>
        </w:r>
        <w:r>
          <w:rPr>
            <w:noProof/>
            <w:webHidden/>
          </w:rPr>
          <w:fldChar w:fldCharType="begin"/>
        </w:r>
        <w:r>
          <w:rPr>
            <w:noProof/>
            <w:webHidden/>
          </w:rPr>
          <w:instrText xml:space="preserve"> PAGEREF _Toc360210185 \h </w:instrText>
        </w:r>
        <w:r>
          <w:rPr>
            <w:noProof/>
            <w:webHidden/>
          </w:rPr>
        </w:r>
        <w:r>
          <w:rPr>
            <w:noProof/>
            <w:webHidden/>
          </w:rPr>
          <w:fldChar w:fldCharType="separate"/>
        </w:r>
        <w:r>
          <w:rPr>
            <w:noProof/>
            <w:webHidden/>
          </w:rPr>
          <w:t>91</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86" w:history="1">
        <w:r w:rsidRPr="00AF42F6">
          <w:rPr>
            <w:rStyle w:val="Hyperlink"/>
            <w:noProof/>
          </w:rPr>
          <w:t>Russian Economy Down Now</w:t>
        </w:r>
        <w:r>
          <w:rPr>
            <w:noProof/>
            <w:webHidden/>
          </w:rPr>
          <w:tab/>
        </w:r>
        <w:r>
          <w:rPr>
            <w:noProof/>
            <w:webHidden/>
          </w:rPr>
          <w:fldChar w:fldCharType="begin"/>
        </w:r>
        <w:r>
          <w:rPr>
            <w:noProof/>
            <w:webHidden/>
          </w:rPr>
          <w:instrText xml:space="preserve"> PAGEREF _Toc360210186 \h </w:instrText>
        </w:r>
        <w:r>
          <w:rPr>
            <w:noProof/>
            <w:webHidden/>
          </w:rPr>
        </w:r>
        <w:r>
          <w:rPr>
            <w:noProof/>
            <w:webHidden/>
          </w:rPr>
          <w:fldChar w:fldCharType="separate"/>
        </w:r>
        <w:r>
          <w:rPr>
            <w:noProof/>
            <w:webHidden/>
          </w:rPr>
          <w:t>96</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87" w:history="1">
        <w:r w:rsidRPr="00AF42F6">
          <w:rPr>
            <w:rStyle w:val="Hyperlink"/>
            <w:noProof/>
          </w:rPr>
          <w:t>Russian Econ Down</w:t>
        </w:r>
        <w:r>
          <w:rPr>
            <w:noProof/>
            <w:webHidden/>
          </w:rPr>
          <w:tab/>
        </w:r>
        <w:r>
          <w:rPr>
            <w:noProof/>
            <w:webHidden/>
          </w:rPr>
          <w:fldChar w:fldCharType="begin"/>
        </w:r>
        <w:r>
          <w:rPr>
            <w:noProof/>
            <w:webHidden/>
          </w:rPr>
          <w:instrText xml:space="preserve"> PAGEREF _Toc360210187 \h </w:instrText>
        </w:r>
        <w:r>
          <w:rPr>
            <w:noProof/>
            <w:webHidden/>
          </w:rPr>
        </w:r>
        <w:r>
          <w:rPr>
            <w:noProof/>
            <w:webHidden/>
          </w:rPr>
          <w:fldChar w:fldCharType="separate"/>
        </w:r>
        <w:r>
          <w:rPr>
            <w:noProof/>
            <w:webHidden/>
          </w:rPr>
          <w:t>102</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88" w:history="1">
        <w:r w:rsidRPr="00AF42F6">
          <w:rPr>
            <w:rStyle w:val="Hyperlink"/>
            <w:noProof/>
          </w:rPr>
          <w:t>Russian Stability Down</w:t>
        </w:r>
        <w:r>
          <w:rPr>
            <w:noProof/>
            <w:webHidden/>
          </w:rPr>
          <w:tab/>
        </w:r>
        <w:r>
          <w:rPr>
            <w:noProof/>
            <w:webHidden/>
          </w:rPr>
          <w:fldChar w:fldCharType="begin"/>
        </w:r>
        <w:r>
          <w:rPr>
            <w:noProof/>
            <w:webHidden/>
          </w:rPr>
          <w:instrText xml:space="preserve"> PAGEREF _Toc360210188 \h </w:instrText>
        </w:r>
        <w:r>
          <w:rPr>
            <w:noProof/>
            <w:webHidden/>
          </w:rPr>
        </w:r>
        <w:r>
          <w:rPr>
            <w:noProof/>
            <w:webHidden/>
          </w:rPr>
          <w:fldChar w:fldCharType="separate"/>
        </w:r>
        <w:r>
          <w:rPr>
            <w:noProof/>
            <w:webHidden/>
          </w:rPr>
          <w:t>103</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89" w:history="1">
        <w:r w:rsidRPr="00AF42F6">
          <w:rPr>
            <w:rStyle w:val="Hyperlink"/>
            <w:noProof/>
          </w:rPr>
          <w:t>Extensions:  China Key, not US</w:t>
        </w:r>
        <w:r>
          <w:rPr>
            <w:noProof/>
            <w:webHidden/>
          </w:rPr>
          <w:tab/>
        </w:r>
        <w:r>
          <w:rPr>
            <w:noProof/>
            <w:webHidden/>
          </w:rPr>
          <w:fldChar w:fldCharType="begin"/>
        </w:r>
        <w:r>
          <w:rPr>
            <w:noProof/>
            <w:webHidden/>
          </w:rPr>
          <w:instrText xml:space="preserve"> PAGEREF _Toc360210189 \h </w:instrText>
        </w:r>
        <w:r>
          <w:rPr>
            <w:noProof/>
            <w:webHidden/>
          </w:rPr>
        </w:r>
        <w:r>
          <w:rPr>
            <w:noProof/>
            <w:webHidden/>
          </w:rPr>
          <w:fldChar w:fldCharType="separate"/>
        </w:r>
        <w:r>
          <w:rPr>
            <w:noProof/>
            <w:webHidden/>
          </w:rPr>
          <w:t>105</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0" w:history="1">
        <w:r w:rsidRPr="00AF42F6">
          <w:rPr>
            <w:rStyle w:val="Hyperlink"/>
            <w:noProof/>
          </w:rPr>
          <w:t>Reforms Extensions</w:t>
        </w:r>
        <w:r>
          <w:rPr>
            <w:noProof/>
            <w:webHidden/>
          </w:rPr>
          <w:tab/>
        </w:r>
        <w:r>
          <w:rPr>
            <w:noProof/>
            <w:webHidden/>
          </w:rPr>
          <w:fldChar w:fldCharType="begin"/>
        </w:r>
        <w:r>
          <w:rPr>
            <w:noProof/>
            <w:webHidden/>
          </w:rPr>
          <w:instrText xml:space="preserve"> PAGEREF _Toc360210190 \h </w:instrText>
        </w:r>
        <w:r>
          <w:rPr>
            <w:noProof/>
            <w:webHidden/>
          </w:rPr>
        </w:r>
        <w:r>
          <w:rPr>
            <w:noProof/>
            <w:webHidden/>
          </w:rPr>
          <w:fldChar w:fldCharType="separate"/>
        </w:r>
        <w:r>
          <w:rPr>
            <w:noProof/>
            <w:webHidden/>
          </w:rPr>
          <w:t>106</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1" w:history="1">
        <w:r w:rsidRPr="00AF42F6">
          <w:rPr>
            <w:rStyle w:val="Hyperlink"/>
            <w:noProof/>
          </w:rPr>
          <w:t>Reforms Turn—Dependence Bad</w:t>
        </w:r>
        <w:r>
          <w:rPr>
            <w:noProof/>
            <w:webHidden/>
          </w:rPr>
          <w:tab/>
        </w:r>
        <w:r>
          <w:rPr>
            <w:noProof/>
            <w:webHidden/>
          </w:rPr>
          <w:fldChar w:fldCharType="begin"/>
        </w:r>
        <w:r>
          <w:rPr>
            <w:noProof/>
            <w:webHidden/>
          </w:rPr>
          <w:instrText xml:space="preserve"> PAGEREF _Toc360210191 \h </w:instrText>
        </w:r>
        <w:r>
          <w:rPr>
            <w:noProof/>
            <w:webHidden/>
          </w:rPr>
        </w:r>
        <w:r>
          <w:rPr>
            <w:noProof/>
            <w:webHidden/>
          </w:rPr>
          <w:fldChar w:fldCharType="separate"/>
        </w:r>
        <w:r>
          <w:rPr>
            <w:noProof/>
            <w:webHidden/>
          </w:rPr>
          <w:t>108</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2" w:history="1">
        <w:r w:rsidRPr="00AF42F6">
          <w:rPr>
            <w:rStyle w:val="Hyperlink"/>
            <w:noProof/>
          </w:rPr>
          <w:t>Reforms Turn—Diversification</w:t>
        </w:r>
        <w:r>
          <w:rPr>
            <w:noProof/>
            <w:webHidden/>
          </w:rPr>
          <w:tab/>
        </w:r>
        <w:r>
          <w:rPr>
            <w:noProof/>
            <w:webHidden/>
          </w:rPr>
          <w:fldChar w:fldCharType="begin"/>
        </w:r>
        <w:r>
          <w:rPr>
            <w:noProof/>
            <w:webHidden/>
          </w:rPr>
          <w:instrText xml:space="preserve"> PAGEREF _Toc360210192 \h </w:instrText>
        </w:r>
        <w:r>
          <w:rPr>
            <w:noProof/>
            <w:webHidden/>
          </w:rPr>
        </w:r>
        <w:r>
          <w:rPr>
            <w:noProof/>
            <w:webHidden/>
          </w:rPr>
          <w:fldChar w:fldCharType="separate"/>
        </w:r>
        <w:r>
          <w:rPr>
            <w:noProof/>
            <w:webHidden/>
          </w:rPr>
          <w:t>110</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3" w:history="1">
        <w:r w:rsidRPr="00AF42F6">
          <w:rPr>
            <w:rStyle w:val="Hyperlink"/>
            <w:noProof/>
          </w:rPr>
          <w:t>Link Turns:  US Economy Key to Russian Economy Module</w:t>
        </w:r>
        <w:r>
          <w:rPr>
            <w:noProof/>
            <w:webHidden/>
          </w:rPr>
          <w:tab/>
        </w:r>
        <w:r>
          <w:rPr>
            <w:noProof/>
            <w:webHidden/>
          </w:rPr>
          <w:fldChar w:fldCharType="begin"/>
        </w:r>
        <w:r>
          <w:rPr>
            <w:noProof/>
            <w:webHidden/>
          </w:rPr>
          <w:instrText xml:space="preserve"> PAGEREF _Toc360210193 \h </w:instrText>
        </w:r>
        <w:r>
          <w:rPr>
            <w:noProof/>
            <w:webHidden/>
          </w:rPr>
        </w:r>
        <w:r>
          <w:rPr>
            <w:noProof/>
            <w:webHidden/>
          </w:rPr>
          <w:fldChar w:fldCharType="separate"/>
        </w:r>
        <w:r>
          <w:rPr>
            <w:noProof/>
            <w:webHidden/>
          </w:rPr>
          <w:t>111</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4" w:history="1">
        <w:r w:rsidRPr="00AF42F6">
          <w:rPr>
            <w:rStyle w:val="Hyperlink"/>
            <w:noProof/>
          </w:rPr>
          <w:t>US Economy Link Turn Extensions—US key to Russia</w:t>
        </w:r>
        <w:r>
          <w:rPr>
            <w:noProof/>
            <w:webHidden/>
          </w:rPr>
          <w:tab/>
        </w:r>
        <w:r>
          <w:rPr>
            <w:noProof/>
            <w:webHidden/>
          </w:rPr>
          <w:fldChar w:fldCharType="begin"/>
        </w:r>
        <w:r>
          <w:rPr>
            <w:noProof/>
            <w:webHidden/>
          </w:rPr>
          <w:instrText xml:space="preserve"> PAGEREF _Toc360210194 \h </w:instrText>
        </w:r>
        <w:r>
          <w:rPr>
            <w:noProof/>
            <w:webHidden/>
          </w:rPr>
        </w:r>
        <w:r>
          <w:rPr>
            <w:noProof/>
            <w:webHidden/>
          </w:rPr>
          <w:fldChar w:fldCharType="separate"/>
        </w:r>
        <w:r>
          <w:rPr>
            <w:noProof/>
            <w:webHidden/>
          </w:rPr>
          <w:t>112</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5" w:history="1">
        <w:r w:rsidRPr="00AF42F6">
          <w:rPr>
            <w:rStyle w:val="Hyperlink"/>
            <w:noProof/>
          </w:rPr>
          <w:t>US Economy Link Turn Extensions—US Economy Key to World Economy</w:t>
        </w:r>
        <w:r>
          <w:rPr>
            <w:noProof/>
            <w:webHidden/>
          </w:rPr>
          <w:tab/>
        </w:r>
        <w:r>
          <w:rPr>
            <w:noProof/>
            <w:webHidden/>
          </w:rPr>
          <w:fldChar w:fldCharType="begin"/>
        </w:r>
        <w:r>
          <w:rPr>
            <w:noProof/>
            <w:webHidden/>
          </w:rPr>
          <w:instrText xml:space="preserve"> PAGEREF _Toc360210195 \h </w:instrText>
        </w:r>
        <w:r>
          <w:rPr>
            <w:noProof/>
            <w:webHidden/>
          </w:rPr>
        </w:r>
        <w:r>
          <w:rPr>
            <w:noProof/>
            <w:webHidden/>
          </w:rPr>
          <w:fldChar w:fldCharType="separate"/>
        </w:r>
        <w:r>
          <w:rPr>
            <w:noProof/>
            <w:webHidden/>
          </w:rPr>
          <w:t>114</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6" w:history="1">
        <w:r w:rsidRPr="00AF42F6">
          <w:rPr>
            <w:rStyle w:val="Hyperlink"/>
            <w:noProof/>
          </w:rPr>
          <w:t>US Economy Link Turn Extensions—High Oil Prices Hurt US Economy</w:t>
        </w:r>
        <w:r>
          <w:rPr>
            <w:noProof/>
            <w:webHidden/>
          </w:rPr>
          <w:tab/>
        </w:r>
        <w:r>
          <w:rPr>
            <w:noProof/>
            <w:webHidden/>
          </w:rPr>
          <w:fldChar w:fldCharType="begin"/>
        </w:r>
        <w:r>
          <w:rPr>
            <w:noProof/>
            <w:webHidden/>
          </w:rPr>
          <w:instrText xml:space="preserve"> PAGEREF _Toc360210196 \h </w:instrText>
        </w:r>
        <w:r>
          <w:rPr>
            <w:noProof/>
            <w:webHidden/>
          </w:rPr>
        </w:r>
        <w:r>
          <w:rPr>
            <w:noProof/>
            <w:webHidden/>
          </w:rPr>
          <w:fldChar w:fldCharType="separate"/>
        </w:r>
        <w:r>
          <w:rPr>
            <w:noProof/>
            <w:webHidden/>
          </w:rPr>
          <w:t>116</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7" w:history="1">
        <w:r w:rsidRPr="00AF42F6">
          <w:rPr>
            <w:rStyle w:val="Hyperlink"/>
            <w:noProof/>
          </w:rPr>
          <w:t>US Economy Impact Turns:  Economic Decline = War</w:t>
        </w:r>
        <w:r>
          <w:rPr>
            <w:noProof/>
            <w:webHidden/>
          </w:rPr>
          <w:tab/>
        </w:r>
        <w:r>
          <w:rPr>
            <w:noProof/>
            <w:webHidden/>
          </w:rPr>
          <w:fldChar w:fldCharType="begin"/>
        </w:r>
        <w:r>
          <w:rPr>
            <w:noProof/>
            <w:webHidden/>
          </w:rPr>
          <w:instrText xml:space="preserve"> PAGEREF _Toc360210197 \h </w:instrText>
        </w:r>
        <w:r>
          <w:rPr>
            <w:noProof/>
            <w:webHidden/>
          </w:rPr>
        </w:r>
        <w:r>
          <w:rPr>
            <w:noProof/>
            <w:webHidden/>
          </w:rPr>
          <w:fldChar w:fldCharType="separate"/>
        </w:r>
        <w:r>
          <w:rPr>
            <w:noProof/>
            <w:webHidden/>
          </w:rPr>
          <w:t>120</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8" w:history="1">
        <w:r w:rsidRPr="00AF42F6">
          <w:rPr>
            <w:rStyle w:val="Hyperlink"/>
            <w:noProof/>
          </w:rPr>
          <w:t>US Economy Impact Turns:  Leadership Module</w:t>
        </w:r>
        <w:r>
          <w:rPr>
            <w:noProof/>
            <w:webHidden/>
          </w:rPr>
          <w:tab/>
        </w:r>
        <w:r>
          <w:rPr>
            <w:noProof/>
            <w:webHidden/>
          </w:rPr>
          <w:fldChar w:fldCharType="begin"/>
        </w:r>
        <w:r>
          <w:rPr>
            <w:noProof/>
            <w:webHidden/>
          </w:rPr>
          <w:instrText xml:space="preserve"> PAGEREF _Toc360210198 \h </w:instrText>
        </w:r>
        <w:r>
          <w:rPr>
            <w:noProof/>
            <w:webHidden/>
          </w:rPr>
        </w:r>
        <w:r>
          <w:rPr>
            <w:noProof/>
            <w:webHidden/>
          </w:rPr>
          <w:fldChar w:fldCharType="separate"/>
        </w:r>
        <w:r>
          <w:rPr>
            <w:noProof/>
            <w:webHidden/>
          </w:rPr>
          <w:t>122</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199" w:history="1">
        <w:r w:rsidRPr="00AF42F6">
          <w:rPr>
            <w:rStyle w:val="Hyperlink"/>
            <w:noProof/>
          </w:rPr>
          <w:t>US Economy Impact Turns:  Leadership Module</w:t>
        </w:r>
        <w:r>
          <w:rPr>
            <w:noProof/>
            <w:webHidden/>
          </w:rPr>
          <w:tab/>
        </w:r>
        <w:r>
          <w:rPr>
            <w:noProof/>
            <w:webHidden/>
          </w:rPr>
          <w:fldChar w:fldCharType="begin"/>
        </w:r>
        <w:r>
          <w:rPr>
            <w:noProof/>
            <w:webHidden/>
          </w:rPr>
          <w:instrText xml:space="preserve"> PAGEREF _Toc360210199 \h </w:instrText>
        </w:r>
        <w:r>
          <w:rPr>
            <w:noProof/>
            <w:webHidden/>
          </w:rPr>
        </w:r>
        <w:r>
          <w:rPr>
            <w:noProof/>
            <w:webHidden/>
          </w:rPr>
          <w:fldChar w:fldCharType="separate"/>
        </w:r>
        <w:r>
          <w:rPr>
            <w:noProof/>
            <w:webHidden/>
          </w:rPr>
          <w:t>124</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0" w:history="1">
        <w:r w:rsidRPr="00AF42F6">
          <w:rPr>
            <w:rStyle w:val="Hyperlink"/>
            <w:noProof/>
          </w:rPr>
          <w:t>US Economy Module Extensions:  Leadership Solves War</w:t>
        </w:r>
        <w:r>
          <w:rPr>
            <w:noProof/>
            <w:webHidden/>
          </w:rPr>
          <w:tab/>
        </w:r>
        <w:r>
          <w:rPr>
            <w:noProof/>
            <w:webHidden/>
          </w:rPr>
          <w:fldChar w:fldCharType="begin"/>
        </w:r>
        <w:r>
          <w:rPr>
            <w:noProof/>
            <w:webHidden/>
          </w:rPr>
          <w:instrText xml:space="preserve"> PAGEREF _Toc360210200 \h </w:instrText>
        </w:r>
        <w:r>
          <w:rPr>
            <w:noProof/>
            <w:webHidden/>
          </w:rPr>
        </w:r>
        <w:r>
          <w:rPr>
            <w:noProof/>
            <w:webHidden/>
          </w:rPr>
          <w:fldChar w:fldCharType="separate"/>
        </w:r>
        <w:r>
          <w:rPr>
            <w:noProof/>
            <w:webHidden/>
          </w:rPr>
          <w:t>125</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1" w:history="1">
        <w:r w:rsidRPr="00AF42F6">
          <w:rPr>
            <w:rStyle w:val="Hyperlink"/>
            <w:noProof/>
          </w:rPr>
          <w:t>US Economy Turn:  Uniqueness—No Recession Now</w:t>
        </w:r>
        <w:r>
          <w:rPr>
            <w:noProof/>
            <w:webHidden/>
          </w:rPr>
          <w:tab/>
        </w:r>
        <w:r>
          <w:rPr>
            <w:noProof/>
            <w:webHidden/>
          </w:rPr>
          <w:fldChar w:fldCharType="begin"/>
        </w:r>
        <w:r>
          <w:rPr>
            <w:noProof/>
            <w:webHidden/>
          </w:rPr>
          <w:instrText xml:space="preserve"> PAGEREF _Toc360210201 \h </w:instrText>
        </w:r>
        <w:r>
          <w:rPr>
            <w:noProof/>
            <w:webHidden/>
          </w:rPr>
        </w:r>
        <w:r>
          <w:rPr>
            <w:noProof/>
            <w:webHidden/>
          </w:rPr>
          <w:fldChar w:fldCharType="separate"/>
        </w:r>
        <w:r>
          <w:rPr>
            <w:noProof/>
            <w:webHidden/>
          </w:rPr>
          <w:t>127</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2" w:history="1">
        <w:r w:rsidRPr="00AF42F6">
          <w:rPr>
            <w:rStyle w:val="Hyperlink"/>
            <w:noProof/>
          </w:rPr>
          <w:t>Link Turns:  Global Economy Turn</w:t>
        </w:r>
        <w:r>
          <w:rPr>
            <w:noProof/>
            <w:webHidden/>
          </w:rPr>
          <w:tab/>
        </w:r>
        <w:r>
          <w:rPr>
            <w:noProof/>
            <w:webHidden/>
          </w:rPr>
          <w:fldChar w:fldCharType="begin"/>
        </w:r>
        <w:r>
          <w:rPr>
            <w:noProof/>
            <w:webHidden/>
          </w:rPr>
          <w:instrText xml:space="preserve"> PAGEREF _Toc360210202 \h </w:instrText>
        </w:r>
        <w:r>
          <w:rPr>
            <w:noProof/>
            <w:webHidden/>
          </w:rPr>
        </w:r>
        <w:r>
          <w:rPr>
            <w:noProof/>
            <w:webHidden/>
          </w:rPr>
          <w:fldChar w:fldCharType="separate"/>
        </w:r>
        <w:r>
          <w:rPr>
            <w:noProof/>
            <w:webHidden/>
          </w:rPr>
          <w:t>128</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3" w:history="1">
        <w:r w:rsidRPr="00AF42F6">
          <w:rPr>
            <w:rStyle w:val="Hyperlink"/>
            <w:rFonts w:cstheme="minorHAnsi"/>
            <w:noProof/>
          </w:rPr>
          <w:t>Inflation Turn Extensions</w:t>
        </w:r>
        <w:r>
          <w:rPr>
            <w:noProof/>
            <w:webHidden/>
          </w:rPr>
          <w:tab/>
        </w:r>
        <w:r>
          <w:rPr>
            <w:noProof/>
            <w:webHidden/>
          </w:rPr>
          <w:fldChar w:fldCharType="begin"/>
        </w:r>
        <w:r>
          <w:rPr>
            <w:noProof/>
            <w:webHidden/>
          </w:rPr>
          <w:instrText xml:space="preserve"> PAGEREF _Toc360210203 \h </w:instrText>
        </w:r>
        <w:r>
          <w:rPr>
            <w:noProof/>
            <w:webHidden/>
          </w:rPr>
        </w:r>
        <w:r>
          <w:rPr>
            <w:noProof/>
            <w:webHidden/>
          </w:rPr>
          <w:fldChar w:fldCharType="separate"/>
        </w:r>
        <w:r>
          <w:rPr>
            <w:noProof/>
            <w:webHidden/>
          </w:rPr>
          <w:t>133</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4" w:history="1">
        <w:r w:rsidRPr="00AF42F6">
          <w:rPr>
            <w:rStyle w:val="Hyperlink"/>
            <w:noProof/>
          </w:rPr>
          <w:t>Corruption Extensions</w:t>
        </w:r>
        <w:r>
          <w:rPr>
            <w:noProof/>
            <w:webHidden/>
          </w:rPr>
          <w:tab/>
        </w:r>
        <w:r>
          <w:rPr>
            <w:noProof/>
            <w:webHidden/>
          </w:rPr>
          <w:fldChar w:fldCharType="begin"/>
        </w:r>
        <w:r>
          <w:rPr>
            <w:noProof/>
            <w:webHidden/>
          </w:rPr>
          <w:instrText xml:space="preserve"> PAGEREF _Toc360210204 \h </w:instrText>
        </w:r>
        <w:r>
          <w:rPr>
            <w:noProof/>
            <w:webHidden/>
          </w:rPr>
        </w:r>
        <w:r>
          <w:rPr>
            <w:noProof/>
            <w:webHidden/>
          </w:rPr>
          <w:fldChar w:fldCharType="separate"/>
        </w:r>
        <w:r>
          <w:rPr>
            <w:noProof/>
            <w:webHidden/>
          </w:rPr>
          <w:t>135</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5" w:history="1">
        <w:r w:rsidRPr="00AF42F6">
          <w:rPr>
            <w:rStyle w:val="Hyperlink"/>
            <w:noProof/>
          </w:rPr>
          <w:t>Corruption – Oil Money Bad</w:t>
        </w:r>
        <w:r>
          <w:rPr>
            <w:noProof/>
            <w:webHidden/>
          </w:rPr>
          <w:tab/>
        </w:r>
        <w:r>
          <w:rPr>
            <w:noProof/>
            <w:webHidden/>
          </w:rPr>
          <w:fldChar w:fldCharType="begin"/>
        </w:r>
        <w:r>
          <w:rPr>
            <w:noProof/>
            <w:webHidden/>
          </w:rPr>
          <w:instrText xml:space="preserve"> PAGEREF _Toc360210205 \h </w:instrText>
        </w:r>
        <w:r>
          <w:rPr>
            <w:noProof/>
            <w:webHidden/>
          </w:rPr>
        </w:r>
        <w:r>
          <w:rPr>
            <w:noProof/>
            <w:webHidden/>
          </w:rPr>
          <w:fldChar w:fldCharType="separate"/>
        </w:r>
        <w:r>
          <w:rPr>
            <w:noProof/>
            <w:webHidden/>
          </w:rPr>
          <w:t>137</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6" w:history="1">
        <w:r w:rsidRPr="00AF42F6">
          <w:rPr>
            <w:rStyle w:val="Hyperlink"/>
            <w:noProof/>
          </w:rPr>
          <w:t>No Impact – Resilience</w:t>
        </w:r>
        <w:r>
          <w:rPr>
            <w:noProof/>
            <w:webHidden/>
          </w:rPr>
          <w:tab/>
        </w:r>
        <w:r>
          <w:rPr>
            <w:noProof/>
            <w:webHidden/>
          </w:rPr>
          <w:fldChar w:fldCharType="begin"/>
        </w:r>
        <w:r>
          <w:rPr>
            <w:noProof/>
            <w:webHidden/>
          </w:rPr>
          <w:instrText xml:space="preserve"> PAGEREF _Toc360210206 \h </w:instrText>
        </w:r>
        <w:r>
          <w:rPr>
            <w:noProof/>
            <w:webHidden/>
          </w:rPr>
        </w:r>
        <w:r>
          <w:rPr>
            <w:noProof/>
            <w:webHidden/>
          </w:rPr>
          <w:fldChar w:fldCharType="separate"/>
        </w:r>
        <w:r>
          <w:rPr>
            <w:noProof/>
            <w:webHidden/>
          </w:rPr>
          <w:t>138</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7" w:history="1">
        <w:r w:rsidRPr="00AF42F6">
          <w:rPr>
            <w:rStyle w:val="Hyperlink"/>
            <w:noProof/>
          </w:rPr>
          <w:t>1ar:  Chinese Oil Markets Keep Demand High</w:t>
        </w:r>
        <w:r>
          <w:rPr>
            <w:noProof/>
            <w:webHidden/>
          </w:rPr>
          <w:tab/>
        </w:r>
        <w:r>
          <w:rPr>
            <w:noProof/>
            <w:webHidden/>
          </w:rPr>
          <w:fldChar w:fldCharType="begin"/>
        </w:r>
        <w:r>
          <w:rPr>
            <w:noProof/>
            <w:webHidden/>
          </w:rPr>
          <w:instrText xml:space="preserve"> PAGEREF _Toc360210207 \h </w:instrText>
        </w:r>
        <w:r>
          <w:rPr>
            <w:noProof/>
            <w:webHidden/>
          </w:rPr>
        </w:r>
        <w:r>
          <w:rPr>
            <w:noProof/>
            <w:webHidden/>
          </w:rPr>
          <w:fldChar w:fldCharType="separate"/>
        </w:r>
        <w:r>
          <w:rPr>
            <w:noProof/>
            <w:webHidden/>
          </w:rPr>
          <w:t>139</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8" w:history="1">
        <w:r w:rsidRPr="00AF42F6">
          <w:rPr>
            <w:rStyle w:val="Hyperlink"/>
            <w:noProof/>
          </w:rPr>
          <w:t>1ar:  Saudi Arabia Checks High Oil Prices</w:t>
        </w:r>
        <w:r>
          <w:rPr>
            <w:noProof/>
            <w:webHidden/>
          </w:rPr>
          <w:tab/>
        </w:r>
        <w:r>
          <w:rPr>
            <w:noProof/>
            <w:webHidden/>
          </w:rPr>
          <w:fldChar w:fldCharType="begin"/>
        </w:r>
        <w:r>
          <w:rPr>
            <w:noProof/>
            <w:webHidden/>
          </w:rPr>
          <w:instrText xml:space="preserve"> PAGEREF _Toc360210208 \h </w:instrText>
        </w:r>
        <w:r>
          <w:rPr>
            <w:noProof/>
            <w:webHidden/>
          </w:rPr>
        </w:r>
        <w:r>
          <w:rPr>
            <w:noProof/>
            <w:webHidden/>
          </w:rPr>
          <w:fldChar w:fldCharType="separate"/>
        </w:r>
        <w:r>
          <w:rPr>
            <w:noProof/>
            <w:webHidden/>
          </w:rPr>
          <w:t>140</w:t>
        </w:r>
        <w:r>
          <w:rPr>
            <w:noProof/>
            <w:webHidden/>
          </w:rPr>
          <w:fldChar w:fldCharType="end"/>
        </w:r>
      </w:hyperlink>
    </w:p>
    <w:p w:rsidR="00E022F5" w:rsidRDefault="00E022F5" w:rsidP="00E022F5">
      <w:pPr>
        <w:pStyle w:val="TOC3"/>
        <w:tabs>
          <w:tab w:val="right" w:leader="dot" w:pos="9350"/>
        </w:tabs>
        <w:rPr>
          <w:rFonts w:eastAsiaTheme="minorEastAsia"/>
          <w:noProof/>
        </w:rPr>
      </w:pPr>
      <w:hyperlink w:anchor="_Toc360210209" w:history="1">
        <w:r w:rsidRPr="00AF42F6">
          <w:rPr>
            <w:rStyle w:val="Hyperlink"/>
            <w:noProof/>
          </w:rPr>
          <w:t>1ar:  Speculation Keeps Oil Prices High</w:t>
        </w:r>
        <w:r>
          <w:rPr>
            <w:noProof/>
            <w:webHidden/>
          </w:rPr>
          <w:tab/>
        </w:r>
        <w:r>
          <w:rPr>
            <w:noProof/>
            <w:webHidden/>
          </w:rPr>
          <w:fldChar w:fldCharType="begin"/>
        </w:r>
        <w:r>
          <w:rPr>
            <w:noProof/>
            <w:webHidden/>
          </w:rPr>
          <w:instrText xml:space="preserve"> PAGEREF _Toc360210209 \h </w:instrText>
        </w:r>
        <w:r>
          <w:rPr>
            <w:noProof/>
            <w:webHidden/>
          </w:rPr>
        </w:r>
        <w:r>
          <w:rPr>
            <w:noProof/>
            <w:webHidden/>
          </w:rPr>
          <w:fldChar w:fldCharType="separate"/>
        </w:r>
        <w:r>
          <w:rPr>
            <w:noProof/>
            <w:webHidden/>
          </w:rPr>
          <w:t>142</w:t>
        </w:r>
        <w:r>
          <w:rPr>
            <w:noProof/>
            <w:webHidden/>
          </w:rPr>
          <w:fldChar w:fldCharType="end"/>
        </w:r>
      </w:hyperlink>
    </w:p>
    <w:p w:rsidR="00E022F5" w:rsidRDefault="00E022F5" w:rsidP="00E022F5">
      <w:pPr>
        <w:rPr>
          <w:rStyle w:val="StyleStyleBold12pt"/>
          <w:rFonts w:eastAsiaTheme="majorEastAsia" w:cstheme="majorBidi"/>
          <w:bCs w:val="0"/>
          <w:sz w:val="32"/>
          <w:szCs w:val="32"/>
          <w:u w:val="single"/>
        </w:rPr>
      </w:pPr>
      <w:r>
        <w:rPr>
          <w:rStyle w:val="StyleStyleBold12pt"/>
          <w:b w:val="0"/>
          <w:sz w:val="32"/>
          <w:szCs w:val="32"/>
          <w:u w:val="single"/>
        </w:rPr>
        <w:fldChar w:fldCharType="end"/>
      </w:r>
      <w:r>
        <w:rPr>
          <w:rStyle w:val="StyleStyleBold12pt"/>
          <w:b w:val="0"/>
          <w:sz w:val="32"/>
          <w:szCs w:val="32"/>
          <w:u w:val="single"/>
        </w:rPr>
        <w:br w:type="page"/>
      </w:r>
    </w:p>
    <w:p w:rsidR="00E022F5" w:rsidRPr="00E06ACC" w:rsidRDefault="00E022F5" w:rsidP="00E022F5">
      <w:pPr>
        <w:pStyle w:val="Heading2"/>
      </w:pPr>
      <w:bookmarkStart w:id="2" w:name="_Toc359751146"/>
      <w:bookmarkStart w:id="3" w:name="_Toc360210048"/>
      <w:bookmarkStart w:id="4" w:name="_Toc360210146"/>
      <w:r w:rsidRPr="00E06ACC">
        <w:lastRenderedPageBreak/>
        <w:t>Russian Oil Shell</w:t>
      </w:r>
      <w:bookmarkEnd w:id="2"/>
      <w:r w:rsidRPr="00E06ACC">
        <w:t xml:space="preserve"> 1.0</w:t>
      </w:r>
      <w:bookmarkEnd w:id="3"/>
      <w:bookmarkEnd w:id="4"/>
    </w:p>
    <w:p w:rsidR="00E022F5" w:rsidRPr="00C63B0E" w:rsidRDefault="00E022F5" w:rsidP="00E022F5">
      <w:pPr>
        <w:pStyle w:val="Heading4"/>
        <w:numPr>
          <w:ilvl w:val="0"/>
          <w:numId w:val="27"/>
        </w:numPr>
        <w:rPr>
          <w:rStyle w:val="StyleStyleBold12pt"/>
          <w:b/>
        </w:rPr>
      </w:pPr>
      <w:r w:rsidRPr="00C63B0E">
        <w:rPr>
          <w:rStyle w:val="StyleStyleBold12pt"/>
          <w:b/>
        </w:rPr>
        <w:t>Russia’s economy is strong now.</w:t>
      </w:r>
    </w:p>
    <w:p w:rsidR="00E022F5" w:rsidRDefault="00E022F5" w:rsidP="00E022F5">
      <w:pPr>
        <w:ind w:left="720"/>
      </w:pPr>
      <w:r w:rsidRPr="00C63B0E">
        <w:rPr>
          <w:rStyle w:val="StyleStyleBold12pt"/>
        </w:rPr>
        <w:t>RT.com, 6/22/2013</w:t>
      </w:r>
      <w:r>
        <w:t xml:space="preserve"> (Retrieved 6/23/2013 from </w:t>
      </w:r>
      <w:hyperlink r:id="rId11" w:history="1">
        <w:r w:rsidRPr="003027C7">
          <w:rPr>
            <w:rStyle w:val="Hyperlink"/>
          </w:rPr>
          <w:t>http://rt.com/business/deripaska-rt-exclusive-</w:t>
        </w:r>
      </w:hyperlink>
      <w:r>
        <w:t>interview-088/)</w:t>
      </w:r>
    </w:p>
    <w:p w:rsidR="00E022F5" w:rsidRDefault="00E022F5" w:rsidP="00E022F5">
      <w:pPr>
        <w:rPr>
          <w:sz w:val="16"/>
        </w:rPr>
      </w:pPr>
      <w:r w:rsidRPr="00C63B0E">
        <w:rPr>
          <w:rStyle w:val="StyleBoldUnderline"/>
          <w:highlight w:val="yellow"/>
        </w:rPr>
        <w:t>Russia remains a stable place for investments</w:t>
      </w:r>
      <w:r w:rsidRPr="00C63B0E">
        <w:rPr>
          <w:sz w:val="16"/>
        </w:rPr>
        <w:t xml:space="preserve"> for those who have actually “experienced the country” instead of “getting their information from the media,” Rusal’s director Oleg Deripaska told RT at the St. Petersburg International Economic Forum.</w:t>
      </w:r>
      <w:r w:rsidRPr="00C63B0E">
        <w:rPr>
          <w:sz w:val="12"/>
        </w:rPr>
        <w:t>¶</w:t>
      </w:r>
      <w:r w:rsidRPr="00C63B0E">
        <w:rPr>
          <w:sz w:val="16"/>
        </w:rPr>
        <w:t xml:space="preserve"> “</w:t>
      </w:r>
      <w:r w:rsidRPr="00C63B0E">
        <w:rPr>
          <w:rStyle w:val="StyleBoldUnderline"/>
          <w:highlight w:val="yellow"/>
        </w:rPr>
        <w:t>The Russian budget is almost in surplus. We have low public debt to GDP.</w:t>
      </w:r>
      <w:r w:rsidRPr="00C63B0E">
        <w:rPr>
          <w:sz w:val="16"/>
        </w:rPr>
        <w:t xml:space="preserve"> It is a challenging time for the US economy which is trying to fight with budget deficit, for the UK which struggles with growth,” Deripaska told the RT crew in St. Petersburg</w:t>
      </w:r>
      <w:r w:rsidRPr="00C63B0E">
        <w:rPr>
          <w:sz w:val="12"/>
        </w:rPr>
        <w:t>¶</w:t>
      </w:r>
      <w:r w:rsidRPr="00C63B0E">
        <w:rPr>
          <w:sz w:val="16"/>
        </w:rPr>
        <w:t xml:space="preserve"> </w:t>
      </w:r>
      <w:r w:rsidRPr="00C63B0E">
        <w:rPr>
          <w:rStyle w:val="StyleBoldUnderline"/>
          <w:highlight w:val="yellow"/>
        </w:rPr>
        <w:t>That’s just one of reasons why it is worth investing in the Russian market</w:t>
      </w:r>
      <w:r w:rsidRPr="00C63B0E">
        <w:rPr>
          <w:sz w:val="16"/>
        </w:rPr>
        <w:t>. This is applies to big multinationals and smaller business as well. “If you work in Russia, you truly understand the advantages of doing business here,” Deripaska noted stressing that the key to success lies in understanding the country.</w:t>
      </w:r>
      <w:r w:rsidRPr="00C63B0E">
        <w:rPr>
          <w:sz w:val="12"/>
        </w:rPr>
        <w:t>¶</w:t>
      </w:r>
      <w:r w:rsidRPr="00C63B0E">
        <w:rPr>
          <w:sz w:val="16"/>
        </w:rPr>
        <w:t xml:space="preserve"> “Russia is not a country, it is a continent with its history and traditions. People coming here need to adapt to the way people here live, and they can’t just pretend they are in London.”</w:t>
      </w:r>
      <w:r w:rsidRPr="00C63B0E">
        <w:rPr>
          <w:sz w:val="12"/>
        </w:rPr>
        <w:t>¶</w:t>
      </w:r>
      <w:r w:rsidRPr="00C63B0E">
        <w:rPr>
          <w:sz w:val="16"/>
        </w:rPr>
        <w:t xml:space="preserve"> He once again underlined that “</w:t>
      </w:r>
      <w:r w:rsidRPr="00C63B0E">
        <w:rPr>
          <w:rStyle w:val="StyleBoldUnderline"/>
          <w:highlight w:val="yellow"/>
        </w:rPr>
        <w:t>Russian companies are developing in the right way. We have a great potential in the Russian market.”</w:t>
      </w:r>
      <w:r w:rsidRPr="00C63B0E">
        <w:rPr>
          <w:sz w:val="16"/>
        </w:rPr>
        <w:t xml:space="preserve"> </w:t>
      </w:r>
    </w:p>
    <w:p w:rsidR="00E022F5" w:rsidRDefault="00E022F5" w:rsidP="00E022F5">
      <w:pPr>
        <w:pStyle w:val="Heading4"/>
      </w:pPr>
      <w:r>
        <w:t>B) Lifting the embargo will decrease oil prices:</w:t>
      </w:r>
    </w:p>
    <w:p w:rsidR="00E022F5" w:rsidRDefault="00E022F5" w:rsidP="00E022F5">
      <w:r>
        <w:t xml:space="preserve">Andres </w:t>
      </w:r>
      <w:r w:rsidRPr="00C63B0E">
        <w:rPr>
          <w:rStyle w:val="StyleStyleBold12pt"/>
        </w:rPr>
        <w:t>Cala,</w:t>
      </w:r>
      <w:r>
        <w:t xml:space="preserve"> (energy expert), ENERGY TRIBUNE, July 7, 20</w:t>
      </w:r>
      <w:r w:rsidRPr="00C63B0E">
        <w:rPr>
          <w:rStyle w:val="StyleStyleBold12pt"/>
        </w:rPr>
        <w:t>11</w:t>
      </w:r>
      <w:r>
        <w:t>.  Retrieved Apr. 21, 2013 from http://www.energytribune.com/8204/drill-cuba-drill</w:t>
      </w:r>
    </w:p>
    <w:p w:rsidR="00E022F5" w:rsidRDefault="00E022F5" w:rsidP="00E022F5">
      <w:pPr>
        <w:rPr>
          <w:rStyle w:val="StyleBoldUnderline"/>
        </w:rPr>
      </w:pPr>
      <w:r>
        <w:t>The US should be cheering, not just because any significant oil find will contribute directly and immediately to American energy security. Assuming lifting the embargo is still too politically risky (and it shouldn’t be</w:t>
      </w:r>
      <w:r w:rsidRPr="00C63B0E">
        <w:rPr>
          <w:rStyle w:val="StyleBoldUnderline"/>
          <w:highlight w:val="yellow"/>
        </w:rPr>
        <w:t>), Congress should</w:t>
      </w:r>
      <w:r>
        <w:t xml:space="preserve"> seize the imminent arrival of the rig, the Norwegian designed Scarabeo 9, to </w:t>
      </w:r>
      <w:r w:rsidRPr="00C63B0E">
        <w:rPr>
          <w:rStyle w:val="StyleBoldUnderline"/>
          <w:highlight w:val="yellow"/>
        </w:rPr>
        <w:t>relax the embargo on the communist island to allow US energy companies to partake in Cuban exploration and production</w:t>
      </w:r>
      <w:r>
        <w:t>.¶ Forget the fact that being communist or anti-democratic is no deterrent to American energy industry elsewhere. The US already imports almost 10 percent of its oil from Cuba’s closest ally Venezuela. Should the US now also penalize all companies investing there, including American ones</w:t>
      </w:r>
      <w:r w:rsidRPr="00C63B0E">
        <w:rPr>
          <w:rStyle w:val="StyleBoldUnderline"/>
          <w:highlight w:val="yellow"/>
        </w:rPr>
        <w:t>?¶ It makes no sense to thwart Cuban efforts to increase oil output perhaps in as little as three years, especially considering oil prices that will remain stubbornly high because demand growth is rising faster than supply growth.</w:t>
      </w:r>
    </w:p>
    <w:p w:rsidR="00E022F5" w:rsidRDefault="00E022F5" w:rsidP="00E022F5">
      <w:pPr>
        <w:pStyle w:val="Heading4"/>
        <w:numPr>
          <w:ilvl w:val="0"/>
          <w:numId w:val="28"/>
        </w:numPr>
      </w:pPr>
      <w:r>
        <w:t>A SURGE IN WORLD OIL PRODUCTION WILL DEVASTATE RUSSIA’S ECONOMY.</w:t>
      </w:r>
    </w:p>
    <w:p w:rsidR="00E022F5" w:rsidRDefault="00E022F5" w:rsidP="00E022F5">
      <w:r>
        <w:t xml:space="preserve">Aimee </w:t>
      </w:r>
      <w:r w:rsidRPr="00C63B0E">
        <w:rPr>
          <w:rStyle w:val="StyleStyleBold12pt"/>
        </w:rPr>
        <w:t>Duffy,</w:t>
      </w:r>
      <w:r>
        <w:t xml:space="preserve"> (staff writer), Apr. 20, 20</w:t>
      </w:r>
      <w:r w:rsidRPr="00C63B0E">
        <w:rPr>
          <w:rStyle w:val="StyleStyleBold12pt"/>
        </w:rPr>
        <w:t>13</w:t>
      </w:r>
      <w:r>
        <w:t>.  Retrieved Apr. 22, 2013 from http://www.fool.com/investing /general/2013/04/20/cheap-oil-may-be-here-before-you-know-it.aspx</w:t>
      </w:r>
    </w:p>
    <w:p w:rsidR="00E022F5" w:rsidRDefault="00E022F5" w:rsidP="00E022F5">
      <w:pPr>
        <w:rPr>
          <w:sz w:val="16"/>
        </w:rPr>
      </w:pPr>
      <w:r w:rsidRPr="00C63B0E">
        <w:rPr>
          <w:sz w:val="16"/>
        </w:rPr>
        <w:t xml:space="preserve">The problem is that isn't quite how it works. </w:t>
      </w:r>
      <w:r w:rsidRPr="00C63B0E">
        <w:rPr>
          <w:rStyle w:val="StyleBoldUnderline"/>
          <w:highlight w:val="yellow"/>
        </w:rPr>
        <w:t>Russia,</w:t>
      </w:r>
      <w:r w:rsidRPr="00C63B0E">
        <w:rPr>
          <w:sz w:val="16"/>
        </w:rPr>
        <w:t xml:space="preserve"> for one, </w:t>
      </w:r>
      <w:r w:rsidRPr="00C63B0E">
        <w:rPr>
          <w:rStyle w:val="StyleBoldUnderline"/>
          <w:highlight w:val="yellow"/>
        </w:rPr>
        <w:t xml:space="preserve">has always been dependent on oil prices. In fact, it was the collapse of oil prices in the late '80s that ended up being the </w:t>
      </w:r>
      <w:r w:rsidRPr="00C63B0E">
        <w:rPr>
          <w:rStyle w:val="Emphasis"/>
          <w:highlight w:val="yellow"/>
        </w:rPr>
        <w:t>straw that broke the USSR's back</w:t>
      </w:r>
      <w:r w:rsidRPr="00C63B0E">
        <w:rPr>
          <w:sz w:val="16"/>
        </w:rPr>
        <w:t>. As Tyler Priest wrote in the Journal of American History last June:</w:t>
      </w:r>
      <w:r w:rsidRPr="00C63B0E">
        <w:rPr>
          <w:sz w:val="12"/>
        </w:rPr>
        <w:t>¶</w:t>
      </w:r>
      <w:r w:rsidRPr="00C63B0E">
        <w:rPr>
          <w:sz w:val="16"/>
        </w:rPr>
        <w:t xml:space="preserve"> </w:t>
      </w:r>
      <w:r w:rsidRPr="00C63B0E">
        <w:rPr>
          <w:rStyle w:val="StyleBoldUnderline"/>
          <w:highlight w:val="yellow"/>
        </w:rPr>
        <w:t>The oil price collapse</w:t>
      </w:r>
      <w:r w:rsidRPr="00C63B0E">
        <w:rPr>
          <w:sz w:val="16"/>
        </w:rPr>
        <w:t xml:space="preserve"> also played a lead role in ending the Cold War. It </w:t>
      </w:r>
      <w:r w:rsidRPr="00C63B0E">
        <w:rPr>
          <w:rStyle w:val="StyleBoldUnderline"/>
          <w:highlight w:val="yellow"/>
        </w:rPr>
        <w:t>undermined the economy of the Soviet Union</w:t>
      </w:r>
      <w:r w:rsidRPr="00C63B0E">
        <w:rPr>
          <w:sz w:val="16"/>
        </w:rPr>
        <w:t>, which had quietly become the world's largest oil pro­ducer, dependent on oil export revenues to pay for imported manufactured goods from the West and to support the economies of East European satellites. Plummeting crude prices cost the Soviet Union an alarming $20 billion per year, causing panic in the Polit­buro.</w:t>
      </w:r>
      <w:r w:rsidRPr="00C63B0E">
        <w:rPr>
          <w:sz w:val="12"/>
        </w:rPr>
        <w:t>¶</w:t>
      </w:r>
      <w:r w:rsidRPr="00C63B0E">
        <w:rPr>
          <w:sz w:val="16"/>
        </w:rPr>
        <w:t xml:space="preserve"> </w:t>
      </w:r>
      <w:r w:rsidRPr="00C63B0E">
        <w:rPr>
          <w:rStyle w:val="StyleBoldUnderline"/>
          <w:highlight w:val="yellow"/>
        </w:rPr>
        <w:t xml:space="preserve">Right there you've got the world leader in oil production combined with the necessity of high oil prices, and all that comes of it is a price collapse -- a collapse caused, I might add, by </w:t>
      </w:r>
      <w:r w:rsidRPr="00C63B0E">
        <w:rPr>
          <w:rStyle w:val="Emphasis"/>
          <w:highlight w:val="yellow"/>
        </w:rPr>
        <w:t>a surge in world production</w:t>
      </w:r>
      <w:r w:rsidRPr="00C63B0E">
        <w:rPr>
          <w:sz w:val="16"/>
        </w:rPr>
        <w:t xml:space="preserve"> and OPEC's inability to stick to its quota system. The price of oil was halved in one year, falling to $14 in 1986.</w:t>
      </w:r>
    </w:p>
    <w:p w:rsidR="00E022F5" w:rsidRDefault="00E022F5" w:rsidP="00E022F5">
      <w:pPr>
        <w:pStyle w:val="Heading4"/>
        <w:numPr>
          <w:ilvl w:val="0"/>
          <w:numId w:val="28"/>
        </w:numPr>
      </w:pPr>
      <w:r>
        <w:lastRenderedPageBreak/>
        <w:t>WEAKENED RUSSIAN ECONOMY RISKS A NUCLEAR WAR.</w:t>
      </w:r>
    </w:p>
    <w:p w:rsidR="00E022F5" w:rsidRDefault="00E022F5" w:rsidP="00E022F5">
      <w:r>
        <w:t xml:space="preserve">Patrick F. </w:t>
      </w:r>
      <w:r w:rsidRPr="00C63B0E">
        <w:rPr>
          <w:rStyle w:val="StyleStyleBold12pt"/>
        </w:rPr>
        <w:t>Speice, 2006</w:t>
      </w:r>
      <w:r>
        <w:t xml:space="preserve"> (staff, William and Mary Law Review), February 1, 2006. Retrieved Apr. 22, 2013 from Lexis. </w:t>
      </w:r>
    </w:p>
    <w:p w:rsidR="00E022F5" w:rsidRPr="00C63B0E" w:rsidRDefault="00E022F5" w:rsidP="00E022F5">
      <w:pPr>
        <w:rPr>
          <w:rStyle w:val="StyleBoldUnderline"/>
        </w:rPr>
      </w:pPr>
      <w:r>
        <w:t xml:space="preserve">Moreover, </w:t>
      </w:r>
      <w:r w:rsidRPr="00C63B0E">
        <w:rPr>
          <w:rStyle w:val="StyleBoldUnderline"/>
          <w:highlight w:val="yellow"/>
        </w:rPr>
        <w:t>the end of the Cold War</w:t>
      </w:r>
      <w:r>
        <w:t xml:space="preserve"> eliminated the rationale for maintaining a large military-industrial complex in Russia, and the nuclear cities were closed. This </w:t>
      </w:r>
      <w:r w:rsidRPr="00C63B0E">
        <w:rPr>
          <w:rStyle w:val="StyleBoldUnderline"/>
          <w:highlight w:val="yellow"/>
        </w:rPr>
        <w:t>resulted in at least 35,000 nuclear scientists becoming unemployed in an economy that was collapsing. Although the economy has stabilized somewhat, there are still at least 20,000 former scientists</w:t>
      </w:r>
      <w:r>
        <w:t xml:space="preserve"> who are unemployed or underpaid and who are too young to retire, </w:t>
      </w:r>
      <w:r w:rsidRPr="00C63B0E">
        <w:rPr>
          <w:rStyle w:val="StyleBoldUnderline"/>
          <w:highlight w:val="yellow"/>
        </w:rPr>
        <w:t>raising the chilling prospect that these scientists will be tempted to sell their nuclear knowledge,</w:t>
      </w:r>
      <w:r>
        <w:t xml:space="preserve"> or steal nuclear material to sell, </w:t>
      </w:r>
      <w:r w:rsidRPr="00C63B0E">
        <w:rPr>
          <w:rStyle w:val="StyleBoldUnderline"/>
          <w:highlight w:val="yellow"/>
        </w:rPr>
        <w:t>to states or terrorist organizations with nuclear ambitions. The potential consequences of the unchecked spread of nuclear knowledge</w:t>
      </w:r>
      <w:r>
        <w:t xml:space="preserve"> and material to terrorist groups that seek to cause mass destruction in the United States </w:t>
      </w:r>
      <w:r w:rsidRPr="00C63B0E">
        <w:rPr>
          <w:rStyle w:val="StyleBoldUnderline"/>
          <w:highlight w:val="yellow"/>
        </w:rPr>
        <w:t>are truly horrifying. A terrorist attack with a nuclear weapon would be devastating</w:t>
      </w:r>
      <w:r>
        <w:t xml:space="preserve"> in terms of immediate human and economic losses. Moreover, </w:t>
      </w:r>
      <w:r w:rsidRPr="00C63B0E">
        <w:rPr>
          <w:rStyle w:val="StyleBoldUnderline"/>
          <w:highlight w:val="yellow"/>
        </w:rPr>
        <w:t>there would be immense political pressure in the United States to discover the perpetrators and retaliate with nuclear weapons</w:t>
      </w:r>
      <w:r>
        <w:t xml:space="preserve">, massively increasing the number of casualties and </w:t>
      </w:r>
      <w:r w:rsidRPr="00C63B0E">
        <w:rPr>
          <w:rStyle w:val="StyleBoldUnderline"/>
          <w:highlight w:val="yellow"/>
        </w:rPr>
        <w:t>potentially triggering a full-scale nuclear conflict.</w:t>
      </w:r>
      <w:r>
        <w:t xml:space="preserve"> In addition to the threat posed by terrorists, </w:t>
      </w:r>
      <w:r w:rsidRPr="00C63B0E">
        <w:rPr>
          <w:rStyle w:val="StyleBoldUnderline"/>
          <w:highlight w:val="yellow"/>
        </w:rPr>
        <w:t>leakage of nuclear knowledge and material from Russia will reduce the barriers that states with nuclear ambitions face and may trigger widespread proliferation of nuclear weapons. This proliferation will increase the risk of nuclear attacks against the United States</w:t>
      </w:r>
      <w:r>
        <w:t xml:space="preserve"> or its allies by hostile states, </w:t>
      </w:r>
      <w:r w:rsidRPr="00C63B0E">
        <w:rPr>
          <w:rStyle w:val="StyleBoldUnderline"/>
          <w:highlight w:val="yellow"/>
        </w:rPr>
        <w:t>as well as increase the likelihood that regional conflicts will draw in the United States and escalate to the use of nuclear weapons.</w:t>
      </w:r>
      <w:r w:rsidRPr="00C63B0E">
        <w:rPr>
          <w:rStyle w:val="StyleBoldUnderline"/>
        </w:rPr>
        <w:t xml:space="preserve"> </w:t>
      </w:r>
    </w:p>
    <w:p w:rsidR="00E022F5" w:rsidRDefault="00E022F5" w:rsidP="00E022F5">
      <w:pPr>
        <w:pStyle w:val="Heading2"/>
      </w:pPr>
      <w:bookmarkStart w:id="5" w:name="_Toc360210049"/>
      <w:bookmarkStart w:id="6" w:name="_Toc360210147"/>
      <w:r>
        <w:lastRenderedPageBreak/>
        <w:t>Russian Oil Shell 2.0</w:t>
      </w:r>
      <w:bookmarkEnd w:id="5"/>
      <w:bookmarkEnd w:id="6"/>
    </w:p>
    <w:p w:rsidR="00E022F5" w:rsidRDefault="00E022F5" w:rsidP="00E022F5">
      <w:pPr>
        <w:pStyle w:val="Heading4"/>
      </w:pPr>
      <w:r>
        <w:t>Russia’s economy is strong now---foreign capital is key</w:t>
      </w:r>
    </w:p>
    <w:p w:rsidR="00E022F5" w:rsidRDefault="00E022F5" w:rsidP="00E022F5">
      <w:pPr>
        <w:pStyle w:val="NormalWeb"/>
        <w:shd w:val="clear" w:color="auto" w:fill="FFFFFF"/>
        <w:spacing w:before="0" w:beforeAutospacing="0" w:after="0" w:afterAutospacing="0" w:line="352" w:lineRule="atLeast"/>
        <w:rPr>
          <w:rFonts w:ascii="Georgia" w:hAnsi="Georgia"/>
          <w:color w:val="000000"/>
          <w:sz w:val="23"/>
          <w:szCs w:val="23"/>
        </w:rPr>
      </w:pPr>
      <w:r w:rsidRPr="00C815EA">
        <w:rPr>
          <w:rStyle w:val="StyleStyleBold12pt"/>
        </w:rPr>
        <w:t>NYT 13</w:t>
      </w:r>
      <w:r>
        <w:rPr>
          <w:rFonts w:ascii="Georgia" w:hAnsi="Georgia"/>
          <w:color w:val="000000"/>
          <w:sz w:val="23"/>
          <w:szCs w:val="23"/>
        </w:rPr>
        <w:t xml:space="preserve">. The new York Times June 21, 2013. “Putin Puts Pensions at Risk in $43 Billion Bid to Jolt Economy” from </w:t>
      </w:r>
      <w:hyperlink r:id="rId12" w:history="1">
        <w:r>
          <w:rPr>
            <w:rStyle w:val="Hyperlink"/>
          </w:rPr>
          <w:t>http://www.nytimes.com/2013/06/22/world/europe/russia-to-tap-reserve-funds-for-infrastructure-projects.html?ref=global-home&amp;_r=0</w:t>
        </w:r>
      </w:hyperlink>
    </w:p>
    <w:p w:rsidR="00E022F5" w:rsidRDefault="00E022F5" w:rsidP="00E022F5">
      <w:pPr>
        <w:pStyle w:val="NormalWeb"/>
        <w:shd w:val="clear" w:color="auto" w:fill="FFFFFF"/>
        <w:spacing w:before="0" w:beforeAutospacing="0" w:after="0" w:afterAutospacing="0" w:line="352" w:lineRule="atLeast"/>
        <w:rPr>
          <w:rFonts w:ascii="Georgia" w:hAnsi="Georgia"/>
          <w:color w:val="000000"/>
          <w:sz w:val="23"/>
          <w:szCs w:val="23"/>
        </w:rPr>
      </w:pPr>
      <w:r>
        <w:rPr>
          <w:rFonts w:ascii="Georgia" w:hAnsi="Georgia"/>
          <w:color w:val="000000"/>
          <w:sz w:val="23"/>
          <w:szCs w:val="23"/>
        </w:rPr>
        <w:t>ST. PETERSBURG, Russia — Faced with meager growth worldwide and a worrisome</w:t>
      </w:r>
      <w:r>
        <w:rPr>
          <w:rStyle w:val="apple-converted-space"/>
          <w:rFonts w:ascii="Georgia" w:hAnsi="Georgia"/>
          <w:color w:val="000000"/>
          <w:sz w:val="23"/>
          <w:szCs w:val="23"/>
        </w:rPr>
        <w:t> </w:t>
      </w:r>
      <w:hyperlink r:id="rId13" w:tooltip="Times article" w:history="1">
        <w:r>
          <w:rPr>
            <w:rStyle w:val="Hyperlink"/>
            <w:rFonts w:ascii="Georgia" w:hAnsi="Georgia"/>
            <w:color w:val="666699"/>
            <w:sz w:val="23"/>
            <w:szCs w:val="23"/>
          </w:rPr>
          <w:t>ebbing of Russia’s own oil and gas revenues</w:t>
        </w:r>
      </w:hyperlink>
      <w:r>
        <w:rPr>
          <w:rFonts w:ascii="Georgia" w:hAnsi="Georgia"/>
          <w:color w:val="000000"/>
          <w:sz w:val="23"/>
          <w:szCs w:val="23"/>
        </w:rPr>
        <w:t>, President Vladimir V. Putin announced an ambitious and risky economic stimulus program on Friday along with a novel amnesty plan for imprisoned white-collar criminals that was intended to improve investor confidence.</w:t>
      </w:r>
    </w:p>
    <w:p w:rsidR="00E022F5" w:rsidRDefault="00E022F5" w:rsidP="00E022F5">
      <w:pPr>
        <w:pStyle w:val="NormalWeb"/>
        <w:shd w:val="clear" w:color="auto" w:fill="FFFFFF"/>
        <w:spacing w:before="0" w:beforeAutospacing="0" w:after="240" w:afterAutospacing="0" w:line="352" w:lineRule="atLeast"/>
        <w:rPr>
          <w:rFonts w:ascii="Georgia" w:hAnsi="Georgia"/>
          <w:color w:val="000000"/>
          <w:sz w:val="16"/>
          <w:szCs w:val="23"/>
        </w:rPr>
      </w:pPr>
      <w:r w:rsidRPr="00771DC4">
        <w:rPr>
          <w:rFonts w:ascii="Georgia" w:hAnsi="Georgia"/>
          <w:color w:val="000000"/>
          <w:sz w:val="16"/>
          <w:szCs w:val="23"/>
        </w:rPr>
        <w:t>Mr. Putin’s proposal to dip into the country’s pension reserves for loans of up to $43.5 billion for three big infrastructure projects and other investments provoked an immediate debate among some of Russia’s top financial minds. It also brought warnings from financial experts who said that it might produce a burst of inflation, and that what the Russian economy needed most was deep structural change, to diversify from oil and gas and to build investor confidence. Mr. Putin, now in his 13th year as Russia’s political leader, made the stimulus plan the centerpiece of his speech at an</w:t>
      </w:r>
      <w:r w:rsidRPr="00771DC4">
        <w:rPr>
          <w:rStyle w:val="apple-converted-space"/>
          <w:rFonts w:ascii="Georgia" w:hAnsi="Georgia"/>
          <w:color w:val="000000"/>
          <w:sz w:val="16"/>
          <w:szCs w:val="23"/>
        </w:rPr>
        <w:t> </w:t>
      </w:r>
      <w:hyperlink r:id="rId14" w:history="1">
        <w:r w:rsidRPr="00771DC4">
          <w:rPr>
            <w:rStyle w:val="Hyperlink"/>
            <w:rFonts w:ascii="Georgia" w:hAnsi="Georgia"/>
            <w:color w:val="666699"/>
            <w:sz w:val="16"/>
            <w:szCs w:val="23"/>
          </w:rPr>
          <w:t>annual economic forum here</w:t>
        </w:r>
      </w:hyperlink>
      <w:r w:rsidRPr="00771DC4">
        <w:rPr>
          <w:rStyle w:val="apple-converted-space"/>
          <w:rFonts w:ascii="Georgia" w:hAnsi="Georgia"/>
          <w:color w:val="000000"/>
          <w:sz w:val="16"/>
          <w:szCs w:val="23"/>
        </w:rPr>
        <w:t> </w:t>
      </w:r>
      <w:r w:rsidRPr="00771DC4">
        <w:rPr>
          <w:rFonts w:ascii="Georgia" w:hAnsi="Georgia"/>
          <w:color w:val="000000"/>
          <w:sz w:val="16"/>
          <w:szCs w:val="23"/>
        </w:rPr>
        <w:t xml:space="preserve">that serves as a gathering of the country’s top financial officials, business leaders and foreign investors. Slowing growth has been the obsessive topic this year. In his speech, Mr. Putin said Russia would distribute at least $14 billion from the reserves as loans to modernize the storied Trans-Siberian Railway, which runs between Moscow and Vladivostok in the Far East; to construct a 500-mile high-speed rail line between Moscow and Kazan, the capital of the Tatarstan region; and to build a superhighway ringing Moscow. “Our key challenge in the coming years is to remove many infrastructure constraints that literally stifle our country and prevent unlocking the potential of entire regions,” Mr. Putin said. “Investors are hugely interested in infrastructure projects, especially if the state is ready to provide guarantees, minimize the risks and act as a co-investor.” </w:t>
      </w:r>
      <w:r w:rsidRPr="00771DC4">
        <w:rPr>
          <w:rStyle w:val="StyleBoldUnderline"/>
          <w:highlight w:val="yellow"/>
        </w:rPr>
        <w:t>The Russian economy has been strong in recent years, functioning almost at full capacity, largely because of high energy prices, which helped build up the country’s reserve funds.</w:t>
      </w:r>
      <w:r w:rsidRPr="00771DC4">
        <w:rPr>
          <w:rFonts w:ascii="Georgia" w:hAnsi="Georgia"/>
          <w:color w:val="000000"/>
          <w:sz w:val="16"/>
          <w:szCs w:val="23"/>
        </w:rPr>
        <w:t xml:space="preserve"> But with nearly full employment, new government spending is more likely to cause wage inflation than to create new jobs, experts say. Instead, they add, </w:t>
      </w:r>
      <w:r w:rsidRPr="00771DC4">
        <w:rPr>
          <w:rStyle w:val="StyleBoldUnderline"/>
          <w:highlight w:val="yellow"/>
        </w:rPr>
        <w:t>Russia needs to review manufacturing, create new industries and attract foreign capital.</w:t>
      </w:r>
      <w:r w:rsidRPr="00771DC4">
        <w:rPr>
          <w:rFonts w:ascii="Georgia" w:hAnsi="Georgia"/>
          <w:color w:val="000000"/>
          <w:sz w:val="16"/>
          <w:szCs w:val="23"/>
        </w:rPr>
        <w:t xml:space="preserve"> While not the headline measure in Mr. Putin’s plan, the amnesty proposal was by far the most surprising item. It was the brainchild of Mr. Putin’s business ombudsman, Boris Titov, who has championed it as a means to improve the business climate. “The period that just passed was not the best for defenders of property rights,” Mr. Titov said last week in an interview. In 2000, when Mr. Putin came to power, the government re-examined many of the early post-Soviet privatizations, which were widely regarded as fraudulent, and later imprisoned the richest man in Russia at the time, Mikhail B. Khodorkovsky, on charges of tax evasion and fraud that many critics said were trumped up. Taking a cue, police and Federal Security Service officers set about seizing businesses large and small throughout Russia from unpopular or unlucky businessmen, and often, in an Orwellian manner, emerging as the owners themselves. In fact, police officers who seize businesses are common enough in Russia to have earned the nickname “werewolves in epaulets.” The intention of the amnesty plan is to free thousands of run-of-the-mill businessmen caught up in this turmoil, while avoiding the high-profile and politically tinged cases, like those of Mr. </w:t>
      </w:r>
      <w:r w:rsidRPr="00771DC4">
        <w:rPr>
          <w:rFonts w:ascii="Georgia" w:hAnsi="Georgia"/>
          <w:color w:val="000000"/>
          <w:sz w:val="16"/>
          <w:szCs w:val="23"/>
        </w:rPr>
        <w:lastRenderedPageBreak/>
        <w:t xml:space="preserve">Khodorkovsky, who is not expected to be freed. Mr. Titov said that 110,000 people were serving prison time for economic crimes, and that 2,500 others were in pretrial detention. The draft of the amnesty bill, Mr. Titov said, covers 13,000 of them. “This initiative will on the whole strengthen the trust of citizens” in the business community, Mr. Putin said in his speech. </w:t>
      </w:r>
      <w:r w:rsidRPr="00771DC4">
        <w:rPr>
          <w:rStyle w:val="StyleBoldUnderline"/>
          <w:highlight w:val="yellow"/>
        </w:rPr>
        <w:t>“I am certain the development of the state is possible only under conditions of respect for private property, to the values of economic freedom and the work and success of entrepreneurs.”</w:t>
      </w:r>
      <w:r w:rsidRPr="00771DC4">
        <w:rPr>
          <w:rFonts w:ascii="Georgia" w:hAnsi="Georgia"/>
          <w:color w:val="000000"/>
          <w:sz w:val="16"/>
          <w:szCs w:val="23"/>
        </w:rPr>
        <w:t xml:space="preserve"> More broadly, though, the intention of Mr. Putin’s amnesty, Mr. Titov said, is to signal to the business community an easing police pressure. It is, he said, “a very positive, a very good signal for Russia, and that is important as in Russia. We don’t often have good signals.”</w:t>
      </w:r>
    </w:p>
    <w:p w:rsidR="00E022F5" w:rsidRDefault="00E022F5" w:rsidP="00E022F5">
      <w:pPr>
        <w:pStyle w:val="Heading4"/>
        <w:rPr>
          <w:rFonts w:eastAsia="Times New Roman"/>
        </w:rPr>
      </w:pPr>
      <w:r>
        <w:rPr>
          <w:rFonts w:eastAsia="Times New Roman"/>
        </w:rPr>
        <w:t>Oil prices increasing now</w:t>
      </w:r>
    </w:p>
    <w:p w:rsidR="00E022F5" w:rsidRPr="00C815EA" w:rsidRDefault="00E022F5" w:rsidP="00E022F5">
      <w:r w:rsidRPr="00C815EA">
        <w:rPr>
          <w:rStyle w:val="StyleStyleBold12pt"/>
        </w:rPr>
        <w:t>The Associated Press</w:t>
      </w:r>
      <w:r>
        <w:t xml:space="preserve"> Wed, Jun 26, 20</w:t>
      </w:r>
      <w:r w:rsidRPr="00C815EA">
        <w:rPr>
          <w:rStyle w:val="StyleStyleBold12pt"/>
        </w:rPr>
        <w:t>13</w:t>
      </w:r>
      <w:r>
        <w:rPr>
          <w:rStyle w:val="StyleStyleBold12pt"/>
        </w:rPr>
        <w:t xml:space="preserve">. </w:t>
      </w:r>
      <w:r w:rsidRPr="00C815EA">
        <w:rPr>
          <w:rStyle w:val="StyleStyleBold12pt"/>
          <w:b w:val="0"/>
          <w:sz w:val="18"/>
          <w:szCs w:val="18"/>
        </w:rPr>
        <w:t>“Oil higher on durable goods data; pump price down” from http://au.finance.yahoo.com/news/oil-higher-durable-goods-data-165508288.html</w:t>
      </w:r>
    </w:p>
    <w:p w:rsidR="00E022F5" w:rsidRPr="00E325E9" w:rsidRDefault="00E022F5" w:rsidP="00E022F5">
      <w:pPr>
        <w:shd w:val="clear" w:color="auto" w:fill="FFFFFF"/>
        <w:spacing w:before="165" w:line="337" w:lineRule="atLeast"/>
        <w:rPr>
          <w:rFonts w:ascii="Georgia" w:eastAsia="Times New Roman" w:hAnsi="Georgia" w:cs="Times New Roman"/>
          <w:color w:val="000000"/>
          <w:sz w:val="16"/>
          <w:szCs w:val="21"/>
        </w:rPr>
      </w:pPr>
      <w:r w:rsidRPr="00C815EA">
        <w:rPr>
          <w:rFonts w:ascii="Georgia" w:eastAsia="Times New Roman" w:hAnsi="Georgia" w:cs="Times New Roman"/>
          <w:color w:val="000000"/>
          <w:sz w:val="16"/>
          <w:szCs w:val="21"/>
        </w:rPr>
        <w:t xml:space="preserve">NEW YORK (AP) -- </w:t>
      </w:r>
      <w:r w:rsidRPr="00C815EA">
        <w:rPr>
          <w:rStyle w:val="StyleBoldUnderline"/>
          <w:highlight w:val="yellow"/>
        </w:rPr>
        <w:t>The price of oil showed a small gain Tuesday,</w:t>
      </w:r>
      <w:r w:rsidRPr="00C815EA">
        <w:rPr>
          <w:rFonts w:ascii="Georgia" w:eastAsia="Times New Roman" w:hAnsi="Georgia" w:cs="Times New Roman"/>
          <w:color w:val="000000"/>
          <w:sz w:val="16"/>
          <w:szCs w:val="21"/>
        </w:rPr>
        <w:t xml:space="preserve"> as positive U.S. economic news provided some support while traders wait for the latest supply reports.</w:t>
      </w:r>
      <w:r w:rsidRPr="00E325E9">
        <w:rPr>
          <w:rFonts w:ascii="Georgia" w:eastAsia="Times New Roman" w:hAnsi="Georgia" w:cs="Times New Roman"/>
          <w:color w:val="000000"/>
          <w:sz w:val="12"/>
          <w:szCs w:val="21"/>
        </w:rPr>
        <w:t>¶</w:t>
      </w:r>
      <w:r w:rsidRPr="00E325E9">
        <w:rPr>
          <w:rFonts w:ascii="Georgia" w:eastAsia="Times New Roman" w:hAnsi="Georgia" w:cs="Times New Roman"/>
          <w:color w:val="000000"/>
          <w:sz w:val="16"/>
          <w:szCs w:val="21"/>
        </w:rPr>
        <w:t xml:space="preserve"> </w:t>
      </w:r>
      <w:r w:rsidRPr="00C815EA">
        <w:rPr>
          <w:rFonts w:ascii="Georgia" w:eastAsia="Times New Roman" w:hAnsi="Georgia" w:cs="Times New Roman"/>
          <w:color w:val="000000"/>
          <w:sz w:val="16"/>
          <w:szCs w:val="21"/>
        </w:rPr>
        <w:t xml:space="preserve">In New York </w:t>
      </w:r>
      <w:r w:rsidRPr="00C815EA">
        <w:rPr>
          <w:rStyle w:val="StyleBoldUnderline"/>
          <w:highlight w:val="yellow"/>
        </w:rPr>
        <w:t>benchmark oil for August delivery rose 14 cents</w:t>
      </w:r>
      <w:r w:rsidRPr="00C815EA">
        <w:rPr>
          <w:rFonts w:ascii="Georgia" w:eastAsia="Times New Roman" w:hAnsi="Georgia" w:cs="Times New Roman"/>
          <w:color w:val="000000"/>
          <w:sz w:val="16"/>
          <w:szCs w:val="21"/>
        </w:rPr>
        <w:t xml:space="preserve"> to end at $95.32 a barrel.</w:t>
      </w:r>
      <w:r w:rsidRPr="00E325E9">
        <w:rPr>
          <w:rFonts w:ascii="Georgia" w:eastAsia="Times New Roman" w:hAnsi="Georgia" w:cs="Times New Roman"/>
          <w:color w:val="000000"/>
          <w:sz w:val="12"/>
          <w:szCs w:val="21"/>
        </w:rPr>
        <w:t>¶</w:t>
      </w:r>
      <w:r w:rsidRPr="00E325E9">
        <w:rPr>
          <w:rFonts w:ascii="Georgia" w:eastAsia="Times New Roman" w:hAnsi="Georgia" w:cs="Times New Roman"/>
          <w:color w:val="000000"/>
          <w:sz w:val="16"/>
          <w:szCs w:val="21"/>
        </w:rPr>
        <w:t xml:space="preserve"> </w:t>
      </w:r>
      <w:r w:rsidRPr="00C815EA">
        <w:rPr>
          <w:rFonts w:ascii="Georgia" w:eastAsia="Times New Roman" w:hAnsi="Georgia" w:cs="Times New Roman"/>
          <w:color w:val="000000"/>
          <w:sz w:val="16"/>
          <w:szCs w:val="21"/>
        </w:rPr>
        <w:t xml:space="preserve">A trio of </w:t>
      </w:r>
      <w:r w:rsidRPr="00C815EA">
        <w:rPr>
          <w:rStyle w:val="StyleBoldUnderline"/>
          <w:highlight w:val="yellow"/>
        </w:rPr>
        <w:t>economic reports boosted both oil and stocks.</w:t>
      </w:r>
      <w:r w:rsidRPr="00C815EA">
        <w:rPr>
          <w:rFonts w:ascii="Georgia" w:eastAsia="Times New Roman" w:hAnsi="Georgia" w:cs="Times New Roman"/>
          <w:color w:val="000000"/>
          <w:sz w:val="16"/>
          <w:szCs w:val="21"/>
        </w:rPr>
        <w:t xml:space="preserve"> The government said U.S. businesses ordered more long-lasting manufactured goods, including a surge in commercial aircraft orders. Readings on home prices and consumer confidence were also positive.</w:t>
      </w:r>
      <w:r w:rsidRPr="00E325E9">
        <w:rPr>
          <w:rFonts w:ascii="Georgia" w:eastAsia="Times New Roman" w:hAnsi="Georgia" w:cs="Times New Roman"/>
          <w:color w:val="000000"/>
          <w:sz w:val="12"/>
          <w:szCs w:val="21"/>
        </w:rPr>
        <w:t>¶</w:t>
      </w:r>
      <w:r w:rsidRPr="00E325E9">
        <w:rPr>
          <w:rFonts w:ascii="Georgia" w:eastAsia="Times New Roman" w:hAnsi="Georgia" w:cs="Times New Roman"/>
          <w:color w:val="000000"/>
          <w:sz w:val="16"/>
          <w:szCs w:val="21"/>
        </w:rPr>
        <w:t xml:space="preserve"> </w:t>
      </w:r>
      <w:r w:rsidRPr="00C815EA">
        <w:rPr>
          <w:rFonts w:ascii="Georgia" w:eastAsia="Times New Roman" w:hAnsi="Georgia" w:cs="Times New Roman"/>
          <w:color w:val="000000"/>
          <w:sz w:val="16"/>
          <w:szCs w:val="21"/>
        </w:rPr>
        <w:t>The Dow Jones industrial average was up more than 100 points in afternoon trading. Oil trading is often influenced by stock market trends which can reflect the state of confidence in the economic outlook.</w:t>
      </w:r>
      <w:r w:rsidRPr="00E325E9">
        <w:rPr>
          <w:rFonts w:ascii="Georgia" w:eastAsia="Times New Roman" w:hAnsi="Georgia" w:cs="Times New Roman"/>
          <w:color w:val="000000"/>
          <w:sz w:val="12"/>
          <w:szCs w:val="21"/>
        </w:rPr>
        <w:t>¶</w:t>
      </w:r>
      <w:r w:rsidRPr="00E325E9">
        <w:rPr>
          <w:rFonts w:ascii="Georgia" w:eastAsia="Times New Roman" w:hAnsi="Georgia" w:cs="Times New Roman"/>
          <w:color w:val="000000"/>
          <w:sz w:val="16"/>
          <w:szCs w:val="21"/>
        </w:rPr>
        <w:t xml:space="preserve"> </w:t>
      </w:r>
      <w:r w:rsidRPr="00C815EA">
        <w:rPr>
          <w:rFonts w:ascii="Georgia" w:eastAsia="Times New Roman" w:hAnsi="Georgia" w:cs="Times New Roman"/>
          <w:color w:val="000000"/>
          <w:sz w:val="16"/>
          <w:szCs w:val="21"/>
        </w:rPr>
        <w:t>Traders are awaiting the weekly report on oil and gasoline supplies due out Wednesday from the Energy Department. The nation's supply of crude oil is near a record level, while gasoline supplies remain high because of tepid demand.</w:t>
      </w:r>
      <w:r w:rsidRPr="00E325E9">
        <w:rPr>
          <w:rFonts w:ascii="Georgia" w:eastAsia="Times New Roman" w:hAnsi="Georgia" w:cs="Times New Roman"/>
          <w:color w:val="000000"/>
          <w:sz w:val="12"/>
          <w:szCs w:val="21"/>
        </w:rPr>
        <w:t>¶</w:t>
      </w:r>
      <w:r w:rsidRPr="00E325E9">
        <w:rPr>
          <w:rFonts w:ascii="Georgia" w:eastAsia="Times New Roman" w:hAnsi="Georgia" w:cs="Times New Roman"/>
          <w:color w:val="000000"/>
          <w:sz w:val="16"/>
          <w:szCs w:val="21"/>
        </w:rPr>
        <w:t xml:space="preserve"> </w:t>
      </w:r>
      <w:r w:rsidRPr="00C815EA">
        <w:rPr>
          <w:rFonts w:ascii="Georgia" w:eastAsia="Times New Roman" w:hAnsi="Georgia" w:cs="Times New Roman"/>
          <w:color w:val="000000"/>
          <w:sz w:val="16"/>
          <w:szCs w:val="21"/>
        </w:rPr>
        <w:t>Drivers are seeing some relief in gas prices. The price of a gallon fell a penny to an average of $3.55. It's dropped 8 cents in two weeks.</w:t>
      </w:r>
      <w:r w:rsidRPr="00E325E9">
        <w:rPr>
          <w:rFonts w:ascii="Georgia" w:eastAsia="Times New Roman" w:hAnsi="Georgia" w:cs="Times New Roman"/>
          <w:color w:val="000000"/>
          <w:sz w:val="12"/>
          <w:szCs w:val="21"/>
        </w:rPr>
        <w:t>¶</w:t>
      </w:r>
      <w:r w:rsidRPr="00E325E9">
        <w:rPr>
          <w:rFonts w:ascii="Georgia" w:eastAsia="Times New Roman" w:hAnsi="Georgia" w:cs="Times New Roman"/>
          <w:color w:val="000000"/>
          <w:sz w:val="16"/>
          <w:szCs w:val="21"/>
        </w:rPr>
        <w:t xml:space="preserve"> </w:t>
      </w:r>
      <w:r w:rsidRPr="00C815EA">
        <w:rPr>
          <w:rStyle w:val="StyleBoldUnderline"/>
          <w:highlight w:val="yellow"/>
        </w:rPr>
        <w:t>Brent crude, used to set prices for oil used by many U.S. refineries to make gasoline, rose 10 cents</w:t>
      </w:r>
      <w:r w:rsidRPr="00C815EA">
        <w:rPr>
          <w:rStyle w:val="StyleBoldUnderline"/>
        </w:rPr>
        <w:t xml:space="preserve"> </w:t>
      </w:r>
      <w:r w:rsidRPr="00C815EA">
        <w:rPr>
          <w:rFonts w:ascii="Georgia" w:eastAsia="Times New Roman" w:hAnsi="Georgia" w:cs="Times New Roman"/>
          <w:color w:val="000000"/>
          <w:sz w:val="16"/>
          <w:szCs w:val="21"/>
        </w:rPr>
        <w:t>to end at $101.26 a barrel.</w:t>
      </w:r>
    </w:p>
    <w:p w:rsidR="00E022F5" w:rsidRPr="00C815EA" w:rsidRDefault="00E022F5" w:rsidP="00E022F5">
      <w:pPr>
        <w:shd w:val="clear" w:color="auto" w:fill="FFFFFF"/>
        <w:spacing w:before="165" w:line="337" w:lineRule="atLeast"/>
        <w:rPr>
          <w:rFonts w:ascii="Georgia" w:eastAsia="Times New Roman" w:hAnsi="Georgia" w:cs="Times New Roman"/>
          <w:color w:val="000000"/>
          <w:sz w:val="21"/>
          <w:szCs w:val="21"/>
        </w:rPr>
      </w:pPr>
    </w:p>
    <w:p w:rsidR="00E022F5" w:rsidRDefault="00E022F5" w:rsidP="00E022F5">
      <w:pPr>
        <w:pStyle w:val="Heading4"/>
      </w:pPr>
      <w:r>
        <w:t>Oil price</w:t>
      </w:r>
      <w:r w:rsidRPr="00F6020D">
        <w:t xml:space="preserve"> </w:t>
      </w:r>
      <w:r>
        <w:t>decline will kill Russia’s economy</w:t>
      </w:r>
    </w:p>
    <w:p w:rsidR="00E022F5" w:rsidRPr="00F6020D" w:rsidRDefault="00E022F5" w:rsidP="00E022F5">
      <w:r w:rsidRPr="00F6020D">
        <w:rPr>
          <w:rStyle w:val="StyleStyleBold12pt"/>
        </w:rPr>
        <w:t>Next Big Future 13</w:t>
      </w:r>
      <w:r>
        <w:t>. June 9, 2013 “If oil prices were to drop the important geopolitical impact would be on Russia” from http://nextbigfuture.com/2013/06/if-oil-prices-were-to-drop-important.html</w:t>
      </w:r>
    </w:p>
    <w:p w:rsidR="00E022F5" w:rsidRDefault="00E022F5" w:rsidP="00E022F5">
      <w:pPr>
        <w:pStyle w:val="NormalWeb"/>
        <w:shd w:val="clear" w:color="auto" w:fill="FFFFFF"/>
        <w:spacing w:before="0" w:beforeAutospacing="0" w:after="240" w:afterAutospacing="0" w:line="352" w:lineRule="atLeast"/>
        <w:rPr>
          <w:rFonts w:ascii="Georgia" w:hAnsi="Georgia"/>
          <w:color w:val="000000"/>
          <w:sz w:val="16"/>
          <w:szCs w:val="23"/>
        </w:rPr>
      </w:pPr>
      <w:r w:rsidRPr="00F6020D">
        <w:rPr>
          <w:rStyle w:val="StyleBoldUnderline"/>
          <w:highlight w:val="yellow"/>
        </w:rPr>
        <w:t>If</w:t>
      </w:r>
      <w:r>
        <w:rPr>
          <w:rFonts w:ascii="Georgia" w:hAnsi="Georgia"/>
          <w:color w:val="000000"/>
          <w:sz w:val="16"/>
          <w:szCs w:val="23"/>
        </w:rPr>
        <w:t xml:space="preserve"> shale </w:t>
      </w:r>
      <w:r w:rsidRPr="00F6020D">
        <w:rPr>
          <w:rStyle w:val="StyleBoldUnderline"/>
          <w:highlight w:val="yellow"/>
        </w:rPr>
        <w:t>oil</w:t>
      </w:r>
      <w:r>
        <w:rPr>
          <w:rFonts w:ascii="Georgia" w:hAnsi="Georgia"/>
          <w:color w:val="000000"/>
          <w:sz w:val="16"/>
          <w:szCs w:val="23"/>
        </w:rPr>
        <w:t xml:space="preserve">, shale gas and synthetic biofuels </w:t>
      </w:r>
      <w:r w:rsidRPr="00F6020D">
        <w:rPr>
          <w:rStyle w:val="StyleBoldUnderline"/>
          <w:highlight w:val="yellow"/>
        </w:rPr>
        <w:t>were to rapidly scale and significantly lower the price of oil this would have interesting geopolitical impacts on Russia.</w:t>
      </w:r>
      <w:r>
        <w:rPr>
          <w:rFonts w:ascii="Georgia" w:hAnsi="Georgia"/>
          <w:color w:val="000000"/>
          <w:sz w:val="16"/>
          <w:szCs w:val="23"/>
        </w:rPr>
        <w:t xml:space="preserve"> The Iran, Saudi Arabia impacts would also be interesting but </w:t>
      </w:r>
      <w:r w:rsidRPr="00F6020D">
        <w:rPr>
          <w:rStyle w:val="StyleBoldUnderline"/>
          <w:highlight w:val="yellow"/>
        </w:rPr>
        <w:t>a weaker Russian economy would matter more for geopolitics. 20-25% of Russia's GDP is tied to the oil and gas sector.¶</w:t>
      </w:r>
      <w:r w:rsidRPr="00F6020D">
        <w:rPr>
          <w:rStyle w:val="StyleBoldUnderline"/>
        </w:rPr>
        <w:t xml:space="preserve"> </w:t>
      </w:r>
      <w:r>
        <w:rPr>
          <w:rFonts w:ascii="Georgia" w:hAnsi="Georgia"/>
          <w:color w:val="000000"/>
          <w:sz w:val="16"/>
          <w:szCs w:val="23"/>
        </w:rPr>
        <w:t xml:space="preserve">The importance of oil exports and hydrocarbon exports in general to the Russian economy arises along several channels. Income from crude has accounted for a significant share of Russian export revenues increasing from 25 per cent in 2000 to more than 35 per cent in 2008. Total hydrocarbon exports (inclusive natural gas and petrochemicals) accounted for 65 per cent of total export revenues in 2008. Fjærtoft (2008) found evidence that </w:t>
      </w:r>
      <w:r w:rsidRPr="00F6020D">
        <w:rPr>
          <w:rStyle w:val="StyleBoldUnderline"/>
          <w:highlight w:val="yellow"/>
        </w:rPr>
        <w:t>the price of crude is a key driving force behind Russia’s trade flow driven exchange rate.</w:t>
      </w:r>
      <w:r>
        <w:rPr>
          <w:rFonts w:ascii="Georgia" w:hAnsi="Georgia"/>
          <w:color w:val="000000"/>
          <w:sz w:val="16"/>
          <w:szCs w:val="23"/>
        </w:rPr>
        <w:t xml:space="preserve"> This finding is supported in the present paper. Hydrocarbon exports generated 50 per cent of federal budget revenues in 2008 (EEG 2009) and the governments scope of manoeuvre is directly linked to the price of crude. On a larger scale the oil and gas sector is estimated to account for 20–25 per cent </w:t>
      </w:r>
      <w:r>
        <w:rPr>
          <w:rFonts w:ascii="Georgia" w:hAnsi="Georgia"/>
          <w:color w:val="000000"/>
          <w:sz w:val="16"/>
          <w:szCs w:val="23"/>
        </w:rPr>
        <w:lastRenderedPageBreak/>
        <w:t xml:space="preserve">of GDP (Anker and Sonnerby 2008). The oil and gas sector also accounts for an important share of investment demand (World Bank 2008). </w:t>
      </w:r>
      <w:r w:rsidRPr="00F6020D">
        <w:rPr>
          <w:rFonts w:ascii="Georgia" w:hAnsi="Georgia"/>
          <w:color w:val="000000"/>
          <w:sz w:val="12"/>
          <w:szCs w:val="23"/>
        </w:rPr>
        <w:t xml:space="preserve">¶ </w:t>
      </w:r>
      <w:r>
        <w:rPr>
          <w:rFonts w:ascii="Georgia" w:hAnsi="Georgia"/>
          <w:color w:val="000000"/>
          <w:sz w:val="16"/>
          <w:szCs w:val="23"/>
        </w:rPr>
        <w:t>IEA oil projection to 2035 was for $125/barrel in real terms</w:t>
      </w:r>
      <w:r w:rsidRPr="00F6020D">
        <w:rPr>
          <w:rFonts w:ascii="Georgia" w:hAnsi="Georgia"/>
          <w:color w:val="000000"/>
          <w:sz w:val="12"/>
          <w:szCs w:val="23"/>
        </w:rPr>
        <w:t xml:space="preserve">¶ </w:t>
      </w:r>
      <w:r>
        <w:rPr>
          <w:rFonts w:ascii="Georgia" w:hAnsi="Georgia"/>
          <w:color w:val="000000"/>
          <w:sz w:val="16"/>
          <w:szCs w:val="23"/>
        </w:rPr>
        <w:t>Global oil demand grows by 7 mb/d to 2020 and exceeds 99 mb/d in 2035, by which time oil prices reach $125/barrel in real terms (over $215/barrel in nominal terms). A surge in unconventional and deepwater oil boosts non-OPEC supply over the current decade, but the world relies increasingly on OPEC after 2020. Iraq accounts for 45% of the growth in global oil production to 2035 and becomes the second-largest global oil exporter, overtaking Russia.</w:t>
      </w:r>
      <w:r w:rsidRPr="00F6020D">
        <w:rPr>
          <w:rFonts w:ascii="Georgia" w:hAnsi="Georgia"/>
          <w:color w:val="000000"/>
          <w:sz w:val="12"/>
          <w:szCs w:val="23"/>
        </w:rPr>
        <w:t xml:space="preserve">¶ </w:t>
      </w:r>
      <w:r>
        <w:rPr>
          <w:rFonts w:ascii="Georgia" w:hAnsi="Georgia"/>
          <w:color w:val="000000"/>
          <w:sz w:val="16"/>
          <w:szCs w:val="23"/>
        </w:rPr>
        <w:t>Oil demand was projected to increase by 14 percent between now and 2035.</w:t>
      </w:r>
      <w:r w:rsidRPr="00F6020D">
        <w:rPr>
          <w:rFonts w:ascii="Georgia" w:hAnsi="Georgia"/>
          <w:color w:val="000000"/>
          <w:sz w:val="12"/>
          <w:szCs w:val="23"/>
        </w:rPr>
        <w:t xml:space="preserve">¶ </w:t>
      </w:r>
      <w:r w:rsidRPr="00F6020D">
        <w:rPr>
          <w:rStyle w:val="StyleBoldUnderline"/>
          <w:highlight w:val="yellow"/>
        </w:rPr>
        <w:t>Weaker economy and weak demographics could result in a loss of chunks of Siberia to China¶ Russia’s greatest geopolitical fear is fed by a very plausible scenario</w:t>
      </w:r>
      <w:r>
        <w:rPr>
          <w:rFonts w:ascii="Georgia" w:hAnsi="Georgia"/>
          <w:color w:val="000000"/>
          <w:sz w:val="16"/>
          <w:szCs w:val="23"/>
        </w:rPr>
        <w:t xml:space="preserve"> — China, populous and resource-hungry, taking over large chunks of Siberia, part of Russia’s failing and emptying East. Hundreds of thousands of Chinese have already crossed the border at the Amur River and set up trading settlements, intermarrying with Russians and Siberia’s native nomadic minorities. </w:t>
      </w:r>
      <w:r w:rsidRPr="00F6020D">
        <w:rPr>
          <w:rStyle w:val="StyleBoldUnderline"/>
          <w:highlight w:val="yellow"/>
        </w:rPr>
        <w:t>Russia has a nuclear arsenal with which to fend off formal threats to its sovereignty, but the demographic imbalance is to Russia’s disadvantage and could accelerate the economic shift in China’s favor.</w:t>
      </w:r>
      <w:r>
        <w:rPr>
          <w:rFonts w:ascii="Georgia" w:hAnsi="Georgia"/>
          <w:color w:val="000000"/>
          <w:sz w:val="16"/>
          <w:szCs w:val="23"/>
        </w:rPr>
        <w:t xml:space="preserve"> Russia’s far eastern outpost of Vladivostok is ever more distant from Moscow. Will it become a Russian enclave in a re-Sinofied “Outer Manchuria,” like Kaliningrad, 5,000 miles away on the Baltic Sea, a Soviet fragment stranded inside the European Union? </w:t>
      </w:r>
      <w:r w:rsidRPr="00F6020D">
        <w:rPr>
          <w:rFonts w:ascii="Georgia" w:hAnsi="Georgia"/>
          <w:color w:val="000000"/>
          <w:sz w:val="12"/>
          <w:szCs w:val="23"/>
        </w:rPr>
        <w:t xml:space="preserve">¶ </w:t>
      </w:r>
      <w:r>
        <w:rPr>
          <w:rFonts w:ascii="Georgia" w:hAnsi="Georgia"/>
          <w:color w:val="000000"/>
          <w:sz w:val="16"/>
          <w:szCs w:val="23"/>
        </w:rPr>
        <w:t>Prior to 1858, Primorye was part of the Qing Empire and known as Outer Manchuria</w:t>
      </w:r>
      <w:r w:rsidRPr="00F6020D">
        <w:rPr>
          <w:rFonts w:ascii="Georgia" w:hAnsi="Georgia"/>
          <w:color w:val="000000"/>
          <w:sz w:val="12"/>
          <w:szCs w:val="23"/>
        </w:rPr>
        <w:t xml:space="preserve">¶ </w:t>
      </w:r>
      <w:r>
        <w:rPr>
          <w:rFonts w:ascii="Georgia" w:hAnsi="Georgia"/>
          <w:color w:val="000000"/>
          <w:sz w:val="16"/>
          <w:szCs w:val="23"/>
        </w:rPr>
        <w:t>Primorye is a federal subject of Russia (a krai). Primorsky means "maritime" in Russian, hence the region is sometimes referred to as Maritime Province or Maritime Territory. Its administrative center is in the city of Vladivostok. The region's population is 1,956,497.</w:t>
      </w:r>
      <w:r w:rsidRPr="00F6020D">
        <w:rPr>
          <w:rFonts w:ascii="Georgia" w:hAnsi="Georgia"/>
          <w:color w:val="000000"/>
          <w:sz w:val="12"/>
          <w:szCs w:val="23"/>
        </w:rPr>
        <w:t xml:space="preserve">¶ </w:t>
      </w:r>
      <w:r>
        <w:rPr>
          <w:rFonts w:ascii="Georgia" w:hAnsi="Georgia"/>
          <w:color w:val="000000"/>
          <w:sz w:val="16"/>
          <w:szCs w:val="23"/>
        </w:rPr>
        <w:t>In 1858, Nikolay Muravyov-Amursky signed the Aigun Treaty with China, followed by the Beijing Treaty two years later. As a result of the two treaties the Sino-Russian border shifted south to the Amur and Ussuri Rivers; granting Russia full control of Primorye.</w:t>
      </w:r>
      <w:r w:rsidRPr="00F6020D">
        <w:rPr>
          <w:rFonts w:ascii="Georgia" w:hAnsi="Georgia"/>
          <w:color w:val="000000"/>
          <w:sz w:val="12"/>
          <w:szCs w:val="23"/>
        </w:rPr>
        <w:t xml:space="preserve">¶ </w:t>
      </w:r>
      <w:r>
        <w:rPr>
          <w:rFonts w:ascii="Georgia" w:hAnsi="Georgia"/>
          <w:color w:val="000000"/>
          <w:sz w:val="16"/>
          <w:szCs w:val="23"/>
        </w:rPr>
        <w:t>Primorskaya Oblast was established as the easternmost division of the Russian Empire in 1856. It included the territory of modern Primorsky Krai as well as the territories of modern Khabarovsk Krai and Magadan Oblast, stretching from Vladivostok to the Chukchi Peninsula in the far north.</w:t>
      </w:r>
      <w:r w:rsidRPr="00F6020D">
        <w:rPr>
          <w:rFonts w:ascii="Georgia" w:hAnsi="Georgia"/>
          <w:color w:val="000000"/>
          <w:sz w:val="12"/>
          <w:szCs w:val="23"/>
        </w:rPr>
        <w:t xml:space="preserve">¶ </w:t>
      </w:r>
      <w:r>
        <w:rPr>
          <w:rFonts w:ascii="Georgia" w:hAnsi="Georgia"/>
          <w:color w:val="000000"/>
          <w:sz w:val="16"/>
          <w:szCs w:val="23"/>
        </w:rPr>
        <w:t>The text of the treaty where Russia got control of Primorye. These were part of the same set of treaties where China was forced to lease out Hong Kong to the UK. China had Hong Kong returned in 1997.</w:t>
      </w:r>
      <w:r w:rsidRPr="00F6020D">
        <w:rPr>
          <w:rFonts w:ascii="Georgia" w:hAnsi="Georgia"/>
          <w:color w:val="000000"/>
          <w:sz w:val="12"/>
          <w:szCs w:val="23"/>
        </w:rPr>
        <w:t xml:space="preserve">¶ </w:t>
      </w:r>
      <w:r>
        <w:rPr>
          <w:rFonts w:ascii="Georgia" w:hAnsi="Georgia"/>
          <w:color w:val="000000"/>
          <w:sz w:val="16"/>
          <w:szCs w:val="23"/>
        </w:rPr>
        <w:t>Outer Manchuria is regarded by some Manchu, and for that matter Han Chinese, as territory that was unfairly taken away. However, outstanding boundary issues between China and Russia have been officially settled. Article 6 of the 2001 Sino-Russian Treaty of Friendship provides that the contracting parties, the People's Republic of China and the Russian Federation, have no territorial claims.</w:t>
      </w:r>
      <w:r w:rsidRPr="00F6020D">
        <w:rPr>
          <w:rFonts w:ascii="Georgia" w:hAnsi="Georgia"/>
          <w:color w:val="000000"/>
          <w:sz w:val="12"/>
          <w:szCs w:val="23"/>
        </w:rPr>
        <w:t xml:space="preserve">¶ </w:t>
      </w:r>
      <w:r>
        <w:rPr>
          <w:rFonts w:ascii="Georgia" w:hAnsi="Georgia"/>
          <w:color w:val="000000"/>
          <w:sz w:val="16"/>
          <w:szCs w:val="23"/>
        </w:rPr>
        <w:t>As the Republic of China now based in Taiwan has never recognized the People's Republic of China or its border treaties with other countries, some Chinese maps published in Taiwan still consider the entire Heixiazi Island and the Sixty-Four Villages East of the Heilongjiang River to be Chinese territories, although these maps do show Outer Manchuria, sometimes called "lost territories in the Northeast (China)", to be Russian territory.</w:t>
      </w:r>
      <w:r w:rsidRPr="00F6020D">
        <w:rPr>
          <w:rFonts w:ascii="Georgia" w:hAnsi="Georgia"/>
          <w:color w:val="000000"/>
          <w:sz w:val="12"/>
          <w:szCs w:val="23"/>
        </w:rPr>
        <w:t xml:space="preserve">¶ </w:t>
      </w:r>
      <w:r>
        <w:rPr>
          <w:rFonts w:ascii="Georgia" w:hAnsi="Georgia"/>
          <w:color w:val="000000"/>
          <w:sz w:val="16"/>
          <w:szCs w:val="23"/>
        </w:rPr>
        <w:t>Could a vastly weaker Russia lose control of Siberia in some informal way.</w:t>
      </w:r>
      <w:r w:rsidRPr="00F6020D">
        <w:rPr>
          <w:rFonts w:ascii="Georgia" w:hAnsi="Georgia"/>
          <w:color w:val="000000"/>
          <w:sz w:val="12"/>
          <w:szCs w:val="23"/>
        </w:rPr>
        <w:t xml:space="preserve">¶ </w:t>
      </w:r>
      <w:r>
        <w:rPr>
          <w:rFonts w:ascii="Georgia" w:hAnsi="Georgia"/>
          <w:color w:val="000000"/>
          <w:sz w:val="16"/>
          <w:szCs w:val="23"/>
        </w:rPr>
        <w:t>Putin's term as president is to go to 2017. Putin is also getting older.</w:t>
      </w:r>
      <w:r w:rsidRPr="00F6020D">
        <w:rPr>
          <w:rFonts w:ascii="Georgia" w:hAnsi="Georgia"/>
          <w:color w:val="000000"/>
          <w:sz w:val="12"/>
          <w:szCs w:val="23"/>
        </w:rPr>
        <w:t xml:space="preserve">¶ </w:t>
      </w:r>
      <w:r>
        <w:rPr>
          <w:rFonts w:ascii="Georgia" w:hAnsi="Georgia"/>
          <w:color w:val="000000"/>
          <w:sz w:val="16"/>
          <w:szCs w:val="23"/>
        </w:rPr>
        <w:t>Other than Putin most Russian leaders have been relatively weak since the 1980s.</w:t>
      </w:r>
      <w:r w:rsidRPr="00F6020D">
        <w:rPr>
          <w:rFonts w:ascii="Georgia" w:hAnsi="Georgia"/>
          <w:color w:val="000000"/>
          <w:sz w:val="12"/>
          <w:szCs w:val="23"/>
        </w:rPr>
        <w:t xml:space="preserve">¶ </w:t>
      </w:r>
      <w:r>
        <w:rPr>
          <w:rFonts w:ascii="Georgia" w:hAnsi="Georgia"/>
          <w:color w:val="000000"/>
          <w:sz w:val="16"/>
          <w:szCs w:val="23"/>
        </w:rPr>
        <w:t>Even if formal control of that part of Siberia did not pass to China. Defacto control of those regions and Russia could be achieved through bribery of local officials, economic influence and economic dependence.</w:t>
      </w:r>
    </w:p>
    <w:p w:rsidR="00E022F5" w:rsidRPr="006B1B37" w:rsidRDefault="00E022F5" w:rsidP="00E022F5">
      <w:pPr>
        <w:pStyle w:val="Heading4"/>
      </w:pPr>
      <w:r w:rsidRPr="006B1B37">
        <w:t>Russian economic decline causes nuclear war</w:t>
      </w:r>
    </w:p>
    <w:p w:rsidR="00E022F5" w:rsidRPr="00155358" w:rsidRDefault="00E022F5" w:rsidP="00E022F5">
      <w:pPr>
        <w:rPr>
          <w:sz w:val="14"/>
        </w:rPr>
      </w:pPr>
      <w:r w:rsidRPr="00FD1792">
        <w:rPr>
          <w:rStyle w:val="StyleStyleBold12pt"/>
        </w:rPr>
        <w:t>FILGER 2009</w:t>
      </w:r>
      <w:r w:rsidRPr="00155358">
        <w:rPr>
          <w:sz w:val="14"/>
        </w:rPr>
        <w:t xml:space="preserve"> (Sheldon, author and blogger for the Huffington Post, “Russian Economy Faces Disastrous Free Fall Contraction” http://www.globaleconomiccrisis.com/blog/archives/356)</w:t>
      </w:r>
    </w:p>
    <w:p w:rsidR="00E022F5" w:rsidRPr="00483BDD" w:rsidRDefault="00E022F5" w:rsidP="00E022F5">
      <w:r w:rsidRPr="00FD1792">
        <w:rPr>
          <w:rStyle w:val="StyleBoldUnderline"/>
          <w:highlight w:val="yellow"/>
        </w:rPr>
        <w:t>In Russia</w:t>
      </w:r>
      <w:r w:rsidRPr="00155358">
        <w:rPr>
          <w:sz w:val="14"/>
        </w:rPr>
        <w:t xml:space="preserve"> historically, </w:t>
      </w:r>
      <w:r w:rsidRPr="00FD1792">
        <w:rPr>
          <w:rStyle w:val="StyleBoldUnderline"/>
          <w:highlight w:val="yellow"/>
        </w:rPr>
        <w:t>economic health and political stability are intertwined to a degree that is rarely encountered in other major</w:t>
      </w:r>
      <w:r w:rsidRPr="00155358">
        <w:rPr>
          <w:sz w:val="14"/>
        </w:rPr>
        <w:t xml:space="preserve"> industrialized </w:t>
      </w:r>
      <w:r w:rsidRPr="00FD1792">
        <w:rPr>
          <w:rStyle w:val="StyleBoldUnderline"/>
          <w:highlight w:val="yellow"/>
        </w:rPr>
        <w:t>economies.</w:t>
      </w:r>
      <w:r w:rsidRPr="00155358">
        <w:rPr>
          <w:sz w:val="14"/>
        </w:rPr>
        <w:t xml:space="preserve"> It was the economic stagnation of the former Soviet Union that led to its political downfall. Similarly, </w:t>
      </w:r>
      <w:r w:rsidRPr="00155358">
        <w:rPr>
          <w:u w:val="single"/>
        </w:rPr>
        <w:t>Medvedev and Putin</w:t>
      </w:r>
      <w:r w:rsidRPr="00155358">
        <w:rPr>
          <w:sz w:val="14"/>
        </w:rPr>
        <w:t xml:space="preserve">, both intimately acquainted with their nation’s history, </w:t>
      </w:r>
      <w:r w:rsidRPr="00155358">
        <w:rPr>
          <w:u w:val="single"/>
        </w:rPr>
        <w:t>are unquestionably alarmed at</w:t>
      </w:r>
      <w:r w:rsidRPr="00FD1792">
        <w:rPr>
          <w:rStyle w:val="StyleBoldUnderline"/>
        </w:rPr>
        <w:t xml:space="preserve"> </w:t>
      </w:r>
      <w:r w:rsidRPr="00FD1792">
        <w:rPr>
          <w:rStyle w:val="StyleBoldUnderline"/>
          <w:highlight w:val="yellow"/>
        </w:rPr>
        <w:t>the prospect that Russia’s economic crisis will endanger the nation’s political stability,</w:t>
      </w:r>
      <w:r w:rsidRPr="00155358">
        <w:rPr>
          <w:sz w:val="14"/>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FD1792">
        <w:rPr>
          <w:rStyle w:val="StyleBoldUnderline"/>
          <w:highlight w:val="yellow"/>
        </w:rPr>
        <w:t>Should the Russian economy deteriorate</w:t>
      </w:r>
      <w:r w:rsidRPr="00FD1792">
        <w:rPr>
          <w:rStyle w:val="StyleBoldUnderline"/>
        </w:rPr>
        <w:t xml:space="preserve"> </w:t>
      </w:r>
      <w:r w:rsidRPr="00155358">
        <w:rPr>
          <w:sz w:val="14"/>
        </w:rPr>
        <w:t xml:space="preserve">to the point where economic collapse is not out of the question, </w:t>
      </w:r>
      <w:r w:rsidRPr="00FD1792">
        <w:rPr>
          <w:rStyle w:val="StyleBoldUnderline"/>
          <w:highlight w:val="yellow"/>
        </w:rPr>
        <w:t>the impact will go far beyond the obvious accelerant such an outcome would be for the Global Economic Crisis.</w:t>
      </w:r>
      <w:r w:rsidRPr="00155358">
        <w:rPr>
          <w:sz w:val="14"/>
        </w:rPr>
        <w:t xml:space="preserve"> There is a geopolitical dimension that is even more relevant then the economic context. Despite its economic vulnerabilities and perceived decline from superpower status, </w:t>
      </w:r>
      <w:r w:rsidRPr="00FD1792">
        <w:rPr>
          <w:rStyle w:val="StyleBoldUnderline"/>
          <w:highlight w:val="yellow"/>
        </w:rPr>
        <w:t>Russia remains one of only two nations on earth with a nuclear arsenal of sufficient scope and capability to destroy the world</w:t>
      </w:r>
      <w:r w:rsidRPr="00155358">
        <w:rPr>
          <w:sz w:val="14"/>
        </w:rPr>
        <w:t xml:space="preserve"> as we know it. For that reason, it is not only President Medvedev and Prime Minister Putin who will be lying awake at nights over the prospect that </w:t>
      </w:r>
      <w:r w:rsidRPr="00FD1792">
        <w:rPr>
          <w:rStyle w:val="StyleBoldUnderline"/>
          <w:highlight w:val="yellow"/>
        </w:rPr>
        <w:t>a national economic crisis can transform itself into a virulent and destabilizing</w:t>
      </w:r>
      <w:r w:rsidRPr="00FD1792">
        <w:rPr>
          <w:rStyle w:val="StyleBoldUnderline"/>
        </w:rPr>
        <w:t xml:space="preserve"> </w:t>
      </w:r>
      <w:r w:rsidRPr="00155358">
        <w:rPr>
          <w:sz w:val="14"/>
        </w:rPr>
        <w:t xml:space="preserve">social and political </w:t>
      </w:r>
      <w:r w:rsidRPr="00FD1792">
        <w:rPr>
          <w:rStyle w:val="StyleBoldUnderline"/>
          <w:highlight w:val="yellow"/>
        </w:rPr>
        <w:t>upheaval</w:t>
      </w:r>
      <w:r w:rsidRPr="00155358">
        <w:rPr>
          <w:sz w:val="14"/>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FD1792">
        <w:rPr>
          <w:rStyle w:val="StyleBoldUnderline"/>
          <w:highlight w:val="yellow"/>
        </w:rPr>
        <w:t>During the years</w:t>
      </w:r>
      <w:r w:rsidRPr="00155358">
        <w:rPr>
          <w:sz w:val="14"/>
        </w:rPr>
        <w:t xml:space="preserve"> Boris </w:t>
      </w:r>
      <w:r w:rsidRPr="00FD1792">
        <w:rPr>
          <w:rStyle w:val="StyleBoldUnderline"/>
          <w:highlight w:val="yellow"/>
        </w:rPr>
        <w:t>Yeltsin ruled</w:t>
      </w:r>
      <w:r w:rsidRPr="00155358">
        <w:rPr>
          <w:sz w:val="14"/>
        </w:rPr>
        <w:t xml:space="preserve"> Russia, </w:t>
      </w:r>
      <w:r w:rsidRPr="00FD1792">
        <w:rPr>
          <w:rStyle w:val="StyleBoldUnderline"/>
          <w:highlight w:val="yellow"/>
        </w:rPr>
        <w:t>security forces</w:t>
      </w:r>
      <w:r w:rsidRPr="00155358">
        <w:rPr>
          <w:sz w:val="14"/>
        </w:rPr>
        <w:t xml:space="preserve"> responsible for </w:t>
      </w:r>
      <w:r w:rsidRPr="00FD1792">
        <w:rPr>
          <w:rStyle w:val="StyleBoldUnderline"/>
          <w:highlight w:val="yellow"/>
        </w:rPr>
        <w:t>guarding the</w:t>
      </w:r>
      <w:r w:rsidRPr="00155358">
        <w:rPr>
          <w:sz w:val="14"/>
        </w:rPr>
        <w:t xml:space="preserve"> nation’s </w:t>
      </w:r>
      <w:r w:rsidRPr="00FD1792">
        <w:rPr>
          <w:rStyle w:val="StyleBoldUnderline"/>
          <w:highlight w:val="yellow"/>
        </w:rPr>
        <w:t>nuclear arsenal went without pay</w:t>
      </w:r>
      <w:r w:rsidRPr="00155358">
        <w:rPr>
          <w:sz w:val="14"/>
        </w:rPr>
        <w:t xml:space="preserve"> for months at a time, </w:t>
      </w:r>
      <w:r w:rsidRPr="00FD1792">
        <w:rPr>
          <w:rStyle w:val="StyleBoldUnderline"/>
          <w:highlight w:val="yellow"/>
        </w:rPr>
        <w:t>leading to fears that</w:t>
      </w:r>
      <w:r w:rsidRPr="00155358">
        <w:rPr>
          <w:sz w:val="14"/>
        </w:rPr>
        <w:t xml:space="preserve"> desperate </w:t>
      </w:r>
      <w:r w:rsidRPr="00FD1792">
        <w:rPr>
          <w:rStyle w:val="StyleBoldUnderline"/>
          <w:highlight w:val="yellow"/>
        </w:rPr>
        <w:t>personnel would</w:t>
      </w:r>
      <w:r w:rsidRPr="00155358">
        <w:rPr>
          <w:sz w:val="14"/>
        </w:rPr>
        <w:t xml:space="preserve"> illicitly </w:t>
      </w:r>
      <w:r w:rsidRPr="00FD1792">
        <w:rPr>
          <w:rStyle w:val="StyleBoldUnderline"/>
          <w:highlight w:val="yellow"/>
        </w:rPr>
        <w:t>sell nuclear weapons to terrorist organizations. If the current economic crisis in Russia were to deteriorate much further, how secure would the Russian nuclear arsenal remain?</w:t>
      </w:r>
      <w:r w:rsidRPr="00155358">
        <w:rPr>
          <w:sz w:val="14"/>
        </w:rPr>
        <w:t xml:space="preserve"> It may be that the financial impact of the Global Economic Crisis is its least dangerous consequence.</w:t>
      </w:r>
    </w:p>
    <w:p w:rsidR="00E022F5" w:rsidRDefault="00E022F5" w:rsidP="00E022F5"/>
    <w:p w:rsidR="00E022F5" w:rsidRPr="00C63B0E" w:rsidRDefault="00E022F5" w:rsidP="00E022F5">
      <w:pPr>
        <w:rPr>
          <w:sz w:val="16"/>
        </w:rPr>
      </w:pPr>
    </w:p>
    <w:p w:rsidR="00E022F5" w:rsidRDefault="00E022F5" w:rsidP="00E022F5">
      <w:pPr>
        <w:pStyle w:val="Heading2"/>
        <w:rPr>
          <w:rFonts w:eastAsia="MS Gothic"/>
        </w:rPr>
      </w:pPr>
      <w:bookmarkStart w:id="7" w:name="_Toc335830346"/>
      <w:bookmarkStart w:id="8" w:name="_Toc349306902"/>
      <w:bookmarkStart w:id="9" w:name="_Toc360210050"/>
      <w:bookmarkStart w:id="10" w:name="_Toc360210148"/>
      <w:r>
        <w:rPr>
          <w:rFonts w:eastAsia="MS Gothic"/>
        </w:rPr>
        <w:t>Block Overview</w:t>
      </w:r>
      <w:bookmarkEnd w:id="7"/>
      <w:bookmarkEnd w:id="8"/>
      <w:bookmarkEnd w:id="9"/>
      <w:bookmarkEnd w:id="10"/>
    </w:p>
    <w:p w:rsidR="00E022F5" w:rsidRPr="0054054A" w:rsidRDefault="00E022F5" w:rsidP="00E022F5">
      <w:pPr>
        <w:pStyle w:val="ListParagraph"/>
        <w:keepNext/>
        <w:keepLines/>
        <w:numPr>
          <w:ilvl w:val="0"/>
          <w:numId w:val="30"/>
        </w:numPr>
        <w:spacing w:before="200"/>
        <w:outlineLvl w:val="3"/>
        <w:rPr>
          <w:rFonts w:eastAsia="MS Gothic" w:cstheme="minorHAnsi"/>
          <w:b/>
          <w:bCs/>
          <w:iCs/>
          <w:sz w:val="26"/>
        </w:rPr>
      </w:pPr>
      <w:r w:rsidRPr="0054054A">
        <w:rPr>
          <w:rFonts w:eastAsia="MS Gothic" w:cstheme="minorHAnsi"/>
          <w:b/>
          <w:bCs/>
          <w:iCs/>
          <w:sz w:val="26"/>
        </w:rPr>
        <w:t xml:space="preserve">Disad outweighs and turns the case:  A) Magnitude:  you should prefer a US-Russian nuclear war to any other impact—it’s the only existential risk:  </w:t>
      </w:r>
    </w:p>
    <w:p w:rsidR="00E022F5" w:rsidRPr="00A048CD" w:rsidRDefault="00E022F5" w:rsidP="00E022F5">
      <w:pPr>
        <w:rPr>
          <w:rFonts w:eastAsia="MS Mincho" w:cstheme="minorHAnsi"/>
          <w:sz w:val="16"/>
          <w:szCs w:val="16"/>
        </w:rPr>
      </w:pPr>
      <w:r w:rsidRPr="00FD4552">
        <w:rPr>
          <w:rStyle w:val="StyleStyleBold12pt"/>
        </w:rPr>
        <w:t>Bostrom 2</w:t>
      </w:r>
      <w:r w:rsidRPr="00A048CD">
        <w:rPr>
          <w:rFonts w:eastAsia="MS Mincho" w:cstheme="minorHAnsi"/>
          <w:szCs w:val="24"/>
        </w:rPr>
        <w:t xml:space="preserve"> </w:t>
      </w:r>
      <w:r w:rsidRPr="00A048CD">
        <w:rPr>
          <w:rFonts w:eastAsia="MS Mincho" w:cstheme="minorHAnsi"/>
          <w:sz w:val="16"/>
          <w:szCs w:val="16"/>
        </w:rPr>
        <w:t>(Nick, PhD Philosophy – Oxford University, “Existential Risks: Analyzing Human Extinction Scenarios”, Journal of Evolution and Technology, Vol. 9, March, http://www.nickbostrom.com/existential/risks.html)</w:t>
      </w:r>
    </w:p>
    <w:p w:rsidR="00E022F5" w:rsidRDefault="00E022F5" w:rsidP="00E022F5">
      <w:pPr>
        <w:widowControl w:val="0"/>
        <w:rPr>
          <w:rFonts w:eastAsia="MS Mincho" w:cstheme="minorHAnsi"/>
          <w:sz w:val="16"/>
          <w:szCs w:val="24"/>
        </w:rPr>
      </w:pPr>
      <w:r w:rsidRPr="00A048CD">
        <w:rPr>
          <w:rFonts w:eastAsia="MS Mincho" w:cstheme="minorHAnsi"/>
          <w:sz w:val="16"/>
          <w:szCs w:val="24"/>
        </w:rPr>
        <w:t xml:space="preserve">The unique challenge of </w:t>
      </w:r>
      <w:r w:rsidRPr="00FD4552">
        <w:rPr>
          <w:rStyle w:val="StyleBoldUnderline"/>
          <w:highlight w:val="yellow"/>
        </w:rPr>
        <w:t>existential risks</w:t>
      </w:r>
      <w:r w:rsidRPr="00A048CD">
        <w:rPr>
          <w:rFonts w:eastAsia="MS Mincho" w:cstheme="minorHAnsi"/>
          <w:sz w:val="16"/>
          <w:szCs w:val="24"/>
        </w:rPr>
        <w:t xml:space="preserve"> Risks in this sixth category </w:t>
      </w:r>
      <w:r w:rsidRPr="00FD4552">
        <w:rPr>
          <w:rStyle w:val="StyleBoldUnderline"/>
          <w:highlight w:val="yellow"/>
        </w:rPr>
        <w:t>are</w:t>
      </w:r>
      <w:r w:rsidRPr="00FD4552">
        <w:rPr>
          <w:rStyle w:val="StyleBoldUnderline"/>
        </w:rPr>
        <w:t xml:space="preserve"> a recent phenomenon</w:t>
      </w:r>
      <w:r w:rsidRPr="00A048CD">
        <w:rPr>
          <w:rFonts w:eastAsia="MS Mincho" w:cstheme="minorHAnsi"/>
          <w:sz w:val="16"/>
          <w:szCs w:val="24"/>
        </w:rPr>
        <w:t xml:space="preserve">. This is part of the reason why </w:t>
      </w:r>
      <w:r w:rsidRPr="00FD4552">
        <w:rPr>
          <w:rStyle w:val="StyleBoldUnderline"/>
        </w:rPr>
        <w:t xml:space="preserve">it is </w:t>
      </w:r>
      <w:r w:rsidRPr="00FD4552">
        <w:rPr>
          <w:rStyle w:val="StyleBoldUnderline"/>
          <w:highlight w:val="yellow"/>
        </w:rPr>
        <w:t>useful to distinguish</w:t>
      </w:r>
      <w:r w:rsidRPr="00FD4552">
        <w:rPr>
          <w:rStyle w:val="StyleBoldUnderline"/>
        </w:rPr>
        <w:t xml:space="preserve"> them </w:t>
      </w:r>
      <w:r w:rsidRPr="00FD4552">
        <w:rPr>
          <w:rStyle w:val="StyleBoldUnderline"/>
          <w:highlight w:val="yellow"/>
        </w:rPr>
        <w:t>from other risks</w:t>
      </w:r>
      <w:r w:rsidRPr="00A048CD">
        <w:rPr>
          <w:rFonts w:eastAsia="MS Mincho" w:cstheme="minorHAnsi"/>
          <w:sz w:val="16"/>
          <w:szCs w:val="24"/>
        </w:rPr>
        <w:t xml:space="preserve">. We have not evolved mechanisms, either biologically or culturally, for managing such risks. Our intuitions and coping strategies have been shaped by our long experience with risks such as dangerous animals, hostile individuals or tribes, </w:t>
      </w:r>
      <w:r w:rsidRPr="00FD4552">
        <w:rPr>
          <w:rStyle w:val="StyleBoldUnderline"/>
        </w:rPr>
        <w:t>poisonous foods</w:t>
      </w:r>
      <w:r w:rsidRPr="00A048CD">
        <w:rPr>
          <w:rFonts w:eastAsia="MS Mincho" w:cstheme="minorHAnsi"/>
          <w:sz w:val="16"/>
          <w:szCs w:val="24"/>
        </w:rPr>
        <w:t xml:space="preserve">, automobile accidents, </w:t>
      </w:r>
      <w:r w:rsidRPr="00FD4552">
        <w:rPr>
          <w:rStyle w:val="StyleBoldUnderline"/>
        </w:rPr>
        <w:t>Chernobyl</w:t>
      </w:r>
      <w:r w:rsidRPr="00A048CD">
        <w:rPr>
          <w:rFonts w:eastAsia="MS Mincho" w:cstheme="minorHAnsi"/>
          <w:sz w:val="16"/>
          <w:szCs w:val="24"/>
        </w:rPr>
        <w:t xml:space="preserve">, Bhopal, </w:t>
      </w:r>
      <w:r w:rsidRPr="00FD4552">
        <w:rPr>
          <w:rStyle w:val="StyleBoldUnderline"/>
        </w:rPr>
        <w:t>volcano eruptions</w:t>
      </w:r>
      <w:r w:rsidRPr="00A048CD">
        <w:rPr>
          <w:rFonts w:eastAsia="MS Mincho" w:cstheme="minorHAnsi"/>
          <w:sz w:val="16"/>
          <w:szCs w:val="24"/>
        </w:rPr>
        <w:t xml:space="preserve">, earthquakes, draughts, </w:t>
      </w:r>
      <w:r w:rsidRPr="00FD4552">
        <w:rPr>
          <w:rStyle w:val="StyleBoldUnderline"/>
        </w:rPr>
        <w:t>World War I</w:t>
      </w:r>
      <w:r w:rsidRPr="00A048CD">
        <w:rPr>
          <w:rFonts w:eastAsia="MS Mincho" w:cstheme="minorHAnsi"/>
          <w:sz w:val="16"/>
          <w:szCs w:val="24"/>
        </w:rPr>
        <w:t xml:space="preserve">, World War </w:t>
      </w:r>
      <w:r w:rsidRPr="00FD4552">
        <w:rPr>
          <w:rStyle w:val="StyleBoldUnderline"/>
        </w:rPr>
        <w:t>II</w:t>
      </w:r>
      <w:r w:rsidRPr="00A048CD">
        <w:rPr>
          <w:rFonts w:eastAsia="MS Mincho" w:cstheme="minorHAnsi"/>
          <w:sz w:val="16"/>
          <w:szCs w:val="24"/>
        </w:rPr>
        <w:t xml:space="preserve">, </w:t>
      </w:r>
      <w:r w:rsidRPr="00FD4552">
        <w:rPr>
          <w:rStyle w:val="StyleBoldUnderline"/>
        </w:rPr>
        <w:t>epidemics</w:t>
      </w:r>
      <w:r w:rsidRPr="00A048CD">
        <w:rPr>
          <w:rFonts w:eastAsia="MS Mincho" w:cstheme="minorHAnsi"/>
          <w:sz w:val="16"/>
          <w:szCs w:val="24"/>
        </w:rPr>
        <w:t xml:space="preserve"> of influenza, smallpox, black plague, and AIDS. These types of disasters </w:t>
      </w:r>
      <w:r w:rsidRPr="00FD4552">
        <w:rPr>
          <w:rStyle w:val="StyleBoldUnderline"/>
        </w:rPr>
        <w:t>have occurred many times</w:t>
      </w:r>
      <w:r w:rsidRPr="00A048CD">
        <w:rPr>
          <w:rFonts w:eastAsia="MS Mincho" w:cstheme="minorHAnsi"/>
          <w:sz w:val="16"/>
          <w:szCs w:val="24"/>
        </w:rPr>
        <w:t xml:space="preserve"> and our cultural attitudes towards risk have been shaped by trial-and-error in managing such hazards. </w:t>
      </w:r>
      <w:r w:rsidRPr="00FD4552">
        <w:rPr>
          <w:rStyle w:val="StyleBoldUnderline"/>
        </w:rPr>
        <w:t>But</w:t>
      </w:r>
      <w:r w:rsidRPr="00A048CD">
        <w:rPr>
          <w:rFonts w:eastAsia="MS Mincho" w:cstheme="minorHAnsi"/>
          <w:sz w:val="16"/>
          <w:szCs w:val="24"/>
        </w:rPr>
        <w:t xml:space="preserve"> tragic as such events are to the people immediately affected, </w:t>
      </w:r>
      <w:r w:rsidRPr="00FD4552">
        <w:rPr>
          <w:rStyle w:val="StyleBoldUnderline"/>
        </w:rPr>
        <w:t>in the big picture of things</w:t>
      </w:r>
      <w:r w:rsidRPr="00A048CD">
        <w:rPr>
          <w:rFonts w:eastAsia="MS Mincho" w:cstheme="minorHAnsi"/>
          <w:sz w:val="16"/>
          <w:szCs w:val="24"/>
        </w:rPr>
        <w:t xml:space="preserve"> – from the perspective of humankind as a whole – </w:t>
      </w:r>
      <w:r w:rsidRPr="00FD4552">
        <w:rPr>
          <w:rStyle w:val="StyleBoldUnderline"/>
          <w:highlight w:val="yellow"/>
        </w:rPr>
        <w:t xml:space="preserve">even the worst of these catastrophes are </w:t>
      </w:r>
      <w:r w:rsidRPr="00FD4552">
        <w:rPr>
          <w:rStyle w:val="Emphasis"/>
          <w:highlight w:val="yellow"/>
        </w:rPr>
        <w:t>mere ripples</w:t>
      </w:r>
      <w:r w:rsidRPr="00FD4552">
        <w:rPr>
          <w:rStyle w:val="StyleBoldUnderline"/>
        </w:rPr>
        <w:t xml:space="preserve"> on the surface of the great sea of life.</w:t>
      </w:r>
      <w:r w:rsidRPr="00A048CD">
        <w:rPr>
          <w:rFonts w:eastAsia="MS Mincho" w:cstheme="minorHAnsi"/>
          <w:sz w:val="16"/>
          <w:szCs w:val="24"/>
        </w:rPr>
        <w:t xml:space="preserve"> </w:t>
      </w:r>
      <w:r w:rsidRPr="00FD4552">
        <w:rPr>
          <w:rStyle w:val="StyleBoldUnderline"/>
          <w:highlight w:val="yellow"/>
        </w:rPr>
        <w:t>They haven’t significantly affected</w:t>
      </w:r>
      <w:r w:rsidRPr="00FD4552">
        <w:rPr>
          <w:rStyle w:val="StyleBoldUnderline"/>
        </w:rPr>
        <w:t xml:space="preserve"> the total amount of human suffering</w:t>
      </w:r>
      <w:r w:rsidRPr="00A048CD">
        <w:rPr>
          <w:rFonts w:eastAsia="MS Mincho" w:cstheme="minorHAnsi"/>
          <w:sz w:val="16"/>
          <w:szCs w:val="24"/>
        </w:rPr>
        <w:t xml:space="preserve"> or happiness </w:t>
      </w:r>
      <w:r w:rsidRPr="00FD4552">
        <w:rPr>
          <w:rStyle w:val="StyleBoldUnderline"/>
        </w:rPr>
        <w:t xml:space="preserve">or determined </w:t>
      </w:r>
      <w:r w:rsidRPr="00FD4552">
        <w:rPr>
          <w:rStyle w:val="StyleBoldUnderline"/>
          <w:highlight w:val="yellow"/>
        </w:rPr>
        <w:t>the</w:t>
      </w:r>
      <w:r w:rsidRPr="00FD4552">
        <w:rPr>
          <w:rStyle w:val="StyleBoldUnderline"/>
        </w:rPr>
        <w:t xml:space="preserve"> </w:t>
      </w:r>
      <w:r w:rsidRPr="00FD4552">
        <w:rPr>
          <w:rStyle w:val="StyleBoldUnderline"/>
          <w:highlight w:val="yellow"/>
        </w:rPr>
        <w:t>long-term fate of our species</w:t>
      </w:r>
      <w:r w:rsidRPr="00A048CD">
        <w:rPr>
          <w:rFonts w:eastAsia="MS Mincho" w:cstheme="minorHAnsi"/>
          <w:sz w:val="16"/>
          <w:szCs w:val="24"/>
        </w:rPr>
        <w:t>. With the exception of a species-destroying comet or asteroid impact (an extremely rare occurrence), there were probably no significant existential risks in human history until the mid-twentieth century, and certainly none that it was within our power to do something about. The first manmade existential risk was the inaugural detonation of an atomic bomb.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w:t>
      </w:r>
      <w:bookmarkStart w:id="11" w:name="_ftnref2"/>
      <w:r w:rsidRPr="00A048CD">
        <w:rPr>
          <w:rFonts w:eastAsia="MS Mincho" w:cstheme="minorHAnsi"/>
          <w:sz w:val="16"/>
          <w:szCs w:val="24"/>
        </w:rPr>
        <w:fldChar w:fldCharType="begin"/>
      </w:r>
      <w:r w:rsidRPr="00A048CD">
        <w:rPr>
          <w:rFonts w:eastAsia="MS Mincho" w:cstheme="minorHAnsi"/>
          <w:sz w:val="16"/>
          <w:szCs w:val="24"/>
        </w:rPr>
        <w:instrText xml:space="preserve"> HYPERLINK "http://www.nickbostrom.com/existential/risks.html" \l "_ftn2" \o "" </w:instrText>
      </w:r>
      <w:r w:rsidRPr="00A048CD">
        <w:rPr>
          <w:rFonts w:eastAsia="MS Mincho" w:cstheme="minorHAnsi"/>
          <w:sz w:val="16"/>
          <w:szCs w:val="24"/>
        </w:rPr>
        <w:fldChar w:fldCharType="separate"/>
      </w:r>
      <w:r w:rsidRPr="00A048CD">
        <w:rPr>
          <w:rFonts w:eastAsia="MS Mincho" w:cstheme="minorHAnsi"/>
          <w:sz w:val="16"/>
          <w:szCs w:val="24"/>
        </w:rPr>
        <w:t>[2]</w:t>
      </w:r>
      <w:r w:rsidRPr="00A048CD">
        <w:rPr>
          <w:rFonts w:eastAsia="MS Mincho" w:cstheme="minorHAnsi"/>
          <w:sz w:val="16"/>
          <w:szCs w:val="24"/>
        </w:rPr>
        <w:fldChar w:fldCharType="end"/>
      </w:r>
      <w:bookmarkEnd w:id="11"/>
      <w:r w:rsidRPr="00A048CD">
        <w:rPr>
          <w:rFonts w:eastAsia="MS Mincho" w:cstheme="minorHAnsi"/>
          <w:sz w:val="16"/>
          <w:szCs w:val="24"/>
        </w:rPr>
        <w:t xml:space="preserve"> At any given time we must use our best current subjective estimate of what the objective risk factors are.</w:t>
      </w:r>
      <w:bookmarkStart w:id="12" w:name="_ftnref3"/>
      <w:r w:rsidRPr="00A048CD">
        <w:rPr>
          <w:rFonts w:eastAsia="MS Mincho" w:cstheme="minorHAnsi"/>
          <w:sz w:val="16"/>
          <w:szCs w:val="24"/>
        </w:rPr>
        <w:fldChar w:fldCharType="begin"/>
      </w:r>
      <w:r w:rsidRPr="00A048CD">
        <w:rPr>
          <w:rFonts w:eastAsia="MS Mincho" w:cstheme="minorHAnsi"/>
          <w:sz w:val="16"/>
          <w:szCs w:val="24"/>
        </w:rPr>
        <w:instrText xml:space="preserve"> HYPERLINK "http://www.nickbostrom.com/existential/risks.html" \l "_ftn3" \o "" </w:instrText>
      </w:r>
      <w:r w:rsidRPr="00A048CD">
        <w:rPr>
          <w:rFonts w:eastAsia="MS Mincho" w:cstheme="minorHAnsi"/>
          <w:sz w:val="16"/>
          <w:szCs w:val="24"/>
        </w:rPr>
        <w:fldChar w:fldCharType="separate"/>
      </w:r>
      <w:r w:rsidRPr="00A048CD">
        <w:rPr>
          <w:rFonts w:eastAsia="MS Mincho" w:cstheme="minorHAnsi"/>
          <w:sz w:val="16"/>
          <w:szCs w:val="24"/>
        </w:rPr>
        <w:t>[3]</w:t>
      </w:r>
      <w:r w:rsidRPr="00A048CD">
        <w:rPr>
          <w:rFonts w:eastAsia="MS Mincho" w:cstheme="minorHAnsi"/>
          <w:sz w:val="16"/>
          <w:szCs w:val="24"/>
        </w:rPr>
        <w:fldChar w:fldCharType="end"/>
      </w:r>
      <w:bookmarkEnd w:id="12"/>
      <w:r w:rsidRPr="00A048CD">
        <w:rPr>
          <w:rFonts w:eastAsia="MS Mincho" w:cstheme="minorHAnsi"/>
          <w:sz w:val="16"/>
          <w:szCs w:val="24"/>
        </w:rPr>
        <w:t xml:space="preserve"> </w:t>
      </w:r>
      <w:r w:rsidRPr="00FD4552">
        <w:rPr>
          <w:rStyle w:val="StyleBoldUnderline"/>
          <w:highlight w:val="yellow"/>
        </w:rPr>
        <w:t>A much greater existential risk emerged with the build-up of nuclear arsenals in the US and</w:t>
      </w:r>
      <w:r w:rsidRPr="00A048CD">
        <w:rPr>
          <w:rFonts w:eastAsia="MS Mincho" w:cstheme="minorHAnsi"/>
          <w:sz w:val="16"/>
          <w:szCs w:val="24"/>
        </w:rPr>
        <w:t xml:space="preserve"> the </w:t>
      </w:r>
      <w:r w:rsidRPr="00FD4552">
        <w:rPr>
          <w:rStyle w:val="StyleBoldUnderline"/>
          <w:highlight w:val="yellow"/>
        </w:rPr>
        <w:t>USSR</w:t>
      </w:r>
      <w:r w:rsidRPr="00A048CD">
        <w:rPr>
          <w:rFonts w:eastAsia="MS Mincho" w:cstheme="minorHAnsi"/>
          <w:sz w:val="16"/>
          <w:szCs w:val="24"/>
        </w:rPr>
        <w:t xml:space="preserve">. </w:t>
      </w:r>
      <w:r w:rsidRPr="00FD4552">
        <w:rPr>
          <w:rStyle w:val="StyleBoldUnderline"/>
        </w:rPr>
        <w:t xml:space="preserve">An all-out </w:t>
      </w:r>
      <w:r w:rsidRPr="00FD4552">
        <w:rPr>
          <w:rStyle w:val="StyleBoldUnderline"/>
          <w:highlight w:val="yellow"/>
        </w:rPr>
        <w:t>nuclear war</w:t>
      </w:r>
      <w:r w:rsidRPr="00A048CD">
        <w:rPr>
          <w:rFonts w:eastAsia="MS Mincho" w:cstheme="minorHAnsi"/>
          <w:sz w:val="16"/>
          <w:szCs w:val="24"/>
          <w:highlight w:val="yellow"/>
        </w:rPr>
        <w:t xml:space="preserve"> </w:t>
      </w:r>
      <w:r w:rsidRPr="00FD4552">
        <w:rPr>
          <w:rStyle w:val="StyleBoldUnderline"/>
          <w:highlight w:val="yellow"/>
        </w:rPr>
        <w:t>was</w:t>
      </w:r>
      <w:r w:rsidRPr="00A048CD">
        <w:rPr>
          <w:rFonts w:eastAsia="MS Mincho" w:cstheme="minorHAnsi"/>
          <w:sz w:val="16"/>
          <w:szCs w:val="24"/>
        </w:rPr>
        <w:t xml:space="preserve"> a possibility </w:t>
      </w:r>
      <w:r w:rsidRPr="00FD4552">
        <w:rPr>
          <w:rStyle w:val="StyleBoldUnderline"/>
        </w:rPr>
        <w:t xml:space="preserve">with both </w:t>
      </w:r>
      <w:r w:rsidRPr="00FD4552">
        <w:rPr>
          <w:rStyle w:val="StyleBoldUnderline"/>
          <w:highlight w:val="yellow"/>
        </w:rPr>
        <w:t>a substantial probability and with consequences</w:t>
      </w:r>
      <w:r w:rsidRPr="00FD4552">
        <w:rPr>
          <w:rStyle w:val="StyleBoldUnderline"/>
        </w:rPr>
        <w:t xml:space="preserve"> </w:t>
      </w:r>
      <w:r w:rsidRPr="00FD4552">
        <w:rPr>
          <w:rStyle w:val="StyleBoldUnderline"/>
          <w:highlight w:val="yellow"/>
        </w:rPr>
        <w:t>that</w:t>
      </w:r>
      <w:r w:rsidRPr="00FD4552">
        <w:rPr>
          <w:rStyle w:val="StyleBoldUnderline"/>
        </w:rPr>
        <w:t xml:space="preserve"> might</w:t>
      </w:r>
      <w:r w:rsidRPr="00A048CD">
        <w:rPr>
          <w:rFonts w:eastAsia="MS Mincho" w:cstheme="minorHAnsi"/>
          <w:sz w:val="16"/>
          <w:szCs w:val="24"/>
        </w:rPr>
        <w:t xml:space="preserve"> have been persistent enough to </w:t>
      </w:r>
      <w:r w:rsidRPr="00FD4552">
        <w:rPr>
          <w:rStyle w:val="StyleBoldUnderline"/>
          <w:highlight w:val="yellow"/>
        </w:rPr>
        <w:t>qualify</w:t>
      </w:r>
      <w:r w:rsidRPr="00FD4552">
        <w:rPr>
          <w:rStyle w:val="StyleBoldUnderline"/>
        </w:rPr>
        <w:t xml:space="preserve"> </w:t>
      </w:r>
      <w:r w:rsidRPr="00FD4552">
        <w:rPr>
          <w:rStyle w:val="StyleBoldUnderline"/>
          <w:highlight w:val="yellow"/>
        </w:rPr>
        <w:t xml:space="preserve">as </w:t>
      </w:r>
      <w:r w:rsidRPr="00A048CD">
        <w:rPr>
          <w:rFonts w:eastAsia="SimSun" w:cstheme="minorHAnsi"/>
          <w:b/>
          <w:sz w:val="20"/>
          <w:szCs w:val="24"/>
          <w:highlight w:val="yellow"/>
          <w:u w:val="single"/>
          <w:lang w:eastAsia="zh-CN"/>
        </w:rPr>
        <w:t>global</w:t>
      </w:r>
      <w:r w:rsidRPr="00FD4552">
        <w:rPr>
          <w:rStyle w:val="StyleBoldUnderline"/>
          <w:highlight w:val="yellow"/>
        </w:rPr>
        <w:t xml:space="preserve"> and </w:t>
      </w:r>
      <w:r w:rsidRPr="00A048CD">
        <w:rPr>
          <w:rFonts w:eastAsia="SimSun" w:cstheme="minorHAnsi"/>
          <w:b/>
          <w:sz w:val="20"/>
          <w:szCs w:val="24"/>
          <w:highlight w:val="yellow"/>
          <w:u w:val="single"/>
          <w:lang w:eastAsia="zh-CN"/>
        </w:rPr>
        <w:t>terminal</w:t>
      </w:r>
      <w:r w:rsidRPr="00A048CD">
        <w:rPr>
          <w:rFonts w:eastAsia="MS Mincho" w:cstheme="minorHAnsi"/>
          <w:sz w:val="16"/>
          <w:szCs w:val="24"/>
        </w:rPr>
        <w:t xml:space="preserve">. There was a real worry among those best acquainted with the information available at the time that </w:t>
      </w:r>
      <w:r w:rsidRPr="00FD4552">
        <w:rPr>
          <w:rStyle w:val="StyleBoldUnderline"/>
        </w:rPr>
        <w:t xml:space="preserve">a </w:t>
      </w:r>
      <w:r w:rsidRPr="00FD4552">
        <w:rPr>
          <w:rStyle w:val="StyleBoldUnderline"/>
          <w:highlight w:val="yellow"/>
        </w:rPr>
        <w:t>nuclear Armageddon</w:t>
      </w:r>
      <w:r w:rsidRPr="00A048CD">
        <w:rPr>
          <w:rFonts w:eastAsia="MS Mincho" w:cstheme="minorHAnsi"/>
          <w:sz w:val="16"/>
          <w:szCs w:val="24"/>
        </w:rPr>
        <w:t xml:space="preserve"> would occur and that it </w:t>
      </w:r>
      <w:r w:rsidRPr="00FD4552">
        <w:rPr>
          <w:rStyle w:val="StyleBoldUnderline"/>
          <w:highlight w:val="yellow"/>
        </w:rPr>
        <w:t>might annihilate our species</w:t>
      </w:r>
      <w:r w:rsidRPr="00A048CD">
        <w:rPr>
          <w:rFonts w:eastAsia="MS Mincho" w:cstheme="minorHAnsi"/>
          <w:sz w:val="16"/>
          <w:szCs w:val="24"/>
        </w:rPr>
        <w:t xml:space="preserve"> or permanently destroy human civilization.</w:t>
      </w:r>
      <w:bookmarkStart w:id="13" w:name="_ftnref4"/>
      <w:r w:rsidRPr="00A048CD">
        <w:rPr>
          <w:rFonts w:eastAsia="MS Mincho" w:cstheme="minorHAnsi"/>
          <w:sz w:val="16"/>
          <w:szCs w:val="24"/>
        </w:rPr>
        <w:fldChar w:fldCharType="begin"/>
      </w:r>
      <w:r w:rsidRPr="00A048CD">
        <w:rPr>
          <w:rFonts w:eastAsia="MS Mincho" w:cstheme="minorHAnsi"/>
          <w:sz w:val="16"/>
          <w:szCs w:val="24"/>
        </w:rPr>
        <w:instrText xml:space="preserve"> HYPERLINK "http://www.nickbostrom.com/existential/risks.html" \l "_ftn4" \o "" </w:instrText>
      </w:r>
      <w:r w:rsidRPr="00A048CD">
        <w:rPr>
          <w:rFonts w:eastAsia="MS Mincho" w:cstheme="minorHAnsi"/>
          <w:sz w:val="16"/>
          <w:szCs w:val="24"/>
        </w:rPr>
        <w:fldChar w:fldCharType="separate"/>
      </w:r>
      <w:r w:rsidRPr="00A048CD">
        <w:rPr>
          <w:rFonts w:eastAsia="MS Mincho" w:cstheme="minorHAnsi"/>
          <w:sz w:val="16"/>
          <w:szCs w:val="24"/>
        </w:rPr>
        <w:t>[4]</w:t>
      </w:r>
      <w:r w:rsidRPr="00A048CD">
        <w:rPr>
          <w:rFonts w:eastAsia="MS Mincho" w:cstheme="minorHAnsi"/>
          <w:sz w:val="16"/>
          <w:szCs w:val="24"/>
        </w:rPr>
        <w:fldChar w:fldCharType="end"/>
      </w:r>
      <w:bookmarkEnd w:id="13"/>
      <w:r w:rsidRPr="00A048CD">
        <w:rPr>
          <w:rFonts w:eastAsia="MS Mincho" w:cstheme="minorHAnsi"/>
          <w:sz w:val="16"/>
          <w:szCs w:val="24"/>
        </w:rPr>
        <w:t xml:space="preserve">  </w:t>
      </w:r>
      <w:r w:rsidRPr="00FD4552">
        <w:rPr>
          <w:rStyle w:val="StyleBoldUnderline"/>
        </w:rPr>
        <w:t>Russia and the US retain large nuclear arsenals that could be used in a future confrontation</w:t>
      </w:r>
      <w:r w:rsidRPr="00A048CD">
        <w:rPr>
          <w:rFonts w:eastAsia="MS Mincho" w:cstheme="minorHAnsi"/>
          <w:sz w:val="16"/>
          <w:szCs w:val="24"/>
        </w:rPr>
        <w:t xml:space="preserve">, either accidentally or deliberately. There is also a risk that other states may one day build up large nuclear arsenals. Note however that </w:t>
      </w:r>
      <w:r w:rsidRPr="00FD4552">
        <w:rPr>
          <w:rStyle w:val="StyleBoldUnderline"/>
        </w:rPr>
        <w:t xml:space="preserve">a </w:t>
      </w:r>
      <w:r w:rsidRPr="00FD4552">
        <w:rPr>
          <w:rStyle w:val="StyleBoldUnderline"/>
          <w:highlight w:val="yellow"/>
        </w:rPr>
        <w:t>smaller nuclear exchange</w:t>
      </w:r>
      <w:r w:rsidRPr="00A048CD">
        <w:rPr>
          <w:rFonts w:eastAsia="MS Mincho" w:cstheme="minorHAnsi"/>
          <w:sz w:val="16"/>
          <w:szCs w:val="24"/>
        </w:rPr>
        <w:t xml:space="preserve">, between India and Pakistan for instance, </w:t>
      </w:r>
      <w:r w:rsidRPr="00FD4552">
        <w:rPr>
          <w:rStyle w:val="StyleBoldUnderline"/>
          <w:highlight w:val="yellow"/>
        </w:rPr>
        <w:t>is not an existential risk</w:t>
      </w:r>
      <w:r w:rsidRPr="00FD4552">
        <w:rPr>
          <w:rStyle w:val="StyleBoldUnderline"/>
        </w:rPr>
        <w:t xml:space="preserve">, since </w:t>
      </w:r>
      <w:r w:rsidRPr="00FD4552">
        <w:rPr>
          <w:rStyle w:val="StyleBoldUnderline"/>
          <w:highlight w:val="yellow"/>
        </w:rPr>
        <w:t>it would not destroy</w:t>
      </w:r>
      <w:r w:rsidRPr="00A048CD">
        <w:rPr>
          <w:rFonts w:eastAsia="MS Mincho" w:cstheme="minorHAnsi"/>
          <w:sz w:val="16"/>
          <w:szCs w:val="24"/>
        </w:rPr>
        <w:t xml:space="preserve"> or thwart </w:t>
      </w:r>
      <w:r w:rsidRPr="00FD4552">
        <w:rPr>
          <w:rStyle w:val="StyleBoldUnderline"/>
          <w:highlight w:val="yellow"/>
        </w:rPr>
        <w:t>humankind’s</w:t>
      </w:r>
      <w:r w:rsidRPr="00A048CD">
        <w:rPr>
          <w:rFonts w:eastAsia="MS Mincho" w:cstheme="minorHAnsi"/>
          <w:sz w:val="16"/>
          <w:szCs w:val="24"/>
        </w:rPr>
        <w:t xml:space="preserve"> </w:t>
      </w:r>
      <w:r w:rsidRPr="00FD4552">
        <w:rPr>
          <w:rStyle w:val="StyleBoldUnderline"/>
        </w:rPr>
        <w:t>potential permanently</w:t>
      </w:r>
      <w:r w:rsidRPr="00A048CD">
        <w:rPr>
          <w:rFonts w:eastAsia="MS Mincho" w:cstheme="minorHAnsi"/>
          <w:sz w:val="16"/>
          <w:szCs w:val="24"/>
        </w:rPr>
        <w:t>. Such a war might however be a local terminal risk for the cities most likely to be targeted. Unfortunately, we shall see that nuclear Armageddon and comet or asteroid strikes are mere preludes to the existential risks that we will encounter in the 21st century.</w:t>
      </w:r>
    </w:p>
    <w:p w:rsidR="00E022F5" w:rsidRDefault="00E022F5" w:rsidP="00E022F5">
      <w:pPr>
        <w:pStyle w:val="Heading4"/>
        <w:numPr>
          <w:ilvl w:val="0"/>
          <w:numId w:val="30"/>
        </w:numPr>
      </w:pPr>
      <w:r>
        <w:t>Time-Frame:  Perception of the plan triggers the link immediately:</w:t>
      </w:r>
    </w:p>
    <w:p w:rsidR="00E022F5" w:rsidRPr="00D9596F" w:rsidRDefault="00E022F5" w:rsidP="00E022F5">
      <w:pPr>
        <w:ind w:left="360"/>
        <w:rPr>
          <w:rFonts w:asciiTheme="majorHAnsi" w:hAnsiTheme="majorHAnsi"/>
        </w:rPr>
      </w:pPr>
      <w:r w:rsidRPr="00423E11">
        <w:rPr>
          <w:rStyle w:val="StyleStyleBold12pt"/>
          <w:rFonts w:ascii="Arial Narrow" w:hAnsi="Arial Narrow"/>
          <w:sz w:val="24"/>
          <w:u w:val="thick"/>
          <w:lang w:bidi="en-US"/>
        </w:rPr>
        <w:t>Brannon 3/29/12</w:t>
      </w:r>
      <w:r w:rsidRPr="00D9596F">
        <w:rPr>
          <w:rStyle w:val="StyleStyleBold12pt"/>
        </w:rPr>
        <w:t xml:space="preserve"> (</w:t>
      </w:r>
      <w:r w:rsidRPr="00D9596F">
        <w:rPr>
          <w:rFonts w:asciiTheme="majorHAnsi" w:hAnsiTheme="majorHAnsi"/>
        </w:rPr>
        <w:t xml:space="preserve">Director of Economic Policy as well as the Director of Congressional Relations for the American Action Forum </w:t>
      </w:r>
      <w:hyperlink r:id="rId15" w:history="1">
        <w:r w:rsidRPr="00D9596F">
          <w:rPr>
            <w:rFonts w:asciiTheme="majorHAnsi" w:hAnsiTheme="majorHAnsi"/>
          </w:rPr>
          <w:t>http://www.nationalreview.com/corner/294768/domestic-oil-policies-do-impact-oil-prices-ike-brannon</w:t>
        </w:r>
      </w:hyperlink>
      <w:r w:rsidRPr="00D9596F">
        <w:rPr>
          <w:rFonts w:asciiTheme="majorHAnsi" w:hAnsiTheme="majorHAnsi"/>
        </w:rPr>
        <w:t xml:space="preserve">) </w:t>
      </w:r>
    </w:p>
    <w:p w:rsidR="00E022F5" w:rsidRPr="00423E11" w:rsidRDefault="00E022F5" w:rsidP="00E022F5">
      <w:pPr>
        <w:rPr>
          <w:sz w:val="16"/>
        </w:rPr>
      </w:pPr>
      <w:r w:rsidRPr="00423E11">
        <w:rPr>
          <w:sz w:val="16"/>
        </w:rPr>
        <w:t xml:space="preserve">Oil speculation is essentially the process of betting on future prices. People who anticipate needing a good deal of oil in the future and want to guard against the uncertainty of higher prices can enter into a contract that — for a fee — allows them to lock in a price today. While some people use futures contracts to hedge against future prices, others actively offer to take the risk, and those people we call speculators. If a speculator expects prices to rise in the future, he will make large investments in oil today that he may then sell at the later, higher price. For those with the means, there is much money to be made in this way, and the actions of speculators can and do influence the world price of oil. The expectation of higher prices leads to greater consumption which, like any increase in demand, leads to higher prices, creating a self-fulfilling prophesy. </w:t>
      </w:r>
      <w:bookmarkStart w:id="14" w:name="more"/>
      <w:bookmarkEnd w:id="14"/>
      <w:r w:rsidRPr="00423E11">
        <w:rPr>
          <w:sz w:val="16"/>
        </w:rPr>
        <w:t xml:space="preserve">It works the opposite way as well: </w:t>
      </w:r>
      <w:r w:rsidRPr="003556AD">
        <w:rPr>
          <w:rStyle w:val="StyleBoldUnderline"/>
          <w:highlight w:val="yellow"/>
        </w:rPr>
        <w:t xml:space="preserve">If speculators began to </w:t>
      </w:r>
      <w:r w:rsidRPr="003556AD">
        <w:rPr>
          <w:rStyle w:val="Emphasis"/>
          <w:highlight w:val="yellow"/>
        </w:rPr>
        <w:t>anticipate prices falling in the future,</w:t>
      </w:r>
      <w:r w:rsidRPr="003556AD">
        <w:rPr>
          <w:rStyle w:val="StyleBoldUnderline"/>
          <w:highlight w:val="yellow"/>
        </w:rPr>
        <w:t xml:space="preserve"> they would want to sell their shares sooner rather than later, since delaying will force them to accept lower prices. This would result in an immediate increase in supply, which would in turn </w:t>
      </w:r>
      <w:r w:rsidRPr="003556AD">
        <w:rPr>
          <w:rStyle w:val="Emphasis"/>
          <w:highlight w:val="yellow"/>
        </w:rPr>
        <w:t>bring down prices today</w:t>
      </w:r>
      <w:r w:rsidRPr="003556AD">
        <w:rPr>
          <w:rStyle w:val="StyleBoldUnderline"/>
          <w:highlight w:val="yellow"/>
        </w:rPr>
        <w:t>.</w:t>
      </w:r>
    </w:p>
    <w:p w:rsidR="00E022F5" w:rsidRDefault="00E022F5" w:rsidP="00E022F5"/>
    <w:p w:rsidR="00E022F5" w:rsidRPr="00C63B0E" w:rsidRDefault="00E022F5" w:rsidP="00E022F5">
      <w:pPr>
        <w:rPr>
          <w:sz w:val="16"/>
        </w:rPr>
      </w:pPr>
    </w:p>
    <w:p w:rsidR="00E022F5" w:rsidRDefault="00E022F5" w:rsidP="00E022F5"/>
    <w:p w:rsidR="00E022F5" w:rsidRDefault="00E022F5" w:rsidP="00E022F5">
      <w:r>
        <w:br w:type="page"/>
      </w:r>
    </w:p>
    <w:p w:rsidR="00E022F5" w:rsidRDefault="00E022F5" w:rsidP="00E022F5">
      <w:pPr>
        <w:pStyle w:val="Heading2"/>
      </w:pPr>
      <w:bookmarkStart w:id="15" w:name="_Toc359751147"/>
      <w:bookmarkStart w:id="16" w:name="_Toc360210051"/>
      <w:bookmarkStart w:id="17" w:name="_Toc360210149"/>
      <w:r>
        <w:t>UQ:  Russian Economy Strong Now</w:t>
      </w:r>
      <w:bookmarkEnd w:id="15"/>
      <w:bookmarkEnd w:id="16"/>
      <w:bookmarkEnd w:id="17"/>
    </w:p>
    <w:p w:rsidR="00E022F5" w:rsidRDefault="00E022F5" w:rsidP="00E022F5">
      <w:pPr>
        <w:pStyle w:val="Heading4"/>
      </w:pPr>
      <w:r>
        <w:t>RUSSIAN ECONOMY IS GROWING QUICKLY NOW.</w:t>
      </w:r>
    </w:p>
    <w:p w:rsidR="00E022F5" w:rsidRDefault="00E022F5" w:rsidP="00E022F5">
      <w:r>
        <w:t xml:space="preserve">Irina </w:t>
      </w:r>
      <w:r w:rsidRPr="00C63B0E">
        <w:rPr>
          <w:rStyle w:val="StyleStyleBold12pt"/>
        </w:rPr>
        <w:t>Filatova</w:t>
      </w:r>
      <w:r>
        <w:t>, (staff writer), MOSCOW TIMES, Feb. 22, 20</w:t>
      </w:r>
      <w:r w:rsidRPr="00C63B0E">
        <w:rPr>
          <w:rStyle w:val="StyleStyleBold12pt"/>
        </w:rPr>
        <w:t>13</w:t>
      </w:r>
      <w:r>
        <w:t>.  Retrieved Apr. 22, 2013 from http://indrus.in/economics/2013/02/22/imf_more_upbeat_on_growth_than_medvedev_22439.html</w:t>
      </w:r>
    </w:p>
    <w:p w:rsidR="00E022F5" w:rsidRDefault="00E022F5" w:rsidP="00E022F5">
      <w:r w:rsidRPr="00C63B0E">
        <w:rPr>
          <w:rStyle w:val="StyleBoldUnderline"/>
          <w:highlight w:val="yellow"/>
        </w:rPr>
        <w:t>The International Monetary Fund took an optimistic stance at Russia's prospects, saying that its economy could demonstrate a faster pace of growth over the next few years than the annual goal of 5 percent</w:t>
      </w:r>
      <w:r>
        <w:t xml:space="preserve"> set by Prime Minister Dmitry Medvedev.</w:t>
      </w:r>
    </w:p>
    <w:p w:rsidR="00E022F5" w:rsidRDefault="00E022F5" w:rsidP="00E022F5">
      <w:pPr>
        <w:pStyle w:val="Heading4"/>
      </w:pPr>
      <w:r>
        <w:t>CAUTIOUS OPTIMISM EXISTS FOR THE RUSSIAN ECONOMY NOW.</w:t>
      </w:r>
    </w:p>
    <w:p w:rsidR="00E022F5" w:rsidRDefault="00E022F5" w:rsidP="00E022F5">
      <w:r>
        <w:t xml:space="preserve">Leonid </w:t>
      </w:r>
      <w:r w:rsidRPr="00C63B0E">
        <w:rPr>
          <w:rStyle w:val="StyleStyleBold12pt"/>
        </w:rPr>
        <w:t>Saveliev,</w:t>
      </w:r>
      <w:r>
        <w:t xml:space="preserve"> (partner at Ernst &amp; Young in Moscow), MOSCOW TIMES, Apr. 7, 20</w:t>
      </w:r>
      <w:r w:rsidRPr="00C63B0E">
        <w:rPr>
          <w:rStyle w:val="StyleStyleBold12pt"/>
        </w:rPr>
        <w:t>13</w:t>
      </w:r>
      <w:r>
        <w:t>.  Retrieved Apr. 22, 2013 from http://indrus.in/economics/2013/03/07/russias_private_equity_market_is_very _attractive_22733.html</w:t>
      </w:r>
    </w:p>
    <w:p w:rsidR="00E022F5" w:rsidRDefault="00E022F5" w:rsidP="00E022F5">
      <w:r w:rsidRPr="00C63B0E">
        <w:rPr>
          <w:rStyle w:val="StyleBoldUnderline"/>
          <w:highlight w:val="yellow"/>
        </w:rPr>
        <w:t>Overall, the Russian private equity market was growing from 2010 till 2012</w:t>
      </w:r>
      <w:r>
        <w:t xml:space="preserve">, with total deal volume of $2.2 billion in 2010, $4.2 billion in 2011 and $4.6 billion in 2012. </w:t>
      </w:r>
      <w:r w:rsidRPr="00C63B0E">
        <w:rPr>
          <w:rStyle w:val="StyleBoldUnderline"/>
          <w:highlight w:val="yellow"/>
        </w:rPr>
        <w:t>The amount of capital raised in 2012 was between $5 billion and $6 billion</w:t>
      </w:r>
      <w:r w:rsidRPr="00C63B0E">
        <w:rPr>
          <w:rStyle w:val="StyleBoldUnderline"/>
        </w:rPr>
        <w:t xml:space="preserve"> </w:t>
      </w:r>
      <w:r>
        <w:t xml:space="preserve">and included several funds that raised funds in excess of $400 million. It must be noted, however, that the quality of statistical private equity information is only as good as management companies are willing to report, which limits the reliability of publicly available data.¶ </w:t>
      </w:r>
      <w:r w:rsidRPr="00C63B0E">
        <w:rPr>
          <w:rStyle w:val="StyleBoldUnderline"/>
          <w:highlight w:val="yellow"/>
        </w:rPr>
        <w:t>In general, the current state of the Russian economy is cause for cautious optimism</w:t>
      </w:r>
      <w:r>
        <w:t xml:space="preserve"> for private equities. Whereas in the private equity market in Western Europe there remains a large exit overhang — that is, companies waiting to be sold — in Russia and the CIS growth may be driven externally by the ongoing movement of investors from traditional markets to eastern European and Asian markets. The center of gravity is shifting from west to east and from north to south.</w:t>
      </w:r>
    </w:p>
    <w:p w:rsidR="00E022F5" w:rsidRDefault="00E022F5" w:rsidP="00E022F5">
      <w:pPr>
        <w:pStyle w:val="Heading4"/>
      </w:pPr>
      <w:r>
        <w:t>RUSSIA’S ECONOMY IS WEAKENING, BUT NO RECESSION YET.</w:t>
      </w:r>
    </w:p>
    <w:p w:rsidR="00E022F5" w:rsidRDefault="00E022F5" w:rsidP="00E022F5">
      <w:r w:rsidRPr="00C63B0E">
        <w:rPr>
          <w:rStyle w:val="StyleStyleBold12pt"/>
        </w:rPr>
        <w:t>ECONOMIC TIMES</w:t>
      </w:r>
      <w:r>
        <w:t>, Apr. 12, 20</w:t>
      </w:r>
      <w:r w:rsidRPr="00C63B0E">
        <w:rPr>
          <w:rStyle w:val="StyleStyleBold12pt"/>
        </w:rPr>
        <w:t>13</w:t>
      </w:r>
      <w:r>
        <w:t>.  Retrieved Apr. 21, 2013 from http://articles.economictimes.indiatimes.com/2013-04-12/news/38491378_1_russian-economy-economy-minister-andrei-belousov-growth-forecast</w:t>
      </w:r>
    </w:p>
    <w:p w:rsidR="00E022F5" w:rsidRDefault="00E022F5" w:rsidP="00E022F5">
      <w:pPr>
        <w:rPr>
          <w:rStyle w:val="StyleBoldUnderline"/>
          <w:highlight w:val="yellow"/>
        </w:rPr>
      </w:pPr>
      <w:r w:rsidRPr="00C63B0E">
        <w:rPr>
          <w:rStyle w:val="StyleBoldUnderline"/>
          <w:highlight w:val="yellow"/>
        </w:rPr>
        <w:t>Russia's post-crisis recovery has been heavily dependent on the consumer</w:t>
      </w:r>
      <w:r>
        <w:t xml:space="preserve">, while a hefty increase in government spending before Putin's election in March 2012 to a third Kremlin term also kept the economy ticking over.¶ </w:t>
      </w:r>
      <w:r w:rsidRPr="00C63B0E">
        <w:rPr>
          <w:rStyle w:val="StyleBoldUnderline"/>
          <w:highlight w:val="yellow"/>
        </w:rPr>
        <w:t>The weakening outlook does not necessarily herald a full-blown recession, defined in economics textbooks as two consecutive quarters of negative growth.</w:t>
      </w:r>
    </w:p>
    <w:p w:rsidR="00E022F5" w:rsidRDefault="00E022F5" w:rsidP="00E022F5">
      <w:pPr>
        <w:rPr>
          <w:rStyle w:val="StyleBoldUnderline"/>
          <w:highlight w:val="yellow"/>
        </w:rPr>
      </w:pPr>
      <w:r>
        <w:rPr>
          <w:rStyle w:val="StyleBoldUnderline"/>
          <w:highlight w:val="yellow"/>
        </w:rPr>
        <w:br w:type="page"/>
      </w:r>
    </w:p>
    <w:p w:rsidR="00E022F5" w:rsidRDefault="00E022F5" w:rsidP="00E022F5">
      <w:pPr>
        <w:pStyle w:val="Heading4"/>
      </w:pPr>
      <w:r>
        <w:t>High oil prices are turning Russia into an economic powerhouse:</w:t>
      </w:r>
    </w:p>
    <w:p w:rsidR="00E022F5" w:rsidRDefault="00E022F5" w:rsidP="00E022F5">
      <w:pPr>
        <w:pStyle w:val="StyleStyleStyleCNA9ptBefore1pt8ptPatternClear"/>
        <w:spacing w:before="0" w:line="240" w:lineRule="auto"/>
        <w:ind w:left="216" w:firstLine="0"/>
        <w:rPr>
          <w:sz w:val="24"/>
          <w:szCs w:val="24"/>
        </w:rPr>
      </w:pPr>
      <w:r w:rsidRPr="002A01B3">
        <w:rPr>
          <w:rStyle w:val="StyleStyleBold12pt"/>
        </w:rPr>
        <w:t>RUSSIA TIMES</w:t>
      </w:r>
      <w:r>
        <w:rPr>
          <w:sz w:val="24"/>
          <w:szCs w:val="24"/>
        </w:rPr>
        <w:t>, Jan. 30, 20</w:t>
      </w:r>
      <w:r w:rsidRPr="002A01B3">
        <w:rPr>
          <w:rStyle w:val="StyleStyleBold12pt"/>
        </w:rPr>
        <w:t>13</w:t>
      </w:r>
      <w:r>
        <w:rPr>
          <w:sz w:val="24"/>
          <w:szCs w:val="24"/>
        </w:rPr>
        <w:t xml:space="preserve">.  Retrieved Apr. 22, 2013 from http://rt.com/business/russia-europe-usa-economy-079/  </w:t>
      </w:r>
    </w:p>
    <w:p w:rsidR="00E022F5" w:rsidRPr="002A01B3" w:rsidRDefault="00E022F5" w:rsidP="00E022F5">
      <w:pPr>
        <w:pStyle w:val="StyleStyleStyleCNA9ptBefore1pt8ptPatternClear"/>
        <w:spacing w:before="0" w:line="240" w:lineRule="auto"/>
        <w:ind w:left="216" w:firstLine="0"/>
        <w:rPr>
          <w:szCs w:val="24"/>
        </w:rPr>
      </w:pPr>
      <w:r w:rsidRPr="002A01B3">
        <w:rPr>
          <w:rStyle w:val="StyleBoldUnderline"/>
          <w:highlight w:val="yellow"/>
        </w:rPr>
        <w:t>There is another enthusiastic forecast for the Russian economy from the Ministry for Economic Development which is expecting it to become the world’s largest in 18 years</w:t>
      </w:r>
      <w:r w:rsidRPr="002A01B3">
        <w:rPr>
          <w:szCs w:val="24"/>
        </w:rPr>
        <w:t>. It’ll be happening at a time when conventional powerhouses are set to vanish.</w:t>
      </w:r>
      <w:r w:rsidRPr="002A01B3">
        <w:rPr>
          <w:sz w:val="12"/>
          <w:szCs w:val="24"/>
        </w:rPr>
        <w:t>¶</w:t>
      </w:r>
      <w:r w:rsidRPr="002A01B3">
        <w:rPr>
          <w:szCs w:val="24"/>
        </w:rPr>
        <w:t xml:space="preserve"> Underpinned by better competitiveness and more efficient institutions, </w:t>
      </w:r>
      <w:r w:rsidRPr="002A01B3">
        <w:rPr>
          <w:rStyle w:val="StyleBoldUnderline"/>
          <w:highlight w:val="yellow"/>
        </w:rPr>
        <w:t>the Russian economy is due to reach an annual growth rate of 2.5% by 2030 – the level usual for a world economic powerhouse, according to the most modest scenario from the Russian government. The boldest of the three scenarios says Russia will be growing at an annual rate of 5.4% till 2030, with the pace of growth reaching the Chinese level of about 6.9% by 2016.</w:t>
      </w:r>
      <w:r w:rsidRPr="002A01B3">
        <w:rPr>
          <w:sz w:val="12"/>
          <w:szCs w:val="24"/>
        </w:rPr>
        <w:t>¶</w:t>
      </w:r>
      <w:r w:rsidRPr="002A01B3">
        <w:rPr>
          <w:szCs w:val="24"/>
        </w:rPr>
        <w:t xml:space="preserve"> The report follows another growth story for Russia that came as a part of an overall economic forecast by PriceWaterhouseCoopers. It said in the middle January that the country was due to overtake the German economy by 2020 and the E7 club of emerging economies will take the reins of the world economy in another 30 years.</w:t>
      </w:r>
      <w:r w:rsidRPr="002A01B3">
        <w:rPr>
          <w:sz w:val="12"/>
          <w:szCs w:val="24"/>
        </w:rPr>
        <w:t>¶</w:t>
      </w:r>
      <w:r w:rsidRPr="002A01B3">
        <w:rPr>
          <w:szCs w:val="24"/>
        </w:rPr>
        <w:t xml:space="preserve"> In the latest report by Russia’s Ministry, </w:t>
      </w:r>
      <w:r w:rsidRPr="002A01B3">
        <w:rPr>
          <w:rStyle w:val="StyleBoldUnderline"/>
          <w:highlight w:val="yellow"/>
        </w:rPr>
        <w:t>high oil prices remain one of the key drivers of the “Russian breakthrough,”</w:t>
      </w:r>
      <w:r w:rsidRPr="002A01B3">
        <w:rPr>
          <w:szCs w:val="24"/>
        </w:rPr>
        <w:t xml:space="preserve"> as they are basically expected to balance between the current levels of about $110/bbl and $239/bbl.</w:t>
      </w:r>
    </w:p>
    <w:p w:rsidR="00E022F5" w:rsidRDefault="00E022F5" w:rsidP="00E022F5">
      <w:pPr>
        <w:pStyle w:val="Heading4"/>
      </w:pPr>
      <w:r>
        <w:t>The Russian economy will grow rapidly now:</w:t>
      </w:r>
    </w:p>
    <w:p w:rsidR="00E022F5" w:rsidRDefault="00E022F5" w:rsidP="00E022F5">
      <w:pPr>
        <w:pStyle w:val="StyleStyleStyleCNA9ptBefore1pt8ptPatternClear"/>
        <w:spacing w:before="0" w:line="240" w:lineRule="auto"/>
        <w:ind w:left="216" w:firstLine="0"/>
        <w:rPr>
          <w:sz w:val="24"/>
          <w:szCs w:val="24"/>
        </w:rPr>
      </w:pPr>
      <w:r w:rsidRPr="002A01B3">
        <w:rPr>
          <w:rStyle w:val="StyleStyleBold12pt"/>
        </w:rPr>
        <w:t>RUSSIA TIMES</w:t>
      </w:r>
      <w:r w:rsidRPr="002A01B3">
        <w:rPr>
          <w:sz w:val="24"/>
          <w:szCs w:val="24"/>
        </w:rPr>
        <w:t>, Jan. 3, 20</w:t>
      </w:r>
      <w:r w:rsidRPr="002A01B3">
        <w:rPr>
          <w:rStyle w:val="StyleStyleBold12pt"/>
        </w:rPr>
        <w:t>13</w:t>
      </w:r>
      <w:r w:rsidRPr="002A01B3">
        <w:rPr>
          <w:sz w:val="24"/>
          <w:szCs w:val="24"/>
        </w:rPr>
        <w:t xml:space="preserve">.  Retrieved Apr. 22, 2013 from http://rt.com/business/news/russia-world-economy-2013-997/  </w:t>
      </w:r>
    </w:p>
    <w:p w:rsidR="00E022F5" w:rsidRDefault="00E022F5" w:rsidP="00E022F5">
      <w:pPr>
        <w:pStyle w:val="StyleStyleStyleCNA9ptBefore1pt8ptPatternClear"/>
        <w:spacing w:before="0" w:line="240" w:lineRule="auto"/>
        <w:ind w:left="216" w:firstLine="0"/>
        <w:rPr>
          <w:sz w:val="24"/>
          <w:szCs w:val="24"/>
        </w:rPr>
      </w:pPr>
      <w:r w:rsidRPr="002A01B3">
        <w:rPr>
          <w:rStyle w:val="StyleBoldUnderline"/>
          <w:highlight w:val="yellow"/>
        </w:rPr>
        <w:t>The Russian economy managed to live through a tough 2012 and could be among the fastest growing in Europe in 2013. It’s set to rise 3.5% - 4%, with Western Europe remaining a strong threat and a major long term reshape of the economic map looming</w:t>
      </w:r>
      <w:r w:rsidRPr="002A01B3">
        <w:rPr>
          <w:sz w:val="24"/>
          <w:szCs w:val="24"/>
        </w:rPr>
        <w:t>.</w:t>
      </w:r>
    </w:p>
    <w:p w:rsidR="00E022F5" w:rsidRDefault="00E022F5" w:rsidP="00E022F5">
      <w:pPr>
        <w:pStyle w:val="Heading4"/>
      </w:pPr>
      <w:r>
        <w:t>Russia will be one of the fastest growing economies in Europe in 2013:</w:t>
      </w:r>
    </w:p>
    <w:p w:rsidR="00E022F5" w:rsidRDefault="00E022F5" w:rsidP="00E022F5">
      <w:pPr>
        <w:pStyle w:val="StyleStyleStyleCNA9ptBefore1pt8ptPatternClear"/>
        <w:spacing w:before="0" w:line="240" w:lineRule="auto"/>
        <w:ind w:left="216" w:firstLine="0"/>
        <w:rPr>
          <w:sz w:val="24"/>
          <w:szCs w:val="24"/>
        </w:rPr>
      </w:pPr>
      <w:r w:rsidRPr="002A01B3">
        <w:rPr>
          <w:rStyle w:val="StyleStyleBold12pt"/>
        </w:rPr>
        <w:t>RUSSIA TIMES</w:t>
      </w:r>
      <w:r w:rsidRPr="002A01B3">
        <w:rPr>
          <w:sz w:val="24"/>
          <w:szCs w:val="24"/>
        </w:rPr>
        <w:t>, Jan. 3, 20</w:t>
      </w:r>
      <w:r w:rsidRPr="002A01B3">
        <w:rPr>
          <w:rStyle w:val="StyleStyleBold12pt"/>
        </w:rPr>
        <w:t>13</w:t>
      </w:r>
      <w:r w:rsidRPr="002A01B3">
        <w:rPr>
          <w:sz w:val="24"/>
          <w:szCs w:val="24"/>
        </w:rPr>
        <w:t xml:space="preserve">.  Retrieved Apr. 22, 2013 from http://rt.com/business/news/russia-world-economy-2013-997/  </w:t>
      </w:r>
    </w:p>
    <w:p w:rsidR="00E022F5" w:rsidRPr="002A01B3" w:rsidRDefault="00E022F5" w:rsidP="00E022F5">
      <w:pPr>
        <w:pStyle w:val="StyleStyleStyleCNA9ptBefore1pt8ptPatternClear"/>
        <w:spacing w:before="0" w:line="240" w:lineRule="auto"/>
        <w:ind w:left="216" w:firstLine="0"/>
        <w:rPr>
          <w:sz w:val="24"/>
          <w:szCs w:val="24"/>
        </w:rPr>
      </w:pPr>
      <w:r w:rsidRPr="002A01B3">
        <w:rPr>
          <w:sz w:val="24"/>
          <w:szCs w:val="24"/>
        </w:rPr>
        <w:t>Despite being on a slower growth track in 2012, with the growth rate much below its 6-8% average in the boom years, “</w:t>
      </w:r>
      <w:r w:rsidRPr="00372E06">
        <w:rPr>
          <w:rStyle w:val="StyleBoldUnderline"/>
          <w:highlight w:val="yellow"/>
        </w:rPr>
        <w:t>Russia will be amongst the fastest growing economies in Europe in 2013,”</w:t>
      </w:r>
      <w:r w:rsidRPr="002A01B3">
        <w:rPr>
          <w:sz w:val="24"/>
          <w:szCs w:val="24"/>
        </w:rPr>
        <w:t xml:space="preserve"> according to Ben Aris. </w:t>
      </w:r>
      <w:r w:rsidRPr="00372E06">
        <w:rPr>
          <w:rStyle w:val="StyleBoldUnderline"/>
          <w:highlight w:val="yellow"/>
        </w:rPr>
        <w:t>The 3.5% GDP growth the country produced in 2012 is Russia’s maximum potential at a time of difficult access to international debt markets and slack foreign direct investment</w:t>
      </w:r>
      <w:r w:rsidRPr="002A01B3">
        <w:rPr>
          <w:sz w:val="24"/>
          <w:szCs w:val="24"/>
        </w:rPr>
        <w:t>, Aris added. “However, there is a chance that Russia will surprise on the up side if the reform program the Kremlin has put in place starts to deliver some successes. All this assumes that there is no financial train wreck in Western Europe, which is not impossible,” the expert concluded.</w:t>
      </w:r>
    </w:p>
    <w:p w:rsidR="00E022F5" w:rsidRDefault="00E022F5" w:rsidP="00E022F5">
      <w:pPr>
        <w:pStyle w:val="Heading4"/>
      </w:pPr>
      <w:r>
        <w:t>No recession is coming in Russia:</w:t>
      </w:r>
    </w:p>
    <w:p w:rsidR="00E022F5" w:rsidRPr="002A01B3" w:rsidRDefault="00E022F5" w:rsidP="00E022F5">
      <w:pPr>
        <w:pStyle w:val="StyleStyleStyleCNA9ptBefore1pt8ptPatternClear"/>
        <w:spacing w:before="0" w:line="240" w:lineRule="auto"/>
        <w:ind w:left="216" w:firstLine="0"/>
        <w:rPr>
          <w:sz w:val="24"/>
          <w:szCs w:val="24"/>
        </w:rPr>
      </w:pPr>
      <w:r w:rsidRPr="00372E06">
        <w:rPr>
          <w:rStyle w:val="StyleStyleBold12pt"/>
        </w:rPr>
        <w:t>ITAR-TASS</w:t>
      </w:r>
      <w:r w:rsidRPr="002A01B3">
        <w:rPr>
          <w:sz w:val="24"/>
          <w:szCs w:val="24"/>
        </w:rPr>
        <w:t>, Apr. 18, 20</w:t>
      </w:r>
      <w:r w:rsidRPr="00372E06">
        <w:rPr>
          <w:rStyle w:val="StyleStyleBold12pt"/>
        </w:rPr>
        <w:t>13</w:t>
      </w:r>
      <w:r w:rsidRPr="002A01B3">
        <w:rPr>
          <w:sz w:val="24"/>
          <w:szCs w:val="24"/>
        </w:rPr>
        <w:t xml:space="preserve">.  Retrieved Apr. 22, 2013 from http://indrus.in/news/2013/04/18/no_risk_of_recession_in_russian_economy_this_year_kudrin_23929.html  </w:t>
      </w:r>
      <w:r w:rsidRPr="00372E06">
        <w:rPr>
          <w:rStyle w:val="StyleBoldUnderline"/>
          <w:highlight w:val="yellow"/>
        </w:rPr>
        <w:t>Russia’s former finance minister Alexei Kudrin sees no risk of a recession in the Russian economy this year</w:t>
      </w:r>
      <w:r w:rsidRPr="002A01B3">
        <w:rPr>
          <w:sz w:val="24"/>
          <w:szCs w:val="24"/>
        </w:rPr>
        <w:t>.¶ “</w:t>
      </w:r>
      <w:r w:rsidRPr="00372E06">
        <w:rPr>
          <w:rStyle w:val="StyleBoldUnderline"/>
          <w:highlight w:val="yellow"/>
        </w:rPr>
        <w:t>I believe that a deep recession can be avoided</w:t>
      </w:r>
      <w:r w:rsidRPr="002A01B3">
        <w:rPr>
          <w:sz w:val="24"/>
          <w:szCs w:val="24"/>
        </w:rPr>
        <w:t>,” Kudrin told the media on the sidelines of Sberbank’s forum Russia-2013.¶ He believes Russia is faced with some risks related with Europe, with falling economic growth rates and with the United States.¶ “That will influence us, of course,” he said.</w:t>
      </w:r>
    </w:p>
    <w:p w:rsidR="00E022F5" w:rsidRPr="002A01B3"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Heading4"/>
      </w:pPr>
      <w:r>
        <w:t>No Russian recession this year.</w:t>
      </w:r>
    </w:p>
    <w:p w:rsidR="00E022F5" w:rsidRDefault="00E022F5" w:rsidP="00E022F5">
      <w:pPr>
        <w:pStyle w:val="StyleStyleStyleCNA9ptBefore1pt8ptPatternClear"/>
        <w:spacing w:before="0" w:line="240" w:lineRule="auto"/>
        <w:rPr>
          <w:sz w:val="24"/>
          <w:szCs w:val="24"/>
        </w:rPr>
      </w:pPr>
      <w:r w:rsidRPr="002A01B3">
        <w:rPr>
          <w:sz w:val="24"/>
          <w:szCs w:val="24"/>
        </w:rPr>
        <w:t xml:space="preserve">Jane </w:t>
      </w:r>
      <w:r w:rsidRPr="00372E06">
        <w:rPr>
          <w:rStyle w:val="StyleStyleBold12pt"/>
        </w:rPr>
        <w:t>Hatcher,</w:t>
      </w:r>
      <w:r w:rsidRPr="002A01B3">
        <w:rPr>
          <w:sz w:val="24"/>
          <w:szCs w:val="24"/>
        </w:rPr>
        <w:t xml:space="preserve"> (staff writer), Apr. 19, 20</w:t>
      </w:r>
      <w:r w:rsidRPr="00372E06">
        <w:rPr>
          <w:rStyle w:val="StyleStyleBold12pt"/>
        </w:rPr>
        <w:t>13</w:t>
      </w:r>
      <w:r w:rsidRPr="002A01B3">
        <w:rPr>
          <w:sz w:val="24"/>
          <w:szCs w:val="24"/>
        </w:rPr>
        <w:t xml:space="preserve">.  Retrieved Apr. 22, 2013 from http://www.nzweek.com/business/financial-experts-see-no-danger-of-russian-recession-60506/  MOSCOW, April 18 — </w:t>
      </w:r>
      <w:r w:rsidRPr="00372E06">
        <w:rPr>
          <w:rStyle w:val="StyleBoldUnderline"/>
          <w:highlight w:val="yellow"/>
        </w:rPr>
        <w:t>The Russian economy likely will not slide into recession this year, leading financial and economic experts said Thursday.¶ “I don’t foresee a recession</w:t>
      </w:r>
      <w:r w:rsidRPr="002A01B3">
        <w:rPr>
          <w:sz w:val="24"/>
          <w:szCs w:val="24"/>
        </w:rPr>
        <w:t>. Formally, recession means lack of growth for two consequent quarters. I don’t think this is real,” German Gref, board chairman of Sherbank, Russia’s largest commercial bank, told reporters at the annual Russia Forum.</w:t>
      </w:r>
    </w:p>
    <w:p w:rsidR="00E022F5" w:rsidRDefault="00E022F5" w:rsidP="00E022F5">
      <w:pPr>
        <w:pStyle w:val="Heading4"/>
      </w:pPr>
      <w:r>
        <w:t>Russian economy will grow now.</w:t>
      </w:r>
    </w:p>
    <w:p w:rsidR="00E022F5" w:rsidRDefault="00E022F5" w:rsidP="00E022F5">
      <w:pPr>
        <w:pStyle w:val="StyleStyleStyleCNA9ptBefore1pt8ptPatternClear"/>
        <w:spacing w:before="0" w:line="240" w:lineRule="auto"/>
        <w:rPr>
          <w:sz w:val="24"/>
          <w:szCs w:val="24"/>
        </w:rPr>
      </w:pPr>
      <w:r w:rsidRPr="002A01B3">
        <w:rPr>
          <w:sz w:val="24"/>
          <w:szCs w:val="24"/>
        </w:rPr>
        <w:t xml:space="preserve">Jane </w:t>
      </w:r>
      <w:r w:rsidRPr="00372E06">
        <w:rPr>
          <w:rStyle w:val="StyleStyleBold12pt"/>
        </w:rPr>
        <w:t>Hatcher,</w:t>
      </w:r>
      <w:r w:rsidRPr="002A01B3">
        <w:rPr>
          <w:sz w:val="24"/>
          <w:szCs w:val="24"/>
        </w:rPr>
        <w:t xml:space="preserve"> (staff writer), Apr. 19, 20</w:t>
      </w:r>
      <w:r w:rsidRPr="00372E06">
        <w:rPr>
          <w:rStyle w:val="StyleStyleBold12pt"/>
        </w:rPr>
        <w:t>13</w:t>
      </w:r>
      <w:r w:rsidRPr="002A01B3">
        <w:rPr>
          <w:sz w:val="24"/>
          <w:szCs w:val="24"/>
        </w:rPr>
        <w:t xml:space="preserve">.  Retrieved Apr. 22, 2013 from http://www.nzweek.com/business/financial-experts-see-no-danger-of-russian-recession-60506/ </w:t>
      </w:r>
      <w:r w:rsidRPr="00372E06">
        <w:rPr>
          <w:rStyle w:val="StyleBoldUnderline"/>
          <w:highlight w:val="yellow"/>
        </w:rPr>
        <w:t>He admitted that the Russian economy was affected by the economic slowdown in Europe and the U.S., but it still would grow by about 3 percent in 2013</w:t>
      </w:r>
      <w:r w:rsidRPr="002A01B3">
        <w:rPr>
          <w:sz w:val="24"/>
          <w:szCs w:val="24"/>
        </w:rPr>
        <w:t>.</w:t>
      </w:r>
    </w:p>
    <w:p w:rsidR="00E022F5" w:rsidRDefault="00E022F5" w:rsidP="00E022F5">
      <w:pPr>
        <w:pStyle w:val="Heading4"/>
      </w:pPr>
      <w:r>
        <w:t>Russia’s economy will grow now.</w:t>
      </w:r>
    </w:p>
    <w:p w:rsidR="00E022F5" w:rsidRDefault="00E022F5" w:rsidP="00E022F5">
      <w:pPr>
        <w:pStyle w:val="StyleStyleStyleCNA9ptBefore1pt8ptPatternClear"/>
        <w:spacing w:before="0" w:line="240" w:lineRule="auto"/>
        <w:ind w:left="216" w:firstLine="0"/>
        <w:rPr>
          <w:sz w:val="24"/>
          <w:szCs w:val="24"/>
        </w:rPr>
      </w:pPr>
      <w:r w:rsidRPr="0038687C">
        <w:rPr>
          <w:rStyle w:val="StyleStyleBold12pt"/>
        </w:rPr>
        <w:t>RUSSIA TIMES</w:t>
      </w:r>
      <w:r w:rsidRPr="002A01B3">
        <w:rPr>
          <w:sz w:val="24"/>
          <w:szCs w:val="24"/>
        </w:rPr>
        <w:t>, Jan. 3, 20</w:t>
      </w:r>
      <w:r w:rsidRPr="0038687C">
        <w:rPr>
          <w:rStyle w:val="StyleStyleBold12pt"/>
        </w:rPr>
        <w:t>13</w:t>
      </w:r>
      <w:r w:rsidRPr="002A01B3">
        <w:rPr>
          <w:sz w:val="24"/>
          <w:szCs w:val="24"/>
        </w:rPr>
        <w:t xml:space="preserve">.  Retrieved Apr. 22, 2013 from http://rt.com/business/news/russia-world-economy-2013-997/  Ivan Tchakarov, the chief economist for Russia and CIS at Renaissance Capital, also joined the club of optimists, saying that </w:t>
      </w:r>
      <w:r w:rsidRPr="0038687C">
        <w:rPr>
          <w:rStyle w:val="StyleBoldUnderline"/>
          <w:highlight w:val="yellow"/>
        </w:rPr>
        <w:t>given “a very modest positive GDP growth in Europe next year, or at least not another recession as in 2012… 2013 should be a better year for Russia.”¶ With the oil prices expected to stand at about $110/bbl</w:t>
      </w:r>
      <w:r w:rsidRPr="002A01B3">
        <w:rPr>
          <w:sz w:val="24"/>
          <w:szCs w:val="24"/>
        </w:rPr>
        <w:t xml:space="preserve">, and inflation at 7% in 2013, </w:t>
      </w:r>
      <w:r w:rsidRPr="0038687C">
        <w:rPr>
          <w:rStyle w:val="StyleBoldUnderline"/>
          <w:highlight w:val="yellow"/>
        </w:rPr>
        <w:t>Russia is set to grow about 4% during the year</w:t>
      </w:r>
      <w:r w:rsidRPr="002A01B3">
        <w:rPr>
          <w:sz w:val="24"/>
          <w:szCs w:val="24"/>
        </w:rPr>
        <w:t>, Renaissance Capital expert forecasts.</w:t>
      </w:r>
    </w:p>
    <w:p w:rsidR="00E022F5" w:rsidRDefault="00E022F5" w:rsidP="00E022F5">
      <w:pPr>
        <w:pStyle w:val="StyleStyleStyleCNA9ptBefore1pt8ptPatternClear"/>
        <w:spacing w:before="0" w:line="240" w:lineRule="auto"/>
        <w:rPr>
          <w:sz w:val="24"/>
          <w:szCs w:val="24"/>
        </w:rPr>
      </w:pPr>
    </w:p>
    <w:p w:rsidR="00E022F5" w:rsidRDefault="00E022F5" w:rsidP="00E022F5"/>
    <w:p w:rsidR="00E022F5" w:rsidRDefault="00E022F5" w:rsidP="00E022F5">
      <w:r>
        <w:br w:type="page"/>
      </w:r>
    </w:p>
    <w:p w:rsidR="00E022F5" w:rsidRDefault="00E022F5" w:rsidP="00E022F5">
      <w:pPr>
        <w:pStyle w:val="Heading2"/>
      </w:pPr>
      <w:bookmarkStart w:id="18" w:name="_Toc359751148"/>
      <w:bookmarkStart w:id="19" w:name="_Toc360210052"/>
      <w:bookmarkStart w:id="20" w:name="_Toc360210150"/>
      <w:r>
        <w:t>Cuba Links</w:t>
      </w:r>
      <w:bookmarkEnd w:id="18"/>
      <w:bookmarkEnd w:id="19"/>
      <w:bookmarkEnd w:id="20"/>
    </w:p>
    <w:p w:rsidR="00E022F5" w:rsidRDefault="00E022F5" w:rsidP="00E022F5">
      <w:pPr>
        <w:pStyle w:val="Heading4"/>
      </w:pPr>
      <w:r>
        <w:t>The embargo prevents US drilling in Cuba.</w:t>
      </w:r>
    </w:p>
    <w:p w:rsidR="00E022F5" w:rsidRDefault="00E022F5" w:rsidP="00E022F5">
      <w:r>
        <w:t xml:space="preserve">Coral </w:t>
      </w:r>
      <w:r w:rsidRPr="00C63B0E">
        <w:rPr>
          <w:rStyle w:val="StyleStyleBold12pt"/>
        </w:rPr>
        <w:t>Davenport</w:t>
      </w:r>
      <w:r>
        <w:t>, (staff writer), NATIONAL JOURNAL, July 29, 20</w:t>
      </w:r>
      <w:r w:rsidRPr="00C63B0E">
        <w:rPr>
          <w:rStyle w:val="StyleStyleBold12pt"/>
        </w:rPr>
        <w:t>11</w:t>
      </w:r>
      <w:r>
        <w:t>.  Retrieved Apr. 21, 2013 from http://www.nationaljournal.com/magazine/will-sloppy-drilling-off-the-coast-of-cuba-threaten-florida-gulf-beaches--20110728</w:t>
      </w:r>
    </w:p>
    <w:p w:rsidR="00E022F5" w:rsidRPr="00C63B0E" w:rsidRDefault="00E022F5" w:rsidP="00E022F5">
      <w:pPr>
        <w:rPr>
          <w:sz w:val="16"/>
        </w:rPr>
      </w:pPr>
      <w:r w:rsidRPr="00C63B0E">
        <w:rPr>
          <w:rStyle w:val="StyleBoldUnderline"/>
          <w:highlight w:val="yellow"/>
        </w:rPr>
        <w:t>Because of the embargo, U.S. companies cannot drill in Cuba, supply equipment to Cuba, have any say over safety regulations in Cuba,</w:t>
      </w:r>
      <w:r w:rsidRPr="00C63B0E">
        <w:rPr>
          <w:sz w:val="16"/>
        </w:rPr>
        <w:t xml:space="preserve"> or even take part in helping control a blowout and spill in Cuba. As the island prepares to begin offshore drilling, it has signed contracts with oil companies from Brazil, India, Italy, Russia, and Spain—and is in talks to lease major portions of its coastal water to Chinese companies (continuing China’s pattern of pursuing oil exploration in countries where U.S. drillers aren’t welcome).</w:t>
      </w:r>
    </w:p>
    <w:p w:rsidR="00E022F5" w:rsidRDefault="00E022F5" w:rsidP="00E022F5">
      <w:pPr>
        <w:pStyle w:val="Heading4"/>
      </w:pPr>
      <w:r>
        <w:t>American technology is key to Cuban oil development.</w:t>
      </w:r>
    </w:p>
    <w:p w:rsidR="00E022F5" w:rsidRDefault="00E022F5" w:rsidP="00E022F5">
      <w:r>
        <w:t xml:space="preserve">Tim </w:t>
      </w:r>
      <w:r w:rsidRPr="00C63B0E">
        <w:rPr>
          <w:rStyle w:val="StyleStyleBold12pt"/>
        </w:rPr>
        <w:t>Padgett,</w:t>
      </w:r>
      <w:r>
        <w:t xml:space="preserve"> (staff writer) TIME, Oct. 23, 20</w:t>
      </w:r>
      <w:r w:rsidRPr="00C63B0E">
        <w:rPr>
          <w:rStyle w:val="StyleStyleBold12pt"/>
        </w:rPr>
        <w:t>08</w:t>
      </w:r>
      <w:r>
        <w:t>.  Retrieved Apr. 21, 2013 from http://www.time.com/time/world/article/0,8599,1853252,00.html</w:t>
      </w:r>
    </w:p>
    <w:p w:rsidR="00E022F5" w:rsidRDefault="00E022F5" w:rsidP="00E022F5">
      <w:pPr>
        <w:rPr>
          <w:rStyle w:val="StyleBoldUnderline"/>
        </w:rPr>
      </w:pPr>
      <w:r w:rsidRPr="00C63B0E">
        <w:rPr>
          <w:rStyle w:val="StyleBoldUnderline"/>
          <w:highlight w:val="yellow"/>
        </w:rPr>
        <w:t>Still, the concessions so far represent less than a quarter of the 59 drilling blocks that Cuba hopes to exploit</w:t>
      </w:r>
      <w:r>
        <w:t xml:space="preserve"> in the 43,000-sq.-mi. (112,000 sq km) EEZ. </w:t>
      </w:r>
      <w:r w:rsidRPr="00C63B0E">
        <w:rPr>
          <w:rStyle w:val="StyleBoldUnderline"/>
          <w:highlight w:val="yellow"/>
        </w:rPr>
        <w:t>Analysts say one reason is the daunting infrastructural difficulties facing any company that drills in Cuba</w:t>
      </w:r>
      <w:r>
        <w:t>: firms have to bring much more of their own capital, equipment, technology and on-the-ground know-how than usual. This year's severe hurricane damage in Cuba has made the situation worse. Canada's Sherritt, in fact, recently dropped out of its four-block contract. "Who else is going to be willing to actually come in and take the risk in Cuba?" says Benjamin-Alvarado. "</w:t>
      </w:r>
      <w:r w:rsidRPr="00C63B0E">
        <w:rPr>
          <w:rStyle w:val="StyleBoldUnderline"/>
          <w:highlight w:val="yellow"/>
        </w:rPr>
        <w:t>In terms of proximity and technology, the only people really able to do it to the extent the Cubans need are the Americans."</w:t>
      </w:r>
    </w:p>
    <w:p w:rsidR="00E022F5" w:rsidRDefault="00E022F5" w:rsidP="00E022F5">
      <w:pPr>
        <w:pStyle w:val="Heading4"/>
      </w:pPr>
      <w:r>
        <w:t>Lifting the embargo allows US oil investment in Cuba.</w:t>
      </w:r>
    </w:p>
    <w:p w:rsidR="00E022F5" w:rsidRDefault="00E022F5" w:rsidP="00E022F5">
      <w:pPr>
        <w:pStyle w:val="StyleStyleStyleCNA9ptBefore1pt8ptPatternClear"/>
        <w:spacing w:before="0" w:line="240" w:lineRule="auto"/>
        <w:ind w:left="216" w:firstLine="0"/>
        <w:rPr>
          <w:sz w:val="24"/>
          <w:szCs w:val="24"/>
        </w:rPr>
      </w:pPr>
      <w:r w:rsidRPr="002A01B3">
        <w:rPr>
          <w:sz w:val="24"/>
          <w:szCs w:val="24"/>
        </w:rPr>
        <w:t xml:space="preserve">Tim </w:t>
      </w:r>
      <w:r w:rsidRPr="00372E06">
        <w:rPr>
          <w:rStyle w:val="StyleStyleBold12pt"/>
        </w:rPr>
        <w:t>Padgett</w:t>
      </w:r>
      <w:r w:rsidRPr="002A01B3">
        <w:rPr>
          <w:sz w:val="24"/>
          <w:szCs w:val="24"/>
        </w:rPr>
        <w:t>, (staff writer) TIME, Oct. 23, 20</w:t>
      </w:r>
      <w:r w:rsidRPr="00372E06">
        <w:rPr>
          <w:rStyle w:val="StyleStyleBold12pt"/>
        </w:rPr>
        <w:t>08</w:t>
      </w:r>
      <w:r w:rsidRPr="002A01B3">
        <w:rPr>
          <w:sz w:val="24"/>
          <w:szCs w:val="24"/>
        </w:rPr>
        <w:t xml:space="preserve">.  Retrieved Apr. 21, 2013 from http://www.time.com/time/world/article/0,8599,1853252,00.html  Washington's own Cuba time warp got a jolt as well. </w:t>
      </w:r>
      <w:r w:rsidRPr="00372E06">
        <w:rPr>
          <w:rStyle w:val="StyleBoldUnderline"/>
          <w:highlight w:val="yellow"/>
        </w:rPr>
        <w:t>The oil discovery has renewed debate over whether a crude-thirsty U.S. should loosen its 46-year-old trade embargo against Cuba and let yanqui firms join the drilling,</w:t>
      </w:r>
      <w:r w:rsidRPr="002A01B3">
        <w:rPr>
          <w:sz w:val="24"/>
          <w:szCs w:val="24"/>
        </w:rPr>
        <w:t xml:space="preserve"> which is taking place fewer than 100 miles off U.S. shores. Despite the Bush Administration's hard line on Cuba, Republicans in Congress have proposed legislation to exempt Big Oil from the embargo. That clamor is sure to rise — especially if Barack Obama, who is more open to dialogue with Havana, becomes the next President — now that Cuba's state oil company, Cubapetroleo, or Cupet, has announced a stunning new estimate of more than 20 billion bbl. bubbling off its shores. "This is not a game," Cupet's exploration manager, Rafael Tenreyro, assured reporters in Havana last week.</w:t>
      </w:r>
    </w:p>
    <w:p w:rsidR="00E022F5" w:rsidRPr="002A01B3"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Heading4"/>
      </w:pPr>
      <w:r>
        <w:t>Cuba has huge oil reserves.</w:t>
      </w:r>
    </w:p>
    <w:p w:rsidR="00E022F5" w:rsidRDefault="00E022F5" w:rsidP="00E022F5">
      <w:pPr>
        <w:pStyle w:val="StyleStyleStyleCNA9ptBefore1pt8ptPatternClear"/>
        <w:spacing w:before="0" w:line="240" w:lineRule="auto"/>
        <w:ind w:left="216" w:firstLine="0"/>
        <w:rPr>
          <w:sz w:val="24"/>
          <w:szCs w:val="24"/>
        </w:rPr>
      </w:pPr>
      <w:r w:rsidRPr="002A01B3">
        <w:rPr>
          <w:sz w:val="24"/>
          <w:szCs w:val="24"/>
        </w:rPr>
        <w:t xml:space="preserve">Tim </w:t>
      </w:r>
      <w:r w:rsidRPr="00372E06">
        <w:rPr>
          <w:rStyle w:val="StyleStyleBold12pt"/>
        </w:rPr>
        <w:t>Padgett</w:t>
      </w:r>
      <w:r w:rsidRPr="002A01B3">
        <w:rPr>
          <w:sz w:val="24"/>
          <w:szCs w:val="24"/>
        </w:rPr>
        <w:t>, (staff writer) TIME, Oct. 23, 20</w:t>
      </w:r>
      <w:r w:rsidRPr="00372E06">
        <w:rPr>
          <w:rStyle w:val="StyleStyleBold12pt"/>
        </w:rPr>
        <w:t>08</w:t>
      </w:r>
      <w:r w:rsidRPr="002A01B3">
        <w:rPr>
          <w:sz w:val="24"/>
          <w:szCs w:val="24"/>
        </w:rPr>
        <w:t xml:space="preserve">.  Retrieved Apr. 21, 2013 from http://www.time.com/time/world/article/0,8599,1853252,00.html  If true, </w:t>
      </w:r>
      <w:r w:rsidRPr="00372E06">
        <w:rPr>
          <w:rStyle w:val="StyleBoldUnderline"/>
          <w:highlight w:val="yellow"/>
        </w:rPr>
        <w:t>those potential reserves could make Cuba a major petro player in the hemisphere</w:t>
      </w:r>
      <w:r w:rsidRPr="002A01B3">
        <w:rPr>
          <w:sz w:val="24"/>
          <w:szCs w:val="24"/>
        </w:rPr>
        <w:t>. (The U.S. has reserves of 29 billion bbl.) And it could render the embargo an even more ineffective means of dislodging the aging Castro brothers, Fidel and current President Raúl. "</w:t>
      </w:r>
      <w:r w:rsidRPr="00372E06">
        <w:rPr>
          <w:rStyle w:val="StyleBoldUnderline"/>
          <w:highlight w:val="yellow"/>
        </w:rPr>
        <w:t>If it really is 20 billion, then it's a game changer,"</w:t>
      </w:r>
      <w:r w:rsidRPr="002A01B3">
        <w:rPr>
          <w:sz w:val="24"/>
          <w:szCs w:val="24"/>
        </w:rPr>
        <w:t xml:space="preserve"> says Jonathan Benjamin-Alvarado, a Cuba oil analyst at the University of Nebraska-Omaha. </w:t>
      </w:r>
      <w:r w:rsidRPr="00372E06">
        <w:rPr>
          <w:rStyle w:val="StyleBoldUnderline"/>
          <w:highlight w:val="yellow"/>
        </w:rPr>
        <w:t>"It provides a lot more justification for changing elements of the embargo,</w:t>
      </w:r>
      <w:r w:rsidRPr="00372E06">
        <w:rPr>
          <w:rStyle w:val="StyleBoldUnderline"/>
        </w:rPr>
        <w:t xml:space="preserve"> </w:t>
      </w:r>
      <w:r w:rsidRPr="002A01B3">
        <w:rPr>
          <w:sz w:val="24"/>
          <w:szCs w:val="24"/>
        </w:rPr>
        <w:t>just as we did when we allowed agricultural and medical sales to Cuba" a decade ago.</w:t>
      </w:r>
    </w:p>
    <w:p w:rsidR="00E022F5" w:rsidRDefault="00E022F5" w:rsidP="00E022F5">
      <w:pPr>
        <w:pStyle w:val="Heading4"/>
      </w:pPr>
      <w:r>
        <w:t>Cuba has huge energy reserves in the Gulf of Mexico.</w:t>
      </w:r>
    </w:p>
    <w:p w:rsidR="00E022F5" w:rsidRPr="002A01B3" w:rsidRDefault="00E022F5" w:rsidP="00E022F5">
      <w:pPr>
        <w:pStyle w:val="StyleStyleStyleCNA9ptBefore1pt8ptPatternClear"/>
        <w:spacing w:before="0" w:line="240" w:lineRule="auto"/>
        <w:rPr>
          <w:sz w:val="24"/>
          <w:szCs w:val="24"/>
        </w:rPr>
      </w:pPr>
      <w:r w:rsidRPr="002A01B3">
        <w:rPr>
          <w:sz w:val="24"/>
          <w:szCs w:val="24"/>
        </w:rPr>
        <w:t xml:space="preserve">Rens Lee, (Senior Fellow, Foreign Policy Research Institute), FOREIGN POLICY, Nov/Dec 2008.  Retrieved Apr. 21, 2013 from http://www.foreignaffairs.com/articles/64618/rens-lee/rethinking-the-embargo  </w:t>
      </w:r>
      <w:r w:rsidRPr="00372E06">
        <w:rPr>
          <w:rStyle w:val="StyleBoldUnderline"/>
          <w:highlight w:val="yellow"/>
        </w:rPr>
        <w:t>Another good reason to reevaluate U.S. Cuba policy relates to Cuba's huge potential energy reserves in the Gulf of Mexico, which the U.S. Geological Survey says could contain 4.6 billion barrels of oil</w:t>
      </w:r>
      <w:r w:rsidRPr="00372E06">
        <w:rPr>
          <w:rStyle w:val="StyleBoldUnderline"/>
        </w:rPr>
        <w:t xml:space="preserve"> </w:t>
      </w:r>
      <w:r w:rsidRPr="002A01B3">
        <w:rPr>
          <w:sz w:val="24"/>
          <w:szCs w:val="24"/>
        </w:rPr>
        <w:t xml:space="preserve">and 9.8 trillion cubic feet of natural gas. </w:t>
      </w:r>
      <w:r w:rsidRPr="00372E06">
        <w:rPr>
          <w:rStyle w:val="StyleBoldUnderline"/>
          <w:highlight w:val="yellow"/>
        </w:rPr>
        <w:t>With most of both the East Coast and the West Coast of the United States closed to offshore drilling, oil prices at well over $100 a barrel, and international demand for hydrocarbons projected to increase massively, U.S. exploration and development of these deposits are becoming a tempting prospect -- and may provide a justification for rescinding the embargo or</w:t>
      </w:r>
      <w:r w:rsidRPr="00372E06">
        <w:rPr>
          <w:rStyle w:val="StyleBoldUnderline"/>
        </w:rPr>
        <w:t xml:space="preserve"> </w:t>
      </w:r>
      <w:r w:rsidRPr="002A01B3">
        <w:rPr>
          <w:sz w:val="24"/>
          <w:szCs w:val="24"/>
        </w:rPr>
        <w:t>at least for creating an exception to it. Other energy-dependent countries (such as China and India) are already negotiating exploration rights in the Gulf of Mexico, but because Cuba is a U.S.-sanctioned country, U.S. companies are forced to stand idly by.</w:t>
      </w:r>
    </w:p>
    <w:p w:rsidR="00E022F5" w:rsidRDefault="00E022F5" w:rsidP="00E022F5">
      <w:pPr>
        <w:pStyle w:val="Heading4"/>
        <w:rPr>
          <w:sz w:val="24"/>
          <w:szCs w:val="24"/>
        </w:rPr>
      </w:pPr>
      <w:r>
        <w:t>Cuba has huge oil reserves.</w:t>
      </w:r>
    </w:p>
    <w:p w:rsidR="00E022F5" w:rsidRDefault="00E022F5" w:rsidP="00E022F5">
      <w:pPr>
        <w:pStyle w:val="StyleStyleStyleCNA9ptBefore1pt8ptPatternClear"/>
        <w:spacing w:before="0" w:line="240" w:lineRule="auto"/>
        <w:ind w:left="216" w:firstLine="0"/>
        <w:rPr>
          <w:sz w:val="24"/>
          <w:szCs w:val="24"/>
        </w:rPr>
      </w:pPr>
      <w:r w:rsidRPr="002A01B3">
        <w:rPr>
          <w:sz w:val="24"/>
          <w:szCs w:val="24"/>
        </w:rPr>
        <w:t xml:space="preserve">Tim </w:t>
      </w:r>
      <w:r w:rsidRPr="00372E06">
        <w:rPr>
          <w:rStyle w:val="StyleStyleBold12pt"/>
        </w:rPr>
        <w:t>Padgett</w:t>
      </w:r>
      <w:r w:rsidRPr="002A01B3">
        <w:rPr>
          <w:sz w:val="24"/>
          <w:szCs w:val="24"/>
        </w:rPr>
        <w:t>, (staff writer) TIME, Oct. 23, 20</w:t>
      </w:r>
      <w:r w:rsidRPr="00372E06">
        <w:rPr>
          <w:rStyle w:val="StyleStyleBold12pt"/>
        </w:rPr>
        <w:t>08</w:t>
      </w:r>
      <w:r w:rsidRPr="002A01B3">
        <w:rPr>
          <w:sz w:val="24"/>
          <w:szCs w:val="24"/>
        </w:rPr>
        <w:t xml:space="preserve">.  Retrieved Apr. 21, 2013 from http://www.time.com/time/world/article/0,8599,1853252,00.html  </w:t>
      </w:r>
      <w:r w:rsidRPr="00372E06">
        <w:rPr>
          <w:rStyle w:val="StyleBoldUnderline"/>
          <w:highlight w:val="yellow"/>
        </w:rPr>
        <w:t>For decades, the only promise most Cubans saw in the ocean north of their island was the current that carries homemade rafts to Florida. That all changed a few years ago when geologists estimated that between 5 billion bbl. and 10 billion bbl. of oil lie beneath the waters off Cuba's northwest coast.</w:t>
      </w:r>
      <w:r w:rsidRPr="002A01B3">
        <w:rPr>
          <w:sz w:val="24"/>
          <w:szCs w:val="24"/>
        </w:rPr>
        <w:t xml:space="preserve"> Suddenly it seemed as though the hemisphere's sole communist nation might finally end its desperate dependence on oil-rich allies like the former Soviet Union and Venezuela — and perhaps even escape its impoverished economic time warp altogether.</w:t>
      </w:r>
    </w:p>
    <w:p w:rsidR="00E022F5" w:rsidRPr="002A01B3"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Heading4"/>
      </w:pPr>
      <w:r>
        <w:t>Cuba has huge oil reserves.</w:t>
      </w:r>
    </w:p>
    <w:p w:rsidR="00E022F5" w:rsidRDefault="00E022F5" w:rsidP="00E022F5">
      <w:pPr>
        <w:pStyle w:val="StyleStyleStyleCNA9ptBefore1pt8ptPatternClear"/>
        <w:spacing w:before="0" w:line="240" w:lineRule="auto"/>
        <w:rPr>
          <w:sz w:val="24"/>
          <w:szCs w:val="24"/>
        </w:rPr>
      </w:pPr>
      <w:r w:rsidRPr="002A01B3">
        <w:rPr>
          <w:sz w:val="24"/>
          <w:szCs w:val="24"/>
        </w:rPr>
        <w:t xml:space="preserve">Andres </w:t>
      </w:r>
      <w:r w:rsidRPr="00372E06">
        <w:rPr>
          <w:rStyle w:val="StyleStyleBold12pt"/>
        </w:rPr>
        <w:t>Cala</w:t>
      </w:r>
      <w:r w:rsidRPr="002A01B3">
        <w:rPr>
          <w:sz w:val="24"/>
          <w:szCs w:val="24"/>
        </w:rPr>
        <w:t>, (energy expert), ENERGY TRIBUNE, July 7, 20</w:t>
      </w:r>
      <w:r w:rsidRPr="00372E06">
        <w:rPr>
          <w:rStyle w:val="StyleStyleBold12pt"/>
        </w:rPr>
        <w:t>11</w:t>
      </w:r>
      <w:r w:rsidRPr="002A01B3">
        <w:rPr>
          <w:sz w:val="24"/>
          <w:szCs w:val="24"/>
        </w:rPr>
        <w:t xml:space="preserve">.  Retrieved Apr. 21, 2013 from http://www.energytribune.com/8204/drill-cuba-drill  </w:t>
      </w:r>
      <w:r w:rsidRPr="00372E06">
        <w:rPr>
          <w:rStyle w:val="StyleBoldUnderline"/>
          <w:highlight w:val="yellow"/>
        </w:rPr>
        <w:t>There are anywhere between 5 and 20 billion barrels of recoverable oil in Cuba’s seabed, this according to both US and Cuban estimates</w:t>
      </w:r>
      <w:r w:rsidRPr="002A01B3">
        <w:rPr>
          <w:sz w:val="24"/>
          <w:szCs w:val="24"/>
        </w:rPr>
        <w:t>. It will take years to develop this and Americans are on paper the best placed to profit from this oil bonanza, as producers and consumers.</w:t>
      </w:r>
    </w:p>
    <w:p w:rsidR="00E022F5" w:rsidRDefault="00E022F5" w:rsidP="00E022F5">
      <w:pPr>
        <w:rPr>
          <w:rFonts w:eastAsia="Times New Roman" w:cs="Times New Roman"/>
          <w:snapToGrid w:val="0"/>
        </w:rPr>
      </w:pPr>
      <w:r>
        <w:br w:type="page"/>
      </w:r>
    </w:p>
    <w:p w:rsidR="00E022F5" w:rsidRPr="000C6842" w:rsidRDefault="00E022F5" w:rsidP="00E022F5">
      <w:pPr>
        <w:pStyle w:val="Heading4"/>
      </w:pPr>
      <w:r>
        <w:t>Lifting the C</w:t>
      </w:r>
      <w:r w:rsidRPr="000C6842">
        <w:t xml:space="preserve">uban embargo opens up massive new oil supplies to us companies.  </w:t>
      </w:r>
    </w:p>
    <w:p w:rsidR="00E022F5" w:rsidRPr="000C6842" w:rsidRDefault="00E022F5" w:rsidP="00E022F5">
      <w:pPr>
        <w:pStyle w:val="RyanEvTop1"/>
        <w:rPr>
          <w:sz w:val="24"/>
          <w:szCs w:val="24"/>
        </w:rPr>
      </w:pPr>
      <w:r w:rsidRPr="000C6842">
        <w:rPr>
          <w:sz w:val="24"/>
          <w:szCs w:val="24"/>
        </w:rPr>
        <w:t xml:space="preserve">Carolyn </w:t>
      </w:r>
      <w:r w:rsidRPr="000C6842">
        <w:rPr>
          <w:rStyle w:val="StyleStyleBold12pt"/>
        </w:rPr>
        <w:t xml:space="preserve">Whelan </w:t>
      </w:r>
      <w:r w:rsidRPr="000C6842">
        <w:rPr>
          <w:sz w:val="24"/>
          <w:szCs w:val="24"/>
        </w:rPr>
        <w:t>(staff writer) FORTUNE, Mar. 7, 20</w:t>
      </w:r>
      <w:r w:rsidRPr="000C6842">
        <w:rPr>
          <w:rStyle w:val="StyleStyleBold12pt"/>
        </w:rPr>
        <w:t>07</w:t>
      </w:r>
      <w:r w:rsidRPr="000C6842">
        <w:rPr>
          <w:sz w:val="24"/>
          <w:szCs w:val="24"/>
        </w:rPr>
        <w:t xml:space="preserve">.  Retrieved May 26, 2013 from </w:t>
      </w:r>
      <w:hyperlink r:id="rId16" w:history="1">
        <w:r w:rsidRPr="000C6842">
          <w:rPr>
            <w:rStyle w:val="Hyperlink"/>
            <w:sz w:val="24"/>
            <w:szCs w:val="24"/>
          </w:rPr>
          <w:t>http://money.cnn.com/magazines/fortune/fortune_archive/2007/03/19/8402339/</w:t>
        </w:r>
      </w:hyperlink>
    </w:p>
    <w:p w:rsidR="00E022F5" w:rsidRPr="000C6842" w:rsidRDefault="00E022F5" w:rsidP="00E022F5">
      <w:pPr>
        <w:pStyle w:val="RyanEvText1"/>
        <w:spacing w:line="240" w:lineRule="auto"/>
        <w:rPr>
          <w:sz w:val="16"/>
          <w:szCs w:val="24"/>
        </w:rPr>
      </w:pPr>
      <w:r w:rsidRPr="000C6842">
        <w:rPr>
          <w:sz w:val="16"/>
          <w:szCs w:val="24"/>
        </w:rPr>
        <w:t xml:space="preserve"> (Fortune Magazine) -- </w:t>
      </w:r>
      <w:r w:rsidRPr="000C6842">
        <w:rPr>
          <w:rStyle w:val="StyleBoldUnderline"/>
          <w:highlight w:val="yellow"/>
        </w:rPr>
        <w:t>Sometime later this year</w:t>
      </w:r>
      <w:r w:rsidRPr="000C6842">
        <w:rPr>
          <w:sz w:val="16"/>
          <w:szCs w:val="24"/>
        </w:rPr>
        <w:t xml:space="preserve">, less than 70 miles from Florida, </w:t>
      </w:r>
      <w:r w:rsidRPr="000C6842">
        <w:rPr>
          <w:rStyle w:val="StyleBoldUnderline"/>
          <w:highlight w:val="yellow"/>
        </w:rPr>
        <w:t>a consortium of Spanish, Indian and Norwegian companies will likely start drilling for oil. It could mark the beginning of a Cuban oil rush - one that American oil companies won't be able to join, despite their proximity to the action</w:t>
      </w:r>
      <w:r w:rsidRPr="000C6842">
        <w:rPr>
          <w:sz w:val="16"/>
          <w:szCs w:val="24"/>
        </w:rPr>
        <w:t>.</w:t>
      </w:r>
      <w:r w:rsidRPr="000C6842">
        <w:rPr>
          <w:sz w:val="12"/>
          <w:szCs w:val="24"/>
        </w:rPr>
        <w:t>¶</w:t>
      </w:r>
      <w:r w:rsidRPr="000C6842">
        <w:rPr>
          <w:sz w:val="16"/>
          <w:szCs w:val="24"/>
        </w:rPr>
        <w:t xml:space="preserve"> And that has some U.S. oil industry executives and lobbyists seething, especially since the American Association of Petroleum Geologists calls the offshore Cuban oil deposits a "significant find."</w:t>
      </w:r>
      <w:r w:rsidRPr="000C6842">
        <w:rPr>
          <w:sz w:val="12"/>
          <w:szCs w:val="24"/>
        </w:rPr>
        <w:t>¶</w:t>
      </w:r>
      <w:r w:rsidRPr="000C6842">
        <w:rPr>
          <w:sz w:val="16"/>
          <w:szCs w:val="24"/>
        </w:rPr>
        <w:t xml:space="preserve"> </w:t>
      </w:r>
      <w:r w:rsidRPr="000C6842">
        <w:rPr>
          <w:rStyle w:val="StyleBoldUnderline"/>
          <w:highlight w:val="yellow"/>
        </w:rPr>
        <w:t>U.S. oil companies can't play in these waters, of course, barred as they are by sanctions prohibiting them from doing business with Cuba.</w:t>
      </w:r>
      <w:r w:rsidRPr="000C6842">
        <w:rPr>
          <w:sz w:val="16"/>
          <w:szCs w:val="24"/>
        </w:rPr>
        <w:t xml:space="preserve"> But irked at the irony of sanctions designed to isolate Fidel Castro that isolate them instead, some in the oil industry are seeking to exempt U.S. oil companies from the 45-year-old embargo.</w:t>
      </w:r>
      <w:r w:rsidRPr="000C6842">
        <w:rPr>
          <w:sz w:val="12"/>
          <w:szCs w:val="24"/>
        </w:rPr>
        <w:t>¶</w:t>
      </w:r>
      <w:r w:rsidRPr="000C6842">
        <w:rPr>
          <w:sz w:val="16"/>
          <w:szCs w:val="24"/>
        </w:rPr>
        <w:t xml:space="preserve"> Big Oil's tight pockets</w:t>
      </w:r>
      <w:r w:rsidRPr="000C6842">
        <w:rPr>
          <w:sz w:val="12"/>
          <w:szCs w:val="24"/>
        </w:rPr>
        <w:t>¶</w:t>
      </w:r>
      <w:r w:rsidRPr="000C6842">
        <w:rPr>
          <w:sz w:val="16"/>
          <w:szCs w:val="24"/>
        </w:rPr>
        <w:t xml:space="preserve"> Emboldened by a newly Democratic Congress and the potential for regime change in Cuba, oil industry lobbyists are promoting exemption bills. One, by Senator Larry Craig (R-Idaho), never got out of committee last year. But Craig plans to reintroduce it in the Senate as part of a larger energy bill in the coming weeks, says spokesman Dan Whiting.</w:t>
      </w:r>
      <w:r w:rsidRPr="000C6842">
        <w:rPr>
          <w:sz w:val="12"/>
          <w:szCs w:val="24"/>
        </w:rPr>
        <w:t>¶</w:t>
      </w:r>
      <w:r w:rsidRPr="000C6842">
        <w:rPr>
          <w:sz w:val="16"/>
          <w:szCs w:val="24"/>
        </w:rPr>
        <w:t xml:space="preserve"> The House version, sponsored by Jeff Flake (R-Arizona), which would allow the sale of U.S. oil services and equipment to the foreign companies already exploring in Cuba, may also be revived.</w:t>
      </w:r>
      <w:r w:rsidRPr="000C6842">
        <w:rPr>
          <w:sz w:val="12"/>
          <w:szCs w:val="24"/>
        </w:rPr>
        <w:t>¶</w:t>
      </w:r>
      <w:r w:rsidRPr="000C6842">
        <w:rPr>
          <w:sz w:val="16"/>
          <w:szCs w:val="24"/>
        </w:rPr>
        <w:t xml:space="preserve"> "This is not the 1960s, when the Kennedy administration was protecting the U.S. from a possible missile attack," says Charles Drevna, executive vice president of the National Petrochemical and Refiners Association, which represents 450 companies. "These resources will be developed and produced - the question is by whom. Prohibiting U.S. companies from developing resources 90 miles away is an Alice in Wonderland approach to policy that must be revisited."</w:t>
      </w:r>
      <w:r w:rsidRPr="000C6842">
        <w:rPr>
          <w:sz w:val="12"/>
          <w:szCs w:val="24"/>
        </w:rPr>
        <w:t>¶</w:t>
      </w:r>
      <w:r w:rsidRPr="000C6842">
        <w:rPr>
          <w:sz w:val="16"/>
          <w:szCs w:val="24"/>
        </w:rPr>
        <w:t xml:space="preserve"> Call it Castro's revenge. With Cuba's leader sidelined by illness and its economy in shambles, </w:t>
      </w:r>
      <w:r w:rsidRPr="000C6842">
        <w:rPr>
          <w:rStyle w:val="StyleBoldUnderline"/>
          <w:highlight w:val="yellow"/>
        </w:rPr>
        <w:t>a major oil find - estimated by the U.S. Geological Survey at 4.6 billion barrels, nearly two-thirds the amount in the Arctic National Wildlife Refuge - could give Havana a new lease on life. "Cuba could be a major regional player in oil,"</w:t>
      </w:r>
      <w:r w:rsidRPr="000C6842">
        <w:rPr>
          <w:sz w:val="16"/>
          <w:szCs w:val="24"/>
        </w:rPr>
        <w:t xml:space="preserve"> says Jorge Pi</w:t>
      </w:r>
      <w:r w:rsidRPr="000C6842">
        <w:rPr>
          <w:rFonts w:ascii="Tahoma" w:hAnsi="Tahoma" w:cs="Tahoma"/>
          <w:sz w:val="16"/>
          <w:szCs w:val="24"/>
        </w:rPr>
        <w:t>�</w:t>
      </w:r>
      <w:r w:rsidRPr="000C6842">
        <w:rPr>
          <w:sz w:val="16"/>
          <w:szCs w:val="24"/>
        </w:rPr>
        <w:t>on, an oil expert at the University of Miami and a former president of Amoco Oil Latin America.</w:t>
      </w:r>
    </w:p>
    <w:p w:rsidR="00E022F5" w:rsidRDefault="00E022F5" w:rsidP="00E022F5">
      <w:pPr>
        <w:pStyle w:val="Heading2"/>
      </w:pPr>
      <w:bookmarkStart w:id="21" w:name="_Toc359751149"/>
      <w:bookmarkStart w:id="22" w:name="_Toc360210053"/>
      <w:bookmarkStart w:id="23" w:name="_Toc360210151"/>
      <w:r>
        <w:t>Venezuela Links</w:t>
      </w:r>
      <w:bookmarkEnd w:id="21"/>
      <w:bookmarkEnd w:id="22"/>
      <w:bookmarkEnd w:id="23"/>
    </w:p>
    <w:p w:rsidR="00E022F5" w:rsidRDefault="00E022F5" w:rsidP="00E022F5">
      <w:pPr>
        <w:pStyle w:val="Heading4"/>
      </w:pPr>
      <w:r>
        <w:t>Economic engagement with Venezuela opens up Venezuela’s oil sector to foreign investment.</w:t>
      </w:r>
    </w:p>
    <w:p w:rsidR="00E022F5" w:rsidRDefault="00E022F5" w:rsidP="00E022F5">
      <w:r>
        <w:t xml:space="preserve">Kevin </w:t>
      </w:r>
      <w:r w:rsidRPr="00C63B0E">
        <w:rPr>
          <w:rStyle w:val="StyleStyleBold12pt"/>
        </w:rPr>
        <w:t>Clarke</w:t>
      </w:r>
      <w:r>
        <w:t>, (Associate Editor, America Magazine), AMERICA, Mar. 25, 20</w:t>
      </w:r>
      <w:r w:rsidRPr="00C63B0E">
        <w:rPr>
          <w:rStyle w:val="StyleStyleBold12pt"/>
        </w:rPr>
        <w:t>13</w:t>
      </w:r>
      <w:r>
        <w:t>. Retrieved Apr. 21, 2013 from ¶ http://americamagazine.org/issue/chavez-death-brings-new-chance-us-venezuela-engagement</w:t>
      </w:r>
    </w:p>
    <w:p w:rsidR="00E022F5" w:rsidRPr="00C63B0E" w:rsidRDefault="00E022F5" w:rsidP="00E022F5">
      <w:pPr>
        <w:rPr>
          <w:sz w:val="16"/>
        </w:rPr>
      </w:pPr>
      <w:r w:rsidRPr="00C63B0E">
        <w:rPr>
          <w:sz w:val="16"/>
        </w:rPr>
        <w:t>The passing of President Hugo Chávez of Venezuela unleashed an epic outpouring of grief among his supporters in Venezuela, the likes of which may only be eventually paralleled with the passing of another larger-than-life figure in Latin American socialism, Cuba’s Fidel Castro. Matthew Carnes, S.J., assistant professor of government at Georgetown University, said Chávez will be remembered as a leader who had an “outsized impact in Venezuelan politics.”</w:t>
      </w:r>
      <w:r w:rsidRPr="00C63B0E">
        <w:rPr>
          <w:sz w:val="12"/>
        </w:rPr>
        <w:t>¶</w:t>
      </w:r>
      <w:r w:rsidRPr="00C63B0E">
        <w:rPr>
          <w:sz w:val="16"/>
        </w:rPr>
        <w:t xml:space="preserve"> Father Carnes said Chávez’s passing offers an opportunity for the United States, politically and economically, to revive its relationship with Venezuela. Occasionally “capricious and doctrinaire,” Chávez was “someone the United States had a hard time negotiating with,” according to Father Carnes.</w:t>
      </w:r>
      <w:r w:rsidRPr="00C63B0E">
        <w:rPr>
          <w:sz w:val="12"/>
        </w:rPr>
        <w:t>¶</w:t>
      </w:r>
      <w:r w:rsidRPr="00C63B0E">
        <w:rPr>
          <w:sz w:val="16"/>
        </w:rPr>
        <w:t xml:space="preserve"> Whether his designated political heir, Vice </w:t>
      </w:r>
      <w:r w:rsidRPr="00C63B0E">
        <w:rPr>
          <w:rStyle w:val="StyleBoldUnderline"/>
          <w:highlight w:val="yellow"/>
        </w:rPr>
        <w:t>President Nicholas Maduro</w:t>
      </w:r>
      <w:r w:rsidRPr="00C63B0E">
        <w:rPr>
          <w:sz w:val="16"/>
        </w:rPr>
        <w:t xml:space="preserve">, or an opposition candidate, most likely Henrique Capriles Radonski, governor of the Venezuelan state of Miranda, </w:t>
      </w:r>
      <w:r w:rsidRPr="00C63B0E">
        <w:rPr>
          <w:rStyle w:val="StyleBoldUnderline"/>
          <w:highlight w:val="yellow"/>
        </w:rPr>
        <w:t>is elected to replace Chávez, Father Carnes expects a more pragmatic and less confrontational leadership to emerge. That could mean improved ties not just with Venezuela but throughout the region, he said, and a possible opening for renewed U.S. investment and partnership with the Venezuelan state oil industry. Despite Chávez’s notorious distaste for U.S. political leaders, under his leadership Venezuela remained one of the largest suppliers of oil to the United States</w:t>
      </w:r>
      <w:r w:rsidRPr="00C63B0E">
        <w:rPr>
          <w:sz w:val="16"/>
        </w:rPr>
        <w:t>. This is likely to continue.</w:t>
      </w:r>
    </w:p>
    <w:p w:rsidR="00E022F5" w:rsidRDefault="00E022F5" w:rsidP="00E022F5">
      <w:pPr>
        <w:pStyle w:val="Heading4"/>
      </w:pPr>
      <w:r>
        <w:t>Engaging with Venezuela would bolster American access to Venezuelan oil reserves.</w:t>
      </w:r>
    </w:p>
    <w:p w:rsidR="00E022F5" w:rsidRDefault="00E022F5" w:rsidP="00E022F5">
      <w:r>
        <w:t xml:space="preserve">John </w:t>
      </w:r>
      <w:r w:rsidRPr="00C63B0E">
        <w:rPr>
          <w:rStyle w:val="StyleStyleBold12pt"/>
        </w:rPr>
        <w:t xml:space="preserve">Griffin </w:t>
      </w:r>
      <w:r>
        <w:t>(staff writer), THE CRIMSON, Apr. 3, 20</w:t>
      </w:r>
      <w:r w:rsidRPr="00C63B0E">
        <w:rPr>
          <w:rStyle w:val="StyleStyleBold12pt"/>
        </w:rPr>
        <w:t>13</w:t>
      </w:r>
      <w:r>
        <w:t>.  Retrieved Apr. 21, 2013 from http://www.thecrimson.com/article/2013/4/3/Harvard-Venezuela-Chavez-death/</w:t>
      </w:r>
    </w:p>
    <w:p w:rsidR="00E022F5" w:rsidRPr="00031328" w:rsidRDefault="00E022F5" w:rsidP="00E022F5">
      <w:pPr>
        <w:rPr>
          <w:rStyle w:val="StyleBoldUnderline"/>
        </w:rPr>
      </w:pPr>
      <w:r w:rsidRPr="00031328">
        <w:rPr>
          <w:sz w:val="16"/>
        </w:rPr>
        <w:t xml:space="preserve">Beyond leading to more amicable, cooperative relationships with Latin American nations, </w:t>
      </w:r>
      <w:r w:rsidRPr="00031328">
        <w:rPr>
          <w:rStyle w:val="StyleBoldUnderline"/>
          <w:highlight w:val="yellow"/>
        </w:rPr>
        <w:t>engagement with Venezuela would also be economically advisable. With the world’s largest oil reserves,</w:t>
      </w:r>
      <w:r w:rsidRPr="00031328">
        <w:rPr>
          <w:sz w:val="16"/>
        </w:rPr>
        <w:t xml:space="preserve"> countless other valuable resources, and stunning natural beauty to attract scores of tourists, </w:t>
      </w:r>
      <w:r w:rsidRPr="00031328">
        <w:rPr>
          <w:rStyle w:val="StyleBoldUnderline"/>
          <w:highlight w:val="yellow"/>
        </w:rPr>
        <w:t>Venezuela has quite a bit to offer economically. Even now, America can see the possible benefits of economic engagement with Caracas by looking at one of the few extant cases of such cooperation: Each year, thousands of needy Americans are able to keep their homes heated because of the cooperation between Venezuela and a Boston-area oil company.</w:t>
      </w:r>
    </w:p>
    <w:p w:rsidR="00E022F5" w:rsidRDefault="00E022F5" w:rsidP="00E022F5">
      <w:pPr>
        <w:pStyle w:val="Heading4"/>
      </w:pPr>
      <w:r>
        <w:t>Venezuela has the largest oil reserves in the world.</w:t>
      </w:r>
    </w:p>
    <w:p w:rsidR="00E022F5" w:rsidRDefault="00E022F5" w:rsidP="00E022F5">
      <w:r>
        <w:t xml:space="preserve">Tom </w:t>
      </w:r>
      <w:r w:rsidRPr="008A3E8D">
        <w:rPr>
          <w:rStyle w:val="StyleStyleBold12pt"/>
        </w:rPr>
        <w:t>Gjelten</w:t>
      </w:r>
      <w:r>
        <w:t>, (staff writer), Apr. 11, 20</w:t>
      </w:r>
      <w:r w:rsidRPr="008A3E8D">
        <w:rPr>
          <w:rStyle w:val="StyleStyleBold12pt"/>
        </w:rPr>
        <w:t>13</w:t>
      </w:r>
      <w:r>
        <w:t>.  Retrieved Apr. 21, 2013 from http://www.npr.org/2013/04 /11/176843567/ venezuela-s-next-leader-faces-tough-choice-on-oil-program</w:t>
      </w:r>
    </w:p>
    <w:p w:rsidR="00E022F5" w:rsidRDefault="00E022F5" w:rsidP="00E022F5">
      <w:pPr>
        <w:rPr>
          <w:rStyle w:val="StyleBoldUnderline"/>
          <w:highlight w:val="yellow"/>
        </w:rPr>
      </w:pPr>
      <w:r w:rsidRPr="008A3E8D">
        <w:rPr>
          <w:rStyle w:val="StyleBoldUnderline"/>
          <w:highlight w:val="yellow"/>
        </w:rPr>
        <w:t>As Venezuela's president, Hugo Chavez thought in grandiose terms</w:t>
      </w:r>
      <w:r w:rsidRPr="008A3E8D">
        <w:rPr>
          <w:sz w:val="16"/>
        </w:rPr>
        <w:t>, and his country's vast oil riches enabled him to act on his vision. But Chavez died before he had to deal with the flaws in his model, and some hard choices await his successor.</w:t>
      </w:r>
      <w:r w:rsidRPr="008A3E8D">
        <w:rPr>
          <w:sz w:val="12"/>
        </w:rPr>
        <w:t>¶</w:t>
      </w:r>
      <w:r w:rsidRPr="008A3E8D">
        <w:rPr>
          <w:sz w:val="16"/>
        </w:rPr>
        <w:t xml:space="preserve"> Key to Chavez's notion of "21st Century Socialism" was the redistribution of Venezuela's oil earnings. </w:t>
      </w:r>
      <w:r w:rsidRPr="008A3E8D">
        <w:rPr>
          <w:rStyle w:val="StyleBoldUnderline"/>
          <w:highlight w:val="yellow"/>
        </w:rPr>
        <w:t xml:space="preserve">The country's oil reserves — estimated by the Organization of Petroleum Exporting Countries to be </w:t>
      </w:r>
      <w:r w:rsidRPr="008A3E8D">
        <w:rPr>
          <w:rStyle w:val="Emphasis"/>
          <w:highlight w:val="yellow"/>
        </w:rPr>
        <w:t>the largest in the world</w:t>
      </w:r>
      <w:r w:rsidRPr="008A3E8D">
        <w:rPr>
          <w:rStyle w:val="StyleBoldUnderline"/>
          <w:highlight w:val="yellow"/>
        </w:rPr>
        <w:t xml:space="preserve"> — are worth tens of billions of dollars a year in potential revenue.</w:t>
      </w:r>
    </w:p>
    <w:p w:rsidR="00E022F5" w:rsidRDefault="00E022F5" w:rsidP="00E022F5">
      <w:pPr>
        <w:pStyle w:val="Heading4"/>
      </w:pPr>
      <w:r>
        <w:t>Increasing Venezuela’s economy allows for increased oil production.</w:t>
      </w:r>
    </w:p>
    <w:p w:rsidR="00E022F5" w:rsidRPr="0009282B" w:rsidRDefault="00E022F5" w:rsidP="00E022F5">
      <w:pPr>
        <w:pStyle w:val="StyleStyleStyleCNA9ptBefore1pt8ptPatternClear"/>
        <w:spacing w:before="0" w:line="240" w:lineRule="auto"/>
        <w:ind w:left="216" w:firstLine="0"/>
        <w:rPr>
          <w:szCs w:val="24"/>
        </w:rPr>
      </w:pPr>
      <w:r w:rsidRPr="0009282B">
        <w:rPr>
          <w:szCs w:val="24"/>
        </w:rPr>
        <w:t xml:space="preserve">ÁNGEL </w:t>
      </w:r>
      <w:r w:rsidRPr="0009282B">
        <w:rPr>
          <w:rStyle w:val="StyleStyleBold12pt"/>
        </w:rPr>
        <w:t>GONZÁLEZ</w:t>
      </w:r>
      <w:r w:rsidRPr="0009282B">
        <w:rPr>
          <w:szCs w:val="24"/>
        </w:rPr>
        <w:t>, (staff writer), WALL STREET JOURNAL, Apr. 12, 20</w:t>
      </w:r>
      <w:r w:rsidRPr="0009282B">
        <w:rPr>
          <w:rStyle w:val="StyleStyleBold12pt"/>
        </w:rPr>
        <w:t>13</w:t>
      </w:r>
      <w:r w:rsidRPr="0009282B">
        <w:rPr>
          <w:szCs w:val="24"/>
        </w:rPr>
        <w:t xml:space="preserve">.  Retrieved Apr. 21, 2013 from http://online.wsj.com/article/SB10001424127887324000704578386771059515346.html  </w:t>
      </w:r>
      <w:r w:rsidRPr="00372E06">
        <w:rPr>
          <w:rStyle w:val="StyleBoldUnderline"/>
          <w:highlight w:val="yellow"/>
        </w:rPr>
        <w:t xml:space="preserve">The cash crunch has created headaches for PDVSA, which, if it could charge more for fuel burned in Venezuela, would have more cash to invest in such things as </w:t>
      </w:r>
      <w:r w:rsidRPr="00372E06">
        <w:rPr>
          <w:rStyle w:val="Emphasis"/>
          <w:highlight w:val="yellow"/>
        </w:rPr>
        <w:t>maintaining refineries</w:t>
      </w:r>
      <w:r w:rsidRPr="0009282B">
        <w:rPr>
          <w:szCs w:val="24"/>
        </w:rPr>
        <w:t>. A deadly blast at its giant Amuay refinery in September has stalled part of the complex ever since.</w:t>
      </w:r>
      <w:r w:rsidRPr="0009282B">
        <w:rPr>
          <w:sz w:val="12"/>
          <w:szCs w:val="24"/>
        </w:rPr>
        <w:t>¶</w:t>
      </w:r>
      <w:r w:rsidRPr="0009282B">
        <w:rPr>
          <w:szCs w:val="24"/>
        </w:rPr>
        <w:t xml:space="preserve"> A Venezuelan economist, Orlando Ochoa, estimates that Venezuela spent $7.2 billion in 2012 to import fuel. The U.S. Energy Information Administration says that American exports of gasoline and other refined products to Venezuela totaled 197,000 barrels a day during December.</w:t>
      </w:r>
    </w:p>
    <w:p w:rsidR="00E022F5" w:rsidRDefault="00E022F5" w:rsidP="00E022F5">
      <w:pPr>
        <w:pStyle w:val="Heading4"/>
      </w:pPr>
      <w:r>
        <w:t>Reinvestment is key to increasing Venezuelan oil production.</w:t>
      </w:r>
    </w:p>
    <w:p w:rsidR="00E022F5" w:rsidRPr="0009282B" w:rsidRDefault="00E022F5" w:rsidP="00E022F5">
      <w:pPr>
        <w:pStyle w:val="StyleStyleStyleCNA9ptBefore1pt8ptPatternClear"/>
        <w:spacing w:before="0" w:line="240" w:lineRule="auto"/>
        <w:ind w:left="216" w:firstLine="0"/>
        <w:rPr>
          <w:szCs w:val="24"/>
        </w:rPr>
      </w:pPr>
      <w:r w:rsidRPr="0009282B">
        <w:rPr>
          <w:szCs w:val="24"/>
        </w:rPr>
        <w:t xml:space="preserve">Tom </w:t>
      </w:r>
      <w:r w:rsidRPr="0009282B">
        <w:rPr>
          <w:rStyle w:val="StyleStyleBold12pt"/>
        </w:rPr>
        <w:t>Gjelten,</w:t>
      </w:r>
      <w:r w:rsidRPr="0009282B">
        <w:rPr>
          <w:szCs w:val="24"/>
        </w:rPr>
        <w:t xml:space="preserve"> (staff writer), Apr. 11, 20</w:t>
      </w:r>
      <w:r w:rsidRPr="0009282B">
        <w:rPr>
          <w:rStyle w:val="StyleStyleBold12pt"/>
        </w:rPr>
        <w:t>13.</w:t>
      </w:r>
      <w:r w:rsidRPr="0009282B">
        <w:rPr>
          <w:szCs w:val="24"/>
        </w:rPr>
        <w:t xml:space="preserve">  Retrieved Apr. 21, 2013 from http://www.npr.org/2013/04 /11/176843567/ venezuela-s-next-leader-faces-tough-choice-on-oil-program  </w:t>
      </w:r>
      <w:r w:rsidRPr="00372E06">
        <w:rPr>
          <w:rStyle w:val="StyleBoldUnderline"/>
          <w:highlight w:val="yellow"/>
        </w:rPr>
        <w:t xml:space="preserve">Venezuela's problem is that its oil production is declining, in part because of the </w:t>
      </w:r>
      <w:r w:rsidRPr="00372E06">
        <w:rPr>
          <w:rStyle w:val="Emphasis"/>
          <w:highlight w:val="yellow"/>
        </w:rPr>
        <w:t>lack of reinvestment</w:t>
      </w:r>
      <w:r w:rsidRPr="00372E06">
        <w:rPr>
          <w:rStyle w:val="StyleBoldUnderline"/>
          <w:highlight w:val="yellow"/>
        </w:rPr>
        <w:t xml:space="preserve"> and the politicization of PDVSA operations under the Chavez government</w:t>
      </w:r>
      <w:r w:rsidRPr="0009282B">
        <w:rPr>
          <w:szCs w:val="24"/>
        </w:rPr>
        <w:t>. Unless oil prices move sharply higher, the country will face a significant loss of oil revenue.</w:t>
      </w:r>
      <w:r w:rsidRPr="0009282B">
        <w:rPr>
          <w:sz w:val="12"/>
          <w:szCs w:val="24"/>
        </w:rPr>
        <w:t>¶</w:t>
      </w:r>
      <w:r w:rsidRPr="0009282B">
        <w:rPr>
          <w:szCs w:val="24"/>
        </w:rPr>
        <w:t xml:space="preserve"> "In 1997, PDVSA was producing 3.5 million barrels a day," notes Piñon, now an energy analyst at the University of Texas at Austin. "Today they are about 2.8 million barrels a day. It shows you what a bad job the Venezuelan government has done in managing their national oil company."</w:t>
      </w:r>
    </w:p>
    <w:p w:rsidR="00E022F5" w:rsidRDefault="00E022F5" w:rsidP="00E022F5">
      <w:pPr>
        <w:pStyle w:val="Heading4"/>
      </w:pPr>
      <w:r>
        <w:t>Venezuela has huge potential for oil production.</w:t>
      </w:r>
    </w:p>
    <w:p w:rsidR="00E022F5" w:rsidRDefault="00E022F5" w:rsidP="00E022F5">
      <w:pPr>
        <w:pStyle w:val="StyleStyleStyleCNA9ptBefore1pt8ptPatternClear"/>
        <w:spacing w:before="0" w:line="240" w:lineRule="auto"/>
        <w:ind w:left="216" w:firstLine="0"/>
        <w:rPr>
          <w:szCs w:val="24"/>
        </w:rPr>
      </w:pPr>
      <w:r w:rsidRPr="0009282B">
        <w:rPr>
          <w:szCs w:val="24"/>
        </w:rPr>
        <w:t xml:space="preserve">Sharon </w:t>
      </w:r>
      <w:r w:rsidRPr="0009282B">
        <w:rPr>
          <w:rStyle w:val="StyleStyleBold12pt"/>
        </w:rPr>
        <w:t>Epperson</w:t>
      </w:r>
      <w:r w:rsidRPr="0009282B">
        <w:rPr>
          <w:szCs w:val="24"/>
        </w:rPr>
        <w:t>, (staff writer), Mar. 6, 20</w:t>
      </w:r>
      <w:r w:rsidRPr="0009282B">
        <w:rPr>
          <w:rStyle w:val="StyleStyleBold12pt"/>
        </w:rPr>
        <w:t>13</w:t>
      </w:r>
      <w:r w:rsidRPr="0009282B">
        <w:rPr>
          <w:szCs w:val="24"/>
        </w:rPr>
        <w:t xml:space="preserve">, Retrieved Apr. 21, 2013 from http://www.csmonitor.com/Environment/Latest-News-Wires/2013/0306/With-Hugo-Chavez-gone-US-oil-industry-eyes-Venezuela  </w:t>
      </w:r>
      <w:r w:rsidRPr="0009282B">
        <w:rPr>
          <w:rStyle w:val="StyleBoldUnderline"/>
          <w:highlight w:val="yellow"/>
        </w:rPr>
        <w:t>Sira said Venezuela could produce as much as 6 to 9 million barrels of oil a day but now it's probably less than 2.5 million barrels. He said oil production peaked in the early year at 3.3 million barrels</w:t>
      </w:r>
      <w:r w:rsidRPr="0009282B">
        <w:rPr>
          <w:szCs w:val="24"/>
        </w:rPr>
        <w:t>. (Read More: Why Venezuela's World-Beating Oil Reserves Are 'Irrelevant')</w:t>
      </w:r>
    </w:p>
    <w:p w:rsidR="00E022F5" w:rsidRDefault="00E022F5" w:rsidP="00E022F5">
      <w:pPr>
        <w:pStyle w:val="Heading4"/>
      </w:pPr>
      <w:r>
        <w:t>Venezuela has some of the largest oil reserves in the world.</w:t>
      </w:r>
    </w:p>
    <w:p w:rsidR="00E022F5" w:rsidRPr="002A01B3" w:rsidRDefault="00E022F5" w:rsidP="00E022F5">
      <w:pPr>
        <w:pStyle w:val="StyleStyleStyleCNA9ptBefore1pt8ptPatternClear"/>
        <w:spacing w:before="0" w:line="240" w:lineRule="auto"/>
        <w:ind w:left="216" w:firstLine="0"/>
        <w:rPr>
          <w:sz w:val="24"/>
          <w:szCs w:val="24"/>
        </w:rPr>
      </w:pPr>
      <w:r w:rsidRPr="002A01B3">
        <w:rPr>
          <w:sz w:val="24"/>
          <w:szCs w:val="24"/>
        </w:rPr>
        <w:t xml:space="preserve">Jim </w:t>
      </w:r>
      <w:r w:rsidRPr="0009282B">
        <w:rPr>
          <w:rStyle w:val="StyleStyleBold12pt"/>
        </w:rPr>
        <w:t>Landers</w:t>
      </w:r>
      <w:r w:rsidRPr="002A01B3">
        <w:rPr>
          <w:sz w:val="24"/>
          <w:szCs w:val="24"/>
        </w:rPr>
        <w:t>, (staff writer), Mar. 6, 20</w:t>
      </w:r>
      <w:r w:rsidRPr="0009282B">
        <w:rPr>
          <w:rStyle w:val="StyleStyleBold12pt"/>
        </w:rPr>
        <w:t>13</w:t>
      </w:r>
      <w:r w:rsidRPr="002A01B3">
        <w:rPr>
          <w:sz w:val="24"/>
          <w:szCs w:val="24"/>
        </w:rPr>
        <w:t xml:space="preserve">.  Retrieved Apr. 21, 2013 from http://www.dallasnews.com/business/energy/20130306-crumbling-venezuelan-oil-sector-expected-to-remain-hostile-to-u.s.-investment.ece  Oil analysts here for IHS CERAWeek 2013, the energy industry’s big annual conference, blame Chávez’s socialist policies for a decline in Venezuela’s oil industry over the past 14 years. </w:t>
      </w:r>
      <w:r w:rsidRPr="0009282B">
        <w:rPr>
          <w:rStyle w:val="StyleBoldUnderline"/>
          <w:highlight w:val="yellow"/>
        </w:rPr>
        <w:t>Despite having more oil reserves than any other country, production peaked in 1997 and is down by a fourth since Chávez took power in 1998.¶ “Venezuela is one of the countries with the largest hydrocarbon [oil and gas] endowments in the world,”</w:t>
      </w:r>
      <w:r w:rsidRPr="002A01B3">
        <w:rPr>
          <w:sz w:val="24"/>
          <w:szCs w:val="24"/>
        </w:rPr>
        <w:t xml:space="preserve"> said Enrique Sira, IHS’s director of Latin American energy research.</w:t>
      </w:r>
    </w:p>
    <w:p w:rsidR="00E022F5"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Heading4"/>
      </w:pPr>
      <w:r>
        <w:t>Venezuela has more oil reserves than any country in the world.</w:t>
      </w:r>
    </w:p>
    <w:p w:rsidR="00E022F5" w:rsidRDefault="00E022F5" w:rsidP="00E022F5">
      <w:pPr>
        <w:pStyle w:val="StyleStyleStyleCNA9ptBefore1pt8ptPatternClear"/>
        <w:spacing w:before="0" w:line="240" w:lineRule="auto"/>
        <w:ind w:left="216" w:firstLine="0"/>
        <w:rPr>
          <w:sz w:val="24"/>
          <w:szCs w:val="24"/>
        </w:rPr>
      </w:pPr>
      <w:r w:rsidRPr="002A01B3">
        <w:rPr>
          <w:sz w:val="24"/>
          <w:szCs w:val="24"/>
        </w:rPr>
        <w:t xml:space="preserve">Jim </w:t>
      </w:r>
      <w:r w:rsidRPr="0009282B">
        <w:rPr>
          <w:rStyle w:val="StyleStyleBold12pt"/>
        </w:rPr>
        <w:t>Landers</w:t>
      </w:r>
      <w:r w:rsidRPr="002A01B3">
        <w:rPr>
          <w:sz w:val="24"/>
          <w:szCs w:val="24"/>
        </w:rPr>
        <w:t>, (staff writer), Mar. 6, 20</w:t>
      </w:r>
      <w:r w:rsidRPr="0009282B">
        <w:rPr>
          <w:rStyle w:val="StyleStyleBold12pt"/>
        </w:rPr>
        <w:t>13</w:t>
      </w:r>
      <w:r w:rsidRPr="002A01B3">
        <w:rPr>
          <w:sz w:val="24"/>
          <w:szCs w:val="24"/>
        </w:rPr>
        <w:t xml:space="preserve">.  Retrieved Apr. 21, 2013 from http://www.dallasnews.com/business/energy/20130306-crumbling-venezuelan-oil-sector-expected-to-remain-hostile-to-u.s.-investment.ece  </w:t>
      </w:r>
      <w:r w:rsidRPr="0009282B">
        <w:rPr>
          <w:rStyle w:val="StyleBoldUnderline"/>
          <w:highlight w:val="yellow"/>
        </w:rPr>
        <w:t>Venezuela has more oil reserves than any other country thanks to massive deposits of asphalt-like crude in what’s called the Orinoco oil belt. Development of these deposits is both technology- and capital-intensive</w:t>
      </w:r>
      <w:r w:rsidRPr="002A01B3">
        <w:rPr>
          <w:sz w:val="24"/>
          <w:szCs w:val="24"/>
        </w:rPr>
        <w:t>.¶ Chávez’s push for more national control over the oil sector in 2007 led Exxon Mobil Corp. and ConocoPhillips Co. to abandon big Orinoco projects. Other international companies stayed, including firms from Russia, China and Vietnam, and the Orinoco now accounts for about 20 percent of Venezuela’s oil production.</w:t>
      </w:r>
    </w:p>
    <w:p w:rsidR="00E022F5" w:rsidRPr="002A01B3"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Heading4"/>
      </w:pPr>
      <w:r>
        <w:t>Venezuela has the largest proven oil reserves in the world.</w:t>
      </w:r>
    </w:p>
    <w:p w:rsidR="00E022F5" w:rsidRPr="0038687C" w:rsidRDefault="00E022F5" w:rsidP="00E022F5">
      <w:pPr>
        <w:pStyle w:val="StyleStyleStyleCNA9ptBefore1pt8ptPatternClear"/>
        <w:spacing w:before="0" w:line="240" w:lineRule="auto"/>
        <w:ind w:left="216" w:firstLine="0"/>
        <w:rPr>
          <w:rStyle w:val="StyleBoldUnderline"/>
        </w:rPr>
      </w:pPr>
      <w:r w:rsidRPr="0038687C">
        <w:rPr>
          <w:szCs w:val="24"/>
        </w:rPr>
        <w:t xml:space="preserve">Yadullah </w:t>
      </w:r>
      <w:r w:rsidRPr="0038687C">
        <w:rPr>
          <w:rStyle w:val="StyleStyleBold12pt"/>
        </w:rPr>
        <w:t>Hussain,</w:t>
      </w:r>
      <w:r w:rsidRPr="0038687C">
        <w:rPr>
          <w:szCs w:val="24"/>
        </w:rPr>
        <w:t xml:space="preserve"> (staff writer), FINANCIAL POST, Mar. 6, 20</w:t>
      </w:r>
      <w:r w:rsidRPr="0038687C">
        <w:rPr>
          <w:rStyle w:val="StyleStyleBold12pt"/>
        </w:rPr>
        <w:t>13</w:t>
      </w:r>
      <w:r w:rsidRPr="0038687C">
        <w:rPr>
          <w:szCs w:val="24"/>
        </w:rPr>
        <w:t xml:space="preserve">.  Retrieved Apr. 21, 2013 from http://business.financialpost.com/2013/03/06/life-after-chavez-venezuela-u-s-oil-industries-are-naturally-attractive-trading-partners/  </w:t>
      </w:r>
      <w:r w:rsidRPr="0038687C">
        <w:rPr>
          <w:rStyle w:val="StyleBoldUnderline"/>
          <w:highlight w:val="yellow"/>
        </w:rPr>
        <w:t>Oil is critical to Venezuela’s earnings, so there could be the potential for a change in approach to foreign investment in the sector</w:t>
      </w:r>
      <w:r w:rsidRPr="0038687C">
        <w:rPr>
          <w:sz w:val="12"/>
          <w:szCs w:val="24"/>
        </w:rPr>
        <w:t>¶</w:t>
      </w:r>
      <w:r w:rsidRPr="0038687C">
        <w:rPr>
          <w:szCs w:val="24"/>
        </w:rPr>
        <w:t xml:space="preserve"> Brent crude prices didn’t move much as traders absorbed the death of Hugo Chavez who ruled the world’s sixth largest OPEC producer, but it may mask a long-term shift that could impact North American energy trading patterns.</w:t>
      </w:r>
      <w:r w:rsidRPr="0038687C">
        <w:rPr>
          <w:sz w:val="12"/>
          <w:szCs w:val="24"/>
        </w:rPr>
        <w:t>¶</w:t>
      </w:r>
      <w:r w:rsidRPr="0038687C">
        <w:rPr>
          <w:szCs w:val="24"/>
        </w:rPr>
        <w:t xml:space="preserve"> “Over the longer term, changes in policy towards the energy sector might eventually allow Venezuela’s oil production to return to the much higher levels seen in the late 1990s,” said Tom Pugh, commodities economist at Capital Economics. “However, any such recovery would take many years.”</w:t>
      </w:r>
      <w:r w:rsidRPr="0038687C">
        <w:rPr>
          <w:sz w:val="12"/>
          <w:szCs w:val="24"/>
        </w:rPr>
        <w:t>¶</w:t>
      </w:r>
      <w:r w:rsidRPr="0038687C">
        <w:rPr>
          <w:szCs w:val="24"/>
        </w:rPr>
        <w:t xml:space="preserve"> </w:t>
      </w:r>
      <w:r w:rsidRPr="0038687C">
        <w:rPr>
          <w:rStyle w:val="StyleBoldUnderline"/>
          <w:highlight w:val="yellow"/>
        </w:rPr>
        <w:t>Venezuela is home to the world’s largest proven oil reserves of around 296.5 billion barrels, but its production has steadily fallen under Mr. Chavez who diverted Venezuela’s oil revenues to his pet projects and weakened the state-owned Petróleos de Venezuela, which is responsible for developing the country’s enormous riches.</w:t>
      </w:r>
    </w:p>
    <w:p w:rsidR="00E022F5" w:rsidRPr="002A01B3" w:rsidRDefault="00E022F5" w:rsidP="00E022F5">
      <w:pPr>
        <w:pStyle w:val="StyleStyleStyleCNA9ptBefore1pt8ptPatternClear"/>
        <w:spacing w:before="0" w:line="240" w:lineRule="auto"/>
        <w:ind w:left="216" w:firstLine="0"/>
        <w:rPr>
          <w:sz w:val="24"/>
          <w:szCs w:val="24"/>
        </w:rPr>
      </w:pPr>
      <w:r w:rsidRPr="002A01B3">
        <w:rPr>
          <w:sz w:val="24"/>
          <w:szCs w:val="24"/>
        </w:rPr>
        <w:t> </w:t>
      </w:r>
    </w:p>
    <w:p w:rsidR="00E022F5" w:rsidRDefault="00E022F5" w:rsidP="00E022F5">
      <w:pPr>
        <w:pStyle w:val="Heading4"/>
      </w:pPr>
      <w:r>
        <w:t>Venezuela can produce much more oil than it is currently producing.</w:t>
      </w:r>
    </w:p>
    <w:p w:rsidR="00E022F5" w:rsidRPr="0038687C" w:rsidRDefault="00E022F5" w:rsidP="00E022F5">
      <w:pPr>
        <w:pStyle w:val="StyleStyleStyleCNA9ptBefore1pt8ptPatternClear"/>
        <w:spacing w:before="0" w:line="240" w:lineRule="auto"/>
        <w:ind w:left="216" w:firstLine="0"/>
        <w:rPr>
          <w:szCs w:val="24"/>
        </w:rPr>
      </w:pPr>
      <w:r w:rsidRPr="0038687C">
        <w:rPr>
          <w:szCs w:val="24"/>
        </w:rPr>
        <w:t xml:space="preserve">Sharon </w:t>
      </w:r>
      <w:r w:rsidRPr="0038687C">
        <w:rPr>
          <w:rStyle w:val="StyleStyleBold12pt"/>
        </w:rPr>
        <w:t>Epperson,</w:t>
      </w:r>
      <w:r w:rsidRPr="0038687C">
        <w:rPr>
          <w:szCs w:val="24"/>
        </w:rPr>
        <w:t xml:space="preserve"> (staff writer), Mar. 6, 20</w:t>
      </w:r>
      <w:r w:rsidRPr="0038687C">
        <w:rPr>
          <w:rStyle w:val="StyleStyleBold12pt"/>
        </w:rPr>
        <w:t>13</w:t>
      </w:r>
      <w:r w:rsidRPr="0038687C">
        <w:rPr>
          <w:szCs w:val="24"/>
        </w:rPr>
        <w:t>, Retrieved Apr. 21, 2013 from http://www.csmonitor.com/Environment/Latest-News-Wires/2013/0306/With-Hugo-Chavez-gone-US-oil-industry-eyes-Venezuela  ConocoPhillips was the biggest foreign stakeholder in Venezuela at the time of nationalization and could benefit greatly from regaining its former assets, Gheit said, adding: "The book value of assets that were confiscated was $4.5 billion (at the time.) The market value is now $20 to $30 billion... ConocoPhillips could eventually see a net gain of $10 billion."</w:t>
      </w:r>
      <w:r w:rsidRPr="0038687C">
        <w:rPr>
          <w:sz w:val="12"/>
          <w:szCs w:val="24"/>
        </w:rPr>
        <w:t>¶</w:t>
      </w:r>
      <w:r w:rsidRPr="0038687C">
        <w:rPr>
          <w:szCs w:val="24"/>
        </w:rPr>
        <w:t xml:space="preserve"> But that assumes ConocoPhillips would want to return to the country. </w:t>
      </w:r>
      <w:r w:rsidRPr="0038687C">
        <w:rPr>
          <w:rStyle w:val="StyleBoldUnderline"/>
          <w:highlight w:val="yellow"/>
        </w:rPr>
        <w:t>Venezuela's economic problems extend beyond the oil business. "It really much depends on what kind of government will follow Chavez</w:t>
      </w:r>
      <w:r w:rsidRPr="0038687C">
        <w:rPr>
          <w:szCs w:val="24"/>
        </w:rPr>
        <w:t>," said Enrique Sira, IHS senior research director for Latin America.</w:t>
      </w:r>
      <w:r w:rsidRPr="0038687C">
        <w:rPr>
          <w:sz w:val="12"/>
          <w:szCs w:val="24"/>
        </w:rPr>
        <w:t>¶</w:t>
      </w:r>
      <w:r w:rsidRPr="0038687C">
        <w:rPr>
          <w:szCs w:val="24"/>
        </w:rPr>
        <w:t xml:space="preserve"> "T</w:t>
      </w:r>
      <w:r w:rsidRPr="0038687C">
        <w:rPr>
          <w:rStyle w:val="StyleBoldUnderline"/>
          <w:highlight w:val="yellow"/>
        </w:rPr>
        <w:t>he only thing for sure is the fact that the industry is in very poor condition</w:t>
      </w:r>
      <w:r w:rsidRPr="0038687C">
        <w:rPr>
          <w:szCs w:val="24"/>
        </w:rPr>
        <w:t xml:space="preserve"> -- upstream, downstream, power, and distribution. </w:t>
      </w:r>
      <w:r w:rsidRPr="0038687C">
        <w:rPr>
          <w:rStyle w:val="StyleBoldUnderline"/>
          <w:highlight w:val="yellow"/>
        </w:rPr>
        <w:t>Electricity has to be rationed. It has a gas deficit that's been running for years and the country doesn't produce anywhere near what it could produce,"</w:t>
      </w:r>
      <w:r w:rsidRPr="0038687C">
        <w:rPr>
          <w:szCs w:val="24"/>
        </w:rPr>
        <w:t xml:space="preserve"> Sira said. (Read More: Venezuela Vote, Post-Chavez, Next Risk for Oil)</w:t>
      </w:r>
    </w:p>
    <w:p w:rsidR="00E022F5" w:rsidRPr="002A01B3" w:rsidRDefault="00E022F5" w:rsidP="00E022F5">
      <w:pPr>
        <w:pStyle w:val="StyleStyleStyleCNA9ptBefore1pt8ptPatternClear"/>
        <w:spacing w:before="0" w:line="240" w:lineRule="auto"/>
        <w:ind w:left="216" w:firstLine="0"/>
        <w:rPr>
          <w:sz w:val="24"/>
          <w:szCs w:val="24"/>
        </w:rPr>
      </w:pPr>
      <w:r w:rsidRPr="002A01B3">
        <w:rPr>
          <w:sz w:val="24"/>
          <w:szCs w:val="24"/>
        </w:rPr>
        <w:t>1096. Sharon Epperson, (staff writer), Mar. 6, 2013, Retrieved Apr. 21, 2013 from http://www.csmonitor.com/Environment/Latest-News-Wires/2013/0306/With-Hugo-Chavez-gone-US-oil-industry-eyes-Venezuela  Supporters of Venezuela's President Hugo Chavez gather in Bolivar square to mourn Chavez's death in Caracas, Venezuela, Tuesday, March 5, 2013. Oil analysts say it's too early to tell if or when Venezuela's oil policies might change to allow more foreign investment, which its rundown industry sorely needs.</w:t>
      </w:r>
    </w:p>
    <w:p w:rsidR="00E022F5" w:rsidRDefault="00E022F5" w:rsidP="00E022F5">
      <w:pPr>
        <w:pStyle w:val="StyleStyleStyleCNA9ptBefore1pt8ptPatternClear"/>
        <w:spacing w:before="0" w:line="240" w:lineRule="auto"/>
        <w:ind w:left="216" w:firstLine="0"/>
        <w:rPr>
          <w:sz w:val="24"/>
          <w:szCs w:val="24"/>
        </w:rPr>
      </w:pPr>
    </w:p>
    <w:p w:rsidR="00E022F5" w:rsidRPr="008A3E8D" w:rsidRDefault="00E022F5" w:rsidP="00E022F5">
      <w:pPr>
        <w:rPr>
          <w:rStyle w:val="StyleBoldUnderline"/>
        </w:rPr>
      </w:pPr>
    </w:p>
    <w:p w:rsidR="00E022F5" w:rsidRDefault="00E022F5" w:rsidP="00E022F5">
      <w:pPr>
        <w:pStyle w:val="Heading2"/>
      </w:pPr>
      <w:bookmarkStart w:id="24" w:name="_Toc359751150"/>
      <w:bookmarkStart w:id="25" w:name="_Toc360210054"/>
      <w:bookmarkStart w:id="26" w:name="_Toc360210152"/>
      <w:r>
        <w:t>Mexico Links</w:t>
      </w:r>
      <w:bookmarkEnd w:id="24"/>
      <w:bookmarkEnd w:id="25"/>
      <w:bookmarkEnd w:id="26"/>
    </w:p>
    <w:p w:rsidR="00E022F5" w:rsidRDefault="00E022F5" w:rsidP="00E022F5">
      <w:pPr>
        <w:pStyle w:val="Heading4"/>
      </w:pPr>
      <w:r>
        <w:t>Stability and growth in Mexico will bolster its oil industry.</w:t>
      </w:r>
    </w:p>
    <w:p w:rsidR="00E022F5" w:rsidRDefault="00E022F5" w:rsidP="00E022F5">
      <w:r>
        <w:t xml:space="preserve">RICHARD G. </w:t>
      </w:r>
      <w:r w:rsidRPr="008A3E8D">
        <w:rPr>
          <w:rStyle w:val="StyleStyleBold12pt"/>
        </w:rPr>
        <w:t>LUGAR</w:t>
      </w:r>
      <w:r>
        <w:t xml:space="preserve"> (Senator from Indiana), OIL, MEXICO, AND THE TRANSBOUNDARY AGREEMENT Dec. 21, 20</w:t>
      </w:r>
      <w:r w:rsidRPr="008A3E8D">
        <w:rPr>
          <w:rStyle w:val="StyleStyleBold12pt"/>
        </w:rPr>
        <w:t>12</w:t>
      </w:r>
      <w:r>
        <w:t>.  Retrieved Apr. 21, 2013 from http://www.gpo.gov/fdsys/</w:t>
      </w:r>
    </w:p>
    <w:p w:rsidR="00E022F5" w:rsidRPr="008A3E8D" w:rsidRDefault="00E022F5" w:rsidP="00E022F5">
      <w:pPr>
        <w:rPr>
          <w:rStyle w:val="StyleBoldUnderline"/>
        </w:rPr>
      </w:pPr>
      <w:r w:rsidRPr="008A3E8D">
        <w:rPr>
          <w:sz w:val="16"/>
        </w:rPr>
        <w:t>Congressional attention to the Mexican energy situation is critical</w:t>
      </w:r>
      <w:r w:rsidRPr="008A3E8D">
        <w:rPr>
          <w:sz w:val="12"/>
        </w:rPr>
        <w:t>¶</w:t>
      </w:r>
      <w:r w:rsidRPr="008A3E8D">
        <w:rPr>
          <w:sz w:val="16"/>
        </w:rPr>
        <w:t xml:space="preserve"> for understanding bilateral issues between our countries and</w:t>
      </w:r>
      <w:r w:rsidRPr="008A3E8D">
        <w:rPr>
          <w:sz w:val="12"/>
        </w:rPr>
        <w:t>¶</w:t>
      </w:r>
      <w:r w:rsidRPr="008A3E8D">
        <w:rPr>
          <w:sz w:val="16"/>
        </w:rPr>
        <w:t xml:space="preserve"> for consideration of U.S. energy security. </w:t>
      </w:r>
      <w:r w:rsidRPr="008A3E8D">
        <w:rPr>
          <w:rStyle w:val="StyleBoldUnderline"/>
          <w:highlight w:val="yellow"/>
        </w:rPr>
        <w:t>The United States has a</w:t>
      </w:r>
      <w:r w:rsidRPr="008A3E8D">
        <w:rPr>
          <w:rStyle w:val="StyleBoldUnderline"/>
          <w:b w:val="0"/>
          <w:sz w:val="12"/>
          <w:highlight w:val="yellow"/>
          <w:u w:val="none"/>
        </w:rPr>
        <w:t>¶</w:t>
      </w:r>
      <w:r w:rsidRPr="008A3E8D">
        <w:rPr>
          <w:rStyle w:val="StyleBoldUnderline"/>
          <w:highlight w:val="yellow"/>
        </w:rPr>
        <w:t xml:space="preserve"> profound interest in economic prosperity and political stability in</w:t>
      </w:r>
      <w:r w:rsidRPr="008A3E8D">
        <w:rPr>
          <w:rStyle w:val="StyleBoldUnderline"/>
          <w:b w:val="0"/>
          <w:sz w:val="12"/>
          <w:highlight w:val="yellow"/>
          <w:u w:val="none"/>
        </w:rPr>
        <w:t>¶</w:t>
      </w:r>
      <w:r w:rsidRPr="008A3E8D">
        <w:rPr>
          <w:rStyle w:val="StyleBoldUnderline"/>
          <w:highlight w:val="yellow"/>
        </w:rPr>
        <w:t xml:space="preserve"> Mexico, and energy is foundational to both interests. Oil is vital for</w:t>
      </w:r>
      <w:r w:rsidRPr="008A3E8D">
        <w:rPr>
          <w:rStyle w:val="StyleBoldUnderline"/>
          <w:b w:val="0"/>
          <w:sz w:val="12"/>
          <w:highlight w:val="yellow"/>
          <w:u w:val="none"/>
        </w:rPr>
        <w:t>¶</w:t>
      </w:r>
      <w:r w:rsidRPr="008A3E8D">
        <w:rPr>
          <w:rStyle w:val="StyleBoldUnderline"/>
          <w:highlight w:val="yellow"/>
        </w:rPr>
        <w:t xml:space="preserve"> the Mexican federal budget, underwriting both social programs and</w:t>
      </w:r>
      <w:r w:rsidRPr="008A3E8D">
        <w:rPr>
          <w:rStyle w:val="StyleBoldUnderline"/>
          <w:b w:val="0"/>
          <w:sz w:val="12"/>
          <w:highlight w:val="yellow"/>
          <w:u w:val="none"/>
        </w:rPr>
        <w:t>¶</w:t>
      </w:r>
      <w:r w:rsidRPr="008A3E8D">
        <w:rPr>
          <w:rStyle w:val="StyleBoldUnderline"/>
          <w:highlight w:val="yellow"/>
        </w:rPr>
        <w:t xml:space="preserve"> law and order, and the oil industry is an important aspect of broader</w:t>
      </w:r>
      <w:r w:rsidRPr="008A3E8D">
        <w:rPr>
          <w:rStyle w:val="StyleBoldUnderline"/>
          <w:b w:val="0"/>
          <w:sz w:val="12"/>
          <w:highlight w:val="yellow"/>
          <w:u w:val="none"/>
        </w:rPr>
        <w:t>¶</w:t>
      </w:r>
      <w:r w:rsidRPr="008A3E8D">
        <w:rPr>
          <w:rStyle w:val="StyleBoldUnderline"/>
          <w:highlight w:val="yellow"/>
        </w:rPr>
        <w:t xml:space="preserve"> economic activity. Stability and growth, or lack thereof, in Mexico’s</w:t>
      </w:r>
      <w:r w:rsidRPr="008A3E8D">
        <w:rPr>
          <w:rStyle w:val="StyleBoldUnderline"/>
          <w:b w:val="0"/>
          <w:sz w:val="12"/>
          <w:highlight w:val="yellow"/>
          <w:u w:val="none"/>
        </w:rPr>
        <w:t>¶</w:t>
      </w:r>
      <w:r w:rsidRPr="008A3E8D">
        <w:rPr>
          <w:rStyle w:val="StyleBoldUnderline"/>
          <w:highlight w:val="yellow"/>
        </w:rPr>
        <w:t xml:space="preserve"> oil and gas sector can directly impact issues of bilateral concern.</w:t>
      </w:r>
    </w:p>
    <w:p w:rsidR="00E022F5" w:rsidRDefault="00E022F5" w:rsidP="00E022F5">
      <w:pPr>
        <w:pStyle w:val="Heading4"/>
      </w:pPr>
      <w:r>
        <w:t>Mexico has huge oil reserves.</w:t>
      </w:r>
    </w:p>
    <w:p w:rsidR="00E022F5" w:rsidRDefault="00E022F5" w:rsidP="00E022F5">
      <w:r>
        <w:t xml:space="preserve">RICHARD G. </w:t>
      </w:r>
      <w:r w:rsidRPr="008A3E8D">
        <w:rPr>
          <w:rStyle w:val="StyleStyleBold12pt"/>
        </w:rPr>
        <w:t>LUGAR</w:t>
      </w:r>
      <w:r>
        <w:t xml:space="preserve"> (Senator from Indiana), OIL, MEXICO, AND THE TRANSBOUNDARY AGREEMENT Dec. 21, 20</w:t>
      </w:r>
      <w:r w:rsidRPr="008A3E8D">
        <w:rPr>
          <w:rStyle w:val="StyleStyleBold12pt"/>
        </w:rPr>
        <w:t>12</w:t>
      </w:r>
      <w:r>
        <w:t>.  Retrieved Apr. 21, 2013 from http://www.gpo.gov/fdsys/</w:t>
      </w:r>
    </w:p>
    <w:p w:rsidR="00E022F5" w:rsidRDefault="00E022F5" w:rsidP="00E022F5">
      <w:r>
        <w:t xml:space="preserve">Progress, but can it last? </w:t>
      </w:r>
      <w:r w:rsidRPr="008A3E8D">
        <w:rPr>
          <w:rStyle w:val="StyleBoldUnderline"/>
          <w:highlight w:val="yellow"/>
        </w:rPr>
        <w:t>A snapshot of Mexico’s oil sector¶ Mexico has a long history of oil production and has prospects for¶ a bright future as an oil power, but such an outcome is not guaranteed.¶ Mexico sits atop significant amounts of oil estimated at 10.4¶ billion barrels of proven reserves, but that number could more than¶ double when unconventional and deep offshore reserves are fully¶ proven.</w:t>
      </w:r>
      <w:r>
        <w:t xml:space="preserve"> The large unconventional Chicontopec area alone is estimated¶ to hold up to 17.7 billion barrels.</w:t>
      </w:r>
    </w:p>
    <w:p w:rsidR="00E022F5" w:rsidRDefault="00E022F5" w:rsidP="00E022F5">
      <w:pPr>
        <w:pStyle w:val="Heading4"/>
      </w:pPr>
      <w:r>
        <w:t>Investment in Mexico’s oil sector is critical to stave off declines in oil production.</w:t>
      </w:r>
    </w:p>
    <w:p w:rsidR="00E022F5" w:rsidRDefault="00E022F5" w:rsidP="00E022F5">
      <w:r>
        <w:t xml:space="preserve">RICHARD G. </w:t>
      </w:r>
      <w:r w:rsidRPr="008A3E8D">
        <w:rPr>
          <w:rStyle w:val="StyleStyleBold12pt"/>
        </w:rPr>
        <w:t>LUGAR</w:t>
      </w:r>
      <w:r>
        <w:t xml:space="preserve"> (Senator from Indiana), OIL, MEXICO, AND THE TRANSBOUNDARY AGREEMENT Dec. 21, 20</w:t>
      </w:r>
      <w:r w:rsidRPr="008A3E8D">
        <w:rPr>
          <w:rStyle w:val="StyleStyleBold12pt"/>
        </w:rPr>
        <w:t>12</w:t>
      </w:r>
      <w:r>
        <w:t>.  Retrieved Apr. 21, 2013 from http://www.gpo.gov/fdsys/</w:t>
      </w:r>
    </w:p>
    <w:p w:rsidR="00E022F5" w:rsidRDefault="00E022F5" w:rsidP="00E022F5">
      <w:r w:rsidRPr="008A3E8D">
        <w:rPr>
          <w:rStyle w:val="StyleBoldUnderline"/>
          <w:highlight w:val="yellow"/>
        </w:rPr>
        <w:t>Large increases in direct and third-party investment in recent¶ years has enabled PEMEX to halt net decreases in production, at¶ least temporarily. Importantly, PEMEX also now reports achieving¶ a 100% replacement rate for reserves, improving prospects for continued¶ production. Increased investment also has led to discoveries¶ of large new deep water resources at Trion, Supremos, and¶ Maximino, achievements of which PEMEX officials are justifiably¶ proud</w:t>
      </w:r>
      <w:r>
        <w:t>. Several interlocutors credited energy reforms passed in 2008¶ for enabling those finds by giving PEMEX more flexibility to partner¶ with international companies on a service contract basis, building¶ on the shift to reliance on contracting services to enable investments¶ stretching from the late 1990s.</w:t>
      </w:r>
    </w:p>
    <w:p w:rsidR="00E022F5" w:rsidRDefault="00E022F5" w:rsidP="00E022F5">
      <w:r>
        <w:br w:type="page"/>
      </w:r>
    </w:p>
    <w:p w:rsidR="00E022F5" w:rsidRPr="002A01B3" w:rsidRDefault="00E022F5" w:rsidP="00E022F5">
      <w:pPr>
        <w:pStyle w:val="Heading4"/>
      </w:pPr>
      <w:r>
        <w:t>Capital constraints restrict Mexican oil development.</w:t>
      </w:r>
    </w:p>
    <w:p w:rsidR="00E022F5" w:rsidRPr="0038687C" w:rsidRDefault="00E022F5" w:rsidP="00E022F5">
      <w:pPr>
        <w:pStyle w:val="StyleStyleStyleCNA9ptBefore1pt8ptPatternClear"/>
        <w:spacing w:before="0" w:line="240" w:lineRule="auto"/>
        <w:ind w:left="216" w:firstLine="0"/>
        <w:rPr>
          <w:szCs w:val="24"/>
        </w:rPr>
      </w:pPr>
      <w:r w:rsidRPr="0038687C">
        <w:rPr>
          <w:szCs w:val="24"/>
        </w:rPr>
        <w:t xml:space="preserve">RICHARD G. </w:t>
      </w:r>
      <w:r w:rsidRPr="0038687C">
        <w:rPr>
          <w:rStyle w:val="StyleStyleBold12pt"/>
        </w:rPr>
        <w:t>LUGAR</w:t>
      </w:r>
      <w:r w:rsidRPr="0038687C">
        <w:rPr>
          <w:szCs w:val="24"/>
        </w:rPr>
        <w:t xml:space="preserve"> (Senator from Indiana), OIL, MEXICO, AND THE TRANSBOUNDARY AGREEMENT Dec. 21, 20</w:t>
      </w:r>
      <w:r w:rsidRPr="0038687C">
        <w:rPr>
          <w:rStyle w:val="StyleStyleBold12pt"/>
        </w:rPr>
        <w:t>12</w:t>
      </w:r>
      <w:r w:rsidRPr="0038687C">
        <w:rPr>
          <w:szCs w:val="24"/>
        </w:rPr>
        <w:t xml:space="preserve">.  Retrieved Apr. 21, 2013 from http://www.gpo.gov/fdsys/  </w:t>
      </w:r>
      <w:r w:rsidRPr="0038687C">
        <w:rPr>
          <w:rStyle w:val="StyleBoldUnderline"/>
          <w:highlight w:val="yellow"/>
        </w:rPr>
        <w:t>PEMEX likely could develop a deep offshore project by buying</w:t>
      </w:r>
      <w:r w:rsidRPr="0038687C">
        <w:rPr>
          <w:rStyle w:val="StyleBoldUnderline"/>
          <w:b w:val="0"/>
          <w:sz w:val="12"/>
          <w:highlight w:val="yellow"/>
          <w:u w:val="none"/>
        </w:rPr>
        <w:t>¶</w:t>
      </w:r>
      <w:r w:rsidRPr="0038687C">
        <w:rPr>
          <w:rStyle w:val="StyleBoldUnderline"/>
          <w:highlight w:val="yellow"/>
        </w:rPr>
        <w:t xml:space="preserve"> technology and expertise through very generous service contracts</w:t>
      </w:r>
      <w:r w:rsidRPr="0038687C">
        <w:rPr>
          <w:sz w:val="12"/>
          <w:szCs w:val="24"/>
        </w:rPr>
        <w:t>¶</w:t>
      </w:r>
      <w:r w:rsidRPr="0038687C">
        <w:rPr>
          <w:szCs w:val="24"/>
        </w:rPr>
        <w:t xml:space="preserve"> with many of the same companies with which the IOCs contract.</w:t>
      </w:r>
      <w:r w:rsidRPr="0038687C">
        <w:rPr>
          <w:sz w:val="12"/>
          <w:szCs w:val="24"/>
        </w:rPr>
        <w:t>¶</w:t>
      </w:r>
      <w:r w:rsidRPr="0038687C">
        <w:rPr>
          <w:szCs w:val="24"/>
        </w:rPr>
        <w:t xml:space="preserve"> </w:t>
      </w:r>
      <w:r w:rsidRPr="0038687C">
        <w:rPr>
          <w:rStyle w:val="StyleBoldUnderline"/>
          <w:highlight w:val="yellow"/>
        </w:rPr>
        <w:t xml:space="preserve">However, under current </w:t>
      </w:r>
      <w:r w:rsidRPr="0038687C">
        <w:rPr>
          <w:rStyle w:val="Emphasis"/>
          <w:highlight w:val="yellow"/>
        </w:rPr>
        <w:t>capital and management constraints</w:t>
      </w:r>
      <w:r w:rsidRPr="0038687C">
        <w:rPr>
          <w:rStyle w:val="StyleBoldUnderline"/>
          <w:highlight w:val="yellow"/>
        </w:rPr>
        <w:t>,6</w:t>
      </w:r>
      <w:r w:rsidRPr="0038687C">
        <w:rPr>
          <w:rStyle w:val="StyleBoldUnderline"/>
          <w:b w:val="0"/>
          <w:sz w:val="12"/>
          <w:highlight w:val="yellow"/>
          <w:u w:val="none"/>
        </w:rPr>
        <w:t>¶</w:t>
      </w:r>
      <w:r w:rsidRPr="0038687C">
        <w:rPr>
          <w:rStyle w:val="StyleBoldUnderline"/>
          <w:highlight w:val="yellow"/>
        </w:rPr>
        <w:t xml:space="preserve"> PEMEX alone is extremely unlikely to have the resources necessary</w:t>
      </w:r>
      <w:r w:rsidRPr="0038687C">
        <w:rPr>
          <w:rStyle w:val="StyleBoldUnderline"/>
          <w:b w:val="0"/>
          <w:sz w:val="12"/>
          <w:highlight w:val="yellow"/>
          <w:u w:val="none"/>
        </w:rPr>
        <w:t>¶</w:t>
      </w:r>
      <w:r w:rsidRPr="0038687C">
        <w:rPr>
          <w:rStyle w:val="StyleBoldUnderline"/>
          <w:highlight w:val="yellow"/>
        </w:rPr>
        <w:t xml:space="preserve"> to undertake multiple massive deep offshore developments</w:t>
      </w:r>
      <w:r w:rsidRPr="0038687C">
        <w:rPr>
          <w:sz w:val="12"/>
          <w:szCs w:val="24"/>
        </w:rPr>
        <w:t>¶</w:t>
      </w:r>
      <w:r w:rsidRPr="0038687C">
        <w:rPr>
          <w:szCs w:val="24"/>
        </w:rPr>
        <w:t xml:space="preserve"> while also investing in conventional oil production. Moreover, while</w:t>
      </w:r>
      <w:r w:rsidRPr="0038687C">
        <w:rPr>
          <w:sz w:val="12"/>
          <w:szCs w:val="24"/>
        </w:rPr>
        <w:t>¶</w:t>
      </w:r>
      <w:r w:rsidRPr="0038687C">
        <w:rPr>
          <w:szCs w:val="24"/>
        </w:rPr>
        <w:t xml:space="preserve"> some technology can be purchased through service contracts,</w:t>
      </w:r>
      <w:r w:rsidRPr="0038687C">
        <w:rPr>
          <w:sz w:val="12"/>
          <w:szCs w:val="24"/>
        </w:rPr>
        <w:t>¶</w:t>
      </w:r>
      <w:r w:rsidRPr="0038687C">
        <w:rPr>
          <w:szCs w:val="24"/>
        </w:rPr>
        <w:t xml:space="preserve"> project management expertise to run that type of project is not easily</w:t>
      </w:r>
      <w:r w:rsidRPr="0038687C">
        <w:rPr>
          <w:sz w:val="12"/>
          <w:szCs w:val="24"/>
        </w:rPr>
        <w:t>¶</w:t>
      </w:r>
      <w:r w:rsidRPr="0038687C">
        <w:rPr>
          <w:szCs w:val="24"/>
        </w:rPr>
        <w:t xml:space="preserve"> acquired.</w:t>
      </w:r>
      <w:r w:rsidRPr="0038687C">
        <w:rPr>
          <w:sz w:val="12"/>
          <w:szCs w:val="24"/>
        </w:rPr>
        <w:t>¶</w:t>
      </w:r>
      <w:r w:rsidRPr="0038687C">
        <w:rPr>
          <w:szCs w:val="24"/>
        </w:rPr>
        <w:t xml:space="preserve"> Therefore, the decision on whether IOCs should be granted access</w:t>
      </w:r>
      <w:r w:rsidRPr="0038687C">
        <w:rPr>
          <w:sz w:val="12"/>
          <w:szCs w:val="24"/>
        </w:rPr>
        <w:t>¶</w:t>
      </w:r>
      <w:r w:rsidRPr="0038687C">
        <w:rPr>
          <w:szCs w:val="24"/>
        </w:rPr>
        <w:t xml:space="preserve"> individually or in partnership with PEMEX to develop oil in</w:t>
      </w:r>
      <w:r w:rsidRPr="0038687C">
        <w:rPr>
          <w:sz w:val="12"/>
          <w:szCs w:val="24"/>
        </w:rPr>
        <w:t>¶</w:t>
      </w:r>
      <w:r w:rsidRPr="0038687C">
        <w:rPr>
          <w:szCs w:val="24"/>
        </w:rPr>
        <w:t xml:space="preserve"> Mexico depends on how much oil the Mexican Government wants</w:t>
      </w:r>
      <w:r w:rsidRPr="0038687C">
        <w:rPr>
          <w:sz w:val="12"/>
          <w:szCs w:val="24"/>
        </w:rPr>
        <w:t>¶</w:t>
      </w:r>
      <w:r w:rsidRPr="0038687C">
        <w:rPr>
          <w:szCs w:val="24"/>
        </w:rPr>
        <w:t xml:space="preserve"> produced and over what span of time. Interlocutors did not indicate</w:t>
      </w:r>
      <w:r w:rsidRPr="0038687C">
        <w:rPr>
          <w:sz w:val="12"/>
          <w:szCs w:val="24"/>
        </w:rPr>
        <w:t>¶</w:t>
      </w:r>
      <w:r w:rsidRPr="0038687C">
        <w:rPr>
          <w:szCs w:val="24"/>
        </w:rPr>
        <w:t xml:space="preserve"> that the expectations of either of the largest political parties or the</w:t>
      </w:r>
      <w:r w:rsidRPr="0038687C">
        <w:rPr>
          <w:sz w:val="12"/>
          <w:szCs w:val="24"/>
        </w:rPr>
        <w:t>¶</w:t>
      </w:r>
      <w:r w:rsidRPr="0038687C">
        <w:rPr>
          <w:szCs w:val="24"/>
        </w:rPr>
        <w:t xml:space="preserve"> Mexican public are conducive to the long time horizons it would</w:t>
      </w:r>
      <w:r w:rsidRPr="0038687C">
        <w:rPr>
          <w:sz w:val="12"/>
          <w:szCs w:val="24"/>
        </w:rPr>
        <w:t>¶</w:t>
      </w:r>
      <w:r w:rsidRPr="0038687C">
        <w:rPr>
          <w:szCs w:val="24"/>
        </w:rPr>
        <w:t xml:space="preserve"> take for PEMEX under current conditions to fully develop Mexico’s</w:t>
      </w:r>
      <w:r w:rsidRPr="0038687C">
        <w:rPr>
          <w:sz w:val="12"/>
          <w:szCs w:val="24"/>
        </w:rPr>
        <w:t>¶</w:t>
      </w:r>
      <w:r w:rsidRPr="0038687C">
        <w:rPr>
          <w:szCs w:val="24"/>
        </w:rPr>
        <w:t xml:space="preserve"> oil.</w:t>
      </w:r>
    </w:p>
    <w:p w:rsidR="00E022F5" w:rsidRDefault="00E022F5" w:rsidP="00E022F5">
      <w:pPr>
        <w:pStyle w:val="StyleStyleStyleCNA9ptBefore1pt8ptPatternClear"/>
        <w:spacing w:before="0" w:line="240" w:lineRule="auto"/>
        <w:ind w:left="216" w:firstLine="0"/>
        <w:rPr>
          <w:sz w:val="24"/>
          <w:szCs w:val="24"/>
        </w:rPr>
      </w:pPr>
    </w:p>
    <w:p w:rsidR="00E022F5" w:rsidRPr="002A01B3" w:rsidRDefault="00E022F5" w:rsidP="00E022F5">
      <w:pPr>
        <w:pStyle w:val="Heading4"/>
      </w:pPr>
      <w:r>
        <w:t>Increased investment is key to putting Mexican oil production on a sustainable path.</w:t>
      </w:r>
    </w:p>
    <w:p w:rsidR="00E022F5" w:rsidRPr="0038687C" w:rsidRDefault="00E022F5" w:rsidP="00E022F5">
      <w:pPr>
        <w:pStyle w:val="StyleStyleStyleCNA9ptBefore1pt8ptPatternClear"/>
        <w:spacing w:before="0" w:line="240" w:lineRule="auto"/>
        <w:ind w:left="216" w:firstLine="0"/>
        <w:rPr>
          <w:szCs w:val="24"/>
        </w:rPr>
      </w:pPr>
      <w:r w:rsidRPr="0038687C">
        <w:rPr>
          <w:szCs w:val="24"/>
        </w:rPr>
        <w:t xml:space="preserve">RICHARD G. </w:t>
      </w:r>
      <w:r w:rsidRPr="0038687C">
        <w:rPr>
          <w:rStyle w:val="StyleStyleBold12pt"/>
        </w:rPr>
        <w:t>LUGAR</w:t>
      </w:r>
      <w:r w:rsidRPr="0038687C">
        <w:rPr>
          <w:szCs w:val="24"/>
        </w:rPr>
        <w:t xml:space="preserve"> (Senator from Indiana), OIL, MEXICO, AND THE TRANSBOUNDARY AGREEMENT Dec. 21, 20</w:t>
      </w:r>
      <w:r w:rsidRPr="0038687C">
        <w:rPr>
          <w:rStyle w:val="StyleStyleBold12pt"/>
        </w:rPr>
        <w:t>12</w:t>
      </w:r>
      <w:r w:rsidRPr="0038687C">
        <w:rPr>
          <w:szCs w:val="24"/>
        </w:rPr>
        <w:t xml:space="preserve">.  Retrieved Apr. 21, 2013 from http://www.gpo.gov/fdsys/  </w:t>
      </w:r>
      <w:r w:rsidRPr="0038687C">
        <w:rPr>
          <w:rStyle w:val="StyleBoldUnderline"/>
          <w:highlight w:val="yellow"/>
        </w:rPr>
        <w:t>Any number of management, regulatory, and financial reforms</w:t>
      </w:r>
      <w:r w:rsidRPr="0038687C">
        <w:rPr>
          <w:rStyle w:val="StyleBoldUnderline"/>
          <w:b w:val="0"/>
          <w:sz w:val="12"/>
          <w:highlight w:val="yellow"/>
          <w:u w:val="none"/>
        </w:rPr>
        <w:t>¶</w:t>
      </w:r>
      <w:r w:rsidRPr="0038687C">
        <w:rPr>
          <w:rStyle w:val="StyleBoldUnderline"/>
          <w:highlight w:val="yellow"/>
        </w:rPr>
        <w:t xml:space="preserve"> could be beneficial to Mexico’s energy future, but putting oil production</w:t>
      </w:r>
      <w:r w:rsidRPr="0038687C">
        <w:rPr>
          <w:rStyle w:val="StyleBoldUnderline"/>
          <w:b w:val="0"/>
          <w:sz w:val="12"/>
          <w:highlight w:val="yellow"/>
          <w:u w:val="none"/>
        </w:rPr>
        <w:t>¶</w:t>
      </w:r>
      <w:r w:rsidRPr="0038687C">
        <w:rPr>
          <w:rStyle w:val="StyleBoldUnderline"/>
          <w:highlight w:val="yellow"/>
        </w:rPr>
        <w:t xml:space="preserve"> on a sustainable growth path will require IOC investment</w:t>
      </w:r>
      <w:r w:rsidRPr="0038687C">
        <w:rPr>
          <w:rStyle w:val="StyleBoldUnderline"/>
          <w:b w:val="0"/>
          <w:sz w:val="12"/>
          <w:highlight w:val="yellow"/>
          <w:u w:val="none"/>
        </w:rPr>
        <w:t>¶</w:t>
      </w:r>
      <w:r w:rsidRPr="0038687C">
        <w:rPr>
          <w:rStyle w:val="StyleBoldUnderline"/>
          <w:highlight w:val="yellow"/>
        </w:rPr>
        <w:t xml:space="preserve"> and expertise</w:t>
      </w:r>
      <w:r w:rsidRPr="0038687C">
        <w:rPr>
          <w:szCs w:val="24"/>
        </w:rPr>
        <w:t>. Many interlocutors expressed that another incremental</w:t>
      </w:r>
      <w:r w:rsidRPr="0038687C">
        <w:rPr>
          <w:sz w:val="12"/>
          <w:szCs w:val="24"/>
        </w:rPr>
        <w:t>¶</w:t>
      </w:r>
      <w:r w:rsidRPr="0038687C">
        <w:rPr>
          <w:szCs w:val="24"/>
        </w:rPr>
        <w:t xml:space="preserve"> reform would not be worth the political effort; as one observer</w:t>
      </w:r>
      <w:r w:rsidRPr="0038687C">
        <w:rPr>
          <w:sz w:val="12"/>
          <w:szCs w:val="24"/>
        </w:rPr>
        <w:t>¶</w:t>
      </w:r>
      <w:r w:rsidRPr="0038687C">
        <w:rPr>
          <w:szCs w:val="24"/>
        </w:rPr>
        <w:t xml:space="preserve"> stated, ‘‘If there’s anything we’ve learned on energy reforms</w:t>
      </w:r>
      <w:r w:rsidRPr="0038687C">
        <w:rPr>
          <w:sz w:val="12"/>
          <w:szCs w:val="24"/>
        </w:rPr>
        <w:t>¶</w:t>
      </w:r>
      <w:r w:rsidRPr="0038687C">
        <w:rPr>
          <w:szCs w:val="24"/>
        </w:rPr>
        <w:t xml:space="preserve"> in Mexico, it is that if reforms are incremental, they don’t work.’’</w:t>
      </w:r>
    </w:p>
    <w:p w:rsidR="00E022F5" w:rsidRDefault="00E022F5" w:rsidP="00E022F5">
      <w:pPr>
        <w:rPr>
          <w:rFonts w:eastAsiaTheme="majorEastAsia" w:cstheme="majorBidi"/>
          <w:b/>
          <w:bCs/>
          <w:iCs/>
          <w:sz w:val="26"/>
        </w:rPr>
      </w:pPr>
      <w:r>
        <w:br w:type="page"/>
      </w:r>
    </w:p>
    <w:p w:rsidR="00E022F5" w:rsidRDefault="00E022F5" w:rsidP="00E022F5">
      <w:pPr>
        <w:pStyle w:val="Heading2"/>
      </w:pPr>
      <w:bookmarkStart w:id="27" w:name="_Toc359751151"/>
      <w:bookmarkStart w:id="28" w:name="_Toc360210055"/>
      <w:bookmarkStart w:id="29" w:name="_Toc360210153"/>
      <w:r>
        <w:t>Internal Links:  Oil Traded on Global Market</w:t>
      </w:r>
      <w:bookmarkEnd w:id="27"/>
      <w:bookmarkEnd w:id="28"/>
      <w:bookmarkEnd w:id="29"/>
    </w:p>
    <w:p w:rsidR="00E022F5" w:rsidRDefault="00E022F5" w:rsidP="00E022F5">
      <w:pPr>
        <w:pStyle w:val="Heading4"/>
      </w:pPr>
      <w:r>
        <w:t>OIL IS TRADED ON A GLOBAL MARKET.</w:t>
      </w:r>
    </w:p>
    <w:p w:rsidR="00E022F5" w:rsidRDefault="00E022F5" w:rsidP="00E022F5">
      <w:r w:rsidRPr="008A3E8D">
        <w:rPr>
          <w:rStyle w:val="StyleStyleBold12pt"/>
        </w:rPr>
        <w:t>MARKET ORACLE</w:t>
      </w:r>
      <w:r>
        <w:t>, Sep. 20, 20</w:t>
      </w:r>
      <w:r w:rsidRPr="008A3E8D">
        <w:rPr>
          <w:rStyle w:val="StyleStyleBold12pt"/>
        </w:rPr>
        <w:t>12</w:t>
      </w:r>
      <w:r>
        <w:t>.  Retrieved Apr. 22, 2013 from http://www.marketoracle.co.uk/ Article36632.html</w:t>
      </w:r>
    </w:p>
    <w:p w:rsidR="00E022F5" w:rsidRDefault="00E022F5" w:rsidP="00E022F5">
      <w:r w:rsidRPr="008A3E8D">
        <w:rPr>
          <w:rStyle w:val="StyleBoldUnderline"/>
          <w:highlight w:val="yellow"/>
        </w:rPr>
        <w:t>Remember, this is a global market.¶ Global demand and availability determines price, with that price translated to the market by the dominant benchmarks - Brent and West Texas Intermediate</w:t>
      </w:r>
      <w:r>
        <w:t xml:space="preserve"> (WTI).</w:t>
      </w:r>
    </w:p>
    <w:p w:rsidR="00E022F5" w:rsidRDefault="00E022F5" w:rsidP="00E022F5">
      <w:r>
        <w:br w:type="page"/>
      </w:r>
    </w:p>
    <w:p w:rsidR="00E022F5" w:rsidRPr="00121E2D" w:rsidRDefault="00E022F5" w:rsidP="00E022F5">
      <w:bookmarkStart w:id="30" w:name="_Toc359751152"/>
      <w:r w:rsidRPr="00121E2D">
        <w:t>Internal Links:  Lower Oil Prices Devastate Russia’s Economy</w:t>
      </w:r>
      <w:bookmarkEnd w:id="30"/>
    </w:p>
    <w:p w:rsidR="00E022F5" w:rsidRDefault="00E022F5" w:rsidP="00E022F5">
      <w:pPr>
        <w:pStyle w:val="Heading4"/>
      </w:pPr>
      <w:r>
        <w:t>LOWER OIL PRICES WILL TRIGGER A RUSSIAN ECONOMIC RECESSION.</w:t>
      </w:r>
    </w:p>
    <w:p w:rsidR="00E022F5" w:rsidRDefault="00E022F5" w:rsidP="00E022F5">
      <w:r w:rsidRPr="008A3E8D">
        <w:rPr>
          <w:rStyle w:val="StyleStyleBold12pt"/>
        </w:rPr>
        <w:t>GULF TIMES</w:t>
      </w:r>
      <w:r>
        <w:t>, Apr. 19, 20</w:t>
      </w:r>
      <w:r w:rsidRPr="008A3E8D">
        <w:rPr>
          <w:rStyle w:val="StyleStyleBold12pt"/>
        </w:rPr>
        <w:t>13</w:t>
      </w:r>
      <w:r>
        <w:t>.  Retrieved Apr. 21, 2013 from http://www.gulf-times.com/business /191/details/349627/foreign-investors-find-putin,-russia-promises-unfulfilled</w:t>
      </w:r>
    </w:p>
    <w:p w:rsidR="00E022F5" w:rsidRDefault="00E022F5" w:rsidP="00E022F5">
      <w:r w:rsidRPr="008A3E8D">
        <w:rPr>
          <w:rStyle w:val="StyleBoldUnderline"/>
          <w:highlight w:val="yellow"/>
        </w:rPr>
        <w:t>Mobius is still enthusiastic about Russia</w:t>
      </w:r>
      <w:r>
        <w:t xml:space="preserve"> and said he had about $1.2bn invested in Russian equities. He said that, overall, he had made money in the country and would still like to add to his Russia exposure.¶ </w:t>
      </w:r>
      <w:r w:rsidRPr="008A3E8D">
        <w:rPr>
          <w:rStyle w:val="StyleBoldUnderline"/>
          <w:highlight w:val="yellow"/>
        </w:rPr>
        <w:t xml:space="preserve">Many other investors are cutting theirs, some of them concerned that a lower oil price may </w:t>
      </w:r>
      <w:r w:rsidRPr="008A3E8D">
        <w:rPr>
          <w:rStyle w:val="Emphasis"/>
          <w:highlight w:val="yellow"/>
        </w:rPr>
        <w:t>push the country into recession</w:t>
      </w:r>
      <w:r w:rsidRPr="008A3E8D">
        <w:rPr>
          <w:rStyle w:val="StyleBoldUnderline"/>
          <w:highlight w:val="yellow"/>
        </w:rPr>
        <w:t xml:space="preserve"> following a growth downgrade in April</w:t>
      </w:r>
      <w:r>
        <w:t>.</w:t>
      </w:r>
    </w:p>
    <w:p w:rsidR="00E022F5" w:rsidRPr="002A01B3" w:rsidRDefault="00E022F5" w:rsidP="00E022F5">
      <w:pPr>
        <w:pStyle w:val="Heading4"/>
      </w:pPr>
      <w:r>
        <w:t>Robust oil prices key to Russian economy.</w:t>
      </w:r>
    </w:p>
    <w:p w:rsidR="00E022F5" w:rsidRPr="002A01B3" w:rsidRDefault="00E022F5" w:rsidP="00E022F5">
      <w:pPr>
        <w:pStyle w:val="StyleStyleStyleCNA9ptBefore1pt8ptPatternClear"/>
        <w:spacing w:before="0" w:line="240" w:lineRule="auto"/>
        <w:ind w:left="216" w:firstLine="0"/>
        <w:rPr>
          <w:sz w:val="24"/>
          <w:szCs w:val="24"/>
        </w:rPr>
      </w:pPr>
      <w:r w:rsidRPr="0038687C">
        <w:rPr>
          <w:rStyle w:val="StyleStyleBold12pt"/>
        </w:rPr>
        <w:t>RUSSIA TIMES</w:t>
      </w:r>
      <w:r w:rsidRPr="002A01B3">
        <w:rPr>
          <w:sz w:val="24"/>
          <w:szCs w:val="24"/>
        </w:rPr>
        <w:t>, Jan. 3, 20</w:t>
      </w:r>
      <w:r w:rsidRPr="0038687C">
        <w:rPr>
          <w:rStyle w:val="StyleStyleBold12pt"/>
        </w:rPr>
        <w:t>13</w:t>
      </w:r>
      <w:r w:rsidRPr="002A01B3">
        <w:rPr>
          <w:sz w:val="24"/>
          <w:szCs w:val="24"/>
        </w:rPr>
        <w:t xml:space="preserve">.  Retrieved Apr. 22, 2013 from http://rt.com/business/news/russia-world-economy-2013-997/  The alternative estimation by Chris Weafer, chief strategist at Sberbank CIB, projects a more modest economic growth of 3.5% in 2013, with Urals crude standing at the average of $100/bbl and inflation being at about 6%.¶ </w:t>
      </w:r>
      <w:r w:rsidRPr="0038687C">
        <w:rPr>
          <w:rStyle w:val="StyleBoldUnderline"/>
          <w:highlight w:val="yellow"/>
        </w:rPr>
        <w:t>In any case, all major projections for the Russian economy developing in the future are based on robust oil prices, but the widely discussed and essential for Russia’s reverse from energy dependence has kicked off,</w:t>
      </w:r>
      <w:r w:rsidRPr="002A01B3">
        <w:rPr>
          <w:sz w:val="24"/>
          <w:szCs w:val="24"/>
        </w:rPr>
        <w:t xml:space="preserve"> says Weafer.</w:t>
      </w:r>
    </w:p>
    <w:p w:rsidR="00E022F5" w:rsidRDefault="00E022F5" w:rsidP="00E022F5">
      <w:pPr>
        <w:pStyle w:val="StyleStyleStyleCNA9ptBefore1pt8ptPatternClear"/>
        <w:spacing w:before="0" w:line="240" w:lineRule="auto"/>
        <w:ind w:left="216" w:firstLine="0"/>
        <w:rPr>
          <w:sz w:val="24"/>
          <w:szCs w:val="24"/>
        </w:rPr>
      </w:pPr>
    </w:p>
    <w:p w:rsidR="00E022F5" w:rsidRDefault="00E022F5" w:rsidP="00E022F5">
      <w:pPr>
        <w:pStyle w:val="Heading4"/>
      </w:pPr>
      <w:r>
        <w:t>High oil prices key to Russian economy.</w:t>
      </w:r>
    </w:p>
    <w:p w:rsidR="00E022F5" w:rsidRDefault="00E022F5" w:rsidP="00E022F5">
      <w:pPr>
        <w:pStyle w:val="StyleStyleStyleCNA9ptBefore1pt8ptPatternClear"/>
        <w:spacing w:before="0" w:line="240" w:lineRule="auto"/>
        <w:ind w:left="216" w:firstLine="0"/>
        <w:rPr>
          <w:sz w:val="24"/>
          <w:szCs w:val="24"/>
        </w:rPr>
      </w:pPr>
      <w:r w:rsidRPr="0038687C">
        <w:rPr>
          <w:rStyle w:val="StyleStyleBold12pt"/>
        </w:rPr>
        <w:t>Rob St George</w:t>
      </w:r>
      <w:r w:rsidRPr="002A01B3">
        <w:rPr>
          <w:sz w:val="24"/>
          <w:szCs w:val="24"/>
        </w:rPr>
        <w:t>, (staff writer), Feb. 13, 20</w:t>
      </w:r>
      <w:r w:rsidRPr="0038687C">
        <w:rPr>
          <w:rStyle w:val="StyleStyleBold12pt"/>
        </w:rPr>
        <w:t>13</w:t>
      </w:r>
      <w:r w:rsidRPr="002A01B3">
        <w:rPr>
          <w:sz w:val="24"/>
          <w:szCs w:val="24"/>
        </w:rPr>
        <w:t xml:space="preserve">.  Retrieved Apr. 22, 2013 from http://www.whatinvestment.co.uk/financial-news/markets/2199128/strong-rouble-enhances-russian-dividends.thtml  And Christian Lawrence, a strategist at Rabobank, has predicted that the rouble will remain high as it is ‘inextricably linked to a combination of oil prices and general market risk sentiment, with the former having the larger impact’.¶ </w:t>
      </w:r>
      <w:r w:rsidRPr="0038687C">
        <w:rPr>
          <w:rStyle w:val="StyleBoldUnderline"/>
          <w:highlight w:val="yellow"/>
        </w:rPr>
        <w:t xml:space="preserve">Russia is second only to Saudi Arabia as an oil producer, and the commodity provides almost two-thirds of the country’s exports and nearly half of its government revenue.¶ High oil prices thus </w:t>
      </w:r>
      <w:r w:rsidRPr="0038687C">
        <w:rPr>
          <w:rStyle w:val="Emphasis"/>
          <w:highlight w:val="yellow"/>
        </w:rPr>
        <w:t>sustain the Russian economy</w:t>
      </w:r>
      <w:r w:rsidRPr="0038687C">
        <w:rPr>
          <w:rStyle w:val="Emphasis"/>
        </w:rPr>
        <w:t xml:space="preserve"> </w:t>
      </w:r>
      <w:r w:rsidRPr="002A01B3">
        <w:rPr>
          <w:sz w:val="24"/>
          <w:szCs w:val="24"/>
        </w:rPr>
        <w:t>and in turn its currency, and Lawrence confirmed that he expected the recent oil rally to persist.</w:t>
      </w:r>
    </w:p>
    <w:p w:rsidR="00E022F5" w:rsidRDefault="00E022F5" w:rsidP="00E022F5">
      <w:pPr>
        <w:pStyle w:val="StyleStyleStyleCNA9ptBefore1pt8ptPatternClear"/>
        <w:spacing w:before="0" w:line="240" w:lineRule="auto"/>
        <w:ind w:left="216" w:firstLine="0"/>
      </w:pPr>
    </w:p>
    <w:p w:rsidR="00E022F5" w:rsidRPr="00E625AD" w:rsidRDefault="00E022F5" w:rsidP="00E022F5">
      <w:pPr>
        <w:pStyle w:val="Heading2"/>
      </w:pPr>
      <w:bookmarkStart w:id="31" w:name="_Toc335830366"/>
      <w:bookmarkStart w:id="32" w:name="_Toc349306924"/>
      <w:bookmarkStart w:id="33" w:name="_Toc360210056"/>
      <w:bookmarkStart w:id="34" w:name="_Toc360210154"/>
      <w:r>
        <w:t>Internal Links</w:t>
      </w:r>
      <w:bookmarkEnd w:id="31"/>
      <w:bookmarkEnd w:id="32"/>
      <w:r>
        <w:t>: Oil Markets</w:t>
      </w:r>
      <w:bookmarkEnd w:id="33"/>
      <w:bookmarkEnd w:id="34"/>
    </w:p>
    <w:p w:rsidR="00E022F5" w:rsidRPr="007D0850" w:rsidRDefault="00E022F5" w:rsidP="00E022F5">
      <w:pPr>
        <w:rPr>
          <w:rStyle w:val="StyleBoldUnderline"/>
        </w:rPr>
      </w:pPr>
    </w:p>
    <w:p w:rsidR="00E022F5" w:rsidRDefault="00E022F5" w:rsidP="00E022F5">
      <w:pPr>
        <w:pStyle w:val="Heading3"/>
      </w:pPr>
      <w:bookmarkStart w:id="35" w:name="_Toc335830367"/>
      <w:bookmarkStart w:id="36" w:name="_Toc349306925"/>
      <w:bookmarkStart w:id="37" w:name="_Toc360210057"/>
      <w:bookmarkStart w:id="38" w:name="_Toc360210155"/>
      <w:r>
        <w:t>Internals:  Decrease Oil Price Crashes Russian Economy</w:t>
      </w:r>
      <w:bookmarkEnd w:id="35"/>
      <w:bookmarkEnd w:id="36"/>
      <w:bookmarkEnd w:id="37"/>
      <w:bookmarkEnd w:id="38"/>
    </w:p>
    <w:p w:rsidR="00E022F5" w:rsidRDefault="00E022F5" w:rsidP="00E022F5">
      <w:pPr>
        <w:pStyle w:val="Heading4"/>
      </w:pPr>
      <w:r>
        <w:t>Even a projected decrease in oil prices kills investment, crashes economy</w:t>
      </w:r>
    </w:p>
    <w:p w:rsidR="00E022F5" w:rsidRDefault="00E022F5" w:rsidP="00E022F5">
      <w:r>
        <w:t>S</w:t>
      </w:r>
      <w:r w:rsidRPr="007531DB">
        <w:t xml:space="preserve">cott </w:t>
      </w:r>
      <w:r w:rsidRPr="007531DB">
        <w:rPr>
          <w:rStyle w:val="StyleStyleBold12pt"/>
        </w:rPr>
        <w:t>Rose</w:t>
      </w:r>
      <w:r w:rsidRPr="007531DB">
        <w:t xml:space="preserve"> and Olga </w:t>
      </w:r>
      <w:r w:rsidRPr="007531DB">
        <w:rPr>
          <w:rStyle w:val="StyleStyleBold12pt"/>
        </w:rPr>
        <w:t>Tanas</w:t>
      </w:r>
      <w:r w:rsidRPr="007531DB">
        <w:t xml:space="preserve"> on </w:t>
      </w:r>
      <w:r w:rsidRPr="007531DB">
        <w:rPr>
          <w:rStyle w:val="StyleStyleBold12pt"/>
        </w:rPr>
        <w:t>1/31</w:t>
      </w:r>
      <w:r>
        <w:t>/</w:t>
      </w:r>
      <w:r w:rsidRPr="007531DB">
        <w:t xml:space="preserve">2013 </w:t>
      </w:r>
      <w:hyperlink r:id="rId17" w:history="1">
        <w:r w:rsidRPr="00F71BC3">
          <w:t>http://www.businessweek.com/news/2013-01-31/russian-economy-expanded-3-dot-4-percent-last-year-slower-than-estimated</w:t>
        </w:r>
      </w:hyperlink>
      <w:r w:rsidRPr="00F71BC3">
        <w:t>. Bloomberg</w:t>
      </w:r>
      <w:r>
        <w:t xml:space="preserve">. </w:t>
      </w:r>
    </w:p>
    <w:p w:rsidR="00E022F5" w:rsidRDefault="00E022F5" w:rsidP="00E022F5">
      <w:pPr>
        <w:rPr>
          <w:sz w:val="16"/>
        </w:rPr>
      </w:pPr>
      <w:r w:rsidRPr="0034487E">
        <w:rPr>
          <w:rStyle w:val="StyleBoldUnderline"/>
          <w:highlight w:val="yellow"/>
        </w:rPr>
        <w:t>Russian investment unexpectedly contracted in December</w:t>
      </w:r>
      <w:r w:rsidRPr="00F71BC3">
        <w:rPr>
          <w:sz w:val="16"/>
        </w:rPr>
        <w:t xml:space="preserve"> from a year earlier, dropping for the second time in four months. Sluggish spending by companies to boost output has become the “Achilles heel” of the economy, Deputy Economy Minister Andrei Klepach told reporters Jan. 29. </w:t>
      </w:r>
      <w:r w:rsidRPr="0034487E">
        <w:rPr>
          <w:rStyle w:val="StyleBoldUnderline"/>
          <w:highlight w:val="yellow"/>
        </w:rPr>
        <w:t xml:space="preserve">Companies have held back on investment plans as they </w:t>
      </w:r>
      <w:r w:rsidRPr="0034487E">
        <w:rPr>
          <w:rStyle w:val="Emphasis"/>
          <w:highlight w:val="yellow"/>
        </w:rPr>
        <w:t>anticipated oil prices will stagnate</w:t>
      </w:r>
      <w:r w:rsidRPr="00F71BC3">
        <w:rPr>
          <w:sz w:val="16"/>
        </w:rPr>
        <w:t xml:space="preserve"> and interest rates will remain high, according to Nordea’s Savchenko.</w:t>
      </w:r>
      <w:r w:rsidRPr="00F71BC3">
        <w:rPr>
          <w:sz w:val="12"/>
        </w:rPr>
        <w:t>¶</w:t>
      </w:r>
      <w:r w:rsidRPr="00F71BC3">
        <w:rPr>
          <w:sz w:val="16"/>
        </w:rPr>
        <w:t xml:space="preserve"> The central bank raised borrowing costs in September, becoming the largest emerging market to do so last year. First Deputy Chairman Alexei Ulyukayev said this month he doesn’t see any potential gains from reducing interest rates.</w:t>
      </w:r>
      <w:r w:rsidRPr="00F71BC3">
        <w:rPr>
          <w:sz w:val="12"/>
        </w:rPr>
        <w:t>¶</w:t>
      </w:r>
      <w:r w:rsidRPr="00F71BC3">
        <w:rPr>
          <w:sz w:val="16"/>
        </w:rPr>
        <w:t xml:space="preserve"> Government Campaign</w:t>
      </w:r>
      <w:r w:rsidRPr="00F71BC3">
        <w:rPr>
          <w:sz w:val="12"/>
        </w:rPr>
        <w:t>¶</w:t>
      </w:r>
      <w:r w:rsidRPr="00F71BC3">
        <w:rPr>
          <w:sz w:val="16"/>
        </w:rPr>
        <w:t xml:space="preserve"> The government began an open campaign this month to push the central bank to lower rates, a step the regulator is resisting because of concerns the economy is already growing near its potential. Capital flight restrained economic output even as oil prices rose, with Brent crude futures posting a record annual average of $111.68 a barrel last year, buoyed by international sanctions on Iran and the risk that the conflict in Syria would spread throughout the region.</w:t>
      </w:r>
      <w:r w:rsidRPr="00F71BC3">
        <w:rPr>
          <w:sz w:val="12"/>
        </w:rPr>
        <w:t>¶</w:t>
      </w:r>
      <w:r w:rsidRPr="00F71BC3">
        <w:rPr>
          <w:sz w:val="16"/>
        </w:rPr>
        <w:t xml:space="preserve"> “We expect more political pressure on the central bank and more loud calls from the markets and the government for monetary easing,” Julia Tsepliaeva, head of research for BNP Paribas in Moscow, said by e-mail. “</w:t>
      </w:r>
      <w:r w:rsidRPr="0034487E">
        <w:rPr>
          <w:rStyle w:val="StyleBoldUnderline"/>
          <w:highlight w:val="yellow"/>
        </w:rPr>
        <w:t>We particularly attribute this slowdown to poor investment demand</w:t>
      </w:r>
      <w:r w:rsidRPr="00F71BC3">
        <w:rPr>
          <w:rStyle w:val="StyleBoldUnderline"/>
        </w:rPr>
        <w:t>.</w:t>
      </w:r>
      <w:r w:rsidRPr="00F71BC3">
        <w:rPr>
          <w:sz w:val="16"/>
        </w:rPr>
        <w:t xml:space="preserve"> Although the government plans for more aggressive stimulation of investment demand in 2013, we see some resource constraints which could affect implementation of this idea.”</w:t>
      </w:r>
      <w:r w:rsidRPr="00F71BC3">
        <w:rPr>
          <w:sz w:val="12"/>
        </w:rPr>
        <w:t>¶</w:t>
      </w:r>
      <w:r w:rsidRPr="00F71BC3">
        <w:rPr>
          <w:sz w:val="16"/>
        </w:rPr>
        <w:t xml:space="preserve"> </w:t>
      </w:r>
      <w:r w:rsidRPr="0034487E">
        <w:rPr>
          <w:rStyle w:val="StyleBoldUnderline"/>
          <w:highlight w:val="yellow"/>
        </w:rPr>
        <w:t>Stuttering growth highlights the challenges facing the world’s largest energy exporter as prices for oil, its main export, are forecast to stagnate this year</w:t>
      </w:r>
      <w:r w:rsidRPr="00F71BC3">
        <w:rPr>
          <w:sz w:val="16"/>
        </w:rPr>
        <w:t xml:space="preserve"> and Europe’s recession undercuts demand for commodities.</w:t>
      </w:r>
    </w:p>
    <w:p w:rsidR="00E022F5" w:rsidRDefault="00E022F5" w:rsidP="00E022F5">
      <w:pPr>
        <w:pStyle w:val="Heading4"/>
      </w:pPr>
      <w:r>
        <w:t>Russia’s economy will grow now, but fluctuating oil prices could cause a decline:</w:t>
      </w:r>
    </w:p>
    <w:p w:rsidR="00E022F5" w:rsidRDefault="00E022F5" w:rsidP="00E022F5">
      <w:pPr>
        <w:ind w:firstLine="720"/>
      </w:pPr>
      <w:r>
        <w:t xml:space="preserve">Irina </w:t>
      </w:r>
      <w:r w:rsidRPr="00562E7F">
        <w:rPr>
          <w:rStyle w:val="StyleStyleBold12pt"/>
        </w:rPr>
        <w:t>Filatova, 2/22/2013</w:t>
      </w:r>
      <w:r>
        <w:t xml:space="preserve"> (staff writer, “IMF more upbeat on growth than Medvedev,”</w:t>
      </w:r>
    </w:p>
    <w:p w:rsidR="00E022F5" w:rsidRDefault="00E022F5" w:rsidP="00E022F5">
      <w:pPr>
        <w:ind w:left="720"/>
      </w:pPr>
      <w:hyperlink r:id="rId18" w:history="1">
        <w:r w:rsidRPr="00594703">
          <w:rPr>
            <w:rStyle w:val="Hyperlink"/>
          </w:rPr>
          <w:t>http://indrus.in/economics/2013/02/22/imf_more_upbeat_on_growth_than_medvedev_22439.html</w:t>
        </w:r>
      </w:hyperlink>
      <w:r>
        <w:t>, Accessed 2/22/2013, rwg)</w:t>
      </w:r>
    </w:p>
    <w:p w:rsidR="00E022F5" w:rsidRDefault="00E022F5" w:rsidP="00E022F5">
      <w:pPr>
        <w:rPr>
          <w:rStyle w:val="StyleBoldUnderline"/>
          <w:highlight w:val="yellow"/>
        </w:rPr>
      </w:pPr>
      <w:r w:rsidRPr="00562E7F">
        <w:rPr>
          <w:sz w:val="16"/>
        </w:rPr>
        <w:t xml:space="preserve">Turning to the short term, </w:t>
      </w:r>
      <w:r w:rsidRPr="00562E7F">
        <w:rPr>
          <w:rStyle w:val="StyleBoldUnderline"/>
          <w:highlight w:val="yellow"/>
        </w:rPr>
        <w:t>Brekk said the IMF expects Russia's economy to grow by 3.75 percent this year,</w:t>
      </w:r>
      <w:r w:rsidRPr="00562E7F">
        <w:rPr>
          <w:sz w:val="16"/>
        </w:rPr>
        <w:t xml:space="preserve"> slightly above the Economic Development Ministry's forecast of 3.6 percent.</w:t>
      </w:r>
      <w:r w:rsidRPr="00562E7F">
        <w:rPr>
          <w:sz w:val="12"/>
        </w:rPr>
        <w:t>¶</w:t>
      </w:r>
      <w:r w:rsidRPr="00562E7F">
        <w:rPr>
          <w:sz w:val="16"/>
        </w:rPr>
        <w:t xml:space="preserve"> The government has been charged with ensuring annual economic growth of at least 5 percent over the next five years under a program revealed by Medvedev this month. </w:t>
      </w:r>
      <w:r w:rsidRPr="00562E7F">
        <w:rPr>
          <w:sz w:val="12"/>
        </w:rPr>
        <w:t>¶</w:t>
      </w:r>
      <w:r w:rsidRPr="00562E7F">
        <w:rPr>
          <w:sz w:val="16"/>
        </w:rPr>
        <w:t xml:space="preserve"> </w:t>
      </w:r>
      <w:r w:rsidRPr="00562E7F">
        <w:rPr>
          <w:rStyle w:val="StyleBoldUnderline"/>
          <w:highlight w:val="yellow"/>
        </w:rPr>
        <w:t>Brekk also said the economy remains vulnerable to external shocks attributed to fluctuations of oil prices.</w:t>
      </w:r>
    </w:p>
    <w:p w:rsidR="00E022F5" w:rsidRDefault="00E022F5" w:rsidP="00E022F5">
      <w:pPr>
        <w:pStyle w:val="Heading4"/>
      </w:pPr>
      <w:r>
        <w:t>Oil exports are key to Russia’s economy:</w:t>
      </w:r>
    </w:p>
    <w:p w:rsidR="00E022F5" w:rsidRDefault="00E022F5" w:rsidP="00E022F5">
      <w:pPr>
        <w:ind w:left="720"/>
      </w:pPr>
      <w:r>
        <w:t xml:space="preserve">Richard </w:t>
      </w:r>
      <w:r w:rsidRPr="00064BE0">
        <w:rPr>
          <w:rStyle w:val="StyleStyleBold12pt"/>
        </w:rPr>
        <w:t>Weitz, 1/29/2013</w:t>
      </w:r>
      <w:r>
        <w:t xml:space="preserve"> (staff writer, “Global Insights: Oil Sector a Challenge for Russia, Opportunity for U.S.” </w:t>
      </w:r>
      <w:hyperlink r:id="rId19" w:history="1">
        <w:r w:rsidRPr="00594703">
          <w:rPr>
            <w:rStyle w:val="Hyperlink"/>
          </w:rPr>
          <w:t>http://www.worldpoliticsreview.com/articles/12672/global-insights-oil-sector-a-challenge-for-russia-opportunity-for-u-s</w:t>
        </w:r>
      </w:hyperlink>
      <w:r>
        <w:t>, Accessed 2/22/2013, rwg)</w:t>
      </w:r>
    </w:p>
    <w:p w:rsidR="00E022F5" w:rsidRPr="00064BE0" w:rsidRDefault="00E022F5" w:rsidP="00E022F5">
      <w:pPr>
        <w:rPr>
          <w:sz w:val="16"/>
        </w:rPr>
      </w:pPr>
      <w:r w:rsidRPr="00064BE0">
        <w:rPr>
          <w:sz w:val="16"/>
        </w:rPr>
        <w:t xml:space="preserve">These </w:t>
      </w:r>
      <w:r w:rsidRPr="00064BE0">
        <w:rPr>
          <w:rStyle w:val="StyleBoldUnderline"/>
          <w:highlight w:val="yellow"/>
        </w:rPr>
        <w:t xml:space="preserve">oil exports are also </w:t>
      </w:r>
      <w:r w:rsidRPr="00064BE0">
        <w:rPr>
          <w:rStyle w:val="Emphasis"/>
          <w:highlight w:val="yellow"/>
        </w:rPr>
        <w:t>essential for the Russian economy</w:t>
      </w:r>
      <w:r w:rsidRPr="00064BE0">
        <w:rPr>
          <w:rStyle w:val="StyleBoldUnderline"/>
          <w:highlight w:val="yellow"/>
        </w:rPr>
        <w:t>, which derives more than half of its export income from oil, and the Russian government, which depends on oil and natural gas exports for about 40 percent of its budget revenue</w:t>
      </w:r>
      <w:r w:rsidRPr="00064BE0">
        <w:rPr>
          <w:sz w:val="16"/>
        </w:rPr>
        <w:t xml:space="preserve">. In recent years, </w:t>
      </w:r>
      <w:r w:rsidRPr="00064BE0">
        <w:rPr>
          <w:rStyle w:val="StyleBoldUnderline"/>
          <w:highlight w:val="yellow"/>
        </w:rPr>
        <w:t>the government has used this hydrocarbon money to support investment,</w:t>
      </w:r>
      <w:r w:rsidRPr="00064BE0">
        <w:rPr>
          <w:sz w:val="16"/>
        </w:rPr>
        <w:t xml:space="preserve"> defense modernization, welfare and pension benefits, </w:t>
      </w:r>
      <w:r w:rsidRPr="00064BE0">
        <w:rPr>
          <w:rStyle w:val="StyleBoldUnderline"/>
          <w:highlight w:val="yellow"/>
        </w:rPr>
        <w:t>and other government programs.</w:t>
      </w:r>
    </w:p>
    <w:p w:rsidR="00E022F5" w:rsidRDefault="00E022F5" w:rsidP="00E022F5">
      <w:pPr>
        <w:pStyle w:val="Heading4"/>
      </w:pPr>
      <w:r>
        <w:t>Oil prices below $60 a barrel would crush Russia’s economy:</w:t>
      </w:r>
    </w:p>
    <w:p w:rsidR="00E022F5" w:rsidRDefault="00E022F5" w:rsidP="00E022F5">
      <w:pPr>
        <w:ind w:left="720"/>
      </w:pPr>
      <w:r w:rsidRPr="00852CF0">
        <w:rPr>
          <w:rStyle w:val="StyleStyleBold12pt"/>
        </w:rPr>
        <w:t>Russia Times, 1/30/2013</w:t>
      </w:r>
      <w:r>
        <w:t xml:space="preserve"> (“Russia's Government sees the country at the forefront of global economy from 2030,” </w:t>
      </w:r>
      <w:hyperlink r:id="rId20" w:history="1">
        <w:r w:rsidRPr="00594703">
          <w:rPr>
            <w:rStyle w:val="Hyperlink"/>
          </w:rPr>
          <w:t>http://rt.com/business/russia-europe-usa-economy-079/</w:t>
        </w:r>
      </w:hyperlink>
      <w:r>
        <w:t>, Accessed 2/22/2013, rwg)</w:t>
      </w:r>
    </w:p>
    <w:p w:rsidR="00E022F5" w:rsidRPr="00852CF0" w:rsidRDefault="00E022F5" w:rsidP="00E022F5">
      <w:pPr>
        <w:rPr>
          <w:sz w:val="16"/>
        </w:rPr>
      </w:pPr>
      <w:r w:rsidRPr="00852CF0">
        <w:rPr>
          <w:rStyle w:val="StyleBoldUnderline"/>
          <w:highlight w:val="yellow"/>
        </w:rPr>
        <w:t xml:space="preserve">Should the oil price drop to a “stress point” of $60/bbl, Russia’s GDP will </w:t>
      </w:r>
      <w:r w:rsidRPr="00852CF0">
        <w:rPr>
          <w:rStyle w:val="Emphasis"/>
          <w:highlight w:val="yellow"/>
        </w:rPr>
        <w:t>shrink 5.9% year on year</w:t>
      </w:r>
      <w:r w:rsidRPr="00852CF0">
        <w:rPr>
          <w:rStyle w:val="StyleBoldUnderline"/>
          <w:highlight w:val="yellow"/>
        </w:rPr>
        <w:t xml:space="preserve"> in 2013,</w:t>
      </w:r>
      <w:r w:rsidRPr="00852CF0">
        <w:rPr>
          <w:sz w:val="16"/>
        </w:rPr>
        <w:t xml:space="preserve"> with the budget deficit growing to 3.5tn roubles, or 6,4% of GDP, </w:t>
      </w:r>
      <w:r w:rsidRPr="00852CF0">
        <w:rPr>
          <w:rStyle w:val="StyleBoldUnderline"/>
          <w:highlight w:val="yellow"/>
        </w:rPr>
        <w:t xml:space="preserve">according to a crush-test by the experts from the High School of Economics. A </w:t>
      </w:r>
      <w:r w:rsidRPr="00852CF0">
        <w:rPr>
          <w:rStyle w:val="Emphasis"/>
          <w:highlight w:val="yellow"/>
        </w:rPr>
        <w:t>sharp fall in oil prices</w:t>
      </w:r>
      <w:r w:rsidRPr="00852CF0">
        <w:rPr>
          <w:rStyle w:val="StyleBoldUnderline"/>
          <w:highlight w:val="yellow"/>
        </w:rPr>
        <w:t xml:space="preserve"> would also leave Russia’s reserve fund,</w:t>
      </w:r>
      <w:r w:rsidRPr="00852CF0">
        <w:rPr>
          <w:sz w:val="16"/>
        </w:rPr>
        <w:t xml:space="preserve"> which stands at 2.6tn roubles, </w:t>
      </w:r>
      <w:r w:rsidRPr="00852CF0">
        <w:rPr>
          <w:rStyle w:val="Emphasis"/>
          <w:highlight w:val="yellow"/>
        </w:rPr>
        <w:t>empty within a year</w:t>
      </w:r>
      <w:r w:rsidRPr="00852CF0">
        <w:rPr>
          <w:rStyle w:val="StyleBoldUnderline"/>
          <w:highlight w:val="yellow"/>
        </w:rPr>
        <w:t xml:space="preserve"> say the experts.</w:t>
      </w:r>
    </w:p>
    <w:p w:rsidR="00E022F5" w:rsidRPr="00F71BC3" w:rsidRDefault="00E022F5" w:rsidP="00E022F5">
      <w:pPr>
        <w:pStyle w:val="Heading4"/>
      </w:pPr>
    </w:p>
    <w:p w:rsidR="00E022F5" w:rsidRDefault="00E022F5" w:rsidP="00E022F5">
      <w:pPr>
        <w:pStyle w:val="Heading4"/>
      </w:pPr>
    </w:p>
    <w:p w:rsidR="00E022F5" w:rsidRDefault="00E022F5" w:rsidP="00E022F5">
      <w:pPr>
        <w:pStyle w:val="Heading4"/>
      </w:pPr>
      <w:r>
        <w:t xml:space="preserve">Russia’s economy depends on oil </w:t>
      </w:r>
    </w:p>
    <w:p w:rsidR="00E022F5" w:rsidRDefault="00E022F5" w:rsidP="00E022F5">
      <w:pPr>
        <w:pStyle w:val="Heading4"/>
      </w:pPr>
      <w:r w:rsidRPr="00DF0D73">
        <w:t xml:space="preserve">Brian </w:t>
      </w:r>
      <w:r w:rsidRPr="00DF0D73">
        <w:rPr>
          <w:u w:val="single"/>
        </w:rPr>
        <w:t>Whitmore</w:t>
      </w:r>
      <w:r w:rsidRPr="00DF0D73">
        <w:t xml:space="preserve"> Jan 2 </w:t>
      </w:r>
      <w:r w:rsidRPr="00DF0D73">
        <w:rPr>
          <w:u w:val="single"/>
        </w:rPr>
        <w:t>2013</w:t>
      </w:r>
    </w:p>
    <w:p w:rsidR="00E022F5" w:rsidRDefault="00E022F5" w:rsidP="00E022F5">
      <w:pPr>
        <w:pStyle w:val="Heading4"/>
      </w:pPr>
      <w:hyperlink r:id="rId21" w:history="1">
        <w:r w:rsidRPr="00FD1B42">
          <w:rPr>
            <w:rStyle w:val="Hyperlink"/>
          </w:rPr>
          <w:t>http://www.theatlantic.com/international/archive/2013/01/russias-tumultous-year-to-come/266748/</w:t>
        </w:r>
      </w:hyperlink>
    </w:p>
    <w:p w:rsidR="00E022F5" w:rsidRDefault="00E022F5" w:rsidP="00E022F5">
      <w:pPr>
        <w:pStyle w:val="Heading4"/>
      </w:pPr>
      <w:r>
        <w:t>[Russia's Tumultous Year to Come] (Brian Whitmore writes for Radio Free Europe/Radio Liberty)</w:t>
      </w:r>
    </w:p>
    <w:p w:rsidR="00E022F5" w:rsidRDefault="00E022F5" w:rsidP="00E022F5">
      <w:pPr>
        <w:pStyle w:val="Heading4"/>
      </w:pPr>
    </w:p>
    <w:p w:rsidR="00E022F5" w:rsidRPr="00B03CE9" w:rsidRDefault="00E022F5" w:rsidP="00E022F5">
      <w:r w:rsidRPr="00DF0D73">
        <w:rPr>
          <w:b/>
          <w:bCs/>
          <w:highlight w:val="yellow"/>
          <w:u w:val="single"/>
        </w:rPr>
        <w:t>If 2012 was all about politics, 2013 will also be about economics</w:t>
      </w:r>
      <w:r w:rsidRPr="00DF0D73">
        <w:rPr>
          <w:highlight w:val="yellow"/>
        </w:rPr>
        <w:t xml:space="preserve">. </w:t>
      </w:r>
      <w:r w:rsidRPr="00DF0D73">
        <w:rPr>
          <w:b/>
          <w:bCs/>
          <w:highlight w:val="yellow"/>
          <w:u w:val="single"/>
        </w:rPr>
        <w:t>The Russian economy</w:t>
      </w:r>
      <w:r w:rsidRPr="00B03CE9">
        <w:t xml:space="preserve">, </w:t>
      </w:r>
      <w:r w:rsidRPr="00B03CE9">
        <w:rPr>
          <w:sz w:val="14"/>
        </w:rPr>
        <w:t xml:space="preserve">the cliche goes, </w:t>
      </w:r>
      <w:r w:rsidRPr="00DF0D73">
        <w:rPr>
          <w:b/>
          <w:bCs/>
          <w:highlight w:val="yellow"/>
          <w:u w:val="single"/>
        </w:rPr>
        <w:t>rests on</w:t>
      </w:r>
      <w:r w:rsidRPr="00B03CE9">
        <w:t xml:space="preserve"> </w:t>
      </w:r>
      <w:r w:rsidRPr="00B03CE9">
        <w:rPr>
          <w:sz w:val="16"/>
        </w:rPr>
        <w:t xml:space="preserve">two pillars </w:t>
      </w:r>
      <w:r w:rsidRPr="00B03CE9">
        <w:t xml:space="preserve">-- </w:t>
      </w:r>
      <w:r w:rsidRPr="00DF0D73">
        <w:rPr>
          <w:b/>
          <w:bCs/>
          <w:highlight w:val="yellow"/>
          <w:u w:val="single"/>
        </w:rPr>
        <w:t>oil</w:t>
      </w:r>
      <w:r w:rsidRPr="00B03CE9">
        <w:t xml:space="preserve"> and </w:t>
      </w:r>
      <w:r w:rsidRPr="00DF0D73">
        <w:rPr>
          <w:b/>
          <w:highlight w:val="yellow"/>
          <w:u w:val="single"/>
        </w:rPr>
        <w:t>gas.</w:t>
      </w:r>
      <w:r w:rsidRPr="00DF0D73">
        <w:rPr>
          <w:highlight w:val="yellow"/>
        </w:rPr>
        <w:t xml:space="preserve"> </w:t>
      </w:r>
      <w:r w:rsidRPr="00DF0D73">
        <w:rPr>
          <w:b/>
          <w:bCs/>
          <w:highlight w:val="yellow"/>
          <w:u w:val="single"/>
        </w:rPr>
        <w:t>And</w:t>
      </w:r>
      <w:r w:rsidRPr="00B03CE9">
        <w:rPr>
          <w:b/>
          <w:bCs/>
          <w:u w:val="single"/>
        </w:rPr>
        <w:t xml:space="preserve"> </w:t>
      </w:r>
      <w:r w:rsidRPr="00B03CE9">
        <w:rPr>
          <w:sz w:val="14"/>
        </w:rPr>
        <w:t xml:space="preserve">both </w:t>
      </w:r>
      <w:r w:rsidRPr="00DF0D73">
        <w:rPr>
          <w:b/>
          <w:bCs/>
          <w:highlight w:val="yellow"/>
          <w:u w:val="single"/>
        </w:rPr>
        <w:t>will come under increasing pressure as the year unfolds. World oil prices, currently hovering between $90 and $100 per barrel, are expected to be volatile for the foreseeable future. And any sharp drop could prove catastrophic for the Russian economy. Energy experts and economists say Russia's budget will only stay balanced if oil prices remain between $100 and $110 per barrel.</w:t>
      </w:r>
      <w:r w:rsidRPr="00B03CE9">
        <w:rPr>
          <w:b/>
          <w:bCs/>
          <w:u w:val="single"/>
        </w:rPr>
        <w:t xml:space="preserve"> </w:t>
      </w:r>
      <w:r w:rsidRPr="00B03CE9">
        <w:rPr>
          <w:sz w:val="10"/>
        </w:rPr>
        <w:t xml:space="preserve">Five years ago, the figure needed for a balanced budget was $50 to $55. Meanwhile, </w:t>
      </w:r>
      <w:r w:rsidRPr="00DF0D73">
        <w:rPr>
          <w:b/>
          <w:bCs/>
          <w:highlight w:val="yellow"/>
          <w:u w:val="single"/>
        </w:rPr>
        <w:t>Moscow's dominance of the natural gas market is being challenged by the development of new energy sources like shale gas and liquefied natural gas.</w:t>
      </w:r>
    </w:p>
    <w:p w:rsidR="00E022F5" w:rsidRDefault="00E022F5" w:rsidP="00E022F5">
      <w:pPr>
        <w:pStyle w:val="Heading4"/>
      </w:pPr>
    </w:p>
    <w:p w:rsidR="00E022F5" w:rsidRDefault="00E022F5" w:rsidP="00E022F5">
      <w:pPr>
        <w:pStyle w:val="Heading4"/>
      </w:pPr>
    </w:p>
    <w:p w:rsidR="00E022F5" w:rsidRDefault="00E022F5" w:rsidP="00E022F5">
      <w:pPr>
        <w:pStyle w:val="Heading4"/>
      </w:pPr>
      <w:r>
        <w:t>Declining oil prices destroy the Russian economy:</w:t>
      </w:r>
    </w:p>
    <w:p w:rsidR="00E022F5" w:rsidRPr="007536FF" w:rsidRDefault="00E022F5" w:rsidP="00E022F5">
      <w:pPr>
        <w:ind w:firstLine="360"/>
      </w:pPr>
      <w:r w:rsidRPr="007536FF">
        <w:t xml:space="preserve">Clif </w:t>
      </w:r>
      <w:r w:rsidRPr="007536FF">
        <w:rPr>
          <w:rFonts w:ascii="Arial Narrow" w:hAnsi="Arial Narrow"/>
          <w:b/>
          <w:u w:val="thick"/>
          <w:lang w:bidi="en-US"/>
        </w:rPr>
        <w:t>Droke, 9/19/2012</w:t>
      </w:r>
      <w:r w:rsidRPr="007536FF">
        <w:t xml:space="preserve"> (staff writer, “Why Bernanke refuses to let oil prices fall,” </w:t>
      </w:r>
    </w:p>
    <w:p w:rsidR="00E022F5" w:rsidRPr="007536FF" w:rsidRDefault="00E022F5" w:rsidP="00E022F5">
      <w:pPr>
        <w:ind w:left="360"/>
      </w:pPr>
      <w:hyperlink r:id="rId22" w:history="1">
        <w:r w:rsidRPr="007536FF">
          <w:rPr>
            <w:rStyle w:val="Hyperlink"/>
          </w:rPr>
          <w:t>http://www.stockhouse.com/columnists/2012/sept/19/why-bernanke-refuses-to-let-oil-prices-fall</w:t>
        </w:r>
      </w:hyperlink>
      <w:r w:rsidRPr="007536FF">
        <w:t>, Accessed 9/19/2012, rwg)</w:t>
      </w:r>
    </w:p>
    <w:p w:rsidR="00E022F5" w:rsidRPr="007536FF" w:rsidRDefault="00E022F5" w:rsidP="00E022F5">
      <w:pPr>
        <w:rPr>
          <w:sz w:val="16"/>
        </w:rPr>
      </w:pPr>
      <w:r w:rsidRPr="007536FF">
        <w:rPr>
          <w:sz w:val="16"/>
        </w:rPr>
        <w:t xml:space="preserve">Oil has long been recognized as the backbone of the global economy and one of the first places where deflation typically makes its presence known. </w:t>
      </w:r>
      <w:r w:rsidRPr="007536FF">
        <w:rPr>
          <w:rStyle w:val="StyleBoldUnderline"/>
          <w:highlight w:val="yellow"/>
        </w:rPr>
        <w:t>The extremely low oil prices of the late 1990s</w:t>
      </w:r>
      <w:r w:rsidRPr="007536FF">
        <w:rPr>
          <w:sz w:val="16"/>
        </w:rPr>
        <w:t xml:space="preserve"> may have been a boon to consumers, but it </w:t>
      </w:r>
      <w:r w:rsidRPr="007536FF">
        <w:rPr>
          <w:rStyle w:val="StyleBoldUnderline"/>
          <w:highlight w:val="yellow"/>
        </w:rPr>
        <w:t xml:space="preserve">was </w:t>
      </w:r>
      <w:r w:rsidRPr="007536FF">
        <w:rPr>
          <w:rStyle w:val="Emphasis"/>
          <w:highlight w:val="yellow"/>
        </w:rPr>
        <w:t>destroying the economies</w:t>
      </w:r>
      <w:r w:rsidRPr="007536FF">
        <w:rPr>
          <w:rStyle w:val="StyleBoldUnderline"/>
          <w:highlight w:val="yellow"/>
        </w:rPr>
        <w:t xml:space="preserve"> of countries like Russia which rely heavily on oil revenue. “As goes oil, </w:t>
      </w:r>
      <w:r w:rsidRPr="007536FF">
        <w:rPr>
          <w:rStyle w:val="Emphasis"/>
          <w:highlight w:val="yellow"/>
        </w:rPr>
        <w:t>so goes Russia”</w:t>
      </w:r>
      <w:r w:rsidRPr="007536FF">
        <w:rPr>
          <w:sz w:val="16"/>
        </w:rPr>
        <w:t xml:space="preserve"> as the following graph illustrates. Below is a chart comparing the weekly change in the Market Vectors Russia ETF Trust (NYSE: RSX, Stock Forum) with the iPath Goldman Sachs Crude Oil TR Indx ETN ETF (NYSE: OIL, Stock Forum). </w:t>
      </w:r>
    </w:p>
    <w:p w:rsidR="00E022F5" w:rsidRDefault="00E022F5" w:rsidP="00E022F5">
      <w:pPr>
        <w:pStyle w:val="Heading4"/>
      </w:pPr>
      <w:r>
        <w:t>(--) Collapse in world oil prices triggers Russian recession:</w:t>
      </w:r>
    </w:p>
    <w:p w:rsidR="00E022F5" w:rsidRDefault="00E022F5" w:rsidP="00E022F5">
      <w:pPr>
        <w:pStyle w:val="Ryan6"/>
      </w:pPr>
      <w:r>
        <w:t xml:space="preserve">Lilia </w:t>
      </w:r>
      <w:r w:rsidRPr="0051381B">
        <w:rPr>
          <w:rStyle w:val="BoldUnderline"/>
        </w:rPr>
        <w:t>Shevtsova, 2007</w:t>
      </w:r>
      <w:r>
        <w:t xml:space="preserve"> (staff, The Australian, August 31. Online. Lexis. Accessed February 10, 2008). </w:t>
      </w:r>
    </w:p>
    <w:p w:rsidR="00E022F5" w:rsidRDefault="00E022F5" w:rsidP="00E022F5">
      <w:pPr>
        <w:rPr>
          <w:rStyle w:val="BoldUnderline"/>
        </w:rPr>
      </w:pPr>
      <w:r w:rsidRPr="0051381B">
        <w:rPr>
          <w:sz w:val="16"/>
        </w:rPr>
        <w:t>In the area of economy, Russia has never had it so good. The Russian economy is the 12th largest in the world. Economic growth in the first half of 2007 amounted to 7 to 8 per cent. Goldman Sachs has projected that by 2025 Russia could be a $US6 trillion economy and in the world league table. Russians live better — the national average income reached $US350 ($427) a month in 2006, compared with $US80 ($98) in 2000; the number of people living below the poverty line fell from 37 per cent in 1999 to 25 per cent in 2006.</w:t>
      </w:r>
      <w:r w:rsidRPr="0051381B">
        <w:t xml:space="preserve"> </w:t>
      </w:r>
      <w:r w:rsidRPr="00A8313F">
        <w:rPr>
          <w:rStyle w:val="StyleBoldUnderline"/>
          <w:highlight w:val="yellow"/>
        </w:rPr>
        <w:t>Russia looks a stable country</w:t>
      </w:r>
      <w:r w:rsidRPr="0051381B">
        <w:t xml:space="preserve">, </w:t>
      </w:r>
      <w:r w:rsidRPr="0051381B">
        <w:rPr>
          <w:sz w:val="16"/>
        </w:rPr>
        <w:t xml:space="preserve">with a president who enjoys a sky-rocketing approval rating of 80 per cent. </w:t>
      </w:r>
      <w:r w:rsidRPr="00A8313F">
        <w:rPr>
          <w:rStyle w:val="StyleBoldUnderline"/>
          <w:highlight w:val="yellow"/>
        </w:rPr>
        <w:t>Appearances, however, are deceiving</w:t>
      </w:r>
      <w:r w:rsidRPr="0051381B">
        <w:t xml:space="preserve">. </w:t>
      </w:r>
      <w:r w:rsidRPr="0051381B">
        <w:rPr>
          <w:sz w:val="16"/>
        </w:rPr>
        <w:t>As with everything else in Russia,</w:t>
      </w:r>
      <w:r w:rsidRPr="0051381B">
        <w:t xml:space="preserve"> </w:t>
      </w:r>
      <w:r w:rsidRPr="00A8313F">
        <w:rPr>
          <w:rStyle w:val="StyleBoldUnderline"/>
          <w:highlight w:val="yellow"/>
        </w:rPr>
        <w:t xml:space="preserve">the economy has a false bottom. The causes of the economy's success give no ground for optimism, mainly because the success is due to high oil prices. </w:t>
      </w:r>
      <w:r w:rsidRPr="00A8313F">
        <w:rPr>
          <w:rStyle w:val="BoldUnderline"/>
          <w:highlight w:val="yellow"/>
        </w:rPr>
        <w:t>A collapse of the oil price could plunge the Russian economy into a recession.</w:t>
      </w:r>
    </w:p>
    <w:p w:rsidR="00E022F5" w:rsidRPr="00564DC3" w:rsidRDefault="00E022F5" w:rsidP="00E022F5">
      <w:pPr>
        <w:pStyle w:val="Heading4"/>
      </w:pPr>
      <w:r>
        <w:t xml:space="preserve">(--) </w:t>
      </w:r>
      <w:r w:rsidRPr="00564DC3">
        <w:t>Downfall of the oil industry collapses the Russian economy</w:t>
      </w:r>
    </w:p>
    <w:p w:rsidR="00E022F5" w:rsidRDefault="00E022F5" w:rsidP="00E022F5">
      <w:r w:rsidRPr="007139B7">
        <w:rPr>
          <w:rStyle w:val="StyleStyleBold12pt"/>
          <w:highlight w:val="yellow"/>
        </w:rPr>
        <w:t>Dashevsky 11</w:t>
      </w:r>
      <w:r>
        <w:t xml:space="preserve"> </w:t>
      </w:r>
      <w:r w:rsidRPr="00C205F4">
        <w:rPr>
          <w:sz w:val="16"/>
          <w:szCs w:val="16"/>
        </w:rPr>
        <w:t>(Steven, M</w:t>
      </w:r>
      <w:r w:rsidRPr="00C205F4">
        <w:rPr>
          <w:rFonts w:eastAsia="Times New Roman"/>
          <w:sz w:val="16"/>
          <w:szCs w:val="16"/>
        </w:rPr>
        <w:t>anaging Director of Dashevsky &amp; Partners (Investment Firm), A</w:t>
      </w:r>
      <w:r w:rsidRPr="00C205F4">
        <w:rPr>
          <w:rStyle w:val="st"/>
          <w:rFonts w:eastAsia="Times New Roman"/>
          <w:sz w:val="16"/>
          <w:szCs w:val="16"/>
        </w:rPr>
        <w:t xml:space="preserve">dviser to Dean, Moscow School of Management </w:t>
      </w:r>
      <w:r w:rsidRPr="00C205F4">
        <w:rPr>
          <w:rFonts w:eastAsia="Times New Roman"/>
          <w:sz w:val="16"/>
          <w:szCs w:val="16"/>
        </w:rPr>
        <w:t>May 24</w:t>
      </w:r>
      <w:r w:rsidRPr="00C205F4">
        <w:rPr>
          <w:rFonts w:eastAsia="Times New Roman"/>
          <w:sz w:val="16"/>
          <w:szCs w:val="16"/>
          <w:vertAlign w:val="superscript"/>
        </w:rPr>
        <w:t>th</w:t>
      </w:r>
      <w:r w:rsidRPr="00C205F4">
        <w:rPr>
          <w:rFonts w:eastAsia="Times New Roman"/>
          <w:sz w:val="16"/>
          <w:szCs w:val="16"/>
        </w:rPr>
        <w:t xml:space="preserve">, </w:t>
      </w:r>
      <w:r w:rsidRPr="00C205F4">
        <w:rPr>
          <w:sz w:val="16"/>
          <w:szCs w:val="16"/>
        </w:rPr>
        <w:t>http://rt.com/business/news/russia-economy-oil-rpice/)</w:t>
      </w:r>
    </w:p>
    <w:p w:rsidR="00E022F5" w:rsidRPr="009A2129" w:rsidRDefault="00E022F5" w:rsidP="00E022F5"/>
    <w:p w:rsidR="00E022F5" w:rsidRDefault="00E022F5" w:rsidP="00E022F5">
      <w:pPr>
        <w:rPr>
          <w:sz w:val="16"/>
        </w:rPr>
      </w:pPr>
      <w:r w:rsidRPr="009A2129">
        <w:rPr>
          <w:sz w:val="16"/>
        </w:rPr>
        <w:t xml:space="preserve">RT: High oil prices have helped Russia’s budget but is the country too dependent on energy exports? SD: “Well the dependence has declined greatly in recent years, but I think </w:t>
      </w:r>
      <w:r w:rsidRPr="009A2129">
        <w:rPr>
          <w:rStyle w:val="StyleBoldUnderline"/>
        </w:rPr>
        <w:t xml:space="preserve">the sad truth remains that, to a very significant degree, </w:t>
      </w:r>
      <w:r w:rsidRPr="00FB0074">
        <w:rPr>
          <w:rStyle w:val="StyleBoldUnderline"/>
          <w:highlight w:val="yellow"/>
        </w:rPr>
        <w:t>Russia’s</w:t>
      </w:r>
      <w:r w:rsidRPr="009A2129">
        <w:rPr>
          <w:rStyle w:val="StyleBoldUnderline"/>
        </w:rPr>
        <w:t xml:space="preserve"> budget revenues and </w:t>
      </w:r>
      <w:r w:rsidRPr="00FB0074">
        <w:rPr>
          <w:rStyle w:val="StyleBoldUnderline"/>
          <w:highlight w:val="yellow"/>
        </w:rPr>
        <w:t>overall fiscal health is still very dependent on</w:t>
      </w:r>
      <w:r w:rsidRPr="009A2129">
        <w:rPr>
          <w:rStyle w:val="StyleBoldUnderline"/>
        </w:rPr>
        <w:t xml:space="preserve"> the level of </w:t>
      </w:r>
      <w:r w:rsidRPr="00FB0074">
        <w:rPr>
          <w:rStyle w:val="StyleBoldUnderline"/>
          <w:highlight w:val="yellow"/>
        </w:rPr>
        <w:t>oil prices</w:t>
      </w:r>
      <w:r w:rsidRPr="009A2129">
        <w:rPr>
          <w:rStyle w:val="StyleBoldUnderline"/>
        </w:rPr>
        <w:t>.</w:t>
      </w:r>
      <w:r w:rsidRPr="009A2129">
        <w:rPr>
          <w:sz w:val="16"/>
        </w:rPr>
        <w:t xml:space="preserve">” RT: How does the energy sector shape the Russian investment climate? SD: “Well, </w:t>
      </w:r>
      <w:r w:rsidRPr="009A2129">
        <w:rPr>
          <w:rStyle w:val="StyleBoldUnderline"/>
        </w:rPr>
        <w:t>there are many ways</w:t>
      </w:r>
      <w:r w:rsidRPr="009A2129">
        <w:rPr>
          <w:sz w:val="16"/>
        </w:rPr>
        <w:t xml:space="preserve"> how the events happening in </w:t>
      </w:r>
      <w:r w:rsidRPr="009A2129">
        <w:rPr>
          <w:rStyle w:val="StyleBoldUnderline"/>
        </w:rPr>
        <w:t xml:space="preserve">the oil and gas sector influence </w:t>
      </w:r>
      <w:r w:rsidRPr="009A2129">
        <w:rPr>
          <w:sz w:val="16"/>
        </w:rPr>
        <w:t xml:space="preserve">what is happening in </w:t>
      </w:r>
      <w:r w:rsidRPr="009A2129">
        <w:rPr>
          <w:rStyle w:val="StyleBoldUnderline"/>
        </w:rPr>
        <w:t>the broader economy</w:t>
      </w:r>
      <w:r w:rsidRPr="009A2129">
        <w:rPr>
          <w:sz w:val="16"/>
        </w:rPr>
        <w:t xml:space="preserve">. On the one hand </w:t>
      </w:r>
      <w:r w:rsidRPr="00FB0074">
        <w:rPr>
          <w:rStyle w:val="StyleBoldUnderline"/>
          <w:highlight w:val="yellow"/>
        </w:rPr>
        <w:t>this is the biggest source of cash flow generation in the country</w:t>
      </w:r>
      <w:r w:rsidRPr="009A2129">
        <w:rPr>
          <w:sz w:val="16"/>
        </w:rPr>
        <w:t xml:space="preserve">, so in a sense </w:t>
      </w:r>
      <w:r w:rsidRPr="00FB0074">
        <w:rPr>
          <w:rStyle w:val="StyleBoldUnderline"/>
          <w:highlight w:val="yellow"/>
        </w:rPr>
        <w:t>it’s the biggest source of investment funds</w:t>
      </w:r>
      <w:r w:rsidRPr="009A2129">
        <w:rPr>
          <w:sz w:val="16"/>
        </w:rPr>
        <w:t xml:space="preserve">, both for the companies, and for the government and also because oil companies invest very significant amounts of money every year, </w:t>
      </w:r>
      <w:r w:rsidRPr="00FB0074">
        <w:rPr>
          <w:sz w:val="16"/>
          <w:highlight w:val="yellow"/>
        </w:rPr>
        <w:t xml:space="preserve">so </w:t>
      </w:r>
      <w:r w:rsidRPr="00FB0074">
        <w:rPr>
          <w:rStyle w:val="StyleBoldUnderline"/>
          <w:highlight w:val="yellow"/>
        </w:rPr>
        <w:t>the ability of Russian oil companies to spend money affects</w:t>
      </w:r>
      <w:r w:rsidRPr="009A2129">
        <w:rPr>
          <w:sz w:val="16"/>
        </w:rPr>
        <w:t xml:space="preserve"> really </w:t>
      </w:r>
      <w:r w:rsidRPr="00FB0074">
        <w:rPr>
          <w:rStyle w:val="StyleBoldUnderline"/>
          <w:highlight w:val="yellow"/>
        </w:rPr>
        <w:t>the entire Russian economy</w:t>
      </w:r>
      <w:r w:rsidRPr="009A2129">
        <w:rPr>
          <w:rStyle w:val="StyleBoldUnderline"/>
        </w:rPr>
        <w:t xml:space="preserve"> – from transport companies to oil service companies to catering companies to local airlines</w:t>
      </w:r>
      <w:r w:rsidRPr="009A2129">
        <w:rPr>
          <w:sz w:val="16"/>
        </w:rPr>
        <w:t xml:space="preserve"> – so it is still, despite the significant efforts to diversify the economy, it’s a very important source of investment funds.That’s kind of one angle, and another angle is what is happening in the Russian oil and gas sector, since it is the biggest sector in the economy, affects the general investment climate, from the kind of sentiment perspective.So, when something good happens like potentially was going to happen, BP-Rosneft deal, or if there are good events happening, new fields are being developed, new pipelines are being brought on-stream, that gives investor additional confidence that the economy is progressing very well, and people are investing money in it, and the whole country is open for business.Vice versa, </w:t>
      </w:r>
      <w:r w:rsidRPr="00FB0074">
        <w:rPr>
          <w:rStyle w:val="StyleBoldUnderline"/>
          <w:highlight w:val="yellow"/>
        </w:rPr>
        <w:t>if things are not going well</w:t>
      </w:r>
      <w:r w:rsidRPr="009A2129">
        <w:rPr>
          <w:sz w:val="16"/>
        </w:rPr>
        <w:t xml:space="preserve">, if deals are breaking up, if instead of going to work people going to courts against each other, </w:t>
      </w:r>
      <w:r w:rsidRPr="00FB0074">
        <w:rPr>
          <w:rStyle w:val="StyleBoldUnderline"/>
          <w:highlight w:val="yellow"/>
        </w:rPr>
        <w:t>that</w:t>
      </w:r>
      <w:r w:rsidRPr="009A2129">
        <w:rPr>
          <w:sz w:val="16"/>
        </w:rPr>
        <w:t xml:space="preserve"> clearly </w:t>
      </w:r>
      <w:r w:rsidRPr="00FB0074">
        <w:rPr>
          <w:rStyle w:val="StyleBoldUnderline"/>
          <w:highlight w:val="yellow"/>
        </w:rPr>
        <w:t>creates a big drag on the</w:t>
      </w:r>
      <w:r w:rsidRPr="009A2129">
        <w:rPr>
          <w:rStyle w:val="StyleBoldUnderline"/>
        </w:rPr>
        <w:t xml:space="preserve"> investors</w:t>
      </w:r>
      <w:r w:rsidRPr="009A2129">
        <w:rPr>
          <w:sz w:val="16"/>
        </w:rPr>
        <w:t xml:space="preserve"> sentiment </w:t>
      </w:r>
      <w:r w:rsidRPr="009A2129">
        <w:rPr>
          <w:rStyle w:val="StyleBoldUnderline"/>
        </w:rPr>
        <w:t xml:space="preserve">for all of the </w:t>
      </w:r>
      <w:r w:rsidRPr="00FB0074">
        <w:rPr>
          <w:rStyle w:val="StyleBoldUnderline"/>
          <w:highlight w:val="yellow"/>
        </w:rPr>
        <w:t>Russian economy</w:t>
      </w:r>
      <w:r w:rsidRPr="009A2129">
        <w:rPr>
          <w:sz w:val="16"/>
        </w:rPr>
        <w:t>, not just oil and gas.”</w:t>
      </w:r>
    </w:p>
    <w:p w:rsidR="00E022F5" w:rsidRDefault="00E022F5" w:rsidP="00E022F5"/>
    <w:p w:rsidR="00E022F5" w:rsidRDefault="00E022F5" w:rsidP="00E022F5">
      <w:pPr>
        <w:rPr>
          <w:rFonts w:eastAsiaTheme="majorEastAsia" w:cstheme="majorBidi"/>
          <w:b/>
          <w:bCs/>
          <w:iCs/>
          <w:sz w:val="26"/>
        </w:rPr>
      </w:pPr>
      <w:bookmarkStart w:id="39" w:name="_Toc173077552"/>
      <w:bookmarkStart w:id="40" w:name="_Toc299796072"/>
      <w:r>
        <w:br w:type="page"/>
      </w:r>
    </w:p>
    <w:p w:rsidR="00E022F5" w:rsidRPr="008A518B" w:rsidRDefault="00E022F5" w:rsidP="00E022F5">
      <w:pPr>
        <w:pStyle w:val="Heading3"/>
      </w:pPr>
      <w:bookmarkStart w:id="41" w:name="_Toc335830368"/>
      <w:bookmarkStart w:id="42" w:name="_Toc349306926"/>
      <w:bookmarkStart w:id="43" w:name="_Toc360210058"/>
      <w:bookmarkStart w:id="44" w:name="_Toc360210156"/>
      <w:r>
        <w:t>Internals:  US Key</w:t>
      </w:r>
      <w:bookmarkEnd w:id="41"/>
      <w:bookmarkEnd w:id="42"/>
      <w:bookmarkEnd w:id="43"/>
      <w:bookmarkEnd w:id="44"/>
      <w:r>
        <w:t xml:space="preserve"> </w:t>
      </w:r>
    </w:p>
    <w:p w:rsidR="00E022F5" w:rsidRDefault="00E022F5" w:rsidP="00E022F5">
      <w:pPr>
        <w:pStyle w:val="Heading4"/>
      </w:pPr>
      <w:r>
        <w:t>(--) US markets are key to the oil market:</w:t>
      </w:r>
    </w:p>
    <w:p w:rsidR="00E022F5" w:rsidRPr="008A518B" w:rsidRDefault="00E022F5" w:rsidP="00E022F5">
      <w:pPr>
        <w:ind w:firstLine="360"/>
        <w:rPr>
          <w:rStyle w:val="StyleStyleBold12pt"/>
        </w:rPr>
      </w:pPr>
      <w:r>
        <w:rPr>
          <w:rStyle w:val="StyleStyleBold12pt"/>
        </w:rPr>
        <w:t>Roberts</w:t>
      </w:r>
      <w:r w:rsidRPr="008A518B">
        <w:rPr>
          <w:rStyle w:val="StyleStyleBold12pt"/>
        </w:rPr>
        <w:t xml:space="preserve"> 2004 </w:t>
      </w:r>
    </w:p>
    <w:p w:rsidR="00E022F5" w:rsidRDefault="00E022F5" w:rsidP="00E022F5">
      <w:pPr>
        <w:ind w:left="360"/>
      </w:pPr>
      <w:r>
        <w:t>(Paul, has written for The Los Angeles Times, The Washington Post, and The (UK) Guardian and has appeared in Slate, USA Today, The New Republic, Newsweek, The Christian Science Monitor, Rolling Stone, Seed, and Outside, The End of Oil, p. 95. 7/6/12 MDRJ)</w:t>
      </w:r>
    </w:p>
    <w:p w:rsidR="00E022F5" w:rsidRPr="00AA25CB" w:rsidRDefault="00E022F5" w:rsidP="00E022F5">
      <w:pPr>
        <w:rPr>
          <w:sz w:val="16"/>
        </w:rPr>
      </w:pPr>
      <w:r w:rsidRPr="00AA25CB">
        <w:rPr>
          <w:sz w:val="16"/>
        </w:rPr>
        <w:t xml:space="preserve">Within the oil world, no decision of any significance is made without reference to the U.S. market, nor is anything left to chance. Indeed, the </w:t>
      </w:r>
      <w:r w:rsidRPr="008A518B">
        <w:rPr>
          <w:rStyle w:val="StyleBoldUnderline"/>
        </w:rPr>
        <w:t>oil players watch the American oil market as attentively as palace physicians once attended the royal bowels</w:t>
      </w:r>
      <w:r w:rsidRPr="00AA25CB">
        <w:rPr>
          <w:sz w:val="16"/>
        </w:rPr>
        <w:t xml:space="preserve">: </w:t>
      </w:r>
      <w:r w:rsidRPr="008A518B">
        <w:rPr>
          <w:rStyle w:val="StyleBoldUnderline"/>
        </w:rPr>
        <w:t xml:space="preserve">every hour of every day, every oil state and company in the world keeps an unblinking watch on the United States and strains to find a sign of anything </w:t>
      </w:r>
      <w:r w:rsidRPr="00AA25CB">
        <w:rPr>
          <w:sz w:val="16"/>
        </w:rPr>
        <w:t xml:space="preserve">— from a shift in energy policy to a trend toward smaller cars to an unusually mild winter — </w:t>
      </w:r>
      <w:r w:rsidRPr="008A518B">
        <w:rPr>
          <w:rStyle w:val="StyleBoldUnderline"/>
        </w:rPr>
        <w:t>that might affect the colossal U.S. consumption</w:t>
      </w:r>
      <w:r w:rsidRPr="00AA25CB">
        <w:rPr>
          <w:sz w:val="16"/>
        </w:rPr>
        <w:t>. For this reason, the most important day of the week for oil traders anywhere in the world is Wednesday, when the U.S. Department of Energy releases its weekly figures on American oil use, and when, as one analyst puts it, “the market makes up its mind whether to be bearish or bullish.”</w:t>
      </w:r>
    </w:p>
    <w:p w:rsidR="00E022F5" w:rsidRPr="00BA5956" w:rsidRDefault="00E022F5" w:rsidP="00E022F5">
      <w:pPr>
        <w:pStyle w:val="Heading4"/>
      </w:pPr>
      <w:r>
        <w:t xml:space="preserve">(--) </w:t>
      </w:r>
      <w:r w:rsidRPr="00BA5956">
        <w:t>Lowering U.S. oil demand will collapse oil prices, hurting producers</w:t>
      </w:r>
    </w:p>
    <w:p w:rsidR="00E022F5" w:rsidRPr="00BA5956" w:rsidRDefault="00E022F5" w:rsidP="00E022F5">
      <w:pPr>
        <w:ind w:left="360"/>
      </w:pPr>
      <w:r w:rsidRPr="00BA5956">
        <w:t xml:space="preserve">Paul </w:t>
      </w:r>
      <w:r w:rsidRPr="00BA5956">
        <w:rPr>
          <w:b/>
        </w:rPr>
        <w:t>Georgia</w:t>
      </w:r>
      <w:r w:rsidRPr="00BA5956">
        <w:t xml:space="preserve">, </w:t>
      </w:r>
      <w:r w:rsidRPr="00BA5956">
        <w:rPr>
          <w:b/>
        </w:rPr>
        <w:t>2001</w:t>
      </w:r>
      <w:r w:rsidRPr="00BA5956">
        <w:t xml:space="preserve">. Environmental Policy Analyst at the Competitive Enterprise Institute. “Energy Independence: It Doesn't Work,” </w:t>
      </w:r>
      <w:hyperlink r:id="rId23" w:history="1">
        <w:r w:rsidRPr="00BA5956">
          <w:t>http://www.cei.org/gencon/019,02192.cfm</w:t>
        </w:r>
      </w:hyperlink>
      <w:r w:rsidRPr="00BA5956">
        <w:t>.</w:t>
      </w:r>
    </w:p>
    <w:p w:rsidR="00E022F5" w:rsidRPr="00BA5956" w:rsidRDefault="00E022F5" w:rsidP="00E022F5"/>
    <w:p w:rsidR="00E022F5" w:rsidRPr="00BA5956" w:rsidRDefault="00E022F5" w:rsidP="00E022F5">
      <w:pPr>
        <w:pStyle w:val="text1"/>
        <w:rPr>
          <w:rFonts w:ascii="Garamond" w:hAnsi="Garamond"/>
        </w:rPr>
      </w:pPr>
      <w:r w:rsidRPr="00BA5956">
        <w:rPr>
          <w:rFonts w:ascii="Garamond" w:hAnsi="Garamond"/>
          <w:sz w:val="22"/>
          <w:szCs w:val="18"/>
          <w:u w:val="single"/>
        </w:rPr>
        <w:t xml:space="preserve">Because America is such a large user of oil, </w:t>
      </w:r>
      <w:r w:rsidRPr="00BA5956">
        <w:rPr>
          <w:rFonts w:ascii="Garamond" w:hAnsi="Garamond"/>
          <w:b/>
          <w:sz w:val="22"/>
          <w:szCs w:val="18"/>
          <w:u w:val="single"/>
        </w:rPr>
        <w:t>policies that suppress U.S. energy use lower the world price for oil.</w:t>
      </w:r>
      <w:r w:rsidRPr="00BA5956">
        <w:rPr>
          <w:rFonts w:ascii="Garamond" w:hAnsi="Garamond"/>
          <w:sz w:val="22"/>
          <w:szCs w:val="18"/>
          <w:u w:val="single"/>
        </w:rPr>
        <w:t xml:space="preserve"> And high-cost producers of oil, such as those here, are hurt more by lower prices than low cost producers, such as those in the Middle East and Latin America</w:t>
      </w:r>
      <w:r w:rsidRPr="00BA5956">
        <w:rPr>
          <w:rFonts w:ascii="Garamond" w:hAnsi="Garamond"/>
        </w:rPr>
        <w:t xml:space="preserve">. </w:t>
      </w:r>
      <w:r w:rsidRPr="00BA5956">
        <w:rPr>
          <w:rFonts w:ascii="Garamond" w:hAnsi="Garamond"/>
          <w:sz w:val="16"/>
        </w:rPr>
        <w:t>Yet environmentalists and their cohorts in Congress, support raising CAFE standards even further, partly in the name of energy independence.</w:t>
      </w:r>
    </w:p>
    <w:p w:rsidR="00E022F5" w:rsidRPr="00BA5956" w:rsidRDefault="00E022F5" w:rsidP="00E022F5">
      <w:pPr>
        <w:pStyle w:val="Heading4"/>
      </w:pPr>
      <w:r>
        <w:t xml:space="preserve">(--) </w:t>
      </w:r>
      <w:r w:rsidRPr="00BA5956">
        <w:t>U.S. demand is the single most important factor keeping oil prices high.</w:t>
      </w:r>
    </w:p>
    <w:p w:rsidR="00E022F5" w:rsidRPr="00BA5956" w:rsidRDefault="00E022F5" w:rsidP="00E022F5">
      <w:pPr>
        <w:ind w:left="360"/>
      </w:pPr>
      <w:r w:rsidRPr="00BA5956">
        <w:t xml:space="preserve">Fareed </w:t>
      </w:r>
      <w:r w:rsidRPr="00BA5956">
        <w:rPr>
          <w:b/>
        </w:rPr>
        <w:t>Zakaria</w:t>
      </w:r>
      <w:r w:rsidRPr="00BA5956">
        <w:t>, 9/6/</w:t>
      </w:r>
      <w:r w:rsidRPr="00BA5956">
        <w:rPr>
          <w:b/>
        </w:rPr>
        <w:t>2004</w:t>
      </w:r>
      <w:r w:rsidRPr="00BA5956">
        <w:t xml:space="preserve">. PhD in political science from Harvard and former managing editor of Foreign Affairs. “Don't Blame the Saudis,” Newsweek, </w:t>
      </w:r>
      <w:hyperlink r:id="rId24" w:history="1">
        <w:r w:rsidRPr="00BA5956">
          <w:t>http://www.fareedzakaria.com/ARTICLES/newsweek/090604.html</w:t>
        </w:r>
      </w:hyperlink>
      <w:r w:rsidRPr="00BA5956">
        <w:t>.</w:t>
      </w:r>
    </w:p>
    <w:p w:rsidR="00E022F5" w:rsidRPr="00BA5956" w:rsidRDefault="00E022F5" w:rsidP="00E022F5">
      <w:pPr>
        <w:pStyle w:val="text1"/>
        <w:rPr>
          <w:rFonts w:ascii="Garamond" w:hAnsi="Garamond"/>
        </w:rPr>
      </w:pPr>
      <w:r w:rsidRPr="00BA5956">
        <w:rPr>
          <w:rFonts w:ascii="Garamond" w:hAnsi="Garamond"/>
          <w:sz w:val="16"/>
        </w:rPr>
        <w:t>But the more lasting solution to America's oil problem has to come from energy efficiency</w:t>
      </w:r>
      <w:r w:rsidRPr="00BA5956">
        <w:rPr>
          <w:rFonts w:ascii="Garamond" w:hAnsi="Garamond"/>
        </w:rPr>
        <w:t xml:space="preserve">. </w:t>
      </w:r>
      <w:r w:rsidRPr="00BA5956">
        <w:rPr>
          <w:rFonts w:ascii="Garamond" w:hAnsi="Garamond"/>
          <w:b/>
          <w:sz w:val="22"/>
          <w:szCs w:val="18"/>
          <w:u w:val="single"/>
        </w:rPr>
        <w:t>American demand is the gorilla fueling high oil prices--more than instability or the rise of China or anything else</w:t>
      </w:r>
      <w:r w:rsidRPr="00BA5956">
        <w:rPr>
          <w:rFonts w:ascii="Garamond" w:hAnsi="Garamond"/>
          <w:sz w:val="22"/>
          <w:szCs w:val="18"/>
        </w:rPr>
        <w:t xml:space="preserve">. </w:t>
      </w:r>
      <w:r w:rsidRPr="00BA5956">
        <w:rPr>
          <w:rFonts w:ascii="Garamond" w:hAnsi="Garamond"/>
          <w:sz w:val="22"/>
          <w:szCs w:val="18"/>
          <w:u w:val="single"/>
        </w:rPr>
        <w:t>Between 1990 and 2000 the global trade in oil increased by 9.5 billion barrels. Half of that was accounted for by the rise in U.S. imports.  America is consuming more</w:t>
      </w:r>
      <w:r w:rsidRPr="00BA5956">
        <w:rPr>
          <w:rFonts w:ascii="Garamond" w:hAnsi="Garamond"/>
          <w:u w:val="single"/>
        </w:rPr>
        <w:t xml:space="preserve"> </w:t>
      </w:r>
      <w:r w:rsidRPr="00BA5956">
        <w:rPr>
          <w:rFonts w:ascii="Garamond" w:hAnsi="Garamond"/>
          <w:sz w:val="16"/>
        </w:rPr>
        <w:t>because it is growing more--but also because over the past two decades, it has become much less efficient in its use of gasoline, the only major industrial country to slide backward. The reason is simple: three letters--SUV. In 1990 sport utility vehicles made up 5 percent of America's cars. Today they make up 55 percent. They violate all energy-efficiency standards because of an absurd loophole in the law that allows them to be classified as trucks.</w:t>
      </w:r>
    </w:p>
    <w:p w:rsidR="00E022F5" w:rsidRDefault="00E022F5" w:rsidP="00E022F5">
      <w:pPr>
        <w:pStyle w:val="Heading3"/>
      </w:pPr>
      <w:bookmarkStart w:id="45" w:name="_Toc335830369"/>
      <w:bookmarkStart w:id="46" w:name="_Toc349306927"/>
      <w:bookmarkStart w:id="47" w:name="_Toc360210059"/>
      <w:bookmarkStart w:id="48" w:name="_Toc360210157"/>
      <w:r>
        <w:t>Internals:  Oil Markets Sensitive</w:t>
      </w:r>
      <w:bookmarkEnd w:id="45"/>
      <w:bookmarkEnd w:id="46"/>
      <w:bookmarkEnd w:id="47"/>
      <w:bookmarkEnd w:id="48"/>
    </w:p>
    <w:p w:rsidR="00E022F5" w:rsidRDefault="00E022F5" w:rsidP="00E022F5">
      <w:pPr>
        <w:pStyle w:val="Heading4"/>
      </w:pPr>
      <w:r>
        <w:t>(--) The perception of a change in demand will change the price</w:t>
      </w:r>
    </w:p>
    <w:p w:rsidR="00E022F5" w:rsidRPr="0021753B" w:rsidRDefault="00E022F5" w:rsidP="00E022F5">
      <w:pPr>
        <w:rPr>
          <w:rStyle w:val="StyleStyleBold12pt"/>
        </w:rPr>
      </w:pPr>
      <w:r w:rsidRPr="0021753B">
        <w:rPr>
          <w:rStyle w:val="StyleStyleBold12pt"/>
        </w:rPr>
        <w:t xml:space="preserve"> Kosakowski, 11</w:t>
      </w:r>
    </w:p>
    <w:p w:rsidR="00E022F5" w:rsidRPr="0021753B" w:rsidRDefault="00E022F5" w:rsidP="00E022F5">
      <w:r>
        <w:t>(Paul, writer and long-time investor from investopedia.com, 6/11,</w:t>
      </w:r>
      <w:r w:rsidRPr="0021753B">
        <w:t xml:space="preserve"> </w:t>
      </w:r>
      <w:r>
        <w:t xml:space="preserve">Investopedia.com “What Determines Oil Prices”, </w:t>
      </w:r>
      <w:hyperlink r:id="rId25" w:anchor="axzz1zuSutPpH" w:history="1">
        <w:r w:rsidRPr="00D54B66">
          <w:rPr>
            <w:rStyle w:val="Hyperlink"/>
          </w:rPr>
          <w:t>http://www.investopedia.com/articles/economics/08/determining-oil-prices.asp#axzz1zuSutPpH</w:t>
        </w:r>
      </w:hyperlink>
      <w:r>
        <w:t xml:space="preserve">, 7/7/12 MDRJ) </w:t>
      </w:r>
    </w:p>
    <w:p w:rsidR="00E022F5" w:rsidRPr="00835446" w:rsidRDefault="00E022F5" w:rsidP="00E022F5">
      <w:pPr>
        <w:rPr>
          <w:sz w:val="16"/>
        </w:rPr>
      </w:pPr>
      <w:r w:rsidRPr="00835446">
        <w:rPr>
          <w:sz w:val="16"/>
        </w:rPr>
        <w:t xml:space="preserve">Not quite. The price of oil as we know it is actually set in the oil futures market. An oil futures contract is a binding agreement that gives one the right to purchase oil by the barrel at a predefined price on a predefined date in the future. Under a futures contract, both the buyer and the seller are obligated to fulfill their side of the transaction on the specified date. The following are two types of futures traders: hedgers speculators An example of a hedger would be an airline buying oil futures to guard against potential rising prices. An example of a speculator would be someone who is just guessing the price direction and has no intention of actually buying the product. According to the Chicago Mercantile Exchange (CME), the majority of futures trading is done by speculators as less than 3% of transactions actually result in the purchaser of a futures contract taking possession of the commodity being traded. </w:t>
      </w:r>
      <w:r w:rsidRPr="00835446">
        <w:rPr>
          <w:rStyle w:val="StyleBoldUnderline"/>
        </w:rPr>
        <w:t>The</w:t>
      </w:r>
      <w:r w:rsidRPr="00835446">
        <w:rPr>
          <w:sz w:val="16"/>
        </w:rPr>
        <w:t xml:space="preserve"> other </w:t>
      </w:r>
      <w:r w:rsidRPr="00835446">
        <w:rPr>
          <w:rStyle w:val="StyleBoldUnderline"/>
        </w:rPr>
        <w:t>key factor in determining oil prices is sentiment</w:t>
      </w:r>
      <w:r w:rsidRPr="00835446">
        <w:rPr>
          <w:sz w:val="16"/>
        </w:rPr>
        <w:t xml:space="preserve">. </w:t>
      </w:r>
      <w:r w:rsidRPr="00835446">
        <w:rPr>
          <w:rStyle w:val="StyleBoldUnderline"/>
        </w:rPr>
        <w:t>The mere belief that oil demand will increase dramatically at some point in the future can result in a dramatic increase in oil prices in the present as speculators and hedgers alike snap up oil futures contracts. Of course, the opposite is also true. The mere belief that oil demand will decrease at some point in the future can result in a dramatic decrease in prices in the present as oil futures contracts are sold</w:t>
      </w:r>
      <w:r w:rsidRPr="00835446">
        <w:rPr>
          <w:sz w:val="16"/>
        </w:rPr>
        <w:t xml:space="preserve"> (possibly sold short as well).</w:t>
      </w:r>
    </w:p>
    <w:p w:rsidR="00E022F5" w:rsidRDefault="00E022F5" w:rsidP="00E022F5">
      <w:pPr>
        <w:pStyle w:val="Heading4"/>
      </w:pPr>
      <w:r>
        <w:t>(--) Oil prices are hypersensitive to change</w:t>
      </w:r>
    </w:p>
    <w:p w:rsidR="00E022F5" w:rsidRDefault="00E022F5" w:rsidP="00E022F5">
      <w:pPr>
        <w:rPr>
          <w:rStyle w:val="StyleStyleBold12pt"/>
        </w:rPr>
      </w:pPr>
      <w:r>
        <w:rPr>
          <w:rStyle w:val="StyleStyleBold12pt"/>
        </w:rPr>
        <w:t>Crawford and</w:t>
      </w:r>
      <w:r w:rsidRPr="00C317F9">
        <w:rPr>
          <w:rStyle w:val="StyleStyleBold12pt"/>
        </w:rPr>
        <w:t xml:space="preserve"> Fredericks, 06</w:t>
      </w:r>
    </w:p>
    <w:p w:rsidR="00E022F5" w:rsidRPr="007867FE" w:rsidRDefault="00E022F5" w:rsidP="00E022F5">
      <w:r w:rsidRPr="007867FE">
        <w:t>(</w:t>
      </w:r>
      <w:r>
        <w:t>Peggy, PhD in Finance and experienced writer for Graziadio Business News, she has published in a variety of journals on topics such as leasing, mortgages, closed-in mutual funds, the depreciation of the dollar, the trade and federal deficits, and the price of oil.  Edward,MBA, CFA Professor of Business at Pepperdine University “Update: The Price of Oil” Graziadio Business News, Volume 9, Number 1, MDRJ)</w:t>
      </w:r>
    </w:p>
    <w:p w:rsidR="00E022F5" w:rsidRDefault="00E022F5" w:rsidP="00E022F5">
      <w:pPr>
        <w:rPr>
          <w:sz w:val="16"/>
        </w:rPr>
      </w:pPr>
      <w:r w:rsidRPr="004F6E0B">
        <w:rPr>
          <w:rStyle w:val="StyleBoldUnderline"/>
        </w:rPr>
        <w:t>Energy prices are a continuing concern to world economies</w:t>
      </w:r>
      <w:r w:rsidRPr="00C44AC8">
        <w:rPr>
          <w:sz w:val="16"/>
        </w:rPr>
        <w:t xml:space="preserve">. Most economies have weathered the high prices with only slight pauses and minimal disruptions. However, uncertainty is still high, and </w:t>
      </w:r>
      <w:r w:rsidRPr="004D451C">
        <w:rPr>
          <w:rStyle w:val="StyleBoldUnderline"/>
        </w:rPr>
        <w:t>oil prices remain hypersensitive to decreases in supply and increases in demand</w:t>
      </w:r>
      <w:r w:rsidRPr="00C44AC8">
        <w:rPr>
          <w:sz w:val="16"/>
        </w:rPr>
        <w:t>. So far the warnings of impending problems-reduction in spending (particularly consumer spending), increase in inflation, decrease in GDP growth rates, and decrease in corporate profits-have not appeared. Nevertheless, if oil prices begin to approach 1970s levels ($80 a barrel in today’s dollars), the economy could face a similar fate: sharp recession. The worst may be still to come.</w:t>
      </w:r>
    </w:p>
    <w:p w:rsidR="00E022F5" w:rsidRDefault="00E022F5" w:rsidP="00E022F5">
      <w:pPr>
        <w:rPr>
          <w:sz w:val="16"/>
        </w:rPr>
      </w:pPr>
    </w:p>
    <w:p w:rsidR="00E022F5" w:rsidRDefault="00E022F5" w:rsidP="00E022F5">
      <w:pPr>
        <w:pStyle w:val="Heading3"/>
      </w:pPr>
      <w:bookmarkStart w:id="49" w:name="_Toc335830370"/>
      <w:bookmarkStart w:id="50" w:name="_Toc349306928"/>
      <w:bookmarkStart w:id="51" w:name="_Toc360210060"/>
      <w:bookmarkStart w:id="52" w:name="_Toc360210158"/>
      <w:r>
        <w:t>Internals:  Oil key to Russia Economy</w:t>
      </w:r>
      <w:bookmarkEnd w:id="49"/>
      <w:bookmarkEnd w:id="50"/>
      <w:bookmarkEnd w:id="51"/>
      <w:bookmarkEnd w:id="52"/>
    </w:p>
    <w:p w:rsidR="00E022F5" w:rsidRDefault="00E022F5" w:rsidP="00E022F5">
      <w:pPr>
        <w:pStyle w:val="Heading4"/>
      </w:pPr>
      <w:r>
        <w:t>High oil prices key to Russia economy/stability</w:t>
      </w:r>
    </w:p>
    <w:p w:rsidR="00E022F5" w:rsidRPr="0084424C" w:rsidRDefault="00E022F5" w:rsidP="00E022F5">
      <w:r w:rsidRPr="0084424C">
        <w:rPr>
          <w:rStyle w:val="StyleStyleBold12pt"/>
        </w:rPr>
        <w:t>American Enterprise Institute 13</w:t>
      </w:r>
      <w:r>
        <w:rPr>
          <w:rStyle w:val="StyleStyleBold12pt"/>
        </w:rPr>
        <w:t xml:space="preserve"> </w:t>
      </w:r>
      <w:r>
        <w:t>May 29, 2013 “The political economy of Russian oil and gas” from http://www.aei.org/outlook/foreign-and-defense-policy/regional/europe/the-political-economy-of-russian-oil-and-gas/</w:t>
      </w:r>
    </w:p>
    <w:p w:rsidR="00E022F5" w:rsidRPr="0084424C" w:rsidRDefault="00E022F5" w:rsidP="00E022F5">
      <w:pPr>
        <w:rPr>
          <w:sz w:val="16"/>
        </w:rPr>
      </w:pPr>
      <w:r w:rsidRPr="0084424C">
        <w:rPr>
          <w:sz w:val="16"/>
        </w:rPr>
        <w:t>Key points in this Outlook:</w:t>
      </w:r>
      <w:r w:rsidRPr="0084424C">
        <w:rPr>
          <w:sz w:val="12"/>
        </w:rPr>
        <w:t>¶</w:t>
      </w:r>
      <w:r w:rsidRPr="0084424C">
        <w:rPr>
          <w:sz w:val="16"/>
        </w:rPr>
        <w:t xml:space="preserve"> One of the world’s two largest oil producers and the leading provider of natural gas to Europe, </w:t>
      </w:r>
      <w:r w:rsidRPr="0084424C">
        <w:rPr>
          <w:rStyle w:val="StyleBoldUnderline"/>
          <w:highlight w:val="yellow"/>
        </w:rPr>
        <w:t>Russia has increasingly used its revenues from energy exports to strengthen the Putin regime.</w:t>
      </w:r>
      <w:r w:rsidRPr="0084424C">
        <w:rPr>
          <w:sz w:val="12"/>
        </w:rPr>
        <w:t>¶</w:t>
      </w:r>
      <w:r w:rsidRPr="0084424C">
        <w:rPr>
          <w:sz w:val="16"/>
        </w:rPr>
        <w:t xml:space="preserve"> As new, cheaper energy providers emerge and the market becomes leaner and more competitive, Russia needs to lessen its dependence on profits from these resources if it is to avoid stagnation and possibly an economic crisis. </w:t>
      </w:r>
      <w:r w:rsidRPr="0084424C">
        <w:rPr>
          <w:sz w:val="12"/>
        </w:rPr>
        <w:t>¶</w:t>
      </w:r>
      <w:r w:rsidRPr="0084424C">
        <w:rPr>
          <w:sz w:val="16"/>
        </w:rPr>
        <w:t xml:space="preserve"> The regime needs to implement deep institutional reforms to create a better investment climate and diversify the economy, but in doing so it risks undermining the authoritarian “vertical of power.”</w:t>
      </w:r>
      <w:r w:rsidRPr="0084424C">
        <w:rPr>
          <w:sz w:val="12"/>
        </w:rPr>
        <w:t>¶</w:t>
      </w:r>
      <w:r w:rsidRPr="0084424C">
        <w:rPr>
          <w:sz w:val="16"/>
        </w:rPr>
        <w:t xml:space="preserve"> </w:t>
      </w:r>
      <w:r w:rsidRPr="0084424C">
        <w:rPr>
          <w:sz w:val="12"/>
        </w:rPr>
        <w:t>¶</w:t>
      </w:r>
      <w:r w:rsidRPr="0084424C">
        <w:rPr>
          <w:sz w:val="16"/>
        </w:rPr>
        <w:t xml:space="preserve"> Vladimir </w:t>
      </w:r>
      <w:r w:rsidRPr="0084424C">
        <w:rPr>
          <w:rStyle w:val="StyleBoldUnderline"/>
          <w:highlight w:val="yellow"/>
        </w:rPr>
        <w:t>Putin’s commitment to oil and gas as the mainstay of Russia’s progress stems from a deep and abiding conviction about its importance to the nation’s economy.</w:t>
      </w:r>
      <w:r w:rsidRPr="0084424C">
        <w:rPr>
          <w:rStyle w:val="StyleBoldUnderline"/>
        </w:rPr>
        <w:t xml:space="preserve"> </w:t>
      </w:r>
      <w:r w:rsidRPr="0084424C">
        <w:rPr>
          <w:sz w:val="16"/>
        </w:rPr>
        <w:t>Long before he came to power, he had believed that “the restructuring of the national [Russian] economy on the basis of mineral and raw material resources” was “a strategic factor of economic growth in the near term.”[1]</w:t>
      </w:r>
      <w:r w:rsidRPr="0084424C">
        <w:rPr>
          <w:sz w:val="12"/>
        </w:rPr>
        <w:t>¶</w:t>
      </w:r>
      <w:r w:rsidRPr="0084424C">
        <w:rPr>
          <w:sz w:val="16"/>
        </w:rPr>
        <w:t xml:space="preserve"> In an article published a year before he became president, he reiterated that Russian mineral resources would be central to the country’s economic development, security, and modernization through “at least the first half” of the 21st century.[2] In Putin’s view, </w:t>
      </w:r>
      <w:r w:rsidRPr="0084424C">
        <w:rPr>
          <w:rStyle w:val="StyleBoldUnderline"/>
          <w:highlight w:val="yellow"/>
        </w:rPr>
        <w:t>the only way for Russia to achieve economic growth of 4 to 6 percent per year—the tempo he deemed minimally necessary for Russia to reduce its lag behind the developed countries—was via “extraction, processing and exploitation of mineral raw resources.”</w:t>
      </w:r>
      <w:r w:rsidRPr="0084424C">
        <w:rPr>
          <w:sz w:val="16"/>
        </w:rPr>
        <w:t xml:space="preserve"> This was the key to Russia’s becoming “a great economic power,” Putin believed.[3]</w:t>
      </w:r>
      <w:r w:rsidRPr="0084424C">
        <w:rPr>
          <w:sz w:val="12"/>
        </w:rPr>
        <w:t>¶</w:t>
      </w:r>
      <w:r w:rsidRPr="0084424C">
        <w:rPr>
          <w:sz w:val="16"/>
        </w:rPr>
        <w:t xml:space="preserve"> For Putin, </w:t>
      </w:r>
      <w:r w:rsidRPr="0084424C">
        <w:rPr>
          <w:rStyle w:val="StyleBoldUnderline"/>
          <w:highlight w:val="yellow"/>
        </w:rPr>
        <w:t>oil and gas were also paramount politically as guarantors of the security and stability of the Russian state.</w:t>
      </w:r>
      <w:r w:rsidRPr="0084424C">
        <w:rPr>
          <w:sz w:val="16"/>
        </w:rPr>
        <w:t xml:space="preserve"> As he put it, “The country’s natural resource endowment is the most important economic and political factor in the development of social production.” Furthermore, </w:t>
      </w:r>
      <w:r w:rsidRPr="0084424C">
        <w:rPr>
          <w:rStyle w:val="StyleBoldUnderline"/>
          <w:highlight w:val="yellow"/>
        </w:rPr>
        <w:t>the “raw material complex” was the “basis for the country’s military might” and an “essential condition” for modernization of the military-industrial complex.[4] Finally, he believed the mineral extraction sector of the economy “diminishes social tensions” by raising the “level of well-being” of the Russian population.[5]</w:t>
      </w:r>
      <w:r w:rsidRPr="0084424C">
        <w:rPr>
          <w:rStyle w:val="StyleBoldUnderline"/>
          <w:b w:val="0"/>
          <w:sz w:val="12"/>
          <w:highlight w:val="yellow"/>
          <w:u w:val="none"/>
        </w:rPr>
        <w:t>¶</w:t>
      </w:r>
      <w:r w:rsidRPr="0084424C">
        <w:rPr>
          <w:rStyle w:val="StyleBoldUnderline"/>
          <w:highlight w:val="yellow"/>
        </w:rPr>
        <w:t xml:space="preserve"> Oil, Gas, and the “Putin Doctrine”</w:t>
      </w:r>
      <w:r w:rsidRPr="0084424C">
        <w:rPr>
          <w:rStyle w:val="StyleBoldUnderline"/>
          <w:b w:val="0"/>
          <w:sz w:val="12"/>
          <w:highlight w:val="yellow"/>
          <w:u w:val="none"/>
        </w:rPr>
        <w:t>¶</w:t>
      </w:r>
      <w:r w:rsidRPr="0084424C">
        <w:rPr>
          <w:rStyle w:val="StyleBoldUnderline"/>
          <w:highlight w:val="yellow"/>
        </w:rPr>
        <w:t xml:space="preserve"> State control or outright ownership of the oil and gas industry became a central element in the “Putin Doctrine,” which postulated the recovery of the state’s political, economic, and geostrategic assets</w:t>
      </w:r>
      <w:r w:rsidRPr="0084424C">
        <w:rPr>
          <w:sz w:val="16"/>
        </w:rPr>
        <w:t xml:space="preserve"> following the antitotalitarian revolution of late 1987–91.[6] The state was to become again the only sovereign political and economic actor in Russia, with the private sector, civil society, and its institutions mere objects.</w:t>
      </w:r>
      <w:r w:rsidRPr="0084424C">
        <w:rPr>
          <w:sz w:val="12"/>
        </w:rPr>
        <w:t>¶</w:t>
      </w:r>
      <w:r w:rsidRPr="0084424C">
        <w:rPr>
          <w:sz w:val="16"/>
        </w:rPr>
        <w:t xml:space="preserve"> Putin saw as nonnegotiable the state’s control of “rent flows” from the sale of mineral resources, with nonstate property rights remaining “contingent.”[7] Almost a decade and a half later, the authors of an influential analytical report on the composition and division of labor in the Kremlin’s Politburo singled out “long-term natural gas contracts, and the management of the natural gas industry in general and Gazprom in particular” as one of only two areas “under Putin’s direct control.”[8] (The other sector was the largest banks.) </w:t>
      </w:r>
      <w:r w:rsidRPr="0084424C">
        <w:rPr>
          <w:sz w:val="12"/>
        </w:rPr>
        <w:t>¶</w:t>
      </w:r>
      <w:r w:rsidRPr="0084424C">
        <w:rPr>
          <w:sz w:val="16"/>
        </w:rPr>
        <w:t xml:space="preserve"> In pursuit of this agenda, the Putin regime has effected a steady accretion of the state’s sway over the oil industry. (Unlike oil, Russia’s natural gas production escaped large-scale privatization in the 1990s. As a result, the majority-state-owned Gazprom dominates the sector with 78 percent of the national output and has a pipeline and export monopoly.[9]) The key to the effective state takeover of more than half of Russian oil output was a dramatic expansion of the majority state-owned Rosneft, headed since 2010 by Putin’s confidant and former KGB officer Igor Sechin. Starting as a minor company that the government tried and failed to sell in 1998 because nobody wanted it, Rosneft skyrocketed in 2004 after it took over the key assets of Russia’s formerly largest and privately owned oil corporation, Yukos, which the Kremlin had bankrupted, broken up, and sold at rigged auctions.[10]</w:t>
      </w:r>
      <w:r w:rsidRPr="0084424C">
        <w:rPr>
          <w:sz w:val="12"/>
        </w:rPr>
        <w:t>¶</w:t>
      </w:r>
      <w:r w:rsidRPr="0084424C">
        <w:rPr>
          <w:sz w:val="16"/>
        </w:rPr>
        <w:t xml:space="preserve"> "For Putin, oil and gas were also paramount politically as guarantors of the security and stability of the Russian state."Since Rosneft bought Russia’s third-largest private company, TNK-BP, for $55 billion this past March, it has become the largest publicly traded oil company in the world by output.[11] As a result, the state share of Russia’s oil production increased from 20 percent in the early 2000s to 56 percent today, with Rosneft accounting for 48 percent of the total.[12] The increase in the state ownership paralleled a steady rise in overall production, which reached a post-Soviet record of 10.5 million barrels per day, or 518 million tons per year, in November 2012.[13]</w:t>
      </w:r>
      <w:r w:rsidRPr="0084424C">
        <w:rPr>
          <w:sz w:val="12"/>
        </w:rPr>
        <w:t>¶</w:t>
      </w:r>
      <w:r w:rsidRPr="0084424C">
        <w:rPr>
          <w:sz w:val="16"/>
        </w:rPr>
        <w:t xml:space="preserve"> The Rise of the Russian Petro-Gas State</w:t>
      </w:r>
      <w:r w:rsidRPr="0084424C">
        <w:rPr>
          <w:sz w:val="12"/>
        </w:rPr>
        <w:t>¶</w:t>
      </w:r>
      <w:r w:rsidRPr="0084424C">
        <w:rPr>
          <w:sz w:val="16"/>
        </w:rPr>
        <w:t xml:space="preserve"> From less than 50 percent in the mid-1990s,[14] the share of commodities in Russian exports has grown to 70 percent today, with oil accounting for more than half of the export income.[15] Representing up to 30 percent of the country’s GDP and half of its GDP growth since 2000,[16] hydrocarbons provided at least half of the state’s budget revenues last year.[17] </w:t>
      </w:r>
      <w:r w:rsidRPr="0084424C">
        <w:rPr>
          <w:rStyle w:val="StyleBoldUnderline"/>
          <w:highlight w:val="yellow"/>
        </w:rPr>
        <w:t>Five years ago, Russia needed oil prices of $50 to $55 a barrel to balance its budget,</w:t>
      </w:r>
      <w:r w:rsidRPr="0084424C">
        <w:rPr>
          <w:sz w:val="16"/>
        </w:rPr>
        <w:t xml:space="preserve"> but Alexei Kudrin, </w:t>
      </w:r>
      <w:r w:rsidRPr="0084424C">
        <w:rPr>
          <w:rStyle w:val="StyleBoldUnderline"/>
          <w:highlight w:val="yellow"/>
        </w:rPr>
        <w:t>former first deputy prime minister and finance minister, estimated the breakeven price at $117 per barrel last year.</w:t>
      </w:r>
      <w:r w:rsidRPr="0084424C">
        <w:rPr>
          <w:sz w:val="16"/>
        </w:rPr>
        <w:t>[18]</w:t>
      </w:r>
      <w:r w:rsidRPr="0084424C">
        <w:rPr>
          <w:sz w:val="12"/>
        </w:rPr>
        <w:t>¶</w:t>
      </w:r>
      <w:r w:rsidRPr="0084424C">
        <w:rPr>
          <w:sz w:val="16"/>
        </w:rPr>
        <w:t xml:space="preserve"> </w:t>
      </w:r>
      <w:r w:rsidRPr="0084424C">
        <w:rPr>
          <w:rStyle w:val="StyleBoldUnderline"/>
          <w:highlight w:val="yellow"/>
        </w:rPr>
        <w:t>Russia’s dependence on energy exports—and, consequently, its economy’s vulnerability to commodity price fluctuation—was highlighted by the 2009 world financial crisis. As oil plunged from $147 to $34 per barrel, the resource-based economy contracted by almost 8 percent—the largest drop among the G20 top industrial nations</w:t>
      </w:r>
      <w:r w:rsidRPr="0084424C">
        <w:rPr>
          <w:sz w:val="16"/>
        </w:rPr>
        <w:t>.</w:t>
      </w:r>
      <w:r w:rsidRPr="0084424C">
        <w:rPr>
          <w:sz w:val="12"/>
        </w:rPr>
        <w:t>¶</w:t>
      </w:r>
      <w:r w:rsidRPr="0084424C">
        <w:rPr>
          <w:sz w:val="16"/>
        </w:rPr>
        <w:t xml:space="preserve"> Russia has begun to exhibit the signs of what economists call the “Dutch disease,” when overreliance on commodity exports depresses other sectors of the economy by starving them of investments and modernization while the increasing value of the national currency makes exports of other goods and services more expensive and thus less competitive in world markets. Industrial stagnation has even spread to the military-industrial complex, which, like in Soviet times, continues to be the state’s favorite sector and enjoys its continuous and very generous support. Despite this, according to a recent survey, only 20 percent of the Russian defense enterprise qualified as “modern.”[19]</w:t>
      </w:r>
      <w:r w:rsidRPr="0084424C">
        <w:rPr>
          <w:sz w:val="12"/>
        </w:rPr>
        <w:t>¶</w:t>
      </w:r>
      <w:r w:rsidRPr="0084424C">
        <w:rPr>
          <w:sz w:val="16"/>
        </w:rPr>
        <w:t xml:space="preserve"> As in virtually every other petro-gas state, the rise of the Russian one has been attended by corruption likely unprecedented even in the country’s far-from-pristine history. Venality and extortion have come close to </w:t>
      </w:r>
      <w:r w:rsidRPr="0084424C">
        <w:rPr>
          <w:sz w:val="12"/>
        </w:rPr>
        <w:t>¶</w:t>
      </w:r>
      <w:r w:rsidRPr="0084424C">
        <w:rPr>
          <w:sz w:val="16"/>
        </w:rPr>
        <w:t xml:space="preserve"> subverting or even paralyzing governance, social institutions, justice, and entrepreneurial activity. In Transparency International’s 2012 Corruption Perception Index, Russia was 133rd among 176 countries, worse than Belarus, Vietnam, and Sierra Leone and on par with Honduras, Iran, and Kazakhstan.[20]</w:t>
      </w:r>
      <w:r w:rsidRPr="0084424C">
        <w:rPr>
          <w:sz w:val="12"/>
        </w:rPr>
        <w:t>¶</w:t>
      </w:r>
      <w:r w:rsidRPr="0084424C">
        <w:rPr>
          <w:sz w:val="16"/>
        </w:rPr>
        <w:t xml:space="preserve"> Yet the most dangerous political legacy of the Russian petro-gas state is the centrality of oil and gas revenues, which amounted to $215 billion last year,[21] to the loyalty of two groups that are essential for the regime’s survival: the lower-income and elite segments. Trillion-ruble transfers help to maintain social peace in what is known as “Russia-2”[22]—poorer regions, especially the volatile and increasingly violent Muslim North Caucasus, small towns and rural areas, and the rusting “monotowns” (one-company towns) of Stalinist industrialization.[23]</w:t>
      </w:r>
      <w:r w:rsidRPr="0084424C">
        <w:rPr>
          <w:sz w:val="12"/>
        </w:rPr>
        <w:t>¶</w:t>
      </w:r>
      <w:r w:rsidRPr="0084424C">
        <w:rPr>
          <w:sz w:val="16"/>
        </w:rPr>
        <w:t xml:space="preserve"> The sporadic raising of meager pensions and salaries for the millions of Russians on the government payroll, including doctors and teachers (usually in the run-up to the Duma or presidential elections) is part of the same strategy. At the same time, oil and gas rents are a vital component in elite management under Putin’s neopatrimonial regime: a tacit but ironclad agreement between the Kremlin and the bureaucracies from top to bottom that permits the latter to enrich themselves at the treasury’s expense in exchange for their loyalty.</w:t>
      </w:r>
      <w:r w:rsidRPr="0084424C">
        <w:rPr>
          <w:sz w:val="12"/>
        </w:rPr>
        <w:t>¶</w:t>
      </w:r>
      <w:r w:rsidRPr="0084424C">
        <w:rPr>
          <w:sz w:val="16"/>
        </w:rPr>
        <w:t xml:space="preserve"> So long as the regime continues to regard export revenues as a palliative, if not a panacea, for economic, social, and political problems, they will impede or even obviate the need for economic and political modernization. “The problem of being a petro-state is that the natural resources trend corrupts the institutions,” said Sergei Guriev, rector of the New Economic School in Moscow and a leading expert on Russian political economy. “This is what is called the ‘resource curse.’ This is a trap, where democratic political and economic institutions do not develop because rents coming from natural resources provide incentives to the elite not to develop institutions.”[24]</w:t>
      </w:r>
    </w:p>
    <w:p w:rsidR="00E022F5" w:rsidRDefault="00E022F5" w:rsidP="00E022F5">
      <w:pPr>
        <w:pStyle w:val="Heading4"/>
      </w:pPr>
      <w:r>
        <w:t>Oil key to Russian economy, even a slight drop in the market would be devastating</w:t>
      </w:r>
    </w:p>
    <w:p w:rsidR="00E022F5" w:rsidRPr="0076162B" w:rsidRDefault="00E022F5" w:rsidP="00E022F5">
      <w:pPr>
        <w:pStyle w:val="Heading4"/>
        <w:rPr>
          <w:b w:val="0"/>
        </w:rPr>
      </w:pPr>
      <w:r>
        <w:t xml:space="preserve">Voice of Russia </w:t>
      </w:r>
      <w:r w:rsidRPr="0076162B">
        <w:t xml:space="preserve">Feb 16, </w:t>
      </w:r>
      <w:r w:rsidRPr="0076162B">
        <w:rPr>
          <w:b w:val="0"/>
        </w:rPr>
        <w:t xml:space="preserve">2013 “Russia bucks grim economic trends” </w:t>
      </w:r>
      <w:hyperlink r:id="rId26" w:history="1">
        <w:r w:rsidRPr="0076162B">
          <w:rPr>
            <w:b w:val="0"/>
          </w:rPr>
          <w:t>http://ruvr.co.uk/2013_02_16/Russia-bucks-grim-economic-trends/</w:t>
        </w:r>
      </w:hyperlink>
      <w:r w:rsidRPr="0076162B">
        <w:rPr>
          <w:b w:val="0"/>
        </w:rPr>
        <w:t xml:space="preserve"> Voice of Russia- UK edition</w:t>
      </w:r>
    </w:p>
    <w:p w:rsidR="00E022F5" w:rsidRPr="0076162B" w:rsidRDefault="00E022F5" w:rsidP="00E022F5">
      <w:pPr>
        <w:pStyle w:val="Card"/>
        <w:rPr>
          <w:sz w:val="16"/>
        </w:rPr>
      </w:pPr>
      <w:r w:rsidRPr="0076162B">
        <w:rPr>
          <w:sz w:val="16"/>
        </w:rPr>
        <w:t>Mr Adomanis said that Russia has pursued specific policies, which have helped it to cope with the global recession, including bailing out its automobile industry and lowering import tariffs as part of Russia joining the World Trade Organisation last year.</w:t>
      </w:r>
      <w:r w:rsidRPr="0076162B">
        <w:rPr>
          <w:sz w:val="12"/>
        </w:rPr>
        <w:t>¶</w:t>
      </w:r>
      <w:r w:rsidRPr="0076162B">
        <w:rPr>
          <w:sz w:val="16"/>
        </w:rPr>
        <w:t xml:space="preserve"> Aleksandr </w:t>
      </w:r>
      <w:r w:rsidRPr="0076162B">
        <w:rPr>
          <w:rStyle w:val="StyleBoldUnderline"/>
        </w:rPr>
        <w:t>Buzgalin</w:t>
      </w:r>
      <w:r w:rsidRPr="0076162B">
        <w:rPr>
          <w:sz w:val="16"/>
        </w:rPr>
        <w:t xml:space="preserve"> is </w:t>
      </w:r>
      <w:r w:rsidRPr="0076162B">
        <w:rPr>
          <w:rStyle w:val="StyleBoldUnderline"/>
        </w:rPr>
        <w:t>a Professor of Political Economics at Moscow State University</w:t>
      </w:r>
      <w:r w:rsidRPr="0076162B">
        <w:rPr>
          <w:sz w:val="16"/>
        </w:rPr>
        <w:t>.</w:t>
      </w:r>
      <w:r w:rsidRPr="0076162B">
        <w:rPr>
          <w:sz w:val="12"/>
        </w:rPr>
        <w:t>¶</w:t>
      </w:r>
      <w:r w:rsidRPr="0076162B">
        <w:rPr>
          <w:sz w:val="16"/>
        </w:rPr>
        <w:t xml:space="preserve"> He </w:t>
      </w:r>
      <w:r w:rsidRPr="0076162B">
        <w:rPr>
          <w:rStyle w:val="StyleBoldUnderline"/>
        </w:rPr>
        <w:t xml:space="preserve">acknowledged that Russia’s petroleum industry is benefiting from high global demand. However, he said that the Russian economy is unstable due to its dependence on oil </w:t>
      </w:r>
      <w:r w:rsidRPr="0076162B">
        <w:rPr>
          <w:sz w:val="16"/>
        </w:rPr>
        <w:t>and its low income tax.</w:t>
      </w:r>
    </w:p>
    <w:p w:rsidR="00E022F5" w:rsidRPr="0076162B" w:rsidRDefault="00E022F5" w:rsidP="00E022F5"/>
    <w:p w:rsidR="00E022F5" w:rsidRPr="000F4470" w:rsidRDefault="00E022F5" w:rsidP="00E022F5">
      <w:pPr>
        <w:keepNext/>
        <w:keepLines/>
        <w:spacing w:before="200"/>
        <w:outlineLvl w:val="3"/>
        <w:rPr>
          <w:rFonts w:eastAsiaTheme="majorEastAsia" w:cstheme="majorBidi"/>
          <w:b/>
          <w:bCs/>
          <w:iCs/>
          <w:sz w:val="26"/>
          <w:lang w:eastAsia="ko-KR"/>
        </w:rPr>
      </w:pPr>
      <w:r>
        <w:rPr>
          <w:rFonts w:eastAsiaTheme="majorEastAsia" w:cstheme="majorBidi"/>
          <w:b/>
          <w:bCs/>
          <w:iCs/>
          <w:sz w:val="26"/>
          <w:lang w:eastAsia="ko-KR"/>
        </w:rPr>
        <w:t xml:space="preserve">(--) </w:t>
      </w:r>
      <w:r w:rsidRPr="000F4470">
        <w:rPr>
          <w:rFonts w:eastAsiaTheme="majorEastAsia" w:cstheme="majorBidi" w:hint="eastAsia"/>
          <w:b/>
          <w:bCs/>
          <w:iCs/>
          <w:sz w:val="26"/>
          <w:lang w:eastAsia="ko-KR"/>
        </w:rPr>
        <w:t>Oil Prices Are Growing and W</w:t>
      </w:r>
      <w:r w:rsidRPr="000F4470">
        <w:rPr>
          <w:rFonts w:eastAsiaTheme="majorEastAsia" w:cstheme="majorBidi"/>
          <w:b/>
          <w:bCs/>
          <w:iCs/>
          <w:sz w:val="26"/>
          <w:lang w:eastAsia="ko-KR"/>
        </w:rPr>
        <w:t>i</w:t>
      </w:r>
      <w:r w:rsidRPr="000F4470">
        <w:rPr>
          <w:rFonts w:eastAsiaTheme="majorEastAsia" w:cstheme="majorBidi" w:hint="eastAsia"/>
          <w:b/>
          <w:bCs/>
          <w:iCs/>
          <w:sz w:val="26"/>
          <w:lang w:eastAsia="ko-KR"/>
        </w:rPr>
        <w:t xml:space="preserve">ll Stay </w:t>
      </w:r>
      <w:r w:rsidRPr="000F4470">
        <w:rPr>
          <w:rFonts w:eastAsiaTheme="majorEastAsia" w:cstheme="majorBidi"/>
          <w:b/>
          <w:bCs/>
          <w:iCs/>
          <w:sz w:val="26"/>
          <w:lang w:eastAsia="ko-KR"/>
        </w:rPr>
        <w:t>–</w:t>
      </w:r>
      <w:r w:rsidRPr="000F4470">
        <w:rPr>
          <w:rFonts w:eastAsiaTheme="majorEastAsia" w:cstheme="majorBidi" w:hint="eastAsia"/>
          <w:b/>
          <w:bCs/>
          <w:iCs/>
          <w:sz w:val="26"/>
          <w:lang w:eastAsia="ko-KR"/>
        </w:rPr>
        <w:t>Russia</w:t>
      </w:r>
      <w:r w:rsidRPr="000F4470">
        <w:rPr>
          <w:rFonts w:eastAsiaTheme="majorEastAsia" w:cstheme="majorBidi"/>
          <w:b/>
          <w:bCs/>
          <w:iCs/>
          <w:sz w:val="26"/>
          <w:lang w:eastAsia="ko-KR"/>
        </w:rPr>
        <w:t>’</w:t>
      </w:r>
      <w:r w:rsidRPr="000F4470">
        <w:rPr>
          <w:rFonts w:eastAsiaTheme="majorEastAsia" w:cstheme="majorBidi" w:hint="eastAsia"/>
          <w:b/>
          <w:bCs/>
          <w:iCs/>
          <w:sz w:val="26"/>
          <w:lang w:eastAsia="ko-KR"/>
        </w:rPr>
        <w:t>s P</w:t>
      </w:r>
      <w:r w:rsidRPr="000F4470">
        <w:rPr>
          <w:rFonts w:eastAsiaTheme="majorEastAsia" w:cstheme="majorBidi"/>
          <w:b/>
          <w:bCs/>
          <w:iCs/>
          <w:sz w:val="26"/>
          <w:lang w:eastAsia="ko-KR"/>
        </w:rPr>
        <w:t>o</w:t>
      </w:r>
      <w:r w:rsidRPr="000F4470">
        <w:rPr>
          <w:rFonts w:eastAsiaTheme="majorEastAsia" w:cstheme="majorBidi" w:hint="eastAsia"/>
          <w:b/>
          <w:bCs/>
          <w:iCs/>
          <w:sz w:val="26"/>
          <w:lang w:eastAsia="ko-KR"/>
        </w:rPr>
        <w:t>sition allows them to be a strong player</w:t>
      </w:r>
    </w:p>
    <w:p w:rsidR="00E022F5" w:rsidRPr="0044227D" w:rsidRDefault="00E022F5" w:rsidP="00E022F5">
      <w:pPr>
        <w:rPr>
          <w:rStyle w:val="StyleStyleBold12pt"/>
        </w:rPr>
      </w:pPr>
      <w:r w:rsidRPr="0044227D">
        <w:rPr>
          <w:rStyle w:val="StyleStyleBold12pt"/>
          <w:rFonts w:hint="eastAsia"/>
        </w:rPr>
        <w:t>Saeed</w:t>
      </w:r>
      <w:r w:rsidRPr="0044227D">
        <w:rPr>
          <w:rStyle w:val="StyleStyleBold12pt"/>
        </w:rPr>
        <w:t xml:space="preserve">, </w:t>
      </w:r>
      <w:r w:rsidRPr="0044227D">
        <w:rPr>
          <w:rStyle w:val="StyleStyleBold12pt"/>
          <w:rFonts w:hint="eastAsia"/>
        </w:rPr>
        <w:t xml:space="preserve">11 </w:t>
      </w:r>
    </w:p>
    <w:p w:rsidR="00E022F5" w:rsidRPr="000F4470" w:rsidRDefault="00E022F5" w:rsidP="00E022F5">
      <w:r w:rsidRPr="000F4470">
        <w:rPr>
          <w:rFonts w:hint="eastAsia"/>
        </w:rPr>
        <w:t xml:space="preserve">(Shan, MBA &amp; Economic Researcher @ </w:t>
      </w:r>
      <w:r w:rsidRPr="000F4470">
        <w:t>Uni</w:t>
      </w:r>
      <w:r w:rsidRPr="000F4470">
        <w:rPr>
          <w:rFonts w:hint="eastAsia"/>
        </w:rPr>
        <w:t xml:space="preserve">. </w:t>
      </w:r>
      <w:r w:rsidRPr="000F4470">
        <w:t>O</w:t>
      </w:r>
      <w:r w:rsidRPr="000F4470">
        <w:rPr>
          <w:rFonts w:hint="eastAsia"/>
        </w:rPr>
        <w:t xml:space="preserve">f Chicago, </w:t>
      </w:r>
      <w:r w:rsidRPr="000F4470">
        <w:t>“</w:t>
      </w:r>
      <w:r w:rsidRPr="000F4470">
        <w:rPr>
          <w:rFonts w:hint="eastAsia"/>
        </w:rPr>
        <w:t>Russia: Economy will solid Direction,</w:t>
      </w:r>
      <w:r w:rsidRPr="000F4470">
        <w:t>”</w:t>
      </w:r>
      <w:r w:rsidRPr="000F4470">
        <w:rPr>
          <w:rFonts w:hint="eastAsia"/>
        </w:rPr>
        <w:t xml:space="preserve"> 4-1-11, </w:t>
      </w:r>
      <w:r w:rsidRPr="000F4470">
        <w:t xml:space="preserve">http://economistshan.blogspot.com/2011/04/bullish-on-russian-economy-by-shan.html, </w:t>
      </w:r>
      <w:r w:rsidRPr="000F4470">
        <w:rPr>
          <w:rFonts w:eastAsia="Batang" w:hint="eastAsia"/>
          <w:lang w:eastAsia="ko-KR"/>
        </w:rPr>
        <w:t>7-2-12, GHK</w:t>
      </w:r>
      <w:r w:rsidRPr="000F4470">
        <w:t>)</w:t>
      </w:r>
    </w:p>
    <w:p w:rsidR="00E022F5" w:rsidRPr="000F4470" w:rsidRDefault="00E022F5" w:rsidP="00E022F5">
      <w:pPr>
        <w:rPr>
          <w:b/>
          <w:bCs/>
          <w:u w:val="single"/>
        </w:rPr>
      </w:pPr>
      <w:r w:rsidRPr="000F4470">
        <w:rPr>
          <w:b/>
          <w:bCs/>
          <w:u w:val="single"/>
        </w:rPr>
        <w:t>Russia is the 6th largest economy</w:t>
      </w:r>
      <w:r w:rsidRPr="00EF06A8">
        <w:rPr>
          <w:sz w:val="16"/>
        </w:rPr>
        <w:t xml:space="preserve"> with per capita standing at $10,521 in 2010. According to the IMF, </w:t>
      </w:r>
      <w:r w:rsidRPr="000F4470">
        <w:rPr>
          <w:b/>
          <w:bCs/>
          <w:u w:val="single"/>
        </w:rPr>
        <w:t>Russia is set to grow its GDP by 4.34% in 2011</w:t>
      </w:r>
      <w:r w:rsidRPr="00EF06A8">
        <w:rPr>
          <w:sz w:val="16"/>
        </w:rPr>
        <w:t xml:space="preserve">. Russia and China have signed trade agreement to enhance volumes of economic corporation in Chinese Yuan and Russian Ruble. I am bullish on Russia for the next decade. In currencies, I stand bullish on Chinese Yuan, Canadian dollar and Aussie dollar and Russian Ruble. </w:t>
      </w:r>
      <w:r w:rsidRPr="000F4470">
        <w:rPr>
          <w:b/>
          <w:bCs/>
          <w:u w:val="single"/>
        </w:rPr>
        <w:t>Russia is a resource rich economy and its currency ruble will appreciate against US dollar going forward. Oil and Gas are the main exports. With oil prices continue to upsurge; Russian economy will drive huge dividends in this favorable commodity price environment.</w:t>
      </w:r>
      <w:r w:rsidRPr="00EF06A8">
        <w:rPr>
          <w:sz w:val="16"/>
        </w:rPr>
        <w:t xml:space="preserve"> There are few experts that I follow and I have met them to get their insights about commodities and global economy. According to Marc Faber—the author of Gloom, Doom and Boom, </w:t>
      </w:r>
      <w:r w:rsidRPr="000F4470">
        <w:rPr>
          <w:b/>
          <w:bCs/>
          <w:u w:val="single"/>
        </w:rPr>
        <w:t>Russian economy will continue to grow since it is rich in oil.</w:t>
      </w:r>
      <w:r w:rsidRPr="00EF06A8">
        <w:rPr>
          <w:sz w:val="16"/>
        </w:rPr>
        <w:t xml:space="preserve"> He is bullish on oil. </w:t>
      </w:r>
      <w:r w:rsidRPr="000F4470">
        <w:rPr>
          <w:b/>
          <w:bCs/>
          <w:u w:val="single"/>
        </w:rPr>
        <w:t>Oil prices upside will be high as global demand and appetite would grow further as emerging economies need energy for their sustainable growth and development.</w:t>
      </w:r>
      <w:r w:rsidRPr="00EF06A8">
        <w:rPr>
          <w:sz w:val="16"/>
        </w:rPr>
        <w:t xml:space="preserve"> The country is moving with strong political forces that are joining hands to take the country to the next phase of economic development. Skilled and educated labor force and evolving business environment are making a strong case for foreign direct investment to be placed in Russia. According to commodity guru, Jim Rogers, </w:t>
      </w:r>
      <w:r w:rsidRPr="000F4470">
        <w:rPr>
          <w:b/>
          <w:bCs/>
          <w:u w:val="single"/>
        </w:rPr>
        <w:t>no major exploration has been done in energy sector for the past 25 years</w:t>
      </w:r>
      <w:r w:rsidRPr="00EF06A8">
        <w:rPr>
          <w:sz w:val="16"/>
        </w:rPr>
        <w:t xml:space="preserve"> and energy economics follow a different path as we move forward to bridge the gap between demand and supply. Energy demand i.e. Oil and gas will remain high for many years. In 1998, the average oil price was $17/barrel. In 2008, the average price was $38.77 / barrel. In 2018, average prices are expected to touch $77/barrel. At present price, oil is consumed amounting to $3.2 trillion annually. In a nutshell, </w:t>
      </w:r>
      <w:r w:rsidRPr="000F4470">
        <w:rPr>
          <w:b/>
          <w:bCs/>
          <w:u w:val="single"/>
        </w:rPr>
        <w:t xml:space="preserve">Russia will benefit from oil and gas price rise globally and will emerge as one of the strongest players in the international financial markets with solid infra-structure and sound economic base to navigate through the financial meltdowns and storms coming in the noisy market. </w:t>
      </w:r>
    </w:p>
    <w:p w:rsidR="00E022F5" w:rsidRPr="00313CF9" w:rsidRDefault="00E022F5" w:rsidP="00E022F5"/>
    <w:p w:rsidR="00E022F5" w:rsidRDefault="00E022F5" w:rsidP="00E022F5">
      <w:pPr>
        <w:rPr>
          <w:b/>
          <w:bCs/>
          <w:sz w:val="26"/>
          <w:lang w:eastAsia="ko-KR"/>
        </w:rPr>
      </w:pPr>
      <w:r>
        <w:rPr>
          <w:rFonts w:eastAsiaTheme="majorEastAsia" w:cstheme="majorBidi"/>
          <w:b/>
          <w:bCs/>
          <w:iCs/>
          <w:sz w:val="26"/>
        </w:rPr>
        <w:t xml:space="preserve">(--) </w:t>
      </w:r>
      <w:r w:rsidRPr="000F4470">
        <w:rPr>
          <w:rFonts w:eastAsiaTheme="majorEastAsia" w:cstheme="majorBidi"/>
          <w:b/>
          <w:bCs/>
          <w:iCs/>
          <w:sz w:val="26"/>
        </w:rPr>
        <w:t>Oil is key to Russia’s economic success</w:t>
      </w:r>
      <w:r w:rsidRPr="000F4470">
        <w:rPr>
          <w:b/>
          <w:u w:val="single"/>
        </w:rPr>
        <w:br/>
      </w:r>
      <w:r w:rsidRPr="000F4470">
        <w:rPr>
          <w:b/>
          <w:bCs/>
          <w:sz w:val="26"/>
        </w:rPr>
        <w:t>Dutram</w:t>
      </w:r>
      <w:r>
        <w:rPr>
          <w:b/>
          <w:bCs/>
          <w:sz w:val="26"/>
        </w:rPr>
        <w:t xml:space="preserve">, </w:t>
      </w:r>
      <w:r w:rsidRPr="000F4470">
        <w:rPr>
          <w:rFonts w:hint="eastAsia"/>
          <w:b/>
          <w:bCs/>
          <w:sz w:val="26"/>
          <w:lang w:eastAsia="ko-KR"/>
        </w:rPr>
        <w:t xml:space="preserve">12 </w:t>
      </w:r>
    </w:p>
    <w:p w:rsidR="00E022F5" w:rsidRPr="000F4470" w:rsidRDefault="00E022F5" w:rsidP="00E022F5">
      <w:r w:rsidRPr="000F4470">
        <w:rPr>
          <w:rFonts w:hint="eastAsia"/>
        </w:rPr>
        <w:t xml:space="preserve">(Eric, 6-7-12, NASDAQ, </w:t>
      </w:r>
      <w:r w:rsidRPr="000F4470">
        <w:t>“</w:t>
      </w:r>
      <w:r w:rsidRPr="000F4470">
        <w:rPr>
          <w:rFonts w:hint="eastAsia"/>
        </w:rPr>
        <w:t xml:space="preserve">Why Russia ETF Are Not A Debt Crisis Safe Haven </w:t>
      </w:r>
      <w:r w:rsidRPr="000F4470">
        <w:t>–</w:t>
      </w:r>
      <w:r w:rsidRPr="000F4470">
        <w:rPr>
          <w:rFonts w:hint="eastAsia"/>
        </w:rPr>
        <w:t xml:space="preserve"> ETF News and Commentary,</w:t>
      </w:r>
      <w:r w:rsidRPr="000F4470">
        <w:t>”</w:t>
      </w:r>
      <w:r w:rsidRPr="000F4470">
        <w:rPr>
          <w:rFonts w:hint="eastAsia"/>
        </w:rPr>
        <w:t xml:space="preserve"> </w:t>
      </w:r>
      <w:hyperlink r:id="rId27" w:history="1">
        <w:r w:rsidRPr="000F4470">
          <w:t>http://community.nasdaq.com/News/2012-06/why-russia-etfs-are-not-a-debt-crisis-safe-haven-etf-news-and-commentary.aspx?storyid=146843</w:t>
        </w:r>
      </w:hyperlink>
      <w:r w:rsidRPr="000F4470">
        <w:rPr>
          <w:rFonts w:hint="eastAsia"/>
        </w:rPr>
        <w:t>, 7-</w:t>
      </w:r>
      <w:r w:rsidRPr="000F4470">
        <w:rPr>
          <w:rFonts w:hint="eastAsia"/>
          <w:lang w:eastAsia="ko-KR"/>
        </w:rPr>
        <w:t>4</w:t>
      </w:r>
      <w:r w:rsidRPr="000F4470">
        <w:rPr>
          <w:rFonts w:hint="eastAsia"/>
        </w:rPr>
        <w:t>-12, GHK)</w:t>
      </w:r>
    </w:p>
    <w:p w:rsidR="00E022F5" w:rsidRPr="000F4470" w:rsidRDefault="00E022F5" w:rsidP="00E022F5">
      <w:pPr>
        <w:rPr>
          <w:b/>
          <w:u w:val="single"/>
        </w:rPr>
      </w:pPr>
      <w:r w:rsidRPr="000F4470">
        <w:rPr>
          <w:b/>
          <w:bCs/>
          <w:u w:val="single"/>
        </w:rPr>
        <w:t>Russia is</w:t>
      </w:r>
      <w:r w:rsidRPr="00EF06A8">
        <w:rPr>
          <w:sz w:val="16"/>
        </w:rPr>
        <w:t xml:space="preserve"> practically </w:t>
      </w:r>
      <w:r w:rsidRPr="000F4470">
        <w:rPr>
          <w:b/>
          <w:bCs/>
          <w:u w:val="single"/>
        </w:rPr>
        <w:t>tied with Saudi Arabia in</w:t>
      </w:r>
      <w:r w:rsidRPr="00EF06A8">
        <w:rPr>
          <w:sz w:val="16"/>
        </w:rPr>
        <w:t xml:space="preserve"> terms of </w:t>
      </w:r>
      <w:r w:rsidRPr="000F4470">
        <w:rPr>
          <w:b/>
          <w:bCs/>
          <w:u w:val="single"/>
        </w:rPr>
        <w:t>oil production and is</w:t>
      </w:r>
      <w:r w:rsidRPr="00EF06A8">
        <w:rPr>
          <w:sz w:val="16"/>
        </w:rPr>
        <w:t xml:space="preserve"> also </w:t>
      </w:r>
      <w:r w:rsidRPr="000F4470">
        <w:rPr>
          <w:b/>
          <w:bCs/>
          <w:u w:val="single"/>
        </w:rPr>
        <w:t>the second biggest exporter</w:t>
      </w:r>
      <w:r w:rsidRPr="00EF06A8">
        <w:rPr>
          <w:sz w:val="16"/>
        </w:rPr>
        <w:t xml:space="preserve"> of the product as well</w:t>
      </w:r>
      <w:r w:rsidRPr="000F4470">
        <w:rPr>
          <w:b/>
          <w:bCs/>
          <w:u w:val="single"/>
        </w:rPr>
        <w:t>. Given this, and the heavily concentrated nature of the Russian economy,the key commodity tends to be the main driver of the fortunes in the nation.</w:t>
      </w:r>
      <w:r w:rsidRPr="000F4470">
        <w:rPr>
          <w:rFonts w:hint="eastAsia"/>
          <w:b/>
          <w:bCs/>
          <w:u w:val="single"/>
          <w:lang w:eastAsia="ko-KR"/>
        </w:rPr>
        <w:t xml:space="preserve"> </w:t>
      </w:r>
      <w:r w:rsidRPr="00EF06A8">
        <w:rPr>
          <w:sz w:val="16"/>
        </w:rPr>
        <w:t xml:space="preserve">While this can be a great thing when oil markets are surging higher, it can also have the opposite effect when crude prices are tumbling. In fact, over the past six months, the </w:t>
      </w:r>
      <w:r w:rsidRPr="000F4470">
        <w:rPr>
          <w:b/>
          <w:bCs/>
          <w:u w:val="single"/>
        </w:rPr>
        <w:t xml:space="preserve">main Russia ETF has slumped along with crude oil </w:t>
      </w:r>
      <w:r w:rsidRPr="00EF06A8">
        <w:rPr>
          <w:sz w:val="16"/>
        </w:rPr>
        <w:t>and has easily underperformed broad European markets as well.Besides a recent surge thanks to stimulus hopes, the top Russia ETF, RSX , has lost about as much as USO a popular oil benchmark has in the same time frame, with both tumbling by more than 11%. Meanwhile, broad European markets, as represented by VGK , have fallen by about a third as much as their Russian counterparts over the past six months, suggesting that while there are a few exceptions to the rule, a broad play on Europe still would have been a better idea than investing in Russia over the past six months and especially in the past six weeks.</w:t>
      </w:r>
    </w:p>
    <w:p w:rsidR="00E022F5" w:rsidRPr="00564DC3" w:rsidRDefault="00E022F5" w:rsidP="00E022F5">
      <w:pPr>
        <w:pStyle w:val="Heading4"/>
      </w:pPr>
      <w:r>
        <w:t xml:space="preserve">(--) </w:t>
      </w:r>
      <w:r w:rsidRPr="00564DC3">
        <w:t>Russia’s economy is dependent of the price of oil staying high</w:t>
      </w:r>
    </w:p>
    <w:p w:rsidR="00E022F5" w:rsidRDefault="00E022F5" w:rsidP="00E022F5">
      <w:r w:rsidRPr="007139B7">
        <w:rPr>
          <w:rStyle w:val="StyleStyleBold12pt"/>
          <w:highlight w:val="cyan"/>
        </w:rPr>
        <w:t>CIA 2011</w:t>
      </w:r>
      <w:r>
        <w:t xml:space="preserve"> </w:t>
      </w:r>
      <w:r>
        <w:rPr>
          <w:sz w:val="10"/>
        </w:rPr>
        <w:t xml:space="preserve">(Central Intelligence Agency, The World Factbook, JUNE 15 2011, </w:t>
      </w:r>
      <w:hyperlink r:id="rId28" w:history="1">
        <w:r>
          <w:rPr>
            <w:rStyle w:val="Hyperlink"/>
            <w:sz w:val="10"/>
          </w:rPr>
          <w:t>https://www.cia.gov/library/publications/the-world-factbook/geos/rs.html</w:t>
        </w:r>
      </w:hyperlink>
      <w:r>
        <w:rPr>
          <w:sz w:val="10"/>
        </w:rPr>
        <w:t>, ZBurdette)</w:t>
      </w:r>
    </w:p>
    <w:p w:rsidR="00E022F5" w:rsidRDefault="00E022F5" w:rsidP="00E022F5">
      <w:pPr>
        <w:rPr>
          <w:sz w:val="10"/>
        </w:rPr>
      </w:pPr>
    </w:p>
    <w:p w:rsidR="00E022F5" w:rsidRDefault="00E022F5" w:rsidP="00E022F5">
      <w:pPr>
        <w:rPr>
          <w:sz w:val="10"/>
        </w:rPr>
      </w:pPr>
    </w:p>
    <w:p w:rsidR="00E022F5" w:rsidRDefault="00E022F5" w:rsidP="00E022F5">
      <w:pPr>
        <w:rPr>
          <w:sz w:val="10"/>
        </w:rPr>
      </w:pPr>
      <w:r>
        <w:rPr>
          <w:sz w:val="10"/>
        </w:rPr>
        <w:t xml:space="preserve">Russia has undergone significant changes since the collapse of the Soviet Union, moving from a globally-isolated, centrally-planned economy to a more market-based and globally-integrated economy. Economic reforms in the 1990s privatized most industry, with notable exceptions in the energy and defense-related sectors. The protection of property rights is still weak and the private sector remains subject to heavy state interference. Russian industry is primarily split between globally-competitive commodity producers - </w:t>
      </w:r>
      <w:r>
        <w:rPr>
          <w:highlight w:val="cyan"/>
          <w:u w:val="single"/>
        </w:rPr>
        <w:t>in 2009 Russia</w:t>
      </w:r>
      <w:r>
        <w:rPr>
          <w:u w:val="single"/>
        </w:rPr>
        <w:t xml:space="preserve"> </w:t>
      </w:r>
      <w:r>
        <w:rPr>
          <w:highlight w:val="cyan"/>
          <w:u w:val="single"/>
        </w:rPr>
        <w:t>was</w:t>
      </w:r>
      <w:r>
        <w:rPr>
          <w:u w:val="single"/>
        </w:rPr>
        <w:t xml:space="preserve"> the world's largest exporter of natural gas, </w:t>
      </w:r>
      <w:r>
        <w:rPr>
          <w:highlight w:val="cyan"/>
          <w:u w:val="single"/>
        </w:rPr>
        <w:t>the second largest exporter of oil</w:t>
      </w:r>
      <w:r>
        <w:rPr>
          <w:u w:val="single"/>
        </w:rPr>
        <w:t>,</w:t>
      </w:r>
      <w:r>
        <w:rPr>
          <w:sz w:val="10"/>
        </w:rPr>
        <w:t xml:space="preserve"> and the third largest exporter of steel and primary aluminum - and other less competitive heavy industries that remain dependent on the Russian domestic market. </w:t>
      </w:r>
      <w:r>
        <w:rPr>
          <w:highlight w:val="cyan"/>
          <w:u w:val="single"/>
        </w:rPr>
        <w:t>This reliance on commodity exports makes Russia vulnerable to</w:t>
      </w:r>
      <w:r>
        <w:rPr>
          <w:u w:val="single"/>
        </w:rPr>
        <w:t xml:space="preserve"> boom and bust cycles that follow the highly </w:t>
      </w:r>
      <w:r>
        <w:rPr>
          <w:highlight w:val="cyan"/>
          <w:u w:val="single"/>
        </w:rPr>
        <w:t>volatile swings in global commodity prices</w:t>
      </w:r>
      <w:r>
        <w:rPr>
          <w:sz w:val="10"/>
          <w:highlight w:val="cyan"/>
        </w:rPr>
        <w:t>.</w:t>
      </w:r>
      <w:r>
        <w:rPr>
          <w:sz w:val="10"/>
        </w:rPr>
        <w:t xml:space="preserve"> </w:t>
      </w:r>
      <w:r>
        <w:rPr>
          <w:highlight w:val="cyan"/>
          <w:u w:val="single"/>
        </w:rPr>
        <w:t>The government</w:t>
      </w:r>
      <w:r>
        <w:rPr>
          <w:u w:val="single"/>
        </w:rPr>
        <w:t xml:space="preserve"> </w:t>
      </w:r>
      <w:r>
        <w:rPr>
          <w:sz w:val="10"/>
        </w:rPr>
        <w:t xml:space="preserve">since 2007 </w:t>
      </w:r>
      <w:r>
        <w:rPr>
          <w:highlight w:val="cyan"/>
          <w:u w:val="single"/>
        </w:rPr>
        <w:t>has embarked on an ambitious program to reduce this dependency</w:t>
      </w:r>
      <w:r>
        <w:rPr>
          <w:u w:val="single"/>
        </w:rPr>
        <w:t xml:space="preserve"> and build up the country's high technology sectors, but with few results so far.</w:t>
      </w:r>
      <w:r>
        <w:rPr>
          <w:sz w:val="10"/>
        </w:rPr>
        <w:t xml:space="preserve"> The economy had averaged 7% growth since the 1998 Russian financial crisis, resulting in a doubling of real disposable incomes and the emergence of a middle class. </w:t>
      </w:r>
      <w:r>
        <w:rPr>
          <w:u w:val="single"/>
        </w:rPr>
        <w:t>The Russian economy</w:t>
      </w:r>
      <w:r>
        <w:rPr>
          <w:sz w:val="10"/>
        </w:rPr>
        <w:t xml:space="preserve">, however, </w:t>
      </w:r>
      <w:r>
        <w:rPr>
          <w:u w:val="single"/>
        </w:rPr>
        <w:t>was one of the hardest hit by the 2008-09 global economic crisis as oil prices plummeted</w:t>
      </w:r>
      <w:r>
        <w:rPr>
          <w:sz w:val="10"/>
        </w:rPr>
        <w:t xml:space="preserve"> and the foreign credits that Russian banks and firms relied on dried up. The Central Bank of Russia spent one-third of its $600 billion international reserves, the world's third largest, in late 2008 to slow the devaluation of the ruble. The government also devoted $200 billion in a rescue plan to increase liquidity in the banking sector and aid Russian firms unable to roll over large foreign debts coming due. The economic decline bottomed out in mid-2009 and the economy began to grow in the first quarter of 2010. However, a severe drought and fires in central Russia reduced agricultural output, prompting a ban on grain exports for part of the year, and slowed growth in other sectors such as manufacturing and retail trade. </w:t>
      </w:r>
      <w:r>
        <w:rPr>
          <w:highlight w:val="cyan"/>
          <w:u w:val="single"/>
        </w:rPr>
        <w:t>High oil prices buoyed Russian growth in</w:t>
      </w:r>
      <w:r>
        <w:rPr>
          <w:sz w:val="10"/>
        </w:rPr>
        <w:t xml:space="preserve"> the first quarter of </w:t>
      </w:r>
      <w:r>
        <w:rPr>
          <w:highlight w:val="cyan"/>
          <w:u w:val="single"/>
        </w:rPr>
        <w:t>2011</w:t>
      </w:r>
      <w:r>
        <w:rPr>
          <w:u w:val="single"/>
        </w:rPr>
        <w:t xml:space="preserve"> </w:t>
      </w:r>
      <w:r>
        <w:rPr>
          <w:sz w:val="10"/>
        </w:rPr>
        <w:t xml:space="preserve">and could help Russia reduce the budget deficit inherited from the lean years of 2008-09, but inflation and increased government expenditures may limit the positive impact of these revenues. Russia's long-term challenges include a shrinking workforce, a high level of corruption, difficulty in accessing capital for smaller, non-energy companies, and poor infrastructure in need of large investments. </w:t>
      </w:r>
    </w:p>
    <w:p w:rsidR="00E022F5" w:rsidRDefault="00E022F5" w:rsidP="00E022F5">
      <w:pPr>
        <w:pStyle w:val="Heading4"/>
      </w:pPr>
      <w:r>
        <w:t>(--) Oil prices will make or break the Russian economy</w:t>
      </w:r>
    </w:p>
    <w:p w:rsidR="00E022F5" w:rsidRDefault="00E022F5" w:rsidP="00E022F5">
      <w:r w:rsidRPr="00396617">
        <w:rPr>
          <w:rStyle w:val="StyleStyleBold12pt"/>
        </w:rPr>
        <w:t>Vestnik Kavkaza 2012</w:t>
      </w:r>
      <w:r>
        <w:t xml:space="preserve"> (Tue, 07/31/2012 - 10:15</w:t>
      </w:r>
    </w:p>
    <w:p w:rsidR="00E022F5" w:rsidRDefault="00E022F5" w:rsidP="00E022F5">
      <w:r>
        <w:t>Two scenarios of Russian economic development,</w:t>
      </w:r>
      <w:r w:rsidRPr="00396617">
        <w:t xml:space="preserve"> </w:t>
      </w:r>
      <w:hyperlink r:id="rId29" w:history="1">
        <w:r w:rsidRPr="00731C9D">
          <w:rPr>
            <w:rStyle w:val="Hyperlink"/>
          </w:rPr>
          <w:t>http://vestnikkavkaza.net/articles/economy/29605.html</w:t>
        </w:r>
      </w:hyperlink>
      <w:r>
        <w:t xml:space="preserve"> ) RCM</w:t>
      </w:r>
    </w:p>
    <w:p w:rsidR="00E022F5" w:rsidRDefault="00E022F5" w:rsidP="00E022F5"/>
    <w:p w:rsidR="00E022F5" w:rsidRPr="00396617" w:rsidRDefault="00E022F5" w:rsidP="00E022F5">
      <w:pPr>
        <w:rPr>
          <w:sz w:val="16"/>
        </w:rPr>
      </w:pPr>
      <w:r w:rsidRPr="00396617">
        <w:rPr>
          <w:sz w:val="16"/>
        </w:rPr>
        <w:t>Sergey Pukhov, Senior Scientist of the institute of Development Center of the HSE</w:t>
      </w:r>
      <w:r w:rsidRPr="00396617">
        <w:rPr>
          <w:sz w:val="12"/>
        </w:rPr>
        <w:t>¶</w:t>
      </w:r>
      <w:r w:rsidRPr="00396617">
        <w:rPr>
          <w:sz w:val="16"/>
        </w:rPr>
        <w:t xml:space="preserve"> I expect a devaluation of the ruble by the end of the year. It seems the Bank of Russia is preparing for this: it has extended the limits of the currency band by 50 kopecks in each direction and has decreased the volume of accumulated interventions which led to the change of currency band limits from 50 million up to 450 million. </w:t>
      </w:r>
      <w:r w:rsidRPr="00396617">
        <w:rPr>
          <w:rStyle w:val="StyleBoldUnderline"/>
        </w:rPr>
        <w:t>The key factor which can lead to devaluation are the premises connected with oil price stagnation</w:t>
      </w:r>
      <w:r w:rsidRPr="00396617">
        <w:rPr>
          <w:sz w:val="16"/>
        </w:rPr>
        <w:t xml:space="preserve">. </w:t>
      </w:r>
      <w:r w:rsidRPr="00396617">
        <w:rPr>
          <w:rStyle w:val="StyleBoldUnderline"/>
        </w:rPr>
        <w:t>If oil prices are at the level of $100, we will see a seasonal decrease in exports</w:t>
      </w:r>
      <w:r w:rsidRPr="00396617">
        <w:rPr>
          <w:sz w:val="16"/>
        </w:rPr>
        <w:t xml:space="preserve"> and a seasonal increase in imports. </w:t>
      </w:r>
      <w:r w:rsidRPr="00396617">
        <w:rPr>
          <w:rStyle w:val="StyleBoldUnderline"/>
        </w:rPr>
        <w:t>Against the background of trade deficit growth, this tendency will lead to the fact that currency inflow will decrease to simple numbers. In the first and the second quarters they were about 50 billion in total. If capital outflow remains at the same level, this will lead to a decrease in reserves of $30-40 billion</w:t>
      </w:r>
      <w:r w:rsidRPr="00396617">
        <w:rPr>
          <w:sz w:val="16"/>
        </w:rPr>
        <w:t xml:space="preserve">. To change the scale of the outflow we should remember the principle of the currency band – </w:t>
      </w:r>
      <w:r w:rsidRPr="00396617">
        <w:rPr>
          <w:rStyle w:val="StyleBoldUnderline"/>
        </w:rPr>
        <w:t>every 9 billion the reserve decreases is one ruble of devaluation of a currency basket</w:t>
      </w:r>
      <w:r w:rsidRPr="00396617">
        <w:rPr>
          <w:sz w:val="16"/>
        </w:rPr>
        <w:t>.</w:t>
      </w:r>
    </w:p>
    <w:p w:rsidR="00E022F5" w:rsidRDefault="00E022F5" w:rsidP="00E022F5">
      <w:pPr>
        <w:pStyle w:val="Heading4"/>
      </w:pPr>
      <w:r>
        <w:t>(--) A fall in oil prices will ruin the Russian economy</w:t>
      </w:r>
    </w:p>
    <w:p w:rsidR="00E022F5" w:rsidRPr="00E722D1" w:rsidRDefault="00E022F5" w:rsidP="00E022F5">
      <w:pPr>
        <w:rPr>
          <w:rStyle w:val="StyleStyleBold12pt"/>
        </w:rPr>
      </w:pPr>
      <w:r w:rsidRPr="00E722D1">
        <w:rPr>
          <w:rStyle w:val="StyleStyleBold12pt"/>
        </w:rPr>
        <w:t>Ridgwell, 12</w:t>
      </w:r>
    </w:p>
    <w:p w:rsidR="00E022F5" w:rsidRPr="00E722D1" w:rsidRDefault="00E022F5" w:rsidP="00E022F5">
      <w:r>
        <w:t xml:space="preserve">(Henry, Editor for Voice of America, 6/11, Voice of America, “Falling Oil Prices Prompt Russian Economic Fears,” </w:t>
      </w:r>
      <w:hyperlink r:id="rId30" w:history="1">
        <w:r w:rsidRPr="00875A5E">
          <w:rPr>
            <w:rStyle w:val="Hyperlink"/>
          </w:rPr>
          <w:t>http://www.voanews.com/content/falling-oil-prices-prompt-russian-economic-fears/1206097.html</w:t>
        </w:r>
      </w:hyperlink>
      <w:r>
        <w:t>, Accessed: 7/11/12, GJV)</w:t>
      </w:r>
    </w:p>
    <w:p w:rsidR="00E022F5" w:rsidRDefault="00E022F5" w:rsidP="00E022F5">
      <w:pPr>
        <w:rPr>
          <w:rStyle w:val="StyleBoldUnderline"/>
        </w:rPr>
      </w:pPr>
      <w:r w:rsidRPr="00E722D1">
        <w:rPr>
          <w:rStyle w:val="StyleBoldUnderline"/>
        </w:rPr>
        <w:t>Stephen Tindale, an energy economist at the Center for European Reform, said, “Almost half of the Russian government’s revenue comes from various taxes on oil and gas exports.”</w:t>
      </w:r>
      <w:r w:rsidRPr="00CE5F43">
        <w:rPr>
          <w:sz w:val="16"/>
        </w:rPr>
        <w:t xml:space="preserve"> Watch a related video report by Mil Arcega ​​Tindale says</w:t>
      </w:r>
      <w:r w:rsidRPr="00C72D18">
        <w:rPr>
          <w:rStyle w:val="StyleBoldUnderline"/>
        </w:rPr>
        <w:t xml:space="preserve"> that leaves the Russian economy highly vulnerable to a fall in oil prices. “It would mean their budget was well out of balance and so would be very serious, short-term, for Putin and the Russian government," he said. </w:t>
      </w:r>
    </w:p>
    <w:p w:rsidR="00E022F5" w:rsidRDefault="00E022F5" w:rsidP="00E022F5">
      <w:pPr>
        <w:pStyle w:val="Heading4"/>
      </w:pPr>
      <w:r>
        <w:t>(--) If oil prices were to fall, Russia’s economy would be destroyed</w:t>
      </w:r>
    </w:p>
    <w:p w:rsidR="00E022F5" w:rsidRPr="00C72C0D" w:rsidRDefault="00E022F5" w:rsidP="00E022F5">
      <w:pPr>
        <w:rPr>
          <w:rStyle w:val="StyleStyleBold12pt"/>
        </w:rPr>
      </w:pPr>
      <w:r w:rsidRPr="00C72C0D">
        <w:rPr>
          <w:rStyle w:val="StyleStyleBold12pt"/>
        </w:rPr>
        <w:t>Shelin, 12</w:t>
      </w:r>
    </w:p>
    <w:p w:rsidR="00E022F5" w:rsidRPr="00021FEE" w:rsidRDefault="00E022F5" w:rsidP="00E022F5">
      <w:r>
        <w:t xml:space="preserve">(Sergey, political columnist,  4/30, Novayagazeta, “Putin Without Oil,” </w:t>
      </w:r>
      <w:hyperlink r:id="rId31" w:history="1">
        <w:r w:rsidRPr="00955870">
          <w:rPr>
            <w:rStyle w:val="Hyperlink"/>
          </w:rPr>
          <w:t>http://en.novayagazeta.ru/business/52381.html</w:t>
        </w:r>
      </w:hyperlink>
      <w:r>
        <w:t>, Accessed: 7/5/12, GJV)</w:t>
      </w:r>
    </w:p>
    <w:p w:rsidR="00E022F5" w:rsidRPr="000A59F4" w:rsidRDefault="00E022F5" w:rsidP="00E022F5">
      <w:pPr>
        <w:rPr>
          <w:b/>
          <w:bCs/>
          <w:u w:val="single"/>
        </w:rPr>
      </w:pPr>
      <w:r w:rsidRPr="00CE5F43">
        <w:rPr>
          <w:sz w:val="16"/>
        </w:rPr>
        <w:t>In the first quarter of 2012, the average price of Urals Crude was $117 a barrel; compare that with Q1 2010 when the price barely touched $70. In Q1 2012, Russia’s exports totaled $135 billion and imports made up $73 billion, a healthy margin of $62 billion. However, due to negative balance of payments, services and other economic parameters the Russian current account stands at a more modest $42 billion</w:t>
      </w:r>
      <w:r w:rsidRPr="00C72C0D">
        <w:rPr>
          <w:rStyle w:val="StyleBoldUnderline"/>
        </w:rPr>
        <w:t xml:space="preserve">. Moreover, since the net outflow of private capital from Russia for the same three months was $35 billion, the country’s economy is more or less breaking even. If oil prices were to fall down to the 2010 mark of $70 a barrel, and along with it other energy resources that make up more than 70% of all Russian exports, then total revenue would fall by some $40 billion, from the current $135 billion to $95 billion. </w:t>
      </w:r>
      <w:r w:rsidRPr="00CE5F43">
        <w:rPr>
          <w:sz w:val="16"/>
        </w:rPr>
        <w:t>In addition, Q1 2010 saw Russian imported goods totaling $46 billion and export of private capital touching $15billion, 1.6 and 2.3 times lower than today’s figure respectively</w:t>
      </w:r>
      <w:r w:rsidRPr="00C72C0D">
        <w:rPr>
          <w:rStyle w:val="StyleBoldUnderline"/>
        </w:rPr>
        <w:t>. If world oil prices do indeed crash, it is believed that Russians will panic and the country’s private capital exports will accelerate dramatically. A drop in oil prices will not be matched by the required cut in imports and</w:t>
      </w:r>
      <w:r w:rsidRPr="00CE5F43">
        <w:rPr>
          <w:sz w:val="16"/>
        </w:rPr>
        <w:t xml:space="preserve"> to restore fiscal balance </w:t>
      </w:r>
      <w:r w:rsidRPr="00C72C0D">
        <w:rPr>
          <w:rStyle w:val="StyleBoldUnderline"/>
        </w:rPr>
        <w:t>the Kremlin will have to decide whether to raid their foreign reserves or cut their expenditure on imports by half. The result would lead to a sharp devaluation of the ruble, a drop in consumer confidence and a surge in inflation.</w:t>
      </w:r>
    </w:p>
    <w:p w:rsidR="00E022F5" w:rsidRDefault="00E022F5" w:rsidP="00E022F5">
      <w:pPr>
        <w:pStyle w:val="Heading3"/>
      </w:pPr>
      <w:bookmarkStart w:id="53" w:name="_Toc301540642"/>
      <w:bookmarkStart w:id="54" w:name="_Toc335830371"/>
      <w:bookmarkStart w:id="55" w:name="_Toc349306929"/>
      <w:bookmarkStart w:id="56" w:name="_Toc360210061"/>
      <w:bookmarkStart w:id="57" w:name="_Toc360210159"/>
      <w:bookmarkStart w:id="58" w:name="_Toc301540571"/>
      <w:r>
        <w:t>Internals:  Low Oil Prices Undermine Russian Economy</w:t>
      </w:r>
      <w:bookmarkEnd w:id="53"/>
      <w:bookmarkEnd w:id="54"/>
      <w:bookmarkEnd w:id="55"/>
      <w:bookmarkEnd w:id="56"/>
      <w:bookmarkEnd w:id="57"/>
    </w:p>
    <w:p w:rsidR="00E022F5" w:rsidRDefault="00E022F5" w:rsidP="00E022F5">
      <w:pPr>
        <w:pStyle w:val="Heading4"/>
      </w:pPr>
      <w:r>
        <w:t>(--) Russian economy is badly dependent on oil &amp; gas exports:</w:t>
      </w:r>
    </w:p>
    <w:p w:rsidR="00E022F5" w:rsidRDefault="00E022F5" w:rsidP="00E022F5">
      <w:pPr>
        <w:ind w:firstLine="360"/>
      </w:pPr>
      <w:r>
        <w:t xml:space="preserve">Sergei </w:t>
      </w:r>
      <w:r w:rsidRPr="00656E0F">
        <w:rPr>
          <w:rStyle w:val="BoldUnderline"/>
        </w:rPr>
        <w:t>Seninsky</w:t>
      </w:r>
      <w:r>
        <w:t>, 8/16/20</w:t>
      </w:r>
      <w:r w:rsidRPr="00656E0F">
        <w:rPr>
          <w:rStyle w:val="BoldUnderline"/>
        </w:rPr>
        <w:t>11</w:t>
      </w:r>
      <w:r>
        <w:t xml:space="preserve"> (economic analyst for RFE/RL's Russian Service, “Five Questions On The Russian Economy,”</w:t>
      </w:r>
    </w:p>
    <w:p w:rsidR="00E022F5" w:rsidRDefault="00E022F5" w:rsidP="00E022F5">
      <w:pPr>
        <w:ind w:firstLine="360"/>
      </w:pPr>
      <w:hyperlink r:id="rId32" w:history="1">
        <w:r w:rsidRPr="00C301E5">
          <w:rPr>
            <w:rStyle w:val="Hyperlink"/>
          </w:rPr>
          <w:t>http://www.rferl.org/content/five_questions_on_the_russian_economy/24298630.html</w:t>
        </w:r>
      </w:hyperlink>
      <w:r>
        <w:t>)</w:t>
      </w:r>
    </w:p>
    <w:p w:rsidR="00E022F5" w:rsidRDefault="00E022F5" w:rsidP="00E022F5">
      <w:r w:rsidRPr="00561A18">
        <w:rPr>
          <w:sz w:val="16"/>
        </w:rPr>
        <w:t>The recent tremors in the world's financial markets have reverberated in Russia, where stocks have fluctuated wildly and the ruble dropped 3.9 percent in the course of a week.</w:t>
      </w:r>
      <w:r>
        <w:t xml:space="preserve"> </w:t>
      </w:r>
      <w:r w:rsidRPr="00646BEE">
        <w:rPr>
          <w:rStyle w:val="StyleBoldUnderline"/>
        </w:rPr>
        <w:t>The Russian economy, meanwhile, remains deeply dependent on oil and gas exports</w:t>
      </w:r>
      <w:r>
        <w:t xml:space="preserve"> </w:t>
      </w:r>
      <w:r w:rsidRPr="00561A18">
        <w:rPr>
          <w:sz w:val="16"/>
        </w:rPr>
        <w:t>and badly in need of diversification.</w:t>
      </w:r>
    </w:p>
    <w:p w:rsidR="00E022F5" w:rsidRDefault="00E022F5" w:rsidP="00E022F5">
      <w:pPr>
        <w:pStyle w:val="Heading4"/>
      </w:pPr>
      <w:r>
        <w:t>(--) Oil prices are key to Russia’s economy:</w:t>
      </w:r>
    </w:p>
    <w:p w:rsidR="00E022F5" w:rsidRDefault="00E022F5" w:rsidP="00E022F5">
      <w:pPr>
        <w:ind w:left="360"/>
      </w:pPr>
      <w:r>
        <w:t xml:space="preserve">Sergei </w:t>
      </w:r>
      <w:r w:rsidRPr="00656E0F">
        <w:rPr>
          <w:rStyle w:val="BoldUnderline"/>
        </w:rPr>
        <w:t>Seninsky</w:t>
      </w:r>
      <w:r>
        <w:t>, 8/16/20</w:t>
      </w:r>
      <w:r w:rsidRPr="00656E0F">
        <w:rPr>
          <w:rStyle w:val="BoldUnderline"/>
        </w:rPr>
        <w:t>11</w:t>
      </w:r>
      <w:r>
        <w:t xml:space="preserve"> (economic analyst for RFE/RL's Russian Service, “Five Questions On The Russian Economy,” </w:t>
      </w:r>
      <w:hyperlink r:id="rId33" w:history="1">
        <w:r w:rsidRPr="00C301E5">
          <w:rPr>
            <w:rStyle w:val="Hyperlink"/>
          </w:rPr>
          <w:t>http://www.rferl.org/content/five_questions_on_the_russian_economy/24298630.html</w:t>
        </w:r>
      </w:hyperlink>
      <w:r>
        <w:t>)</w:t>
      </w:r>
    </w:p>
    <w:p w:rsidR="00E022F5" w:rsidRDefault="00E022F5" w:rsidP="00E022F5">
      <w:r w:rsidRPr="00646BEE">
        <w:rPr>
          <w:sz w:val="16"/>
        </w:rPr>
        <w:t xml:space="preserve">Despite the economic slowdown in the West, </w:t>
      </w:r>
      <w:r w:rsidRPr="00646BEE">
        <w:rPr>
          <w:rStyle w:val="StyleBoldUnderline"/>
        </w:rPr>
        <w:t>the demand for Russia's main export, oil,</w:t>
      </w:r>
      <w:r>
        <w:t xml:space="preserve"> </w:t>
      </w:r>
      <w:r w:rsidRPr="00646BEE">
        <w:rPr>
          <w:sz w:val="16"/>
        </w:rPr>
        <w:t>has not only not declined, but</w:t>
      </w:r>
      <w:r>
        <w:t xml:space="preserve"> </w:t>
      </w:r>
      <w:r w:rsidRPr="00646BEE">
        <w:rPr>
          <w:rStyle w:val="StyleBoldUnderline"/>
        </w:rPr>
        <w:t>has actually continued to grow. Oil prices,</w:t>
      </w:r>
      <w:r>
        <w:t xml:space="preserve"> </w:t>
      </w:r>
      <w:r w:rsidRPr="00646BEE">
        <w:rPr>
          <w:sz w:val="16"/>
        </w:rPr>
        <w:t>as before</w:t>
      </w:r>
      <w:r>
        <w:t xml:space="preserve">, </w:t>
      </w:r>
      <w:r w:rsidRPr="00646BEE">
        <w:rPr>
          <w:rStyle w:val="StyleBoldUnderline"/>
        </w:rPr>
        <w:t xml:space="preserve">have remained </w:t>
      </w:r>
      <w:r w:rsidRPr="00646BEE">
        <w:rPr>
          <w:rStyle w:val="BoldUnderline"/>
          <w:bdr w:val="single" w:sz="4" w:space="0" w:color="auto"/>
        </w:rPr>
        <w:t>one of the main factors</w:t>
      </w:r>
      <w:r w:rsidRPr="00646BEE">
        <w:rPr>
          <w:rStyle w:val="StyleBoldUnderline"/>
        </w:rPr>
        <w:t xml:space="preserve"> influencing the development of the </w:t>
      </w:r>
      <w:r w:rsidRPr="00646BEE">
        <w:rPr>
          <w:rStyle w:val="BoldUnderline"/>
          <w:bdr w:val="single" w:sz="4" w:space="0" w:color="auto"/>
        </w:rPr>
        <w:t>Russian economy</w:t>
      </w:r>
      <w:r w:rsidRPr="00646BEE">
        <w:rPr>
          <w:rStyle w:val="StyleBoldUnderline"/>
        </w:rPr>
        <w:t>. For years, experts have used</w:t>
      </w:r>
      <w:r>
        <w:t xml:space="preserve">, </w:t>
      </w:r>
      <w:r w:rsidRPr="00646BEE">
        <w:rPr>
          <w:sz w:val="16"/>
        </w:rPr>
        <w:t>along with other factors</w:t>
      </w:r>
      <w:r>
        <w:t xml:space="preserve">, </w:t>
      </w:r>
      <w:r w:rsidRPr="00646BEE">
        <w:rPr>
          <w:rStyle w:val="StyleBoldUnderline"/>
        </w:rPr>
        <w:t xml:space="preserve">a very simple formula: for every $10 the annual price of oil rises, the Russian economy grows by 1 percent. This </w:t>
      </w:r>
      <w:r w:rsidRPr="00646BEE">
        <w:rPr>
          <w:rStyle w:val="BoldUnderline"/>
        </w:rPr>
        <w:t>formula also works in reverse</w:t>
      </w:r>
      <w:r w:rsidRPr="00646BEE">
        <w:rPr>
          <w:rStyle w:val="StyleBoldUnderline"/>
        </w:rPr>
        <w:t>. In general, this relationship is still valid</w:t>
      </w:r>
      <w:r>
        <w:t xml:space="preserve">. </w:t>
      </w:r>
      <w:r w:rsidRPr="00646BEE">
        <w:rPr>
          <w:sz w:val="16"/>
        </w:rPr>
        <w:t>But some experts believe that for the Russian economy to grow by 1 percent now, the price of oil needs to rise more than $10.</w:t>
      </w:r>
      <w:r>
        <w:t xml:space="preserve"> </w:t>
      </w:r>
    </w:p>
    <w:p w:rsidR="00E022F5" w:rsidRDefault="00E022F5" w:rsidP="00E022F5">
      <w:pPr>
        <w:pStyle w:val="Heading4"/>
      </w:pPr>
      <w:r>
        <w:t>(--) Lower price of Brent crude oil undermines Russia’s economy:</w:t>
      </w:r>
    </w:p>
    <w:p w:rsidR="00E022F5" w:rsidRDefault="00E022F5" w:rsidP="00E022F5">
      <w:pPr>
        <w:ind w:left="360"/>
      </w:pPr>
      <w:r>
        <w:t xml:space="preserve">Raymond J. </w:t>
      </w:r>
      <w:r w:rsidRPr="00A20AF8">
        <w:rPr>
          <w:rStyle w:val="BoldUnderline"/>
        </w:rPr>
        <w:t>Learsy, 2011</w:t>
      </w:r>
      <w:r>
        <w:t xml:space="preserve"> (Author, 'Oil and Finance: The Epic Corruption', “As Stocks Gyrate the Oil Patch and Their Casino Cronies Continue to Strangle the Economy,” </w:t>
      </w:r>
      <w:hyperlink r:id="rId34" w:history="1">
        <w:r w:rsidRPr="00C301E5">
          <w:rPr>
            <w:rStyle w:val="Hyperlink"/>
          </w:rPr>
          <w:t>http://www.huffingtonpost.com/raymond-j-learsy/as-stocks-gyrate-the-oil_b_926897.html?ir=Politics</w:t>
        </w:r>
      </w:hyperlink>
      <w:r>
        <w:t>)</w:t>
      </w:r>
    </w:p>
    <w:p w:rsidR="00E022F5" w:rsidRDefault="00E022F5" w:rsidP="00E022F5">
      <w:r>
        <w:t xml:space="preserve">Then there is another factor: </w:t>
      </w:r>
      <w:r w:rsidRPr="00FC6042">
        <w:rPr>
          <w:rStyle w:val="StyleBoldUnderline"/>
        </w:rPr>
        <w:t>The price of Brent crude is a core multiplier in the pricing of the massive, long-term Russian gas contracts supplying Western Europe, contracts that run well into the billions upon billions</w:t>
      </w:r>
      <w:r>
        <w:t xml:space="preserve"> making Russia the largest energy exporter in the world. </w:t>
      </w:r>
      <w:r w:rsidRPr="00FC6042">
        <w:rPr>
          <w:rStyle w:val="StyleBoldUnderline"/>
        </w:rPr>
        <w:t>The price of gas bought and sold under these contracts fluctuates according to the exchange quoted price of crude oil. Simply put the lower the price of Brent crude the lower the level gas receipts flowing to Russian gas suppliers</w:t>
      </w:r>
      <w:r>
        <w:t>.</w:t>
      </w:r>
    </w:p>
    <w:p w:rsidR="00E022F5" w:rsidRPr="00912FD5" w:rsidRDefault="00E022F5" w:rsidP="00E022F5">
      <w:pPr>
        <w:pStyle w:val="Heading4"/>
        <w:rPr>
          <w:rStyle w:val="BoldUnderline"/>
          <w:b/>
          <w:bCs/>
          <w:sz w:val="24"/>
        </w:rPr>
      </w:pPr>
      <w:r>
        <w:rPr>
          <w:rStyle w:val="BoldUnderline"/>
          <w:sz w:val="24"/>
        </w:rPr>
        <w:t xml:space="preserve">(--) </w:t>
      </w:r>
      <w:r w:rsidRPr="00912FD5">
        <w:rPr>
          <w:rStyle w:val="BoldUnderline"/>
          <w:sz w:val="24"/>
        </w:rPr>
        <w:t>Oil price slumps cause large declines in the Russian economy:</w:t>
      </w:r>
    </w:p>
    <w:p w:rsidR="00E022F5" w:rsidRDefault="00E022F5" w:rsidP="00E022F5">
      <w:pPr>
        <w:ind w:firstLine="360"/>
      </w:pPr>
      <w:r w:rsidRPr="00912FD5">
        <w:rPr>
          <w:rStyle w:val="BoldUnderline"/>
        </w:rPr>
        <w:t>Bloomberg,</w:t>
      </w:r>
      <w:r>
        <w:t xml:space="preserve"> 8/9/20</w:t>
      </w:r>
      <w:r w:rsidRPr="00912FD5">
        <w:rPr>
          <w:rStyle w:val="BoldUnderline"/>
        </w:rPr>
        <w:t xml:space="preserve">11 </w:t>
      </w:r>
      <w:r>
        <w:t>(“Russia's Micex Retreats 20% From April High on Global Economy,”</w:t>
      </w:r>
    </w:p>
    <w:p w:rsidR="00E022F5" w:rsidRDefault="00E022F5" w:rsidP="00E022F5">
      <w:pPr>
        <w:ind w:left="360"/>
      </w:pPr>
      <w:hyperlink r:id="rId35" w:history="1">
        <w:r w:rsidRPr="00C301E5">
          <w:rPr>
            <w:rStyle w:val="Hyperlink"/>
          </w:rPr>
          <w:t>http://www.sfgate.com/cgi-bin/article.cgi?f=/g/a/2011/08/09/bloomberg1376-LPNHLD0UQVI901-2K54BETJMKRJGECLL9BTMKJARI.DTL</w:t>
        </w:r>
      </w:hyperlink>
      <w:r>
        <w:t>)</w:t>
      </w:r>
    </w:p>
    <w:p w:rsidR="00E022F5" w:rsidRDefault="00E022F5" w:rsidP="00E022F5">
      <w:r w:rsidRPr="004C70FA">
        <w:rPr>
          <w:rStyle w:val="StyleBoldUnderline"/>
        </w:rPr>
        <w:t xml:space="preserve">Russian stocks fell </w:t>
      </w:r>
      <w:r w:rsidRPr="004C70FA">
        <w:rPr>
          <w:rStyle w:val="Emphasis"/>
        </w:rPr>
        <w:t>more than 20 percent</w:t>
      </w:r>
      <w:r w:rsidRPr="004C70FA">
        <w:rPr>
          <w:rStyle w:val="StyleBoldUnderline"/>
        </w:rPr>
        <w:t xml:space="preserve"> from this year's high as oil prices slumped</w:t>
      </w:r>
      <w:r>
        <w:t xml:space="preserve"> on rising concern the global equity rout will dampen raw material demand. The Micex Index of 30 stocks sank 1.6 percent to 1,475.54 by 11:44 a.m. in Moscow, its lowest intraday level since October after paring an earlier loss of as much as 3 percent. That took the gauge's six-day retreat to 14.5 percent and 20 percent down from this year's high.</w:t>
      </w:r>
    </w:p>
    <w:p w:rsidR="00E022F5" w:rsidRDefault="00E022F5" w:rsidP="00E022F5">
      <w:pPr>
        <w:pStyle w:val="Heading4"/>
      </w:pPr>
      <w:r>
        <w:t>(--) Oil is the backbone of the Russian economy:</w:t>
      </w:r>
    </w:p>
    <w:p w:rsidR="00E022F5" w:rsidRDefault="00E022F5" w:rsidP="00E022F5">
      <w:pPr>
        <w:ind w:firstLine="360"/>
      </w:pPr>
      <w:r w:rsidRPr="00912FD5">
        <w:rPr>
          <w:rStyle w:val="BoldUnderline"/>
        </w:rPr>
        <w:t>Associated Press, 2011</w:t>
      </w:r>
      <w:r>
        <w:t xml:space="preserve"> (August 9, 2011, “Russian ruble, stocks tumble as falling oil prices weigh on economy,”</w:t>
      </w:r>
    </w:p>
    <w:p w:rsidR="00E022F5" w:rsidRDefault="00E022F5" w:rsidP="00E022F5">
      <w:pPr>
        <w:ind w:left="360"/>
      </w:pPr>
      <w:hyperlink r:id="rId36" w:history="1">
        <w:r w:rsidRPr="00C301E5">
          <w:rPr>
            <w:rStyle w:val="Hyperlink"/>
          </w:rPr>
          <w:t>http://www.washingtonpost.com/business/markets/russian-ruble-drops-3-pct-against-us-dollar-hit-by-weak-oil-us-debt-downgrade/2011/08/09/gIQANuvx3I_story.html</w:t>
        </w:r>
      </w:hyperlink>
      <w:r>
        <w:t>)</w:t>
      </w:r>
    </w:p>
    <w:p w:rsidR="00E022F5" w:rsidRDefault="00E022F5" w:rsidP="00E022F5">
      <w:r>
        <w:t xml:space="preserve">The U.S. debt downgrade has hit Russian markets particularly hard as it also caused a severe drop in prices for </w:t>
      </w:r>
      <w:r w:rsidRPr="00AF19A1">
        <w:rPr>
          <w:rStyle w:val="StyleBoldUnderline"/>
        </w:rPr>
        <w:t>oil, which is the backbone of the Russian economy</w:t>
      </w:r>
      <w:r>
        <w:t xml:space="preserve">. Oil prices tumbled to their lowest in nearly a year to below $78 a barrel on Tuesday. Ivan Tchakarov, chief economist at Moscow-based investment bank Renaissance Capital, said </w:t>
      </w:r>
      <w:r w:rsidRPr="00AF19A1">
        <w:rPr>
          <w:rStyle w:val="StyleBoldUnderline"/>
        </w:rPr>
        <w:t>the Russian market right now is governed by “fears and unexplainable psychology.”</w:t>
      </w:r>
    </w:p>
    <w:p w:rsidR="00E022F5" w:rsidRDefault="00E022F5" w:rsidP="00E022F5">
      <w:pPr>
        <w:pStyle w:val="Heading4"/>
      </w:pPr>
      <w:r>
        <w:t>(--) High oil prices are key to balancing Russia’s budget:</w:t>
      </w:r>
    </w:p>
    <w:p w:rsidR="00E022F5" w:rsidRDefault="00E022F5" w:rsidP="00E022F5">
      <w:pPr>
        <w:ind w:firstLine="360"/>
      </w:pPr>
      <w:r w:rsidRPr="00147850">
        <w:rPr>
          <w:rStyle w:val="BoldUnderline"/>
        </w:rPr>
        <w:t>Moscow Times</w:t>
      </w:r>
      <w:r>
        <w:t>, 8/10/20</w:t>
      </w:r>
      <w:r w:rsidRPr="00147850">
        <w:rPr>
          <w:rStyle w:val="BoldUnderline"/>
        </w:rPr>
        <w:t>11</w:t>
      </w:r>
      <w:r>
        <w:t xml:space="preserve"> (“U.S. Meltdown Bodes Poorly for Russia”</w:t>
      </w:r>
    </w:p>
    <w:p w:rsidR="00E022F5" w:rsidRDefault="00E022F5" w:rsidP="00E022F5">
      <w:pPr>
        <w:ind w:firstLine="360"/>
      </w:pPr>
      <w:hyperlink r:id="rId37" w:history="1">
        <w:r w:rsidRPr="00C301E5">
          <w:rPr>
            <w:rStyle w:val="Hyperlink"/>
          </w:rPr>
          <w:t>http://www.themoscowtimes.com/opinion/article/us-meltdown-bodes-poorly-for-russia/441819.html</w:t>
        </w:r>
      </w:hyperlink>
      <w:r>
        <w:t>)</w:t>
      </w:r>
    </w:p>
    <w:p w:rsidR="00E022F5" w:rsidRDefault="00E022F5" w:rsidP="00E022F5">
      <w:r w:rsidRPr="00AF19A1">
        <w:rPr>
          <w:rStyle w:val="StyleBoldUnderline"/>
        </w:rPr>
        <w:t>The Russian budget can remain balanced only if the price of oil holds at $115 per barrel</w:t>
      </w:r>
      <w:r>
        <w:t xml:space="preserve">. According to the Finance Ministry, </w:t>
      </w:r>
      <w:r w:rsidRPr="00AF19A1">
        <w:rPr>
          <w:rStyle w:val="StyleBoldUnderline"/>
        </w:rPr>
        <w:t>if oil were to fall as low as $45 per barrel, Russia would be forced to borrow so much money that by the 2013-14 fiscal year government debt could amount to 20 percent of the country’s gross domestic product</w:t>
      </w:r>
      <w:r>
        <w:t>.</w:t>
      </w:r>
    </w:p>
    <w:p w:rsidR="00E022F5" w:rsidRDefault="00E022F5" w:rsidP="00E022F5">
      <w:r>
        <w:br w:type="page"/>
      </w:r>
    </w:p>
    <w:p w:rsidR="00E022F5" w:rsidRDefault="00E022F5" w:rsidP="00E022F5">
      <w:pPr>
        <w:pStyle w:val="Heading3"/>
      </w:pPr>
      <w:bookmarkStart w:id="59" w:name="_Toc288225241"/>
      <w:bookmarkStart w:id="60" w:name="_Toc301540644"/>
      <w:bookmarkStart w:id="61" w:name="_Toc335830372"/>
      <w:bookmarkStart w:id="62" w:name="_Toc349306930"/>
      <w:bookmarkStart w:id="63" w:name="_Toc360210062"/>
      <w:bookmarkStart w:id="64" w:name="_Toc360210160"/>
      <w:r>
        <w:t>Internals:  Downturn in Oil Prices Crushes Russia Economy</w:t>
      </w:r>
      <w:bookmarkEnd w:id="59"/>
      <w:bookmarkEnd w:id="60"/>
      <w:bookmarkEnd w:id="61"/>
      <w:bookmarkEnd w:id="62"/>
      <w:bookmarkEnd w:id="63"/>
      <w:bookmarkEnd w:id="64"/>
    </w:p>
    <w:p w:rsidR="00E022F5" w:rsidRDefault="00E022F5" w:rsidP="00E022F5">
      <w:pPr>
        <w:pStyle w:val="Heading4"/>
      </w:pPr>
      <w:r>
        <w:t>(--) A significant fall in oil prices risks a Russian economic recession—we control the vital internal link:</w:t>
      </w:r>
    </w:p>
    <w:p w:rsidR="00E022F5" w:rsidRDefault="00E022F5" w:rsidP="00E022F5">
      <w:pPr>
        <w:pStyle w:val="Ryan6"/>
      </w:pPr>
      <w:r>
        <w:t xml:space="preserve">Catrina </w:t>
      </w:r>
      <w:r w:rsidRPr="004302F4">
        <w:rPr>
          <w:rStyle w:val="BoldUnderline"/>
        </w:rPr>
        <w:t>Stewart, 2008</w:t>
      </w:r>
      <w:r>
        <w:t xml:space="preserve"> (staff writer, The Moscow Times. January 22, 2008. Online. Lexis. Accessed February 10, 2008. </w:t>
      </w:r>
    </w:p>
    <w:p w:rsidR="00E022F5" w:rsidRPr="004302F4" w:rsidRDefault="00E022F5" w:rsidP="00E022F5">
      <w:r w:rsidRPr="004302F4">
        <w:t xml:space="preserve">On Jan. 3, oil briefly broke through the $100 barrier, reaching an all-time high of $100.09. </w:t>
      </w:r>
      <w:r w:rsidRPr="0056046B">
        <w:rPr>
          <w:rStyle w:val="StyleBoldUnderline"/>
        </w:rPr>
        <w:t xml:space="preserve">Russia, which has enjoyed an economic boom over the past few years on the back of its oil wealth, is particularly vulnerable to a significant fall in energy prices. "The </w:t>
      </w:r>
      <w:r w:rsidRPr="0056046B">
        <w:rPr>
          <w:rStyle w:val="BoldUnderline"/>
        </w:rPr>
        <w:t xml:space="preserve">only way </w:t>
      </w:r>
      <w:r w:rsidRPr="0056046B">
        <w:rPr>
          <w:rStyle w:val="StyleBoldUnderline"/>
        </w:rPr>
        <w:t>a recession is going to hit Russia is through commodity prices,"</w:t>
      </w:r>
      <w:r w:rsidRPr="004302F4">
        <w:t xml:space="preserve"> Nash said.</w:t>
      </w:r>
    </w:p>
    <w:p w:rsidR="00E022F5" w:rsidRDefault="00E022F5" w:rsidP="00E022F5">
      <w:pPr>
        <w:pStyle w:val="Heading4"/>
      </w:pPr>
      <w:r>
        <w:t>(--) Without high oil prices there would essentially be no Russian economy.</w:t>
      </w:r>
    </w:p>
    <w:p w:rsidR="00E022F5" w:rsidRDefault="00E022F5" w:rsidP="00E022F5">
      <w:pPr>
        <w:pStyle w:val="Ryan6"/>
      </w:pPr>
      <w:r>
        <w:t xml:space="preserve">Shlomo </w:t>
      </w:r>
      <w:r w:rsidRPr="0056046B">
        <w:rPr>
          <w:rStyle w:val="BoldUnderline"/>
        </w:rPr>
        <w:t>Maital, 2008</w:t>
      </w:r>
      <w:r>
        <w:t xml:space="preserve"> (staff writer, The Jerusalem Report. January 21, 2008. Online. Lexis. Accessed February 10, 2008. </w:t>
      </w:r>
    </w:p>
    <w:p w:rsidR="00E022F5" w:rsidRPr="0056046B" w:rsidRDefault="00E022F5" w:rsidP="00E022F5">
      <w:pPr>
        <w:rPr>
          <w:rStyle w:val="StyleBoldUnderline"/>
        </w:rPr>
      </w:pPr>
      <w:r w:rsidRPr="0056046B">
        <w:rPr>
          <w:sz w:val="16"/>
        </w:rPr>
        <w:t>Basically, Vladimir, you won the lottery.</w:t>
      </w:r>
      <w:r w:rsidRPr="0056046B">
        <w:t xml:space="preserve"> </w:t>
      </w:r>
      <w:r w:rsidRPr="0056046B">
        <w:rPr>
          <w:rStyle w:val="StyleBoldUnderline"/>
        </w:rPr>
        <w:t>Russia is the world's second largest oil producer</w:t>
      </w:r>
      <w:r w:rsidRPr="0056046B">
        <w:t xml:space="preserve">, just behind Saudi Arabia, </w:t>
      </w:r>
      <w:r w:rsidRPr="0056046B">
        <w:rPr>
          <w:sz w:val="16"/>
        </w:rPr>
        <w:t xml:space="preserve">and the world's largest natural gas producer. </w:t>
      </w:r>
      <w:r w:rsidRPr="0056046B">
        <w:rPr>
          <w:rStyle w:val="StyleBoldUnderline"/>
        </w:rPr>
        <w:t xml:space="preserve">Oil and gas prices have soared. Without this, </w:t>
      </w:r>
      <w:r w:rsidRPr="0056046B">
        <w:rPr>
          <w:rStyle w:val="BoldUnderline"/>
          <w:bdr w:val="single" w:sz="4" w:space="0" w:color="auto"/>
        </w:rPr>
        <w:t>there would be no Russian economy</w:t>
      </w:r>
      <w:r w:rsidRPr="0056046B">
        <w:rPr>
          <w:rStyle w:val="StyleBoldUnderline"/>
        </w:rPr>
        <w:t>. "Putin arrived on the scene at a good time in Russia's economic cycle,"</w:t>
      </w:r>
      <w:r w:rsidRPr="0056046B">
        <w:t xml:space="preserve"> </w:t>
      </w:r>
      <w:r w:rsidRPr="0056046B">
        <w:rPr>
          <w:sz w:val="16"/>
        </w:rPr>
        <w:t>McFaul and Stoner-Weiss write,</w:t>
      </w:r>
      <w:r w:rsidRPr="0056046B">
        <w:t xml:space="preserve"> "</w:t>
      </w:r>
      <w:r w:rsidRPr="0056046B">
        <w:rPr>
          <w:rStyle w:val="StyleBoldUnderline"/>
        </w:rPr>
        <w:t>and got even luckier as oil prices rose worldwide."</w:t>
      </w:r>
    </w:p>
    <w:p w:rsidR="00E022F5" w:rsidRDefault="00E022F5" w:rsidP="00E022F5">
      <w:pPr>
        <w:pStyle w:val="Heading4"/>
      </w:pPr>
      <w:r>
        <w:t>(--) High oil prices are critical to Russian economic stability.</w:t>
      </w:r>
    </w:p>
    <w:p w:rsidR="00E022F5" w:rsidRDefault="00E022F5" w:rsidP="00E022F5">
      <w:pPr>
        <w:pStyle w:val="Ryan6"/>
      </w:pPr>
      <w:r>
        <w:t xml:space="preserve">Andrew </w:t>
      </w:r>
      <w:r w:rsidRPr="0056046B">
        <w:rPr>
          <w:rStyle w:val="BoldUnderline"/>
        </w:rPr>
        <w:t>Kramer, 2008</w:t>
      </w:r>
      <w:r>
        <w:t xml:space="preserve"> January 26, 2008 (staff writer, The International Herald Tribune, online. Lexis. Accessed, January 27, 2008. </w:t>
      </w:r>
    </w:p>
    <w:p w:rsidR="00E022F5" w:rsidRPr="0056046B" w:rsidRDefault="00E022F5" w:rsidP="00E022F5">
      <w:r w:rsidRPr="0056046B">
        <w:rPr>
          <w:rStyle w:val="StyleBoldUnderline"/>
        </w:rPr>
        <w:t>Russia will be an ''island of stability,''</w:t>
      </w:r>
      <w:r w:rsidRPr="0056046B">
        <w:t xml:space="preserve"> Finance Minister Aleksei Kudrin boasted this week at the World Economic Forum in Davos, Switzerland. </w:t>
      </w:r>
      <w:r w:rsidRPr="0056046B">
        <w:rPr>
          <w:rStyle w:val="StyleBoldUnderline"/>
        </w:rPr>
        <w:t>Foreign currency reserves of $478 billion, derived from windfall oil profits, are now the largest in the world</w:t>
      </w:r>
      <w:r w:rsidRPr="0056046B">
        <w:t xml:space="preserve"> per capita among big economies </w:t>
      </w:r>
      <w:r w:rsidRPr="0056046B">
        <w:rPr>
          <w:rStyle w:val="StyleBoldUnderline"/>
        </w:rPr>
        <w:t xml:space="preserve">and will </w:t>
      </w:r>
      <w:r w:rsidRPr="0056046B">
        <w:rPr>
          <w:rStyle w:val="BoldUnderline"/>
        </w:rPr>
        <w:t>''play the role of an air bag'' for the country</w:t>
      </w:r>
      <w:r w:rsidRPr="0056046B">
        <w:t xml:space="preserve">, </w:t>
      </w:r>
      <w:r w:rsidRPr="0056046B">
        <w:rPr>
          <w:sz w:val="16"/>
        </w:rPr>
        <w:t>Kudrin said, as quoted by the Russian Information Agency. ''Russia will soon be the focus of attention as a haven of stability,'' he said.</w:t>
      </w:r>
    </w:p>
    <w:p w:rsidR="00E022F5" w:rsidRDefault="00E022F5" w:rsidP="00E022F5">
      <w:pPr>
        <w:pStyle w:val="Heading4"/>
      </w:pPr>
      <w:r>
        <w:t>(--) A steep downturn in oil prices would flatten Russian economic growth.</w:t>
      </w:r>
    </w:p>
    <w:p w:rsidR="00E022F5" w:rsidRDefault="00E022F5" w:rsidP="00E022F5">
      <w:pPr>
        <w:pStyle w:val="Ryan6"/>
      </w:pPr>
      <w:r>
        <w:t xml:space="preserve">Andrew </w:t>
      </w:r>
      <w:r w:rsidRPr="0056046B">
        <w:rPr>
          <w:rStyle w:val="BoldUnderline"/>
        </w:rPr>
        <w:t>Kramer, 2008</w:t>
      </w:r>
      <w:r>
        <w:t xml:space="preserve"> January 26, 2008 (staff writer, The International Herald Tribune, online. Lexis. Accessed, January 27, 2008. </w:t>
      </w:r>
    </w:p>
    <w:p w:rsidR="00E022F5" w:rsidRDefault="00E022F5" w:rsidP="00E022F5">
      <w:r w:rsidRPr="0056046B">
        <w:rPr>
          <w:rStyle w:val="StyleBoldUnderline"/>
        </w:rPr>
        <w:t xml:space="preserve">A steep downturn in crude oil prices below a now improbable $50 a barrel would </w:t>
      </w:r>
      <w:r w:rsidRPr="0056046B">
        <w:rPr>
          <w:rStyle w:val="BoldUnderline"/>
          <w:bdr w:val="single" w:sz="4" w:space="0" w:color="auto"/>
        </w:rPr>
        <w:t>flatten Russia's growth</w:t>
      </w:r>
      <w:r w:rsidRPr="0056046B">
        <w:t xml:space="preserve">, </w:t>
      </w:r>
      <w:r w:rsidRPr="0056046B">
        <w:rPr>
          <w:rStyle w:val="StyleBoldUnderline"/>
        </w:rPr>
        <w:t>according to</w:t>
      </w:r>
      <w:r w:rsidRPr="0056046B">
        <w:t xml:space="preserve"> Julia Tsepliaeva, </w:t>
      </w:r>
      <w:r w:rsidRPr="0056046B">
        <w:rPr>
          <w:rStyle w:val="StyleBoldUnderline"/>
        </w:rPr>
        <w:t>Merrill's chief economist for the republics of the former Soviet Union</w:t>
      </w:r>
      <w:r w:rsidRPr="0056046B">
        <w:t>.</w:t>
      </w:r>
    </w:p>
    <w:p w:rsidR="00E022F5" w:rsidRDefault="00E022F5" w:rsidP="00E022F5">
      <w:r>
        <w:br w:type="page"/>
      </w:r>
    </w:p>
    <w:p w:rsidR="00E022F5" w:rsidRDefault="00E022F5" w:rsidP="00E022F5">
      <w:pPr>
        <w:pStyle w:val="Heading3"/>
      </w:pPr>
      <w:bookmarkStart w:id="65" w:name="_Toc288225242"/>
      <w:bookmarkStart w:id="66" w:name="_Toc301540645"/>
      <w:bookmarkStart w:id="67" w:name="_Toc335830373"/>
      <w:bookmarkStart w:id="68" w:name="_Toc349306931"/>
      <w:bookmarkStart w:id="69" w:name="_Toc360210063"/>
      <w:bookmarkStart w:id="70" w:name="_Toc360210161"/>
      <w:r>
        <w:t>Internals:  High Oil Prices Bolster Russia’s Economy</w:t>
      </w:r>
      <w:bookmarkEnd w:id="65"/>
      <w:bookmarkEnd w:id="66"/>
      <w:bookmarkEnd w:id="67"/>
      <w:bookmarkEnd w:id="68"/>
      <w:bookmarkEnd w:id="69"/>
      <w:bookmarkEnd w:id="70"/>
    </w:p>
    <w:p w:rsidR="00E022F5" w:rsidRDefault="00E022F5" w:rsidP="00E022F5">
      <w:pPr>
        <w:pStyle w:val="Heading4"/>
      </w:pPr>
      <w:r>
        <w:t>(--) High oil prices bolster Russia’s economy:</w:t>
      </w:r>
    </w:p>
    <w:p w:rsidR="00E022F5" w:rsidRPr="0051381B" w:rsidRDefault="00E022F5" w:rsidP="00E022F5">
      <w:pPr>
        <w:pStyle w:val="Ryan6"/>
        <w:spacing w:before="0" w:line="240" w:lineRule="auto"/>
      </w:pPr>
      <w:r w:rsidRPr="0051381B">
        <w:rPr>
          <w:rStyle w:val="BoldUnderline"/>
        </w:rPr>
        <w:t>Middle East and North Africa Financial Network, 2008</w:t>
      </w:r>
      <w:r w:rsidRPr="0051381B">
        <w:t xml:space="preserve"> (staff writer. April 18, 2008. Online. Lexis. Accessed April 18, 2008). </w:t>
      </w:r>
    </w:p>
    <w:p w:rsidR="00E022F5" w:rsidRDefault="00E022F5" w:rsidP="00E022F5">
      <w:pPr>
        <w:pStyle w:val="Ryan6"/>
        <w:spacing w:before="0" w:line="240" w:lineRule="auto"/>
        <w:ind w:left="0"/>
      </w:pPr>
      <w:r w:rsidRPr="0051381B">
        <w:rPr>
          <w:rStyle w:val="StyleBoldUnderline"/>
        </w:rPr>
        <w:t>Russia's Economy Ministry said in a statement that the nation's economy has expanded an annual 8 percent in the first quarter as the country benefited from higher crude oil prices</w:t>
      </w:r>
      <w:r>
        <w:t xml:space="preserve">, Xinhua reported. </w:t>
      </w:r>
      <w:r w:rsidRPr="0051381B">
        <w:rPr>
          <w:rStyle w:val="StyleBoldUnderline"/>
        </w:rPr>
        <w:t xml:space="preserve">Growth accelerated from 7.4 percent in the first quarter last year, </w:t>
      </w:r>
      <w:r w:rsidRPr="0051381B">
        <w:rPr>
          <w:sz w:val="16"/>
        </w:rPr>
        <w:t>the Moscow-based ministry said, citing its Chief Forecaster. However, it didn't give a figure for the previous quarter.</w:t>
      </w:r>
      <w:r>
        <w:t xml:space="preserve"> </w:t>
      </w:r>
      <w:r w:rsidRPr="0051381B">
        <w:rPr>
          <w:rStyle w:val="StyleBoldUnderline"/>
        </w:rPr>
        <w:t>Russia has entered its 10th consecutive year of expansion, fueled by revenue from crude oil and natural gas exports</w:t>
      </w:r>
      <w:r>
        <w:t xml:space="preserve">. </w:t>
      </w:r>
      <w:r w:rsidRPr="0051381B">
        <w:rPr>
          <w:sz w:val="16"/>
        </w:rPr>
        <w:t>The economy will probably expand 7.1 percent this year, compared with an earlier forecast of 6.5 percent, helped by high crude prices, Russian Finance Minister Alexei Kudrin said earlier this month.</w:t>
      </w:r>
    </w:p>
    <w:p w:rsidR="00E022F5" w:rsidRDefault="00E022F5" w:rsidP="00E022F5">
      <w:pPr>
        <w:pStyle w:val="Heading4"/>
      </w:pPr>
      <w:r>
        <w:t>(--) High oil prices bolster the Russian economy:</w:t>
      </w:r>
    </w:p>
    <w:p w:rsidR="00E022F5" w:rsidRDefault="00E022F5" w:rsidP="00E022F5">
      <w:pPr>
        <w:pStyle w:val="Ryan6"/>
        <w:spacing w:before="0" w:line="240" w:lineRule="auto"/>
      </w:pPr>
      <w:r>
        <w:t>Clifford J</w:t>
      </w:r>
      <w:r w:rsidRPr="00653EB9">
        <w:rPr>
          <w:rStyle w:val="BoldUnderline"/>
        </w:rPr>
        <w:t>. Levy, 2008</w:t>
      </w:r>
      <w:r>
        <w:t xml:space="preserve"> (staff writer. The International Herald Tribune. Online. Lexis. Accessed, April 18, 2008. </w:t>
      </w:r>
    </w:p>
    <w:p w:rsidR="00E022F5" w:rsidRDefault="00E022F5" w:rsidP="00E022F5">
      <w:pPr>
        <w:pStyle w:val="Ryan6"/>
        <w:spacing w:before="0" w:line="240" w:lineRule="auto"/>
        <w:ind w:left="0"/>
      </w:pPr>
      <w:r w:rsidRPr="00653EB9">
        <w:rPr>
          <w:rStyle w:val="StyleBoldUnderline"/>
        </w:rPr>
        <w:t xml:space="preserve">Spurred by high oil prices, the Russian economy grew 8 percent last year, and foreign investment there has soared. Once a pauper, Russia has squirreled away hundreds of billions of dollars in hard currency reserves. </w:t>
      </w:r>
      <w:r w:rsidRPr="00653EB9">
        <w:rPr>
          <w:sz w:val="16"/>
        </w:rPr>
        <w:t>Malls are being erected across the country, and Wal-Mart just announced that it might soon open shop. Consumer confidence in Russia has reached its highest level since the financial collapse of 1998, according to new government data.</w:t>
      </w:r>
    </w:p>
    <w:p w:rsidR="00E022F5" w:rsidRDefault="00E022F5" w:rsidP="00E022F5">
      <w:pPr>
        <w:pStyle w:val="Heading4"/>
      </w:pPr>
      <w:r>
        <w:t>(--) High oil prices bolster Russia’s cash assets:</w:t>
      </w:r>
    </w:p>
    <w:p w:rsidR="00E022F5" w:rsidRDefault="00E022F5" w:rsidP="00E022F5">
      <w:pPr>
        <w:pStyle w:val="Ryan6"/>
        <w:spacing w:before="0" w:line="240" w:lineRule="auto"/>
      </w:pPr>
      <w:r>
        <w:t xml:space="preserve">Robert </w:t>
      </w:r>
      <w:r w:rsidRPr="00653EB9">
        <w:rPr>
          <w:rStyle w:val="BoldUnderline"/>
        </w:rPr>
        <w:t>Marquand, 2007</w:t>
      </w:r>
      <w:r>
        <w:t xml:space="preserve"> (staff writer, Christian Science Monitor. Online. Lexis. Accessed, February 10, 2008. </w:t>
      </w:r>
    </w:p>
    <w:p w:rsidR="00E022F5" w:rsidRDefault="00E022F5" w:rsidP="00E022F5">
      <w:pPr>
        <w:pStyle w:val="Ryan6"/>
        <w:spacing w:before="0" w:line="240" w:lineRule="auto"/>
        <w:ind w:left="0"/>
        <w:rPr>
          <w:rStyle w:val="BoldUnderline"/>
        </w:rPr>
      </w:pPr>
      <w:r w:rsidRPr="00653EB9">
        <w:rPr>
          <w:sz w:val="16"/>
        </w:rPr>
        <w:t>To be sure, experts say, Russia has been struggling itself over the past decade — after a half-century of being at the center of the cold war.</w:t>
      </w:r>
      <w:r>
        <w:t xml:space="preserve"> </w:t>
      </w:r>
      <w:r w:rsidRPr="00653EB9">
        <w:rPr>
          <w:rStyle w:val="StyleBoldUnderline"/>
        </w:rPr>
        <w:t xml:space="preserve">Putin took over a Russia with a weak government, and has been steadily recentralizing authority in the Kremlin. But holding the world's largest natural gas reserves and substantial oil reserves in a hot energy market, </w:t>
      </w:r>
      <w:r w:rsidRPr="00653EB9">
        <w:rPr>
          <w:rStyle w:val="BoldUnderline"/>
        </w:rPr>
        <w:t>Russia is quickly developing cash assets.</w:t>
      </w:r>
    </w:p>
    <w:p w:rsidR="00E022F5" w:rsidRDefault="00E022F5" w:rsidP="00E022F5">
      <w:pPr>
        <w:rPr>
          <w:rStyle w:val="BoldUnderline"/>
        </w:rPr>
      </w:pPr>
      <w:r>
        <w:rPr>
          <w:rStyle w:val="BoldUnderline"/>
        </w:rPr>
        <w:br w:type="page"/>
      </w:r>
    </w:p>
    <w:p w:rsidR="00E022F5" w:rsidRDefault="00E022F5" w:rsidP="00E022F5">
      <w:pPr>
        <w:pStyle w:val="Heading3"/>
      </w:pPr>
      <w:bookmarkStart w:id="71" w:name="_Toc288225243"/>
      <w:bookmarkStart w:id="72" w:name="_Toc301540646"/>
      <w:bookmarkStart w:id="73" w:name="_Toc335830374"/>
      <w:bookmarkStart w:id="74" w:name="_Toc349306932"/>
      <w:bookmarkStart w:id="75" w:name="_Toc360210064"/>
      <w:bookmarkStart w:id="76" w:name="_Toc360210162"/>
      <w:r>
        <w:t>Internals:  High Oil Prices Boost Russia—AT:  Delays Reforms/Dutch Disease</w:t>
      </w:r>
      <w:bookmarkEnd w:id="71"/>
      <w:bookmarkEnd w:id="72"/>
      <w:bookmarkEnd w:id="73"/>
      <w:bookmarkEnd w:id="74"/>
      <w:bookmarkEnd w:id="75"/>
      <w:bookmarkEnd w:id="76"/>
    </w:p>
    <w:p w:rsidR="00E022F5" w:rsidRDefault="00E022F5" w:rsidP="00E022F5">
      <w:pPr>
        <w:pStyle w:val="Heading4"/>
      </w:pPr>
      <w:r>
        <w:t>(--) High oil prices allow Russia to make investments in Siberian oil production—benefitting Russia over the long haul:</w:t>
      </w:r>
    </w:p>
    <w:p w:rsidR="00E022F5" w:rsidRDefault="00E022F5" w:rsidP="00E022F5">
      <w:pPr>
        <w:ind w:left="360"/>
      </w:pPr>
      <w:r>
        <w:t xml:space="preserve">ANDREW E. </w:t>
      </w:r>
      <w:r w:rsidRPr="00624617">
        <w:rPr>
          <w:rStyle w:val="BoldUnderline"/>
        </w:rPr>
        <w:t>KRAMER, 3/7/2011</w:t>
      </w:r>
      <w:r>
        <w:t xml:space="preserve"> (staff writer, “Russia Cashes In on Mideast Oil Jitters,” </w:t>
      </w:r>
      <w:hyperlink r:id="rId38" w:tgtFrame="_blank" w:history="1">
        <w:r>
          <w:rPr>
            <w:rStyle w:val="Hyperlink"/>
          </w:rPr>
          <w:t>http://www.nytimes.com/2011/03/08/business/global/08oil.html?src=busln</w:t>
        </w:r>
      </w:hyperlink>
      <w:r>
        <w:t>)</w:t>
      </w:r>
    </w:p>
    <w:p w:rsidR="00E022F5" w:rsidRDefault="00E022F5" w:rsidP="00E022F5">
      <w:pPr>
        <w:spacing w:after="240"/>
        <w:rPr>
          <w:rStyle w:val="BoldUnderline"/>
        </w:rPr>
      </w:pPr>
      <w:r w:rsidRPr="008D543E">
        <w:rPr>
          <w:rStyle w:val="StyleBoldUnderline"/>
        </w:rPr>
        <w:t>In the longer term for Russia, policies that encourage or discourage oil field investment are the bigger determinant of how much oil the country can provide to global markets.</w:t>
      </w:r>
      <w:r>
        <w:t xml:space="preserve"> </w:t>
      </w:r>
      <w:r w:rsidRPr="008D543E">
        <w:rPr>
          <w:rStyle w:val="StyleBoldUnderline"/>
        </w:rPr>
        <w:t xml:space="preserve">The energy agency forecasts that Russian energy output will remain about stable for five years, but </w:t>
      </w:r>
      <w:r w:rsidRPr="008D543E">
        <w:rPr>
          <w:rStyle w:val="BoldUnderline"/>
        </w:rPr>
        <w:t>will require increasing investments</w:t>
      </w:r>
      <w:r>
        <w:t xml:space="preserve"> </w:t>
      </w:r>
      <w:r w:rsidRPr="008D543E">
        <w:rPr>
          <w:sz w:val="16"/>
        </w:rPr>
        <w:t xml:space="preserve">as the main oil provinces in western Siberia, having peaked years ago, continue to decline. </w:t>
      </w:r>
      <w:r w:rsidRPr="008D543E">
        <w:rPr>
          <w:rStyle w:val="StyleBoldUnderline"/>
        </w:rPr>
        <w:t xml:space="preserve">In this respect, Middle East instability </w:t>
      </w:r>
      <w:r w:rsidRPr="008D543E">
        <w:rPr>
          <w:rStyle w:val="BoldUnderline"/>
        </w:rPr>
        <w:t xml:space="preserve">could bring </w:t>
      </w:r>
      <w:r w:rsidRPr="008D543E">
        <w:rPr>
          <w:rStyle w:val="BoldUnderline"/>
          <w:bdr w:val="single" w:sz="4" w:space="0" w:color="auto"/>
        </w:rPr>
        <w:t>longer-term benefits</w:t>
      </w:r>
      <w:r w:rsidRPr="008D543E">
        <w:rPr>
          <w:rStyle w:val="BoldUnderline"/>
        </w:rPr>
        <w:t xml:space="preserve"> to Moscow</w:t>
      </w:r>
      <w:r w:rsidRPr="008D543E">
        <w:rPr>
          <w:rStyle w:val="StyleBoldUnderline"/>
        </w:rPr>
        <w:t xml:space="preserve"> than the current oil price spike, if it </w:t>
      </w:r>
      <w:r w:rsidRPr="008D543E">
        <w:rPr>
          <w:rStyle w:val="BoldUnderline"/>
        </w:rPr>
        <w:t>redirects even more of the Western oil industry’s investment to Siberia</w:t>
      </w:r>
      <w:r w:rsidRPr="008D543E">
        <w:rPr>
          <w:rStyle w:val="StyleBoldUnderline"/>
        </w:rPr>
        <w:t xml:space="preserve"> and the Russian Arctic shelf. For now, at least, </w:t>
      </w:r>
      <w:r w:rsidRPr="008D543E">
        <w:rPr>
          <w:rStyle w:val="BoldUnderline"/>
        </w:rPr>
        <w:t>those investments are flowing.</w:t>
      </w:r>
    </w:p>
    <w:p w:rsidR="00E022F5" w:rsidRDefault="00E022F5" w:rsidP="00E022F5">
      <w:pPr>
        <w:rPr>
          <w:rStyle w:val="BoldUnderline"/>
        </w:rPr>
      </w:pPr>
      <w:r>
        <w:rPr>
          <w:rStyle w:val="BoldUnderline"/>
        </w:rPr>
        <w:br w:type="page"/>
      </w:r>
    </w:p>
    <w:p w:rsidR="00E022F5" w:rsidRDefault="00E022F5" w:rsidP="00E022F5">
      <w:pPr>
        <w:pStyle w:val="Heading3"/>
      </w:pPr>
      <w:bookmarkStart w:id="77" w:name="_Toc288225244"/>
      <w:bookmarkStart w:id="78" w:name="_Toc301540647"/>
      <w:bookmarkStart w:id="79" w:name="_Toc335830375"/>
      <w:bookmarkStart w:id="80" w:name="_Toc349306933"/>
      <w:bookmarkStart w:id="81" w:name="_Toc360210065"/>
      <w:bookmarkStart w:id="82" w:name="_Toc360210163"/>
      <w:r>
        <w:t>Internals:  Russian Economy Benefits from Oil:  AT:  Investors Don’t Like Russia</w:t>
      </w:r>
      <w:bookmarkEnd w:id="77"/>
      <w:bookmarkEnd w:id="78"/>
      <w:bookmarkEnd w:id="79"/>
      <w:bookmarkEnd w:id="80"/>
      <w:bookmarkEnd w:id="81"/>
      <w:bookmarkEnd w:id="82"/>
    </w:p>
    <w:p w:rsidR="00E022F5" w:rsidRDefault="00E022F5" w:rsidP="00E022F5">
      <w:pPr>
        <w:pStyle w:val="Heading4"/>
      </w:pPr>
      <w:r>
        <w:t>(--) Russia is largest oil exporting nation:</w:t>
      </w:r>
    </w:p>
    <w:p w:rsidR="00E022F5" w:rsidRDefault="00E022F5" w:rsidP="00E022F5">
      <w:pPr>
        <w:ind w:left="360"/>
      </w:pPr>
      <w:r>
        <w:t xml:space="preserve">ANDREW E. </w:t>
      </w:r>
      <w:r w:rsidRPr="00624617">
        <w:rPr>
          <w:rStyle w:val="BoldUnderline"/>
        </w:rPr>
        <w:t>KRAMER, 3/7/2011</w:t>
      </w:r>
      <w:r>
        <w:t xml:space="preserve"> (staff writer, “Russia Cashes In on Mideast Oil Jitters,” </w:t>
      </w:r>
      <w:hyperlink r:id="rId39" w:tgtFrame="_blank" w:history="1">
        <w:r>
          <w:rPr>
            <w:rStyle w:val="Hyperlink"/>
          </w:rPr>
          <w:t>http://www.nytimes.com/2011/03/08/business/global/08oil.html?src=busln</w:t>
        </w:r>
      </w:hyperlink>
      <w:r>
        <w:t>)</w:t>
      </w:r>
    </w:p>
    <w:p w:rsidR="00E022F5" w:rsidRPr="00270486" w:rsidRDefault="00E022F5" w:rsidP="00E022F5">
      <w:pPr>
        <w:spacing w:after="240"/>
        <w:rPr>
          <w:rStyle w:val="StyleBoldUnderline"/>
        </w:rPr>
      </w:pPr>
      <w:r w:rsidRPr="00270486">
        <w:rPr>
          <w:rStyle w:val="StyleBoldUnderline"/>
        </w:rPr>
        <w:t>Russia is</w:t>
      </w:r>
      <w:r>
        <w:t xml:space="preserve"> </w:t>
      </w:r>
      <w:r w:rsidRPr="008D543E">
        <w:rPr>
          <w:sz w:val="16"/>
        </w:rPr>
        <w:t xml:space="preserve">not only outside OPEC, and thus free from the cartel’s production restraints, but also, with its formidable secret police apparatus and a population bulge among the elderly rather than the young, is </w:t>
      </w:r>
      <w:r w:rsidRPr="00270486">
        <w:rPr>
          <w:rStyle w:val="StyleBoldUnderline"/>
        </w:rPr>
        <w:t>seen as less vulnerable to an outbreak of social unrest. Russia has long jockeyed against Saudi Arabia, a member of OPEC, to be the world’s top oil-producing nation. Although the Saudis have more production capacity and vastly more reserves, Russia is pumping more oil. And if oil and natural gas are considered together, Russia is the largest energy exporting nation.</w:t>
      </w:r>
    </w:p>
    <w:p w:rsidR="00E022F5" w:rsidRPr="008D543E" w:rsidRDefault="00E022F5" w:rsidP="00E022F5">
      <w:pPr>
        <w:spacing w:after="240"/>
        <w:rPr>
          <w:rStyle w:val="StyleBoldUnderline"/>
        </w:rPr>
      </w:pPr>
    </w:p>
    <w:p w:rsidR="00E022F5" w:rsidRPr="00653EB9" w:rsidRDefault="00E022F5" w:rsidP="00E022F5">
      <w:pPr>
        <w:pStyle w:val="Ryan6"/>
        <w:spacing w:before="0" w:line="240" w:lineRule="auto"/>
        <w:ind w:left="0"/>
        <w:rPr>
          <w:rStyle w:val="StyleBoldUnderline"/>
        </w:rPr>
      </w:pPr>
    </w:p>
    <w:p w:rsidR="00E022F5" w:rsidRPr="0056046B" w:rsidRDefault="00E022F5" w:rsidP="00E022F5"/>
    <w:p w:rsidR="00E022F5" w:rsidRDefault="00E022F5" w:rsidP="00E022F5">
      <w:pPr>
        <w:rPr>
          <w:caps/>
        </w:rPr>
      </w:pPr>
      <w:r>
        <w:br w:type="page"/>
      </w:r>
    </w:p>
    <w:p w:rsidR="00E022F5" w:rsidRDefault="00E022F5" w:rsidP="00E022F5">
      <w:pPr>
        <w:pStyle w:val="Heading3"/>
      </w:pPr>
      <w:bookmarkStart w:id="83" w:name="_Toc335830377"/>
      <w:bookmarkStart w:id="84" w:name="_Toc349306934"/>
      <w:bookmarkStart w:id="85" w:name="_Toc360210066"/>
      <w:bookmarkStart w:id="86" w:name="_Toc360210164"/>
      <w:r>
        <w:t>Internal Links:  Oil is Traded on a Global Market</w:t>
      </w:r>
      <w:bookmarkEnd w:id="58"/>
      <w:bookmarkEnd w:id="83"/>
      <w:bookmarkEnd w:id="84"/>
      <w:bookmarkEnd w:id="85"/>
      <w:bookmarkEnd w:id="86"/>
    </w:p>
    <w:p w:rsidR="00E022F5" w:rsidRDefault="00E022F5" w:rsidP="00E022F5">
      <w:pPr>
        <w:pStyle w:val="Heading4"/>
      </w:pPr>
      <w:r>
        <w:t>(--) Oil is sold on world markets—prices all move together:</w:t>
      </w:r>
    </w:p>
    <w:p w:rsidR="00E022F5" w:rsidRDefault="00E022F5" w:rsidP="00E022F5">
      <w:pPr>
        <w:ind w:firstLine="360"/>
      </w:pPr>
      <w:r w:rsidRPr="00561A18">
        <w:rPr>
          <w:rStyle w:val="BoldUnderline"/>
        </w:rPr>
        <w:t>Resources For the Future, 2010</w:t>
      </w:r>
      <w:r>
        <w:t xml:space="preserve"> (February 3, 2010, “Reassessing the Oil Security Premium,”</w:t>
      </w:r>
    </w:p>
    <w:p w:rsidR="00E022F5" w:rsidRDefault="00E022F5" w:rsidP="00E022F5">
      <w:pPr>
        <w:ind w:firstLine="360"/>
      </w:pPr>
      <w:hyperlink r:id="rId40" w:history="1">
        <w:r w:rsidRPr="00095288">
          <w:rPr>
            <w:rStyle w:val="Hyperlink"/>
          </w:rPr>
          <w:t>http://www.rff.org/News/Features/Pages/Reassessing-the-Oil-Security-Premium.aspx</w:t>
        </w:r>
      </w:hyperlink>
      <w:r>
        <w:t>)</w:t>
      </w:r>
    </w:p>
    <w:p w:rsidR="00E022F5" w:rsidRDefault="00E022F5" w:rsidP="00E022F5">
      <w:pPr>
        <w:rPr>
          <w:sz w:val="16"/>
        </w:rPr>
      </w:pPr>
      <w:r w:rsidRPr="00561A18">
        <w:rPr>
          <w:sz w:val="16"/>
        </w:rPr>
        <w:t>Further complicating matters,</w:t>
      </w:r>
      <w:r>
        <w:t xml:space="preserve"> </w:t>
      </w:r>
      <w:r w:rsidRPr="00561A18">
        <w:rPr>
          <w:rStyle w:val="StyleBoldUnderline"/>
        </w:rPr>
        <w:t xml:space="preserve">consumers cannot distinguish between a barrel of oil produced in Saudi Arabia and one produced in Alaska because </w:t>
      </w:r>
      <w:r w:rsidRPr="00561A18">
        <w:rPr>
          <w:rStyle w:val="BoldUnderline"/>
        </w:rPr>
        <w:t>all oil</w:t>
      </w:r>
      <w:r w:rsidRPr="00561A18">
        <w:rPr>
          <w:rStyle w:val="StyleBoldUnderline"/>
        </w:rPr>
        <w:t xml:space="preserve"> is </w:t>
      </w:r>
      <w:r w:rsidRPr="00561A18">
        <w:rPr>
          <w:rStyle w:val="BoldUnderline"/>
        </w:rPr>
        <w:t>sold on the same market</w:t>
      </w:r>
      <w:r w:rsidRPr="00561A18">
        <w:rPr>
          <w:rStyle w:val="StyleBoldUnderline"/>
        </w:rPr>
        <w:t>, with prices moving together</w:t>
      </w:r>
      <w:r>
        <w:t xml:space="preserve">. </w:t>
      </w:r>
      <w:r w:rsidRPr="00561A18">
        <w:rPr>
          <w:sz w:val="16"/>
        </w:rPr>
        <w:t>However, domestic oil production is stable, whereas production outside the United States contains unstable elements, giving policymakers a reason to differentiate between domestic and imported oil even if consumers cannot.</w:t>
      </w:r>
    </w:p>
    <w:p w:rsidR="00E022F5" w:rsidRDefault="00E022F5" w:rsidP="00E022F5">
      <w:pPr>
        <w:pStyle w:val="Heading4"/>
      </w:pPr>
      <w:r>
        <w:t>(--) The world oil market is integrated—prices in one country move together with other countries:</w:t>
      </w:r>
    </w:p>
    <w:p w:rsidR="00E022F5" w:rsidRDefault="00E022F5" w:rsidP="00E022F5">
      <w:pPr>
        <w:ind w:firstLine="360"/>
      </w:pPr>
      <w:r>
        <w:t xml:space="preserve">Stephen P.A. </w:t>
      </w:r>
      <w:r w:rsidRPr="00C91E03">
        <w:rPr>
          <w:rStyle w:val="BoldUnderline"/>
        </w:rPr>
        <w:t>Brown, 2010</w:t>
      </w:r>
      <w:r>
        <w:t xml:space="preserve"> (nonresident fellow with Resources for the Future, Reassessing the Oil</w:t>
      </w:r>
    </w:p>
    <w:p w:rsidR="00E022F5" w:rsidRDefault="00E022F5" w:rsidP="00E022F5">
      <w:pPr>
        <w:ind w:firstLine="360"/>
      </w:pPr>
      <w:r>
        <w:t xml:space="preserve">Security Premium, February 2010, </w:t>
      </w:r>
      <w:hyperlink r:id="rId41" w:history="1">
        <w:r w:rsidRPr="00095288">
          <w:rPr>
            <w:rStyle w:val="Hyperlink"/>
          </w:rPr>
          <w:t>http://www.rff.org/documents/RFF-DP-10-05.pdf</w:t>
        </w:r>
      </w:hyperlink>
      <w:r>
        <w:t>)</w:t>
      </w:r>
    </w:p>
    <w:p w:rsidR="00E022F5" w:rsidRDefault="00E022F5" w:rsidP="00E022F5">
      <w:r w:rsidRPr="00BC4DDC">
        <w:rPr>
          <w:rStyle w:val="StyleBoldUnderline"/>
        </w:rPr>
        <w:t>Domestic and imported oil are nearly indistinguishable to the consumer</w:t>
      </w:r>
      <w:r w:rsidRPr="00BC4DDC">
        <w:rPr>
          <w:sz w:val="16"/>
        </w:rPr>
        <w:t>. In fact</w:t>
      </w:r>
      <w:r>
        <w:t xml:space="preserve">, </w:t>
      </w:r>
      <w:r w:rsidRPr="00BC4DDC">
        <w:rPr>
          <w:rStyle w:val="StyleBoldUnderline"/>
        </w:rPr>
        <w:t xml:space="preserve">fungibility and relatively low transportation costs have led to an </w:t>
      </w:r>
      <w:r w:rsidRPr="00BC4DDC">
        <w:rPr>
          <w:rStyle w:val="BoldUnderline"/>
        </w:rPr>
        <w:t>integrated world oil market</w:t>
      </w:r>
      <w:r w:rsidRPr="00BC4DDC">
        <w:rPr>
          <w:rStyle w:val="StyleBoldUnderline"/>
        </w:rPr>
        <w:t xml:space="preserve"> in which</w:t>
      </w:r>
      <w:r>
        <w:t xml:space="preserve">, </w:t>
      </w:r>
      <w:r w:rsidRPr="00BC4DDC">
        <w:rPr>
          <w:sz w:val="16"/>
        </w:rPr>
        <w:t>as Nordhaus (2009) explains,</w:t>
      </w:r>
      <w:r>
        <w:t xml:space="preserve"> </w:t>
      </w:r>
      <w:r w:rsidRPr="00BC4DDC">
        <w:rPr>
          <w:rStyle w:val="BoldUnderline"/>
        </w:rPr>
        <w:t>prices move together</w:t>
      </w:r>
      <w:r>
        <w:t xml:space="preserve"> </w:t>
      </w:r>
      <w:r w:rsidRPr="00BC4DDC">
        <w:rPr>
          <w:sz w:val="16"/>
        </w:rPr>
        <w:t>(Figure 2). At the same time, domestic oil production is stable, whereas production outside the United States contains unstable elements. Consequently, policymakers may have a reason to differentiate between domestic and imported oil, and have some ability to do so via legislation or regulation even if consumers cannot.</w:t>
      </w:r>
    </w:p>
    <w:p w:rsidR="00E022F5" w:rsidRDefault="00E022F5" w:rsidP="00E022F5">
      <w:pPr>
        <w:pStyle w:val="Heading4"/>
      </w:pPr>
      <w:r>
        <w:t>(--) Global oil markets are showing a high degree of correlation now:</w:t>
      </w:r>
    </w:p>
    <w:p w:rsidR="00E022F5" w:rsidRDefault="00E022F5" w:rsidP="00E022F5">
      <w:pPr>
        <w:ind w:firstLine="360"/>
      </w:pPr>
      <w:r>
        <w:t xml:space="preserve">The </w:t>
      </w:r>
      <w:r w:rsidRPr="00100D03">
        <w:rPr>
          <w:rStyle w:val="BoldUnderline"/>
        </w:rPr>
        <w:t>Moscow Times, 8/11/2011</w:t>
      </w:r>
      <w:r>
        <w:t xml:space="preserve"> (“RTS Stock Futures Rise on Oil, U.S. Job Data,” </w:t>
      </w:r>
    </w:p>
    <w:p w:rsidR="00E022F5" w:rsidRDefault="00E022F5" w:rsidP="00E022F5">
      <w:pPr>
        <w:ind w:firstLine="360"/>
      </w:pPr>
      <w:hyperlink r:id="rId42" w:history="1">
        <w:r w:rsidRPr="00C301E5">
          <w:rPr>
            <w:rStyle w:val="Hyperlink"/>
          </w:rPr>
          <w:t>http://www.bloomberg.com/news/2011-08-11/rts-stock-futures-rise-on-oil-u-s-job-data-russia-overnight.html</w:t>
        </w:r>
      </w:hyperlink>
      <w:r>
        <w:t>)</w:t>
      </w:r>
    </w:p>
    <w:p w:rsidR="00E022F5" w:rsidRDefault="00E022F5" w:rsidP="00E022F5">
      <w:r w:rsidRPr="000E7DF6">
        <w:rPr>
          <w:rStyle w:val="StyleBoldUnderline"/>
        </w:rPr>
        <w:t>Russian stock futures were supported by the fact that “crude, Brent in particular, has actually weathered the storm reasonably well,”</w:t>
      </w:r>
      <w:r>
        <w:t xml:space="preserve"> Julian Rimmer, a trader of Russian shares at CF Global Trading in London, said in a telephone interview. “</w:t>
      </w:r>
      <w:r w:rsidRPr="000E7DF6">
        <w:rPr>
          <w:rStyle w:val="StyleBoldUnderline"/>
        </w:rPr>
        <w:t xml:space="preserve">There are </w:t>
      </w:r>
      <w:r w:rsidRPr="000E7DF6">
        <w:rPr>
          <w:rStyle w:val="BoldUnderline"/>
        </w:rPr>
        <w:t>high degrees of correlations</w:t>
      </w:r>
      <w:r w:rsidRPr="000E7DF6">
        <w:rPr>
          <w:rStyle w:val="StyleBoldUnderline"/>
        </w:rPr>
        <w:t xml:space="preserve"> between all global equity markets at the moment. </w:t>
      </w:r>
      <w:r>
        <w:t>We have retail sales data in the U.S. If we have a figure better than expected, that would help the sentiment somewhat.”</w:t>
      </w:r>
    </w:p>
    <w:p w:rsidR="00E022F5" w:rsidRDefault="00E022F5" w:rsidP="00E022F5">
      <w:pPr>
        <w:pStyle w:val="Heading4"/>
      </w:pPr>
      <w:r>
        <w:t>(--) Oil markets are global:</w:t>
      </w:r>
    </w:p>
    <w:p w:rsidR="00E022F5" w:rsidRDefault="00E022F5" w:rsidP="00E022F5">
      <w:pPr>
        <w:ind w:firstLine="360"/>
      </w:pPr>
      <w:r>
        <w:t xml:space="preserve">Cat </w:t>
      </w:r>
      <w:r w:rsidRPr="00971F73">
        <w:rPr>
          <w:rStyle w:val="BoldUnderline"/>
        </w:rPr>
        <w:t>Contiguglia, 3/16/2011</w:t>
      </w:r>
      <w:r>
        <w:t xml:space="preserve"> (staff writer, “Oil price spikes are short-term,”</w:t>
      </w:r>
    </w:p>
    <w:p w:rsidR="00E022F5" w:rsidRDefault="00E022F5" w:rsidP="00E022F5">
      <w:pPr>
        <w:ind w:firstLine="360"/>
      </w:pPr>
      <w:hyperlink r:id="rId43" w:history="1">
        <w:r w:rsidRPr="009510E7">
          <w:rPr>
            <w:rStyle w:val="Hyperlink"/>
          </w:rPr>
          <w:t>http://www.praguepost.com/business/7900-oil-price-spikes-are-short-term.html</w:t>
        </w:r>
      </w:hyperlink>
      <w:r>
        <w:t>)</w:t>
      </w:r>
    </w:p>
    <w:p w:rsidR="00E022F5" w:rsidRDefault="00E022F5" w:rsidP="00E022F5">
      <w:r>
        <w:t>"</w:t>
      </w:r>
      <w:r w:rsidRPr="00971F73">
        <w:rPr>
          <w:rStyle w:val="StyleBoldUnderline"/>
        </w:rPr>
        <w:t>The market with oil is global, so if there is any big disruption, there could be serious trouble</w:t>
      </w:r>
      <w:r>
        <w:t xml:space="preserve">," </w:t>
      </w:r>
      <w:r w:rsidRPr="00971F73">
        <w:rPr>
          <w:sz w:val="16"/>
        </w:rPr>
        <w:t>said Petr Lang, program director for Prague Security Studies Institute. "</w:t>
      </w:r>
      <w:r w:rsidRPr="00971F73">
        <w:rPr>
          <w:rStyle w:val="StyleBoldUnderline"/>
        </w:rPr>
        <w:t>Spare capacities are pretty low, and there are no big alternatives, so I think we will be competing with each other for supplies from Western Africa or from Russia</w:t>
      </w:r>
      <w:r>
        <w:t>."</w:t>
      </w:r>
    </w:p>
    <w:p w:rsidR="00E022F5" w:rsidRDefault="00E022F5" w:rsidP="00E022F5"/>
    <w:p w:rsidR="00E022F5" w:rsidRDefault="00E022F5" w:rsidP="00E022F5">
      <w:r>
        <w:br w:type="page"/>
      </w:r>
    </w:p>
    <w:p w:rsidR="00E022F5" w:rsidRDefault="00E022F5" w:rsidP="00E022F5">
      <w:pPr>
        <w:pStyle w:val="Heading3"/>
      </w:pPr>
      <w:bookmarkStart w:id="87" w:name="_Toc301540577"/>
      <w:bookmarkStart w:id="88" w:name="_Toc335830378"/>
      <w:bookmarkStart w:id="89" w:name="_Toc349306935"/>
      <w:bookmarkStart w:id="90" w:name="_Toc360210067"/>
      <w:bookmarkStart w:id="91" w:name="_Toc360210165"/>
      <w:r>
        <w:t>Internal Links:  Supply Problems Outweigh Demand Issues</w:t>
      </w:r>
      <w:bookmarkEnd w:id="87"/>
      <w:bookmarkEnd w:id="88"/>
      <w:bookmarkEnd w:id="89"/>
      <w:bookmarkEnd w:id="90"/>
      <w:bookmarkEnd w:id="91"/>
    </w:p>
    <w:p w:rsidR="00E022F5" w:rsidRDefault="00E022F5" w:rsidP="00E022F5">
      <w:pPr>
        <w:pStyle w:val="Heading4"/>
      </w:pPr>
      <w:r>
        <w:t xml:space="preserve">(--) Supply side problems outweigh demand side problems:  </w:t>
      </w:r>
    </w:p>
    <w:p w:rsidR="00E022F5" w:rsidRDefault="00E022F5" w:rsidP="00E022F5">
      <w:pPr>
        <w:ind w:firstLine="360"/>
      </w:pPr>
      <w:r>
        <w:t xml:space="preserve">Kenneth </w:t>
      </w:r>
      <w:r w:rsidRPr="00B12CEC">
        <w:rPr>
          <w:rStyle w:val="BoldUnderline"/>
        </w:rPr>
        <w:t>Rapoza</w:t>
      </w:r>
      <w:r>
        <w:t>, 8/12/20</w:t>
      </w:r>
      <w:r w:rsidRPr="00B12CEC">
        <w:rPr>
          <w:rStyle w:val="BoldUnderline"/>
        </w:rPr>
        <w:t>11</w:t>
      </w:r>
      <w:r>
        <w:t xml:space="preserve"> (staff writer, “Low Oil Prices Not Here To Stay, Says Barclays,”</w:t>
      </w:r>
    </w:p>
    <w:p w:rsidR="00E022F5" w:rsidRDefault="00E022F5" w:rsidP="00E022F5">
      <w:pPr>
        <w:ind w:firstLine="360"/>
      </w:pPr>
      <w:hyperlink r:id="rId44" w:history="1">
        <w:r w:rsidRPr="00C301E5">
          <w:rPr>
            <w:rStyle w:val="Hyperlink"/>
          </w:rPr>
          <w:t>http://www.forbes.com/sites/kenrapoza/2011/08/12/low-oil-prices-not-here-to-stay-says-barclays/</w:t>
        </w:r>
      </w:hyperlink>
      <w:r>
        <w:t>)</w:t>
      </w:r>
    </w:p>
    <w:p w:rsidR="00E022F5" w:rsidRDefault="00E022F5" w:rsidP="00E022F5">
      <w:r>
        <w:t>Although the sovereign crisis and associated risk-off trade have hit energy markets, “we do not see sharply weaker energy fundamentals – whether in commodities, credit or equities,” the Barclays report stated. “</w:t>
      </w:r>
      <w:r w:rsidRPr="00ED3A9B">
        <w:rPr>
          <w:rStyle w:val="StyleBoldUnderline"/>
        </w:rPr>
        <w:t xml:space="preserve">The industry is well capitalized, and the biggest energy market – oil – is </w:t>
      </w:r>
      <w:r w:rsidRPr="00ED3A9B">
        <w:rPr>
          <w:rStyle w:val="BoldUnderline"/>
        </w:rPr>
        <w:t xml:space="preserve">facing much </w:t>
      </w:r>
      <w:r w:rsidRPr="00ED3A9B">
        <w:rPr>
          <w:rStyle w:val="BoldUnderline"/>
          <w:bdr w:val="single" w:sz="4" w:space="0" w:color="auto"/>
        </w:rPr>
        <w:t>greater challenges of supply</w:t>
      </w:r>
      <w:r w:rsidRPr="00ED3A9B">
        <w:rPr>
          <w:rStyle w:val="StyleBoldUnderline"/>
          <w:bdr w:val="single" w:sz="4" w:space="0" w:color="auto"/>
        </w:rPr>
        <w:t xml:space="preserve"> </w:t>
      </w:r>
      <w:r w:rsidRPr="00ED3A9B">
        <w:rPr>
          <w:rStyle w:val="BoldUnderline"/>
          <w:bdr w:val="single" w:sz="4" w:space="0" w:color="auto"/>
        </w:rPr>
        <w:t>than demand</w:t>
      </w:r>
      <w:r w:rsidRPr="00ED3A9B">
        <w:rPr>
          <w:rStyle w:val="BoldUnderline"/>
        </w:rPr>
        <w:t>,</w:t>
      </w:r>
      <w:r w:rsidRPr="00ED3A9B">
        <w:rPr>
          <w:rStyle w:val="StyleBoldUnderline"/>
        </w:rPr>
        <w:t xml:space="preserve"> based on our analysis. Demand remains robust, most notably outside the OECD, and supply is highly constrained, </w:t>
      </w:r>
      <w:r>
        <w:t xml:space="preserve">with spare capacity just 2% globally. Recent softening in OECD demand may therefore prevent the oil price from overshooting in 2012, rather than sending it lower.” </w:t>
      </w:r>
    </w:p>
    <w:p w:rsidR="00E022F5" w:rsidRDefault="00E022F5" w:rsidP="00E022F5">
      <w:pPr>
        <w:pStyle w:val="Heading4"/>
      </w:pPr>
      <w:r>
        <w:t>(--) Fears of supply disruptions can send oil prices soaring:</w:t>
      </w:r>
    </w:p>
    <w:p w:rsidR="00E022F5" w:rsidRDefault="00E022F5" w:rsidP="00E022F5">
      <w:pPr>
        <w:ind w:firstLine="360"/>
      </w:pPr>
      <w:r w:rsidRPr="00092094">
        <w:rPr>
          <w:rStyle w:val="BoldUnderline"/>
        </w:rPr>
        <w:t>Economist, 2011</w:t>
      </w:r>
      <w:r>
        <w:t xml:space="preserve"> (March 3, 2011, “The 2011 oil shock,” </w:t>
      </w:r>
      <w:hyperlink r:id="rId45" w:history="1">
        <w:r w:rsidRPr="00C301E5">
          <w:rPr>
            <w:rStyle w:val="Hyperlink"/>
          </w:rPr>
          <w:t>http://www.economist.com/node/18281774</w:t>
        </w:r>
      </w:hyperlink>
      <w:r>
        <w:t>)</w:t>
      </w:r>
    </w:p>
    <w:p w:rsidR="00E022F5" w:rsidRDefault="00E022F5" w:rsidP="00E022F5">
      <w:pPr>
        <w:rPr>
          <w:sz w:val="16"/>
        </w:rPr>
      </w:pPr>
      <w:r w:rsidRPr="008B1C18">
        <w:rPr>
          <w:rStyle w:val="StyleBoldUnderline"/>
        </w:rPr>
        <w:t xml:space="preserve">That glosses over two big risks. First, a serious supply disruption, </w:t>
      </w:r>
      <w:r w:rsidRPr="008B1C18">
        <w:rPr>
          <w:rStyle w:val="BoldUnderline"/>
        </w:rPr>
        <w:t>or even the fear of it</w:t>
      </w:r>
      <w:r w:rsidRPr="008B1C18">
        <w:rPr>
          <w:rStyle w:val="StyleBoldUnderline"/>
        </w:rPr>
        <w:t>, could send the oil price soaring</w:t>
      </w:r>
      <w:r>
        <w:t xml:space="preserve"> </w:t>
      </w:r>
      <w:r w:rsidRPr="008B1C18">
        <w:rPr>
          <w:sz w:val="16"/>
        </w:rPr>
        <w:t>(see article). Second, dearer oil could fuel inflation—and that might prompt a monetary clampdown that throttles the recovery. A lot will depend on the skill of central bankers.</w:t>
      </w:r>
    </w:p>
    <w:p w:rsidR="00E022F5" w:rsidRDefault="00E022F5" w:rsidP="00E022F5">
      <w:pPr>
        <w:pStyle w:val="Heading2"/>
      </w:pPr>
      <w:bookmarkStart w:id="92" w:name="_Toc335830365"/>
      <w:bookmarkStart w:id="93" w:name="_Toc349306923"/>
      <w:bookmarkStart w:id="94" w:name="_Toc360210068"/>
      <w:bookmarkStart w:id="95" w:name="_Toc360210166"/>
      <w:r>
        <w:t>Link Magnifiers</w:t>
      </w:r>
      <w:bookmarkEnd w:id="92"/>
      <w:bookmarkEnd w:id="93"/>
      <w:bookmarkEnd w:id="94"/>
      <w:bookmarkEnd w:id="95"/>
    </w:p>
    <w:p w:rsidR="00E022F5" w:rsidRPr="00BA5956" w:rsidRDefault="00E022F5" w:rsidP="00E022F5">
      <w:pPr>
        <w:pStyle w:val="Heading4"/>
      </w:pPr>
      <w:r>
        <w:t xml:space="preserve">(--) The plan will be perceived and </w:t>
      </w:r>
      <w:r w:rsidRPr="00BA5956">
        <w:t>causes massive ripples in the oil market.</w:t>
      </w:r>
    </w:p>
    <w:p w:rsidR="00E022F5" w:rsidRPr="00BA5956" w:rsidRDefault="00E022F5" w:rsidP="00E022F5">
      <w:r w:rsidRPr="00BA5956">
        <w:t xml:space="preserve">Paul </w:t>
      </w:r>
      <w:r w:rsidRPr="00BA5956">
        <w:rPr>
          <w:b/>
        </w:rPr>
        <w:t>Roberts</w:t>
      </w:r>
      <w:r w:rsidRPr="00BA5956">
        <w:t xml:space="preserve">, </w:t>
      </w:r>
      <w:r w:rsidRPr="00BA5956">
        <w:rPr>
          <w:b/>
        </w:rPr>
        <w:t>200</w:t>
      </w:r>
      <w:r>
        <w:rPr>
          <w:b/>
        </w:rPr>
        <w:t>4</w:t>
      </w:r>
      <w:r w:rsidRPr="00BA5956">
        <w:t>. Jo</w:t>
      </w:r>
      <w:r>
        <w:t>urnalist. The End of Oil, p. 95, accessed via google books.</w:t>
      </w:r>
    </w:p>
    <w:p w:rsidR="00E022F5" w:rsidRPr="00AA25CB" w:rsidRDefault="00E022F5" w:rsidP="00E022F5">
      <w:pPr>
        <w:pStyle w:val="text1"/>
        <w:ind w:left="360"/>
        <w:rPr>
          <w:rFonts w:ascii="Garamond" w:hAnsi="Garamond"/>
          <w:sz w:val="16"/>
        </w:rPr>
      </w:pPr>
      <w:r w:rsidRPr="00BA5956">
        <w:rPr>
          <w:rFonts w:ascii="Garamond" w:hAnsi="Garamond"/>
          <w:b/>
          <w:sz w:val="22"/>
          <w:szCs w:val="18"/>
          <w:u w:val="single"/>
        </w:rPr>
        <w:t xml:space="preserve">Within the oil world, no decision of any significance is made without reference to the </w:t>
      </w:r>
      <w:r w:rsidRPr="00AA25CB">
        <w:rPr>
          <w:rStyle w:val="Emphasis"/>
        </w:rPr>
        <w:t>U.S. market</w:t>
      </w:r>
      <w:r w:rsidRPr="00AA25CB">
        <w:rPr>
          <w:rFonts w:ascii="Garamond" w:hAnsi="Garamond"/>
          <w:sz w:val="16"/>
        </w:rPr>
        <w:t xml:space="preserve">, nor is anything left to chance. Indeed, the </w:t>
      </w:r>
      <w:r>
        <w:rPr>
          <w:rFonts w:ascii="Garamond" w:hAnsi="Garamond"/>
          <w:sz w:val="16"/>
        </w:rPr>
        <w:t xml:space="preserve">world’s </w:t>
      </w:r>
      <w:r w:rsidRPr="00BA5956">
        <w:rPr>
          <w:rFonts w:ascii="Garamond" w:hAnsi="Garamond"/>
          <w:sz w:val="22"/>
          <w:szCs w:val="18"/>
          <w:u w:val="single"/>
        </w:rPr>
        <w:t xml:space="preserve">oil players watch the American oil market </w:t>
      </w:r>
      <w:r w:rsidRPr="001553A6">
        <w:rPr>
          <w:rStyle w:val="Emphasis"/>
        </w:rPr>
        <w:t>as attentively as palace physicians</w:t>
      </w:r>
      <w:r w:rsidRPr="00BA5956">
        <w:rPr>
          <w:rFonts w:ascii="Garamond" w:hAnsi="Garamond"/>
          <w:sz w:val="22"/>
          <w:szCs w:val="18"/>
          <w:u w:val="single"/>
        </w:rPr>
        <w:t xml:space="preserve"> once attended the royal bowels:</w:t>
      </w:r>
      <w:r w:rsidRPr="00AA25CB">
        <w:rPr>
          <w:rFonts w:ascii="Garamond" w:hAnsi="Garamond"/>
          <w:sz w:val="16"/>
          <w:szCs w:val="18"/>
        </w:rPr>
        <w:t xml:space="preserve"> </w:t>
      </w:r>
      <w:r w:rsidRPr="00BA5956">
        <w:rPr>
          <w:rFonts w:ascii="Garamond" w:hAnsi="Garamond"/>
          <w:sz w:val="22"/>
          <w:szCs w:val="18"/>
          <w:u w:val="single"/>
        </w:rPr>
        <w:t xml:space="preserve">every hour of every day, every oil state and company in the world keeps an unblinking watch on the United States and strains to find a sign of anything </w:t>
      </w:r>
      <w:r w:rsidRPr="00007B85">
        <w:t xml:space="preserve">— from a shift in energy policy to a trend toward smaller cars to an unusually mild winter — </w:t>
      </w:r>
      <w:r w:rsidRPr="00BA5956">
        <w:rPr>
          <w:rFonts w:ascii="Garamond" w:hAnsi="Garamond"/>
          <w:sz w:val="22"/>
          <w:szCs w:val="18"/>
          <w:u w:val="single"/>
        </w:rPr>
        <w:t>that might affect the colossal U.S. consumption</w:t>
      </w:r>
      <w:r w:rsidRPr="00BA5956">
        <w:rPr>
          <w:rFonts w:ascii="Garamond" w:hAnsi="Garamond"/>
          <w:u w:val="single"/>
        </w:rPr>
        <w:t>.</w:t>
      </w:r>
      <w:r w:rsidRPr="00AA25CB">
        <w:rPr>
          <w:rFonts w:ascii="Garamond" w:hAnsi="Garamond"/>
          <w:sz w:val="16"/>
        </w:rPr>
        <w:t xml:space="preserve"> For this reason, the most important day of the week for oil traders anywhere in the world is Wednesday, when the U.S. Department of Energy releases its weekly figures on American oil use, and when, as one analyst puts it, “the market makes up its mind whether to be bearish or bullish.”</w:t>
      </w:r>
    </w:p>
    <w:p w:rsidR="00E022F5" w:rsidRDefault="00E022F5" w:rsidP="00E022F5">
      <w:pPr>
        <w:pStyle w:val="Heading4"/>
      </w:pPr>
      <w:r>
        <w:t>(--) Oil markets will exaggerate the effects of the plan:</w:t>
      </w:r>
    </w:p>
    <w:p w:rsidR="00E022F5" w:rsidRDefault="00E022F5" w:rsidP="00E022F5">
      <w:pPr>
        <w:ind w:firstLine="360"/>
      </w:pPr>
      <w:r>
        <w:t xml:space="preserve">David </w:t>
      </w:r>
      <w:r w:rsidRPr="00D237FC">
        <w:rPr>
          <w:rFonts w:ascii="Arial Narrow" w:hAnsi="Arial Narrow"/>
          <w:b/>
          <w:u w:val="thick"/>
          <w:lang w:bidi="en-US"/>
        </w:rPr>
        <w:t>Kuo, 8/15/2012</w:t>
      </w:r>
      <w:r>
        <w:t xml:space="preserve"> (staff writer, “The Outlook for Oil and Gas Shares: Part 1,” Accessed 8/15/2012 at</w:t>
      </w:r>
    </w:p>
    <w:p w:rsidR="00E022F5" w:rsidRDefault="00E022F5" w:rsidP="00E022F5">
      <w:pPr>
        <w:ind w:firstLine="360"/>
      </w:pPr>
      <w:hyperlink r:id="rId46" w:history="1">
        <w:r w:rsidRPr="00115F34">
          <w:rPr>
            <w:rStyle w:val="Hyperlink"/>
          </w:rPr>
          <w:t>http://www.msnbc.msn.com/id/48678759/ns/business-motley_fool/</w:t>
        </w:r>
      </w:hyperlink>
      <w:r>
        <w:t>, rwg)</w:t>
      </w:r>
    </w:p>
    <w:p w:rsidR="00E022F5" w:rsidRDefault="00E022F5" w:rsidP="00E022F5">
      <w:pPr>
        <w:rPr>
          <w:sz w:val="16"/>
        </w:rPr>
      </w:pPr>
      <w:r w:rsidRPr="00E625AD">
        <w:rPr>
          <w:sz w:val="16"/>
        </w:rPr>
        <w:t xml:space="preserve">David: Good morning to you. Now we'll have a look at some of the oil minnows that we talked about six months ago, but before that I'd like to talk about oil prices, if I may, and the oil price is currently around $100 again, having been at $130, then it fell to about $90, and now it's $100. So what is going on with oil prices, Malcolm?  Malcolm: Well, it's $110 today -- it's been running quite a lot in the last few days. But </w:t>
      </w:r>
      <w:r w:rsidRPr="00D237FC">
        <w:rPr>
          <w:rStyle w:val="StyleBoldUnderline"/>
        </w:rPr>
        <w:t>the first thing you must remember about oil prices is, they always exaggerate the moves on the upside and on the downside</w:t>
      </w:r>
      <w:r w:rsidRPr="00E625AD">
        <w:rPr>
          <w:sz w:val="16"/>
        </w:rPr>
        <w:t>. So when it got up to $127, $128, it was too high, and likewise when it got to $88 at the end of June, it was probably too low. At the high level, we had all those geopolitical influences from Iran in particular, and the only way to sort that out was to actually put more product onto the marketplace, which Saudi Arabia did -- they increased by two-and-a-half million barrels a day, which is almost what Iran were producing. Other people produce a little more, like Russia and so on, and of course the market suddenly realized there was a lot of crude around, and the price came down. It came down too far, and of course when it got to $88 to $90 at the end of June, suddenly people realized that the forces were working in the other direction. Even the Saudis were caught a little bit short on that front, and they certainly started to cut back their production. Then we had one or two other things, little things which always add to the tension, like Sudan and south Sudan, and activities, shut downs in the North Sea and the Gulf of Mexico and so on.</w:t>
      </w:r>
    </w:p>
    <w:p w:rsidR="00E022F5" w:rsidRDefault="00E022F5" w:rsidP="00E022F5">
      <w:pPr>
        <w:rPr>
          <w:sz w:val="16"/>
        </w:rPr>
      </w:pPr>
    </w:p>
    <w:p w:rsidR="00E022F5" w:rsidRDefault="00E022F5" w:rsidP="00E022F5">
      <w:pPr>
        <w:pStyle w:val="Heading1"/>
        <w:jc w:val="left"/>
      </w:pPr>
      <w:r>
        <w:br w:type="page"/>
      </w:r>
    </w:p>
    <w:p w:rsidR="00E022F5" w:rsidRDefault="00E022F5" w:rsidP="00E022F5">
      <w:pPr>
        <w:pStyle w:val="Heading2"/>
        <w:rPr>
          <w:sz w:val="32"/>
          <w:u w:val="single"/>
        </w:rPr>
      </w:pPr>
      <w:bookmarkStart w:id="96" w:name="_Toc335830379"/>
      <w:bookmarkStart w:id="97" w:name="_Toc349306936"/>
      <w:bookmarkStart w:id="98" w:name="_Toc360210069"/>
      <w:bookmarkStart w:id="99" w:name="_Toc360210167"/>
      <w:r>
        <w:t>Impacts</w:t>
      </w:r>
      <w:bookmarkEnd w:id="96"/>
      <w:bookmarkEnd w:id="97"/>
      <w:bookmarkEnd w:id="98"/>
      <w:bookmarkEnd w:id="99"/>
      <w:r>
        <w:br w:type="page"/>
      </w:r>
    </w:p>
    <w:p w:rsidR="00E022F5" w:rsidRDefault="00E022F5" w:rsidP="00E022F5">
      <w:pPr>
        <w:pStyle w:val="Heading3"/>
      </w:pPr>
      <w:bookmarkStart w:id="100" w:name="_Toc335830380"/>
      <w:bookmarkStart w:id="101" w:name="_Toc349306937"/>
      <w:bookmarkStart w:id="102" w:name="_Toc360210070"/>
      <w:bookmarkStart w:id="103" w:name="_Toc360210168"/>
      <w:r>
        <w:t>Impacts:  Nuke War</w:t>
      </w:r>
      <w:bookmarkEnd w:id="100"/>
      <w:bookmarkEnd w:id="101"/>
      <w:bookmarkEnd w:id="102"/>
      <w:bookmarkEnd w:id="103"/>
    </w:p>
    <w:p w:rsidR="00E022F5" w:rsidRPr="00A56DA8" w:rsidRDefault="00E022F5" w:rsidP="00E022F5">
      <w:pPr>
        <w:pStyle w:val="Heading4"/>
      </w:pPr>
      <w:r>
        <w:t xml:space="preserve">(--) </w:t>
      </w:r>
      <w:r w:rsidRPr="00A56DA8">
        <w:t>Russian Econ</w:t>
      </w:r>
      <w:r>
        <w:t xml:space="preserve"> collapse</w:t>
      </w:r>
      <w:r w:rsidRPr="00A56DA8">
        <w:t xml:space="preserve"> </w:t>
      </w:r>
      <w:bookmarkEnd w:id="39"/>
      <w:bookmarkEnd w:id="40"/>
      <w:r>
        <w:t>risks accidental nuclear launch and a host of other impacts:</w:t>
      </w:r>
    </w:p>
    <w:p w:rsidR="00E022F5" w:rsidRDefault="00E022F5" w:rsidP="00E022F5">
      <w:pPr>
        <w:pStyle w:val="Nothing"/>
        <w:ind w:left="360"/>
      </w:pPr>
      <w:r w:rsidRPr="001B699A">
        <w:rPr>
          <w:rStyle w:val="StyleStyleBold12pt"/>
          <w:rFonts w:eastAsiaTheme="minorHAnsi"/>
          <w:highlight w:val="cyan"/>
        </w:rPr>
        <w:t>Oliker and Paley 2002</w:t>
      </w:r>
      <w:r>
        <w:t xml:space="preserve">, </w:t>
      </w:r>
      <w:r w:rsidRPr="001E7EE2">
        <w:t>Olga</w:t>
      </w:r>
      <w:r>
        <w:t xml:space="preserve"> Oliker</w:t>
      </w:r>
      <w:r w:rsidRPr="001E7EE2">
        <w:t xml:space="preserve"> and Tanya</w:t>
      </w:r>
      <w:r>
        <w:t xml:space="preserve"> Charlick-Paley</w:t>
      </w:r>
      <w:r w:rsidRPr="001E7EE2">
        <w:t xml:space="preserve">, RAND Corporation Project Air Force, “Assessing Russia’s Decline,” </w:t>
      </w:r>
      <w:r w:rsidRPr="005C107D">
        <w:t>www.rand.org/pubs/monograph_reports/MR1442/</w:t>
      </w:r>
    </w:p>
    <w:p w:rsidR="00E022F5" w:rsidRDefault="00E022F5" w:rsidP="00E022F5">
      <w:pPr>
        <w:pStyle w:val="Cards"/>
        <w:ind w:left="0"/>
        <w:rPr>
          <w:rStyle w:val="DebateUnderline"/>
        </w:rPr>
      </w:pPr>
    </w:p>
    <w:p w:rsidR="00E022F5" w:rsidRDefault="00E022F5" w:rsidP="00E022F5">
      <w:pPr>
        <w:pStyle w:val="Cards"/>
        <w:ind w:left="0"/>
      </w:pPr>
      <w:r w:rsidRPr="001B699A">
        <w:rPr>
          <w:rStyle w:val="DebateUnderline"/>
          <w:highlight w:val="cyan"/>
        </w:rPr>
        <w:t>Continuing trends toward military, political, economic, and social decline in Russia threaten the interests of the United States and its allies</w:t>
      </w:r>
      <w:r w:rsidRPr="001B699A">
        <w:rPr>
          <w:highlight w:val="cyan"/>
        </w:rPr>
        <w:t xml:space="preserve">. </w:t>
      </w:r>
      <w:r w:rsidRPr="001B699A">
        <w:rPr>
          <w:rStyle w:val="DebateUnderline"/>
          <w:highlight w:val="cyan"/>
        </w:rPr>
        <w:t>Moscow's capacity to govern is called into question by increasing crime and corruption</w:t>
      </w:r>
      <w:r w:rsidRPr="00DB0D56">
        <w:t xml:space="preserve"> (and by political and economic regionalization). </w:t>
      </w:r>
      <w:r w:rsidRPr="001B699A">
        <w:rPr>
          <w:rStyle w:val="DebateUnderline"/>
          <w:highlight w:val="cyan"/>
        </w:rPr>
        <w:t>Both the military nuclear arsenal and the civilian nuclear power sector present risks of materials theft or diversion</w:t>
      </w:r>
      <w:r w:rsidRPr="001B699A">
        <w:rPr>
          <w:highlight w:val="cyan"/>
        </w:rPr>
        <w:t xml:space="preserve">, </w:t>
      </w:r>
      <w:r w:rsidRPr="001B699A">
        <w:rPr>
          <w:rStyle w:val="DebateUnderline"/>
          <w:highlight w:val="cyan"/>
        </w:rPr>
        <w:t>as well as of tragic accident</w:t>
      </w:r>
      <w:r w:rsidRPr="00DB0D56">
        <w:t xml:space="preserve">. An increasingly aging and ailing population bodes ill for Russia's future. </w:t>
      </w:r>
      <w:r w:rsidRPr="00170CBD">
        <w:rPr>
          <w:rStyle w:val="DebateUnderline"/>
        </w:rPr>
        <w:t>Reversing the country's economic decline and rebuilding an effective military have proven difficult for the financially strapped government. While improvements, especially in the economic realm, are now evident, their sustainability is far from certain</w:t>
      </w:r>
      <w:r w:rsidRPr="00DB0D56">
        <w:t xml:space="preserve">. </w:t>
      </w:r>
      <w:r w:rsidRPr="00170CBD">
        <w:rPr>
          <w:rStyle w:val="DebateUnderline"/>
        </w:rPr>
        <w:t>The future development of these trends is critical to U.S. interests</w:t>
      </w:r>
      <w:r w:rsidRPr="00DB0D56">
        <w:t xml:space="preserve">. </w:t>
      </w:r>
      <w:r w:rsidRPr="001B699A">
        <w:rPr>
          <w:rStyle w:val="DebateUnderline"/>
          <w:highlight w:val="cyan"/>
        </w:rPr>
        <w:t>Nuclear material from Russia could fall into the hands of terrorists-organized crime in Russia</w:t>
      </w:r>
      <w:r w:rsidRPr="00170CBD">
        <w:rPr>
          <w:rStyle w:val="DebateUnderline"/>
        </w:rPr>
        <w:t xml:space="preserve"> is part of a multinational network with links to global and local terror</w:t>
      </w:r>
      <w:r w:rsidRPr="00DB0D56">
        <w:t xml:space="preserve">. </w:t>
      </w:r>
      <w:r w:rsidRPr="001B699A">
        <w:rPr>
          <w:rStyle w:val="DebateUnderline"/>
          <w:highlight w:val="cyan"/>
        </w:rPr>
        <w:t>Russia is a major oil and gas producer and transit state, and the U.S. government has identified energy interests as key to national security</w:t>
      </w:r>
      <w:r w:rsidRPr="00DB0D56">
        <w:t xml:space="preserve">. </w:t>
      </w:r>
      <w:r w:rsidRPr="001B699A">
        <w:rPr>
          <w:rStyle w:val="DebateUnderline"/>
          <w:highlight w:val="cyan"/>
        </w:rPr>
        <w:t>A humanitarian crisis in Russia could threaten U.S. allies with refugee flows, environmental crisis, or conflict spillover</w:t>
      </w:r>
      <w:r w:rsidRPr="00DB0D56">
        <w:t>. I</w:t>
      </w:r>
      <w:r w:rsidRPr="00AF588D">
        <w:rPr>
          <w:rStyle w:val="DebateUnderline"/>
        </w:rPr>
        <w:t>n many scenarios, it seems likely that the United States would respond. If so, the U.S. Air Force is certain to be called upon for transportation and perhaps military missions in a very demanding environment</w:t>
      </w:r>
      <w:r w:rsidRPr="00DB0D56">
        <w:t>.</w:t>
      </w:r>
    </w:p>
    <w:p w:rsidR="00E022F5" w:rsidRPr="00E1624F" w:rsidRDefault="00E022F5" w:rsidP="00E022F5">
      <w:pPr>
        <w:pStyle w:val="Heading4"/>
      </w:pPr>
      <w:r>
        <w:t xml:space="preserve">(--) </w:t>
      </w:r>
      <w:r w:rsidRPr="00E1624F">
        <w:t>Russian economic collapse causes prolif, terrorism, pandemics, environmental collapse and nuke war</w:t>
      </w:r>
    </w:p>
    <w:p w:rsidR="00E022F5" w:rsidRDefault="00E022F5" w:rsidP="00E022F5">
      <w:pPr>
        <w:rPr>
          <w:sz w:val="16"/>
        </w:rPr>
      </w:pPr>
      <w:r w:rsidRPr="005E22CC">
        <w:rPr>
          <w:rStyle w:val="StyleStyleBold12pt"/>
        </w:rPr>
        <w:t>DAVID 99</w:t>
      </w:r>
      <w:r w:rsidRPr="00DA13DF">
        <w:rPr>
          <w:sz w:val="16"/>
        </w:rPr>
        <w:t xml:space="preserve"> </w:t>
      </w:r>
    </w:p>
    <w:p w:rsidR="00E022F5" w:rsidRPr="005E22CC" w:rsidRDefault="00E022F5" w:rsidP="00E022F5">
      <w:r w:rsidRPr="005E22CC">
        <w:t>(Steven, Professor of Political Science at Johns Hopkins, Foreign Affairs, Jan/Feb)</w:t>
      </w:r>
    </w:p>
    <w:p w:rsidR="00E022F5" w:rsidRDefault="00E022F5" w:rsidP="00E022F5">
      <w:pPr>
        <w:rPr>
          <w:sz w:val="16"/>
        </w:rPr>
      </w:pPr>
      <w:r w:rsidRPr="001C0E78">
        <w:rPr>
          <w:rStyle w:val="StyleBoldUnderline"/>
        </w:rPr>
        <w:t>If internal war does strike Russia, economic deterioration will be a prime cause</w:t>
      </w:r>
      <w:r w:rsidRPr="00DA13DF">
        <w:rPr>
          <w:sz w:val="16"/>
        </w:rPr>
        <w:t xml:space="preserve">. From 1989 to the present, the GDP has fallen by 50 percent. In a society where, ten years ago, unemployment scarcely existed, it reached 9.5 percent in 1997 with many economists declaring the true figure to be much higher. Twenty-two percent of Russians live below the official poverty line (earning less than $ 70 a month). Modern Russia can neither collect taxes (it gathers only half the revenue it is due) nor significantly cut spending. Reformers tout privatization as the country's cure-all, but in a land without well-defined property rights or contract law and where subsidies remain a way of life, the prospects for transition to an American-style capitalist economy look remote at best. As the massive devaluation of the ruble and the current political crisis show, Russia's condition is even worse than most analysts feared. If conditions get worse, even the stoic Russian people will soon run out of patience. </w:t>
      </w:r>
      <w:r w:rsidRPr="001C0E78">
        <w:rPr>
          <w:rStyle w:val="StyleBoldUnderline"/>
        </w:rPr>
        <w:t>A future conflict would quickly draw in Russia's military</w:t>
      </w:r>
      <w:r w:rsidRPr="00DA13DF">
        <w:rPr>
          <w:sz w:val="16"/>
        </w:rPr>
        <w:t xml:space="preserve">. In the Soviet days civilian rule kept the powerful armed forces in check. But with the Communist Party out of office, what little civilian control remains relies on an exceedingly fragile foundation -- personal friendships between government leaders and military commanders. Meanwhile, the morale of Russian soldiers has fallen to a dangerous low. Drastic cuts in spending mean inadequate pay, housing, and medical care. A new emphasis on domestic missions has created an ideological split between the old and new guard in the military leadership, increasing the risk that disgruntled generals may enter the political fray and feeding the resentment of soldiers who dislike being used as a national police force. Newly enhanced ties between military units and local authorities pose another danger. Soldiers grow ever more dependent on local governments for housing, food, and wages. Draftees serve closer to home, and new laws have increased local control over the armed forces. </w:t>
      </w:r>
      <w:r w:rsidRPr="001C0E78">
        <w:rPr>
          <w:rStyle w:val="StyleBoldUnderline"/>
        </w:rPr>
        <w:t>Were a conflict to emerge between a regional power and Moscow, it is not at all clear which side the military would support</w:t>
      </w:r>
      <w:r w:rsidRPr="00DA13DF">
        <w:rPr>
          <w:sz w:val="16"/>
        </w:rPr>
        <w:t xml:space="preserve">. Divining the military's allegiance is crucial, however, since the structure of the Russian Federation makes it virtually certain that regional conflicts will continue to erupt. Russia's 89 republics, krais, and oblasts grow ever more independent in a system that does little to keep them together. As the central government finds itself unable to force its will beyond Moscow (if even that far), power devolves to the periphery. </w:t>
      </w:r>
      <w:r w:rsidRPr="001C0E78">
        <w:rPr>
          <w:rStyle w:val="StyleBoldUnderline"/>
        </w:rPr>
        <w:t>With the economy collapsing, republics feel less and less incentive to pay taxes to Moscow when they receive so little in return</w:t>
      </w:r>
      <w:r w:rsidRPr="00DA13DF">
        <w:rPr>
          <w:sz w:val="16"/>
        </w:rPr>
        <w:t xml:space="preserve">. Three-quarters of them already have their own constitutions, nearly all of which make some claim to sovereignty. Strong ethnic bonds promoted by shortsighted Soviet policies may motivate non-Russians to secede from the Federation. Chechnya's successful revolt against Russian control inspired similar movements for autonomy and independence throughout the country. If these rebellions spread and Moscow responds with force, civil war is likely. </w:t>
      </w:r>
      <w:r w:rsidRPr="001C0E78">
        <w:rPr>
          <w:rStyle w:val="StyleBoldUnderline"/>
        </w:rPr>
        <w:t>Should Russia succumb to internal war, the consequences for the United States and Europe will be severe</w:t>
      </w:r>
      <w:r w:rsidRPr="00DA13DF">
        <w:rPr>
          <w:sz w:val="16"/>
        </w:rPr>
        <w:t xml:space="preserve">. A major power like Russia -- even though in decline -- does not suffer civil war quietly or alone. </w:t>
      </w:r>
      <w:r w:rsidRPr="001C0E78">
        <w:rPr>
          <w:rStyle w:val="StyleBoldUnderline"/>
        </w:rPr>
        <w:t>An embattled Russian Federation might provoke opportunistic attacks from enemies such as China. Massive flows of refugees would pour into central and western Europe. Armed struggles in Russia could easily spill into its neighbors. Damage from the fighting, particularly attacks on nuclear plants, would poison the environment of much of Europe and Asia</w:t>
      </w:r>
      <w:r w:rsidRPr="00DA13DF">
        <w:rPr>
          <w:sz w:val="16"/>
        </w:rPr>
        <w:t xml:space="preserve">. Within Russia, the consequences would be even worse. Just as the sheer brutality of the last Russian civil war laid the basis for the privations of Soviet communism, </w:t>
      </w:r>
      <w:r w:rsidRPr="001C0E78">
        <w:rPr>
          <w:rStyle w:val="StyleBoldUnderline"/>
        </w:rPr>
        <w:t>a second civil war might produce another horrific regime</w:t>
      </w:r>
      <w:r w:rsidRPr="00DA13DF">
        <w:rPr>
          <w:sz w:val="16"/>
        </w:rPr>
        <w:t xml:space="preserve">. Most alarming is the real possibility that the </w:t>
      </w:r>
      <w:r w:rsidRPr="001C0E78">
        <w:rPr>
          <w:rStyle w:val="StyleBoldUnderline"/>
        </w:rPr>
        <w:t>violent disintegration of Russia could lead to loss of control over its nuclear arsenal</w:t>
      </w:r>
      <w:r w:rsidRPr="00DA13DF">
        <w:rPr>
          <w:sz w:val="16"/>
        </w:rPr>
        <w:t xml:space="preserve">. No nuclear state has ever fallen victim to civil war, but even without a clear precedent the grim consequences can be foreseen. Russia retains some 20,000 nuclear weapons and the raw material for tens of thousands more, in scores of sites scattered throughout the country. So far, the government has managed to prevent the loss of any weapons or much material. </w:t>
      </w:r>
      <w:r w:rsidRPr="001C0E78">
        <w:rPr>
          <w:rStyle w:val="StyleBoldUnderline"/>
        </w:rPr>
        <w:t>If war erupts, however, Moscow's already weak grip on nuclear sites will slacken, making weapons and supplies available to a wide range of anti-American groups and states. Such dispersal of nuclear weapons represents the greatest physical threat America now faces. And it is hard to think of anything that would increase this threat more than the chaos that would follow a Russian civil war</w:t>
      </w:r>
      <w:r w:rsidRPr="00DA13DF">
        <w:rPr>
          <w:sz w:val="16"/>
        </w:rPr>
        <w:t>.</w:t>
      </w:r>
    </w:p>
    <w:p w:rsidR="00E022F5" w:rsidRPr="00FD1792" w:rsidRDefault="00E022F5" w:rsidP="00E022F5">
      <w:pPr>
        <w:pStyle w:val="NormalWeb"/>
        <w:shd w:val="clear" w:color="auto" w:fill="FFFFFF"/>
        <w:spacing w:before="0" w:beforeAutospacing="0" w:after="240" w:afterAutospacing="0" w:line="352" w:lineRule="atLeast"/>
        <w:rPr>
          <w:b/>
          <w:bCs/>
          <w:sz w:val="26"/>
        </w:rPr>
      </w:pPr>
      <w:r w:rsidRPr="00FD1792">
        <w:rPr>
          <w:rStyle w:val="Heading4Char"/>
        </w:rPr>
        <w:t>Russian economic decline will trigger civil war and nuclear attacks against the US</w:t>
      </w:r>
      <w:r>
        <w:rPr>
          <w:rFonts w:ascii="Georgia" w:hAnsi="Georgia"/>
          <w:color w:val="000000"/>
          <w:sz w:val="16"/>
          <w:szCs w:val="23"/>
        </w:rPr>
        <w:t xml:space="preserve"> </w:t>
      </w:r>
      <w:r w:rsidRPr="009E2C75">
        <w:rPr>
          <w:rFonts w:ascii="Georgia" w:hAnsi="Georgia"/>
          <w:color w:val="000000"/>
          <w:sz w:val="12"/>
          <w:szCs w:val="23"/>
        </w:rPr>
        <w:t xml:space="preserve">¶ </w:t>
      </w:r>
      <w:r w:rsidRPr="00FD1792">
        <w:rPr>
          <w:rStyle w:val="StyleStyleBold12pt"/>
        </w:rPr>
        <w:t>David 99</w:t>
      </w:r>
      <w:r>
        <w:rPr>
          <w:rFonts w:ascii="Georgia" w:hAnsi="Georgia"/>
          <w:color w:val="000000"/>
          <w:sz w:val="16"/>
          <w:szCs w:val="23"/>
        </w:rPr>
        <w:t xml:space="preserve"> – Professor of Political Science at John Hopkins University </w:t>
      </w:r>
      <w:r w:rsidRPr="009E2C75">
        <w:rPr>
          <w:rFonts w:ascii="Georgia" w:hAnsi="Georgia"/>
          <w:color w:val="000000"/>
          <w:sz w:val="12"/>
          <w:szCs w:val="23"/>
        </w:rPr>
        <w:t xml:space="preserve">¶ </w:t>
      </w:r>
      <w:r>
        <w:rPr>
          <w:rFonts w:ascii="Georgia" w:hAnsi="Georgia"/>
          <w:color w:val="000000"/>
          <w:sz w:val="16"/>
          <w:szCs w:val="23"/>
        </w:rPr>
        <w:t xml:space="preserve">[Steven R., “Saving America from the Coming Civil Wars,” Foreign Affairs, Jan/Feb, Lexis] </w:t>
      </w:r>
      <w:r w:rsidRPr="009E2C75">
        <w:rPr>
          <w:rFonts w:ascii="Georgia" w:hAnsi="Georgia"/>
          <w:color w:val="000000"/>
          <w:sz w:val="12"/>
          <w:szCs w:val="23"/>
        </w:rPr>
        <w:t>¶</w:t>
      </w:r>
    </w:p>
    <w:p w:rsidR="00E022F5" w:rsidRPr="009E2C75" w:rsidRDefault="00E022F5" w:rsidP="00E022F5">
      <w:pPr>
        <w:pStyle w:val="NormalWeb"/>
        <w:shd w:val="clear" w:color="auto" w:fill="FFFFFF"/>
        <w:spacing w:before="0" w:beforeAutospacing="0" w:after="240" w:afterAutospacing="0" w:line="352" w:lineRule="atLeast"/>
        <w:rPr>
          <w:rFonts w:ascii="Georgia" w:hAnsi="Georgia"/>
          <w:color w:val="000000"/>
          <w:sz w:val="14"/>
          <w:szCs w:val="23"/>
        </w:rPr>
      </w:pPr>
      <w:r w:rsidRPr="009E2C75">
        <w:rPr>
          <w:rFonts w:ascii="Georgia" w:hAnsi="Georgia"/>
          <w:color w:val="000000"/>
          <w:sz w:val="14"/>
          <w:szCs w:val="23"/>
        </w:rPr>
        <w:t xml:space="preserve"> If internal war does strike Russia</w:t>
      </w:r>
      <w:r w:rsidRPr="009E2C75">
        <w:rPr>
          <w:rStyle w:val="StyleBoldUnderline"/>
          <w:highlight w:val="yellow"/>
        </w:rPr>
        <w:t>, economic deterioration will be a prime cause.</w:t>
      </w:r>
      <w:r w:rsidRPr="009E2C75">
        <w:rPr>
          <w:rFonts w:ascii="Georgia" w:hAnsi="Georgia"/>
          <w:color w:val="000000"/>
          <w:sz w:val="14"/>
          <w:szCs w:val="23"/>
        </w:rPr>
        <w:t xml:space="preserve"> From 1989 to the present, the GDP has fallen by 50 percent. In a society </w:t>
      </w:r>
      <w:r w:rsidRPr="009E2C75">
        <w:rPr>
          <w:rFonts w:ascii="Georgia" w:hAnsi="Georgia"/>
          <w:color w:val="000000"/>
          <w:sz w:val="12"/>
          <w:szCs w:val="23"/>
        </w:rPr>
        <w:t>¶</w:t>
      </w:r>
      <w:r w:rsidRPr="009E2C75">
        <w:rPr>
          <w:rFonts w:ascii="Georgia" w:hAnsi="Georgia"/>
          <w:color w:val="000000"/>
          <w:sz w:val="14"/>
          <w:szCs w:val="23"/>
        </w:rPr>
        <w:t xml:space="preserve"> where, ten years ago, unemployment scarcely existed, it reached 9.5 percent in 1997 with many economists declaring the true figure to be much higher. Twenty-two percent of Russians live </w:t>
      </w:r>
      <w:r w:rsidRPr="009E2C75">
        <w:rPr>
          <w:rFonts w:ascii="Georgia" w:hAnsi="Georgia"/>
          <w:color w:val="000000"/>
          <w:sz w:val="12"/>
          <w:szCs w:val="23"/>
        </w:rPr>
        <w:t>¶</w:t>
      </w:r>
      <w:r w:rsidRPr="009E2C75">
        <w:rPr>
          <w:rFonts w:ascii="Georgia" w:hAnsi="Georgia"/>
          <w:color w:val="000000"/>
          <w:sz w:val="14"/>
          <w:szCs w:val="23"/>
        </w:rPr>
        <w:t xml:space="preserve"> below the official poverty line (earning less than $ 70 a month). Modern Russia can neither collect taxes (it gathers only half the revenue it is due) nor significantly cut spending. Reformers </w:t>
      </w:r>
      <w:r w:rsidRPr="009E2C75">
        <w:rPr>
          <w:rFonts w:ascii="Georgia" w:hAnsi="Georgia"/>
          <w:color w:val="000000"/>
          <w:sz w:val="12"/>
          <w:szCs w:val="23"/>
        </w:rPr>
        <w:t>¶</w:t>
      </w:r>
      <w:r w:rsidRPr="009E2C75">
        <w:rPr>
          <w:rFonts w:ascii="Georgia" w:hAnsi="Georgia"/>
          <w:color w:val="000000"/>
          <w:sz w:val="14"/>
          <w:szCs w:val="23"/>
        </w:rPr>
        <w:t xml:space="preserve"> tout privatization as the country's cure-all, but in a land without well-defined property rights or contract law and where subsidies remain a way of life, the prospects for transition to an </w:t>
      </w:r>
      <w:r w:rsidRPr="009E2C75">
        <w:rPr>
          <w:rFonts w:ascii="Georgia" w:hAnsi="Georgia"/>
          <w:color w:val="000000"/>
          <w:sz w:val="12"/>
          <w:szCs w:val="23"/>
        </w:rPr>
        <w:t>¶</w:t>
      </w:r>
      <w:r w:rsidRPr="009E2C75">
        <w:rPr>
          <w:rFonts w:ascii="Georgia" w:hAnsi="Georgia"/>
          <w:color w:val="000000"/>
          <w:sz w:val="14"/>
          <w:szCs w:val="23"/>
        </w:rPr>
        <w:t xml:space="preserve"> American-style capitalist economy look remote at best. As the massive devaluation of the ruble and the current political crisis show, Russia's condition is even worse than most analysts feared. </w:t>
      </w:r>
      <w:r w:rsidRPr="009E2C75">
        <w:rPr>
          <w:rFonts w:ascii="Georgia" w:hAnsi="Georgia"/>
          <w:color w:val="000000"/>
          <w:sz w:val="12"/>
          <w:szCs w:val="23"/>
        </w:rPr>
        <w:t>¶</w:t>
      </w:r>
      <w:r w:rsidRPr="009E2C75">
        <w:rPr>
          <w:rFonts w:ascii="Georgia" w:hAnsi="Georgia"/>
          <w:color w:val="000000"/>
          <w:sz w:val="14"/>
          <w:szCs w:val="23"/>
        </w:rPr>
        <w:t xml:space="preserve"> If conditions get worse, even the stoic </w:t>
      </w:r>
      <w:r w:rsidRPr="009E2C75">
        <w:rPr>
          <w:rStyle w:val="StyleBoldUnderline"/>
          <w:highlight w:val="yellow"/>
        </w:rPr>
        <w:t>Russian people will soon run out of patience. A future conflict would quickly draw in Russia's military.</w:t>
      </w:r>
      <w:r w:rsidRPr="009E2C75">
        <w:rPr>
          <w:rFonts w:ascii="Georgia" w:hAnsi="Georgia"/>
          <w:color w:val="000000"/>
          <w:sz w:val="14"/>
          <w:szCs w:val="23"/>
        </w:rPr>
        <w:t xml:space="preserve"> In the Soviet days civilian rule kept the powerful </w:t>
      </w:r>
      <w:r w:rsidRPr="009E2C75">
        <w:rPr>
          <w:rFonts w:ascii="Georgia" w:hAnsi="Georgia"/>
          <w:color w:val="000000"/>
          <w:sz w:val="12"/>
          <w:szCs w:val="23"/>
        </w:rPr>
        <w:t>¶</w:t>
      </w:r>
      <w:r w:rsidRPr="009E2C75">
        <w:rPr>
          <w:rFonts w:ascii="Georgia" w:hAnsi="Georgia"/>
          <w:color w:val="000000"/>
          <w:sz w:val="14"/>
          <w:szCs w:val="23"/>
        </w:rPr>
        <w:t xml:space="preserve"> armed forces in check. But with the Communist Party out of office, what little civilian control remains relies on an exceedingly fragile foundation -- personal friendships between government </w:t>
      </w:r>
      <w:r w:rsidRPr="009E2C75">
        <w:rPr>
          <w:rFonts w:ascii="Georgia" w:hAnsi="Georgia"/>
          <w:color w:val="000000"/>
          <w:sz w:val="12"/>
          <w:szCs w:val="23"/>
        </w:rPr>
        <w:t>¶</w:t>
      </w:r>
      <w:r w:rsidRPr="009E2C75">
        <w:rPr>
          <w:rFonts w:ascii="Georgia" w:hAnsi="Georgia"/>
          <w:color w:val="000000"/>
          <w:sz w:val="14"/>
          <w:szCs w:val="23"/>
        </w:rPr>
        <w:t xml:space="preserve"> leaders and military commanders. Meanwhile, the morale of Russian soldiers has fallen to a dangerous low. Drastic cuts in spending mean inadequate pay, housing, and medical care. A new </w:t>
      </w:r>
      <w:r w:rsidRPr="009E2C75">
        <w:rPr>
          <w:rFonts w:ascii="Georgia" w:hAnsi="Georgia"/>
          <w:color w:val="000000"/>
          <w:sz w:val="12"/>
          <w:szCs w:val="23"/>
        </w:rPr>
        <w:t>¶</w:t>
      </w:r>
      <w:r w:rsidRPr="009E2C75">
        <w:rPr>
          <w:rFonts w:ascii="Georgia" w:hAnsi="Georgia"/>
          <w:color w:val="000000"/>
          <w:sz w:val="14"/>
          <w:szCs w:val="23"/>
        </w:rPr>
        <w:t xml:space="preserve"> emphasis on domestic missions has created an ideological split between the old and new guard in the military leadership, increasing the risk that disgruntled generals may enter the political </w:t>
      </w:r>
      <w:r w:rsidRPr="009E2C75">
        <w:rPr>
          <w:rFonts w:ascii="Georgia" w:hAnsi="Georgia"/>
          <w:color w:val="000000"/>
          <w:sz w:val="12"/>
          <w:szCs w:val="23"/>
        </w:rPr>
        <w:t>¶</w:t>
      </w:r>
      <w:r w:rsidRPr="009E2C75">
        <w:rPr>
          <w:rFonts w:ascii="Georgia" w:hAnsi="Georgia"/>
          <w:color w:val="000000"/>
          <w:sz w:val="14"/>
          <w:szCs w:val="23"/>
        </w:rPr>
        <w:t xml:space="preserve"> fray and feeding the resentment of soldiers who dislike being used as a national police force. Newly enhanced ties between military units and local authorities pose another danger. Soldiers </w:t>
      </w:r>
      <w:r w:rsidRPr="009E2C75">
        <w:rPr>
          <w:rFonts w:ascii="Georgia" w:hAnsi="Georgia"/>
          <w:color w:val="000000"/>
          <w:sz w:val="12"/>
          <w:szCs w:val="23"/>
        </w:rPr>
        <w:t>¶</w:t>
      </w:r>
      <w:r w:rsidRPr="009E2C75">
        <w:rPr>
          <w:rFonts w:ascii="Georgia" w:hAnsi="Georgia"/>
          <w:color w:val="000000"/>
          <w:sz w:val="14"/>
          <w:szCs w:val="23"/>
        </w:rPr>
        <w:t xml:space="preserve"> grow ever more dependent on local governments for housing, food, and wages. Draftees serve closer to home, and new laws have increased local control over the armed forces. Were a conflict </w:t>
      </w:r>
      <w:r w:rsidRPr="009E2C75">
        <w:rPr>
          <w:rFonts w:ascii="Georgia" w:hAnsi="Georgia"/>
          <w:color w:val="000000"/>
          <w:sz w:val="12"/>
          <w:szCs w:val="23"/>
        </w:rPr>
        <w:t>¶</w:t>
      </w:r>
      <w:r w:rsidRPr="009E2C75">
        <w:rPr>
          <w:rFonts w:ascii="Georgia" w:hAnsi="Georgia"/>
          <w:color w:val="000000"/>
          <w:sz w:val="14"/>
          <w:szCs w:val="23"/>
        </w:rPr>
        <w:t xml:space="preserve"> to emerge between a regional power and Moscow, it is not at all clear which side the military would support. Divining the military's allegiance is crucial, however, since </w:t>
      </w:r>
      <w:r w:rsidRPr="009E2C75">
        <w:rPr>
          <w:rStyle w:val="StyleBoldUnderline"/>
          <w:highlight w:val="yellow"/>
        </w:rPr>
        <w:t xml:space="preserve">the structure of the </w:t>
      </w:r>
      <w:r w:rsidRPr="009E2C75">
        <w:rPr>
          <w:rStyle w:val="StyleBoldUnderline"/>
          <w:b w:val="0"/>
          <w:sz w:val="12"/>
          <w:highlight w:val="yellow"/>
          <w:u w:val="none"/>
        </w:rPr>
        <w:t>¶</w:t>
      </w:r>
      <w:r w:rsidRPr="009E2C75">
        <w:rPr>
          <w:rStyle w:val="StyleBoldUnderline"/>
          <w:highlight w:val="yellow"/>
        </w:rPr>
        <w:t xml:space="preserve"> Russian Federation makes it virtually certain that regional conflicts will continue to erupt.</w:t>
      </w:r>
      <w:r w:rsidRPr="009E2C75">
        <w:rPr>
          <w:rFonts w:ascii="Georgia" w:hAnsi="Georgia"/>
          <w:color w:val="000000"/>
          <w:sz w:val="14"/>
          <w:szCs w:val="23"/>
        </w:rPr>
        <w:t xml:space="preserve"> Russia's 89 republics, krais, and oblasts grow ever more independent in a system that does little to </w:t>
      </w:r>
      <w:r w:rsidRPr="009E2C75">
        <w:rPr>
          <w:rFonts w:ascii="Georgia" w:hAnsi="Georgia"/>
          <w:color w:val="000000"/>
          <w:sz w:val="12"/>
          <w:szCs w:val="23"/>
        </w:rPr>
        <w:t>¶</w:t>
      </w:r>
      <w:r w:rsidRPr="009E2C75">
        <w:rPr>
          <w:rFonts w:ascii="Georgia" w:hAnsi="Georgia"/>
          <w:color w:val="000000"/>
          <w:sz w:val="14"/>
          <w:szCs w:val="23"/>
        </w:rPr>
        <w:t xml:space="preserve"> keep them together. As the central government finds itself unable to force its will beyond Moscow (if even that far), power devolves to the periphery. With the economy </w:t>
      </w:r>
      <w:r w:rsidRPr="009E2C75">
        <w:rPr>
          <w:rFonts w:ascii="Georgia" w:hAnsi="Georgia"/>
          <w:color w:val="000000"/>
          <w:sz w:val="12"/>
          <w:szCs w:val="23"/>
        </w:rPr>
        <w:t>¶</w:t>
      </w:r>
      <w:r w:rsidRPr="009E2C75">
        <w:rPr>
          <w:rFonts w:ascii="Georgia" w:hAnsi="Georgia"/>
          <w:color w:val="000000"/>
          <w:sz w:val="14"/>
          <w:szCs w:val="23"/>
        </w:rPr>
        <w:t xml:space="preserve"> collapsing, republics feel less and less incentive to pay taxes to Moscow when they receive so little in return. Three-quarters of them already have their own </w:t>
      </w:r>
      <w:r w:rsidRPr="009E2C75">
        <w:rPr>
          <w:rFonts w:ascii="Georgia" w:hAnsi="Georgia"/>
          <w:color w:val="000000"/>
          <w:sz w:val="12"/>
          <w:szCs w:val="23"/>
        </w:rPr>
        <w:t>¶</w:t>
      </w:r>
      <w:r w:rsidRPr="009E2C75">
        <w:rPr>
          <w:rFonts w:ascii="Georgia" w:hAnsi="Georgia"/>
          <w:color w:val="000000"/>
          <w:sz w:val="14"/>
          <w:szCs w:val="23"/>
        </w:rPr>
        <w:t xml:space="preserve"> constitutions, nearly all of which make some claim to sovereignty. Strong ethnic bonds promoted by shortsighted Soviet policies may motivate nonRussians to secede from the Federation. Chechnya's successful revolt against Russian control inspired similar movements for </w:t>
      </w:r>
      <w:r w:rsidRPr="009E2C75">
        <w:rPr>
          <w:rFonts w:ascii="Georgia" w:hAnsi="Georgia"/>
          <w:color w:val="000000"/>
          <w:sz w:val="12"/>
          <w:szCs w:val="23"/>
        </w:rPr>
        <w:t>¶</w:t>
      </w:r>
      <w:r w:rsidRPr="009E2C75">
        <w:rPr>
          <w:rFonts w:ascii="Georgia" w:hAnsi="Georgia"/>
          <w:color w:val="000000"/>
          <w:sz w:val="14"/>
          <w:szCs w:val="23"/>
        </w:rPr>
        <w:t xml:space="preserve"> autonomy and independence throughout the country. If these rebellions spread and Moscow responds with force, civil war is likely.</w:t>
      </w:r>
      <w:r w:rsidRPr="009E2C75">
        <w:rPr>
          <w:rFonts w:ascii="Georgia" w:hAnsi="Georgia"/>
          <w:color w:val="000000"/>
          <w:sz w:val="12"/>
          <w:szCs w:val="23"/>
        </w:rPr>
        <w:t>¶</w:t>
      </w:r>
      <w:r w:rsidRPr="009E2C75">
        <w:rPr>
          <w:rFonts w:ascii="Georgia" w:hAnsi="Georgia"/>
          <w:color w:val="000000"/>
          <w:sz w:val="14"/>
          <w:szCs w:val="23"/>
        </w:rPr>
        <w:t xml:space="preserve"> Should Russia succumb to internal war, the consequences for the United States and Europe will be severe. </w:t>
      </w:r>
      <w:r w:rsidRPr="009E2C75">
        <w:rPr>
          <w:rStyle w:val="StyleBoldUnderline"/>
          <w:highlight w:val="yellow"/>
        </w:rPr>
        <w:t xml:space="preserve">A major power like Russia -- </w:t>
      </w:r>
      <w:r w:rsidRPr="009E2C75">
        <w:rPr>
          <w:rStyle w:val="StyleBoldUnderline"/>
          <w:b w:val="0"/>
          <w:sz w:val="12"/>
          <w:highlight w:val="yellow"/>
          <w:u w:val="none"/>
        </w:rPr>
        <w:t>¶</w:t>
      </w:r>
      <w:r w:rsidRPr="009E2C75">
        <w:rPr>
          <w:rStyle w:val="StyleBoldUnderline"/>
          <w:highlight w:val="yellow"/>
        </w:rPr>
        <w:t xml:space="preserve"> even though in decline -- does not suffer civil war quietly or alone. An embattled Russian Federation might provoke opportunistic attacks from </w:t>
      </w:r>
      <w:r w:rsidRPr="009E2C75">
        <w:rPr>
          <w:rStyle w:val="StyleBoldUnderline"/>
          <w:b w:val="0"/>
          <w:sz w:val="12"/>
          <w:highlight w:val="yellow"/>
          <w:u w:val="none"/>
        </w:rPr>
        <w:t>¶</w:t>
      </w:r>
      <w:r w:rsidRPr="009E2C75">
        <w:rPr>
          <w:rStyle w:val="StyleBoldUnderline"/>
          <w:highlight w:val="yellow"/>
        </w:rPr>
        <w:t xml:space="preserve"> enemies such as China.</w:t>
      </w:r>
      <w:r w:rsidRPr="009E2C75">
        <w:rPr>
          <w:rFonts w:ascii="Georgia" w:hAnsi="Georgia"/>
          <w:color w:val="000000"/>
          <w:sz w:val="14"/>
          <w:szCs w:val="23"/>
        </w:rPr>
        <w:t xml:space="preserve"> Massive flows of refugees would pour into central and western Europe. Armed struggles in Russia could easily spill into its </w:t>
      </w:r>
      <w:r w:rsidRPr="009E2C75">
        <w:rPr>
          <w:rFonts w:ascii="Georgia" w:hAnsi="Georgia"/>
          <w:color w:val="000000"/>
          <w:sz w:val="12"/>
          <w:szCs w:val="23"/>
        </w:rPr>
        <w:t>¶</w:t>
      </w:r>
      <w:r w:rsidRPr="009E2C75">
        <w:rPr>
          <w:rFonts w:ascii="Georgia" w:hAnsi="Georgia"/>
          <w:color w:val="000000"/>
          <w:sz w:val="14"/>
          <w:szCs w:val="23"/>
        </w:rPr>
        <w:t xml:space="preserve"> neighbors. Damage from the fighting, particularly attacks on nuclear plants, would poison the environment of much of Europe and </w:t>
      </w:r>
      <w:r w:rsidRPr="009E2C75">
        <w:rPr>
          <w:rFonts w:ascii="Georgia" w:hAnsi="Georgia"/>
          <w:color w:val="000000"/>
          <w:sz w:val="12"/>
          <w:szCs w:val="23"/>
        </w:rPr>
        <w:t>¶</w:t>
      </w:r>
      <w:r w:rsidRPr="009E2C75">
        <w:rPr>
          <w:rFonts w:ascii="Georgia" w:hAnsi="Georgia"/>
          <w:color w:val="000000"/>
          <w:sz w:val="14"/>
          <w:szCs w:val="23"/>
        </w:rPr>
        <w:t xml:space="preserve"> Asia. Within Russia, the consequences would be even worse. Just as the sheer brutality of the last Russian civil war laid the basis for the privations of Soviet communism, a second civil war </w:t>
      </w:r>
      <w:r w:rsidRPr="009E2C75">
        <w:rPr>
          <w:rFonts w:ascii="Georgia" w:hAnsi="Georgia"/>
          <w:color w:val="000000"/>
          <w:sz w:val="12"/>
          <w:szCs w:val="23"/>
        </w:rPr>
        <w:t>¶</w:t>
      </w:r>
      <w:r w:rsidRPr="009E2C75">
        <w:rPr>
          <w:rFonts w:ascii="Georgia" w:hAnsi="Georgia"/>
          <w:color w:val="000000"/>
          <w:sz w:val="14"/>
          <w:szCs w:val="23"/>
        </w:rPr>
        <w:t xml:space="preserve"> might produce another horrific regime. </w:t>
      </w:r>
      <w:r w:rsidRPr="009E2C75">
        <w:rPr>
          <w:rStyle w:val="StyleBoldUnderline"/>
          <w:highlight w:val="yellow"/>
        </w:rPr>
        <w:t xml:space="preserve">Most alarming is the real possibility that the violent disintegration of Russia could lead to loss of control over its </w:t>
      </w:r>
      <w:r w:rsidRPr="009E2C75">
        <w:rPr>
          <w:rStyle w:val="StyleBoldUnderline"/>
          <w:b w:val="0"/>
          <w:sz w:val="12"/>
          <w:highlight w:val="yellow"/>
          <w:u w:val="none"/>
        </w:rPr>
        <w:t>¶</w:t>
      </w:r>
      <w:r w:rsidRPr="009E2C75">
        <w:rPr>
          <w:rStyle w:val="StyleBoldUnderline"/>
          <w:highlight w:val="yellow"/>
        </w:rPr>
        <w:t xml:space="preserve"> nuclear arsenal.</w:t>
      </w:r>
      <w:r w:rsidRPr="009E2C75">
        <w:rPr>
          <w:rFonts w:ascii="Georgia" w:hAnsi="Georgia"/>
          <w:color w:val="000000"/>
          <w:sz w:val="14"/>
          <w:szCs w:val="23"/>
        </w:rPr>
        <w:t xml:space="preserve"> No nuclear state has ever fallen victim to civil war, but even without a clear precedent the grim consequences can be foreseen. </w:t>
      </w:r>
      <w:r w:rsidRPr="009E2C75">
        <w:rPr>
          <w:rStyle w:val="StyleBoldUnderline"/>
          <w:highlight w:val="yellow"/>
        </w:rPr>
        <w:t xml:space="preserve">Russia retains some 20,000 </w:t>
      </w:r>
      <w:r w:rsidRPr="009E2C75">
        <w:rPr>
          <w:rStyle w:val="StyleBoldUnderline"/>
          <w:b w:val="0"/>
          <w:sz w:val="12"/>
          <w:highlight w:val="yellow"/>
          <w:u w:val="none"/>
        </w:rPr>
        <w:t>¶</w:t>
      </w:r>
      <w:r w:rsidRPr="009E2C75">
        <w:rPr>
          <w:rStyle w:val="StyleBoldUnderline"/>
          <w:highlight w:val="yellow"/>
        </w:rPr>
        <w:t xml:space="preserve"> nuclear weapons and the raw material for tens of thousands more</w:t>
      </w:r>
      <w:r w:rsidRPr="009E2C75">
        <w:rPr>
          <w:rFonts w:ascii="Georgia" w:hAnsi="Georgia"/>
          <w:color w:val="000000"/>
          <w:sz w:val="14"/>
          <w:szCs w:val="23"/>
        </w:rPr>
        <w:t xml:space="preserve">, in scores of sites scattered throughout the country. So far, the government has managed to </w:t>
      </w:r>
      <w:r w:rsidRPr="009E2C75">
        <w:rPr>
          <w:rFonts w:ascii="Georgia" w:hAnsi="Georgia"/>
          <w:color w:val="000000"/>
          <w:sz w:val="12"/>
          <w:szCs w:val="23"/>
        </w:rPr>
        <w:t>¶</w:t>
      </w:r>
      <w:r w:rsidRPr="009E2C75">
        <w:rPr>
          <w:rFonts w:ascii="Georgia" w:hAnsi="Georgia"/>
          <w:color w:val="000000"/>
          <w:sz w:val="14"/>
          <w:szCs w:val="23"/>
        </w:rPr>
        <w:t xml:space="preserve"> prevent the loss of any weapons or much material. If war erupts, however, Moscow's already weak grip on nuclear sites will slacken, </w:t>
      </w:r>
      <w:r w:rsidRPr="009E2C75">
        <w:rPr>
          <w:rStyle w:val="StyleBoldUnderline"/>
          <w:highlight w:val="yellow"/>
        </w:rPr>
        <w:t xml:space="preserve">making weapons </w:t>
      </w:r>
      <w:r w:rsidRPr="009E2C75">
        <w:rPr>
          <w:rStyle w:val="StyleBoldUnderline"/>
          <w:b w:val="0"/>
          <w:sz w:val="12"/>
          <w:highlight w:val="yellow"/>
          <w:u w:val="none"/>
        </w:rPr>
        <w:t>¶</w:t>
      </w:r>
      <w:r w:rsidRPr="009E2C75">
        <w:rPr>
          <w:rStyle w:val="StyleBoldUnderline"/>
          <w:highlight w:val="yellow"/>
        </w:rPr>
        <w:t xml:space="preserve"> and supplies available to a wide range of anti-American groups and states.</w:t>
      </w:r>
      <w:r w:rsidRPr="009E2C75">
        <w:rPr>
          <w:rFonts w:ascii="Georgia" w:hAnsi="Georgia"/>
          <w:color w:val="000000"/>
          <w:sz w:val="14"/>
          <w:szCs w:val="23"/>
        </w:rPr>
        <w:t xml:space="preserve"> </w:t>
      </w:r>
      <w:r w:rsidRPr="009E2C75">
        <w:rPr>
          <w:rStyle w:val="StyleBoldUnderline"/>
          <w:highlight w:val="yellow"/>
        </w:rPr>
        <w:t xml:space="preserve">Such dispersal of nuclear weapons represents the greatest </w:t>
      </w:r>
      <w:r w:rsidRPr="009E2C75">
        <w:rPr>
          <w:rStyle w:val="StyleBoldUnderline"/>
          <w:b w:val="0"/>
          <w:sz w:val="12"/>
          <w:highlight w:val="yellow"/>
          <w:u w:val="none"/>
        </w:rPr>
        <w:t>¶</w:t>
      </w:r>
      <w:r w:rsidRPr="009E2C75">
        <w:rPr>
          <w:rStyle w:val="StyleBoldUnderline"/>
          <w:highlight w:val="yellow"/>
        </w:rPr>
        <w:t xml:space="preserve"> physical threat America now faces.</w:t>
      </w:r>
      <w:r w:rsidRPr="009E2C75">
        <w:rPr>
          <w:rFonts w:ascii="Georgia" w:hAnsi="Georgia"/>
          <w:color w:val="000000"/>
          <w:sz w:val="14"/>
          <w:szCs w:val="23"/>
        </w:rPr>
        <w:t xml:space="preserve"> And it is hard to think of anything that would increase this threat more than the chaos that would </w:t>
      </w:r>
      <w:r w:rsidRPr="009E2C75">
        <w:rPr>
          <w:rFonts w:ascii="Georgia" w:hAnsi="Georgia"/>
          <w:color w:val="000000"/>
          <w:sz w:val="12"/>
          <w:szCs w:val="23"/>
        </w:rPr>
        <w:t>¶</w:t>
      </w:r>
      <w:r w:rsidRPr="009E2C75">
        <w:rPr>
          <w:rFonts w:ascii="Georgia" w:hAnsi="Georgia"/>
          <w:color w:val="000000"/>
          <w:sz w:val="14"/>
          <w:szCs w:val="23"/>
        </w:rPr>
        <w:t xml:space="preserve"> follow a Russian civil war. Lack of attention to the threat of civil wars by U.S. policymakers and academics has meant a lack of response and policy options. This does not mean, </w:t>
      </w:r>
      <w:r w:rsidRPr="009E2C75">
        <w:rPr>
          <w:rFonts w:ascii="Georgia" w:hAnsi="Georgia"/>
          <w:color w:val="000000"/>
          <w:sz w:val="12"/>
          <w:szCs w:val="23"/>
        </w:rPr>
        <w:t>¶</w:t>
      </w:r>
      <w:r w:rsidRPr="009E2C75">
        <w:rPr>
          <w:rFonts w:ascii="Georgia" w:hAnsi="Georgia"/>
          <w:color w:val="000000"/>
          <w:sz w:val="14"/>
          <w:szCs w:val="23"/>
        </w:rPr>
        <w:t xml:space="preserve"> however, that Washington can or should do nothing at all. As a first measure, American policymakers should work with governments of threatened states to prevent domestic conflict from </w:t>
      </w:r>
      <w:r w:rsidRPr="009E2C75">
        <w:rPr>
          <w:rFonts w:ascii="Georgia" w:hAnsi="Georgia"/>
          <w:color w:val="000000"/>
          <w:sz w:val="12"/>
          <w:szCs w:val="23"/>
        </w:rPr>
        <w:t>¶</w:t>
      </w:r>
      <w:r w:rsidRPr="009E2C75">
        <w:rPr>
          <w:rFonts w:ascii="Georgia" w:hAnsi="Georgia"/>
          <w:color w:val="000000"/>
          <w:sz w:val="14"/>
          <w:szCs w:val="23"/>
        </w:rPr>
        <w:t xml:space="preserve"> erupting. Though the inadvertent side effects of internal conflicts cannot be deterred, the outbreak of civil war itself may be discouraged. Doing so may require unambiguous and generous </w:t>
      </w:r>
      <w:r w:rsidRPr="009E2C75">
        <w:rPr>
          <w:rFonts w:ascii="Georgia" w:hAnsi="Georgia"/>
          <w:color w:val="000000"/>
          <w:sz w:val="12"/>
          <w:szCs w:val="23"/>
        </w:rPr>
        <w:t>¶</w:t>
      </w:r>
      <w:r w:rsidRPr="009E2C75">
        <w:rPr>
          <w:rFonts w:ascii="Georgia" w:hAnsi="Georgia"/>
          <w:color w:val="000000"/>
          <w:sz w:val="14"/>
          <w:szCs w:val="23"/>
        </w:rPr>
        <w:t xml:space="preserve"> American support for a regime that finds itself under assault. Or it may require Washington to ease out unsustainable leaders (the Philippines' Marcos or Indonesia's Suharto) once their time </w:t>
      </w:r>
      <w:r w:rsidRPr="009E2C75">
        <w:rPr>
          <w:rFonts w:ascii="Georgia" w:hAnsi="Georgia"/>
          <w:color w:val="000000"/>
          <w:sz w:val="12"/>
          <w:szCs w:val="23"/>
        </w:rPr>
        <w:t>¶</w:t>
      </w:r>
      <w:r w:rsidRPr="009E2C75">
        <w:rPr>
          <w:rFonts w:ascii="Georgia" w:hAnsi="Georgia"/>
          <w:color w:val="000000"/>
          <w:sz w:val="14"/>
          <w:szCs w:val="23"/>
        </w:rPr>
        <w:t xml:space="preserve"> has clearly passed. Either way, the difficulties of preventing internal war pale in comparison to the problems of coping with its effects. The United States should take action now to prepare </w:t>
      </w:r>
      <w:r w:rsidRPr="009E2C75">
        <w:rPr>
          <w:rFonts w:ascii="Georgia" w:hAnsi="Georgia"/>
          <w:color w:val="000000"/>
          <w:sz w:val="12"/>
          <w:szCs w:val="23"/>
        </w:rPr>
        <w:t>¶</w:t>
      </w:r>
      <w:r w:rsidRPr="009E2C75">
        <w:rPr>
          <w:rFonts w:ascii="Georgia" w:hAnsi="Georgia"/>
          <w:color w:val="000000"/>
          <w:sz w:val="14"/>
          <w:szCs w:val="23"/>
        </w:rPr>
        <w:t xml:space="preserve"> itself for civil war in key states. To respond to conflict in Mexico, Washington will need feasible evacuation plans for hundreds of thousands of Americans in that country. Contingency plans </w:t>
      </w:r>
      <w:r w:rsidRPr="009E2C75">
        <w:rPr>
          <w:rFonts w:ascii="Georgia" w:hAnsi="Georgia"/>
          <w:color w:val="000000"/>
          <w:sz w:val="12"/>
          <w:szCs w:val="23"/>
        </w:rPr>
        <w:t>¶</w:t>
      </w:r>
      <w:r w:rsidRPr="009E2C75">
        <w:rPr>
          <w:rFonts w:ascii="Georgia" w:hAnsi="Georgia"/>
          <w:color w:val="000000"/>
          <w:sz w:val="14"/>
          <w:szCs w:val="23"/>
        </w:rPr>
        <w:t xml:space="preserve"> for closing the Mexican-American border should be considered. And the possibility of a Mexican civil war raises the issue of American intervention. How and where the United States would </w:t>
      </w:r>
      <w:r w:rsidRPr="009E2C75">
        <w:rPr>
          <w:rFonts w:ascii="Georgia" w:hAnsi="Georgia"/>
          <w:color w:val="000000"/>
          <w:sz w:val="12"/>
          <w:szCs w:val="23"/>
        </w:rPr>
        <w:t>¶</w:t>
      </w:r>
      <w:r w:rsidRPr="009E2C75">
        <w:rPr>
          <w:rFonts w:ascii="Georgia" w:hAnsi="Georgia"/>
          <w:color w:val="000000"/>
          <w:sz w:val="14"/>
          <w:szCs w:val="23"/>
        </w:rPr>
        <w:t xml:space="preserve"> enter the fray would of course be determined by circumstances, but it is not premature to give serious thought to the prospect. To guard against a conflict in Saudi Arabia, the United States </w:t>
      </w:r>
      <w:r w:rsidRPr="009E2C75">
        <w:rPr>
          <w:rFonts w:ascii="Georgia" w:hAnsi="Georgia"/>
          <w:color w:val="000000"/>
          <w:sz w:val="12"/>
          <w:szCs w:val="23"/>
        </w:rPr>
        <w:t>¶</w:t>
      </w:r>
      <w:r w:rsidRPr="009E2C75">
        <w:rPr>
          <w:rFonts w:ascii="Georgia" w:hAnsi="Georgia"/>
          <w:color w:val="000000"/>
          <w:sz w:val="14"/>
          <w:szCs w:val="23"/>
        </w:rPr>
        <w:t xml:space="preserve"> should lead the effort to reduce Western dependence on Saudi oil. This will require a mixed strategy, including the expansion of U.S. strategic oil reserves (which could be done now, while </w:t>
      </w:r>
      <w:r w:rsidRPr="009E2C75">
        <w:rPr>
          <w:rFonts w:ascii="Georgia" w:hAnsi="Georgia"/>
          <w:color w:val="000000"/>
          <w:sz w:val="12"/>
          <w:szCs w:val="23"/>
        </w:rPr>
        <w:t>¶</w:t>
      </w:r>
      <w:r w:rsidRPr="009E2C75">
        <w:rPr>
          <w:rFonts w:ascii="Georgia" w:hAnsi="Georgia"/>
          <w:color w:val="000000"/>
          <w:sz w:val="14"/>
          <w:szCs w:val="23"/>
        </w:rPr>
        <w:t xml:space="preserve"> Saudi oil is cheap and available), locating new suppliers (such as the Central Asian republics), and reviving moribund efforts to find oil alternatives. None of this will be easy, especially in an </w:t>
      </w:r>
      <w:r w:rsidRPr="009E2C75">
        <w:rPr>
          <w:rFonts w:ascii="Georgia" w:hAnsi="Georgia"/>
          <w:color w:val="000000"/>
          <w:sz w:val="12"/>
          <w:szCs w:val="23"/>
        </w:rPr>
        <w:t>¶</w:t>
      </w:r>
      <w:r w:rsidRPr="009E2C75">
        <w:rPr>
          <w:rFonts w:ascii="Georgia" w:hAnsi="Georgia"/>
          <w:color w:val="000000"/>
          <w:sz w:val="14"/>
          <w:szCs w:val="23"/>
        </w:rPr>
        <w:t xml:space="preserve"> era of dollar-a-gallon gasoline, but it makes more sense than continuing to rely on an energy source so vulnerable to the ravages of civil war. For Russia, </w:t>
      </w:r>
      <w:r w:rsidRPr="009E2C75">
        <w:rPr>
          <w:rStyle w:val="StyleBoldUnderline"/>
          <w:highlight w:val="yellow"/>
        </w:rPr>
        <w:t xml:space="preserve">America must reduce the chances that </w:t>
      </w:r>
      <w:r w:rsidRPr="009E2C75">
        <w:rPr>
          <w:rStyle w:val="StyleBoldUnderline"/>
          <w:b w:val="0"/>
          <w:sz w:val="12"/>
          <w:highlight w:val="yellow"/>
          <w:u w:val="none"/>
        </w:rPr>
        <w:t>¶</w:t>
      </w:r>
      <w:r w:rsidRPr="009E2C75">
        <w:rPr>
          <w:rStyle w:val="StyleBoldUnderline"/>
          <w:highlight w:val="yellow"/>
        </w:rPr>
        <w:t xml:space="preserve"> civil conflict there will unleash nuclear weapons against the United States.</w:t>
      </w:r>
      <w:r w:rsidRPr="009E2C75">
        <w:rPr>
          <w:rFonts w:ascii="Georgia" w:hAnsi="Georgia"/>
          <w:color w:val="000000"/>
          <w:sz w:val="14"/>
          <w:szCs w:val="23"/>
        </w:rPr>
        <w:t xml:space="preserve"> First, Washington must do more to reduce the amount of nuclear weapons and fissionable </w:t>
      </w:r>
      <w:r w:rsidRPr="009E2C75">
        <w:rPr>
          <w:rFonts w:ascii="Georgia" w:hAnsi="Georgia"/>
          <w:color w:val="000000"/>
          <w:sz w:val="12"/>
          <w:szCs w:val="23"/>
        </w:rPr>
        <w:t>¶</w:t>
      </w:r>
      <w:r w:rsidRPr="009E2C75">
        <w:rPr>
          <w:rFonts w:ascii="Georgia" w:hAnsi="Georgia"/>
          <w:color w:val="000000"/>
          <w:sz w:val="14"/>
          <w:szCs w:val="23"/>
        </w:rPr>
        <w:t xml:space="preserve"> material that could be lost, stolen, or used in the chaos of civil war. The Nunn-Lugar program, under which the United States buys Russian nuclear material to use and store in America, is a </w:t>
      </w:r>
      <w:r w:rsidRPr="009E2C75">
        <w:rPr>
          <w:rFonts w:ascii="Georgia" w:hAnsi="Georgia"/>
          <w:color w:val="000000"/>
          <w:sz w:val="12"/>
          <w:szCs w:val="23"/>
        </w:rPr>
        <w:t>¶</w:t>
      </w:r>
      <w:r w:rsidRPr="009E2C75">
        <w:rPr>
          <w:rFonts w:ascii="Georgia" w:hAnsi="Georgia"/>
          <w:color w:val="000000"/>
          <w:sz w:val="14"/>
          <w:szCs w:val="23"/>
        </w:rPr>
        <w:t xml:space="preserve"> good start, but it must be accelerated. America should not worry about making a profit on the plutonium and enriched uranium it buys, but just get the goods out of Russia as fast as possible. </w:t>
      </w:r>
      <w:r w:rsidRPr="009E2C75">
        <w:rPr>
          <w:rFonts w:ascii="Georgia" w:hAnsi="Georgia"/>
          <w:color w:val="000000"/>
          <w:sz w:val="12"/>
          <w:szCs w:val="23"/>
        </w:rPr>
        <w:t>¶</w:t>
      </w:r>
      <w:r w:rsidRPr="009E2C75">
        <w:rPr>
          <w:rFonts w:ascii="Georgia" w:hAnsi="Georgia"/>
          <w:color w:val="000000"/>
          <w:sz w:val="14"/>
          <w:szCs w:val="23"/>
        </w:rPr>
        <w:t xml:space="preserve"> Second, arms control initiatives that may have been unpalatable during the Cold War should now be reconsidered, given the risk of accidental or unauthorized launchings. American </w:t>
      </w:r>
      <w:r w:rsidRPr="009E2C75">
        <w:rPr>
          <w:rFonts w:ascii="Georgia" w:hAnsi="Georgia"/>
          <w:color w:val="000000"/>
          <w:sz w:val="12"/>
          <w:szCs w:val="23"/>
        </w:rPr>
        <w:t>¶</w:t>
      </w:r>
      <w:r w:rsidRPr="009E2C75">
        <w:rPr>
          <w:rFonts w:ascii="Georgia" w:hAnsi="Georgia"/>
          <w:color w:val="000000"/>
          <w:sz w:val="14"/>
          <w:szCs w:val="23"/>
        </w:rPr>
        <w:t xml:space="preserve"> policymakers should contemplate agreements to reduce the total number of Russian (and American) nuclear weapons, to deprive the Russians of the ability to quickly launch a nuclear strike </w:t>
      </w:r>
      <w:r w:rsidRPr="009E2C75">
        <w:rPr>
          <w:rFonts w:ascii="Georgia" w:hAnsi="Georgia"/>
          <w:color w:val="000000"/>
          <w:sz w:val="12"/>
          <w:szCs w:val="23"/>
        </w:rPr>
        <w:t>¶</w:t>
      </w:r>
      <w:r w:rsidRPr="009E2C75">
        <w:rPr>
          <w:rFonts w:ascii="Georgia" w:hAnsi="Georgia"/>
          <w:color w:val="000000"/>
          <w:sz w:val="14"/>
          <w:szCs w:val="23"/>
        </w:rPr>
        <w:t xml:space="preserve"> (for example, by contracting to store warheads away from missiles), and should intensify efforts to develop an effective defense against missile attacks.</w:t>
      </w:r>
    </w:p>
    <w:p w:rsidR="00E022F5" w:rsidRPr="00A4427C" w:rsidRDefault="00E022F5" w:rsidP="00E022F5">
      <w:pPr>
        <w:rPr>
          <w:rStyle w:val="StyleBoldUnderline"/>
          <w:b w:val="0"/>
          <w:bCs w:val="0"/>
        </w:rPr>
      </w:pPr>
    </w:p>
    <w:p w:rsidR="00E022F5" w:rsidRDefault="00E022F5" w:rsidP="00E022F5">
      <w:pPr>
        <w:pStyle w:val="Heading4"/>
      </w:pPr>
      <w:r>
        <w:t>(--) Russian economic decline leads to nuclear war</w:t>
      </w:r>
    </w:p>
    <w:p w:rsidR="00E022F5" w:rsidRDefault="00E022F5" w:rsidP="00E022F5">
      <w:pPr>
        <w:rPr>
          <w:rStyle w:val="StyleStyleBold12pt"/>
        </w:rPr>
      </w:pPr>
      <w:r w:rsidRPr="00734ED1">
        <w:rPr>
          <w:rStyle w:val="StyleStyleBold12pt"/>
        </w:rPr>
        <w:t>Filger 9</w:t>
      </w:r>
    </w:p>
    <w:p w:rsidR="00E022F5" w:rsidRPr="00734ED1" w:rsidRDefault="00E022F5" w:rsidP="00E022F5">
      <w:r>
        <w:t xml:space="preserve">(Sheldon, writer and founder of globaleconomiccrisis.com, Global Economic Crisis, “Russian Economy Faces Disastrous Free Fall Contraction” </w:t>
      </w:r>
      <w:hyperlink r:id="rId47" w:history="1">
        <w:r w:rsidRPr="000B5125">
          <w:rPr>
            <w:rStyle w:val="Hyperlink"/>
          </w:rPr>
          <w:t>http://www.huffingtonpost.com/sheldon-filger/russian-economy-faces-dis_b_201147.html</w:t>
        </w:r>
      </w:hyperlink>
      <w:r>
        <w:t xml:space="preserve">, 7/8/12 MDRJ) </w:t>
      </w:r>
    </w:p>
    <w:p w:rsidR="00E022F5" w:rsidRDefault="00E022F5" w:rsidP="00E022F5">
      <w:pPr>
        <w:rPr>
          <w:rStyle w:val="StyleBoldUnderline"/>
        </w:rPr>
      </w:pPr>
      <w:r w:rsidRPr="00E124A7">
        <w:rPr>
          <w:rStyle w:val="StyleBoldUnderline"/>
        </w:rPr>
        <w:t>In Russia</w:t>
      </w:r>
      <w:r w:rsidRPr="00734ED1">
        <w:rPr>
          <w:sz w:val="16"/>
        </w:rPr>
        <w:t xml:space="preserve">, historically, </w:t>
      </w:r>
      <w:r w:rsidRPr="00E124A7">
        <w:rPr>
          <w:rStyle w:val="StyleBoldUnderline"/>
        </w:rPr>
        <w:t>economic health and political stability are intertwined to a degree that is rarely encountered in other major industrialized economies</w:t>
      </w:r>
      <w:r w:rsidRPr="00734ED1">
        <w:rPr>
          <w:sz w:val="16"/>
        </w:rPr>
        <w:t xml:space="preserve">. It was the economic stagnation of the former Soviet Union that led to its political downfall. Similarly, Medvedev and Putin, both intimately acquainted with their nation's history, are unquestionably alarmed at the prospect that Russia's economic crisis will endanger the nation's political stability,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Should the </w:t>
      </w:r>
      <w:r w:rsidRPr="00734ED1">
        <w:rPr>
          <w:rStyle w:val="StyleBoldUnderline"/>
        </w:rPr>
        <w:t>Russian economy deteriorate to the point where economic collapse is not out of the question, the impact will go far beyond the obvious accelerant such an outcome would be for the Global Economic Crisis</w:t>
      </w:r>
      <w:r w:rsidRPr="00734ED1">
        <w:rPr>
          <w:sz w:val="16"/>
        </w:rPr>
        <w:t xml:space="preserve">. There is a geopolitical dimension that is even more relevant then the economic context. Despite its economic vulnerabilities and perceived decline from superpower status, </w:t>
      </w:r>
      <w:r w:rsidRPr="00734ED1">
        <w:rPr>
          <w:rStyle w:val="StyleBoldUnderline"/>
        </w:rPr>
        <w:t>Russia remains one of only two nations on earth with a nuclear arsenal of sufficient scope and capability to destroy the world as we know it</w:t>
      </w:r>
      <w:r w:rsidRPr="00734ED1">
        <w:rPr>
          <w:sz w:val="16"/>
        </w:rPr>
        <w:t xml:space="preserve">. </w:t>
      </w:r>
      <w:r w:rsidRPr="00734ED1">
        <w:rPr>
          <w:rStyle w:val="StyleBoldUnderline"/>
        </w:rPr>
        <w:t>For that reason, it is not only President Medvedev and Prime Minister Putin who will be lying awake at nights over the prospect that a national economic crisis can transform itself into a virulent and destabilizing social and political upheava</w:t>
      </w:r>
      <w:r w:rsidRPr="00734ED1">
        <w:rPr>
          <w:sz w:val="16"/>
        </w:rPr>
        <w:t xml:space="preserve">l. It just may be possible that U.S. President Barack Obama's national security team has already briefed him about the consequences of a major economic meltdown in Russia for the peace of the world. After all, </w:t>
      </w:r>
      <w:r w:rsidRPr="00734ED1">
        <w:rPr>
          <w:rStyle w:val="StyleBoldUnderline"/>
        </w:rPr>
        <w:t>the most recent national intelligence estimates put out by the U.S. intelligence community have already concluded that the Global Economic Crisis represents the greatest national security threat to the United States, due to its facilitating political instability in the world.</w:t>
      </w:r>
    </w:p>
    <w:p w:rsidR="00E022F5" w:rsidRDefault="00E022F5" w:rsidP="00E022F5">
      <w:pPr>
        <w:rPr>
          <w:rStyle w:val="StyleBoldUnderline"/>
        </w:rPr>
      </w:pPr>
      <w:r>
        <w:rPr>
          <w:rStyle w:val="StyleBoldUnderline"/>
        </w:rPr>
        <w:br w:type="page"/>
      </w:r>
    </w:p>
    <w:p w:rsidR="00E022F5" w:rsidRDefault="00E022F5" w:rsidP="00E022F5">
      <w:pPr>
        <w:pStyle w:val="Heading3"/>
      </w:pPr>
      <w:bookmarkStart w:id="104" w:name="_Toc335830376"/>
      <w:bookmarkStart w:id="105" w:name="_Toc349306938"/>
      <w:bookmarkStart w:id="106" w:name="_Toc360210071"/>
      <w:bookmarkStart w:id="107" w:name="_Toc360210169"/>
      <w:bookmarkStart w:id="108" w:name="_Toc335830381"/>
      <w:r>
        <w:t>Impact:  Quick Time-Frame</w:t>
      </w:r>
      <w:bookmarkEnd w:id="104"/>
      <w:bookmarkEnd w:id="105"/>
      <w:bookmarkEnd w:id="106"/>
      <w:bookmarkEnd w:id="107"/>
    </w:p>
    <w:p w:rsidR="00E022F5" w:rsidRDefault="00E022F5" w:rsidP="00E022F5">
      <w:pPr>
        <w:pStyle w:val="Heading4"/>
      </w:pPr>
      <w:r>
        <w:t>(--) Oil price rise and falls are immediately reflected in the overall Russian economy:</w:t>
      </w:r>
    </w:p>
    <w:p w:rsidR="00E022F5" w:rsidRDefault="00E022F5" w:rsidP="00E022F5">
      <w:pPr>
        <w:ind w:left="360"/>
      </w:pPr>
      <w:r>
        <w:t xml:space="preserve">Sergei </w:t>
      </w:r>
      <w:r w:rsidRPr="00656E0F">
        <w:rPr>
          <w:rStyle w:val="BoldUnderline"/>
        </w:rPr>
        <w:t>Seninsky</w:t>
      </w:r>
      <w:r>
        <w:t>, 8/16/20</w:t>
      </w:r>
      <w:r w:rsidRPr="00656E0F">
        <w:rPr>
          <w:rStyle w:val="BoldUnderline"/>
        </w:rPr>
        <w:t>11</w:t>
      </w:r>
      <w:r>
        <w:t xml:space="preserve"> (economic analyst for RFE/RL's Russian Service, “Five Questions On The Russian Economy,” </w:t>
      </w:r>
      <w:hyperlink r:id="rId48" w:history="1">
        <w:r w:rsidRPr="00C301E5">
          <w:rPr>
            <w:rStyle w:val="Hyperlink"/>
          </w:rPr>
          <w:t>http://www.rferl.org/content/five_questions_on_the_russian_economy/24298630.html</w:t>
        </w:r>
      </w:hyperlink>
      <w:r>
        <w:t>)</w:t>
      </w:r>
    </w:p>
    <w:p w:rsidR="00E022F5" w:rsidRPr="00222D5C" w:rsidRDefault="00E022F5" w:rsidP="00E022F5">
      <w:pPr>
        <w:rPr>
          <w:rStyle w:val="StyleBoldUnderline"/>
        </w:rPr>
      </w:pPr>
      <w:r>
        <w:t xml:space="preserve">Seninsky: That's where the main problem lies! </w:t>
      </w:r>
      <w:r w:rsidRPr="00222D5C">
        <w:rPr>
          <w:rStyle w:val="StyleBoldUnderline"/>
        </w:rPr>
        <w:t>The commodities sector dominates the Russian economy, and is far ahead of the others</w:t>
      </w:r>
      <w:r>
        <w:t xml:space="preserve">. Hundreds of companies and enterprises in other sectors of the economy depend on orders from the commodities sector. And </w:t>
      </w:r>
      <w:r w:rsidRPr="00222D5C">
        <w:rPr>
          <w:rStyle w:val="StyleBoldUnderline"/>
        </w:rPr>
        <w:t xml:space="preserve">so </w:t>
      </w:r>
      <w:r w:rsidRPr="00222D5C">
        <w:rPr>
          <w:rStyle w:val="Emphasis"/>
        </w:rPr>
        <w:t>when oil prices fall</w:t>
      </w:r>
      <w:r w:rsidRPr="00222D5C">
        <w:rPr>
          <w:rStyle w:val="StyleBoldUnderline"/>
        </w:rPr>
        <w:t xml:space="preserve"> and oil companies' revenues decline, it is </w:t>
      </w:r>
      <w:r w:rsidRPr="00222D5C">
        <w:rPr>
          <w:rStyle w:val="Emphasis"/>
        </w:rPr>
        <w:t xml:space="preserve">immediately reflected </w:t>
      </w:r>
      <w:r w:rsidRPr="00222D5C">
        <w:rPr>
          <w:rStyle w:val="StyleBoldUnderline"/>
        </w:rPr>
        <w:t>in the overall economy.</w:t>
      </w:r>
    </w:p>
    <w:p w:rsidR="00E022F5" w:rsidRPr="00954BCB" w:rsidRDefault="00E022F5" w:rsidP="00E022F5">
      <w:pPr>
        <w:rPr>
          <w:rStyle w:val="StyleBoldUnderline"/>
        </w:rPr>
      </w:pPr>
    </w:p>
    <w:p w:rsidR="00E022F5" w:rsidRPr="00A56DA8" w:rsidRDefault="00E022F5" w:rsidP="00E022F5"/>
    <w:p w:rsidR="00E022F5" w:rsidRDefault="00E022F5" w:rsidP="00E022F5">
      <w:pPr>
        <w:pStyle w:val="Heading3"/>
      </w:pPr>
      <w:bookmarkStart w:id="109" w:name="_Toc349306939"/>
      <w:bookmarkStart w:id="110" w:name="_Toc360210072"/>
      <w:bookmarkStart w:id="111" w:name="_Toc360210170"/>
      <w:r>
        <w:t>Impacts:  War—AT:  Russia Won’t Go to War With US</w:t>
      </w:r>
      <w:bookmarkEnd w:id="108"/>
      <w:bookmarkEnd w:id="109"/>
      <w:bookmarkEnd w:id="110"/>
      <w:bookmarkEnd w:id="111"/>
    </w:p>
    <w:p w:rsidR="00E022F5" w:rsidRDefault="00E022F5" w:rsidP="00E022F5">
      <w:pPr>
        <w:pStyle w:val="Heading4"/>
      </w:pPr>
      <w:r>
        <w:t>(--) Russia is willing to go to war with the US</w:t>
      </w:r>
    </w:p>
    <w:p w:rsidR="00E022F5" w:rsidRPr="00D719F8" w:rsidRDefault="00E022F5" w:rsidP="00E022F5">
      <w:pPr>
        <w:rPr>
          <w:rStyle w:val="StyleStyleBold12pt"/>
        </w:rPr>
      </w:pPr>
      <w:r>
        <w:rPr>
          <w:rStyle w:val="StyleStyleBold12pt"/>
        </w:rPr>
        <w:t>NewsMax,</w:t>
      </w:r>
      <w:r w:rsidRPr="00D719F8">
        <w:rPr>
          <w:rStyle w:val="StyleStyleBold12pt"/>
        </w:rPr>
        <w:t xml:space="preserve"> 3</w:t>
      </w:r>
    </w:p>
    <w:p w:rsidR="00E022F5" w:rsidRPr="00D719F8" w:rsidRDefault="00E022F5" w:rsidP="00E022F5">
      <w:r>
        <w:t xml:space="preserve">(5/16, news website about current issues, “Russia Prepares Mock Nuclear Attack On US And Britain” NewsMax, </w:t>
      </w:r>
      <w:hyperlink r:id="rId49" w:history="1">
        <w:r w:rsidRPr="000B5125">
          <w:rPr>
            <w:rStyle w:val="Hyperlink"/>
          </w:rPr>
          <w:t>http://www.newsmax.com/archives/articles/2003/5/16/102442.shtml</w:t>
        </w:r>
      </w:hyperlink>
      <w:r>
        <w:t xml:space="preserve">, 7/9/12 MDRJ) </w:t>
      </w:r>
    </w:p>
    <w:p w:rsidR="00E022F5" w:rsidRPr="00D719F8" w:rsidRDefault="00E022F5" w:rsidP="00E022F5">
      <w:pPr>
        <w:rPr>
          <w:sz w:val="16"/>
        </w:rPr>
      </w:pPr>
      <w:r w:rsidRPr="00D719F8">
        <w:rPr>
          <w:rStyle w:val="StyleBoldUnderline"/>
        </w:rPr>
        <w:t xml:space="preserve">Though Russia's military has been considerably downzied </w:t>
      </w:r>
      <w:r w:rsidRPr="00D719F8">
        <w:rPr>
          <w:sz w:val="16"/>
        </w:rPr>
        <w:t xml:space="preserve">since the end of the Cold War, and its conventional forces hold little weight against a modern, equipped army, </w:t>
      </w:r>
      <w:r w:rsidRPr="00D719F8">
        <w:rPr>
          <w:rStyle w:val="StyleBoldUnderline"/>
        </w:rPr>
        <w:t>Russia has continued to invest heavily in strategic and tactical nuclear weapons</w:t>
      </w:r>
      <w:r w:rsidRPr="00D719F8">
        <w:rPr>
          <w:sz w:val="16"/>
        </w:rPr>
        <w:t xml:space="preserve">. Sometime during the 90s, Russia attained nuclear superiority over the U.S. While Russia's large, strategic nuclear weapons have remained in parity with the U.S., </w:t>
      </w:r>
      <w:r w:rsidRPr="00D719F8">
        <w:rPr>
          <w:rStyle w:val="StyleBoldUnderline"/>
        </w:rPr>
        <w:t>Russia's tactical nuclear arsenal has been estimated to include between 20,000 to 40,000 weapons</w:t>
      </w:r>
      <w:r w:rsidRPr="00D719F8">
        <w:rPr>
          <w:sz w:val="16"/>
        </w:rPr>
        <w:t xml:space="preserve">. At the same time Russia has continued its nuclear buildup, </w:t>
      </w:r>
      <w:r w:rsidRPr="00D719F8">
        <w:rPr>
          <w:rStyle w:val="StyleBoldUnderline"/>
        </w:rPr>
        <w:t>the U.S. has virtually destroyed its arsenal of tactical nuclear warheads</w:t>
      </w:r>
      <w:r w:rsidRPr="00D719F8">
        <w:rPr>
          <w:sz w:val="16"/>
        </w:rPr>
        <w:t xml:space="preserve">. Under orders from the Bush administration, the U.S. has also been moving to further reduce the U.S. strategic arsenal. Currently, the nation's most modern fleet of ICBM, the MX missiles, are being destroyed. </w:t>
      </w:r>
      <w:r w:rsidRPr="00D719F8">
        <w:rPr>
          <w:rStyle w:val="StyleBoldUnderline"/>
        </w:rPr>
        <w:t>The Russian military exercises show a desire by the Russian military to deal with the huge technological lead U.S. conventional forces have, demonstrated by Operation Iraqi Freedom</w:t>
      </w:r>
      <w:r w:rsidRPr="00D719F8">
        <w:rPr>
          <w:sz w:val="16"/>
        </w:rPr>
        <w:t>. According to Nezavisimaya Gazeta, the Russian exercises "will be linked with destroying the U.S. satellite group in order to neutralize the NAVSTAR global navigation system, the Keyhole optoelectronic intelligence satellites, and the Lacross radio-locating intelligence satellites." The paper said these maneuvers, "Under actual conditions of a war this would 'blind' the Pentagon and does not let the U.S. use high-precision weapons against Russian military groups."</w:t>
      </w:r>
    </w:p>
    <w:p w:rsidR="00E022F5" w:rsidRDefault="00E022F5" w:rsidP="00E022F5">
      <w:pPr>
        <w:rPr>
          <w:rStyle w:val="StyleBoldUnderline"/>
        </w:rPr>
      </w:pPr>
    </w:p>
    <w:p w:rsidR="00E022F5" w:rsidRPr="00A56DA8" w:rsidRDefault="00E022F5" w:rsidP="00E022F5">
      <w:pPr>
        <w:pStyle w:val="Cards"/>
        <w:ind w:left="0"/>
      </w:pPr>
    </w:p>
    <w:p w:rsidR="00E022F5" w:rsidRDefault="00E022F5" w:rsidP="00E022F5"/>
    <w:p w:rsidR="00E022F5" w:rsidRDefault="00E022F5" w:rsidP="00E022F5"/>
    <w:p w:rsidR="00E022F5" w:rsidRDefault="00E022F5" w:rsidP="00E022F5"/>
    <w:p w:rsidR="00E022F5" w:rsidRDefault="00E022F5" w:rsidP="00E022F5"/>
    <w:p w:rsidR="00E022F5" w:rsidRDefault="00E022F5" w:rsidP="00E022F5"/>
    <w:p w:rsidR="00E022F5" w:rsidRDefault="00E022F5" w:rsidP="00E022F5">
      <w:pPr>
        <w:rPr>
          <w:rFonts w:eastAsiaTheme="majorEastAsia" w:cstheme="majorBidi"/>
          <w:b/>
          <w:bCs/>
          <w:iCs/>
          <w:sz w:val="26"/>
        </w:rPr>
      </w:pPr>
      <w:r>
        <w:br w:type="page"/>
      </w:r>
    </w:p>
    <w:p w:rsidR="00E022F5" w:rsidRPr="005A0349" w:rsidRDefault="00E022F5" w:rsidP="00E022F5">
      <w:pPr>
        <w:pStyle w:val="Heading3"/>
        <w:rPr>
          <w:rStyle w:val="StyleStyleBold12pt"/>
          <w:b/>
          <w:szCs w:val="32"/>
        </w:rPr>
      </w:pPr>
      <w:bookmarkStart w:id="112" w:name="_Toc335830382"/>
      <w:bookmarkStart w:id="113" w:name="_Toc349306940"/>
      <w:bookmarkStart w:id="114" w:name="_Toc360210073"/>
      <w:bookmarkStart w:id="115" w:name="_Toc360210171"/>
      <w:r>
        <w:rPr>
          <w:rStyle w:val="StyleStyleBold12pt"/>
          <w:szCs w:val="32"/>
        </w:rPr>
        <w:t xml:space="preserve">Impacts:  </w:t>
      </w:r>
      <w:r w:rsidRPr="005A0349">
        <w:rPr>
          <w:rStyle w:val="StyleStyleBold12pt"/>
          <w:szCs w:val="32"/>
        </w:rPr>
        <w:t>Russian key to global economy</w:t>
      </w:r>
      <w:bookmarkEnd w:id="112"/>
      <w:bookmarkEnd w:id="113"/>
      <w:bookmarkEnd w:id="114"/>
      <w:bookmarkEnd w:id="115"/>
    </w:p>
    <w:p w:rsidR="00E022F5" w:rsidRPr="005A0349" w:rsidRDefault="00E022F5" w:rsidP="00E022F5">
      <w:pPr>
        <w:pStyle w:val="Heading4"/>
        <w:rPr>
          <w:rStyle w:val="StyleStyleBold12pt"/>
          <w:b/>
          <w:bCs/>
          <w:szCs w:val="26"/>
        </w:rPr>
      </w:pPr>
      <w:r>
        <w:rPr>
          <w:rStyle w:val="StyleStyleBold12pt"/>
          <w:szCs w:val="26"/>
        </w:rPr>
        <w:t xml:space="preserve">(--) </w:t>
      </w:r>
      <w:r w:rsidRPr="005A0349">
        <w:rPr>
          <w:rStyle w:val="StyleStyleBold12pt"/>
          <w:szCs w:val="26"/>
        </w:rPr>
        <w:t>Russian economy key to global economy:</w:t>
      </w:r>
    </w:p>
    <w:p w:rsidR="00E022F5" w:rsidRPr="005A0349" w:rsidRDefault="00E022F5" w:rsidP="00E022F5">
      <w:pPr>
        <w:ind w:left="360"/>
      </w:pPr>
      <w:r w:rsidRPr="005A0349">
        <w:rPr>
          <w:highlight w:val="cyan"/>
        </w:rPr>
        <w:t>Gilman 8,</w:t>
      </w:r>
      <w:r w:rsidRPr="005A0349">
        <w:t xml:space="preserve"> Martin Gilman, Former senior representative of the IMF in Russia and professor at the Higher School of Economics in Moscow, 1/16/2008. “Well-Placed to Weather an Economic Storm,” Moscow Times, </w:t>
      </w:r>
      <w:hyperlink r:id="rId50" w:history="1">
        <w:r w:rsidRPr="005A0349">
          <w:rPr>
            <w:rStyle w:val="Hyperlink"/>
          </w:rPr>
          <w:t>http://www.moscowtimes.ru/stories/2008/01/16/008.html</w:t>
        </w:r>
      </w:hyperlink>
      <w:r w:rsidRPr="005A0349">
        <w:t>.</w:t>
      </w:r>
    </w:p>
    <w:p w:rsidR="00E022F5" w:rsidRDefault="00E022F5" w:rsidP="00E022F5">
      <w:pPr>
        <w:pStyle w:val="Cards"/>
        <w:ind w:left="0"/>
      </w:pPr>
      <w:r w:rsidRPr="0093394C">
        <w:rPr>
          <w:rStyle w:val="DebateUnderline"/>
        </w:rPr>
        <w:t>Faced with this gloomy global outlook, Russia is well placed to weather the storm</w:t>
      </w:r>
      <w:r w:rsidRPr="00BF0144">
        <w:t xml:space="preserve">. </w:t>
      </w:r>
      <w:r w:rsidRPr="00BF0144">
        <w:rPr>
          <w:sz w:val="16"/>
        </w:rPr>
        <w:t>In fact,</w:t>
      </w:r>
      <w:r w:rsidRPr="00BF0144">
        <w:t xml:space="preserve"> </w:t>
      </w:r>
      <w:r w:rsidRPr="007139B7">
        <w:rPr>
          <w:rStyle w:val="DebateUnderline"/>
          <w:highlight w:val="cyan"/>
        </w:rPr>
        <w:t>not only is the Russian economy likely to decouple largely from a sagging United States and even Europe, but its continuing boom</w:t>
      </w:r>
      <w:r w:rsidRPr="007139B7">
        <w:rPr>
          <w:highlight w:val="cyan"/>
        </w:rPr>
        <w:t xml:space="preserve"> </w:t>
      </w:r>
      <w:r w:rsidRPr="007139B7">
        <w:rPr>
          <w:rStyle w:val="DebateUnderline"/>
          <w:highlight w:val="cyan"/>
        </w:rPr>
        <w:t xml:space="preserve">-- mostly </w:t>
      </w:r>
      <w:r w:rsidRPr="0093394C">
        <w:rPr>
          <w:rStyle w:val="DebateUnderline"/>
        </w:rPr>
        <w:t xml:space="preserve">but not solely </w:t>
      </w:r>
      <w:r w:rsidRPr="007139B7">
        <w:rPr>
          <w:rStyle w:val="DebateUnderline"/>
          <w:highlight w:val="cyan"/>
        </w:rPr>
        <w:t>fueled by high energy revenues</w:t>
      </w:r>
      <w:r w:rsidRPr="0093394C">
        <w:rPr>
          <w:rStyle w:val="DebateUnderline"/>
        </w:rPr>
        <w:t xml:space="preserve"> -- </w:t>
      </w:r>
      <w:r w:rsidRPr="00055335">
        <w:rPr>
          <w:rStyle w:val="DebateUnderline"/>
        </w:rPr>
        <w:t>is sucking in both consumer and investment goods</w:t>
      </w:r>
      <w:r w:rsidRPr="00BF0144">
        <w:t xml:space="preserve">, </w:t>
      </w:r>
      <w:r w:rsidRPr="0093394C">
        <w:rPr>
          <w:rStyle w:val="DebateUnderline"/>
        </w:rPr>
        <w:t xml:space="preserve">and </w:t>
      </w:r>
      <w:r w:rsidRPr="007139B7">
        <w:rPr>
          <w:rStyle w:val="DebateUnderline"/>
          <w:highlight w:val="cyan"/>
        </w:rPr>
        <w:t xml:space="preserve">so acting as a </w:t>
      </w:r>
      <w:r w:rsidRPr="005A0349">
        <w:rPr>
          <w:rStyle w:val="Emphasis"/>
          <w:highlight w:val="cyan"/>
        </w:rPr>
        <w:t>motor of world growth</w:t>
      </w:r>
      <w:r w:rsidRPr="00BF0144">
        <w:t xml:space="preserve">. </w:t>
      </w:r>
      <w:r w:rsidRPr="0093394C">
        <w:rPr>
          <w:rStyle w:val="DebateUnderline"/>
        </w:rPr>
        <w:t>And the planned $1 trillion public investment program over the next decade should ensure that the country remains decoupled for years to come</w:t>
      </w:r>
      <w:r w:rsidRPr="00BF0144">
        <w:t>.</w:t>
      </w:r>
    </w:p>
    <w:p w:rsidR="00E022F5" w:rsidRPr="00E12A4E" w:rsidRDefault="00E022F5" w:rsidP="00E022F5">
      <w:pPr>
        <w:pStyle w:val="Heading4"/>
      </w:pPr>
      <w:r>
        <w:t xml:space="preserve">(--) </w:t>
      </w:r>
      <w:r w:rsidRPr="00E12A4E">
        <w:t xml:space="preserve">Russian economy is </w:t>
      </w:r>
      <w:r>
        <w:t>key</w:t>
      </w:r>
      <w:r w:rsidRPr="00E12A4E">
        <w:t xml:space="preserve"> to the global economy</w:t>
      </w:r>
    </w:p>
    <w:p w:rsidR="00E022F5" w:rsidRPr="00771885" w:rsidRDefault="00E022F5" w:rsidP="00E022F5">
      <w:r w:rsidRPr="00771885">
        <w:t>Australian Financial Review 2000, January 8, 2000. afr.com</w:t>
      </w:r>
    </w:p>
    <w:p w:rsidR="00E022F5" w:rsidRDefault="00E022F5" w:rsidP="00E022F5">
      <w:pPr>
        <w:pStyle w:val="Cards"/>
        <w:ind w:left="0"/>
      </w:pPr>
      <w:r w:rsidRPr="00A56DA8">
        <w:rPr>
          <w:rStyle w:val="DebateUnderline"/>
          <w:highlight w:val="cyan"/>
        </w:rPr>
        <w:t>As a big debtor nation, Russia’s ability to meet its financial obligations also matters to world markets</w:t>
      </w:r>
      <w:r w:rsidRPr="00A56DA8">
        <w:rPr>
          <w:highlight w:val="cyan"/>
        </w:rPr>
        <w:t xml:space="preserve"> </w:t>
      </w:r>
      <w:r w:rsidRPr="00A56DA8">
        <w:rPr>
          <w:rStyle w:val="DebateUnderline"/>
          <w:highlight w:val="cyan"/>
        </w:rPr>
        <w:t xml:space="preserve">– as the Russian rouble’s collapse and accompanying loan default in August 1998 starkly revealed. The crisis raised fears of a </w:t>
      </w:r>
      <w:r w:rsidRPr="00771885">
        <w:rPr>
          <w:rStyle w:val="Emphasis"/>
          <w:highlight w:val="cyan"/>
        </w:rPr>
        <w:t>domino effect</w:t>
      </w:r>
      <w:r w:rsidRPr="00A56DA8">
        <w:rPr>
          <w:rStyle w:val="DebateUnderline"/>
          <w:highlight w:val="cyan"/>
        </w:rPr>
        <w:t xml:space="preserve"> across emerging markets that could ultimately </w:t>
      </w:r>
      <w:r w:rsidRPr="00771885">
        <w:rPr>
          <w:rStyle w:val="Emphasis"/>
          <w:highlight w:val="cyan"/>
        </w:rPr>
        <w:t>push the global economy into recession</w:t>
      </w:r>
      <w:r w:rsidRPr="000509F0">
        <w:rPr>
          <w:b/>
        </w:rPr>
        <w:t>.</w:t>
      </w:r>
      <w:r w:rsidRPr="00B913D9">
        <w:t xml:space="preserve"> </w:t>
      </w:r>
      <w:r w:rsidRPr="000509F0">
        <w:t>That, in the end, didn’t occur</w:t>
      </w:r>
      <w:r w:rsidRPr="00B913D9">
        <w:t xml:space="preserve">. </w:t>
      </w:r>
      <w:r w:rsidRPr="00F74AC4">
        <w:rPr>
          <w:rStyle w:val="DebateUnderline"/>
        </w:rPr>
        <w:t>But an economist specializing in Russia at the European Bank for Reconstruction and Development,</w:t>
      </w:r>
      <w:r w:rsidRPr="00B913D9">
        <w:t xml:space="preserve"> Ivan Szegvari, </w:t>
      </w:r>
      <w:r w:rsidRPr="00F74AC4">
        <w:rPr>
          <w:rStyle w:val="DebateUnderline"/>
        </w:rPr>
        <w:t xml:space="preserve">says the </w:t>
      </w:r>
      <w:r w:rsidRPr="000509F0">
        <w:rPr>
          <w:rStyle w:val="DebateUnderline"/>
        </w:rPr>
        <w:t>confidence of international investors in emerging markets, and transitional economies as a whole, is affected by what happens in Russia</w:t>
      </w:r>
      <w:r w:rsidRPr="00B913D9">
        <w:t xml:space="preserve">. In addition, </w:t>
      </w:r>
      <w:r w:rsidRPr="00A56DA8">
        <w:rPr>
          <w:rStyle w:val="DebateUnderline"/>
          <w:highlight w:val="cyan"/>
        </w:rPr>
        <w:t>Russia remains one of the most important clients of international financial institutions such as the International Monetary Fund</w:t>
      </w:r>
      <w:r>
        <w:t>.</w:t>
      </w:r>
    </w:p>
    <w:p w:rsidR="00E022F5" w:rsidRDefault="00E022F5" w:rsidP="00E022F5">
      <w:pPr>
        <w:pStyle w:val="Cards"/>
        <w:ind w:left="0"/>
      </w:pPr>
    </w:p>
    <w:p w:rsidR="00E022F5" w:rsidRPr="00A11D38" w:rsidRDefault="00E022F5" w:rsidP="00E022F5"/>
    <w:p w:rsidR="00E022F5" w:rsidRDefault="00E022F5" w:rsidP="00E022F5">
      <w:pPr>
        <w:rPr>
          <w:rFonts w:eastAsiaTheme="majorEastAsia" w:cstheme="majorBidi"/>
          <w:b/>
          <w:bCs/>
          <w:iCs/>
          <w:sz w:val="26"/>
        </w:rPr>
      </w:pPr>
      <w:r>
        <w:br w:type="page"/>
      </w:r>
    </w:p>
    <w:p w:rsidR="00E022F5" w:rsidRPr="00824B90" w:rsidRDefault="00E022F5" w:rsidP="00E022F5">
      <w:pPr>
        <w:pStyle w:val="Heading3"/>
      </w:pPr>
      <w:bookmarkStart w:id="116" w:name="_Toc335830383"/>
      <w:bookmarkStart w:id="117" w:name="_Toc349306941"/>
      <w:bookmarkStart w:id="118" w:name="_Toc360210074"/>
      <w:bookmarkStart w:id="119" w:name="_Toc360210172"/>
      <w:r>
        <w:t>Impact – Nationalism</w:t>
      </w:r>
      <w:bookmarkEnd w:id="116"/>
      <w:bookmarkEnd w:id="117"/>
      <w:bookmarkEnd w:id="118"/>
      <w:bookmarkEnd w:id="119"/>
    </w:p>
    <w:p w:rsidR="00E022F5" w:rsidRPr="008440DB" w:rsidRDefault="00E022F5" w:rsidP="00E022F5">
      <w:pPr>
        <w:pStyle w:val="Heading4"/>
        <w:rPr>
          <w:rStyle w:val="StyleStyleBold12pt"/>
        </w:rPr>
      </w:pPr>
      <w:r>
        <w:t>(--) Russian economic decline spurs nationalism</w:t>
      </w:r>
    </w:p>
    <w:p w:rsidR="00E022F5" w:rsidRPr="008440DB" w:rsidRDefault="00E022F5" w:rsidP="00E022F5">
      <w:pPr>
        <w:rPr>
          <w:rStyle w:val="StyleStyleBold12pt"/>
        </w:rPr>
      </w:pPr>
      <w:r w:rsidRPr="008440DB">
        <w:rPr>
          <w:rStyle w:val="StyleStyleBold12pt"/>
        </w:rPr>
        <w:t>Graham 9</w:t>
      </w:r>
    </w:p>
    <w:p w:rsidR="00E022F5" w:rsidRDefault="00E022F5" w:rsidP="00E022F5">
      <w:r>
        <w:t>(Thomas, Special assistant to the president and senior director for Russia on the National Security Council staff, The Century Foundation,</w:t>
      </w:r>
      <w:r w:rsidRPr="006E6668">
        <w:t xml:space="preserve"> </w:t>
      </w:r>
      <w:r>
        <w:t xml:space="preserve">“Resurgent Russia and U.S. Purposes”, </w:t>
      </w:r>
      <w:hyperlink r:id="rId51" w:history="1">
        <w:r w:rsidRPr="006D12E1">
          <w:rPr>
            <w:rStyle w:val="Hyperlink"/>
          </w:rPr>
          <w:t>http://tcf.org/events/pdfs/ev257/Graham.pdf)CL</w:t>
        </w:r>
      </w:hyperlink>
    </w:p>
    <w:p w:rsidR="00E022F5" w:rsidRDefault="00E022F5" w:rsidP="00E022F5">
      <w:r w:rsidRPr="00C92020">
        <w:rPr>
          <w:rStyle w:val="StyleBoldUnderline"/>
        </w:rPr>
        <w:t>No one would gainsay the Russian temptation to counter the United States</w:t>
      </w:r>
      <w:r>
        <w:t xml:space="preserve"> at times, especially along Russia’s periphery; or the obstacles to Russia’s long-term accumulation of power; or the vexations in engaging Russia, particularly now. </w:t>
      </w:r>
      <w:r w:rsidRPr="00C92020">
        <w:rPr>
          <w:rStyle w:val="StyleBoldUnderline"/>
        </w:rPr>
        <w:t>A decade of socioeconomic collapse</w:t>
      </w:r>
      <w:r>
        <w:t xml:space="preserve"> and national humiliation (at the hands of the West, Russians believe</w:t>
      </w:r>
      <w:r w:rsidRPr="00C92020">
        <w:rPr>
          <w:rStyle w:val="StyleBoldUnderline"/>
        </w:rPr>
        <w:t>), followed by the remarkable recovery of the past eight years</w:t>
      </w:r>
      <w:r>
        <w:t xml:space="preserve"> and efforts to reclaim Russia’s great power status (against the West’s wishes, they are certain), </w:t>
      </w:r>
      <w:r w:rsidRPr="00C92020">
        <w:rPr>
          <w:rStyle w:val="StyleBoldUnderline"/>
        </w:rPr>
        <w:t>now threatened by the mounting global economic crisis</w:t>
      </w:r>
      <w:r>
        <w:t xml:space="preserve"> (made in the United States, they say</w:t>
      </w:r>
      <w:r w:rsidRPr="00C92020">
        <w:rPr>
          <w:rStyle w:val="StyleBoldUnderline"/>
        </w:rPr>
        <w:t>) has produced a heady nationalism</w:t>
      </w:r>
      <w:r>
        <w:t xml:space="preserve">, a petulant brew of pride and resentment, of self-confidence and self-doubt, often </w:t>
      </w:r>
      <w:r w:rsidRPr="00C92020">
        <w:rPr>
          <w:rStyle w:val="StyleBoldUnderline"/>
        </w:rPr>
        <w:t>expressed in caustic anti-American rhetoric and actions.</w:t>
      </w:r>
    </w:p>
    <w:p w:rsidR="00E022F5" w:rsidRDefault="00E022F5" w:rsidP="00E022F5">
      <w:pPr>
        <w:pStyle w:val="Heading4"/>
      </w:pPr>
      <w:r>
        <w:t>(--) Russian economic decline spurs anti-democracy</w:t>
      </w:r>
    </w:p>
    <w:p w:rsidR="00E022F5" w:rsidRPr="0041015A" w:rsidRDefault="00E022F5" w:rsidP="00E022F5">
      <w:pPr>
        <w:rPr>
          <w:rStyle w:val="StyleStyleBold12pt"/>
        </w:rPr>
      </w:pPr>
      <w:r w:rsidRPr="0041015A">
        <w:rPr>
          <w:rStyle w:val="StyleStyleBold12pt"/>
        </w:rPr>
        <w:t>Talbott 4</w:t>
      </w:r>
    </w:p>
    <w:p w:rsidR="00E022F5" w:rsidRDefault="00E022F5" w:rsidP="00E022F5">
      <w:r>
        <w:t xml:space="preserve">(Strobe, American foreign policy analyst associated with Yale University and the Brookings Institution, Council on Foreign Relations Inc, “Democracy and the National Interest”, </w:t>
      </w:r>
      <w:hyperlink r:id="rId52" w:history="1">
        <w:r w:rsidRPr="006D12E1">
          <w:rPr>
            <w:rStyle w:val="Hyperlink"/>
          </w:rPr>
          <w:t>http://www.clas.ufl.edu/users/bmoraski/Democratization/Talbot_FA96.pdf</w:t>
        </w:r>
      </w:hyperlink>
      <w:r>
        <w:t>) CL</w:t>
      </w:r>
    </w:p>
    <w:p w:rsidR="00E022F5" w:rsidRDefault="00E022F5" w:rsidP="00E022F5">
      <w:r>
        <w:t xml:space="preserve">Throughout the post-communist world, especially in the former Soviet Union, relief and a sense of good riddance at the dismantling of the inefficient, top-heavy command system has given way to widespread resentment at what often seems to be the capriciousness and inequity of the market, and to insecurity over the absence of a safety net. </w:t>
      </w:r>
      <w:r w:rsidRPr="0041015A">
        <w:rPr>
          <w:rStyle w:val="StyleBoldUnderline"/>
        </w:rPr>
        <w:t>Without the prospect of broad-based economic development, voters are likely to become disillusioned with politics and politicians, and thus with democracy itself.</w:t>
      </w:r>
      <w:r>
        <w:t xml:space="preserve"> Newly enfranchised </w:t>
      </w:r>
      <w:r w:rsidRPr="0041015A">
        <w:rPr>
          <w:rStyle w:val="StyleBoldUnderline"/>
        </w:rPr>
        <w:t>citizens</w:t>
      </w:r>
      <w:r>
        <w:t xml:space="preserve"> tend to </w:t>
      </w:r>
      <w:r w:rsidRPr="0041015A">
        <w:rPr>
          <w:rStyle w:val="StyleBoldUnderline"/>
        </w:rPr>
        <w:t>have unrealistically high expectations about what their elected leaders can accomplish, how long it will take, and how much hardship will be involved. When those expectations are disappointed, voters become vulnerable to demagogic purveyors of foolish or dangerous nostrums based on nostalgia or fear.</w:t>
      </w:r>
    </w:p>
    <w:p w:rsidR="00E022F5" w:rsidRDefault="00E022F5" w:rsidP="00E022F5">
      <w:pPr>
        <w:pStyle w:val="Heading4"/>
      </w:pPr>
      <w:r>
        <w:t>(--) Russian economic decline promotes anti-western/democracy</w:t>
      </w:r>
    </w:p>
    <w:p w:rsidR="00E022F5" w:rsidRPr="00954BCB" w:rsidRDefault="00E022F5" w:rsidP="00E022F5">
      <w:pPr>
        <w:rPr>
          <w:rStyle w:val="StyleStyleBold12pt"/>
        </w:rPr>
      </w:pPr>
      <w:r w:rsidRPr="00954BCB">
        <w:rPr>
          <w:rStyle w:val="StyleStyleBold12pt"/>
        </w:rPr>
        <w:t xml:space="preserve">Brookings Review 99 </w:t>
      </w:r>
    </w:p>
    <w:p w:rsidR="00E022F5" w:rsidRDefault="00E022F5" w:rsidP="00E022F5">
      <w:r>
        <w:t xml:space="preserve">(Brookings Review, “Russia’s Aging War Machine”, </w:t>
      </w:r>
      <w:hyperlink r:id="rId53" w:history="1">
        <w:r w:rsidRPr="00D60E64">
          <w:rPr>
            <w:rStyle w:val="Hyperlink"/>
          </w:rPr>
          <w:t>http://www.brookings.edu/press/review/Summer99/Blair.pdf</w:t>
        </w:r>
      </w:hyperlink>
      <w:r>
        <w:rPr>
          <w:rStyle w:val="Hyperlink"/>
        </w:rPr>
        <w:t>, CL</w:t>
      </w:r>
      <w:r>
        <w:t>)</w:t>
      </w:r>
    </w:p>
    <w:p w:rsidR="00E022F5" w:rsidRDefault="00E022F5" w:rsidP="00E022F5">
      <w:pPr>
        <w:rPr>
          <w:rStyle w:val="StyleBoldUnderline"/>
        </w:rPr>
      </w:pPr>
      <w:r w:rsidRPr="00954BCB">
        <w:rPr>
          <w:rStyle w:val="StyleBoldUnderline"/>
        </w:rPr>
        <w:t>Economic weakness is strengthening the anti-Western, antidemocratic and antimarket reform trends in Russia today. It is also</w:t>
      </w:r>
      <w:r w:rsidRPr="00D4576F">
        <w:rPr>
          <w:sz w:val="16"/>
        </w:rPr>
        <w:t xml:space="preserve"> steadily </w:t>
      </w:r>
      <w:r w:rsidRPr="00954BCB">
        <w:rPr>
          <w:rStyle w:val="StyleBoldUnderline"/>
        </w:rPr>
        <w:t>eroding the military’s tradition of political neutrality</w:t>
      </w:r>
      <w:r w:rsidRPr="00D4576F">
        <w:rPr>
          <w:sz w:val="16"/>
        </w:rPr>
        <w:t xml:space="preserve">. Although the military’s aversion to Bonapartism appears to remain intact, </w:t>
      </w:r>
      <w:r w:rsidRPr="00954BCB">
        <w:rPr>
          <w:rStyle w:val="StyleBoldUnderline"/>
        </w:rPr>
        <w:t xml:space="preserve">rising nationalism draws additional strength from its growing politicization. </w:t>
      </w:r>
    </w:p>
    <w:p w:rsidR="00E022F5" w:rsidRDefault="00E022F5" w:rsidP="00E022F5">
      <w:pPr>
        <w:rPr>
          <w:rStyle w:val="StyleBoldUnderline"/>
        </w:rPr>
      </w:pPr>
      <w:r>
        <w:rPr>
          <w:rStyle w:val="StyleBoldUnderline"/>
        </w:rPr>
        <w:br w:type="page"/>
      </w:r>
    </w:p>
    <w:p w:rsidR="00E022F5" w:rsidRPr="00824B90" w:rsidRDefault="00E022F5" w:rsidP="00E022F5">
      <w:pPr>
        <w:pStyle w:val="Heading3"/>
      </w:pPr>
      <w:bookmarkStart w:id="120" w:name="_Toc335830384"/>
      <w:bookmarkStart w:id="121" w:name="_Toc349306942"/>
      <w:bookmarkStart w:id="122" w:name="_Toc360210075"/>
      <w:bookmarkStart w:id="123" w:name="_Toc360210173"/>
      <w:r>
        <w:t>Impact – Prolif</w:t>
      </w:r>
      <w:bookmarkEnd w:id="120"/>
      <w:bookmarkEnd w:id="121"/>
      <w:bookmarkEnd w:id="122"/>
      <w:bookmarkEnd w:id="123"/>
    </w:p>
    <w:p w:rsidR="00E022F5" w:rsidRDefault="00E022F5" w:rsidP="00E022F5">
      <w:pPr>
        <w:pStyle w:val="Heading4"/>
        <w:numPr>
          <w:ilvl w:val="0"/>
          <w:numId w:val="29"/>
        </w:numPr>
      </w:pPr>
      <w:r>
        <w:t>Russian economic prosperity key to checking nuclear security and proliferation</w:t>
      </w:r>
    </w:p>
    <w:p w:rsidR="00E022F5" w:rsidRDefault="00E022F5" w:rsidP="00E022F5">
      <w:r>
        <w:rPr>
          <w:rStyle w:val="StyleStyleBold12pt"/>
        </w:rPr>
        <w:t xml:space="preserve">Bukharin </w:t>
      </w:r>
      <w:r w:rsidRPr="003C7AC5">
        <w:rPr>
          <w:rStyle w:val="StyleStyleBold12pt"/>
        </w:rPr>
        <w:t>3</w:t>
      </w:r>
      <w:r>
        <w:t xml:space="preserve"> </w:t>
      </w:r>
    </w:p>
    <w:p w:rsidR="00E022F5" w:rsidRDefault="00E022F5" w:rsidP="00E022F5">
      <w:r>
        <w:t xml:space="preserve">(Oleg, August, he is affiliated with Princeton University and received his Ph.D. in physics from the Moscow Institute of Physics and Technology “The Future of Russia: The Nuclear Factor”, </w:t>
      </w:r>
      <w:hyperlink r:id="rId54" w:history="1">
        <w:r w:rsidRPr="004F7BBC">
          <w:rPr>
            <w:rStyle w:val="Hyperlink"/>
          </w:rPr>
          <w:t>http://www.princeton.edu/~lisd/publications/wp_russiaseries_bukharin.pdf</w:t>
        </w:r>
      </w:hyperlink>
      <w:r>
        <w:t>, CL)</w:t>
      </w:r>
    </w:p>
    <w:p w:rsidR="00E022F5" w:rsidRDefault="00E022F5" w:rsidP="00E022F5">
      <w:pPr>
        <w:rPr>
          <w:sz w:val="16"/>
        </w:rPr>
      </w:pPr>
      <w:r w:rsidRPr="00D4576F">
        <w:rPr>
          <w:sz w:val="16"/>
        </w:rPr>
        <w:t xml:space="preserve">There are presently no definite answers about the future of the nuclear security agenda in Russia. The Russian nuclear legacy – its nuclear forces, the nuclear-weapons production and power-generation complex, huge stocks of nuclear-useable highly enriched uranium and plutonium, and environmental clean-up problems – is not going to go away anytime soon. </w:t>
      </w:r>
      <w:r w:rsidRPr="003C7AC5">
        <w:rPr>
          <w:rStyle w:val="StyleBoldUnderline"/>
        </w:rPr>
        <w:t>What is clear is that nuclear security and proliferation risks will be high as long as there remain their underlying causes</w:t>
      </w:r>
      <w:r w:rsidRPr="00D4576F">
        <w:rPr>
          <w:sz w:val="16"/>
        </w:rPr>
        <w:t xml:space="preserve">: the oversized and underfunded nuclear complex, </w:t>
      </w:r>
      <w:r w:rsidRPr="003C7AC5">
        <w:rPr>
          <w:rStyle w:val="StyleBoldUnderline"/>
        </w:rPr>
        <w:t>the economic turmoil</w:t>
      </w:r>
      <w:r w:rsidRPr="00D4576F">
        <w:rPr>
          <w:sz w:val="16"/>
        </w:rPr>
        <w:t xml:space="preserve">, and wide-spread crime and corruption. </w:t>
      </w:r>
      <w:r w:rsidRPr="00CD2A87">
        <w:rPr>
          <w:rStyle w:val="StyleBoldUnderline"/>
        </w:rPr>
        <w:t>The magnitude of the problem</w:t>
      </w:r>
      <w:r w:rsidRPr="00D4576F">
        <w:rPr>
          <w:sz w:val="16"/>
        </w:rPr>
        <w:t xml:space="preserve">, however, </w:t>
      </w:r>
      <w:r w:rsidRPr="00CD2A87">
        <w:rPr>
          <w:rStyle w:val="StyleBoldUnderline"/>
        </w:rPr>
        <w:t xml:space="preserve">could vary </w:t>
      </w:r>
      <w:r w:rsidRPr="00D4576F">
        <w:rPr>
          <w:sz w:val="16"/>
        </w:rPr>
        <w:t>significantly depending on Russia’s progress in downsizing of its nuclear weapons complex;</w:t>
      </w:r>
      <w:r w:rsidRPr="00CD2A87">
        <w:rPr>
          <w:rStyle w:val="StyleBoldUnderline"/>
        </w:rPr>
        <w:t xml:space="preserve"> its ability to maintain core competence in the nuclear field; availability of funding for the nuclear industry and safeguards and security programs; political commitment by the Russian government to improve nuclear security; and international cooperation</w:t>
      </w:r>
      <w:r w:rsidRPr="00D4576F">
        <w:rPr>
          <w:sz w:val="16"/>
        </w:rPr>
        <w:t xml:space="preserve">. </w:t>
      </w:r>
      <w:r w:rsidRPr="003C7AC5">
        <w:rPr>
          <w:rStyle w:val="StyleBoldUnderline"/>
        </w:rPr>
        <w:t>Economically-prosperous Russia</w:t>
      </w:r>
      <w:r w:rsidRPr="00D4576F">
        <w:rPr>
          <w:sz w:val="16"/>
        </w:rPr>
        <w:t xml:space="preserve">, the rule of law, and a smaller, safer and more secure nuclear complex </w:t>
      </w:r>
      <w:r w:rsidRPr="003C7AC5">
        <w:rPr>
          <w:rStyle w:val="StyleBoldUnderline"/>
        </w:rPr>
        <w:t>would make nuclear risks manageable</w:t>
      </w:r>
      <w:r w:rsidRPr="00D4576F">
        <w:rPr>
          <w:sz w:val="16"/>
        </w:rPr>
        <w:t>. An integration of the Russian nuclear complex into the world’s nuclear industry, increased transparency of nuclear operations, and cooperative nuclear security relations with the United States and other western countries are also essential to reducing nuclear dangers and preventing catastrophic terrorism.</w:t>
      </w:r>
    </w:p>
    <w:p w:rsidR="00E022F5" w:rsidRDefault="00E022F5" w:rsidP="00E022F5">
      <w:pPr>
        <w:pStyle w:val="Heading4"/>
        <w:numPr>
          <w:ilvl w:val="0"/>
          <w:numId w:val="29"/>
        </w:numPr>
      </w:pPr>
      <w:r>
        <w:t>Prolif Risks Extinction</w:t>
      </w:r>
    </w:p>
    <w:p w:rsidR="00E022F5" w:rsidRDefault="00E022F5" w:rsidP="00E022F5">
      <w:pPr>
        <w:rPr>
          <w:rFonts w:ascii="Arial" w:hAnsi="Arial" w:cs="Arial"/>
        </w:rPr>
      </w:pPr>
      <w:r w:rsidRPr="00A00337">
        <w:rPr>
          <w:rFonts w:ascii="Arial" w:hAnsi="Arial" w:cs="Arial"/>
          <w:b/>
          <w:u w:val="single"/>
        </w:rPr>
        <w:t>Taylor '02</w:t>
      </w:r>
      <w:r>
        <w:rPr>
          <w:rFonts w:ascii="Arial" w:hAnsi="Arial" w:cs="Arial"/>
        </w:rPr>
        <w:t xml:space="preserve"> (Stuart Jr., Senior Writer with the National Journal and contributing editor at Newsweek, Legal Times, September 16, L/N)</w:t>
      </w:r>
      <w:r>
        <w:rPr>
          <w:rFonts w:ascii="Arial" w:hAnsi="Arial" w:cs="Arial"/>
        </w:rPr>
        <w:br/>
        <w:t xml:space="preserve">&lt; </w:t>
      </w:r>
      <w:r w:rsidRPr="00A00337">
        <w:rPr>
          <w:rFonts w:ascii="Arial" w:hAnsi="Arial" w:cs="Arial"/>
          <w:u w:val="single"/>
        </w:rPr>
        <w:t>The truth is, no matter what we do about Iraq, if we don't stop proliferation another five or ten potentially unstable nations may go nuclear before long, making it ever more likely that one or more bombs will be set off on our soil by terrorists or terrorist governments</w:t>
      </w:r>
      <w:r>
        <w:rPr>
          <w:rFonts w:ascii="Arial" w:hAnsi="Arial" w:cs="Arial"/>
        </w:rPr>
        <w:t>. Even an airtight missile defense will be useless against a nuke hidden in a truck, a shipping container, or a boat.</w:t>
      </w:r>
      <w:r>
        <w:rPr>
          <w:rFonts w:ascii="Arial" w:hAnsi="Arial" w:cs="Arial"/>
        </w:rPr>
        <w:br/>
      </w:r>
      <w:r w:rsidRPr="00A00337">
        <w:rPr>
          <w:rFonts w:ascii="Arial" w:hAnsi="Arial" w:cs="Arial"/>
          <w:u w:val="single"/>
        </w:rPr>
        <w:t>Unless we get serious about stopping proliferation, we are headed for "a world filled with nuclear-weapons states where every crisis threatens to go nuclear," where "</w:t>
      </w:r>
      <w:r w:rsidRPr="00A00337">
        <w:rPr>
          <w:rFonts w:ascii="Arial" w:hAnsi="Arial" w:cs="Arial"/>
          <w:b/>
          <w:u w:val="single"/>
        </w:rPr>
        <w:t>the survival of civilization truly is in question from day to day</w:t>
      </w:r>
      <w:r w:rsidRPr="00A00337">
        <w:rPr>
          <w:rFonts w:ascii="Arial" w:hAnsi="Arial" w:cs="Arial"/>
          <w:u w:val="single"/>
        </w:rPr>
        <w:t>,"</w:t>
      </w:r>
      <w:r>
        <w:rPr>
          <w:rFonts w:ascii="Arial" w:hAnsi="Arial" w:cs="Arial"/>
        </w:rPr>
        <w:t xml:space="preserve"> and where "it would be impossible to keep these weapons out of the hands of terrorists, religious cults, and criminal organizations," So writes Ambassador Thomas Graham Jr., a moderate Republican who served as a career arms-controller under six presidents and led the successful Clinton administration effort to extend the Nuclear Nonproliferation Treaty.</w:t>
      </w:r>
    </w:p>
    <w:p w:rsidR="00E022F5" w:rsidRPr="0056046B" w:rsidRDefault="00E022F5" w:rsidP="00E022F5">
      <w:pPr>
        <w:pStyle w:val="Heading4"/>
      </w:pPr>
      <w:r>
        <w:t>(--) Prolif causes nuclear terrorism—also answers deterrence:</w:t>
      </w:r>
    </w:p>
    <w:p w:rsidR="00E022F5" w:rsidRDefault="00E022F5" w:rsidP="00E022F5">
      <w:pPr>
        <w:pStyle w:val="Ryan6"/>
      </w:pPr>
      <w:r w:rsidRPr="0056046B">
        <w:rPr>
          <w:rStyle w:val="BoldUnderline"/>
        </w:rPr>
        <w:t>Western Morning News, 2007</w:t>
      </w:r>
      <w:r>
        <w:t xml:space="preserve">. (staff, October 22, 2007. Online. Lexis. Accessed, February 10, 2008). </w:t>
      </w:r>
    </w:p>
    <w:p w:rsidR="00E022F5" w:rsidRDefault="00E022F5" w:rsidP="00E022F5">
      <w:r w:rsidRPr="0056046B">
        <w:rPr>
          <w:rStyle w:val="StyleBoldUnderline"/>
        </w:rPr>
        <w:t>The acquisition of nuclear weapons by "poorer and often less stable and dangerous states" opens up the possibility of nuclear terror</w:t>
      </w:r>
      <w:r w:rsidRPr="0056046B">
        <w:t xml:space="preserve"> by proxy, </w:t>
      </w:r>
      <w:r w:rsidRPr="0056046B">
        <w:rPr>
          <w:rStyle w:val="StyleBoldUnderline"/>
        </w:rPr>
        <w:t>with terrorist groups funded and supplied covertly by a national government in order to bypass</w:t>
      </w:r>
      <w:r w:rsidRPr="0056046B">
        <w:t xml:space="preserve"> the normal principles of </w:t>
      </w:r>
      <w:r w:rsidRPr="0056046B">
        <w:rPr>
          <w:rStyle w:val="StyleBoldUnderline"/>
        </w:rPr>
        <w:t>deterrence.</w:t>
      </w:r>
      <w:r w:rsidRPr="0056046B">
        <w:t xml:space="preserve"> </w:t>
      </w:r>
    </w:p>
    <w:p w:rsidR="00E022F5" w:rsidRDefault="00E022F5" w:rsidP="00E022F5">
      <w:pPr>
        <w:pStyle w:val="Heading4"/>
      </w:pPr>
      <w:r>
        <w:t>(--) Nuclear terrorism causes extinction</w:t>
      </w:r>
    </w:p>
    <w:p w:rsidR="00E022F5" w:rsidRDefault="00E022F5" w:rsidP="00E022F5">
      <w:pPr>
        <w:ind w:firstLine="360"/>
      </w:pPr>
      <w:r>
        <w:t xml:space="preserve">Mohamed </w:t>
      </w:r>
      <w:r w:rsidRPr="007C65E7">
        <w:rPr>
          <w:b/>
          <w:u w:val="single"/>
        </w:rPr>
        <w:t>Sid-Ahmed, 2004</w:t>
      </w:r>
      <w:r>
        <w:t xml:space="preserve"> (</w:t>
      </w:r>
      <w:hyperlink r:id="rId55" w:history="1">
        <w:r w:rsidRPr="00B63073">
          <w:rPr>
            <w:rStyle w:val="Hyperlink"/>
            <w:iCs/>
          </w:rPr>
          <w:t>http://weekly.ahram.org.eg/2004/705/op5.htm</w:t>
        </w:r>
      </w:hyperlink>
      <w:r>
        <w:t>, 26 August - 1 September 2004)</w:t>
      </w:r>
    </w:p>
    <w:p w:rsidR="00E022F5" w:rsidRDefault="00E022F5" w:rsidP="00E022F5">
      <w:pPr>
        <w:rPr>
          <w:b/>
          <w:u w:val="single"/>
        </w:rPr>
      </w:pPr>
      <w:r w:rsidRPr="00B162A0">
        <w:rPr>
          <w:u w:val="single"/>
        </w:rPr>
        <w:t xml:space="preserve">What would be the consequences of a nuclear attack by terrorists? Even if it fails, it would further exacerbate the negative features of the new and frightening world in which we are now living. Societies would close in on themselves, police measures would be stepped up at the expense of human rights, tensions between civilisations and religions would rise and ethnic conflicts would proliferate. It would also speed up the arms race and develop the awareness that a different type of world order is imperative if humankind is to survive.  But the still more critical scenario </w:t>
      </w:r>
      <w:r w:rsidRPr="00B162A0">
        <w:rPr>
          <w:b/>
          <w:u w:val="single"/>
        </w:rPr>
        <w:t>is if the attack succeeds</w:t>
      </w:r>
      <w:r w:rsidRPr="00B162A0">
        <w:rPr>
          <w:u w:val="single"/>
        </w:rPr>
        <w:t xml:space="preserve">. This could </w:t>
      </w:r>
      <w:r w:rsidRPr="00B162A0">
        <w:rPr>
          <w:b/>
          <w:u w:val="single"/>
        </w:rPr>
        <w:t>lead to a third world war</w:t>
      </w:r>
      <w:r w:rsidRPr="00B162A0">
        <w:rPr>
          <w:u w:val="single"/>
        </w:rPr>
        <w:t xml:space="preserve">, from which no one will emerge victorious. Unlike a conventional war which ends when one side triumphs over another, this war will be without winners and losers. When </w:t>
      </w:r>
      <w:r w:rsidRPr="00B162A0">
        <w:rPr>
          <w:b/>
          <w:u w:val="single"/>
        </w:rPr>
        <w:t>nuclear pollution infects the whole planet, we will all be losers.</w:t>
      </w:r>
    </w:p>
    <w:p w:rsidR="00E022F5" w:rsidRPr="00D4576F" w:rsidRDefault="00E022F5" w:rsidP="00E022F5">
      <w:pPr>
        <w:rPr>
          <w:sz w:val="16"/>
        </w:rPr>
      </w:pPr>
    </w:p>
    <w:p w:rsidR="00E022F5" w:rsidRPr="00954BCB" w:rsidRDefault="00E022F5" w:rsidP="00E022F5">
      <w:pPr>
        <w:pStyle w:val="Heading4"/>
      </w:pPr>
      <w:r>
        <w:t xml:space="preserve">(--) </w:t>
      </w:r>
      <w:r w:rsidRPr="00954BCB">
        <w:t>Russia</w:t>
      </w:r>
      <w:r>
        <w:t>n</w:t>
      </w:r>
      <w:r w:rsidRPr="00954BCB">
        <w:t xml:space="preserve"> economic decline ensures </w:t>
      </w:r>
      <w:r>
        <w:t>nuclear threat</w:t>
      </w:r>
    </w:p>
    <w:p w:rsidR="00E022F5" w:rsidRPr="00954BCB" w:rsidRDefault="00E022F5" w:rsidP="00E022F5">
      <w:pPr>
        <w:rPr>
          <w:rStyle w:val="StyleStyleBold12pt"/>
        </w:rPr>
      </w:pPr>
      <w:r w:rsidRPr="00954BCB">
        <w:rPr>
          <w:rStyle w:val="StyleStyleBold12pt"/>
        </w:rPr>
        <w:t xml:space="preserve">Brookings Review 99 </w:t>
      </w:r>
    </w:p>
    <w:p w:rsidR="00E022F5" w:rsidRDefault="00E022F5" w:rsidP="00E022F5">
      <w:r>
        <w:t xml:space="preserve">(Summer, Brooking Review, “Russia’s Aging War Machine”, </w:t>
      </w:r>
      <w:hyperlink r:id="rId56" w:history="1">
        <w:r w:rsidRPr="00D60E64">
          <w:rPr>
            <w:rStyle w:val="Hyperlink"/>
          </w:rPr>
          <w:t>http://www.brookings.edu/press/review/Summer99/Blair.pdf</w:t>
        </w:r>
      </w:hyperlink>
      <w:r>
        <w:rPr>
          <w:rStyle w:val="Hyperlink"/>
        </w:rPr>
        <w:t>, CL</w:t>
      </w:r>
      <w:r>
        <w:t>)</w:t>
      </w:r>
    </w:p>
    <w:p w:rsidR="00E022F5" w:rsidRPr="00D4576F" w:rsidRDefault="00E022F5" w:rsidP="00E022F5">
      <w:pPr>
        <w:rPr>
          <w:rFonts w:ascii="Bembo" w:hAnsi="Bembo" w:cs="Bembo"/>
          <w:sz w:val="16"/>
          <w:szCs w:val="21"/>
        </w:rPr>
      </w:pPr>
      <w:r w:rsidRPr="00D4576F">
        <w:rPr>
          <w:rFonts w:ascii="Bembo" w:hAnsi="Bembo" w:cs="Bembo"/>
          <w:sz w:val="16"/>
          <w:szCs w:val="21"/>
        </w:rPr>
        <w:t xml:space="preserve">But even a comprehensive nuclear stand-down falls short over the long run. </w:t>
      </w:r>
      <w:r w:rsidRPr="00954BCB">
        <w:rPr>
          <w:rStyle w:val="StyleBoldUnderline"/>
        </w:rPr>
        <w:t>As long as Russia remains mired in economic</w:t>
      </w:r>
      <w:r w:rsidRPr="00D4576F">
        <w:rPr>
          <w:sz w:val="16"/>
        </w:rPr>
        <w:t>, political, and military</w:t>
      </w:r>
      <w:r w:rsidRPr="00954BCB">
        <w:rPr>
          <w:rStyle w:val="StyleBoldUnderline"/>
        </w:rPr>
        <w:t xml:space="preserve"> despair, the nuclear threat will continue.</w:t>
      </w:r>
      <w:r w:rsidRPr="00D4576F">
        <w:rPr>
          <w:rFonts w:ascii="Bembo" w:hAnsi="Bembo" w:cs="Bembo"/>
          <w:sz w:val="16"/>
          <w:szCs w:val="21"/>
        </w:rPr>
        <w:t xml:space="preserve"> </w:t>
      </w:r>
      <w:r w:rsidRPr="00954BCB">
        <w:rPr>
          <w:rStyle w:val="StyleBoldUnderline"/>
        </w:rPr>
        <w:t>Russia will not be able to reduce its reliance on nuclear weapons until it can afford an adequate conventional military force.</w:t>
      </w:r>
      <w:r w:rsidRPr="00D4576F">
        <w:rPr>
          <w:rFonts w:ascii="Bembo" w:hAnsi="Bembo" w:cs="Bembo"/>
          <w:sz w:val="16"/>
          <w:szCs w:val="21"/>
        </w:rPr>
        <w:t xml:space="preserve"> </w:t>
      </w:r>
      <w:r w:rsidRPr="00954BCB">
        <w:rPr>
          <w:rStyle w:val="StyleBoldUnderline"/>
        </w:rPr>
        <w:t xml:space="preserve">It will not be able to ensure control over its nuclear weapons and materials until it has a strong state, one based on a healthy economy and a civil society. </w:t>
      </w:r>
      <w:r w:rsidRPr="00D4576F">
        <w:rPr>
          <w:sz w:val="16"/>
        </w:rPr>
        <w:t xml:space="preserve">The </w:t>
      </w:r>
      <w:r w:rsidRPr="00D4576F">
        <w:rPr>
          <w:rFonts w:ascii="Bembo" w:hAnsi="Bembo" w:cs="Bembo"/>
          <w:sz w:val="16"/>
          <w:szCs w:val="21"/>
        </w:rPr>
        <w:t>West’s vital stakes in this process of nation-building have not diminished, despite all the failures and frustrations of the past decade. If anything, those stakes have grown—as have the cost and effort needed to stabilize and transform Russia.</w:t>
      </w:r>
    </w:p>
    <w:p w:rsidR="00E022F5" w:rsidRPr="005301B1" w:rsidRDefault="00E022F5" w:rsidP="00E022F5">
      <w:pPr>
        <w:pStyle w:val="Heading4"/>
      </w:pPr>
      <w:r>
        <w:t>(--) Russian economic decline leads to NBC proliferation</w:t>
      </w:r>
    </w:p>
    <w:p w:rsidR="00E022F5" w:rsidRDefault="00E022F5" w:rsidP="00E022F5">
      <w:pPr>
        <w:ind w:firstLine="360"/>
      </w:pPr>
      <w:r w:rsidRPr="005301B1">
        <w:rPr>
          <w:rStyle w:val="StyleStyleBold12pt"/>
        </w:rPr>
        <w:t>RAND 05</w:t>
      </w:r>
      <w:r>
        <w:t xml:space="preserve"> </w:t>
      </w:r>
    </w:p>
    <w:p w:rsidR="00E022F5" w:rsidRDefault="00E022F5" w:rsidP="00E022F5">
      <w:pPr>
        <w:ind w:left="360"/>
      </w:pPr>
      <w:r>
        <w:t xml:space="preserve">(nonprofit research organization providing objective analysis and effective solutions that address the challenges facing the public and private sectors around the world, Diversion of Nuclear, Biological, and Chemical Weapons Expertise from the Former Soviet Union Understanding an Evolving Problem, </w:t>
      </w:r>
      <w:hyperlink r:id="rId57" w:history="1">
        <w:r w:rsidRPr="004F7BBC">
          <w:rPr>
            <w:rStyle w:val="Hyperlink"/>
          </w:rPr>
          <w:t>http://www.rand.org/pubs/documented_briefings/2005/RAND_DB457.pdf</w:t>
        </w:r>
      </w:hyperlink>
      <w:r>
        <w:t>, CL)</w:t>
      </w:r>
    </w:p>
    <w:p w:rsidR="00E022F5" w:rsidRPr="00D26087" w:rsidRDefault="00E022F5" w:rsidP="00E022F5">
      <w:pPr>
        <w:rPr>
          <w:rStyle w:val="StyleBoldUnderline"/>
        </w:rPr>
      </w:pPr>
      <w:r w:rsidRPr="00AF19A1">
        <w:rPr>
          <w:sz w:val="16"/>
        </w:rPr>
        <w:t xml:space="preserve">The problem of illicit diversion of NBC weapons expertise from the FSU is often presented as a problem of supply and demand in which normal market forces are at work. On the one hand, there is a huge supply of NBC-critical knowledge in the region. The FSU’s NBC complexes were larger than any other nation’s in history. On the other hand, </w:t>
      </w:r>
      <w:r w:rsidRPr="00D26087">
        <w:rPr>
          <w:rStyle w:val="StyleBoldUnderline"/>
        </w:rPr>
        <w:t>states, terrorist groups, and individuals interested in developing NBC weapons have demonstrated a strong desire for weapons-critical knowledge and a willingness to pay for it.</w:t>
      </w:r>
      <w:r w:rsidRPr="00AF19A1">
        <w:rPr>
          <w:sz w:val="16"/>
        </w:rPr>
        <w:t xml:space="preserve"> Indeed, many of the early assessments of the problem noted </w:t>
      </w:r>
      <w:r w:rsidRPr="00D26087">
        <w:rPr>
          <w:rStyle w:val="StyleBoldUnderline"/>
        </w:rPr>
        <w:t>the large supply of expertise in the FSU and the unstable</w:t>
      </w:r>
      <w:r w:rsidRPr="00AF19A1">
        <w:rPr>
          <w:sz w:val="16"/>
        </w:rPr>
        <w:t xml:space="preserve"> political, </w:t>
      </w:r>
      <w:r w:rsidRPr="00D26087">
        <w:rPr>
          <w:rStyle w:val="StyleBoldUnderline"/>
        </w:rPr>
        <w:t>economic,</w:t>
      </w:r>
      <w:r w:rsidRPr="00AF19A1">
        <w:rPr>
          <w:sz w:val="16"/>
        </w:rPr>
        <w:t xml:space="preserve"> and social </w:t>
      </w:r>
      <w:r w:rsidRPr="00D26087">
        <w:rPr>
          <w:rStyle w:val="StyleBoldUnderline"/>
        </w:rPr>
        <w:t xml:space="preserve">circumstances that made that expertise ripe </w:t>
      </w:r>
      <w:r w:rsidRPr="00AF19A1">
        <w:rPr>
          <w:sz w:val="16"/>
        </w:rPr>
        <w:t>for acquisition</w:t>
      </w:r>
      <w:r w:rsidRPr="00D26087">
        <w:rPr>
          <w:rStyle w:val="StyleBoldUnderline"/>
        </w:rPr>
        <w:t xml:space="preserve"> </w:t>
      </w:r>
      <w:r w:rsidRPr="00AF19A1">
        <w:rPr>
          <w:sz w:val="16"/>
        </w:rPr>
        <w:t xml:space="preserve">by states, groups, and individuals who aspired </w:t>
      </w:r>
      <w:r w:rsidRPr="00D26087">
        <w:rPr>
          <w:rStyle w:val="StyleBoldUnderline"/>
        </w:rPr>
        <w:t>to acquire unconventional weapons.</w:t>
      </w:r>
    </w:p>
    <w:p w:rsidR="00E022F5" w:rsidRDefault="00E022F5" w:rsidP="00E022F5">
      <w:pPr>
        <w:pStyle w:val="Heading4"/>
      </w:pPr>
      <w:r>
        <w:t>(--) Nuclear proliferation leads to extinction</w:t>
      </w:r>
    </w:p>
    <w:p w:rsidR="00E022F5" w:rsidRPr="005F033B" w:rsidRDefault="00E022F5" w:rsidP="00E022F5">
      <w:pPr>
        <w:ind w:firstLine="360"/>
        <w:rPr>
          <w:rStyle w:val="StyleStyleBold12pt"/>
        </w:rPr>
      </w:pPr>
      <w:r w:rsidRPr="005F033B">
        <w:rPr>
          <w:rStyle w:val="StyleStyleBold12pt"/>
        </w:rPr>
        <w:t>Kroto 9</w:t>
      </w:r>
    </w:p>
    <w:p w:rsidR="00E022F5" w:rsidRDefault="00E022F5" w:rsidP="00E022F5">
      <w:pPr>
        <w:ind w:left="360"/>
      </w:pPr>
      <w:r>
        <w:t xml:space="preserve">(Sir Harold, January 20, Nobel Prize winner for chemistry, INESP, “Open Letter to the President of the United States of America Barack Obama”, </w:t>
      </w:r>
      <w:hyperlink r:id="rId58" w:history="1">
        <w:r w:rsidRPr="00EE2C4B">
          <w:rPr>
            <w:rStyle w:val="Hyperlink"/>
          </w:rPr>
          <w:t>http://www.wagingpeace.org/articles/2009/01/20_open_letter_obama.pdf</w:t>
        </w:r>
      </w:hyperlink>
      <w:r>
        <w:t>) CL</w:t>
      </w:r>
    </w:p>
    <w:p w:rsidR="00E022F5" w:rsidRDefault="00E022F5" w:rsidP="00E022F5">
      <w:pPr>
        <w:rPr>
          <w:rStyle w:val="StyleBoldUnderline"/>
        </w:rPr>
      </w:pPr>
      <w:r w:rsidRPr="00AF19A1">
        <w:rPr>
          <w:sz w:val="16"/>
        </w:rPr>
        <w:t xml:space="preserve">We are inspired by your public statements, that you will seek a world in which there are no nuclear weapons. This fundamental change of thinking deserves our full support. We agree </w:t>
      </w:r>
      <w:r w:rsidRPr="005F033B">
        <w:rPr>
          <w:rStyle w:val="StyleBoldUnderline"/>
        </w:rPr>
        <w:t>that the dangers of existing nuclear arsenals</w:t>
      </w:r>
      <w:r w:rsidRPr="00AF19A1">
        <w:rPr>
          <w:sz w:val="16"/>
        </w:rPr>
        <w:t xml:space="preserve"> of the five acknowledged nuclear weapon states </w:t>
      </w:r>
      <w:r w:rsidRPr="005F033B">
        <w:rPr>
          <w:rStyle w:val="StyleBoldUnderline"/>
        </w:rPr>
        <w:t>and the four de-facto nuclear weapon states (more than 100,000 Hiroshima bomb equivalents) as well as the dramatically increasing risks of nuclear proliferation to other states and terrorists require new political concepts and technical approaches. Nuclear weapons are inherently inhumane because they can cause the extinction of all humankind and have long-term genetic and ecological effects.</w:t>
      </w:r>
    </w:p>
    <w:p w:rsidR="00E022F5" w:rsidRDefault="00E022F5" w:rsidP="00E022F5">
      <w:pPr>
        <w:pStyle w:val="Heading4"/>
      </w:pPr>
      <w:r>
        <w:t xml:space="preserve"> (--) Failure to provide adequate security of nuclear weapons in the former Soviet Union makes nuclear proliferation inevitable.</w:t>
      </w:r>
    </w:p>
    <w:p w:rsidR="00E022F5" w:rsidRPr="0056046B" w:rsidRDefault="00E022F5" w:rsidP="00E022F5">
      <w:pPr>
        <w:ind w:firstLine="360"/>
      </w:pPr>
      <w:r w:rsidRPr="0056046B">
        <w:rPr>
          <w:rStyle w:val="BoldUnderline"/>
        </w:rPr>
        <w:t>Western Morning News, 2007</w:t>
      </w:r>
      <w:r w:rsidRPr="0056046B">
        <w:t xml:space="preserve">. (staff, October 22, 2007. Online. Lexis. Accessed, February 10, 2008. </w:t>
      </w:r>
    </w:p>
    <w:p w:rsidR="00E022F5" w:rsidRDefault="00E022F5" w:rsidP="00E022F5">
      <w:pPr>
        <w:rPr>
          <w:sz w:val="16"/>
        </w:rPr>
      </w:pPr>
      <w:r w:rsidRPr="0056046B">
        <w:rPr>
          <w:sz w:val="16"/>
        </w:rPr>
        <w:t>Mohamed ElBaradei, chairman of the International Atomic Energy Agency and chief United Nations nuclear negotiator, has already stated that the current regime makes further proliferation of nuclear arms "virtually inevitable". Dr Fox said:</w:t>
      </w:r>
      <w:r w:rsidRPr="0056046B">
        <w:t xml:space="preserve"> "</w:t>
      </w:r>
      <w:r w:rsidRPr="0056046B">
        <w:rPr>
          <w:rStyle w:val="StyleBoldUnderline"/>
        </w:rPr>
        <w:t>Unless the international community develops new controls and ownership of both nuclear fuels and spent fuels and unless there are clear economic incentives for countries to accept this new authority, with the major powers willing to effectively police it, then we are asking for trouble." It is vital for the international community both to secure all existing nuclear facilities — particularly in the former Soviet Union — from terrorists and thieves and to ensure that no new nuclear weapons states emerge</w:t>
      </w:r>
      <w:r w:rsidRPr="0056046B">
        <w:t xml:space="preserve">, </w:t>
      </w:r>
      <w:r w:rsidRPr="0056046B">
        <w:rPr>
          <w:sz w:val="16"/>
        </w:rPr>
        <w:t>said Dr Fox.</w:t>
      </w:r>
    </w:p>
    <w:p w:rsidR="00E022F5" w:rsidRDefault="00E022F5" w:rsidP="00E022F5"/>
    <w:p w:rsidR="00E022F5" w:rsidRDefault="00E022F5" w:rsidP="00E022F5">
      <w:pPr>
        <w:pStyle w:val="Heading3"/>
      </w:pPr>
      <w:bookmarkStart w:id="124" w:name="_Toc360210076"/>
      <w:bookmarkStart w:id="125" w:name="_Toc360210174"/>
      <w:r>
        <w:t>Impacts: Nigera</w:t>
      </w:r>
      <w:bookmarkEnd w:id="124"/>
      <w:bookmarkEnd w:id="125"/>
    </w:p>
    <w:p w:rsidR="00E022F5" w:rsidRDefault="00E022F5" w:rsidP="00E022F5">
      <w:pPr>
        <w:pStyle w:val="Heading4"/>
      </w:pPr>
      <w:r>
        <w:t>A) Nigeria’s economy is heavily vulnerable to plummeting oil prices:</w:t>
      </w:r>
    </w:p>
    <w:p w:rsidR="00E022F5" w:rsidRDefault="00E022F5" w:rsidP="00E022F5">
      <w:pPr>
        <w:ind w:firstLine="360"/>
      </w:pPr>
      <w:r>
        <w:t xml:space="preserve">Tunde </w:t>
      </w:r>
      <w:r w:rsidRPr="00133227">
        <w:rPr>
          <w:rStyle w:val="BoldUnderline"/>
        </w:rPr>
        <w:t>Obadina, 1999</w:t>
      </w:r>
      <w:r>
        <w:t xml:space="preserve"> (June 1999, “From Africa Recovery,”</w:t>
      </w:r>
    </w:p>
    <w:p w:rsidR="00E022F5" w:rsidRDefault="00E022F5" w:rsidP="00E022F5">
      <w:pPr>
        <w:ind w:firstLine="360"/>
      </w:pPr>
      <w:hyperlink r:id="rId59" w:history="1">
        <w:r w:rsidRPr="00C301E5">
          <w:rPr>
            <w:rStyle w:val="Hyperlink"/>
          </w:rPr>
          <w:t>http://www.un.org/ecosocdev/geninfo/afrec/subjindx/131nigr1.htm</w:t>
        </w:r>
      </w:hyperlink>
      <w:r>
        <w:t>)</w:t>
      </w:r>
    </w:p>
    <w:p w:rsidR="00E022F5" w:rsidRPr="00C05525" w:rsidRDefault="00E022F5" w:rsidP="00E022F5">
      <w:pPr>
        <w:rPr>
          <w:rStyle w:val="BoldUnderline"/>
        </w:rPr>
      </w:pPr>
      <w:r w:rsidRPr="00C05525">
        <w:rPr>
          <w:sz w:val="16"/>
        </w:rPr>
        <w:t>After a decade and a half of military rule, Nigerians are embarking on their third effort since independence in 1960 to achieve the twin goals of sustainable democracy and economic prosperity, both of which have proved elusive for Africa's most populous nation. But the new civilian government of President Olusegun Obasanjo, inaugurated on 29 May 1999, faces a tough job in turning around an ailing economy crippled by decades of mismanagement, corruption and political instability.</w:t>
      </w:r>
      <w:r>
        <w:t xml:space="preserve"> </w:t>
      </w:r>
      <w:r w:rsidRPr="00C05525">
        <w:rPr>
          <w:rStyle w:val="StyleBoldUnderline"/>
        </w:rPr>
        <w:t xml:space="preserve">Nigeria's economy, moreover, is burdened by the biggest external debt in Africa, while its heavy dependence on oil revenue left it </w:t>
      </w:r>
      <w:r w:rsidRPr="00C05525">
        <w:rPr>
          <w:rStyle w:val="BoldUnderline"/>
        </w:rPr>
        <w:t>vulnerable to the plummeting prices of the past two years.</w:t>
      </w:r>
    </w:p>
    <w:p w:rsidR="00E022F5" w:rsidRPr="007912E5" w:rsidRDefault="00E022F5" w:rsidP="00E022F5">
      <w:pPr>
        <w:pStyle w:val="Heading4"/>
      </w:pPr>
      <w:r>
        <w:t>B)  NIGERIAN STABILITY KEY TO STOPPING VIOLENT INSTABILITY THROUGHOUT WEST AFRICA</w:t>
      </w:r>
    </w:p>
    <w:p w:rsidR="00E022F5" w:rsidRPr="007912E5" w:rsidRDefault="00E022F5" w:rsidP="00E022F5">
      <w:r w:rsidRPr="009376B2">
        <w:rPr>
          <w:rStyle w:val="tagChar"/>
          <w:rFonts w:eastAsiaTheme="majorEastAsia"/>
          <w:sz w:val="20"/>
        </w:rPr>
        <w:t>Akwei 03</w:t>
      </w:r>
      <w:r w:rsidRPr="007912E5">
        <w:t xml:space="preserve"> (Adotei, Africa Director @ Amnesty International, NPR, 4/7)</w:t>
      </w:r>
    </w:p>
    <w:p w:rsidR="00E022F5" w:rsidRDefault="00E022F5" w:rsidP="00E022F5">
      <w:r w:rsidRPr="007912E5">
        <w:t xml:space="preserve">Ms. AKWEI: Well, </w:t>
      </w:r>
      <w:r w:rsidRPr="007912E5">
        <w:rPr>
          <w:b/>
          <w:u w:val="single"/>
        </w:rPr>
        <w:t>Nigeria is absolutely critical to West Africa</w:t>
      </w:r>
      <w:r w:rsidRPr="007912E5">
        <w:rPr>
          <w:u w:val="single"/>
        </w:rPr>
        <w:t>. You have conflicts in Liberia. You have conflict now in Cote d'Ivoire</w:t>
      </w:r>
      <w:r w:rsidRPr="007912E5">
        <w:t xml:space="preserve">, which was one of the most stable countries in Africa. </w:t>
      </w:r>
      <w:r w:rsidRPr="007912E5">
        <w:rPr>
          <w:u w:val="single"/>
        </w:rPr>
        <w:t>You have a very fragile situation Sierre Leone and you have fighting on the border of Guinea</w:t>
      </w:r>
      <w:r w:rsidRPr="007912E5">
        <w:t xml:space="preserve">. So </w:t>
      </w:r>
      <w:r w:rsidRPr="007912E5">
        <w:rPr>
          <w:u w:val="single"/>
        </w:rPr>
        <w:t xml:space="preserve">that whole Manu River region of West Africa is </w:t>
      </w:r>
      <w:r w:rsidRPr="007912E5">
        <w:rPr>
          <w:b/>
          <w:u w:val="single"/>
        </w:rPr>
        <w:t>just on the precipice</w:t>
      </w:r>
      <w:r w:rsidRPr="007912E5">
        <w:t xml:space="preserve">. </w:t>
      </w:r>
      <w:r w:rsidRPr="007912E5">
        <w:rPr>
          <w:u w:val="single"/>
        </w:rPr>
        <w:t xml:space="preserve">You have very weak democracies in Benin and in Ghana. The saying is 'That </w:t>
      </w:r>
      <w:r w:rsidRPr="007912E5">
        <w:rPr>
          <w:b/>
          <w:u w:val="single"/>
        </w:rPr>
        <w:t>if Nigeria</w:t>
      </w:r>
      <w:r w:rsidRPr="007912E5">
        <w:t>, you know,</w:t>
      </w:r>
      <w:r w:rsidRPr="007912E5">
        <w:rPr>
          <w:u w:val="single"/>
        </w:rPr>
        <w:t xml:space="preserve"> </w:t>
      </w:r>
      <w:r w:rsidRPr="007912E5">
        <w:rPr>
          <w:b/>
          <w:u w:val="single"/>
        </w:rPr>
        <w:t>sneezes, the rest of West Africa catches a cold.'</w:t>
      </w:r>
      <w:r>
        <w:rPr>
          <w:b/>
          <w:u w:val="single"/>
        </w:rPr>
        <w:t xml:space="preserve">  </w:t>
      </w:r>
      <w:r w:rsidRPr="007912E5">
        <w:t xml:space="preserve">It also impacts all of Africa because it has this population that's massive. </w:t>
      </w:r>
      <w:r w:rsidRPr="007912E5">
        <w:rPr>
          <w:u w:val="single"/>
        </w:rPr>
        <w:t>It has economic potential to really pull the region up--the West Africa region</w:t>
      </w:r>
      <w:r w:rsidRPr="007912E5">
        <w:t>. You know, we're all kind of waiting and hoping for Nigeria to assume and lead the way it was meant to because of its size and its resources. And we're still waiting.</w:t>
      </w:r>
    </w:p>
    <w:p w:rsidR="00E022F5" w:rsidRDefault="00E022F5" w:rsidP="00E022F5">
      <w:pPr>
        <w:pStyle w:val="Heading4"/>
      </w:pPr>
      <w:r>
        <w:t>C)  African conflict escalates to global nuclear war</w:t>
      </w:r>
    </w:p>
    <w:p w:rsidR="00E022F5" w:rsidRPr="002D6708" w:rsidRDefault="00E022F5" w:rsidP="00E022F5">
      <w:r>
        <w:t xml:space="preserve">Jeffrey </w:t>
      </w:r>
      <w:r w:rsidRPr="00B668EF">
        <w:rPr>
          <w:rStyle w:val="Heading2Char"/>
          <w:rFonts w:eastAsiaTheme="minorHAnsi" w:cs="Calibri"/>
          <w:bCs w:val="0"/>
          <w:sz w:val="24"/>
          <w:szCs w:val="20"/>
          <w:u w:val="none"/>
        </w:rPr>
        <w:t>Deutsch</w:t>
      </w:r>
      <w:r>
        <w:t xml:space="preserve">, Rabid Tiger Project founder, </w:t>
      </w:r>
      <w:r w:rsidRPr="002D6708">
        <w:t xml:space="preserve">professor of </w:t>
      </w:r>
      <w:r w:rsidRPr="00B668EF">
        <w:rPr>
          <w:rStyle w:val="Heading2Char"/>
          <w:rFonts w:eastAsiaTheme="minorHAnsi" w:cs="Calibri"/>
          <w:bCs w:val="0"/>
          <w:sz w:val="24"/>
          <w:szCs w:val="20"/>
          <w:u w:val="none"/>
        </w:rPr>
        <w:t>political science at New World</w:t>
      </w:r>
      <w:r>
        <w:t xml:space="preserve"> University, November 18, </w:t>
      </w:r>
      <w:r w:rsidRPr="00B668EF">
        <w:rPr>
          <w:rStyle w:val="Heading2Char"/>
          <w:rFonts w:eastAsiaTheme="minorHAnsi" w:cs="Calibri"/>
          <w:bCs w:val="0"/>
          <w:sz w:val="24"/>
          <w:szCs w:val="20"/>
          <w:u w:val="none"/>
        </w:rPr>
        <w:t>2002</w:t>
      </w:r>
      <w:r>
        <w:t xml:space="preserve">, The Rabid Tiger Newsletter, Vol. II, No. 9, </w:t>
      </w:r>
      <w:r w:rsidRPr="002D6708">
        <w:t>http://www.rabidtigers.com/rtn/newsletterv2n9.html</w:t>
      </w:r>
    </w:p>
    <w:p w:rsidR="00E022F5" w:rsidRDefault="00E022F5" w:rsidP="00E022F5">
      <w:pPr>
        <w:ind w:left="288"/>
      </w:pPr>
      <w:r>
        <w:t xml:space="preserve">The Rabid Tiger Project believes that a </w:t>
      </w:r>
      <w:r w:rsidRPr="003024AC">
        <w:rPr>
          <w:u w:val="single"/>
        </w:rPr>
        <w:t>nuclear war is most likely to start in Africa. Civil wars in the Congo</w:t>
      </w:r>
      <w:r>
        <w:t xml:space="preserve"> (the country formerly known as Zaire), </w:t>
      </w:r>
      <w:r w:rsidRPr="003024AC">
        <w:rPr>
          <w:u w:val="single"/>
        </w:rPr>
        <w:t>Rwanda, Somalia and Sierra Leone, and domestic instability in Zimbabwe, Sudan and other countries, as well as occasional brushfire and other wars</w:t>
      </w:r>
      <w:r>
        <w:t xml:space="preserve"> (thanks in part to “national” borders that cut across tribal ones) </w:t>
      </w:r>
      <w:r w:rsidRPr="003024AC">
        <w:rPr>
          <w:u w:val="single"/>
        </w:rPr>
        <w:t>turn into a really nasty stew</w:t>
      </w:r>
      <w:r>
        <w:t xml:space="preserve">. We’ve got all </w:t>
      </w:r>
      <w:r w:rsidRPr="003024AC">
        <w:rPr>
          <w:u w:val="single"/>
        </w:rPr>
        <w:t>too many rabid tigers</w:t>
      </w:r>
      <w:r>
        <w:t xml:space="preserve"> and potential rabid tigers, who </w:t>
      </w:r>
      <w:r w:rsidRPr="003024AC">
        <w:rPr>
          <w:u w:val="single"/>
        </w:rPr>
        <w:t>are willing to push the button rather than risk being seen as wishy-washy in the face of a mortal threat and overthrown.</w:t>
      </w:r>
      <w:r>
        <w:rPr>
          <w:u w:val="single"/>
        </w:rPr>
        <w:t xml:space="preserve"> </w:t>
      </w:r>
      <w:r>
        <w:t xml:space="preserve">Geopolitically speaking, Africa is open range. </w:t>
      </w:r>
      <w:r w:rsidRPr="007A391B">
        <w:rPr>
          <w:u w:val="single"/>
        </w:rPr>
        <w:t xml:space="preserve">Very few countries in Africa are beholden to any particular power. </w:t>
      </w:r>
      <w:r w:rsidRPr="003024AC">
        <w:rPr>
          <w:u w:val="single"/>
        </w:rPr>
        <w:t>South Africa</w:t>
      </w:r>
      <w:r>
        <w:t xml:space="preserve"> is a major exception in this respect - not to mention in that she also </w:t>
      </w:r>
      <w:r w:rsidRPr="003024AC">
        <w:rPr>
          <w:u w:val="single"/>
        </w:rPr>
        <w:t>probably already has the Bomb</w:t>
      </w:r>
      <w:r w:rsidRPr="007A391B">
        <w:rPr>
          <w:u w:val="single"/>
        </w:rPr>
        <w:t>. Thus, outside powers can more easily find client states there</w:t>
      </w:r>
      <w:r>
        <w:t xml:space="preserve"> than, say, in Europe where the political lines have long since been drawn, or Asia where many of the countries (China, India, Japan) are powers unto themselves and don’t need any “help,” thank you. Thus, </w:t>
      </w:r>
      <w:r w:rsidRPr="007A391B">
        <w:rPr>
          <w:u w:val="single"/>
        </w:rPr>
        <w:t>an African war can attract outside involvement very quickly.</w:t>
      </w:r>
      <w:r>
        <w:t xml:space="preserve"> Of course, a proxy war alone may not induce the Great Powers to fight each other. But </w:t>
      </w:r>
      <w:r w:rsidRPr="007A391B">
        <w:rPr>
          <w:u w:val="single"/>
        </w:rPr>
        <w:t>an African nuclear strike can ignite a much broader conflagration, if the other powers are interested in a fight.</w:t>
      </w:r>
      <w:r>
        <w:t xml:space="preserve"> Certainly, such a strike would in the first place have been facilitated by outside help - financial, scientific, engineering, etc. Africa is an ocean of troubled waters, and some people love to go fishing.</w:t>
      </w:r>
    </w:p>
    <w:p w:rsidR="00E022F5" w:rsidRDefault="00E022F5" w:rsidP="00E022F5">
      <w:pPr>
        <w:pStyle w:val="Heading1"/>
      </w:pPr>
      <w:r>
        <w:br w:type="page"/>
      </w:r>
    </w:p>
    <w:p w:rsidR="00E022F5" w:rsidRDefault="00E022F5" w:rsidP="00E022F5">
      <w:pPr>
        <w:pStyle w:val="Heading3"/>
      </w:pPr>
      <w:bookmarkStart w:id="126" w:name="_Toc301540652"/>
      <w:bookmarkStart w:id="127" w:name="_Toc335830417"/>
      <w:bookmarkStart w:id="128" w:name="_Toc349306975"/>
      <w:bookmarkStart w:id="129" w:name="_Toc360210077"/>
      <w:bookmarkStart w:id="130" w:name="_Toc360210175"/>
      <w:r>
        <w:t>Impacts: Nigeria Extensions</w:t>
      </w:r>
      <w:bookmarkEnd w:id="126"/>
      <w:bookmarkEnd w:id="127"/>
      <w:bookmarkEnd w:id="128"/>
      <w:bookmarkEnd w:id="129"/>
      <w:bookmarkEnd w:id="130"/>
    </w:p>
    <w:p w:rsidR="00E022F5" w:rsidRDefault="00E022F5" w:rsidP="00E022F5">
      <w:pPr>
        <w:pStyle w:val="Heading4"/>
      </w:pPr>
      <w:r>
        <w:t>(--) Nigerian economy strong now:</w:t>
      </w:r>
    </w:p>
    <w:p w:rsidR="00E022F5" w:rsidRDefault="00E022F5" w:rsidP="00E022F5">
      <w:pPr>
        <w:ind w:firstLine="360"/>
      </w:pPr>
      <w:r>
        <w:t xml:space="preserve">Providence </w:t>
      </w:r>
      <w:r w:rsidRPr="003F15E9">
        <w:rPr>
          <w:rStyle w:val="BoldUnderline"/>
        </w:rPr>
        <w:t>Eboh, 8/16</w:t>
      </w:r>
      <w:r>
        <w:t>/20</w:t>
      </w:r>
      <w:r w:rsidRPr="003F15E9">
        <w:rPr>
          <w:rStyle w:val="BoldUnderline"/>
        </w:rPr>
        <w:t>11</w:t>
      </w:r>
      <w:r>
        <w:t xml:space="preserve"> (staff writer, “CIBN optimistic on Nigeria’s economy,”</w:t>
      </w:r>
    </w:p>
    <w:p w:rsidR="00E022F5" w:rsidRDefault="00E022F5" w:rsidP="00E022F5">
      <w:pPr>
        <w:ind w:firstLine="360"/>
      </w:pPr>
      <w:hyperlink r:id="rId60" w:history="1">
        <w:r w:rsidRPr="00C301E5">
          <w:rPr>
            <w:rStyle w:val="Hyperlink"/>
          </w:rPr>
          <w:t>http://www.vanguardngr.com/2011/08/cibn-optimistic-on-nigeria%E2%80%99s-economy/</w:t>
        </w:r>
      </w:hyperlink>
      <w:r>
        <w:t>)</w:t>
      </w:r>
    </w:p>
    <w:p w:rsidR="00E022F5" w:rsidRPr="00C402DF" w:rsidRDefault="00E022F5" w:rsidP="00E022F5">
      <w:pPr>
        <w:rPr>
          <w:rStyle w:val="StyleBoldUnderline"/>
        </w:rPr>
      </w:pPr>
      <w:r w:rsidRPr="00C402DF">
        <w:rPr>
          <w:rStyle w:val="StyleBoldUnderline"/>
        </w:rPr>
        <w:t>The Chartered Institute of Bankers of Nigeria</w:t>
      </w:r>
      <w:r>
        <w:t xml:space="preserve"> </w:t>
      </w:r>
      <w:r w:rsidRPr="00C402DF">
        <w:rPr>
          <w:sz w:val="16"/>
        </w:rPr>
        <w:t>CIBN,</w:t>
      </w:r>
      <w:r>
        <w:t xml:space="preserve"> </w:t>
      </w:r>
      <w:r w:rsidRPr="00C402DF">
        <w:rPr>
          <w:rStyle w:val="StyleBoldUnderline"/>
        </w:rPr>
        <w:t xml:space="preserve">have expressed confidence in the </w:t>
      </w:r>
      <w:r w:rsidRPr="00C402DF">
        <w:rPr>
          <w:rStyle w:val="BoldUnderline"/>
        </w:rPr>
        <w:t>ability of the Nigerian economy to progress</w:t>
      </w:r>
      <w:r w:rsidRPr="00C402DF">
        <w:rPr>
          <w:rStyle w:val="StyleBoldUnderline"/>
        </w:rPr>
        <w:t xml:space="preserve"> amidst the current economic and political stability witnessed in the country.</w:t>
      </w:r>
    </w:p>
    <w:p w:rsidR="00E022F5" w:rsidRDefault="00E022F5" w:rsidP="00E022F5">
      <w:pPr>
        <w:pStyle w:val="Heading4"/>
      </w:pPr>
      <w:r>
        <w:t>(--) Economic stability key to political reforms in Nigeria:</w:t>
      </w:r>
    </w:p>
    <w:p w:rsidR="00E022F5" w:rsidRDefault="00E022F5" w:rsidP="00E022F5">
      <w:pPr>
        <w:ind w:firstLine="360"/>
      </w:pPr>
      <w:r>
        <w:t xml:space="preserve">Providence </w:t>
      </w:r>
      <w:r w:rsidRPr="003F15E9">
        <w:rPr>
          <w:rStyle w:val="BoldUnderline"/>
        </w:rPr>
        <w:t>Eboh, 8/16</w:t>
      </w:r>
      <w:r>
        <w:t>/20</w:t>
      </w:r>
      <w:r w:rsidRPr="003F15E9">
        <w:rPr>
          <w:rStyle w:val="BoldUnderline"/>
        </w:rPr>
        <w:t>11</w:t>
      </w:r>
      <w:r>
        <w:t xml:space="preserve"> (staff writer, “CIBN optimistic on Nigeria’s economy,”</w:t>
      </w:r>
    </w:p>
    <w:p w:rsidR="00E022F5" w:rsidRDefault="00E022F5" w:rsidP="00E022F5">
      <w:pPr>
        <w:ind w:firstLine="360"/>
      </w:pPr>
      <w:hyperlink r:id="rId61" w:history="1">
        <w:r w:rsidRPr="00C301E5">
          <w:rPr>
            <w:rStyle w:val="Hyperlink"/>
          </w:rPr>
          <w:t>http://www.vanguardngr.com/2011/08/cibn-optimistic-on-nigeria%E2%80%99s-economy/</w:t>
        </w:r>
      </w:hyperlink>
      <w:r>
        <w:t>)</w:t>
      </w:r>
    </w:p>
    <w:p w:rsidR="00E022F5" w:rsidRDefault="00E022F5" w:rsidP="00E022F5">
      <w:pPr>
        <w:rPr>
          <w:sz w:val="16"/>
        </w:rPr>
      </w:pPr>
      <w:r w:rsidRPr="00C402DF">
        <w:rPr>
          <w:rStyle w:val="StyleBoldUnderline"/>
        </w:rPr>
        <w:t>The Chartered Institute of Bankers of Nigeria</w:t>
      </w:r>
      <w:r w:rsidRPr="00C402DF">
        <w:t xml:space="preserve"> </w:t>
      </w:r>
      <w:r w:rsidRPr="00C402DF">
        <w:rPr>
          <w:sz w:val="16"/>
        </w:rPr>
        <w:t>CIBN, have expressed confidence in the ability of the Nigerian economy to progress amidst the current economic and political stability witnessed in the country.</w:t>
      </w:r>
      <w:r w:rsidRPr="00C402DF">
        <w:rPr>
          <w:rStyle w:val="StyleBoldUnderline"/>
          <w:sz w:val="16"/>
        </w:rPr>
        <w:t xml:space="preserve"> </w:t>
      </w:r>
      <w:r w:rsidRPr="00C402DF">
        <w:rPr>
          <w:sz w:val="16"/>
        </w:rPr>
        <w:t xml:space="preserve">President of the Institute, Mr. Laoye Jaiyeola, FCIB, represented by Mr. Segun Aina made the statement, during the 14th Bankers Nite of the Institute held Thursday at the Federal Palace Hotel, Lagos. Speaking on the theme, “Leveraging on Political Stability for Sustainable Economic Development,” </w:t>
      </w:r>
      <w:r w:rsidRPr="00C402DF">
        <w:rPr>
          <w:rStyle w:val="StyleBoldUnderline"/>
        </w:rPr>
        <w:t xml:space="preserve">Jaiyeola said the topic is timely given the level of the country’s political system and the </w:t>
      </w:r>
      <w:r w:rsidRPr="00C402DF">
        <w:rPr>
          <w:rStyle w:val="BoldUnderline"/>
        </w:rPr>
        <w:t>various ongoing reform</w:t>
      </w:r>
      <w:r w:rsidRPr="00C402DF">
        <w:rPr>
          <w:rStyle w:val="StyleBoldUnderline"/>
        </w:rPr>
        <w:t xml:space="preserve"> in the country. </w:t>
      </w:r>
      <w:r w:rsidRPr="00C402DF">
        <w:rPr>
          <w:sz w:val="16"/>
        </w:rPr>
        <w:t>He said</w:t>
      </w:r>
      <w:r>
        <w:t xml:space="preserve"> </w:t>
      </w:r>
      <w:r w:rsidRPr="00C402DF">
        <w:rPr>
          <w:rStyle w:val="StyleBoldUnderline"/>
        </w:rPr>
        <w:t>Political stability is sinequanor to the growth and development, as well as foreign investors participation in the economy</w:t>
      </w:r>
      <w:r>
        <w:t xml:space="preserve">, </w:t>
      </w:r>
      <w:r w:rsidRPr="00C402DF">
        <w:rPr>
          <w:sz w:val="16"/>
        </w:rPr>
        <w:t>stating that</w:t>
      </w:r>
      <w:r>
        <w:t xml:space="preserve"> </w:t>
      </w:r>
      <w:r w:rsidRPr="00C402DF">
        <w:rPr>
          <w:rStyle w:val="StyleBoldUnderline"/>
        </w:rPr>
        <w:t>the topic was to reflect political developments in the country and imperative to explore ways to move the economy forward</w:t>
      </w:r>
      <w:r>
        <w:t>. “</w:t>
      </w:r>
      <w:r w:rsidRPr="00C402DF">
        <w:rPr>
          <w:rStyle w:val="StyleBoldUnderline"/>
        </w:rPr>
        <w:t>The country can not achieve a meaningful progress without political and economic stability</w:t>
      </w:r>
      <w:r>
        <w:t xml:space="preserve"> </w:t>
      </w:r>
      <w:r w:rsidRPr="00C402DF">
        <w:rPr>
          <w:sz w:val="16"/>
        </w:rPr>
        <w:t>and there will not be economic progress without the assistance and support of bankers”, he said.</w:t>
      </w:r>
    </w:p>
    <w:p w:rsidR="00E022F5" w:rsidRDefault="00E022F5" w:rsidP="00E022F5">
      <w:pPr>
        <w:pStyle w:val="Heading4"/>
      </w:pPr>
      <w:r>
        <w:t>(--) Crude oil is a major source of revenue for the Nigerian economy:</w:t>
      </w:r>
    </w:p>
    <w:p w:rsidR="00E022F5" w:rsidRDefault="00E022F5" w:rsidP="00E022F5">
      <w:pPr>
        <w:ind w:firstLine="360"/>
      </w:pPr>
      <w:r>
        <w:t xml:space="preserve">Gbadebo </w:t>
      </w:r>
      <w:r w:rsidRPr="00D87374">
        <w:rPr>
          <w:rStyle w:val="BoldUnderline"/>
        </w:rPr>
        <w:t>Olusegun, 2008</w:t>
      </w:r>
      <w:r>
        <w:t xml:space="preserve"> (Department of Economics and Development Studies,</w:t>
      </w:r>
    </w:p>
    <w:p w:rsidR="00E022F5" w:rsidRDefault="00E022F5" w:rsidP="00E022F5">
      <w:pPr>
        <w:ind w:left="360"/>
      </w:pPr>
      <w:r>
        <w:t xml:space="preserve">College of Business and Social Sciences, Covenant University, “CRUDE OIL AND THE NIGERIAN ECONOMIC PERFORMANCE,” </w:t>
      </w:r>
      <w:hyperlink r:id="rId62" w:history="1">
        <w:r w:rsidRPr="00C301E5">
          <w:rPr>
            <w:rStyle w:val="Hyperlink"/>
          </w:rPr>
          <w:t>http://www.ogbus.ru/eng/authors/Odularo/Odularo_1.pdf</w:t>
        </w:r>
      </w:hyperlink>
      <w:r>
        <w:t>)</w:t>
      </w:r>
    </w:p>
    <w:p w:rsidR="00E022F5" w:rsidRDefault="00E022F5" w:rsidP="00E022F5">
      <w:r>
        <w:t xml:space="preserve">For the past three decades, </w:t>
      </w:r>
      <w:r w:rsidRPr="00C05525">
        <w:rPr>
          <w:rStyle w:val="StyleBoldUnderline"/>
        </w:rPr>
        <w:t>crude oil has been a major source of revenue, energy and foreign exchange for the Nigerian economy</w:t>
      </w:r>
      <w:r>
        <w:t xml:space="preserve">. Against this background, this paper analyses the relationship between the crude oil sector and the Nigerian economic performance. Using the Ordinary Least Square regression method, </w:t>
      </w:r>
      <w:r w:rsidRPr="00C05525">
        <w:rPr>
          <w:rStyle w:val="StyleBoldUnderline"/>
        </w:rPr>
        <w:t>the study reveals that crude oil consumption and export have contributed to the improvement of the Nigerian economy</w:t>
      </w:r>
      <w:r>
        <w:t>. However, one of the recommendations of the study is that government should implement policies that would encourage the private sector to participate actively in the crude oil sector.</w:t>
      </w:r>
    </w:p>
    <w:p w:rsidR="00E022F5" w:rsidRDefault="00E022F5" w:rsidP="00E022F5">
      <w:pPr>
        <w:pStyle w:val="Heading4"/>
      </w:pPr>
      <w:r>
        <w:t>(--) Nigeria is the world’s 10</w:t>
      </w:r>
      <w:r w:rsidRPr="00BB7FF2">
        <w:rPr>
          <w:vertAlign w:val="superscript"/>
        </w:rPr>
        <w:t>th</w:t>
      </w:r>
      <w:r>
        <w:t xml:space="preserve"> largest exporter of oil:</w:t>
      </w:r>
    </w:p>
    <w:p w:rsidR="00E022F5" w:rsidRDefault="00E022F5" w:rsidP="00E022F5">
      <w:pPr>
        <w:ind w:firstLine="360"/>
      </w:pPr>
      <w:r>
        <w:t xml:space="preserve">HUGO </w:t>
      </w:r>
      <w:r w:rsidRPr="00727387">
        <w:rPr>
          <w:rStyle w:val="BoldUnderline"/>
        </w:rPr>
        <w:t>Odiogor, 2011</w:t>
      </w:r>
      <w:r>
        <w:t xml:space="preserve"> (staff writer, January 22, 2011 “Understanding the political economy and rising oil prices,”</w:t>
      </w:r>
    </w:p>
    <w:p w:rsidR="00E022F5" w:rsidRDefault="00E022F5" w:rsidP="00E022F5">
      <w:pPr>
        <w:ind w:firstLine="360"/>
      </w:pPr>
      <w:hyperlink r:id="rId63" w:history="1">
        <w:r w:rsidRPr="00C301E5">
          <w:rPr>
            <w:rStyle w:val="Hyperlink"/>
          </w:rPr>
          <w:t>http://www.vanguardngr.com/2011/01/understanding-the-political-economy-and-rising-oil-prices/</w:t>
        </w:r>
      </w:hyperlink>
      <w:r>
        <w:t>)</w:t>
      </w:r>
    </w:p>
    <w:p w:rsidR="00E022F5" w:rsidRPr="00C05525" w:rsidRDefault="00E022F5" w:rsidP="00E022F5">
      <w:pPr>
        <w:rPr>
          <w:rStyle w:val="StyleBoldUnderline"/>
        </w:rPr>
      </w:pPr>
      <w:r w:rsidRPr="00C05525">
        <w:rPr>
          <w:sz w:val="16"/>
        </w:rPr>
        <w:t>International energy and diplomacy expert, Professor Kayode Soremekun, believes that</w:t>
      </w:r>
      <w:r>
        <w:t xml:space="preserve"> </w:t>
      </w:r>
      <w:r w:rsidRPr="00C05525">
        <w:rPr>
          <w:rStyle w:val="StyleBoldUnderline"/>
        </w:rPr>
        <w:t>as “the world’s 10th largest exporter of crude oil, Nigeria must be sensitive to the economic development in the major destinations of its crude oil because the link between the suppliers and the consumers of oil is interlinked.”</w:t>
      </w:r>
    </w:p>
    <w:p w:rsidR="00E022F5" w:rsidRPr="00BB7FF2" w:rsidRDefault="00E022F5" w:rsidP="00E022F5">
      <w:pPr>
        <w:pStyle w:val="Heading4"/>
        <w:rPr>
          <w:rStyle w:val="BoldUnderline"/>
          <w:b/>
          <w:bCs/>
          <w:sz w:val="24"/>
        </w:rPr>
      </w:pPr>
      <w:r>
        <w:rPr>
          <w:rStyle w:val="BoldUnderline"/>
          <w:sz w:val="24"/>
        </w:rPr>
        <w:t xml:space="preserve">(--) </w:t>
      </w:r>
      <w:r w:rsidRPr="00BB7FF2">
        <w:rPr>
          <w:rStyle w:val="BoldUnderline"/>
          <w:sz w:val="24"/>
        </w:rPr>
        <w:t>Nigerian economy heavily dependent on oil:</w:t>
      </w:r>
    </w:p>
    <w:p w:rsidR="00E022F5" w:rsidRDefault="00E022F5" w:rsidP="00E022F5">
      <w:pPr>
        <w:ind w:left="360"/>
      </w:pPr>
      <w:r w:rsidRPr="00BB7FF2">
        <w:rPr>
          <w:rStyle w:val="BoldUnderline"/>
        </w:rPr>
        <w:t>Daily Independent</w:t>
      </w:r>
      <w:r>
        <w:t>, 3/13/20</w:t>
      </w:r>
      <w:r w:rsidRPr="00BB7FF2">
        <w:rPr>
          <w:rStyle w:val="BoldUnderline"/>
        </w:rPr>
        <w:t>11</w:t>
      </w:r>
      <w:r>
        <w:t xml:space="preserve"> (“Nigeria: High Oil Prices - Threat to the Economy?” </w:t>
      </w:r>
      <w:hyperlink r:id="rId64" w:history="1">
        <w:r w:rsidRPr="00883FEE">
          <w:rPr>
            <w:rStyle w:val="Hyperlink"/>
          </w:rPr>
          <w:t>http://allafrica.com/stories/201103140277.html</w:t>
        </w:r>
      </w:hyperlink>
      <w:r>
        <w:t>)</w:t>
      </w:r>
    </w:p>
    <w:p w:rsidR="00E022F5" w:rsidRDefault="00E022F5" w:rsidP="00E022F5">
      <w:r>
        <w:t xml:space="preserve">The CBN helmsman worries that high oil prices are making his job "more difficult." On the face of it, Mr. Sanusi's contention appears incongruous. Given the fact that a mono-product economy such as </w:t>
      </w:r>
      <w:r w:rsidRPr="00C05525">
        <w:rPr>
          <w:rStyle w:val="StyleBoldUnderline"/>
        </w:rPr>
        <w:t>Nigeria depends on crude oil revenues to service more than 90 per cent of its budgets and meet due financing payments, a regime of high oil prices ought to have been better appreciated as a much-needed lifeline than a curse since it enhances the capacity of the nation to eliminate deficit budgets and reduce pressure on the naira</w:t>
      </w:r>
      <w:r>
        <w:t xml:space="preserve"> - exactly what Mr. Sanusi equally desires. Elementary economic theory also dictates that higher dollar-denominated crude oil prices ought to actually lessen the pressure on the naira and improve its value, all other things being equal.</w:t>
      </w:r>
    </w:p>
    <w:p w:rsidR="00E022F5" w:rsidRDefault="00E022F5" w:rsidP="00E022F5">
      <w:pPr>
        <w:pStyle w:val="Heading4"/>
      </w:pPr>
      <w:r>
        <w:t>(--) Political stability in Nigeria is key to economic development:</w:t>
      </w:r>
    </w:p>
    <w:p w:rsidR="00E022F5" w:rsidRDefault="00E022F5" w:rsidP="00E022F5">
      <w:pPr>
        <w:ind w:firstLine="360"/>
      </w:pPr>
      <w:r>
        <w:t xml:space="preserve">Providence </w:t>
      </w:r>
      <w:r w:rsidRPr="003F15E9">
        <w:rPr>
          <w:rStyle w:val="BoldUnderline"/>
        </w:rPr>
        <w:t>Eboh, 8/16</w:t>
      </w:r>
      <w:r>
        <w:t>/20</w:t>
      </w:r>
      <w:r w:rsidRPr="003F15E9">
        <w:rPr>
          <w:rStyle w:val="BoldUnderline"/>
        </w:rPr>
        <w:t>11</w:t>
      </w:r>
      <w:r>
        <w:t xml:space="preserve"> (staff writer, “CIBN optimistic on Nigeria’s economy,”</w:t>
      </w:r>
    </w:p>
    <w:p w:rsidR="00E022F5" w:rsidRDefault="00E022F5" w:rsidP="00E022F5">
      <w:pPr>
        <w:ind w:firstLine="360"/>
      </w:pPr>
      <w:hyperlink r:id="rId65" w:history="1">
        <w:r w:rsidRPr="00C301E5">
          <w:rPr>
            <w:rStyle w:val="Hyperlink"/>
          </w:rPr>
          <w:t>http://www.vanguardngr.com/2011/08/cibn-optimistic-on-nigeria%E2%80%99s-economy/</w:t>
        </w:r>
      </w:hyperlink>
      <w:r>
        <w:t>)</w:t>
      </w:r>
    </w:p>
    <w:p w:rsidR="00E022F5" w:rsidRDefault="00E022F5" w:rsidP="00E022F5">
      <w:pPr>
        <w:rPr>
          <w:rStyle w:val="StyleBoldUnderline"/>
        </w:rPr>
      </w:pPr>
      <w:r w:rsidRPr="00C05525">
        <w:rPr>
          <w:rStyle w:val="StyleBoldUnderline"/>
        </w:rPr>
        <w:t>Chief Executive of the Nigerian Stock Exchange</w:t>
      </w:r>
      <w:r>
        <w:t xml:space="preserve"> </w:t>
      </w:r>
      <w:r w:rsidRPr="00C05525">
        <w:rPr>
          <w:sz w:val="16"/>
        </w:rPr>
        <w:t>Mr. Osacar Onyema, who was the guest speaker</w:t>
      </w:r>
      <w:r>
        <w:t xml:space="preserve"> </w:t>
      </w:r>
      <w:r w:rsidRPr="00C05525">
        <w:rPr>
          <w:rStyle w:val="StyleBoldUnderline"/>
        </w:rPr>
        <w:t>disclosed that</w:t>
      </w:r>
      <w:r>
        <w:t xml:space="preserve"> </w:t>
      </w:r>
      <w:r w:rsidRPr="00C05525">
        <w:rPr>
          <w:rStyle w:val="StyleBoldUnderline"/>
        </w:rPr>
        <w:t>political stability will unlock the door to economic development.</w:t>
      </w:r>
      <w:r>
        <w:t xml:space="preserve"> </w:t>
      </w:r>
      <w:r w:rsidRPr="00C05525">
        <w:rPr>
          <w:sz w:val="16"/>
        </w:rPr>
        <w:t>Oscar pointed that in the 1980, the Latin American’s also experienced economic crisis and external debt burden which led to the erosion of credit worthiness. He said,</w:t>
      </w:r>
      <w:r>
        <w:t xml:space="preserve"> “</w:t>
      </w:r>
      <w:r w:rsidRPr="00C05525">
        <w:rPr>
          <w:rStyle w:val="StyleBoldUnderline"/>
        </w:rPr>
        <w:t xml:space="preserve">Political stability, economic development and financial market, work hand in hand” </w:t>
      </w:r>
    </w:p>
    <w:p w:rsidR="00E022F5" w:rsidRDefault="00E022F5" w:rsidP="00E022F5">
      <w:pPr>
        <w:pStyle w:val="Heading4"/>
      </w:pPr>
      <w:r>
        <w:t>Oil is the mainstay of the Nigerian economy:</w:t>
      </w:r>
    </w:p>
    <w:p w:rsidR="00E022F5" w:rsidRDefault="00E022F5" w:rsidP="00E022F5">
      <w:pPr>
        <w:ind w:firstLine="360"/>
      </w:pPr>
      <w:r>
        <w:t xml:space="preserve">Gbadebo </w:t>
      </w:r>
      <w:r w:rsidRPr="00D87374">
        <w:rPr>
          <w:rStyle w:val="BoldUnderline"/>
        </w:rPr>
        <w:t>Olusegun, 2008</w:t>
      </w:r>
      <w:r>
        <w:t xml:space="preserve"> (Department of Economics and Development Studies,</w:t>
      </w:r>
    </w:p>
    <w:p w:rsidR="00E022F5" w:rsidRDefault="00E022F5" w:rsidP="00E022F5">
      <w:pPr>
        <w:ind w:left="360"/>
      </w:pPr>
      <w:r>
        <w:t xml:space="preserve">College of Business and Social Sciences, Covenant University, “CRUDE OIL AND THE NIGERIAN ECONOMIC PERFORMANCE,” </w:t>
      </w:r>
      <w:hyperlink r:id="rId66" w:history="1">
        <w:r w:rsidRPr="00C301E5">
          <w:rPr>
            <w:rStyle w:val="Hyperlink"/>
          </w:rPr>
          <w:t>http://www.ogbus.ru/eng/authors/Odularo/Odularo_1.pdf</w:t>
        </w:r>
      </w:hyperlink>
      <w:r>
        <w:t>)</w:t>
      </w:r>
    </w:p>
    <w:p w:rsidR="00E022F5" w:rsidRDefault="00E022F5" w:rsidP="00E022F5">
      <w:pPr>
        <w:rPr>
          <w:sz w:val="16"/>
        </w:rPr>
      </w:pPr>
      <w:r w:rsidRPr="003D7406">
        <w:rPr>
          <w:sz w:val="16"/>
        </w:rPr>
        <w:t>Oil is a major source of energy in Nigeria and the world in general.</w:t>
      </w:r>
      <w:r>
        <w:t xml:space="preserve"> </w:t>
      </w:r>
      <w:r w:rsidRPr="003D7406">
        <w:rPr>
          <w:rStyle w:val="StyleBoldUnderline"/>
        </w:rPr>
        <w:t xml:space="preserve">Oil being the </w:t>
      </w:r>
      <w:r w:rsidRPr="003D7406">
        <w:rPr>
          <w:rStyle w:val="BoldUnderline"/>
        </w:rPr>
        <w:t>mainstay</w:t>
      </w:r>
      <w:r w:rsidRPr="003D7406">
        <w:rPr>
          <w:rStyle w:val="StyleBoldUnderline"/>
        </w:rPr>
        <w:t xml:space="preserve"> of the Nigerian economy </w:t>
      </w:r>
      <w:r w:rsidRPr="003D7406">
        <w:rPr>
          <w:rStyle w:val="BoldUnderline"/>
        </w:rPr>
        <w:t>plays a vital role</w:t>
      </w:r>
      <w:r w:rsidRPr="003D7406">
        <w:rPr>
          <w:rStyle w:val="StyleBoldUnderline"/>
        </w:rPr>
        <w:t xml:space="preserve"> in shaping the </w:t>
      </w:r>
      <w:r w:rsidRPr="003D7406">
        <w:rPr>
          <w:rStyle w:val="BoldUnderline"/>
        </w:rPr>
        <w:t xml:space="preserve">economic </w:t>
      </w:r>
      <w:r w:rsidRPr="003D7406">
        <w:rPr>
          <w:sz w:val="16"/>
        </w:rPr>
        <w:t>and political</w:t>
      </w:r>
      <w:r w:rsidRPr="003D7406">
        <w:rPr>
          <w:rStyle w:val="StyleBoldUnderline"/>
        </w:rPr>
        <w:t xml:space="preserve"> </w:t>
      </w:r>
      <w:r w:rsidRPr="003D7406">
        <w:rPr>
          <w:rStyle w:val="BoldUnderline"/>
        </w:rPr>
        <w:t>destiny of the country</w:t>
      </w:r>
      <w:r w:rsidRPr="003D7406">
        <w:rPr>
          <w:rStyle w:val="StyleBoldUnderline"/>
        </w:rPr>
        <w:t>.</w:t>
      </w:r>
      <w:r>
        <w:t xml:space="preserve"> </w:t>
      </w:r>
      <w:r w:rsidRPr="003D7406">
        <w:rPr>
          <w:sz w:val="16"/>
        </w:rPr>
        <w:t>Although Nigeria’s oil industry was founded at the beginning of the century, it was not until the end of the Nigeria civil war (1967 - 1970) that the oil industry began to play a prominent role in the economic life of the country. Nigeria can be categorized as a country that is primarily rural, which depends on primary product exports (especially oil products). Since the attainment of independence in 1960 it has experienced ethnic, regional and religious tensions, magnified by the significant disparities in economic, educational and environmental development in the south and the north. These could be partly attributed to the major discovery of oil in the country which affects and is affected by economic and social components.</w:t>
      </w:r>
    </w:p>
    <w:p w:rsidR="00E022F5" w:rsidRDefault="00E022F5" w:rsidP="00E022F5">
      <w:pPr>
        <w:pStyle w:val="Heading4"/>
      </w:pPr>
      <w:r>
        <w:t xml:space="preserve"> (--) Oil key to Nigerian economy:  multiple reasons--</w:t>
      </w:r>
      <w:r>
        <w:br/>
      </w:r>
    </w:p>
    <w:p w:rsidR="00E022F5" w:rsidRPr="00075033" w:rsidRDefault="00E022F5" w:rsidP="00E022F5">
      <w:pPr>
        <w:ind w:firstLine="360"/>
      </w:pPr>
      <w:r w:rsidRPr="00075033">
        <w:t xml:space="preserve">Gbadebo </w:t>
      </w:r>
      <w:r w:rsidRPr="00075033">
        <w:rPr>
          <w:rStyle w:val="BoldUnderline"/>
        </w:rPr>
        <w:t>Olusegun, 2008</w:t>
      </w:r>
      <w:r w:rsidRPr="00075033">
        <w:t xml:space="preserve"> (Department of Economics and Development Studies,</w:t>
      </w:r>
    </w:p>
    <w:p w:rsidR="00E022F5" w:rsidRDefault="00E022F5" w:rsidP="00E022F5">
      <w:pPr>
        <w:ind w:left="360"/>
      </w:pPr>
      <w:r>
        <w:t xml:space="preserve">College of Business and Social Sciences, Covenant University, “CRUDE OIL AND THE NIGERIAN ECONOMIC PERFORMANCE,” </w:t>
      </w:r>
      <w:hyperlink r:id="rId67" w:history="1">
        <w:r w:rsidRPr="00C301E5">
          <w:rPr>
            <w:rStyle w:val="Hyperlink"/>
          </w:rPr>
          <w:t>http://www.ogbus.ru/eng/authors/Odularo/Odularo_1.pdf</w:t>
        </w:r>
      </w:hyperlink>
      <w:r>
        <w:t>)</w:t>
      </w:r>
    </w:p>
    <w:p w:rsidR="00E022F5" w:rsidRDefault="00E022F5" w:rsidP="00E022F5">
      <w:r w:rsidRPr="003B41BF">
        <w:rPr>
          <w:rStyle w:val="StyleBoldUnderline"/>
        </w:rPr>
        <w:t>Over the past fifteen years the oil industry has made a variety of contributions to the Nigerian economy. These have included the creation of employment opportunities; local expenditure on goods and services; contributions to government revenues, to gross domestic product,</w:t>
      </w:r>
      <w:r>
        <w:t xml:space="preserve"> and to foreign exchange reserves; and the supply of energy to industry and commerce.</w:t>
      </w:r>
    </w:p>
    <w:p w:rsidR="00E022F5" w:rsidRDefault="00E022F5" w:rsidP="00E022F5">
      <w:pPr>
        <w:pStyle w:val="Heading4"/>
      </w:pPr>
      <w:r>
        <w:t>(--) Increased oil prices bolsters the Nigerian economy:</w:t>
      </w:r>
    </w:p>
    <w:p w:rsidR="00E022F5" w:rsidRPr="00075033" w:rsidRDefault="00E022F5" w:rsidP="00E022F5">
      <w:pPr>
        <w:ind w:firstLine="360"/>
      </w:pPr>
      <w:r w:rsidRPr="00075033">
        <w:t xml:space="preserve">Gbadebo </w:t>
      </w:r>
      <w:r w:rsidRPr="00075033">
        <w:rPr>
          <w:rStyle w:val="BoldUnderline"/>
        </w:rPr>
        <w:t>Olusegun, 2008</w:t>
      </w:r>
      <w:r w:rsidRPr="00075033">
        <w:t xml:space="preserve"> (Department of Economics and Development Studies,</w:t>
      </w:r>
    </w:p>
    <w:p w:rsidR="00E022F5" w:rsidRDefault="00E022F5" w:rsidP="00E022F5">
      <w:pPr>
        <w:ind w:left="360"/>
      </w:pPr>
      <w:r>
        <w:t xml:space="preserve">College of Business and Social Sciences, Covenant University, “CRUDE OIL AND THE NIGERIAN ECONOMIC PERFORMANCE,” </w:t>
      </w:r>
      <w:hyperlink r:id="rId68" w:history="1">
        <w:r w:rsidRPr="00C301E5">
          <w:rPr>
            <w:rStyle w:val="Hyperlink"/>
          </w:rPr>
          <w:t>http://www.ogbus.ru/eng/authors/Odularo/Odularo_1.pdf</w:t>
        </w:r>
      </w:hyperlink>
      <w:r>
        <w:t>)</w:t>
      </w:r>
    </w:p>
    <w:p w:rsidR="00E022F5" w:rsidRDefault="00E022F5" w:rsidP="00E022F5">
      <w:r w:rsidRPr="003B41BF">
        <w:rPr>
          <w:rStyle w:val="StyleBoldUnderline"/>
        </w:rPr>
        <w:t>The payment of substantial revenues to the government is another important aspect of the contribution of the oil industry to the Nigerian economy. The significant increase in government receipts in recent years is a reflection of three factors: increased crude oil production in Nigeria; the huge increase in crude oil prices</w:t>
      </w:r>
      <w:r>
        <w:t xml:space="preserve"> </w:t>
      </w:r>
      <w:r w:rsidRPr="003B41BF">
        <w:rPr>
          <w:sz w:val="16"/>
        </w:rPr>
        <w:t>and the more favorable fiscal arrangements obtained by the government as a result of its improved bargaining position over the years. At the early stages of oil operations when the prospects of establishing a viable oil industry in Nigeria were rather uncertain, the government was in a weak bargaining position via the oil companies. Consequently, the terms negotiated at that time with the Shell-BP Petroleum Company of Nigeria were favorable to the Company, and included relatively low concession rents, a 12.5 per cent royalty rate, a 50150 profit-sharing formula based on realized prices, and large capital allowances. The use of realized prices in the calculation of taxable profits meant that the country's oil revenues fell as oil prices fell throughout most of the 1960. But as the country's oil prospects improved and the government's bargaining power consequently increased, these terms were progressively revised to take account of the changed conditions. These changes resulted in a significant increase in government oil revenues, particularly in 1973 and 1974. As noted above, a large part of the increase in oil revenues was accounted for by the huge increase in crude oil prices during 1973-74. How far oil prices will continue to be high in the future will depend on the balance between the demand for and the supply of energy-in particular, on the level of economy in energy consumption, and the speed of development of substitute fuels in consuming.</w:t>
      </w:r>
    </w:p>
    <w:p w:rsidR="00E022F5" w:rsidRDefault="00E022F5" w:rsidP="00E022F5">
      <w:pPr>
        <w:rPr>
          <w:rFonts w:eastAsiaTheme="majorEastAsia" w:cstheme="majorBidi"/>
          <w:b/>
          <w:bCs/>
          <w:sz w:val="32"/>
          <w:szCs w:val="28"/>
          <w:u w:val="single"/>
        </w:rPr>
      </w:pPr>
    </w:p>
    <w:p w:rsidR="00E022F5" w:rsidRDefault="00E022F5" w:rsidP="00E022F5">
      <w:pPr>
        <w:pStyle w:val="Heading3"/>
      </w:pPr>
      <w:bookmarkStart w:id="131" w:name="_Toc360210078"/>
      <w:bookmarkStart w:id="132" w:name="_Toc360210176"/>
      <w:r>
        <w:t>Impacts: Saudi Arabia</w:t>
      </w:r>
      <w:bookmarkEnd w:id="131"/>
      <w:bookmarkEnd w:id="132"/>
    </w:p>
    <w:p w:rsidR="00E022F5" w:rsidRDefault="00E022F5" w:rsidP="00E022F5">
      <w:pPr>
        <w:pStyle w:val="Heading4"/>
      </w:pPr>
      <w:r>
        <w:t>A) Arab Spring has propped up oil prices which bolsters Saudi Arabia’s economy:</w:t>
      </w:r>
    </w:p>
    <w:p w:rsidR="00E022F5" w:rsidRDefault="00E022F5" w:rsidP="00E022F5">
      <w:pPr>
        <w:ind w:firstLine="360"/>
      </w:pPr>
      <w:r>
        <w:t xml:space="preserve">ARIEH </w:t>
      </w:r>
      <w:r w:rsidRPr="00AF664A">
        <w:rPr>
          <w:rStyle w:val="BoldUnderline"/>
        </w:rPr>
        <w:t>O’SULLIVAN</w:t>
      </w:r>
      <w:r>
        <w:t>, 7/30/20</w:t>
      </w:r>
      <w:r w:rsidRPr="00AF664A">
        <w:rPr>
          <w:rStyle w:val="BoldUnderline"/>
        </w:rPr>
        <w:t>11</w:t>
      </w:r>
      <w:r>
        <w:t xml:space="preserve"> (staff writer, “World Affairs: Arab world asked to give as Africans starve,”</w:t>
      </w:r>
    </w:p>
    <w:p w:rsidR="00E022F5" w:rsidRDefault="00E022F5" w:rsidP="00E022F5">
      <w:pPr>
        <w:ind w:firstLine="360"/>
      </w:pPr>
      <w:hyperlink r:id="rId69" w:history="1">
        <w:r w:rsidRPr="00C301E5">
          <w:rPr>
            <w:rStyle w:val="Hyperlink"/>
          </w:rPr>
          <w:t>http://www.jpost.com/Features/FrontLines/Article.aspx?id=231500</w:t>
        </w:r>
      </w:hyperlink>
      <w:r>
        <w:t>)</w:t>
      </w:r>
    </w:p>
    <w:p w:rsidR="00E022F5" w:rsidRDefault="00E022F5" w:rsidP="00E022F5">
      <w:pPr>
        <w:rPr>
          <w:rStyle w:val="StyleBoldUnderline"/>
        </w:rPr>
      </w:pPr>
      <w:r w:rsidRPr="00AF664A">
        <w:rPr>
          <w:sz w:val="16"/>
        </w:rPr>
        <w:t>Saudi Arabia dominates Arab world giving, contributing about 80% of its total contributions with a total of some $2.1b. in the past decade. On the other hand,</w:t>
      </w:r>
      <w:r>
        <w:t xml:space="preserve"> </w:t>
      </w:r>
      <w:r w:rsidRPr="00AF664A">
        <w:rPr>
          <w:rStyle w:val="BoldUnderline"/>
        </w:rPr>
        <w:t>the Arab Spring</w:t>
      </w:r>
      <w:r w:rsidRPr="00AF664A">
        <w:rPr>
          <w:rStyle w:val="StyleBoldUnderline"/>
        </w:rPr>
        <w:t xml:space="preserve"> has raised oil prices, </w:t>
      </w:r>
      <w:r w:rsidRPr="00AF664A">
        <w:rPr>
          <w:rStyle w:val="BoldUnderline"/>
          <w:bdr w:val="single" w:sz="4" w:space="0" w:color="auto"/>
        </w:rPr>
        <w:t xml:space="preserve">filling the coffers </w:t>
      </w:r>
      <w:r w:rsidRPr="00AF664A">
        <w:rPr>
          <w:rStyle w:val="BoldUnderline"/>
        </w:rPr>
        <w:t>of Saudi Arabia</w:t>
      </w:r>
      <w:r w:rsidRPr="00AF664A">
        <w:rPr>
          <w:rStyle w:val="StyleBoldUnderline"/>
        </w:rPr>
        <w:t xml:space="preserve"> and other oil exporters and enabling them to disburse money to allies.</w:t>
      </w:r>
    </w:p>
    <w:p w:rsidR="00E022F5" w:rsidRDefault="00E022F5" w:rsidP="00E022F5">
      <w:pPr>
        <w:pStyle w:val="Heading4"/>
      </w:pPr>
      <w:r>
        <w:t>B) High oil prices are critical to Saudi Arabia’s ability to check extremism and terrorist groups.</w:t>
      </w:r>
    </w:p>
    <w:p w:rsidR="00E022F5" w:rsidRDefault="00E022F5" w:rsidP="00E022F5">
      <w:pPr>
        <w:pStyle w:val="Ryan6"/>
      </w:pPr>
      <w:r>
        <w:t xml:space="preserve">J. MICHAEL </w:t>
      </w:r>
      <w:r w:rsidRPr="00D63754">
        <w:rPr>
          <w:rStyle w:val="BoldUnderline"/>
        </w:rPr>
        <w:t>MCCONNELL, 2008</w:t>
      </w:r>
      <w:r>
        <w:t xml:space="preserve"> (Director of National Intelligence, CQ Congressional Testimony, February 27, 2008. Online. Lexis. Accessed, April 18, 2008). </w:t>
      </w:r>
    </w:p>
    <w:p w:rsidR="00E022F5" w:rsidRPr="00D63754" w:rsidRDefault="00E022F5" w:rsidP="00E022F5">
      <w:r w:rsidRPr="00D63754">
        <w:rPr>
          <w:rStyle w:val="StyleBoldUnderline"/>
        </w:rPr>
        <w:t xml:space="preserve">In Saudi Arabia, the long-term challenge from Islamic extremism has been </w:t>
      </w:r>
      <w:r w:rsidRPr="00D63754">
        <w:rPr>
          <w:rStyle w:val="BoldUnderline"/>
        </w:rPr>
        <w:t>checked for now</w:t>
      </w:r>
      <w:r w:rsidRPr="00D63754">
        <w:rPr>
          <w:rStyle w:val="StyleBoldUnderline"/>
        </w:rPr>
        <w:t>, and the government benefits from steady, oil price-driven economic growth</w:t>
      </w:r>
      <w:r w:rsidRPr="00D63754">
        <w:t xml:space="preserve">. </w:t>
      </w:r>
      <w:r w:rsidRPr="00D63754">
        <w:rPr>
          <w:sz w:val="16"/>
        </w:rPr>
        <w:t>Saudi security forces have achieved notable successes against al- Qa'ida networks inside the Kingdom since 2003, killing or capturing al- Qa'ida's original Saudi-based leadership and degrading its manpower, access to weapons, and operational capability.</w:t>
      </w:r>
    </w:p>
    <w:p w:rsidR="00E022F5" w:rsidRDefault="00E022F5" w:rsidP="00E022F5">
      <w:pPr>
        <w:pStyle w:val="Heading4"/>
      </w:pPr>
      <w:r>
        <w:t>C) Terrorists will use nuclear weapons triggering global nuclear war and extinction</w:t>
      </w:r>
    </w:p>
    <w:p w:rsidR="00E022F5" w:rsidRDefault="00E022F5" w:rsidP="00E022F5">
      <w:pPr>
        <w:ind w:firstLine="360"/>
      </w:pPr>
      <w:r>
        <w:t xml:space="preserve">Mohamed </w:t>
      </w:r>
      <w:r w:rsidRPr="007C65E7">
        <w:rPr>
          <w:b/>
          <w:u w:val="single"/>
        </w:rPr>
        <w:t>Sid-Ahmed, 2004</w:t>
      </w:r>
      <w:r>
        <w:t xml:space="preserve"> (</w:t>
      </w:r>
      <w:hyperlink r:id="rId70" w:history="1">
        <w:r w:rsidRPr="00B63073">
          <w:rPr>
            <w:rStyle w:val="Hyperlink"/>
            <w:iCs/>
          </w:rPr>
          <w:t>http://weekly.ahram.org.eg/2004/705/op5.htm</w:t>
        </w:r>
      </w:hyperlink>
      <w:r>
        <w:t>, 26 August - 1 September 2004)</w:t>
      </w:r>
    </w:p>
    <w:p w:rsidR="00E022F5" w:rsidRPr="00B162A0" w:rsidRDefault="00E022F5" w:rsidP="00E022F5">
      <w:pPr>
        <w:rPr>
          <w:u w:val="single"/>
        </w:rPr>
      </w:pPr>
      <w:r w:rsidRPr="00B162A0">
        <w:rPr>
          <w:u w:val="single"/>
        </w:rPr>
        <w:t xml:space="preserve">What would be the consequences of a nuclear attack by terrorists? Even if it fails, it would further exacerbate the negative features of the new and frightening world in which we are now living. Societies would close in on themselves, police measures would be stepped up at the expense of human rights, tensions between civilisations and religions would rise and ethnic conflicts would proliferate. It would also speed up the arms race and develop the awareness that a different type of world order is imperative if humankind is to survive.  But the still more critical scenario </w:t>
      </w:r>
      <w:r w:rsidRPr="00B162A0">
        <w:rPr>
          <w:b/>
          <w:u w:val="single"/>
        </w:rPr>
        <w:t>is if the attack succeeds</w:t>
      </w:r>
      <w:r w:rsidRPr="00B162A0">
        <w:rPr>
          <w:u w:val="single"/>
        </w:rPr>
        <w:t xml:space="preserve">. This could </w:t>
      </w:r>
      <w:r w:rsidRPr="00B162A0">
        <w:rPr>
          <w:b/>
          <w:u w:val="single"/>
        </w:rPr>
        <w:t>lead to a third world war</w:t>
      </w:r>
      <w:r w:rsidRPr="00B162A0">
        <w:rPr>
          <w:u w:val="single"/>
        </w:rPr>
        <w:t xml:space="preserve">, from which no one will emerge victorious. Unlike a conventional war which ends when one side triumphs over another, this war will be without winners and losers. When </w:t>
      </w:r>
      <w:r w:rsidRPr="00B162A0">
        <w:rPr>
          <w:b/>
          <w:u w:val="single"/>
        </w:rPr>
        <w:t>nuclear pollution infects the whole planet, we will all be losers.</w:t>
      </w:r>
    </w:p>
    <w:p w:rsidR="00E022F5" w:rsidRPr="008429FC" w:rsidRDefault="00E022F5" w:rsidP="00E022F5">
      <w:pPr>
        <w:pStyle w:val="Heading4"/>
        <w:rPr>
          <w:rStyle w:val="BoldUnderline"/>
          <w:b/>
          <w:bCs/>
          <w:sz w:val="24"/>
        </w:rPr>
      </w:pPr>
      <w:r>
        <w:rPr>
          <w:rStyle w:val="BoldUnderline"/>
          <w:sz w:val="24"/>
        </w:rPr>
        <w:t xml:space="preserve">(--) </w:t>
      </w:r>
      <w:r w:rsidRPr="008429FC">
        <w:rPr>
          <w:rStyle w:val="BoldUnderline"/>
          <w:sz w:val="24"/>
        </w:rPr>
        <w:t>Oil revenues are bolstering the Saudi economy now:</w:t>
      </w:r>
    </w:p>
    <w:p w:rsidR="00E022F5" w:rsidRDefault="00E022F5" w:rsidP="00E022F5">
      <w:pPr>
        <w:ind w:firstLine="360"/>
      </w:pPr>
      <w:r w:rsidRPr="00C402DF">
        <w:rPr>
          <w:rStyle w:val="BoldUnderline"/>
        </w:rPr>
        <w:t>The Economist</w:t>
      </w:r>
      <w:r>
        <w:t>, 3/3/20</w:t>
      </w:r>
      <w:r w:rsidRPr="00C402DF">
        <w:rPr>
          <w:rStyle w:val="BoldUnderline"/>
        </w:rPr>
        <w:t>11</w:t>
      </w:r>
      <w:r>
        <w:t xml:space="preserve"> (“The royal house is rattled too,” </w:t>
      </w:r>
      <w:hyperlink r:id="rId71" w:history="1">
        <w:r w:rsidRPr="00C301E5">
          <w:rPr>
            <w:rStyle w:val="Hyperlink"/>
          </w:rPr>
          <w:t>http://www.economist.com/node/18291511</w:t>
        </w:r>
      </w:hyperlink>
      <w:r>
        <w:t>)</w:t>
      </w:r>
    </w:p>
    <w:p w:rsidR="00E022F5" w:rsidRDefault="00E022F5" w:rsidP="00E022F5">
      <w:pPr>
        <w:rPr>
          <w:rStyle w:val="StyleBoldUnderline"/>
        </w:rPr>
      </w:pPr>
      <w:r w:rsidRPr="008429FC">
        <w:rPr>
          <w:sz w:val="16"/>
        </w:rPr>
        <w:t>IN NORMAL times a government sitting on $440 billion in foreign reserves would have few cares. Even in the present season of turmoil in the Middle East,</w:t>
      </w:r>
      <w:r>
        <w:t xml:space="preserve"> </w:t>
      </w:r>
      <w:r w:rsidRPr="008429FC">
        <w:rPr>
          <w:rStyle w:val="BoldUnderline"/>
        </w:rPr>
        <w:t>Saudi Arabia</w:t>
      </w:r>
      <w:r w:rsidRPr="008429FC">
        <w:rPr>
          <w:rStyle w:val="StyleBoldUnderline"/>
        </w:rPr>
        <w:t xml:space="preserve"> is lucky. With the price of oil up by $10 a barrel since January, and the Saudis squirting out spare stuff to make up for the slump in Libya’s output, the world’s largest oil exporter is </w:t>
      </w:r>
      <w:r w:rsidRPr="008429FC">
        <w:rPr>
          <w:rStyle w:val="BoldUnderline"/>
          <w:bdr w:val="single" w:sz="4" w:space="0" w:color="auto"/>
        </w:rPr>
        <w:t>raking in a windfall</w:t>
      </w:r>
      <w:r>
        <w:t xml:space="preserve">. </w:t>
      </w:r>
      <w:r w:rsidRPr="008429FC">
        <w:rPr>
          <w:sz w:val="16"/>
        </w:rPr>
        <w:t>Feeling generous following his return in February after three months’ convalescence abroad,</w:t>
      </w:r>
      <w:r>
        <w:t xml:space="preserve"> </w:t>
      </w:r>
      <w:r w:rsidRPr="008429FC">
        <w:rPr>
          <w:rStyle w:val="StyleBoldUnderline"/>
        </w:rPr>
        <w:t>King Abdullah announced an extra $36 billion to be spent on welfare and public services.</w:t>
      </w:r>
    </w:p>
    <w:p w:rsidR="00E022F5" w:rsidRDefault="00E022F5" w:rsidP="00E022F5">
      <w:pPr>
        <w:pStyle w:val="Heading4"/>
      </w:pPr>
      <w:r>
        <w:t>(--) Higher oil prices are bolstering Saudi Arabia’s economy:</w:t>
      </w:r>
    </w:p>
    <w:p w:rsidR="00E022F5" w:rsidRDefault="00E022F5" w:rsidP="00E022F5">
      <w:pPr>
        <w:ind w:firstLine="360"/>
      </w:pPr>
      <w:r>
        <w:t>Chika Amanze-</w:t>
      </w:r>
      <w:r w:rsidRPr="00145736">
        <w:rPr>
          <w:rStyle w:val="BoldUnderline"/>
        </w:rPr>
        <w:t>Nwachuku, 8/16/2011</w:t>
      </w:r>
      <w:r>
        <w:t xml:space="preserve"> (staff writer, “OPEC Oil Export Earnings to Hit $1trillion in 2011”</w:t>
      </w:r>
    </w:p>
    <w:p w:rsidR="00E022F5" w:rsidRDefault="00E022F5" w:rsidP="00E022F5">
      <w:pPr>
        <w:ind w:firstLine="360"/>
      </w:pPr>
      <w:hyperlink r:id="rId72" w:history="1">
        <w:r w:rsidRPr="00C301E5">
          <w:rPr>
            <w:rStyle w:val="Hyperlink"/>
          </w:rPr>
          <w:t>http://www.thisdaylive.com/articles/opec-oil-export-earnings-to-hit-1trillion-in-2011/96523/</w:t>
        </w:r>
      </w:hyperlink>
      <w:r>
        <w:t>)</w:t>
      </w:r>
    </w:p>
    <w:p w:rsidR="00E022F5" w:rsidRPr="00E05FFC" w:rsidRDefault="00E022F5" w:rsidP="00E022F5">
      <w:pPr>
        <w:rPr>
          <w:sz w:val="16"/>
        </w:rPr>
      </w:pPr>
      <w:r w:rsidRPr="00E05FFC">
        <w:rPr>
          <w:rStyle w:val="StyleBoldUnderline"/>
        </w:rPr>
        <w:t>Higher crude oil prices could boost</w:t>
      </w:r>
      <w:r>
        <w:t xml:space="preserve"> </w:t>
      </w:r>
      <w:r w:rsidRPr="00E05FFC">
        <w:rPr>
          <w:sz w:val="16"/>
        </w:rPr>
        <w:t xml:space="preserve">the Organisation of Petroleum Exporting Countries </w:t>
      </w:r>
      <w:r>
        <w:t>(</w:t>
      </w:r>
      <w:r w:rsidRPr="00E05FFC">
        <w:rPr>
          <w:rStyle w:val="StyleBoldUnderline"/>
        </w:rPr>
        <w:t>OPEC’s) earnings from oil export</w:t>
      </w:r>
      <w:r>
        <w:t xml:space="preserve"> </w:t>
      </w:r>
      <w:r w:rsidRPr="00E05FFC">
        <w:rPr>
          <w:sz w:val="16"/>
        </w:rPr>
        <w:t>to $1,011 trillion in 2011, the United States Energy Information Administration (EIA) has said.</w:t>
      </w:r>
      <w:r>
        <w:t xml:space="preserve"> </w:t>
      </w:r>
      <w:r w:rsidRPr="00E05FFC">
        <w:rPr>
          <w:rStyle w:val="StyleBoldUnderline"/>
        </w:rPr>
        <w:t>Last year, the group earned $778 billion in net oil export revenues, a 35 percent increase from 2009</w:t>
      </w:r>
      <w:r>
        <w:t xml:space="preserve">. </w:t>
      </w:r>
      <w:r w:rsidRPr="00E05FFC">
        <w:rPr>
          <w:sz w:val="16"/>
        </w:rPr>
        <w:t>Saudi Arabia earned the largest share of these earnings, $225 billion, representing 29 percent of total OPEC revenues.</w:t>
      </w:r>
    </w:p>
    <w:p w:rsidR="00E022F5" w:rsidRDefault="00E022F5" w:rsidP="00E022F5">
      <w:pPr>
        <w:pStyle w:val="Heading4"/>
      </w:pPr>
      <w:r>
        <w:t>(--) Instability can occur in Saudi Arabia:</w:t>
      </w:r>
    </w:p>
    <w:p w:rsidR="00E022F5" w:rsidRDefault="00E022F5" w:rsidP="00E022F5">
      <w:pPr>
        <w:ind w:left="360"/>
      </w:pPr>
      <w:r>
        <w:t xml:space="preserve">Rachel </w:t>
      </w:r>
      <w:r w:rsidRPr="005313FA">
        <w:rPr>
          <w:rStyle w:val="BoldUnderline"/>
        </w:rPr>
        <w:t>Bronson, 2/26/11</w:t>
      </w:r>
      <w:r>
        <w:t xml:space="preserve"> (vice president of programs and studies at the Chicago Council on Global Affairs, Washington Post,  "Could the next Mideast uprising happen in Saudi Arabia? ", http://www.washingtonpost.com/wp-dyn/content/article/2011/02/25/AR2011022506590.html)</w:t>
      </w:r>
    </w:p>
    <w:p w:rsidR="00E022F5" w:rsidRPr="002C6966" w:rsidRDefault="00E022F5" w:rsidP="00E022F5">
      <w:pPr>
        <w:rPr>
          <w:sz w:val="16"/>
        </w:rPr>
      </w:pPr>
      <w:r w:rsidRPr="002C6966">
        <w:rPr>
          <w:sz w:val="16"/>
        </w:rPr>
        <w:t xml:space="preserve">A shocked Saudi royal family watched helplessly as one of its members, directly in line to become king, claimed solidarity with the revolution and took up residence in Egypt for a few years. That prince, Talal bin Abdul Aziz al-Saud, a son of the kingdom's founder and a half-brother of the king, is now reintegrated into the Saudi elite - and on hand to remind the monarchy that it is not immune to regional revolts. </w:t>
      </w:r>
      <w:r w:rsidRPr="002C6966">
        <w:rPr>
          <w:rStyle w:val="StyleBoldUnderline"/>
        </w:rPr>
        <w:t xml:space="preserve">Unless problems facing Saudi Arabia are solved, what happened and is still happening in some Arab countries, including Bahrain, could spread to Saudi Arabia, even worse," </w:t>
      </w:r>
      <w:r w:rsidRPr="002C6966">
        <w:rPr>
          <w:sz w:val="16"/>
        </w:rPr>
        <w:t>Prince Talal recently told the BBC.</w:t>
      </w:r>
    </w:p>
    <w:p w:rsidR="00E022F5" w:rsidRDefault="00E022F5" w:rsidP="00E022F5">
      <w:r>
        <w:br w:type="page"/>
      </w:r>
    </w:p>
    <w:p w:rsidR="00E022F5" w:rsidRDefault="00E022F5" w:rsidP="00E022F5">
      <w:pPr>
        <w:pStyle w:val="Heading3"/>
      </w:pPr>
      <w:bookmarkStart w:id="133" w:name="_Toc301540655"/>
      <w:bookmarkStart w:id="134" w:name="_Toc335830421"/>
      <w:bookmarkStart w:id="135" w:name="_Toc349306979"/>
      <w:bookmarkStart w:id="136" w:name="_Toc360210079"/>
      <w:bookmarkStart w:id="137" w:name="_Toc360210177"/>
      <w:r>
        <w:t>Impacts: Saudi Arabia Extensions</w:t>
      </w:r>
      <w:bookmarkEnd w:id="133"/>
      <w:bookmarkEnd w:id="134"/>
      <w:bookmarkEnd w:id="135"/>
      <w:bookmarkEnd w:id="136"/>
      <w:bookmarkEnd w:id="137"/>
    </w:p>
    <w:p w:rsidR="00E022F5" w:rsidRDefault="00E022F5" w:rsidP="00E022F5">
      <w:pPr>
        <w:pStyle w:val="Heading4"/>
      </w:pPr>
      <w:r>
        <w:t xml:space="preserve">High oil prices check instability in Saudi Arabia:  </w:t>
      </w:r>
    </w:p>
    <w:p w:rsidR="00E022F5" w:rsidRDefault="00E022F5" w:rsidP="00E022F5">
      <w:pPr>
        <w:ind w:left="360"/>
      </w:pPr>
      <w:r>
        <w:t xml:space="preserve">Rachel </w:t>
      </w:r>
      <w:r w:rsidRPr="005313FA">
        <w:rPr>
          <w:rStyle w:val="BoldUnderline"/>
        </w:rPr>
        <w:t>Bronson, 2/26/11</w:t>
      </w:r>
      <w:r>
        <w:t xml:space="preserve"> (vice president of programs and studies at the Chicago Council on Global Affairs, Washington Post,  "Could the next Mideast uprising happen in Saudi Arabia? ", http://www.washingtonpost.com/wp-dyn/content/article/2011/02/25/AR2011022506590.html)</w:t>
      </w:r>
    </w:p>
    <w:p w:rsidR="00E022F5" w:rsidRPr="002C6966" w:rsidRDefault="00E022F5" w:rsidP="00E022F5">
      <w:pPr>
        <w:rPr>
          <w:sz w:val="16"/>
        </w:rPr>
      </w:pPr>
      <w:r w:rsidRPr="002C6966">
        <w:rPr>
          <w:sz w:val="16"/>
        </w:rPr>
        <w:t xml:space="preserve">Further emphasizing that concern, Saudi leaders were reportedly furious that the Obama administration ultimately supported regime change in Egypt, because of the precedent it could set. Before Egyptian President Hosni Mubarak left office, the Saudis offered to compensate his faltering regime for any withdrawal of U.S. economic assistance - aiming to undermine Washington's influence in Egypt and reduce its leverage. As Saudi leaders look across the region, they have reason to believe that they won't find themselves confronting revolutionaries at their own doorstep. The upheaval in Egypt, Libya, Bahrain and elsewhere is driven by popular revulsion with sclerotic, corrupt leadership. These countries do not have clear succession plans in place. They do have organized opposition movements, both inside and outside their borders, that are exploiting new means and technologies to challenge the governments. Their leaders are vulnerable to independent militaries. Their economies are weak, and educational opportunities are few. These conditions seem to be present in Saudi Arabia, too, but the country is different in some important ways. First, its economic situation is far better. Egypt's per capita gross domestic product is slightly more than $6,000, and Tunisia's is closer to $9,000. For Saudi Arabia, it is roughly $24,000 and climbing (up from $9,000 a little more than a decade ago). </w:t>
      </w:r>
      <w:r w:rsidRPr="002C6966">
        <w:rPr>
          <w:rStyle w:val="StyleBoldUnderline"/>
        </w:rPr>
        <w:t>The Saudi regime also has resources to spend on its people. Oil prices are high and rising. On Wednesday, the king announced massive social benefits packages totaling more than $35 billion and including unemployment relief, housing subsidies, funds to support study abroad and a raft of new job opportunities created by the state</w:t>
      </w:r>
      <w:r w:rsidRPr="002C6966">
        <w:rPr>
          <w:sz w:val="16"/>
        </w:rPr>
        <w:t>. Clearly the king is nervous, but he has goodies to spread around. Poverty is real in Saudi Arabia, but higher oil prices and slowly liberalizing economic policies help mask it. When I met then-Crown Prince Abdullah in 1999, he told a group of us that unemployment was "the number one national security problem that Saudi Arabia faced." He was right then and remains right now. According to an analysis by Banque Saudi Fransi, joblessness among Saudis under age 30 hovered around 30 percent in 2009. Still, many of the king's key policy decisions - joining the World Trade Organization, creating new cities with more liberal values, promoting education and particularly study abroad - have sought to solve these problems. The country may be on a very slow path toward modernization, but it is not sliding backward like many others in the Middle East.</w:t>
      </w:r>
    </w:p>
    <w:p w:rsidR="00E022F5" w:rsidRDefault="00E022F5" w:rsidP="00E022F5"/>
    <w:p w:rsidR="00E022F5" w:rsidRDefault="00E022F5" w:rsidP="00E022F5">
      <w:pPr>
        <w:rPr>
          <w:rFonts w:eastAsiaTheme="majorEastAsia" w:cstheme="majorBidi"/>
          <w:b/>
          <w:bCs/>
          <w:sz w:val="32"/>
          <w:u w:val="single"/>
        </w:rPr>
      </w:pPr>
    </w:p>
    <w:p w:rsidR="00E022F5" w:rsidRDefault="00E022F5" w:rsidP="00E022F5">
      <w:pPr>
        <w:pStyle w:val="Heading2"/>
      </w:pPr>
      <w:bookmarkStart w:id="138" w:name="_Toc335830423"/>
      <w:bookmarkStart w:id="139" w:name="_Toc349306981"/>
      <w:bookmarkStart w:id="140" w:name="_Toc360210080"/>
      <w:bookmarkStart w:id="141" w:name="_Toc360210178"/>
      <w:r>
        <w:t xml:space="preserve">Russian Oil </w:t>
      </w:r>
      <w:bookmarkEnd w:id="138"/>
      <w:bookmarkEnd w:id="139"/>
      <w:r>
        <w:t>AFF Answers #1</w:t>
      </w:r>
      <w:bookmarkEnd w:id="140"/>
      <w:bookmarkEnd w:id="141"/>
    </w:p>
    <w:p w:rsidR="00E022F5" w:rsidRDefault="00E022F5" w:rsidP="00E022F5">
      <w:pPr>
        <w:pStyle w:val="Heading3"/>
      </w:pPr>
      <w:bookmarkStart w:id="142" w:name="_Toc360210081"/>
      <w:bookmarkStart w:id="143" w:name="_Toc360210179"/>
      <w:r>
        <w:t>2ac AFF Answers</w:t>
      </w:r>
      <w:bookmarkEnd w:id="142"/>
      <w:bookmarkEnd w:id="143"/>
    </w:p>
    <w:p w:rsidR="00E022F5" w:rsidRDefault="00E022F5" w:rsidP="00E022F5">
      <w:pPr>
        <w:pStyle w:val="Heading4"/>
      </w:pPr>
      <w:r>
        <w:t>Non-Unique:  Russia’s economy is weak now.</w:t>
      </w:r>
    </w:p>
    <w:p w:rsidR="00E022F5" w:rsidRDefault="00E022F5" w:rsidP="00E022F5">
      <w:pPr>
        <w:pStyle w:val="StyleStyleStyleCNA9ptBefore1pt8ptPatternClear"/>
        <w:spacing w:before="0" w:line="240" w:lineRule="auto"/>
        <w:ind w:left="216" w:firstLine="0"/>
        <w:rPr>
          <w:sz w:val="24"/>
          <w:szCs w:val="24"/>
        </w:rPr>
      </w:pPr>
      <w:r>
        <w:rPr>
          <w:sz w:val="24"/>
          <w:szCs w:val="24"/>
        </w:rPr>
        <w:t xml:space="preserve">Alexander </w:t>
      </w:r>
      <w:r w:rsidRPr="008737C1">
        <w:rPr>
          <w:rStyle w:val="StyleStyleBold12pt"/>
        </w:rPr>
        <w:t>Kolyandr</w:t>
      </w:r>
      <w:r>
        <w:rPr>
          <w:sz w:val="24"/>
          <w:szCs w:val="24"/>
        </w:rPr>
        <w:t>, 6/21/20</w:t>
      </w:r>
      <w:r w:rsidRPr="008737C1">
        <w:rPr>
          <w:rStyle w:val="StyleStyleBold12pt"/>
        </w:rPr>
        <w:t>13</w:t>
      </w:r>
      <w:r>
        <w:rPr>
          <w:sz w:val="24"/>
          <w:szCs w:val="24"/>
        </w:rPr>
        <w:t xml:space="preserve"> (staff writer, “IMF Says Stimulus Won't Help Russia's Growth,” </w:t>
      </w:r>
      <w:hyperlink r:id="rId73" w:history="1">
        <w:r w:rsidRPr="003027C7">
          <w:rPr>
            <w:rStyle w:val="Hyperlink"/>
            <w:sz w:val="24"/>
            <w:szCs w:val="24"/>
          </w:rPr>
          <w:t>http://www.nasdaq.com/article/imf-says-stimulus-wont-help-russias-growth-20130621-00437</w:t>
        </w:r>
      </w:hyperlink>
      <w:r>
        <w:rPr>
          <w:sz w:val="24"/>
          <w:szCs w:val="24"/>
        </w:rPr>
        <w:t>, Accessed 6/23/2013, rwg)</w:t>
      </w:r>
    </w:p>
    <w:p w:rsidR="00E022F5" w:rsidRPr="008737C1" w:rsidRDefault="00E022F5" w:rsidP="00E022F5">
      <w:pPr>
        <w:pStyle w:val="StyleStyleStyleCNA9ptBefore1pt8ptPatternClear"/>
        <w:spacing w:before="0" w:line="240" w:lineRule="auto"/>
        <w:ind w:left="216" w:firstLine="0"/>
        <w:rPr>
          <w:rStyle w:val="StyleBoldUnderline"/>
        </w:rPr>
      </w:pPr>
      <w:r w:rsidRPr="008737C1">
        <w:rPr>
          <w:rStyle w:val="StyleBoldUnderline"/>
          <w:highlight w:val="yellow"/>
        </w:rPr>
        <w:t>Russia's economy is expected to grow 2.4% this year, a far cry from the previous decade's average growth of about 7% and the 5% annual growth Mr. Putin sets as a long-term target.</w:t>
      </w:r>
    </w:p>
    <w:p w:rsidR="00E022F5" w:rsidRDefault="00E022F5" w:rsidP="00E022F5">
      <w:pPr>
        <w:pStyle w:val="StyleStyleStyleCNA9ptBefore1pt8ptPatternClear"/>
        <w:spacing w:before="0" w:line="240" w:lineRule="auto"/>
        <w:ind w:left="216" w:firstLine="0"/>
        <w:rPr>
          <w:sz w:val="24"/>
          <w:szCs w:val="24"/>
        </w:rPr>
      </w:pPr>
      <w:r>
        <w:rPr>
          <w:sz w:val="24"/>
          <w:szCs w:val="24"/>
        </w:rPr>
        <w:t xml:space="preserve">"There is no question in my mind that Russia could have 5% growth," said Mr. Lipton. To get there, he said, the country's investment to gross domestic product ratio must rise to 25% from the current 22%.  </w:t>
      </w:r>
      <w:r w:rsidRPr="008737C1">
        <w:rPr>
          <w:rStyle w:val="StyleBoldUnderline"/>
          <w:highlight w:val="yellow"/>
        </w:rPr>
        <w:t>To increase investment, he said Russia needs a better banking system, a better regulatory environment and better property rights' protection</w:t>
      </w:r>
      <w:r>
        <w:rPr>
          <w:sz w:val="24"/>
          <w:szCs w:val="24"/>
        </w:rPr>
        <w:t>.</w:t>
      </w:r>
    </w:p>
    <w:p w:rsidR="00E022F5" w:rsidRDefault="00E022F5" w:rsidP="00E022F5">
      <w:pPr>
        <w:pStyle w:val="Heading4"/>
      </w:pPr>
      <w:r>
        <w:t>Investors, not oil prices, key to Russia’s economy:</w:t>
      </w:r>
    </w:p>
    <w:p w:rsidR="00E022F5" w:rsidRDefault="00E022F5" w:rsidP="00E022F5">
      <w:pPr>
        <w:ind w:firstLine="720"/>
      </w:pPr>
      <w:r>
        <w:t xml:space="preserve">Katya </w:t>
      </w:r>
      <w:r w:rsidRPr="00852CF0">
        <w:rPr>
          <w:rStyle w:val="StyleStyleBold12pt"/>
        </w:rPr>
        <w:t>Soldak, 1/28/2013</w:t>
      </w:r>
      <w:r>
        <w:t xml:space="preserve"> (staff writer, “Russia Seeks Investors,”</w:t>
      </w:r>
    </w:p>
    <w:p w:rsidR="00E022F5" w:rsidRDefault="00E022F5" w:rsidP="00E022F5">
      <w:pPr>
        <w:ind w:left="720"/>
      </w:pPr>
      <w:hyperlink r:id="rId74" w:history="1">
        <w:r w:rsidRPr="00594703">
          <w:rPr>
            <w:rStyle w:val="Hyperlink"/>
          </w:rPr>
          <w:t>http://www.forbes.com/sites/katyasoldak/2013/01/28/desperately-seeking-investors/</w:t>
        </w:r>
      </w:hyperlink>
      <w:r>
        <w:t>, Accessed 2/22/2013, rwg)</w:t>
      </w:r>
    </w:p>
    <w:p w:rsidR="00E022F5" w:rsidRDefault="00E022F5" w:rsidP="00E022F5">
      <w:pPr>
        <w:rPr>
          <w:sz w:val="14"/>
        </w:rPr>
      </w:pPr>
      <w:r w:rsidRPr="00852CF0">
        <w:rPr>
          <w:rStyle w:val="StyleBoldUnderline"/>
          <w:highlight w:val="yellow"/>
        </w:rPr>
        <w:t>Despite the Russian economy’s growth of 3.5 percent last year, there have been suggestions that it might slow</w:t>
      </w:r>
      <w:r w:rsidRPr="00852CF0">
        <w:rPr>
          <w:sz w:val="14"/>
        </w:rPr>
        <w:t xml:space="preserve">. The panel of economic experts discussed a few possible scenarios for Russia at the World Economic Forum in Davos, and Russia’s prime minister, Dmitry Medvedev, has responded. </w:t>
      </w:r>
      <w:r w:rsidRPr="00852CF0">
        <w:rPr>
          <w:rStyle w:val="StyleBoldUnderline"/>
          <w:highlight w:val="yellow"/>
        </w:rPr>
        <w:t>While the world is concerned about the possibility of oil prices dropping and lack of structural reforms and good governance in Russia,</w:t>
      </w:r>
      <w:r w:rsidRPr="00852CF0">
        <w:rPr>
          <w:sz w:val="14"/>
        </w:rPr>
        <w:t xml:space="preserve"> according to the prime minister, </w:t>
      </w:r>
      <w:r w:rsidRPr="00852CF0">
        <w:rPr>
          <w:rStyle w:val="StyleBoldUnderline"/>
          <w:highlight w:val="yellow"/>
        </w:rPr>
        <w:t xml:space="preserve">it’s mostly </w:t>
      </w:r>
      <w:r w:rsidRPr="00852CF0">
        <w:rPr>
          <w:rStyle w:val="Emphasis"/>
          <w:highlight w:val="yellow"/>
        </w:rPr>
        <w:t>large, foreign, strategic investors</w:t>
      </w:r>
      <w:r w:rsidRPr="00852CF0">
        <w:rPr>
          <w:rStyle w:val="StyleBoldUnderline"/>
          <w:highlight w:val="yellow"/>
        </w:rPr>
        <w:t xml:space="preserve"> Russia needs to sustain its economic growth.</w:t>
      </w:r>
      <w:r w:rsidRPr="00852CF0">
        <w:rPr>
          <w:rStyle w:val="StyleBoldUnderline"/>
          <w:sz w:val="12"/>
        </w:rPr>
        <w:t>¶</w:t>
      </w:r>
      <w:r w:rsidRPr="00852CF0">
        <w:rPr>
          <w:sz w:val="14"/>
        </w:rPr>
        <w:t xml:space="preserve"> Russia's prime minister Dmitry Medvedev and Klaus Schwab of the WEF; Copyright: the World Economic Forum in Davos</w:t>
      </w:r>
      <w:r w:rsidRPr="00852CF0">
        <w:rPr>
          <w:sz w:val="12"/>
        </w:rPr>
        <w:t>¶</w:t>
      </w:r>
      <w:r w:rsidRPr="00852CF0">
        <w:rPr>
          <w:sz w:val="14"/>
        </w:rPr>
        <w:t xml:space="preserve"> </w:t>
      </w:r>
      <w:r w:rsidRPr="00852CF0">
        <w:rPr>
          <w:rStyle w:val="StyleBoldUnderline"/>
          <w:highlight w:val="yellow"/>
        </w:rPr>
        <w:t>The investors are not in a rush to work with Russia, partially because the territory is still somewhat unknown and the important characteristics – such as the ease of doing business, the corruption index – has yet to improve</w:t>
      </w:r>
      <w:r w:rsidRPr="00852CF0">
        <w:rPr>
          <w:sz w:val="14"/>
        </w:rPr>
        <w:t>. Medvedev made it clear during his speech in Davos, as Russia is preparing to host G20 summit in 2013, that Russia doesn’t believe its economy will slow, Russia’s governance is fine and the country is mostly in need of strategic foreign investors.</w:t>
      </w:r>
    </w:p>
    <w:p w:rsidR="00E022F5" w:rsidRDefault="00E022F5" w:rsidP="00E022F5">
      <w:pPr>
        <w:pStyle w:val="Heading4"/>
      </w:pPr>
      <w:r>
        <w:t>Turn:  declining oil prices bolster Russian reforms and boosts labor productivity:</w:t>
      </w:r>
    </w:p>
    <w:p w:rsidR="00E022F5" w:rsidRDefault="00E022F5" w:rsidP="00E022F5">
      <w:pPr>
        <w:ind w:left="720"/>
      </w:pPr>
      <w:r>
        <w:t xml:space="preserve">GREGORY L. </w:t>
      </w:r>
      <w:r w:rsidRPr="00852CF0">
        <w:rPr>
          <w:rStyle w:val="StyleStyleBold12pt"/>
        </w:rPr>
        <w:t>WHITE, 2/20/2013</w:t>
      </w:r>
      <w:r>
        <w:t xml:space="preserve"> (staff writer, “Russia Plans Transport Spending to Boost Growth,”   </w:t>
      </w:r>
      <w:hyperlink r:id="rId75" w:history="1">
        <w:r w:rsidRPr="00594703">
          <w:rPr>
            <w:rStyle w:val="Hyperlink"/>
          </w:rPr>
          <w:t>http://online.wsj.com/article/SB100014241278873238643045 78315870684887926.html?mod=googlenews_wsj</w:t>
        </w:r>
      </w:hyperlink>
      <w:r>
        <w:t>, Accessed 2/22/2013, rwg)</w:t>
      </w:r>
    </w:p>
    <w:p w:rsidR="00E022F5" w:rsidRPr="00852CF0" w:rsidRDefault="00E022F5" w:rsidP="00E022F5">
      <w:pPr>
        <w:rPr>
          <w:sz w:val="16"/>
        </w:rPr>
      </w:pPr>
      <w:r w:rsidRPr="00852CF0">
        <w:rPr>
          <w:sz w:val="16"/>
        </w:rPr>
        <w:t xml:space="preserve">Boosting growth rates will require further steps to draw foreign capital, he said, as well as to improve the business environment. </w:t>
      </w:r>
      <w:r w:rsidRPr="00852CF0">
        <w:rPr>
          <w:rStyle w:val="StyleBoldUnderline"/>
          <w:highlight w:val="yellow"/>
        </w:rPr>
        <w:t xml:space="preserve">The quick rebound in oil prices after the 2008 global financial crisis meant "everybody relaxed," and </w:t>
      </w:r>
      <w:r w:rsidRPr="00852CF0">
        <w:rPr>
          <w:rStyle w:val="Emphasis"/>
          <w:highlight w:val="yellow"/>
        </w:rPr>
        <w:t>much-needed reforms were shelved</w:t>
      </w:r>
      <w:r w:rsidRPr="00852CF0">
        <w:rPr>
          <w:sz w:val="16"/>
        </w:rPr>
        <w:t xml:space="preserve">, he said. "Now, </w:t>
      </w:r>
      <w:r w:rsidRPr="00852CF0">
        <w:rPr>
          <w:rStyle w:val="StyleBoldUnderline"/>
          <w:highlight w:val="yellow"/>
        </w:rPr>
        <w:t>although it may sound harsh, I think that if there's another sharp contraction, that could be healthy for Russia,"</w:t>
      </w:r>
      <w:r w:rsidRPr="00852CF0">
        <w:rPr>
          <w:sz w:val="16"/>
        </w:rPr>
        <w:t xml:space="preserve"> he said. </w:t>
      </w:r>
      <w:r w:rsidRPr="00852CF0">
        <w:rPr>
          <w:rStyle w:val="StyleBoldUnderline"/>
          <w:highlight w:val="yellow"/>
        </w:rPr>
        <w:t>"That would give us a chance to think hard about cutting budgetary spending and boosting labor productivity."</w:t>
      </w:r>
    </w:p>
    <w:p w:rsidR="00E022F5" w:rsidRDefault="00E022F5" w:rsidP="00E022F5">
      <w:pPr>
        <w:pStyle w:val="Heading4"/>
      </w:pPr>
      <w:r>
        <w:t>(--) Lack of new fields and advanced techniques will stifle Russian oil growth:</w:t>
      </w:r>
    </w:p>
    <w:p w:rsidR="00E022F5" w:rsidRDefault="00E022F5" w:rsidP="00E022F5">
      <w:pPr>
        <w:ind w:left="720"/>
      </w:pPr>
      <w:r>
        <w:t xml:space="preserve">Richard </w:t>
      </w:r>
      <w:r w:rsidRPr="00064BE0">
        <w:rPr>
          <w:rStyle w:val="StyleStyleBold12pt"/>
        </w:rPr>
        <w:t>Weitz, 1/29/2013</w:t>
      </w:r>
      <w:r>
        <w:t xml:space="preserve"> (staff writer, “Global Insights: Oil Sector a Challenge for Russia, Opportunity for U.S.” </w:t>
      </w:r>
      <w:hyperlink r:id="rId76" w:history="1">
        <w:r w:rsidRPr="00594703">
          <w:rPr>
            <w:rStyle w:val="Hyperlink"/>
          </w:rPr>
          <w:t>http://www.worldpoliticsreview.com/articles/12672/global-insights-oil-sector-a-challenge-for-russia-opportunity-for-u-s</w:t>
        </w:r>
      </w:hyperlink>
      <w:r>
        <w:t>, Accessed 2/22/2013, rwg)</w:t>
      </w:r>
    </w:p>
    <w:p w:rsidR="00E022F5" w:rsidRPr="00064BE0" w:rsidRDefault="00E022F5" w:rsidP="00E022F5">
      <w:pPr>
        <w:rPr>
          <w:sz w:val="16"/>
        </w:rPr>
      </w:pPr>
      <w:r w:rsidRPr="00064BE0">
        <w:rPr>
          <w:rStyle w:val="StyleBoldUnderline"/>
          <w:highlight w:val="yellow"/>
        </w:rPr>
        <w:t>Russian oil production may continue to rise for a few more years, but without new fields entering operation, or the application of more-sophisticated production techniques to the existing fields, Russian oil production is expected to decline starting around 2015</w:t>
      </w:r>
      <w:r w:rsidRPr="00064BE0">
        <w:rPr>
          <w:sz w:val="16"/>
        </w:rPr>
        <w:t>, with steady decreases after that. Production could fall to as low as 8 million bpd by 2020.</w:t>
      </w:r>
    </w:p>
    <w:p w:rsidR="00E022F5" w:rsidRPr="002A01B3" w:rsidRDefault="00E022F5" w:rsidP="00E022F5">
      <w:pPr>
        <w:pStyle w:val="Heading4"/>
        <w:rPr>
          <w:rStyle w:val="StyleStyleBold12pt"/>
          <w:b/>
        </w:rPr>
      </w:pPr>
      <w:r w:rsidRPr="002A01B3">
        <w:rPr>
          <w:rStyle w:val="StyleStyleBold12pt"/>
          <w:b/>
        </w:rPr>
        <w:t>China is key to world oil demand, not the US:</w:t>
      </w:r>
    </w:p>
    <w:p w:rsidR="00E022F5" w:rsidRDefault="00E022F5" w:rsidP="00E022F5">
      <w:pPr>
        <w:ind w:left="720"/>
      </w:pPr>
      <w:r w:rsidRPr="00064BE0">
        <w:rPr>
          <w:rStyle w:val="StyleStyleBold12pt"/>
        </w:rPr>
        <w:t>Russia Times, 2/13/2013</w:t>
      </w:r>
      <w:r>
        <w:t xml:space="preserve"> (“IEA sees oil demand lower in 2013,” </w:t>
      </w:r>
      <w:hyperlink r:id="rId77" w:history="1">
        <w:r w:rsidRPr="00594703">
          <w:rPr>
            <w:rStyle w:val="Hyperlink"/>
          </w:rPr>
          <w:t>http://rt.com/business/iea-oil-china-usa-098/</w:t>
        </w:r>
      </w:hyperlink>
      <w:r>
        <w:t>, Accessed 2/22/2013, rwg)</w:t>
      </w:r>
    </w:p>
    <w:p w:rsidR="00E022F5" w:rsidRPr="00064BE0" w:rsidRDefault="00E022F5" w:rsidP="00E022F5">
      <w:pPr>
        <w:rPr>
          <w:sz w:val="16"/>
        </w:rPr>
      </w:pPr>
      <w:r w:rsidRPr="00064BE0">
        <w:rPr>
          <w:rStyle w:val="StyleBoldUnderline"/>
          <w:highlight w:val="yellow"/>
        </w:rPr>
        <w:t>The report from the Paris based body came a day after OPEC projected higher oil demand in 2013,</w:t>
      </w:r>
      <w:r w:rsidRPr="00064BE0">
        <w:rPr>
          <w:sz w:val="16"/>
        </w:rPr>
        <w:t xml:space="preserve"> expecting to see it as high as at 89.6mbd, up by 80,000bd. </w:t>
      </w:r>
      <w:r w:rsidRPr="00064BE0">
        <w:rPr>
          <w:rStyle w:val="StyleBoldUnderline"/>
          <w:highlight w:val="yellow"/>
        </w:rPr>
        <w:t xml:space="preserve">The club of major oil exporters saw </w:t>
      </w:r>
      <w:r w:rsidRPr="00064BE0">
        <w:rPr>
          <w:rStyle w:val="Emphasis"/>
          <w:highlight w:val="yellow"/>
        </w:rPr>
        <w:t>China as the main powerhouse</w:t>
      </w:r>
      <w:r w:rsidRPr="00064BE0">
        <w:rPr>
          <w:rStyle w:val="StyleBoldUnderline"/>
          <w:highlight w:val="yellow"/>
        </w:rPr>
        <w:t xml:space="preserve"> triggering </w:t>
      </w:r>
      <w:r w:rsidRPr="00064BE0">
        <w:rPr>
          <w:rStyle w:val="Emphasis"/>
          <w:highlight w:val="yellow"/>
        </w:rPr>
        <w:t>global growth in oil demand</w:t>
      </w:r>
      <w:r w:rsidRPr="00064BE0">
        <w:rPr>
          <w:rStyle w:val="StyleBoldUnderline"/>
          <w:highlight w:val="yellow"/>
        </w:rPr>
        <w:t>.</w:t>
      </w:r>
    </w:p>
    <w:p w:rsidR="00E022F5" w:rsidRDefault="00E022F5" w:rsidP="00E022F5">
      <w:pPr>
        <w:pStyle w:val="Heading4"/>
      </w:pPr>
      <w:r>
        <w:t>(--) Russian economy resilient:</w:t>
      </w:r>
    </w:p>
    <w:p w:rsidR="00E022F5" w:rsidRDefault="00E022F5" w:rsidP="00E022F5">
      <w:pPr>
        <w:ind w:left="360"/>
      </w:pPr>
      <w:r>
        <w:t xml:space="preserve">Daniel </w:t>
      </w:r>
      <w:r w:rsidRPr="00EC2B5B">
        <w:rPr>
          <w:rFonts w:ascii="Arial Narrow" w:hAnsi="Arial Narrow"/>
          <w:b/>
          <w:u w:val="thick"/>
          <w:lang w:bidi="en-US"/>
        </w:rPr>
        <w:t>Bergvall, 6/12/2012</w:t>
      </w:r>
      <w:r>
        <w:t xml:space="preserve"> (staff writer, “Russia:  Resilient so far,” Accessed 8/17/2012 at </w:t>
      </w:r>
      <w:hyperlink r:id="rId78" w:history="1">
        <w:r w:rsidRPr="00E56592">
          <w:rPr>
            <w:rStyle w:val="Hyperlink"/>
          </w:rPr>
          <w:t>http://www.scribd.com/doc/96797299/SEB-report-Russia-resilient-so-far</w:t>
        </w:r>
      </w:hyperlink>
      <w:r>
        <w:t>, rwg)</w:t>
      </w:r>
    </w:p>
    <w:p w:rsidR="00E022F5" w:rsidRDefault="00E022F5" w:rsidP="00E022F5">
      <w:pPr>
        <w:rPr>
          <w:sz w:val="16"/>
        </w:rPr>
      </w:pPr>
      <w:r w:rsidRPr="002A01B3">
        <w:rPr>
          <w:rStyle w:val="StyleBoldUnderline"/>
          <w:highlight w:val="yellow"/>
        </w:rPr>
        <w:t xml:space="preserve">Even though Russia is not immune to the crises in the euro zone, </w:t>
      </w:r>
      <w:r w:rsidRPr="002A01B3">
        <w:rPr>
          <w:rStyle w:val="Emphasis"/>
          <w:highlight w:val="yellow"/>
        </w:rPr>
        <w:t>the economy has been resilient</w:t>
      </w:r>
      <w:r w:rsidRPr="002A01B3">
        <w:rPr>
          <w:rStyle w:val="StyleBoldUnderline"/>
          <w:highlight w:val="yellow"/>
        </w:rPr>
        <w:t xml:space="preserve"> so far</w:t>
      </w:r>
      <w:r w:rsidRPr="002A01B3">
        <w:rPr>
          <w:sz w:val="16"/>
          <w:highlight w:val="yellow"/>
        </w:rPr>
        <w:t>.</w:t>
      </w:r>
      <w:r w:rsidRPr="00EC2B5B">
        <w:rPr>
          <w:sz w:val="16"/>
        </w:rPr>
        <w:t xml:space="preserve">  GDP growth during Q1 2012 came in at a strong 4.9% compared to a year earlier (Chart 1) and indicators do not point to an imminent weakening (Chart 2).</w:t>
      </w:r>
    </w:p>
    <w:p w:rsidR="00E022F5" w:rsidRDefault="00E022F5" w:rsidP="00E022F5">
      <w:pPr>
        <w:pStyle w:val="Heading4"/>
      </w:pPr>
      <w:r>
        <w:t>(--) No US-Russian war:</w:t>
      </w:r>
    </w:p>
    <w:p w:rsidR="00E022F5" w:rsidRPr="005A3718" w:rsidRDefault="00E022F5" w:rsidP="00E022F5">
      <w:pPr>
        <w:ind w:firstLine="360"/>
        <w:rPr>
          <w:sz w:val="16"/>
          <w:bdr w:val="single" w:sz="4" w:space="0" w:color="auto"/>
        </w:rPr>
      </w:pPr>
      <w:r w:rsidRPr="005A3718">
        <w:rPr>
          <w:b/>
          <w:highlight w:val="yellow"/>
          <w:bdr w:val="single" w:sz="4" w:space="0" w:color="auto"/>
        </w:rPr>
        <w:t>Perry, et al 9</w:t>
      </w:r>
    </w:p>
    <w:p w:rsidR="00E022F5" w:rsidRPr="005A3718" w:rsidRDefault="00E022F5" w:rsidP="00E022F5">
      <w:pPr>
        <w:ind w:left="360"/>
        <w:rPr>
          <w:sz w:val="16"/>
          <w:szCs w:val="16"/>
        </w:rPr>
      </w:pPr>
      <w:r w:rsidRPr="005A3718">
        <w:rPr>
          <w:sz w:val="16"/>
          <w:szCs w:val="16"/>
        </w:rPr>
        <w:t xml:space="preserve">(William J. (former United States Secretary of Defense, America’s Strategic Posture The Final Report of the Congressional Commission on the Strategic Posture of the United States, </w:t>
      </w:r>
      <w:hyperlink r:id="rId79" w:history="1">
        <w:r w:rsidRPr="005A3718">
          <w:rPr>
            <w:rStyle w:val="Hyperlink"/>
            <w:sz w:val="16"/>
            <w:szCs w:val="16"/>
          </w:rPr>
          <w:t>http://media.usip.org/reports/strat_posture_report.pdf</w:t>
        </w:r>
      </w:hyperlink>
      <w:r w:rsidRPr="005A3718">
        <w:rPr>
          <w:sz w:val="16"/>
          <w:szCs w:val="16"/>
        </w:rPr>
        <w:t>)</w:t>
      </w:r>
    </w:p>
    <w:p w:rsidR="00E022F5" w:rsidRDefault="00E022F5" w:rsidP="00E022F5">
      <w:pPr>
        <w:rPr>
          <w:sz w:val="16"/>
        </w:rPr>
      </w:pPr>
      <w:r w:rsidRPr="005A3718">
        <w:rPr>
          <w:u w:val="single"/>
        </w:rPr>
        <w:t>It is important</w:t>
      </w:r>
      <w:r w:rsidRPr="005A3718">
        <w:rPr>
          <w:sz w:val="16"/>
        </w:rPr>
        <w:t xml:space="preserve">, moreover, </w:t>
      </w:r>
      <w:r w:rsidRPr="005A3718">
        <w:rPr>
          <w:u w:val="single"/>
        </w:rPr>
        <w:t xml:space="preserve">to bear in mind that despite our many disappointments, </w:t>
      </w:r>
      <w:r w:rsidRPr="00336A23">
        <w:rPr>
          <w:highlight w:val="yellow"/>
          <w:u w:val="single"/>
        </w:rPr>
        <w:t>Russia has not returned to the role of the Soviet Union as a global challenger to the United States.</w:t>
      </w:r>
      <w:r w:rsidRPr="005A3718">
        <w:rPr>
          <w:u w:val="single"/>
        </w:rPr>
        <w:t xml:space="preserve"> It is not amassing military forces along its borders in readiness for an invasion of Europe.  Although Russia is strengthening its nuclear forces, it does not appear to be seeking overall nuclear supremacy. Indeed, </w:t>
      </w:r>
      <w:r w:rsidRPr="00336A23">
        <w:rPr>
          <w:highlight w:val="yellow"/>
          <w:u w:val="single"/>
        </w:rPr>
        <w:t>its focus is largely on its domestic economic transformation and its near-abroad</w:t>
      </w:r>
      <w:r w:rsidRPr="005A3718">
        <w:rPr>
          <w:sz w:val="16"/>
        </w:rPr>
        <w:t xml:space="preserve">, where there are many challenges but also some opportunities for cooperation with the West. </w:t>
      </w:r>
      <w:r w:rsidRPr="00336A23">
        <w:rPr>
          <w:highlight w:val="yellow"/>
          <w:u w:val="single"/>
        </w:rPr>
        <w:t xml:space="preserve">The risk of direct military confrontation between the United States and Russia is </w:t>
      </w:r>
      <w:r w:rsidRPr="00336A23">
        <w:rPr>
          <w:b/>
          <w:highlight w:val="yellow"/>
          <w:u w:val="single"/>
        </w:rPr>
        <w:t>much lower than during the Cold War</w:t>
      </w:r>
      <w:r w:rsidRPr="00336A23">
        <w:rPr>
          <w:highlight w:val="yellow"/>
          <w:u w:val="single"/>
        </w:rPr>
        <w:t>.</w:t>
      </w:r>
      <w:r w:rsidRPr="005A3718">
        <w:rPr>
          <w:sz w:val="16"/>
        </w:rPr>
        <w:t xml:space="preserve"> </w:t>
      </w:r>
    </w:p>
    <w:p w:rsidR="00E022F5" w:rsidRDefault="00E022F5" w:rsidP="00E022F5">
      <w:pPr>
        <w:pStyle w:val="Heading3"/>
      </w:pPr>
      <w:bookmarkStart w:id="144" w:name="_Toc360210082"/>
      <w:bookmarkStart w:id="145" w:name="_Toc360210180"/>
      <w:r>
        <w:t>1ar:  Russia’s Economy is Weak Now</w:t>
      </w:r>
      <w:bookmarkEnd w:id="144"/>
      <w:bookmarkEnd w:id="145"/>
    </w:p>
    <w:p w:rsidR="00E022F5" w:rsidRDefault="00E022F5" w:rsidP="00E022F5">
      <w:pPr>
        <w:pStyle w:val="Heading4"/>
      </w:pPr>
      <w:r>
        <w:t>Russia’s economy is stagnating now.</w:t>
      </w:r>
    </w:p>
    <w:p w:rsidR="00E022F5" w:rsidRDefault="00E022F5" w:rsidP="00E022F5">
      <w:pPr>
        <w:pStyle w:val="StyleStyleStyleCNA9ptBefore1pt8ptPatternClear"/>
        <w:spacing w:before="0" w:line="240" w:lineRule="auto"/>
        <w:ind w:left="216" w:firstLine="0"/>
        <w:rPr>
          <w:sz w:val="24"/>
          <w:szCs w:val="24"/>
        </w:rPr>
      </w:pPr>
      <w:r w:rsidRPr="008737C1">
        <w:rPr>
          <w:rStyle w:val="StyleStyleBold12pt"/>
        </w:rPr>
        <w:t>ECONOMIC TIMES</w:t>
      </w:r>
      <w:r w:rsidRPr="002A01B3">
        <w:rPr>
          <w:sz w:val="24"/>
          <w:szCs w:val="24"/>
        </w:rPr>
        <w:t>, Apr. 12, 20</w:t>
      </w:r>
      <w:r w:rsidRPr="008737C1">
        <w:rPr>
          <w:rStyle w:val="StyleStyleBold12pt"/>
        </w:rPr>
        <w:t>13</w:t>
      </w:r>
      <w:r w:rsidRPr="002A01B3">
        <w:rPr>
          <w:sz w:val="24"/>
          <w:szCs w:val="24"/>
        </w:rPr>
        <w:t xml:space="preserve">.  Retrieved Apr. 21, 2013 from </w:t>
      </w:r>
    </w:p>
    <w:p w:rsidR="00E022F5" w:rsidRDefault="00E022F5" w:rsidP="00E022F5">
      <w:pPr>
        <w:pStyle w:val="StyleStyleStyleCNA9ptBefore1pt8ptPatternClear"/>
        <w:spacing w:before="0" w:line="240" w:lineRule="auto"/>
        <w:ind w:left="216" w:firstLine="0"/>
        <w:rPr>
          <w:sz w:val="24"/>
          <w:szCs w:val="24"/>
        </w:rPr>
      </w:pPr>
      <w:r w:rsidRPr="002A01B3">
        <w:rPr>
          <w:sz w:val="24"/>
          <w:szCs w:val="24"/>
        </w:rPr>
        <w:t xml:space="preserve">http://articles.economictimes.indiatimes.com/2013-04-12/news/38491378_1_russian-economy-economy-minister-andrei-belousov-growth-forecast  </w:t>
      </w:r>
      <w:r w:rsidRPr="008737C1">
        <w:rPr>
          <w:rStyle w:val="StyleBoldUnderline"/>
          <w:highlight w:val="yellow"/>
        </w:rPr>
        <w:t>A year after Vladimir Putin returned to the Kremlin with calls for a "new economy" to boost investment and shake up state-run industries, Russia's $2.1 trillion economy is close to stagnating.¶ The Economy Ministry on Thursday cut its growth forecast for this year by a third to 2.4 per cent, which would be Russia's worst showing since 2009</w:t>
      </w:r>
      <w:r w:rsidRPr="002A01B3">
        <w:rPr>
          <w:sz w:val="24"/>
          <w:szCs w:val="24"/>
        </w:rPr>
        <w:t>, when the economy contracted sharply as a result of the global financial crisis.</w:t>
      </w:r>
    </w:p>
    <w:p w:rsidR="00E022F5" w:rsidRPr="002A01B3" w:rsidRDefault="00E022F5" w:rsidP="00E022F5">
      <w:pPr>
        <w:pStyle w:val="Heading4"/>
      </w:pPr>
      <w:r>
        <w:t>Lack of investment is undermining Russia’s economy.</w:t>
      </w:r>
    </w:p>
    <w:p w:rsidR="00E022F5" w:rsidRDefault="00E022F5" w:rsidP="00E022F5">
      <w:pPr>
        <w:pStyle w:val="StyleStyleStyleCNA9ptBefore1pt8ptPatternClear"/>
        <w:spacing w:before="0" w:line="240" w:lineRule="auto"/>
        <w:ind w:left="216" w:firstLine="0"/>
        <w:rPr>
          <w:sz w:val="24"/>
          <w:szCs w:val="24"/>
        </w:rPr>
      </w:pPr>
      <w:r w:rsidRPr="008737C1">
        <w:rPr>
          <w:rStyle w:val="StyleStyleBold12pt"/>
        </w:rPr>
        <w:t>ECONOMIC TIMES</w:t>
      </w:r>
      <w:r w:rsidRPr="002A01B3">
        <w:rPr>
          <w:sz w:val="24"/>
          <w:szCs w:val="24"/>
        </w:rPr>
        <w:t>, Apr. 12, 20</w:t>
      </w:r>
      <w:r w:rsidRPr="008737C1">
        <w:rPr>
          <w:rStyle w:val="StyleStyleBold12pt"/>
        </w:rPr>
        <w:t>13</w:t>
      </w:r>
      <w:r w:rsidRPr="002A01B3">
        <w:rPr>
          <w:sz w:val="24"/>
          <w:szCs w:val="24"/>
        </w:rPr>
        <w:t xml:space="preserve">.  Retrieved Apr. 21, 2013 from http://articles.economictimes.indiatimes.com/2013-04-12/news/38491378_1_russian-economy-economy-minister-andrei-belousov-growth-forecast  </w:t>
      </w:r>
      <w:r w:rsidRPr="008737C1">
        <w:rPr>
          <w:rStyle w:val="StyleBoldUnderline"/>
          <w:highlight w:val="yellow"/>
        </w:rPr>
        <w:t>Russia's GDP grew at around 1 per cent in the first quarter, weighed down by lacklustre investment and a decline in exports of strategic commodities such as natural gas that were hit by a slump in the European market</w:t>
      </w:r>
      <w:r w:rsidRPr="002A01B3">
        <w:rPr>
          <w:sz w:val="24"/>
          <w:szCs w:val="24"/>
        </w:rPr>
        <w:t>.¶ The debt crisis in euro zone member Cyprus, a financial centre through which a quarter of Russian foreign investment and lending flows, has heightened concerns, meanwhile, that the Russian economy will be starved of capital.</w:t>
      </w:r>
    </w:p>
    <w:p w:rsidR="00E022F5" w:rsidRPr="002A01B3" w:rsidRDefault="00E022F5" w:rsidP="00E022F5">
      <w:pPr>
        <w:pStyle w:val="Heading4"/>
      </w:pPr>
      <w:r>
        <w:t>Investors are fleeing Russia now.</w:t>
      </w:r>
    </w:p>
    <w:p w:rsidR="00E022F5" w:rsidRDefault="00E022F5" w:rsidP="00E022F5">
      <w:pPr>
        <w:pStyle w:val="StyleStyleStyleCNA9ptBefore1pt8ptPatternClear"/>
        <w:spacing w:before="0" w:line="240" w:lineRule="auto"/>
        <w:ind w:left="216" w:firstLine="0"/>
        <w:rPr>
          <w:sz w:val="24"/>
          <w:szCs w:val="24"/>
        </w:rPr>
      </w:pPr>
      <w:r w:rsidRPr="008737C1">
        <w:rPr>
          <w:rStyle w:val="StyleStyleBold12pt"/>
        </w:rPr>
        <w:t>GULF TIMES</w:t>
      </w:r>
      <w:r w:rsidRPr="002A01B3">
        <w:rPr>
          <w:sz w:val="24"/>
          <w:szCs w:val="24"/>
        </w:rPr>
        <w:t>, Apr. 19, 20</w:t>
      </w:r>
      <w:r w:rsidRPr="008737C1">
        <w:rPr>
          <w:rStyle w:val="StyleStyleBold12pt"/>
        </w:rPr>
        <w:t>13</w:t>
      </w:r>
      <w:r w:rsidRPr="002A01B3">
        <w:rPr>
          <w:sz w:val="24"/>
          <w:szCs w:val="24"/>
        </w:rPr>
        <w:t xml:space="preserve">.  Retrieved Apr. 21, 2013 from http://www.gulf-times.com/business /191/details/349627/foreign-investors-find-putin,-russia-promises-unfulfilled  </w:t>
      </w:r>
      <w:r w:rsidRPr="008737C1">
        <w:rPr>
          <w:rStyle w:val="StyleBoldUnderline"/>
          <w:highlight w:val="yellow"/>
        </w:rPr>
        <w:t>Foreign investors weary of unfulfilled reform promises under Vladimir Putin have been fleeing Russia-focused funds this year, clouding prospects for the country’s fragile equity markets.</w:t>
      </w:r>
      <w:r w:rsidRPr="002A01B3">
        <w:rPr>
          <w:sz w:val="24"/>
          <w:szCs w:val="24"/>
        </w:rPr>
        <w:t>¶ So far this year, $1.2bn has been pulled from Russia-focused equity funds - 8% of estimated Russia-dedicated assets - on concern over a slowing economy, Russia’s exposure to falling commodity prices and a lack of progress on reforms to make a murky business environment more transparent.</w:t>
      </w:r>
    </w:p>
    <w:p w:rsidR="00E022F5" w:rsidRPr="002A01B3" w:rsidRDefault="00E022F5" w:rsidP="00E022F5">
      <w:pPr>
        <w:pStyle w:val="Heading4"/>
      </w:pPr>
      <w:r>
        <w:t>Russia risks sliding into recession now.</w:t>
      </w:r>
    </w:p>
    <w:p w:rsidR="00E022F5" w:rsidRDefault="00E022F5" w:rsidP="00E022F5">
      <w:pPr>
        <w:pStyle w:val="StyleStyleStyleCNA9ptBefore1pt8ptPatternClear"/>
        <w:spacing w:before="0" w:line="240" w:lineRule="auto"/>
        <w:ind w:left="216" w:firstLine="0"/>
        <w:rPr>
          <w:sz w:val="24"/>
          <w:szCs w:val="24"/>
        </w:rPr>
      </w:pPr>
      <w:r w:rsidRPr="002A01B3">
        <w:rPr>
          <w:sz w:val="24"/>
          <w:szCs w:val="24"/>
        </w:rPr>
        <w:t xml:space="preserve">Agnes </w:t>
      </w:r>
      <w:r w:rsidRPr="008737C1">
        <w:rPr>
          <w:rStyle w:val="StyleStyleBold12pt"/>
        </w:rPr>
        <w:t>Lovasz</w:t>
      </w:r>
      <w:r w:rsidRPr="002A01B3">
        <w:rPr>
          <w:sz w:val="24"/>
          <w:szCs w:val="24"/>
        </w:rPr>
        <w:t>, (staff writer), Apr. 15, 20</w:t>
      </w:r>
      <w:r w:rsidRPr="008737C1">
        <w:rPr>
          <w:rStyle w:val="StyleStyleBold12pt"/>
        </w:rPr>
        <w:t>13.</w:t>
      </w:r>
      <w:r w:rsidRPr="002A01B3">
        <w:rPr>
          <w:sz w:val="24"/>
          <w:szCs w:val="24"/>
        </w:rPr>
        <w:t xml:space="preserve">  Retrieved Apr. 22, 2013 from http://www.bloomberg.com/news/2013-04-15/putin-seeks-to-skirt-recession-risk-with-government-growth-plan.html  Putin called on Prime Minister Dmitry Medvedev to devise a plan to aid “shoots” of growth, according televised comments today. Medvedev is due to address lawmakers on April 17. </w:t>
      </w:r>
      <w:r w:rsidRPr="008737C1">
        <w:rPr>
          <w:rStyle w:val="StyleBoldUnderline"/>
          <w:highlight w:val="yellow"/>
        </w:rPr>
        <w:t>The Economy Ministry last week lowered its forecast for this year’s expansion and</w:t>
      </w:r>
      <w:r w:rsidRPr="002A01B3">
        <w:rPr>
          <w:sz w:val="24"/>
          <w:szCs w:val="24"/>
        </w:rPr>
        <w:t xml:space="preserve"> its head, Andrei Belousov, said that while that’s not the main scenario, </w:t>
      </w:r>
      <w:r w:rsidRPr="008737C1">
        <w:rPr>
          <w:rStyle w:val="StyleBoldUnderline"/>
          <w:highlight w:val="yellow"/>
        </w:rPr>
        <w:t>Russia risks sliding into a recession without stimulus measures</w:t>
      </w:r>
      <w:r w:rsidRPr="002A01B3">
        <w:rPr>
          <w:sz w:val="24"/>
          <w:szCs w:val="24"/>
        </w:rPr>
        <w:t xml:space="preserve">.¶ </w:t>
      </w:r>
      <w:r w:rsidRPr="008737C1">
        <w:rPr>
          <w:rStyle w:val="StyleBoldUnderline"/>
          <w:highlight w:val="yellow"/>
        </w:rPr>
        <w:t>Russia’s $2 trillion economy is growing at the weakest pace since a 2009 contraction as Europe’s debt crisis prompted companies to cut investment and the government scaled back spending following elections</w:t>
      </w:r>
      <w:r w:rsidRPr="002A01B3">
        <w:rPr>
          <w:sz w:val="24"/>
          <w:szCs w:val="24"/>
        </w:rPr>
        <w:t>. The Economy Ministry now predicts 2.4 percent growth this year, rather than its earlier projection of 3.6 percent. The slowdown is hurting incomes, Putin told Medvedev today.</w:t>
      </w:r>
    </w:p>
    <w:p w:rsidR="00E022F5" w:rsidRDefault="00E022F5" w:rsidP="00E022F5">
      <w:pPr>
        <w:rPr>
          <w:rFonts w:eastAsia="Times New Roman" w:cs="Times New Roman"/>
          <w:snapToGrid w:val="0"/>
        </w:rPr>
      </w:pPr>
      <w:r>
        <w:br w:type="page"/>
      </w:r>
    </w:p>
    <w:p w:rsidR="00E022F5" w:rsidRDefault="00E022F5" w:rsidP="00E022F5">
      <w:pPr>
        <w:pStyle w:val="Heading3"/>
      </w:pPr>
      <w:bookmarkStart w:id="146" w:name="_Toc360210083"/>
      <w:bookmarkStart w:id="147" w:name="_Toc360210181"/>
      <w:r>
        <w:t>1ar Extensions:  Russian Reforms</w:t>
      </w:r>
      <w:bookmarkEnd w:id="146"/>
      <w:bookmarkEnd w:id="147"/>
    </w:p>
    <w:p w:rsidR="00E022F5" w:rsidRDefault="00E022F5" w:rsidP="00E022F5">
      <w:pPr>
        <w:pStyle w:val="Heading4"/>
      </w:pPr>
      <w:r>
        <w:t>Continued dependence on oil revenue undermines Russian economic reforms.</w:t>
      </w:r>
    </w:p>
    <w:p w:rsidR="00E022F5" w:rsidRPr="002A01B3" w:rsidRDefault="00E022F5" w:rsidP="00E022F5">
      <w:pPr>
        <w:pStyle w:val="StyleStyleStyleCNA9ptBefore1pt8ptPatternClear"/>
        <w:spacing w:before="0" w:line="240" w:lineRule="auto"/>
        <w:ind w:left="216" w:firstLine="0"/>
        <w:rPr>
          <w:sz w:val="24"/>
          <w:szCs w:val="24"/>
        </w:rPr>
      </w:pPr>
      <w:r w:rsidRPr="000C6842">
        <w:rPr>
          <w:rStyle w:val="StyleStyleBold12pt"/>
        </w:rPr>
        <w:t>GULF TIMES</w:t>
      </w:r>
      <w:r w:rsidRPr="002A01B3">
        <w:rPr>
          <w:sz w:val="24"/>
          <w:szCs w:val="24"/>
        </w:rPr>
        <w:t>, Apr. 19, 20</w:t>
      </w:r>
      <w:r w:rsidRPr="000C6842">
        <w:rPr>
          <w:rStyle w:val="StyleStyleBold12pt"/>
        </w:rPr>
        <w:t>13</w:t>
      </w:r>
      <w:r w:rsidRPr="002A01B3">
        <w:rPr>
          <w:sz w:val="24"/>
          <w:szCs w:val="24"/>
        </w:rPr>
        <w:t xml:space="preserve">.  Retrieved Apr. 21, 2013 from http://www.gulf-times.com/business /191/details/349627/foreign-investors-find-putin,-russia-promises-unfulfilled  </w:t>
      </w:r>
      <w:r w:rsidRPr="000C6842">
        <w:rPr>
          <w:rStyle w:val="StyleBoldUnderline"/>
          <w:highlight w:val="yellow"/>
        </w:rPr>
        <w:t xml:space="preserve">With Russia’s oil production now at post-Soviet records and rivalling that of Saudi Arabia, that might suggest more money sloshing around the economy will underpin company profits and push up equity values. But those abundant petrodollars may be removing some of the incentive for the kind of </w:t>
      </w:r>
      <w:r w:rsidRPr="000C6842">
        <w:rPr>
          <w:rStyle w:val="Emphasis"/>
          <w:highlight w:val="yellow"/>
        </w:rPr>
        <w:t>business-friendly reforms</w:t>
      </w:r>
      <w:r w:rsidRPr="000C6842">
        <w:rPr>
          <w:rStyle w:val="StyleBoldUnderline"/>
          <w:highlight w:val="yellow"/>
        </w:rPr>
        <w:t xml:space="preserve"> that comfort foreign investors.</w:t>
      </w:r>
    </w:p>
    <w:p w:rsidR="00E022F5" w:rsidRPr="000013FD" w:rsidRDefault="00E022F5" w:rsidP="00E022F5"/>
    <w:p w:rsidR="00E022F5" w:rsidRPr="000861A3" w:rsidRDefault="00E022F5" w:rsidP="00E022F5">
      <w:pPr>
        <w:pStyle w:val="Heading2"/>
      </w:pPr>
      <w:bookmarkStart w:id="148" w:name="_Toc360210084"/>
      <w:bookmarkStart w:id="149" w:name="_Toc360210182"/>
      <w:r>
        <w:t>Russia Oil AFF Answers #2</w:t>
      </w:r>
      <w:bookmarkEnd w:id="148"/>
      <w:bookmarkEnd w:id="149"/>
    </w:p>
    <w:p w:rsidR="00E022F5" w:rsidRPr="0034487E" w:rsidRDefault="00E022F5" w:rsidP="00E022F5">
      <w:pPr>
        <w:pStyle w:val="Heading4"/>
        <w:rPr>
          <w:rStyle w:val="StyleStyleBold12pt"/>
          <w:b/>
        </w:rPr>
      </w:pPr>
      <w:r w:rsidRPr="0034487E">
        <w:rPr>
          <w:rStyle w:val="StyleStyleBold12pt"/>
        </w:rPr>
        <w:t>(--) Oil prices are dropping—and a massive sell-off is on the way:</w:t>
      </w:r>
    </w:p>
    <w:p w:rsidR="00E022F5" w:rsidRDefault="00E022F5" w:rsidP="00E022F5">
      <w:pPr>
        <w:ind w:firstLine="720"/>
      </w:pPr>
      <w:r w:rsidRPr="00852CF0">
        <w:rPr>
          <w:rStyle w:val="StyleStyleBold12pt"/>
        </w:rPr>
        <w:t>Daily Telegraph, 2/21/2013</w:t>
      </w:r>
      <w:r>
        <w:t xml:space="preserve"> (“US oil prices dive on sale rumours,”</w:t>
      </w:r>
    </w:p>
    <w:p w:rsidR="00E022F5" w:rsidRDefault="00E022F5" w:rsidP="00E022F5">
      <w:pPr>
        <w:ind w:left="720"/>
      </w:pPr>
      <w:hyperlink r:id="rId80" w:history="1">
        <w:r w:rsidRPr="00594703">
          <w:rPr>
            <w:rStyle w:val="Hyperlink"/>
          </w:rPr>
          <w:t>http://www.dailytelegraph.com.au/business/breaking-news/oil-market-dives-on-saudi-output-rumours/story-e6freuyr-1226582355528</w:t>
        </w:r>
      </w:hyperlink>
      <w:r>
        <w:t>, Accessed 2/22/2013, rwg)</w:t>
      </w:r>
    </w:p>
    <w:p w:rsidR="00E022F5" w:rsidRPr="00852CF0" w:rsidRDefault="00E022F5" w:rsidP="00E022F5">
      <w:pPr>
        <w:rPr>
          <w:sz w:val="16"/>
        </w:rPr>
      </w:pPr>
      <w:r w:rsidRPr="00852CF0">
        <w:rPr>
          <w:rStyle w:val="StyleBoldUnderline"/>
          <w:highlight w:val="yellow"/>
        </w:rPr>
        <w:t xml:space="preserve">US oil prices </w:t>
      </w:r>
      <w:r w:rsidRPr="00852CF0">
        <w:rPr>
          <w:rStyle w:val="Emphasis"/>
          <w:highlight w:val="yellow"/>
        </w:rPr>
        <w:t>tumbled on Wednesday</w:t>
      </w:r>
      <w:r w:rsidRPr="00852CF0">
        <w:rPr>
          <w:rStyle w:val="StyleBoldUnderline"/>
          <w:highlight w:val="yellow"/>
        </w:rPr>
        <w:t xml:space="preserve">, raising speculation of </w:t>
      </w:r>
      <w:r w:rsidRPr="00852CF0">
        <w:rPr>
          <w:rStyle w:val="Emphasis"/>
          <w:highlight w:val="yellow"/>
        </w:rPr>
        <w:t xml:space="preserve">a massive sell-off </w:t>
      </w:r>
      <w:r w:rsidRPr="00852CF0">
        <w:rPr>
          <w:rStyle w:val="StyleBoldUnderline"/>
          <w:highlight w:val="yellow"/>
        </w:rPr>
        <w:t>by an investment fund.</w:t>
      </w:r>
      <w:r w:rsidRPr="00852CF0">
        <w:rPr>
          <w:rStyle w:val="StyleBoldUnderline"/>
          <w:sz w:val="12"/>
          <w:highlight w:val="yellow"/>
        </w:rPr>
        <w:t>¶</w:t>
      </w:r>
      <w:r w:rsidRPr="00852CF0">
        <w:rPr>
          <w:sz w:val="16"/>
        </w:rPr>
        <w:t xml:space="preserve"> The New York market shrugged off the minutes of the Federal Reserve's January monetary policy meeting showing divisions continued over its asset purchases programs to support the weak economy.</w:t>
      </w:r>
    </w:p>
    <w:p w:rsidR="00E022F5" w:rsidRDefault="00E022F5" w:rsidP="00E022F5">
      <w:pPr>
        <w:pStyle w:val="Heading4"/>
      </w:pPr>
      <w:r>
        <w:t>Investors, not oil prices, key to Russia’s economy:</w:t>
      </w:r>
    </w:p>
    <w:p w:rsidR="00E022F5" w:rsidRDefault="00E022F5" w:rsidP="00E022F5">
      <w:pPr>
        <w:ind w:firstLine="720"/>
      </w:pPr>
      <w:r>
        <w:t xml:space="preserve">Katya </w:t>
      </w:r>
      <w:r w:rsidRPr="00852CF0">
        <w:rPr>
          <w:rStyle w:val="StyleStyleBold12pt"/>
        </w:rPr>
        <w:t>Soldak, 1/28/2013</w:t>
      </w:r>
      <w:r>
        <w:t xml:space="preserve"> (staff writer, “Russia Seeks Investors,”</w:t>
      </w:r>
    </w:p>
    <w:p w:rsidR="00E022F5" w:rsidRDefault="00E022F5" w:rsidP="00E022F5">
      <w:pPr>
        <w:ind w:left="720"/>
      </w:pPr>
      <w:hyperlink r:id="rId81" w:history="1">
        <w:r w:rsidRPr="00594703">
          <w:rPr>
            <w:rStyle w:val="Hyperlink"/>
          </w:rPr>
          <w:t>http://www.forbes.com/sites/katyasoldak/2013/01/28/desperately-seeking-investors/</w:t>
        </w:r>
      </w:hyperlink>
      <w:r>
        <w:t>, Accessed 2/22/2013, rwg)</w:t>
      </w:r>
    </w:p>
    <w:p w:rsidR="00E022F5" w:rsidRDefault="00E022F5" w:rsidP="00E022F5">
      <w:pPr>
        <w:rPr>
          <w:sz w:val="14"/>
        </w:rPr>
      </w:pPr>
      <w:r w:rsidRPr="00852CF0">
        <w:rPr>
          <w:rStyle w:val="StyleBoldUnderline"/>
          <w:highlight w:val="yellow"/>
        </w:rPr>
        <w:t>Despite the Russian economy’s growth of 3.5 percent last year, there have been suggestions that it might slow</w:t>
      </w:r>
      <w:r w:rsidRPr="00852CF0">
        <w:rPr>
          <w:sz w:val="14"/>
        </w:rPr>
        <w:t xml:space="preserve">. The panel of economic experts discussed a few possible scenarios for Russia at the World Economic Forum in Davos, and Russia’s prime minister, Dmitry Medvedev, has responded. </w:t>
      </w:r>
      <w:r w:rsidRPr="00852CF0">
        <w:rPr>
          <w:rStyle w:val="StyleBoldUnderline"/>
          <w:highlight w:val="yellow"/>
        </w:rPr>
        <w:t>While the world is concerned about the possibility of oil prices dropping and lack of structural reforms and good governance in Russia,</w:t>
      </w:r>
      <w:r w:rsidRPr="00852CF0">
        <w:rPr>
          <w:sz w:val="14"/>
        </w:rPr>
        <w:t xml:space="preserve"> according to the prime minister, </w:t>
      </w:r>
      <w:r w:rsidRPr="00852CF0">
        <w:rPr>
          <w:rStyle w:val="StyleBoldUnderline"/>
          <w:highlight w:val="yellow"/>
        </w:rPr>
        <w:t xml:space="preserve">it’s mostly </w:t>
      </w:r>
      <w:r w:rsidRPr="00852CF0">
        <w:rPr>
          <w:rStyle w:val="Emphasis"/>
          <w:highlight w:val="yellow"/>
        </w:rPr>
        <w:t>large, foreign, strategic investors</w:t>
      </w:r>
      <w:r w:rsidRPr="00852CF0">
        <w:rPr>
          <w:rStyle w:val="StyleBoldUnderline"/>
          <w:highlight w:val="yellow"/>
        </w:rPr>
        <w:t xml:space="preserve"> Russia needs to sustain its economic growth.</w:t>
      </w:r>
      <w:r w:rsidRPr="00852CF0">
        <w:rPr>
          <w:rStyle w:val="StyleBoldUnderline"/>
          <w:sz w:val="12"/>
        </w:rPr>
        <w:t>¶</w:t>
      </w:r>
      <w:r w:rsidRPr="00852CF0">
        <w:rPr>
          <w:sz w:val="14"/>
        </w:rPr>
        <w:t xml:space="preserve"> Russia's prime minister Dmitry Medvedev and Klaus Schwab of the WEF; Copyright: the World Economic Forum in Davos</w:t>
      </w:r>
      <w:r w:rsidRPr="00852CF0">
        <w:rPr>
          <w:sz w:val="12"/>
        </w:rPr>
        <w:t>¶</w:t>
      </w:r>
      <w:r w:rsidRPr="00852CF0">
        <w:rPr>
          <w:sz w:val="14"/>
        </w:rPr>
        <w:t xml:space="preserve"> </w:t>
      </w:r>
      <w:r w:rsidRPr="00852CF0">
        <w:rPr>
          <w:rStyle w:val="StyleBoldUnderline"/>
          <w:highlight w:val="yellow"/>
        </w:rPr>
        <w:t>The investors are not in a rush to work with Russia, partially because the territory is still somewhat unknown and the important characteristics – such as the ease of doing business, the corruption index – has yet to improve</w:t>
      </w:r>
      <w:r w:rsidRPr="00852CF0">
        <w:rPr>
          <w:sz w:val="14"/>
        </w:rPr>
        <w:t>. Medvedev made it clear during his speech in Davos, as Russia is preparing to host G20 summit in 2013, that Russia doesn’t believe its economy will slow, Russia’s governance is fine and the country is mostly in need of strategic foreign investors.</w:t>
      </w:r>
    </w:p>
    <w:p w:rsidR="00E022F5" w:rsidRDefault="00E022F5" w:rsidP="00E022F5">
      <w:pPr>
        <w:pStyle w:val="Heading4"/>
      </w:pPr>
      <w:r>
        <w:t>Turn:  declining oil prices bolster Russian reforms and boosts labor productivity:</w:t>
      </w:r>
    </w:p>
    <w:p w:rsidR="00E022F5" w:rsidRDefault="00E022F5" w:rsidP="00E022F5">
      <w:pPr>
        <w:ind w:left="720"/>
      </w:pPr>
      <w:r>
        <w:t xml:space="preserve">GREGORY L. </w:t>
      </w:r>
      <w:r w:rsidRPr="00852CF0">
        <w:rPr>
          <w:rStyle w:val="StyleStyleBold12pt"/>
        </w:rPr>
        <w:t>WHITE, 2/20/2013</w:t>
      </w:r>
      <w:r>
        <w:t xml:space="preserve"> (staff writer, “Russia Plans Transport Spending to Boost Growth,”   </w:t>
      </w:r>
      <w:hyperlink r:id="rId82" w:history="1">
        <w:r w:rsidRPr="00594703">
          <w:rPr>
            <w:rStyle w:val="Hyperlink"/>
          </w:rPr>
          <w:t>http://online.wsj.com/article/SB100014241278873238643045 78315870684887926.html?mod=googlenews_wsj</w:t>
        </w:r>
      </w:hyperlink>
      <w:r>
        <w:t>, Accessed 2/22/2013, rwg)</w:t>
      </w:r>
    </w:p>
    <w:p w:rsidR="00E022F5" w:rsidRPr="00852CF0" w:rsidRDefault="00E022F5" w:rsidP="00E022F5">
      <w:pPr>
        <w:rPr>
          <w:sz w:val="16"/>
        </w:rPr>
      </w:pPr>
      <w:r w:rsidRPr="00852CF0">
        <w:rPr>
          <w:sz w:val="16"/>
        </w:rPr>
        <w:t xml:space="preserve">Boosting growth rates will require further steps to draw foreign capital, he said, as well as to improve the business environment. </w:t>
      </w:r>
      <w:r w:rsidRPr="00852CF0">
        <w:rPr>
          <w:rStyle w:val="StyleBoldUnderline"/>
          <w:highlight w:val="yellow"/>
        </w:rPr>
        <w:t xml:space="preserve">The quick rebound in oil prices after the 2008 global financial crisis meant "everybody relaxed," and </w:t>
      </w:r>
      <w:r w:rsidRPr="00852CF0">
        <w:rPr>
          <w:rStyle w:val="Emphasis"/>
          <w:highlight w:val="yellow"/>
        </w:rPr>
        <w:t>much-needed reforms were shelved</w:t>
      </w:r>
      <w:r w:rsidRPr="00852CF0">
        <w:rPr>
          <w:sz w:val="16"/>
        </w:rPr>
        <w:t xml:space="preserve">, he said. "Now, </w:t>
      </w:r>
      <w:r w:rsidRPr="00852CF0">
        <w:rPr>
          <w:rStyle w:val="StyleBoldUnderline"/>
          <w:highlight w:val="yellow"/>
        </w:rPr>
        <w:t>although it may sound harsh, I think that if there's another sharp contraction, that could be healthy for Russia,"</w:t>
      </w:r>
      <w:r w:rsidRPr="00852CF0">
        <w:rPr>
          <w:sz w:val="16"/>
        </w:rPr>
        <w:t xml:space="preserve"> he said. </w:t>
      </w:r>
      <w:r w:rsidRPr="00852CF0">
        <w:rPr>
          <w:rStyle w:val="StyleBoldUnderline"/>
          <w:highlight w:val="yellow"/>
        </w:rPr>
        <w:t>"That would give us a chance to think hard about cutting budgetary spending and boosting labor productivity."</w:t>
      </w:r>
    </w:p>
    <w:p w:rsidR="00E022F5" w:rsidRPr="003063EF" w:rsidRDefault="00E022F5" w:rsidP="00E022F5">
      <w:pPr>
        <w:rPr>
          <w:sz w:val="16"/>
        </w:rPr>
      </w:pPr>
    </w:p>
    <w:p w:rsidR="00E022F5" w:rsidRDefault="00E022F5" w:rsidP="00E022F5">
      <w:pPr>
        <w:pStyle w:val="Heading4"/>
      </w:pPr>
      <w:r>
        <w:t>(--) Lack of new fields and advanced techniques will stifle Russian oil growth:</w:t>
      </w:r>
    </w:p>
    <w:p w:rsidR="00E022F5" w:rsidRDefault="00E022F5" w:rsidP="00E022F5">
      <w:pPr>
        <w:ind w:left="720"/>
      </w:pPr>
      <w:r>
        <w:t xml:space="preserve">Richard </w:t>
      </w:r>
      <w:r w:rsidRPr="00064BE0">
        <w:rPr>
          <w:rStyle w:val="StyleStyleBold12pt"/>
        </w:rPr>
        <w:t>Weitz, 1/29/2013</w:t>
      </w:r>
      <w:r>
        <w:t xml:space="preserve"> (staff writer, “Global Insights: Oil Sector a Challenge for Russia, Opportunity for U.S.” </w:t>
      </w:r>
      <w:hyperlink r:id="rId83" w:history="1">
        <w:r w:rsidRPr="00594703">
          <w:rPr>
            <w:rStyle w:val="Hyperlink"/>
          </w:rPr>
          <w:t>http://www.worldpoliticsreview.com/articles/12672/global-insights-oil-sector-a-challenge-for-russia-opportunity-for-u-s</w:t>
        </w:r>
      </w:hyperlink>
      <w:r>
        <w:t>, Accessed 2/22/2013, rwg)</w:t>
      </w:r>
    </w:p>
    <w:p w:rsidR="00E022F5" w:rsidRPr="00064BE0" w:rsidRDefault="00E022F5" w:rsidP="00E022F5">
      <w:pPr>
        <w:rPr>
          <w:sz w:val="16"/>
        </w:rPr>
      </w:pPr>
      <w:r w:rsidRPr="00064BE0">
        <w:rPr>
          <w:rStyle w:val="StyleBoldUnderline"/>
          <w:highlight w:val="yellow"/>
        </w:rPr>
        <w:t>Russian oil production may continue to rise for a few more years, but without new fields entering operation, or the application of more-sophisticated production techniques to the existing fields, Russian oil production is expected to decline starting around 2015</w:t>
      </w:r>
      <w:r w:rsidRPr="00064BE0">
        <w:rPr>
          <w:sz w:val="16"/>
        </w:rPr>
        <w:t>, with steady decreases after that. Production could fall to as low as 8 million bpd by 2020.</w:t>
      </w:r>
    </w:p>
    <w:p w:rsidR="00E022F5" w:rsidRDefault="00E022F5" w:rsidP="00E022F5"/>
    <w:p w:rsidR="00E022F5" w:rsidRPr="0034487E" w:rsidRDefault="00E022F5" w:rsidP="00E022F5">
      <w:pPr>
        <w:pStyle w:val="Heading4"/>
        <w:rPr>
          <w:rStyle w:val="StyleStyleBold12pt"/>
          <w:b/>
        </w:rPr>
      </w:pPr>
      <w:r w:rsidRPr="0034487E">
        <w:rPr>
          <w:rStyle w:val="StyleStyleBold12pt"/>
        </w:rPr>
        <w:t>China is key to world oil demand</w:t>
      </w:r>
      <w:r>
        <w:rPr>
          <w:rStyle w:val="StyleStyleBold12pt"/>
        </w:rPr>
        <w:t>, not the US</w:t>
      </w:r>
      <w:r w:rsidRPr="0034487E">
        <w:rPr>
          <w:rStyle w:val="StyleStyleBold12pt"/>
        </w:rPr>
        <w:t>:</w:t>
      </w:r>
    </w:p>
    <w:p w:rsidR="00E022F5" w:rsidRDefault="00E022F5" w:rsidP="00E022F5">
      <w:pPr>
        <w:ind w:left="720"/>
      </w:pPr>
      <w:r w:rsidRPr="00064BE0">
        <w:rPr>
          <w:rStyle w:val="StyleStyleBold12pt"/>
        </w:rPr>
        <w:t>Russia Times, 2/13/2013</w:t>
      </w:r>
      <w:r>
        <w:t xml:space="preserve"> (“IEA sees oil demand lower in 2013,” </w:t>
      </w:r>
      <w:hyperlink r:id="rId84" w:history="1">
        <w:r w:rsidRPr="00594703">
          <w:rPr>
            <w:rStyle w:val="Hyperlink"/>
          </w:rPr>
          <w:t>http://rt.com/business/iea-oil-china-usa-098/</w:t>
        </w:r>
      </w:hyperlink>
      <w:r>
        <w:t>, Accessed 2/22/2013, rwg)</w:t>
      </w:r>
    </w:p>
    <w:p w:rsidR="00E022F5" w:rsidRPr="00064BE0" w:rsidRDefault="00E022F5" w:rsidP="00E022F5">
      <w:pPr>
        <w:rPr>
          <w:sz w:val="16"/>
        </w:rPr>
      </w:pPr>
      <w:r w:rsidRPr="00064BE0">
        <w:rPr>
          <w:rStyle w:val="StyleBoldUnderline"/>
          <w:highlight w:val="yellow"/>
        </w:rPr>
        <w:t>The report from the Paris based body came a day after OPEC projected higher oil demand in 2013,</w:t>
      </w:r>
      <w:r w:rsidRPr="00064BE0">
        <w:rPr>
          <w:sz w:val="16"/>
        </w:rPr>
        <w:t xml:space="preserve"> expecting to see it as high as at 89.6mbd, up by 80,000bd. </w:t>
      </w:r>
      <w:r w:rsidRPr="00064BE0">
        <w:rPr>
          <w:rStyle w:val="StyleBoldUnderline"/>
          <w:highlight w:val="yellow"/>
        </w:rPr>
        <w:t xml:space="preserve">The club of major oil exporters saw </w:t>
      </w:r>
      <w:r w:rsidRPr="00064BE0">
        <w:rPr>
          <w:rStyle w:val="Emphasis"/>
          <w:highlight w:val="yellow"/>
        </w:rPr>
        <w:t>China as the main powerhouse</w:t>
      </w:r>
      <w:r w:rsidRPr="00064BE0">
        <w:rPr>
          <w:rStyle w:val="StyleBoldUnderline"/>
          <w:highlight w:val="yellow"/>
        </w:rPr>
        <w:t xml:space="preserve"> triggering </w:t>
      </w:r>
      <w:r w:rsidRPr="00064BE0">
        <w:rPr>
          <w:rStyle w:val="Emphasis"/>
          <w:highlight w:val="yellow"/>
        </w:rPr>
        <w:t>global growth in oil demand</w:t>
      </w:r>
      <w:r w:rsidRPr="00064BE0">
        <w:rPr>
          <w:rStyle w:val="StyleBoldUnderline"/>
          <w:highlight w:val="yellow"/>
        </w:rPr>
        <w:t>.</w:t>
      </w:r>
    </w:p>
    <w:p w:rsidR="00E022F5" w:rsidRDefault="00E022F5" w:rsidP="00E022F5"/>
    <w:p w:rsidR="00E022F5" w:rsidRDefault="00E022F5" w:rsidP="00E022F5"/>
    <w:p w:rsidR="00E022F5" w:rsidRDefault="00E022F5" w:rsidP="00E022F5">
      <w:pPr>
        <w:pStyle w:val="Heading4"/>
      </w:pPr>
      <w:r>
        <w:t xml:space="preserve"> (--) No link:  Wind trades off with coal:  not oil:</w:t>
      </w:r>
    </w:p>
    <w:p w:rsidR="00E022F5" w:rsidRDefault="00E022F5" w:rsidP="00E022F5">
      <w:pPr>
        <w:ind w:firstLine="360"/>
      </w:pPr>
      <w:r>
        <w:t xml:space="preserve">Kurt </w:t>
      </w:r>
      <w:r w:rsidRPr="007112CE">
        <w:rPr>
          <w:rFonts w:ascii="Arial Narrow" w:hAnsi="Arial Narrow"/>
          <w:b/>
          <w:u w:val="thick"/>
          <w:lang w:bidi="en-US"/>
        </w:rPr>
        <w:t>Krueger,</w:t>
      </w:r>
      <w:r>
        <w:t xml:space="preserve"> 5/26/20</w:t>
      </w:r>
      <w:r w:rsidRPr="007112CE">
        <w:rPr>
          <w:rFonts w:ascii="Arial Narrow" w:hAnsi="Arial Narrow"/>
          <w:b/>
          <w:u w:val="thick"/>
          <w:lang w:bidi="en-US"/>
        </w:rPr>
        <w:t>11</w:t>
      </w:r>
      <w:r>
        <w:t xml:space="preserve"> (“Wind Won’t End Oil Dependency,” Accessed 8/17/2012 at </w:t>
      </w:r>
    </w:p>
    <w:p w:rsidR="00E022F5" w:rsidRPr="007112CE" w:rsidRDefault="00E022F5" w:rsidP="00E022F5">
      <w:pPr>
        <w:ind w:firstLine="360"/>
      </w:pPr>
      <w:hyperlink r:id="rId85" w:history="1">
        <w:r w:rsidRPr="007112CE">
          <w:rPr>
            <w:rStyle w:val="Hyperlink"/>
          </w:rPr>
          <w:t>http://arcadiawindstudygroup.org/2011/05/26/wind-wont-end-oil-dependency/</w:t>
        </w:r>
      </w:hyperlink>
      <w:r>
        <w:t>, rwg)</w:t>
      </w:r>
    </w:p>
    <w:p w:rsidR="00E022F5" w:rsidRDefault="00E022F5" w:rsidP="00E022F5">
      <w:pPr>
        <w:rPr>
          <w:sz w:val="16"/>
        </w:rPr>
      </w:pPr>
      <w:r w:rsidRPr="007112CE">
        <w:rPr>
          <w:sz w:val="16"/>
        </w:rPr>
        <w:t xml:space="preserve">Our community has quickly become a staging ground for the national debate over alternative energy. However, many people seem to misunderstand the effect wind power will have on our nation. </w:t>
      </w:r>
      <w:r w:rsidRPr="007112CE">
        <w:rPr>
          <w:rStyle w:val="StyleBoldUnderline"/>
        </w:rPr>
        <w:t>Many seem to think that wind power can help reduce our countries dependence on foreign oil.</w:t>
      </w:r>
      <w:r w:rsidRPr="007112CE">
        <w:rPr>
          <w:sz w:val="16"/>
        </w:rPr>
        <w:t xml:space="preserve"> This would be great, if it were true.  Unfortunately, in reality </w:t>
      </w:r>
      <w:r w:rsidRPr="007112CE">
        <w:rPr>
          <w:rStyle w:val="StyleBoldUnderline"/>
        </w:rPr>
        <w:t>there is no connection between wind power and this country’s dependence on foreign oil. Electricity in this country is generated primarily from coal,</w:t>
      </w:r>
      <w:r w:rsidRPr="007112CE">
        <w:rPr>
          <w:sz w:val="16"/>
        </w:rPr>
        <w:t xml:space="preserve"> nuclear, hydroelectric power and natural gas none of which are imported in any significant quantities</w:t>
      </w:r>
      <w:r w:rsidRPr="007112CE">
        <w:rPr>
          <w:rStyle w:val="Emphasis"/>
        </w:rPr>
        <w:t>. Less than 1% of our electricity</w:t>
      </w:r>
      <w:r w:rsidRPr="007112CE">
        <w:rPr>
          <w:rStyle w:val="StyleBoldUnderline"/>
        </w:rPr>
        <w:t xml:space="preserve"> comes from oil</w:t>
      </w:r>
      <w:r w:rsidRPr="007112CE">
        <w:rPr>
          <w:sz w:val="16"/>
        </w:rPr>
        <w:t xml:space="preserve"> (from www.eia.doe.gov/energyexplained/).   We are not paying $4 for a gallon of gas or fighting wars in the Middle East due to a lack of wind turbines. This truth differs from the picture with wind industry would like to present to us about how wind power can save us from oil spills and high gas prices.</w:t>
      </w:r>
    </w:p>
    <w:p w:rsidR="00E022F5" w:rsidRDefault="00E022F5" w:rsidP="00E022F5">
      <w:pPr>
        <w:pStyle w:val="Heading4"/>
      </w:pPr>
      <w:r>
        <w:t>(--) Russian economy resilient:</w:t>
      </w:r>
    </w:p>
    <w:p w:rsidR="00E022F5" w:rsidRDefault="00E022F5" w:rsidP="00E022F5">
      <w:pPr>
        <w:ind w:left="360"/>
      </w:pPr>
      <w:r>
        <w:t xml:space="preserve">Daniel </w:t>
      </w:r>
      <w:r w:rsidRPr="00EC2B5B">
        <w:rPr>
          <w:rFonts w:ascii="Arial Narrow" w:hAnsi="Arial Narrow"/>
          <w:b/>
          <w:u w:val="thick"/>
          <w:lang w:bidi="en-US"/>
        </w:rPr>
        <w:t>Bergvall, 6/12/2012</w:t>
      </w:r>
      <w:r>
        <w:t xml:space="preserve"> (staff writer, “Russia:  Resilient so far,” Accessed 8/17/2012 at </w:t>
      </w:r>
      <w:hyperlink r:id="rId86" w:history="1">
        <w:r w:rsidRPr="00E56592">
          <w:rPr>
            <w:rStyle w:val="Hyperlink"/>
          </w:rPr>
          <w:t>http://www.scribd.com/doc/96797299/SEB-report-Russia-resilient-so-far</w:t>
        </w:r>
      </w:hyperlink>
      <w:r>
        <w:t>, rwg)</w:t>
      </w:r>
    </w:p>
    <w:p w:rsidR="00E022F5" w:rsidRDefault="00E022F5" w:rsidP="00E022F5">
      <w:pPr>
        <w:rPr>
          <w:sz w:val="16"/>
        </w:rPr>
      </w:pPr>
      <w:r w:rsidRPr="00EC2B5B">
        <w:rPr>
          <w:rStyle w:val="StyleBoldUnderline"/>
        </w:rPr>
        <w:t xml:space="preserve">Even though Russia is not immune to the crises in the euro zone, </w:t>
      </w:r>
      <w:r w:rsidRPr="00EC2B5B">
        <w:rPr>
          <w:rStyle w:val="Emphasis"/>
        </w:rPr>
        <w:t>the economy has been resilient</w:t>
      </w:r>
      <w:r w:rsidRPr="00EC2B5B">
        <w:rPr>
          <w:rStyle w:val="StyleBoldUnderline"/>
        </w:rPr>
        <w:t xml:space="preserve"> so far</w:t>
      </w:r>
      <w:r w:rsidRPr="00EC2B5B">
        <w:rPr>
          <w:sz w:val="16"/>
        </w:rPr>
        <w:t>.  GDP growth during Q1 2012 came in at a strong 4.9% compared to a year earlier (Chart 1) and indicators do not point to an imminent weakening (Chart 2).</w:t>
      </w:r>
    </w:p>
    <w:p w:rsidR="00E022F5" w:rsidRDefault="00E022F5" w:rsidP="00E022F5">
      <w:pPr>
        <w:pStyle w:val="Heading4"/>
      </w:pPr>
      <w:r>
        <w:t>Russian oil peak is coming and it will devastate its economy:</w:t>
      </w:r>
    </w:p>
    <w:p w:rsidR="00E022F5" w:rsidRDefault="00E022F5" w:rsidP="00E022F5">
      <w:pPr>
        <w:ind w:left="720"/>
      </w:pPr>
      <w:r>
        <w:t xml:space="preserve">Richard </w:t>
      </w:r>
      <w:r w:rsidRPr="00064BE0">
        <w:rPr>
          <w:rStyle w:val="StyleStyleBold12pt"/>
        </w:rPr>
        <w:t>Weitz, 1/29/2013</w:t>
      </w:r>
      <w:r>
        <w:t xml:space="preserve"> (staff writer, “Global Insights: Oil Sector a Challenge for Russia, Opportunity for U.S.” </w:t>
      </w:r>
      <w:hyperlink r:id="rId87" w:history="1">
        <w:r w:rsidRPr="00594703">
          <w:rPr>
            <w:rStyle w:val="Hyperlink"/>
          </w:rPr>
          <w:t>http://www.worldpoliticsreview.com/articles/12672/global-insights-oil-sector-a-challenge-for-russia-opportunity-for-u-s</w:t>
        </w:r>
      </w:hyperlink>
      <w:r>
        <w:t>, Accessed 2/22/2013, rwg)</w:t>
      </w:r>
    </w:p>
    <w:p w:rsidR="00E022F5" w:rsidRPr="00064BE0" w:rsidRDefault="00E022F5" w:rsidP="00E022F5">
      <w:pPr>
        <w:rPr>
          <w:sz w:val="16"/>
        </w:rPr>
      </w:pPr>
      <w:r w:rsidRPr="00064BE0">
        <w:rPr>
          <w:rStyle w:val="StyleBoldUnderline"/>
          <w:highlight w:val="yellow"/>
        </w:rPr>
        <w:t>Though Russian oil production continues to rise and is currently approaching Soviet-era levels, forecasts predict it will soon peak and then decline, causing potential problems</w:t>
      </w:r>
      <w:r w:rsidRPr="00064BE0">
        <w:rPr>
          <w:rStyle w:val="StyleBoldUnderline"/>
        </w:rPr>
        <w:t xml:space="preserve"> </w:t>
      </w:r>
      <w:r w:rsidRPr="00064BE0">
        <w:rPr>
          <w:sz w:val="16"/>
        </w:rPr>
        <w:t xml:space="preserve">both </w:t>
      </w:r>
      <w:r w:rsidRPr="00064BE0">
        <w:rPr>
          <w:rStyle w:val="StyleBoldUnderline"/>
          <w:highlight w:val="yellow"/>
        </w:rPr>
        <w:t>for</w:t>
      </w:r>
      <w:r w:rsidRPr="00064BE0">
        <w:rPr>
          <w:sz w:val="16"/>
        </w:rPr>
        <w:t xml:space="preserve"> global oil importers and </w:t>
      </w:r>
      <w:r w:rsidRPr="00064BE0">
        <w:rPr>
          <w:rStyle w:val="StyleBoldUnderline"/>
          <w:highlight w:val="yellow"/>
        </w:rPr>
        <w:t>the Russian government’s budget</w:t>
      </w:r>
      <w:r w:rsidRPr="00064BE0">
        <w:rPr>
          <w:sz w:val="16"/>
        </w:rPr>
        <w:t>.</w:t>
      </w:r>
      <w:r w:rsidRPr="00064BE0">
        <w:rPr>
          <w:sz w:val="12"/>
        </w:rPr>
        <w:t>¶</w:t>
      </w:r>
      <w:r w:rsidRPr="00064BE0">
        <w:rPr>
          <w:sz w:val="16"/>
        </w:rPr>
        <w:t xml:space="preserve"> Averting this decline will require applying more-advanced production techniques to existing fields and exploiting new ones in the Arctic Ocean and elsewhere. Russia’s oil companies will be unable to accomplish this transformation on their own, however. To do so, they will need to secure greater foreign investment and partnerships offering more-advanced technologies and the exposure to better management skills. The benefits of increased foreign investment in the Russian oil sector would be felt by Russians, in terms of their everyday socio-economic conditions, as well as in U.S.-Russian relations, which would be widened and strengthened. Yet, foreign companies, especially those based in the United States, will continue to hold back from supporting the Russian oil sector until the Russian government creates a more benign environment for foreign investment.</w:t>
      </w:r>
    </w:p>
    <w:p w:rsidR="00E022F5" w:rsidRDefault="00E022F5" w:rsidP="00E022F5">
      <w:pPr>
        <w:pStyle w:val="Heading4"/>
      </w:pPr>
      <w:r>
        <w:t xml:space="preserve">(--) Turn:  Reforms—high oil prices trade off with Russian economic reform—key to economy:  </w:t>
      </w:r>
    </w:p>
    <w:p w:rsidR="00E022F5" w:rsidRPr="00937D1C" w:rsidRDefault="00E022F5" w:rsidP="00E022F5">
      <w:pPr>
        <w:ind w:left="360"/>
      </w:pPr>
      <w:r w:rsidRPr="00937D1C">
        <w:rPr>
          <w:rStyle w:val="StyleStyleBold12pt"/>
        </w:rPr>
        <w:t>Grinkevich, 12</w:t>
      </w:r>
      <w:r>
        <w:rPr>
          <w:rStyle w:val="StyleStyleBold12pt"/>
        </w:rPr>
        <w:t xml:space="preserve"> </w:t>
      </w:r>
      <w:r>
        <w:t xml:space="preserve">(Vlad, RIA Novosti economic commentator, 1/27, RIA Novosti, “High Oil Prices Open “Window of Opportunity” for Russian Economy,” </w:t>
      </w:r>
      <w:hyperlink r:id="rId88" w:history="1">
        <w:r w:rsidRPr="00875A5E">
          <w:rPr>
            <w:rStyle w:val="Hyperlink"/>
          </w:rPr>
          <w:t>http://en.rian.ru/analysis/20120127/170994608.html</w:t>
        </w:r>
      </w:hyperlink>
      <w:r>
        <w:t>, Accessed: 7/11/12, GJV)</w:t>
      </w:r>
    </w:p>
    <w:p w:rsidR="00E022F5" w:rsidRDefault="00E022F5" w:rsidP="00E022F5">
      <w:pPr>
        <w:rPr>
          <w:rStyle w:val="StyleBoldUnderline"/>
        </w:rPr>
      </w:pPr>
      <w:r w:rsidRPr="00937D1C">
        <w:t xml:space="preserve">IMF experts believe that high oil prices will allow the Russian government to take measures to strengthen, protect and reform the economy. </w:t>
      </w:r>
      <w:r w:rsidRPr="00937D1C">
        <w:rPr>
          <w:rStyle w:val="StyleBoldUnderline"/>
        </w:rPr>
        <w:t xml:space="preserve">Russia is benefiting from the rising tensions in the Middle East, which are driving up the price of a barrel of oil, but experts believe this geopolitical factor will soon subside. Moreover, expensive oil is </w:t>
      </w:r>
      <w:r w:rsidRPr="0043682C">
        <w:rPr>
          <w:rStyle w:val="Emphasis"/>
        </w:rPr>
        <w:t>slowing down Russia’s economic growth</w:t>
      </w:r>
      <w:r w:rsidRPr="00937D1C">
        <w:rPr>
          <w:rStyle w:val="StyleBoldUnderline"/>
        </w:rPr>
        <w:t xml:space="preserve">, and without </w:t>
      </w:r>
      <w:r w:rsidRPr="0043682C">
        <w:rPr>
          <w:rStyle w:val="Emphasis"/>
        </w:rPr>
        <w:t>economic reforms</w:t>
      </w:r>
      <w:r w:rsidRPr="00937D1C">
        <w:rPr>
          <w:rStyle w:val="StyleBoldUnderline"/>
        </w:rPr>
        <w:t xml:space="preserve"> even expensive oil cannot guarantee economic stability. </w:t>
      </w:r>
    </w:p>
    <w:p w:rsidR="00E022F5" w:rsidRDefault="00E022F5" w:rsidP="00E022F5">
      <w:pPr>
        <w:pStyle w:val="Heading4"/>
      </w:pPr>
      <w:r>
        <w:t>(--) Turn:  Diversification—high prices trade off with diversification—key to long-term growth</w:t>
      </w:r>
    </w:p>
    <w:p w:rsidR="00E022F5" w:rsidRPr="00587004" w:rsidRDefault="00E022F5" w:rsidP="00E022F5">
      <w:pPr>
        <w:ind w:left="360"/>
        <w:rPr>
          <w:rStyle w:val="StyleStyleBold12pt"/>
          <w:b w:val="0"/>
        </w:rPr>
      </w:pPr>
      <w:r w:rsidRPr="00587004">
        <w:rPr>
          <w:rStyle w:val="StyleStyleBold12pt"/>
        </w:rPr>
        <w:t>Kopinski, 11</w:t>
      </w:r>
      <w:r>
        <w:rPr>
          <w:rStyle w:val="StyleStyleBold12pt"/>
        </w:rPr>
        <w:t xml:space="preserve"> (Mark, </w:t>
      </w:r>
      <w:r w:rsidRPr="00587004">
        <w:t>Chief Investment Officer, International Equity</w:t>
      </w:r>
      <w:r>
        <w:t xml:space="preserve">, 1/19, American Century Investments Blog, “Russia’s Push for Economic Diversification and Modernization,” </w:t>
      </w:r>
      <w:hyperlink r:id="rId89" w:history="1">
        <w:r w:rsidRPr="00003BDD">
          <w:rPr>
            <w:rStyle w:val="Hyperlink"/>
          </w:rPr>
          <w:t>http://americancenturyblog.com/2011/01/russia%E2%80%99s-push-for-economic-diversificationand-modernization/</w:t>
        </w:r>
      </w:hyperlink>
      <w:r>
        <w:t>, Accessed: 7/8/12, GJV)</w:t>
      </w:r>
    </w:p>
    <w:p w:rsidR="00E022F5" w:rsidRDefault="00E022F5" w:rsidP="00E022F5">
      <w:pPr>
        <w:rPr>
          <w:sz w:val="16"/>
        </w:rPr>
      </w:pPr>
      <w:r w:rsidRPr="00587004">
        <w:rPr>
          <w:rStyle w:val="StyleBoldUnderline"/>
        </w:rPr>
        <w:t>About 25% of the government’s operating budget is linked to oil and gas revenues, so Russia’s goal of economic diversification will not be an easy task. Yet its leadership is becoming increasingly aware of the fact that it must endure some short-term pain—weaning itself off the windfalls from commodity exports—to ensure long-term economic growth and prosperity</w:t>
      </w:r>
      <w:r w:rsidRPr="00967878">
        <w:rPr>
          <w:sz w:val="16"/>
        </w:rPr>
        <w:t>. In the meantime, however, Russia is trying to improve its investment climate by fostering better relations with the West, becoming more cognizant of property and intellectual rights, and reducing the state’s influence in the economy.</w:t>
      </w:r>
    </w:p>
    <w:p w:rsidR="00E022F5" w:rsidRDefault="00E022F5" w:rsidP="00E022F5">
      <w:pPr>
        <w:pStyle w:val="Heading4"/>
      </w:pPr>
      <w:r>
        <w:t>Russia Oil Prices inevitably in trouble as Iraqi Oil becomes competitive</w:t>
      </w:r>
    </w:p>
    <w:p w:rsidR="00E022F5" w:rsidRDefault="00E022F5" w:rsidP="00E022F5">
      <w:r w:rsidRPr="00490A6D">
        <w:rPr>
          <w:highlight w:val="yellow"/>
        </w:rPr>
        <w:t>Arab Times</w:t>
      </w:r>
      <w:r>
        <w:t xml:space="preserve"> </w:t>
      </w:r>
      <w:r w:rsidRPr="00490A6D">
        <w:t>17/01/</w:t>
      </w:r>
      <w:r w:rsidRPr="00490A6D">
        <w:rPr>
          <w:highlight w:val="yellow"/>
        </w:rPr>
        <w:t>2013</w:t>
      </w:r>
      <w:r>
        <w:t xml:space="preserve"> </w:t>
      </w:r>
    </w:p>
    <w:p w:rsidR="00E022F5" w:rsidRDefault="00E022F5" w:rsidP="00E022F5">
      <w:hyperlink r:id="rId90" w:history="1">
        <w:r w:rsidRPr="00FD1B42">
          <w:rPr>
            <w:rStyle w:val="Hyperlink"/>
          </w:rPr>
          <w:t>http://www.arabtimesonline.com/NewsDetails/tabid/96/smid/414/ArticleID/172021/reftab/96/t/Russia-faces-oil-price-battle-as-Iraqi-output-exports-grow/Default.aspx</w:t>
        </w:r>
      </w:hyperlink>
      <w:r>
        <w:t xml:space="preserve"> [</w:t>
      </w:r>
      <w:r w:rsidRPr="00490A6D">
        <w:t>Russia faces oil price battle as Iraqi output, exports grow</w:t>
      </w:r>
      <w:r>
        <w:t>]</w:t>
      </w:r>
    </w:p>
    <w:p w:rsidR="00E022F5" w:rsidRDefault="00E022F5" w:rsidP="00E022F5">
      <w:pPr>
        <w:pStyle w:val="Heading4"/>
        <w:rPr>
          <w:sz w:val="10"/>
        </w:rPr>
      </w:pPr>
      <w:r w:rsidRPr="00490A6D">
        <w:rPr>
          <w:sz w:val="12"/>
        </w:rPr>
        <w:t xml:space="preserve">LONDON, July 29, (RTRS): </w:t>
      </w:r>
      <w:r w:rsidRPr="00490A6D">
        <w:rPr>
          <w:rStyle w:val="StyleBoldUnderline"/>
          <w:highlight w:val="yellow"/>
        </w:rPr>
        <w:t>Five large Iraqi oil cargoes are heading to Europe this and next month in a rare development that is the opening shot in a pricing war with rival Russia</w:t>
      </w:r>
      <w:r w:rsidRPr="00271912">
        <w:rPr>
          <w:rStyle w:val="StyleBoldUnderline"/>
        </w:rPr>
        <w:t xml:space="preserve"> </w:t>
      </w:r>
      <w:r w:rsidRPr="00490A6D">
        <w:rPr>
          <w:sz w:val="12"/>
        </w:rPr>
        <w:t xml:space="preserve">and could help to </w:t>
      </w:r>
      <w:r w:rsidRPr="00490A6D">
        <w:rPr>
          <w:rStyle w:val="StyleBoldUnderline"/>
          <w:highlight w:val="yellow"/>
        </w:rPr>
        <w:t>bring down high oil prices</w:t>
      </w:r>
      <w:r>
        <w:t xml:space="preserve">. </w:t>
      </w:r>
      <w:r w:rsidRPr="00490A6D">
        <w:rPr>
          <w:sz w:val="12"/>
        </w:rPr>
        <w:t>The exports of Iraqi Basra oil, an unaccustomed guest in Europe, were triggered by a US oil stocks release in June and a strengthening of Russian crude values, traders and analysts said, adding they would have longer-term implications. As Iraq is building export facilities and ramping up production</w:t>
      </w:r>
      <w:r>
        <w:t xml:space="preserve">, </w:t>
      </w:r>
      <w:r w:rsidRPr="00490A6D">
        <w:rPr>
          <w:rStyle w:val="StyleBoldUnderline"/>
          <w:highlight w:val="yellow"/>
        </w:rPr>
        <w:t>it could</w:t>
      </w:r>
      <w:r>
        <w:t xml:space="preserve"> </w:t>
      </w:r>
      <w:r w:rsidRPr="00490A6D">
        <w:rPr>
          <w:sz w:val="12"/>
        </w:rPr>
        <w:t>often</w:t>
      </w:r>
      <w:r>
        <w:t xml:space="preserve"> </w:t>
      </w:r>
      <w:r w:rsidRPr="00490A6D">
        <w:rPr>
          <w:rStyle w:val="StyleBoldUnderline"/>
          <w:highlight w:val="yellow"/>
        </w:rPr>
        <w:t>compete with rival Opec members and Russia, the world’s top oil producer, for market share. “For us Iraq is absolutely one of the best parts of the global oil supply story for the next 2-5 years,</w:t>
      </w:r>
      <w:r>
        <w:t xml:space="preserve">” </w:t>
      </w:r>
      <w:r w:rsidRPr="00490A6D">
        <w:rPr>
          <w:sz w:val="12"/>
        </w:rPr>
        <w:t>said Nic Brown from Natixis. “</w:t>
      </w:r>
      <w:r w:rsidRPr="00490A6D">
        <w:rPr>
          <w:rStyle w:val="StyleBoldUnderline"/>
          <w:highlight w:val="yellow"/>
        </w:rPr>
        <w:t>Iraqi exports are being constrained at the minute by the lack of export capacity but once new facilities come on stream, including in November this year, it has the scope to improve substantially.” Iraqi production has been gradually climbing in the past months to reach 2.7 million barrels per day versus 2.5 million last year as multi-billion joint projects with international majors begin to pay</w:t>
      </w:r>
      <w:r w:rsidRPr="00271912">
        <w:rPr>
          <w:rStyle w:val="StyleBoldUnderline"/>
        </w:rPr>
        <w:t>.</w:t>
      </w:r>
      <w:r w:rsidRPr="00271912">
        <w:t xml:space="preserve"> </w:t>
      </w:r>
      <w:r w:rsidRPr="00271912">
        <w:rPr>
          <w:sz w:val="10"/>
        </w:rPr>
        <w:t xml:space="preserve">Infrastructure and other constraints has led it to reconsider plans to expand output to 12 million bpd by 2017, which would rival that of the world’s biggest conventional oil reserves holder Saudi Arabia. Saudi Arabia already has capacity of some 12 million bpd and its production is close to 10 million bpd, while Russia is producing at record rates above 10 million bpd. Even the pared-back Iraqi additions will be a huge increase and could reach 6-8 million bpd within the next 5 years, compared with global demand of roughly 90 million bpd. Iraqi exports flow from two ports — Kirkuk crude flows mostly to Europe from the Turkish port of Ceyhan while Basra, shipped from the port of the same name in the Middle East Gulf, is exported more often to Asia and North America. Additions But as export capacity additions come onstream mainly in Basra, some traders said Europe’s dominant </w:t>
      </w:r>
      <w:r w:rsidRPr="00490A6D">
        <w:rPr>
          <w:rStyle w:val="StyleBoldUnderline"/>
          <w:highlight w:val="yellow"/>
        </w:rPr>
        <w:t>supplier Russia would face more and more pressure on its Urals crude</w:t>
      </w:r>
      <w:r>
        <w:t xml:space="preserve">, </w:t>
      </w:r>
      <w:r w:rsidRPr="00271912">
        <w:rPr>
          <w:sz w:val="10"/>
        </w:rPr>
        <w:t>which is of a similar quality to Iraqi oil, in the months to come. That became evident this month when firms including ExxonMobil, Royal Dutch Shell and Statoil and trading house Gunvor booked up to 9 million barrels of Basra for shipment into Europe’s Mediterranean and north. The tankers included four supertankers which can carry up to 2 million and one million-barrel Suezmax. “We haven’t seen so much Basra in Europe for a long time. It all happened because Urals has gone too strong. People started looking around and Basra was very competitive in June,” said a trader with one of the majors. “In July it all stopped because Iraqi OSPs (official selling prices) are not attractive anymore but those four-five cargoes from June are now heading here and it is a big development,” he said. Russian Urals grade strengthened dramatically at the end of June because of lower-than-expected exports with values jumping by over $1.75 a barrel or under $2 million per large Suezmax million-barrel tanker. The values for Urals then eased by around $1 per barrel when big players booked Basra for delivery to Europe. Since then Urals has strengthened in the Baltic again by $1 due to yet another reduced export schedule from Russia, meaning more Iraqi and potentially Iranian barrels could be brought to the region if the economics work again, traders said. Iraq’s current export capacity from Basra is 1.8 million bpd and Iraq is adding four single-point moorings off Basra and the first stage of that project is expected to add 900,000 bpd of export capacity by year-end. Iraq’s Deputy Prime Minister Hussain al-Shahristani said in May that he expected Iraq’s total production to reach 3 million bpd before the end of the year from 2.7 million now. Five Basra cargoes to Europe delivered over one month would represent around 300,000 bpd. Data from consuming nations’ representative the International Energy Agency shows Basra exports to Europe at 210,000 bpd in 2008, 120,000 bpd in 2009, 90,000 bpd in 2010 and just 30,000 bpd in the first quarter of 2011.Rising Iraqi production is a major consideration for the Organization of the Petroleum Exporting Countries, which has repeatedly ducked the contentious issue of reassigning individual producer nation’s output quotas. For non-Opec Russia, one consolation is that its Urals crude is of higher quality that Basra. Basra has a sulphur content of more than 2 percent and levels can change from cargo to cargo. Urals has a consistent level of around 1.5-1.6 percent. “Europe is limited in how much sulphur crude it can consume,” said another trader who brought Basra into the region. That means large quantities of incremental Iraqi crude would continue to end up in Asia and North America whose refineries are better adapted to more suphurous crudes and where similar pricing battles could unfold with Saudi, Iranian and Venezuelan grades.</w:t>
      </w:r>
      <w:r w:rsidRPr="00271912">
        <w:rPr>
          <w:sz w:val="10"/>
        </w:rPr>
        <w:cr/>
      </w:r>
      <w:r w:rsidRPr="0034487E">
        <w:rPr>
          <w:sz w:val="10"/>
        </w:rPr>
        <w:t xml:space="preserve"> </w:t>
      </w:r>
    </w:p>
    <w:p w:rsidR="00E022F5" w:rsidRDefault="00E022F5" w:rsidP="00E022F5">
      <w:pPr>
        <w:pStyle w:val="Heading4"/>
      </w:pPr>
      <w:r>
        <w:t xml:space="preserve">(--) US does not consume enough oil to hurt Russian market. </w:t>
      </w:r>
    </w:p>
    <w:p w:rsidR="00E022F5" w:rsidRDefault="00E022F5" w:rsidP="00E022F5">
      <w:pPr>
        <w:ind w:firstLine="360"/>
        <w:rPr>
          <w:rStyle w:val="StyleStyleBold12pt"/>
        </w:rPr>
      </w:pPr>
      <w:r w:rsidRPr="008B357E">
        <w:rPr>
          <w:rStyle w:val="StyleStyleBold12pt"/>
        </w:rPr>
        <w:t>European Energy Commission 11</w:t>
      </w:r>
    </w:p>
    <w:p w:rsidR="00E022F5" w:rsidRDefault="00E022F5" w:rsidP="00E022F5">
      <w:pPr>
        <w:ind w:left="360"/>
      </w:pPr>
      <w:r>
        <w:t>(December 1, EU organization in charge of tracking energy usage“EU-Russia Energy Dialogue 12</w:t>
      </w:r>
      <w:r w:rsidRPr="003768BF">
        <w:rPr>
          <w:vertAlign w:val="superscript"/>
        </w:rPr>
        <w:t>th</w:t>
      </w:r>
      <w:r>
        <w:t xml:space="preserve"> Program Progress Report”, </w:t>
      </w:r>
      <w:hyperlink r:id="rId91" w:history="1">
        <w:r w:rsidRPr="000055F1">
          <w:rPr>
            <w:rStyle w:val="Hyperlink"/>
          </w:rPr>
          <w:t>http://ec.europa.eu/energy/international/russia/doc/20111201_eu_russia_report.pdf</w:t>
        </w:r>
      </w:hyperlink>
      <w:r>
        <w:t xml:space="preserve">, accessed 7/8) </w:t>
      </w:r>
    </w:p>
    <w:p w:rsidR="00E022F5" w:rsidRDefault="00E022F5" w:rsidP="00E022F5">
      <w:r w:rsidRPr="003768BF">
        <w:rPr>
          <w:rStyle w:val="StyleBoldUnderline"/>
        </w:rPr>
        <w:t>88% of Russia’s total oil exports</w:t>
      </w:r>
      <w:r>
        <w:t xml:space="preserve"> 70% of its gas exports and 50% of its coal exports </w:t>
      </w:r>
      <w:r w:rsidRPr="003768BF">
        <w:rPr>
          <w:rStyle w:val="StyleBoldUnderline"/>
        </w:rPr>
        <w:t>are directed to the EU. In 2010, volumes of Russian export of crude oil and oil products to the EU amounted to 173,97 million respectively 83,6 million tonnes</w:t>
      </w:r>
      <w:r>
        <w:t xml:space="preserve">, the export of gas – 121,34 bcm, 59,96 bcm of coal and 16,8 billion kwh of electricity. </w:t>
      </w:r>
    </w:p>
    <w:p w:rsidR="00E022F5" w:rsidRDefault="00E022F5" w:rsidP="00E022F5">
      <w:pPr>
        <w:pStyle w:val="Heading4"/>
      </w:pPr>
      <w:r>
        <w:t>(--) No US-Russian war:</w:t>
      </w:r>
    </w:p>
    <w:p w:rsidR="00E022F5" w:rsidRPr="005A3718" w:rsidRDefault="00E022F5" w:rsidP="00E022F5">
      <w:pPr>
        <w:ind w:firstLine="360"/>
        <w:rPr>
          <w:sz w:val="16"/>
          <w:bdr w:val="single" w:sz="4" w:space="0" w:color="auto"/>
        </w:rPr>
      </w:pPr>
      <w:r w:rsidRPr="005A3718">
        <w:rPr>
          <w:b/>
          <w:highlight w:val="yellow"/>
          <w:bdr w:val="single" w:sz="4" w:space="0" w:color="auto"/>
        </w:rPr>
        <w:t>Perry, et al 9</w:t>
      </w:r>
    </w:p>
    <w:p w:rsidR="00E022F5" w:rsidRPr="005A3718" w:rsidRDefault="00E022F5" w:rsidP="00E022F5">
      <w:pPr>
        <w:ind w:left="360"/>
        <w:rPr>
          <w:sz w:val="16"/>
          <w:szCs w:val="16"/>
        </w:rPr>
      </w:pPr>
      <w:r w:rsidRPr="005A3718">
        <w:rPr>
          <w:sz w:val="16"/>
          <w:szCs w:val="16"/>
        </w:rPr>
        <w:t xml:space="preserve">(William J. (former United States Secretary of Defense, America’s Strategic Posture The Final Report of the Congressional Commission on the Strategic Posture of the United States, </w:t>
      </w:r>
      <w:hyperlink r:id="rId92" w:history="1">
        <w:r w:rsidRPr="005A3718">
          <w:rPr>
            <w:rStyle w:val="Hyperlink"/>
            <w:sz w:val="16"/>
            <w:szCs w:val="16"/>
          </w:rPr>
          <w:t>http://media.usip.org/reports/strat_posture_report.pdf</w:t>
        </w:r>
      </w:hyperlink>
      <w:r w:rsidRPr="005A3718">
        <w:rPr>
          <w:sz w:val="16"/>
          <w:szCs w:val="16"/>
        </w:rPr>
        <w:t>)</w:t>
      </w:r>
    </w:p>
    <w:p w:rsidR="00E022F5" w:rsidRDefault="00E022F5" w:rsidP="00E022F5">
      <w:pPr>
        <w:rPr>
          <w:sz w:val="16"/>
        </w:rPr>
      </w:pPr>
      <w:r w:rsidRPr="005A3718">
        <w:rPr>
          <w:u w:val="single"/>
        </w:rPr>
        <w:t>It is important</w:t>
      </w:r>
      <w:r w:rsidRPr="005A3718">
        <w:rPr>
          <w:sz w:val="16"/>
        </w:rPr>
        <w:t xml:space="preserve">, moreover, </w:t>
      </w:r>
      <w:r w:rsidRPr="005A3718">
        <w:rPr>
          <w:u w:val="single"/>
        </w:rPr>
        <w:t xml:space="preserve">to bear in mind that despite our many disappointments, </w:t>
      </w:r>
      <w:r w:rsidRPr="00336A23">
        <w:rPr>
          <w:highlight w:val="yellow"/>
          <w:u w:val="single"/>
        </w:rPr>
        <w:t>Russia has not returned to the role of the Soviet Union as a global challenger to the United States.</w:t>
      </w:r>
      <w:r w:rsidRPr="005A3718">
        <w:rPr>
          <w:u w:val="single"/>
        </w:rPr>
        <w:t xml:space="preserve"> It is not amassing military forces along its borders in readiness for an invasion of Europe.  Although Russia is strengthening its nuclear forces, it does not appear to be seeking overall nuclear supremacy. Indeed, </w:t>
      </w:r>
      <w:r w:rsidRPr="00336A23">
        <w:rPr>
          <w:highlight w:val="yellow"/>
          <w:u w:val="single"/>
        </w:rPr>
        <w:t>its focus is largely on its domestic economic transformation and its near-abroad</w:t>
      </w:r>
      <w:r w:rsidRPr="005A3718">
        <w:rPr>
          <w:sz w:val="16"/>
        </w:rPr>
        <w:t xml:space="preserve">, where there are many challenges but also some opportunities for cooperation with the West. </w:t>
      </w:r>
      <w:r w:rsidRPr="00336A23">
        <w:rPr>
          <w:highlight w:val="yellow"/>
          <w:u w:val="single"/>
        </w:rPr>
        <w:t xml:space="preserve">The risk of direct military confrontation between the United States and Russia is </w:t>
      </w:r>
      <w:r w:rsidRPr="00336A23">
        <w:rPr>
          <w:b/>
          <w:highlight w:val="yellow"/>
          <w:u w:val="single"/>
        </w:rPr>
        <w:t>much lower than during the Cold War</w:t>
      </w:r>
      <w:r w:rsidRPr="00336A23">
        <w:rPr>
          <w:highlight w:val="yellow"/>
          <w:u w:val="single"/>
        </w:rPr>
        <w:t>.</w:t>
      </w:r>
      <w:r w:rsidRPr="005A3718">
        <w:rPr>
          <w:sz w:val="16"/>
        </w:rPr>
        <w:t xml:space="preserve"> But the risk of nuclear coercion is another matter. After all, Russia has used nuclear threats to attempt to coerce some of its neighbors, including U.S. allies, and this is a problem for which U.S. nuclear strategy and capabilities remain relevant. It is also conceivable that these assessments might change for the worse at some future time, and the United States needs to hedge against that possibility.</w:t>
      </w:r>
    </w:p>
    <w:p w:rsidR="00E022F5" w:rsidRDefault="00E022F5" w:rsidP="00E022F5">
      <w:pPr>
        <w:pStyle w:val="Heading4"/>
      </w:pPr>
      <w:r>
        <w:t xml:space="preserve">Alt causes to Russia’s stable economy </w:t>
      </w:r>
    </w:p>
    <w:p w:rsidR="00E022F5" w:rsidRDefault="00E022F5" w:rsidP="00E022F5">
      <w:r w:rsidRPr="00441D71">
        <w:rPr>
          <w:rFonts w:ascii="Arial Narrow" w:hAnsi="Arial Narrow"/>
          <w:b/>
          <w:u w:val="thick"/>
          <w:lang w:bidi="en-US"/>
        </w:rPr>
        <w:t>Black Sea News</w:t>
      </w:r>
      <w:r>
        <w:t xml:space="preserve"> </w:t>
      </w:r>
      <w:r w:rsidRPr="00441D71">
        <w:t xml:space="preserve">January 17, </w:t>
      </w:r>
      <w:r w:rsidRPr="00441D71">
        <w:rPr>
          <w:rFonts w:ascii="Arial Narrow" w:hAnsi="Arial Narrow"/>
          <w:b/>
          <w:u w:val="thick"/>
          <w:lang w:bidi="en-US"/>
        </w:rPr>
        <w:t>2013</w:t>
      </w:r>
      <w:r w:rsidRPr="00441D71">
        <w:t xml:space="preserve"> </w:t>
      </w:r>
    </w:p>
    <w:p w:rsidR="00E022F5" w:rsidRDefault="00E022F5" w:rsidP="00E022F5">
      <w:r w:rsidRPr="00441D71">
        <w:t xml:space="preserve">http://www.blackseagrain.net/about-ukragroconsult/news-bsg/world-bank-keeps-russia2019s-gdp-forecast-at-3.6-in-2013 </w:t>
      </w:r>
      <w:r>
        <w:t>[</w:t>
      </w:r>
      <w:r w:rsidRPr="00441D71">
        <w:t>World Bank Keeps Russia’s GDP Forecast at 3.6% in 2013</w:t>
      </w:r>
      <w:r>
        <w:t>] (UkrAgroConsult is a leading consulting agency with nearly 20 years of experience in international markets and investment services, specializing in agricultural sector of Ukraine and Black Sea countries.)</w:t>
      </w:r>
    </w:p>
    <w:p w:rsidR="00E022F5" w:rsidRDefault="00E022F5" w:rsidP="00E022F5"/>
    <w:p w:rsidR="00E022F5" w:rsidRPr="00441D71" w:rsidRDefault="00E022F5" w:rsidP="00E022F5">
      <w:pPr>
        <w:rPr>
          <w:highlight w:val="yellow"/>
        </w:rPr>
      </w:pPr>
      <w:r w:rsidRPr="00441D71">
        <w:rPr>
          <w:rStyle w:val="StyleBoldUnderline"/>
          <w:highlight w:val="yellow"/>
        </w:rPr>
        <w:t>The World Bank has maintained its forecast of Russia’s GDP growth for 2013 at 3.6%</w:t>
      </w:r>
      <w:r>
        <w:t xml:space="preserve"> </w:t>
      </w:r>
      <w:r w:rsidRPr="00EC7307">
        <w:rPr>
          <w:sz w:val="12"/>
        </w:rPr>
        <w:t xml:space="preserve">in a new report on global economic trends. “Economic growth in Russia is expected to decline to 3.5% in 2012 from 4.3% in 2011 due to unfavorable base effects, a drought in agriculture, rising inflation, and weak global sentiment,” the World Bank said in the Global Economic Prospects report published on Wednesday. According to the report, </w:t>
      </w:r>
      <w:r w:rsidRPr="00441D71">
        <w:rPr>
          <w:rStyle w:val="StyleBoldUnderline"/>
          <w:highlight w:val="yellow"/>
        </w:rPr>
        <w:t>the Russian economy will grow by 3.6% in 2013 and 3.9% in 2014, gradually leveling up at 3.8% in 2015. “Despite the projected high oil price, growth is expected to pick up only modestly to 3.8 percent by 2015 reflecting monetary tightening, a tight labor market, and capacity constraints,”</w:t>
      </w:r>
      <w:r w:rsidRPr="00441D71">
        <w:rPr>
          <w:highlight w:val="yellow"/>
        </w:rPr>
        <w:t xml:space="preserve"> </w:t>
      </w:r>
      <w:r w:rsidRPr="00441D71">
        <w:rPr>
          <w:rStyle w:val="StyleBoldUnderline"/>
          <w:highlight w:val="yellow"/>
        </w:rPr>
        <w:t>the report said. Russia is expected to have a surplus on the balance of payments at 3.3% of the GDP in 2013, which will drop to 2.6% in 2014. Meanwhile, global economy is expected to grow at a relatively weak 2.3% and 2.4% in 2012 and 2013 respectively and “gradually strengthen to 3.1% and 3.3% in 2014 and 2015. “Overall, the global economic environment remains fragile and prone to further disappointment, although the balance of risks is now less skewed to the downside than it has been in recent years,” the report concluded.</w:t>
      </w:r>
    </w:p>
    <w:p w:rsidR="00E022F5" w:rsidRPr="00F27932" w:rsidRDefault="00E022F5" w:rsidP="00E022F5">
      <w:pPr>
        <w:pStyle w:val="Heading4"/>
      </w:pPr>
      <w:r>
        <w:t xml:space="preserve">(--) Corruption prevents Russian economy success:  </w:t>
      </w:r>
    </w:p>
    <w:p w:rsidR="00E022F5" w:rsidRPr="00D20025" w:rsidRDefault="00E022F5" w:rsidP="00E022F5">
      <w:pPr>
        <w:ind w:left="360"/>
      </w:pPr>
      <w:r w:rsidRPr="00D20025">
        <w:rPr>
          <w:rStyle w:val="StyleStyleBold12pt"/>
        </w:rPr>
        <w:t>Melik 6/28</w:t>
      </w:r>
      <w:r w:rsidRPr="00D20025">
        <w:t xml:space="preserve"> (James, 6/28/12, BBC reporter, “Russia's growth stifled by corruption”, </w:t>
      </w:r>
      <w:hyperlink r:id="rId93" w:history="1">
        <w:r w:rsidRPr="00D20025">
          <w:rPr>
            <w:rStyle w:val="Hyperlink"/>
          </w:rPr>
          <w:t>http://www.bbc.co.uk/news/business-18622833</w:t>
        </w:r>
      </w:hyperlink>
      <w:r w:rsidRPr="00D20025">
        <w:t>, accessed 7/9)</w:t>
      </w:r>
    </w:p>
    <w:p w:rsidR="00E022F5" w:rsidRDefault="00E022F5" w:rsidP="00E022F5">
      <w:pPr>
        <w:rPr>
          <w:sz w:val="14"/>
        </w:rPr>
      </w:pPr>
      <w:r w:rsidRPr="0043682C">
        <w:rPr>
          <w:sz w:val="14"/>
        </w:rPr>
        <w:t>Furthermore</w:t>
      </w:r>
      <w:r w:rsidRPr="00E6066F">
        <w:rPr>
          <w:rStyle w:val="StyleBoldUnderline"/>
        </w:rPr>
        <w:t xml:space="preserve">, despite Russia's rich resources and its place among the world's fastest-growing economies, there remains a general feeling that the country is underperforming and falling far short of its potential. </w:t>
      </w:r>
      <w:r w:rsidRPr="0043682C">
        <w:rPr>
          <w:sz w:val="14"/>
        </w:rPr>
        <w:t>According to Angus Roxburgh, former BBC Moscow correspondent and later a public-relations adviser to the Kremlin</w:t>
      </w:r>
      <w:r w:rsidRPr="00D20025">
        <w:rPr>
          <w:rStyle w:val="StyleBoldUnderline"/>
        </w:rPr>
        <w:t xml:space="preserve">, there is one overriding reason why Russia is failing to achieve its economic potential and failing to attract outside investors: corruption. </w:t>
      </w:r>
      <w:r w:rsidRPr="0043682C">
        <w:rPr>
          <w:sz w:val="14"/>
        </w:rPr>
        <w:t xml:space="preserve">Worsening scenario "It is something the government acknowledges but seems powerless to combat, despite a regular stream of anti-corruption decrees and initiatives," he says. "In fact, it gets worse year by year. According to official figures, the average bribe in Russia is more than $10,000," he notes. Transparency International, which ranks countries according to perceived levels of corruption, says Russia has slumped from 46th place in 1996 to 143rd in 2011. Continue reading the main story “ Dozens of entrepreneurs are in prison on charges trumped up by officials” Angus Roxburgh Author That makes it one of the most corrupt countries on earth. Bureaucrats in charge of state tenders routinely ask for enormous bribes from companies bidding for the contracts, which adds to the cost of the bills that the state pays. "A year or so ago, three seniors officials were convicted - a rare occurrence - for demanding $1m to take the Japanese company Toshiba off a fictitious blacklist, which was preventing the company bidding for a contract," Mr Roxburgh recalls. The case of Sergei Magnitsky, the lawyer employed by a western investment fund, who exposed corruption and then found himself thrown in prison by the very people he had accused, and who then died in prison, has served as a dire warning to all potential investors. </w:t>
      </w:r>
    </w:p>
    <w:p w:rsidR="00E022F5" w:rsidRDefault="00E022F5" w:rsidP="00E022F5">
      <w:pPr>
        <w:pStyle w:val="Heading4"/>
      </w:pPr>
      <w:r>
        <w:t xml:space="preserve">(--) Oil isn’t key to Russia’s economy:  </w:t>
      </w:r>
    </w:p>
    <w:p w:rsidR="00E022F5" w:rsidRDefault="00E022F5" w:rsidP="00E022F5">
      <w:pPr>
        <w:ind w:firstLine="360"/>
      </w:pPr>
      <w:r>
        <w:t xml:space="preserve">Kenneth </w:t>
      </w:r>
      <w:r w:rsidRPr="00B12CEC">
        <w:rPr>
          <w:rStyle w:val="BoldUnderline"/>
        </w:rPr>
        <w:t>Rapoza</w:t>
      </w:r>
      <w:r>
        <w:t>, 8/11/20</w:t>
      </w:r>
      <w:r w:rsidRPr="00B12CEC">
        <w:rPr>
          <w:rStyle w:val="BoldUnderline"/>
        </w:rPr>
        <w:t>11</w:t>
      </w:r>
      <w:r>
        <w:t xml:space="preserve"> (staff writer, “Nomura Cuts Russia Growth Forecast,”</w:t>
      </w:r>
    </w:p>
    <w:p w:rsidR="00E022F5" w:rsidRDefault="00E022F5" w:rsidP="00E022F5">
      <w:pPr>
        <w:ind w:firstLine="360"/>
      </w:pPr>
      <w:hyperlink r:id="rId94" w:history="1">
        <w:r w:rsidRPr="00C301E5">
          <w:rPr>
            <w:rStyle w:val="Hyperlink"/>
          </w:rPr>
          <w:t>http://www.forbes.com/sites/kenrapoza/2011/08/11/nomura-cuts-russia-growth-forecast/</w:t>
        </w:r>
      </w:hyperlink>
      <w:r>
        <w:t>)</w:t>
      </w:r>
    </w:p>
    <w:p w:rsidR="00E022F5" w:rsidRDefault="00E022F5" w:rsidP="00E022F5">
      <w:r w:rsidRPr="00BF2D9C">
        <w:rPr>
          <w:sz w:val="16"/>
        </w:rPr>
        <w:t>“What we find interesting about the Q2 GDP growth estimate is that growth decelerated during the quarter when the average price of Brent was $117 a barrel, the highest since the beginning of the crisis.,” says Orlova. “This confirms that</w:t>
      </w:r>
      <w:r>
        <w:t xml:space="preserve"> </w:t>
      </w:r>
      <w:r w:rsidRPr="00BF2D9C">
        <w:rPr>
          <w:rStyle w:val="StyleBoldUnderline"/>
        </w:rPr>
        <w:t>Russian growth has decoupled from oil prices – mainly because its extracting sector output is constrained by the lack of investment in production facilities in the preceding years. There seems to be no immediate pass-through from the higher oil price into the domestic confidence indices and output and demand indicators</w:t>
      </w:r>
      <w:r>
        <w:t xml:space="preserve">. </w:t>
      </w:r>
      <w:r w:rsidRPr="00BF2D9C">
        <w:rPr>
          <w:sz w:val="16"/>
        </w:rPr>
        <w:t>However, although the economy is no longer benefitting from positive oil price shocks, it is not immune from negative oil price shocks which we think are likely to trigger capital flight and higher borrowing costs for Russian companies and the state. With a more flexible rouble, lower oil prices also translate into a weaker currency and that dents consumer confidence,” she says.</w:t>
      </w:r>
      <w:r>
        <w:t xml:space="preserve"> </w:t>
      </w:r>
    </w:p>
    <w:p w:rsidR="00E022F5" w:rsidRDefault="00E022F5" w:rsidP="00E022F5">
      <w:pPr>
        <w:pStyle w:val="Heading4"/>
      </w:pPr>
      <w:r>
        <w:t>(--) Turn:  Too high of oil prices undermine the Russian economy:</w:t>
      </w:r>
    </w:p>
    <w:p w:rsidR="00E022F5" w:rsidRDefault="00E022F5" w:rsidP="00E022F5">
      <w:pPr>
        <w:ind w:firstLine="360"/>
      </w:pPr>
      <w:r>
        <w:t xml:space="preserve">Oleg </w:t>
      </w:r>
      <w:r w:rsidRPr="00C155EE">
        <w:rPr>
          <w:rStyle w:val="BoldUnderline"/>
        </w:rPr>
        <w:t>Nekhai, 2011</w:t>
      </w:r>
      <w:r>
        <w:t xml:space="preserve"> (staff writer, August 15, “Global oil prices and Russia’s economy,”</w:t>
      </w:r>
    </w:p>
    <w:p w:rsidR="00E022F5" w:rsidRDefault="00E022F5" w:rsidP="00E022F5">
      <w:pPr>
        <w:ind w:firstLine="360"/>
      </w:pPr>
      <w:hyperlink r:id="rId95" w:history="1">
        <w:r w:rsidRPr="00C301E5">
          <w:rPr>
            <w:rStyle w:val="Hyperlink"/>
          </w:rPr>
          <w:t>http://english.ruvr.ru/2011/08/15/54669169.html</w:t>
        </w:r>
      </w:hyperlink>
      <w:r>
        <w:t>)</w:t>
      </w:r>
    </w:p>
    <w:p w:rsidR="00E022F5" w:rsidRPr="00BF2D9C" w:rsidRDefault="00E022F5" w:rsidP="00E022F5">
      <w:pPr>
        <w:rPr>
          <w:rStyle w:val="StyleBoldUnderline"/>
        </w:rPr>
      </w:pPr>
      <w:r w:rsidRPr="00BF2D9C">
        <w:rPr>
          <w:sz w:val="16"/>
        </w:rPr>
        <w:t xml:space="preserve">Like Saudi Arabia, Russia is among the world’s leading oil producers. </w:t>
      </w:r>
      <w:r w:rsidRPr="00B17666">
        <w:rPr>
          <w:rStyle w:val="StyleBoldUnderline"/>
        </w:rPr>
        <w:t>Russian companies</w:t>
      </w:r>
      <w:r w:rsidRPr="00BF2D9C">
        <w:rPr>
          <w:sz w:val="16"/>
        </w:rPr>
        <w:t xml:space="preserve"> have repeatedly said that they accept the price at $70-90 per barrel for it allows investing more in oil exploration. If prices grow, this offers a chance to earn more and save money or spend it on other purposes. However, </w:t>
      </w:r>
      <w:r w:rsidRPr="00B17666">
        <w:rPr>
          <w:rStyle w:val="StyleBoldUnderline"/>
        </w:rPr>
        <w:t>too high prices are not welcome for they will result in a massive influx of dollars</w:t>
      </w:r>
      <w:r w:rsidRPr="00BF2D9C">
        <w:rPr>
          <w:sz w:val="16"/>
        </w:rPr>
        <w:t>. In other words,</w:t>
      </w:r>
      <w:r>
        <w:t xml:space="preserve"> </w:t>
      </w:r>
      <w:r w:rsidRPr="00BF2D9C">
        <w:rPr>
          <w:rStyle w:val="StyleBoldUnderline"/>
        </w:rPr>
        <w:t xml:space="preserve">Russia is interested in stable prices and </w:t>
      </w:r>
      <w:r w:rsidRPr="00BF2D9C">
        <w:rPr>
          <w:rStyle w:val="BoldUnderline"/>
        </w:rPr>
        <w:t>lack of price fluctuations.</w:t>
      </w:r>
      <w:r>
        <w:t xml:space="preserve"> Leonid </w:t>
      </w:r>
      <w:r w:rsidRPr="00BF2D9C">
        <w:rPr>
          <w:rStyle w:val="StyleBoldUnderline"/>
        </w:rPr>
        <w:t>Grigoriev says this is compulsory if we want a well-planned budget:</w:t>
      </w:r>
      <w:r>
        <w:t xml:space="preserve"> "</w:t>
      </w:r>
      <w:r w:rsidRPr="00BF2D9C">
        <w:rPr>
          <w:sz w:val="16"/>
        </w:rPr>
        <w:t xml:space="preserve">Since the budget in Russia is approved by State Duma and President, what is said in this document is usually fulfilled. So I do not see any problem with oil price fluctuations. The budget is working already. But oil prices may affect the budget for 2012. </w:t>
      </w:r>
      <w:r w:rsidRPr="00BF2D9C">
        <w:rPr>
          <w:rStyle w:val="StyleBoldUnderline"/>
        </w:rPr>
        <w:t>The stronger these fluctuations are, the more cautious the Finance Ministry will be while discussing a draft budget."</w:t>
      </w:r>
    </w:p>
    <w:p w:rsidR="00E022F5" w:rsidRPr="00474613" w:rsidRDefault="00E022F5" w:rsidP="00E022F5">
      <w:pPr>
        <w:pStyle w:val="Heading4"/>
        <w:rPr>
          <w:rStyle w:val="BoldUnderline"/>
          <w:rFonts w:ascii="Calibri" w:hAnsi="Calibri"/>
          <w:b/>
          <w:bCs/>
        </w:rPr>
      </w:pPr>
      <w:r w:rsidRPr="00474613">
        <w:rPr>
          <w:rStyle w:val="BoldUnderline"/>
          <w:rFonts w:ascii="Calibri" w:hAnsi="Calibri"/>
        </w:rPr>
        <w:t>(--) Saudi Arabia will check oil price spikes:</w:t>
      </w:r>
    </w:p>
    <w:p w:rsidR="00E022F5" w:rsidRDefault="00E022F5" w:rsidP="00E022F5">
      <w:pPr>
        <w:ind w:firstLine="360"/>
      </w:pPr>
      <w:r w:rsidRPr="00092094">
        <w:rPr>
          <w:rStyle w:val="BoldUnderline"/>
        </w:rPr>
        <w:t>Economist, 2011</w:t>
      </w:r>
      <w:r>
        <w:t xml:space="preserve"> (March 3, 2011, “The 2011 oil shock,” </w:t>
      </w:r>
      <w:hyperlink r:id="rId96" w:history="1">
        <w:r w:rsidRPr="00C301E5">
          <w:rPr>
            <w:rStyle w:val="Hyperlink"/>
          </w:rPr>
          <w:t>http://www.economist.com/node/18281774</w:t>
        </w:r>
      </w:hyperlink>
      <w:r>
        <w:t>)</w:t>
      </w:r>
    </w:p>
    <w:p w:rsidR="00E022F5" w:rsidRDefault="00E022F5" w:rsidP="00E022F5">
      <w:pPr>
        <w:rPr>
          <w:rStyle w:val="BoldUnderline"/>
          <w:bdr w:val="single" w:sz="4" w:space="0" w:color="auto"/>
        </w:rPr>
      </w:pPr>
      <w:r w:rsidRPr="008B1C18">
        <w:rPr>
          <w:sz w:val="16"/>
        </w:rPr>
        <w:t xml:space="preserve">THE price of oil has had an unnerving ability to blow up the world economy, and the Middle East has often provided the spark. The Arab oil embargo of 1973, the Iranian revolution in 1978-79 and Saddam Hussein’s invasion of Kuwait in 1990 are all painful reminders of how the region’s combustible mix of geopolitics and geology can wreak havoc. With protests cascading across Arabia, is the world in for another oil shock? There are good reasons to worry. The Middle East and north Africa produce more than one-third of the world’s oil. Libya’s turmoil shows that a revolution can quickly disrupt oil supply. Even while Muammar Qaddafi hangs on with delusional determination and Western countries debate whether to enforce a no-fly zone (see article), </w:t>
      </w:r>
      <w:r w:rsidRPr="008B1C18">
        <w:rPr>
          <w:rStyle w:val="StyleBoldUnderline"/>
          <w:sz w:val="16"/>
        </w:rPr>
        <w:t>Libya’s oil output has halved</w:t>
      </w:r>
      <w:r w:rsidRPr="008B1C18">
        <w:rPr>
          <w:sz w:val="16"/>
        </w:rPr>
        <w:t>, as foreign workers flee and the country fragments.</w:t>
      </w:r>
      <w:r>
        <w:t xml:space="preserve"> </w:t>
      </w:r>
      <w:r w:rsidRPr="008B1C18">
        <w:rPr>
          <w:rStyle w:val="StyleBoldUnderline"/>
        </w:rPr>
        <w:t xml:space="preserve">The spread of unrest across the region threatens wider disruption. The markets’ reaction has been </w:t>
      </w:r>
      <w:r w:rsidRPr="008B1C18">
        <w:rPr>
          <w:rStyle w:val="BoldUnderline"/>
        </w:rPr>
        <w:t>surprisingly modest</w:t>
      </w:r>
      <w:r w:rsidRPr="008B1C18">
        <w:rPr>
          <w:rStyle w:val="StyleBoldUnderline"/>
        </w:rPr>
        <w:t>. The price of Brent crude jumped 15% as Libya’s violence flared up,</w:t>
      </w:r>
      <w:r>
        <w:t xml:space="preserve"> </w:t>
      </w:r>
      <w:r w:rsidRPr="008B1C18">
        <w:rPr>
          <w:sz w:val="16"/>
        </w:rPr>
        <w:t>reaching $120 a barrel on February 24th.</w:t>
      </w:r>
      <w:r>
        <w:t xml:space="preserve"> </w:t>
      </w:r>
      <w:r w:rsidRPr="008B1C18">
        <w:rPr>
          <w:rStyle w:val="BoldUnderline"/>
        </w:rPr>
        <w:t>But the promise of more production from Saudi Arabia</w:t>
      </w:r>
      <w:r w:rsidRPr="008B1C18">
        <w:rPr>
          <w:rStyle w:val="StyleBoldUnderline"/>
        </w:rPr>
        <w:t xml:space="preserve"> pushed the price down again.</w:t>
      </w:r>
      <w:r>
        <w:t xml:space="preserve"> </w:t>
      </w:r>
      <w:r w:rsidRPr="008B1C18">
        <w:rPr>
          <w:sz w:val="16"/>
        </w:rPr>
        <w:t>It was $116 on March 2nd—20% higher than the beginning of the year, but well below the peaks of 2008.</w:t>
      </w:r>
      <w:r>
        <w:t xml:space="preserve"> </w:t>
      </w:r>
      <w:r w:rsidRPr="008B1C18">
        <w:rPr>
          <w:rStyle w:val="StyleBoldUnderline"/>
        </w:rPr>
        <w:t xml:space="preserve">Most economists are sanguine: global growth might slow by a few tenths of a percentage point, they reckon, but </w:t>
      </w:r>
      <w:r w:rsidRPr="008B1C18">
        <w:rPr>
          <w:rStyle w:val="BoldUnderline"/>
          <w:bdr w:val="single" w:sz="4" w:space="0" w:color="auto"/>
        </w:rPr>
        <w:t>not enough to jeopardise the rich world’s recovery.</w:t>
      </w:r>
    </w:p>
    <w:p w:rsidR="00E022F5" w:rsidRDefault="00E022F5" w:rsidP="00E022F5">
      <w:pPr>
        <w:pStyle w:val="Heading4"/>
      </w:pPr>
      <w:r>
        <w:t>(--) Speculation and manipulation keep the price of oil high:</w:t>
      </w:r>
    </w:p>
    <w:p w:rsidR="00E022F5" w:rsidRDefault="00E022F5" w:rsidP="00E022F5">
      <w:pPr>
        <w:ind w:left="360"/>
      </w:pPr>
      <w:r>
        <w:t xml:space="preserve">Raymond J. </w:t>
      </w:r>
      <w:r w:rsidRPr="00A20AF8">
        <w:rPr>
          <w:rStyle w:val="BoldUnderline"/>
        </w:rPr>
        <w:t>Learsy, 2011</w:t>
      </w:r>
      <w:r>
        <w:t xml:space="preserve"> (Author, 'Oil and Finance: The Epic Corruption', “As Stocks Gyrate the Oil Patch and Their Casino Cronies Continue to Strangle the Economy,” </w:t>
      </w:r>
      <w:hyperlink r:id="rId97" w:history="1">
        <w:r w:rsidRPr="00C301E5">
          <w:rPr>
            <w:rStyle w:val="Hyperlink"/>
          </w:rPr>
          <w:t>http://www.huffingtonpost.com/raymond-j-learsy/as-stocks-gyrate-the-oil_b_926897.html?ir=Politics</w:t>
        </w:r>
      </w:hyperlink>
      <w:r>
        <w:t>)</w:t>
      </w:r>
    </w:p>
    <w:p w:rsidR="00E022F5" w:rsidRDefault="00E022F5" w:rsidP="00E022F5">
      <w:r>
        <w:t xml:space="preserve">But </w:t>
      </w:r>
      <w:r w:rsidRPr="008A1E99">
        <w:rPr>
          <w:rStyle w:val="StyleBoldUnderline"/>
        </w:rPr>
        <w:t>for the price of oil to continue going down and to stay down, unfettered speculation and manipulation must be reined in by our oversight agencies such as the Commodity Futures Trading Commission</w:t>
      </w:r>
      <w:r>
        <w:t xml:space="preserve"> (CFTC). Sadly the CFTC is an agency that has been derelict in its duty to protect American consumers, impotent in carrying out its responsibilities, going on years of "studying the problem".</w:t>
      </w:r>
    </w:p>
    <w:p w:rsidR="00E022F5" w:rsidRDefault="00E022F5" w:rsidP="00E022F5">
      <w:pPr>
        <w:pStyle w:val="Heading4"/>
      </w:pPr>
      <w:r>
        <w:t>(--) Non-unique:  Russian economy inherently volatile/unstable:</w:t>
      </w:r>
    </w:p>
    <w:p w:rsidR="00E022F5" w:rsidRDefault="00E022F5" w:rsidP="00E022F5">
      <w:pPr>
        <w:ind w:left="360"/>
      </w:pPr>
      <w:r>
        <w:t xml:space="preserve">Kevin </w:t>
      </w:r>
      <w:r w:rsidRPr="00C2646F">
        <w:rPr>
          <w:rStyle w:val="BoldUnderline"/>
        </w:rPr>
        <w:t>Crowley, 3/17/11</w:t>
      </w:r>
      <w:r>
        <w:t xml:space="preserve"> (staff writer, BusinessWeek, " Is Russia Risky? Two Top Investors Disagree ", http://www.businessweek.com/magazine/content/11_13/b4221050299210.htm)</w:t>
      </w:r>
    </w:p>
    <w:p w:rsidR="00E022F5" w:rsidRDefault="00E022F5" w:rsidP="00E022F5">
      <w:r>
        <w:t xml:space="preserve">Carnegie Fonder's Colliander says </w:t>
      </w:r>
      <w:r w:rsidRPr="00796BC2">
        <w:rPr>
          <w:rStyle w:val="StyleBoldUnderline"/>
        </w:rPr>
        <w:t>corruption and corporate governance issues make the Russian economy inherently more volatile</w:t>
      </w:r>
      <w:r>
        <w:t xml:space="preserve"> than emerging economies such as Brazil. Colliander says </w:t>
      </w:r>
      <w:r w:rsidRPr="00796BC2">
        <w:rPr>
          <w:rStyle w:val="StyleBoldUnderline"/>
        </w:rPr>
        <w:t>Russian stocks ought to trade at a 15 percent discount to those in rival economies</w:t>
      </w:r>
      <w:r>
        <w:t>, still an improvement from current levels. "The present government has its own interests, messing with the economy in so-called strategic sectors," such as oil and gas, says Colliander, 47, who has managed Carnegie's $884 million Russian fund since 2000. "It's Russia risk."</w:t>
      </w:r>
    </w:p>
    <w:p w:rsidR="00E022F5" w:rsidRDefault="00E022F5" w:rsidP="00E022F5">
      <w:pPr>
        <w:pStyle w:val="Heading4"/>
      </w:pPr>
      <w:r>
        <w:t>(--) Asia and other developing countries key to the price of oil:</w:t>
      </w:r>
    </w:p>
    <w:p w:rsidR="00E022F5" w:rsidRPr="0062020B" w:rsidRDefault="00E022F5" w:rsidP="00E022F5">
      <w:pPr>
        <w:ind w:firstLine="360"/>
        <w:rPr>
          <w:sz w:val="18"/>
        </w:rPr>
      </w:pPr>
      <w:r>
        <w:t xml:space="preserve">ANNE C. </w:t>
      </w:r>
      <w:r w:rsidRPr="0062020B">
        <w:rPr>
          <w:rStyle w:val="BoldUnderline"/>
        </w:rPr>
        <w:t>MULKERN,</w:t>
      </w:r>
      <w:r>
        <w:t xml:space="preserve"> 2/28/20</w:t>
      </w:r>
      <w:r w:rsidRPr="0062020B">
        <w:rPr>
          <w:rStyle w:val="BoldUnderline"/>
        </w:rPr>
        <w:t xml:space="preserve">11 </w:t>
      </w:r>
      <w:r w:rsidRPr="0062020B">
        <w:rPr>
          <w:sz w:val="18"/>
        </w:rPr>
        <w:t xml:space="preserve">(staff, “Soaring Oil Prices Become Popular Argument for Just About Anything” </w:t>
      </w:r>
    </w:p>
    <w:p w:rsidR="00E022F5" w:rsidRPr="0062020B" w:rsidRDefault="00E022F5" w:rsidP="00E022F5">
      <w:pPr>
        <w:ind w:left="360"/>
        <w:rPr>
          <w:sz w:val="18"/>
        </w:rPr>
      </w:pPr>
      <w:hyperlink r:id="rId98" w:history="1">
        <w:r w:rsidRPr="0062020B">
          <w:rPr>
            <w:rStyle w:val="Hyperlink"/>
            <w:sz w:val="18"/>
          </w:rPr>
          <w:t>http://www.nytimes.com/gwire/2011/02/28/28greenwire-soaring-oil-prices-become-popular-argument-for-47763.html?pagewanted=1</w:t>
        </w:r>
      </w:hyperlink>
      <w:r w:rsidRPr="0062020B">
        <w:rPr>
          <w:sz w:val="18"/>
        </w:rPr>
        <w:t>)</w:t>
      </w:r>
    </w:p>
    <w:p w:rsidR="00E022F5" w:rsidRPr="0062020B" w:rsidRDefault="00E022F5" w:rsidP="00E022F5">
      <w:pPr>
        <w:rPr>
          <w:rStyle w:val="StyleBoldUnderline"/>
        </w:rPr>
      </w:pPr>
      <w:r w:rsidRPr="0062020B">
        <w:rPr>
          <w:rStyle w:val="StyleBoldUnderline"/>
        </w:rPr>
        <w:t>The world price is set by demand, which is growing in Asia, India and other developing countries</w:t>
      </w:r>
      <w:r>
        <w:t xml:space="preserve">, </w:t>
      </w:r>
      <w:r w:rsidRPr="0062020B">
        <w:rPr>
          <w:sz w:val="16"/>
        </w:rPr>
        <w:t>said Ken Green, resident scholar at the American Enterprise Institute think tank.</w:t>
      </w:r>
      <w:r>
        <w:t xml:space="preserve"> "</w:t>
      </w:r>
      <w:r w:rsidRPr="0062020B">
        <w:rPr>
          <w:rStyle w:val="StyleBoldUnderline"/>
        </w:rPr>
        <w:t>Supply is increasingly set by corrupt and incompetent governments, government-run oil companies and government-run producers and refiners</w:t>
      </w:r>
      <w:r>
        <w:t xml:space="preserve">," </w:t>
      </w:r>
      <w:r w:rsidRPr="0062020B">
        <w:rPr>
          <w:sz w:val="16"/>
        </w:rPr>
        <w:t>Green said.</w:t>
      </w:r>
      <w:r>
        <w:t xml:space="preserve"> "</w:t>
      </w:r>
      <w:r w:rsidRPr="0062020B">
        <w:rPr>
          <w:rStyle w:val="StyleBoldUnderline"/>
        </w:rPr>
        <w:t>There's really not much that can be done in the short term to regulate oil prices."</w:t>
      </w:r>
    </w:p>
    <w:p w:rsidR="00E022F5" w:rsidRDefault="00E022F5" w:rsidP="00E022F5">
      <w:pPr>
        <w:pStyle w:val="Heading4"/>
      </w:pPr>
      <w:r>
        <w:t xml:space="preserve"> (--) Global economic slowdown will tank the Russian economy—outweighs other factors:</w:t>
      </w:r>
    </w:p>
    <w:p w:rsidR="00E022F5" w:rsidRDefault="00E022F5" w:rsidP="00E022F5">
      <w:pPr>
        <w:ind w:left="360"/>
      </w:pPr>
      <w:r>
        <w:t xml:space="preserve">Kevin </w:t>
      </w:r>
      <w:r w:rsidRPr="00C2646F">
        <w:rPr>
          <w:rStyle w:val="BoldUnderline"/>
        </w:rPr>
        <w:t>Crowley, 3/17/11</w:t>
      </w:r>
      <w:r>
        <w:t xml:space="preserve"> (staff writer, BusinessWeek, " Is Russia Risky? Two Top Investors Disagree ", http://www.businessweek.com/magazine/content/11_13/b4221050299210.htm)</w:t>
      </w:r>
    </w:p>
    <w:p w:rsidR="00E022F5" w:rsidRDefault="00E022F5" w:rsidP="00E022F5">
      <w:pPr>
        <w:rPr>
          <w:sz w:val="16"/>
        </w:rPr>
      </w:pPr>
      <w:r w:rsidRPr="00D92E8C">
        <w:rPr>
          <w:sz w:val="16"/>
        </w:rPr>
        <w:t>Hakansson, who has run his fund since 1998, says</w:t>
      </w:r>
      <w:r>
        <w:t xml:space="preserve"> </w:t>
      </w:r>
      <w:r w:rsidRPr="00D92E8C">
        <w:rPr>
          <w:rStyle w:val="StyleBoldUnderline"/>
        </w:rPr>
        <w:t>the biggest threat to Russian growth today is from a potential global economic slowdown</w:t>
      </w:r>
      <w:r>
        <w:t>—</w:t>
      </w:r>
      <w:r w:rsidRPr="00D92E8C">
        <w:rPr>
          <w:sz w:val="16"/>
        </w:rPr>
        <w:t>as opposed to the late 1990s, when the country's economic problems were internal.</w:t>
      </w:r>
      <w:r>
        <w:t xml:space="preserve"> </w:t>
      </w:r>
      <w:r w:rsidRPr="00D92E8C">
        <w:rPr>
          <w:rStyle w:val="StyleBoldUnderline"/>
        </w:rPr>
        <w:t>Colliander,</w:t>
      </w:r>
      <w:r>
        <w:t xml:space="preserve"> </w:t>
      </w:r>
      <w:r w:rsidRPr="00D92E8C">
        <w:rPr>
          <w:sz w:val="16"/>
        </w:rPr>
        <w:t>unlike his crosstown rival,</w:t>
      </w:r>
      <w:r>
        <w:t xml:space="preserve"> </w:t>
      </w:r>
      <w:r w:rsidRPr="00D92E8C">
        <w:rPr>
          <w:rStyle w:val="StyleBoldUnderline"/>
        </w:rPr>
        <w:t>is still wary of Russia's propensity to cause its own problems</w:t>
      </w:r>
      <w:r>
        <w:t xml:space="preserve">. </w:t>
      </w:r>
      <w:r w:rsidRPr="00D92E8C">
        <w:rPr>
          <w:sz w:val="16"/>
        </w:rPr>
        <w:t>"We always get reminded of this special Russian issue," he says. "Something happens every two or three years. It's difficult to say what it's going to be next time, but something's going to happen. It always does."</w:t>
      </w:r>
    </w:p>
    <w:p w:rsidR="00E022F5" w:rsidRDefault="00E022F5" w:rsidP="00E022F5">
      <w:pPr>
        <w:pStyle w:val="Heading4"/>
      </w:pPr>
      <w:r>
        <w:t>(--)  Turn:  FOOD PRICES</w:t>
      </w:r>
    </w:p>
    <w:p w:rsidR="00E022F5" w:rsidRDefault="00E022F5" w:rsidP="00E022F5">
      <w:pPr>
        <w:pStyle w:val="Heading4"/>
      </w:pPr>
      <w:r>
        <w:t>A)  High oil prices cause high food prices</w:t>
      </w:r>
    </w:p>
    <w:p w:rsidR="00E022F5" w:rsidRDefault="00E022F5" w:rsidP="00E022F5">
      <w:r>
        <w:t xml:space="preserve">Richard </w:t>
      </w:r>
      <w:r w:rsidRPr="002A6D0B">
        <w:rPr>
          <w:b/>
          <w:u w:val="single"/>
        </w:rPr>
        <w:t>Valdmanis, 6/2/2008</w:t>
      </w:r>
      <w:r>
        <w:t xml:space="preserve"> (</w:t>
      </w:r>
      <w:hyperlink r:id="rId99" w:history="1">
        <w:r w:rsidRPr="00215962">
          <w:rPr>
            <w:rStyle w:val="Hyperlink"/>
          </w:rPr>
          <w:t>http://www.reuters.com/article/CentralEuropeanInvestment08/idUSSP32671320080602</w:t>
        </w:r>
      </w:hyperlink>
      <w:r>
        <w:t>)</w:t>
      </w:r>
    </w:p>
    <w:p w:rsidR="00E022F5" w:rsidRDefault="00E022F5" w:rsidP="00E022F5">
      <w:r w:rsidRPr="002A6D0B">
        <w:rPr>
          <w:u w:val="single"/>
        </w:rPr>
        <w:t>High prices are hitting motorists at the pumps, hobbling energy-intensive industries like airlines and freight and feeding broader inflation including prices hikes for food that have led to protests and even in extreme cases riots around the world.  "The oil price is unsustainable. I think we've reached the point now where we're starting to see significant responses from consumers,"</w:t>
      </w:r>
      <w:r>
        <w:t xml:space="preserve"> said Jim Hamilton, professor at the </w:t>
      </w:r>
      <w:smartTag w:uri="urn:schemas-microsoft-com:office:smarttags" w:element="PlaceType">
        <w:r>
          <w:t>University</w:t>
        </w:r>
      </w:smartTag>
      <w:r>
        <w:t xml:space="preserve"> of </w:t>
      </w:r>
      <w:smartTag w:uri="urn:schemas-microsoft-com:office:smarttags" w:element="PlaceName">
        <w:r>
          <w:t>California</w:t>
        </w:r>
      </w:smartTag>
      <w:r>
        <w:t xml:space="preserve"> in </w:t>
      </w:r>
      <w:smartTag w:uri="urn:schemas-microsoft-com:office:smarttags" w:element="place">
        <w:smartTag w:uri="urn:schemas-microsoft-com:office:smarttags" w:element="City">
          <w:r>
            <w:t>San Diego</w:t>
          </w:r>
        </w:smartTag>
      </w:smartTag>
      <w:r>
        <w:t>.</w:t>
      </w:r>
    </w:p>
    <w:p w:rsidR="00E022F5" w:rsidRDefault="00E022F5" w:rsidP="00E022F5">
      <w:pPr>
        <w:pStyle w:val="Heading4"/>
      </w:pPr>
      <w:r>
        <w:t>B)  Food price increases threaten 1.1 billion people</w:t>
      </w:r>
    </w:p>
    <w:p w:rsidR="00E022F5" w:rsidRDefault="00E022F5" w:rsidP="00E022F5">
      <w:r>
        <w:t>Power, staff, Tampa Tribune, January 20, 1996, Lexis</w:t>
      </w:r>
    </w:p>
    <w:p w:rsidR="00E022F5" w:rsidRDefault="00E022F5" w:rsidP="00E022F5">
      <w:r>
        <w:t>"</w:t>
      </w:r>
      <w:r w:rsidRPr="00955239">
        <w:rPr>
          <w:u w:val="single"/>
        </w:rPr>
        <w:t xml:space="preserve">Even if they are merely blips, </w:t>
      </w:r>
      <w:r w:rsidRPr="00955239">
        <w:rPr>
          <w:b/>
          <w:u w:val="single"/>
        </w:rPr>
        <w:t>higher international prices can hurt poor countries</w:t>
      </w:r>
      <w:r w:rsidRPr="00955239">
        <w:rPr>
          <w:u w:val="single"/>
        </w:rPr>
        <w:t xml:space="preserve"> that import a significant portion of their food," he said. "</w:t>
      </w:r>
      <w:r w:rsidRPr="00955239">
        <w:rPr>
          <w:b/>
          <w:u w:val="single"/>
        </w:rPr>
        <w:t>Rising prices can also quickly put food out of reach of the 1.1 billion people in the developing world</w:t>
      </w:r>
      <w:r w:rsidRPr="00955239">
        <w:rPr>
          <w:u w:val="single"/>
        </w:rPr>
        <w:t xml:space="preserve"> who live on a dollar a day or less</w:t>
      </w:r>
      <w:r>
        <w:t>."  He also said many people in low-income countries already spend more than half of their income on food.</w:t>
      </w:r>
    </w:p>
    <w:p w:rsidR="00E022F5" w:rsidRDefault="00E022F5" w:rsidP="00E022F5">
      <w:pPr>
        <w:pStyle w:val="Heading4"/>
      </w:pPr>
      <w:r>
        <w:t>(--)  Turn:  Global recession:</w:t>
      </w:r>
    </w:p>
    <w:p w:rsidR="00E022F5" w:rsidRDefault="00E022F5" w:rsidP="00E022F5">
      <w:pPr>
        <w:pStyle w:val="Heading4"/>
      </w:pPr>
      <w:r>
        <w:t>A) Oil price hikes threaten a global recession:</w:t>
      </w:r>
    </w:p>
    <w:p w:rsidR="00E022F5" w:rsidRDefault="00E022F5" w:rsidP="00E022F5">
      <w:r>
        <w:t xml:space="preserve">Richard </w:t>
      </w:r>
      <w:r w:rsidRPr="002A6D0B">
        <w:rPr>
          <w:b/>
          <w:u w:val="single"/>
        </w:rPr>
        <w:t>Valdmanis, 6/2/2008</w:t>
      </w:r>
      <w:r>
        <w:t xml:space="preserve"> (</w:t>
      </w:r>
      <w:hyperlink r:id="rId100" w:history="1">
        <w:r w:rsidRPr="00215962">
          <w:rPr>
            <w:rStyle w:val="Hyperlink"/>
          </w:rPr>
          <w:t>http://www.reuters.com/article/CentralEuropeanInvestment08/idUSSP32671320080602</w:t>
        </w:r>
      </w:hyperlink>
      <w:r>
        <w:t>)</w:t>
      </w:r>
    </w:p>
    <w:p w:rsidR="00E022F5" w:rsidRDefault="00E022F5" w:rsidP="00E022F5">
      <w:r w:rsidRPr="002A6D0B">
        <w:rPr>
          <w:sz w:val="16"/>
          <w:szCs w:val="16"/>
        </w:rPr>
        <w:t>In the meantime</w:t>
      </w:r>
      <w:r>
        <w:t xml:space="preserve"> </w:t>
      </w:r>
      <w:r w:rsidRPr="002A6D0B">
        <w:rPr>
          <w:u w:val="single"/>
        </w:rPr>
        <w:t xml:space="preserve">continued price hikes are darkening the clouds on the global economic horizon. Energy experts said a continued rise could worsen an economic slowdown in Europe and the </w:t>
      </w:r>
      <w:smartTag w:uri="urn:schemas-microsoft-com:office:smarttags" w:element="place">
        <w:smartTag w:uri="urn:schemas-microsoft-com:office:smarttags" w:element="country-region">
          <w:r w:rsidRPr="002A6D0B">
            <w:rPr>
              <w:u w:val="single"/>
            </w:rPr>
            <w:t>United States</w:t>
          </w:r>
        </w:smartTag>
      </w:smartTag>
      <w:r w:rsidRPr="002A6D0B">
        <w:rPr>
          <w:u w:val="single"/>
        </w:rPr>
        <w:t>, already hit by a housing slump and credit crisis and potentially trigger a decisive recession.  It's also bad news for the developing Asian economies that fueled the spike, threatening to slow down their pace of growth.  "We'll see growth slow globally,"</w:t>
      </w:r>
      <w:r>
        <w:t xml:space="preserve"> </w:t>
      </w:r>
      <w:r w:rsidRPr="002A6D0B">
        <w:rPr>
          <w:sz w:val="16"/>
          <w:szCs w:val="16"/>
        </w:rPr>
        <w:t>said Jay Bryson, global economist at Wachovia Bank. "But</w:t>
      </w:r>
      <w:r>
        <w:t xml:space="preserve"> </w:t>
      </w:r>
      <w:r w:rsidRPr="002A6D0B">
        <w:rPr>
          <w:u w:val="single"/>
        </w:rPr>
        <w:t xml:space="preserve">the big losers are the oil importers of the world, including (South) </w:t>
      </w:r>
      <w:smartTag w:uri="urn:schemas-microsoft-com:office:smarttags" w:element="country-region">
        <w:r w:rsidRPr="002A6D0B">
          <w:rPr>
            <w:u w:val="single"/>
          </w:rPr>
          <w:t>Korea</w:t>
        </w:r>
      </w:smartTag>
      <w:r w:rsidRPr="002A6D0B">
        <w:rPr>
          <w:u w:val="single"/>
        </w:rPr>
        <w:t xml:space="preserve">, </w:t>
      </w:r>
      <w:smartTag w:uri="urn:schemas-microsoft-com:office:smarttags" w:element="country-region">
        <w:r w:rsidRPr="002A6D0B">
          <w:rPr>
            <w:u w:val="single"/>
          </w:rPr>
          <w:t>Japan</w:t>
        </w:r>
      </w:smartTag>
      <w:r w:rsidRPr="002A6D0B">
        <w:rPr>
          <w:u w:val="single"/>
        </w:rPr>
        <w:t xml:space="preserve">, </w:t>
      </w:r>
      <w:smartTag w:uri="urn:schemas-microsoft-com:office:smarttags" w:element="place">
        <w:smartTag w:uri="urn:schemas-microsoft-com:office:smarttags" w:element="country-region">
          <w:r w:rsidRPr="002A6D0B">
            <w:rPr>
              <w:u w:val="single"/>
            </w:rPr>
            <w:t>China</w:t>
          </w:r>
        </w:smartTag>
      </w:smartTag>
      <w:r w:rsidRPr="002A6D0B">
        <w:rPr>
          <w:u w:val="single"/>
        </w:rPr>
        <w:t xml:space="preserve"> and a lot of other Asian economies in general</w:t>
      </w:r>
      <w:r>
        <w:t>."</w:t>
      </w:r>
    </w:p>
    <w:p w:rsidR="00E022F5" w:rsidRDefault="00E022F5" w:rsidP="00E022F5">
      <w:pPr>
        <w:pStyle w:val="Heading4"/>
      </w:pPr>
      <w:r>
        <w:t>B) Economic Decline Causes Nuclear War:</w:t>
      </w:r>
    </w:p>
    <w:p w:rsidR="00E022F5" w:rsidRPr="002B3CC5" w:rsidRDefault="00E022F5" w:rsidP="00E022F5">
      <w:pPr>
        <w:rPr>
          <w:u w:val="single"/>
        </w:rPr>
      </w:pPr>
      <w:r w:rsidRPr="002B3CC5">
        <w:t xml:space="preserve">Walter </w:t>
      </w:r>
      <w:r w:rsidRPr="002B3CC5">
        <w:rPr>
          <w:u w:val="single"/>
        </w:rPr>
        <w:t xml:space="preserve">Mead, </w:t>
      </w:r>
      <w:r w:rsidRPr="002B3CC5">
        <w:t>NPQ's Board of Advisors, New Perspectives Quarterly, Summer</w:t>
      </w:r>
      <w:r w:rsidRPr="002B3CC5">
        <w:rPr>
          <w:u w:val="single"/>
        </w:rPr>
        <w:t xml:space="preserve"> 1992, </w:t>
      </w:r>
      <w:r w:rsidRPr="002B3CC5">
        <w:t xml:space="preserve">p.30 </w:t>
      </w:r>
    </w:p>
    <w:p w:rsidR="00E022F5" w:rsidRDefault="00E022F5" w:rsidP="00E022F5">
      <w:pPr>
        <w:rPr>
          <w:u w:val="single"/>
        </w:rPr>
      </w:pPr>
      <w:r w:rsidRPr="002B3CC5">
        <w:rPr>
          <w:u w:val="single"/>
        </w:rPr>
        <w:t xml:space="preserve">What if the global economy stagnates-or even shrinks? In the case, we will face a new period of international conflict: South against North, rich against poor, </w:t>
      </w:r>
      <w:smartTag w:uri="urn:schemas-microsoft-com:office:smarttags" w:element="country-region">
        <w:r w:rsidRPr="002B3CC5">
          <w:rPr>
            <w:u w:val="single"/>
          </w:rPr>
          <w:t>Russia</w:t>
        </w:r>
      </w:smartTag>
      <w:r w:rsidRPr="002B3CC5">
        <w:rPr>
          <w:u w:val="single"/>
        </w:rPr>
        <w:t xml:space="preserve">, </w:t>
      </w:r>
      <w:smartTag w:uri="urn:schemas-microsoft-com:office:smarttags" w:element="country-region">
        <w:r w:rsidRPr="002B3CC5">
          <w:rPr>
            <w:u w:val="single"/>
          </w:rPr>
          <w:t>China</w:t>
        </w:r>
      </w:smartTag>
      <w:r w:rsidRPr="002B3CC5">
        <w:rPr>
          <w:u w:val="single"/>
        </w:rPr>
        <w:t xml:space="preserve">, </w:t>
      </w:r>
      <w:smartTag w:uri="urn:schemas-microsoft-com:office:smarttags" w:element="country-region">
        <w:r w:rsidRPr="002B3CC5">
          <w:rPr>
            <w:u w:val="single"/>
          </w:rPr>
          <w:t>India</w:t>
        </w:r>
      </w:smartTag>
      <w:r w:rsidRPr="002B3CC5">
        <w:rPr>
          <w:u w:val="single"/>
        </w:rPr>
        <w:t xml:space="preserve">-these countries with their billions of people and their nuclear weapons will pose a much greater danger to world order than </w:t>
      </w:r>
      <w:smartTag w:uri="urn:schemas-microsoft-com:office:smarttags" w:element="country-region">
        <w:r w:rsidRPr="002B3CC5">
          <w:rPr>
            <w:u w:val="single"/>
          </w:rPr>
          <w:t>Germany</w:t>
        </w:r>
      </w:smartTag>
      <w:r w:rsidRPr="002B3CC5">
        <w:rPr>
          <w:u w:val="single"/>
        </w:rPr>
        <w:t xml:space="preserve"> and </w:t>
      </w:r>
      <w:smartTag w:uri="urn:schemas-microsoft-com:office:smarttags" w:element="country-region">
        <w:smartTag w:uri="urn:schemas-microsoft-com:office:smarttags" w:element="place">
          <w:r w:rsidRPr="002B3CC5">
            <w:rPr>
              <w:u w:val="single"/>
            </w:rPr>
            <w:t>Japan</w:t>
          </w:r>
        </w:smartTag>
      </w:smartTag>
      <w:r w:rsidRPr="002B3CC5">
        <w:rPr>
          <w:u w:val="single"/>
        </w:rPr>
        <w:t xml:space="preserve"> did in the '30s.</w:t>
      </w:r>
    </w:p>
    <w:p w:rsidR="00E022F5" w:rsidRDefault="00E022F5" w:rsidP="00E022F5"/>
    <w:p w:rsidR="00E022F5" w:rsidRPr="0043682C" w:rsidRDefault="00E022F5" w:rsidP="00E022F5">
      <w:pPr>
        <w:rPr>
          <w:sz w:val="14"/>
        </w:rPr>
      </w:pPr>
    </w:p>
    <w:p w:rsidR="00E022F5" w:rsidRDefault="00E022F5" w:rsidP="00E022F5"/>
    <w:p w:rsidR="00E022F5" w:rsidRDefault="00E022F5" w:rsidP="00E022F5">
      <w:r>
        <w:br w:type="page"/>
      </w:r>
    </w:p>
    <w:p w:rsidR="00E022F5" w:rsidRDefault="00E022F5" w:rsidP="00E022F5">
      <w:pPr>
        <w:pStyle w:val="Heading2"/>
        <w:rPr>
          <w:sz w:val="32"/>
          <w:u w:val="single"/>
        </w:rPr>
      </w:pPr>
      <w:bookmarkStart w:id="150" w:name="_Toc349306982"/>
      <w:bookmarkStart w:id="151" w:name="_Toc360210085"/>
      <w:bookmarkStart w:id="152" w:name="_Toc360210183"/>
      <w:bookmarkStart w:id="153" w:name="_Toc335830424"/>
      <w:r>
        <w:t>Russian Oil AFF Extensions</w:t>
      </w:r>
      <w:bookmarkEnd w:id="150"/>
      <w:bookmarkEnd w:id="151"/>
      <w:bookmarkEnd w:id="152"/>
      <w:r>
        <w:br w:type="page"/>
      </w:r>
    </w:p>
    <w:p w:rsidR="00E022F5" w:rsidRDefault="00E022F5" w:rsidP="00E022F5">
      <w:pPr>
        <w:pStyle w:val="Heading3"/>
      </w:pPr>
      <w:r>
        <w:br w:type="page"/>
      </w:r>
      <w:bookmarkStart w:id="154" w:name="_Toc349306983"/>
      <w:bookmarkStart w:id="155" w:name="_Toc360210086"/>
      <w:bookmarkStart w:id="156" w:name="_Toc360210184"/>
      <w:r>
        <w:t>Extensions:  Oil Prices Dropping Now</w:t>
      </w:r>
      <w:bookmarkEnd w:id="154"/>
      <w:bookmarkEnd w:id="155"/>
      <w:bookmarkEnd w:id="156"/>
    </w:p>
    <w:p w:rsidR="00E022F5" w:rsidRDefault="00E022F5" w:rsidP="00E022F5">
      <w:pPr>
        <w:pStyle w:val="Heading4"/>
      </w:pPr>
      <w:r>
        <w:t>Oil prices low now- outweighs previous increases</w:t>
      </w:r>
    </w:p>
    <w:p w:rsidR="00E022F5" w:rsidRPr="00DA77AA" w:rsidRDefault="00E022F5" w:rsidP="00E022F5">
      <w:pPr>
        <w:pStyle w:val="Heading4"/>
        <w:rPr>
          <w:b w:val="0"/>
        </w:rPr>
      </w:pPr>
      <w:r w:rsidRPr="00DA77AA">
        <w:rPr>
          <w:b w:val="0"/>
        </w:rPr>
        <w:t xml:space="preserve">Sharon </w:t>
      </w:r>
      <w:r w:rsidRPr="00DA77AA">
        <w:rPr>
          <w:rFonts w:ascii="Arial Narrow" w:hAnsi="Arial Narrow"/>
          <w:u w:val="thick"/>
          <w:lang w:bidi="en-US"/>
        </w:rPr>
        <w:t>Wagner  March 7</w:t>
      </w:r>
      <w:r>
        <w:rPr>
          <w:b w:val="0"/>
        </w:rPr>
        <w:t>, 2013. “</w:t>
      </w:r>
      <w:r w:rsidRPr="00DA77AA">
        <w:rPr>
          <w:b w:val="0"/>
        </w:rPr>
        <w:t>Brent Crude Oil Prices Go Down Following Resumption of North Sea Operations</w:t>
      </w:r>
      <w:r>
        <w:rPr>
          <w:b w:val="0"/>
        </w:rPr>
        <w:t xml:space="preserve">” Tell Me News. </w:t>
      </w:r>
      <w:r w:rsidRPr="00DA77AA">
        <w:rPr>
          <w:b w:val="0"/>
        </w:rPr>
        <w:t>http://tellmenews.com/brent-crude-oil-prices-go-down-following-resumption-of-north-sea-operations/177959/sharon-wagner</w:t>
      </w:r>
    </w:p>
    <w:p w:rsidR="00E022F5" w:rsidRPr="00DA77AA" w:rsidRDefault="00E022F5" w:rsidP="00E022F5">
      <w:pPr>
        <w:rPr>
          <w:sz w:val="16"/>
        </w:rPr>
      </w:pPr>
      <w:r w:rsidRPr="00DA77AA">
        <w:rPr>
          <w:sz w:val="16"/>
        </w:rPr>
        <w:t xml:space="preserve">Brent </w:t>
      </w:r>
      <w:r w:rsidRPr="00DA77AA">
        <w:rPr>
          <w:rStyle w:val="StyleBoldUnderline"/>
        </w:rPr>
        <w:t>crude oil prices were down</w:t>
      </w:r>
      <w:r w:rsidRPr="00DA77AA">
        <w:rPr>
          <w:sz w:val="16"/>
        </w:rPr>
        <w:t xml:space="preserve"> </w:t>
      </w:r>
      <w:r w:rsidRPr="00DA77AA">
        <w:rPr>
          <w:rStyle w:val="StyleBoldUnderline"/>
        </w:rPr>
        <w:t>yesterday following reports that</w:t>
      </w:r>
      <w:r w:rsidRPr="00DA77AA">
        <w:rPr>
          <w:sz w:val="16"/>
        </w:rPr>
        <w:t xml:space="preserve"> a pipeline system transporting </w:t>
      </w:r>
      <w:r w:rsidRPr="00DA77AA">
        <w:rPr>
          <w:rStyle w:val="StyleBoldUnderline"/>
        </w:rPr>
        <w:t>North Sea oil continued operations</w:t>
      </w:r>
      <w:r w:rsidRPr="00DA77AA">
        <w:rPr>
          <w:sz w:val="16"/>
        </w:rPr>
        <w:t xml:space="preserve"> after pausing for five days.</w:t>
      </w:r>
      <w:r w:rsidRPr="00DA77AA">
        <w:rPr>
          <w:bCs/>
          <w:sz w:val="12"/>
        </w:rPr>
        <w:t>¶</w:t>
      </w:r>
      <w:r w:rsidRPr="00DA77AA">
        <w:rPr>
          <w:b/>
          <w:bCs/>
          <w:sz w:val="16"/>
        </w:rPr>
        <w:t xml:space="preserve"> </w:t>
      </w:r>
      <w:r w:rsidRPr="00DA77AA">
        <w:rPr>
          <w:sz w:val="16"/>
        </w:rPr>
        <w:t xml:space="preserve">According to reports, </w:t>
      </w:r>
      <w:r w:rsidRPr="00DA77AA">
        <w:rPr>
          <w:rStyle w:val="StyleBoldUnderline"/>
        </w:rPr>
        <w:t>Brent futures experienced a downtick of 0.5 percent, negating a previous increase in oil prices</w:t>
      </w:r>
      <w:r w:rsidRPr="00DA77AA">
        <w:rPr>
          <w:sz w:val="16"/>
        </w:rPr>
        <w:t>. Currently, the Brent pipeline is not operating at its full capacity, which was confirmed yesterday by an Abu Dhabi National Energy Company spokesperson to Bloomberg. The London-traded futures dropped by almost 60 cents to $110.47 a barrel, and as of 1:35 p.m. London time today, grade is presently trading at $110.64 a barrel.  European benchmark crude was also down slightly, and is currently at $19.92 to WTI futures today, a decrease of $0.71 from yesterday’s numbers.</w:t>
      </w:r>
    </w:p>
    <w:p w:rsidR="00E022F5" w:rsidRPr="00DA77AA" w:rsidRDefault="00E022F5" w:rsidP="00E022F5"/>
    <w:p w:rsidR="00E022F5" w:rsidRPr="0034487E" w:rsidRDefault="00E022F5" w:rsidP="00E022F5">
      <w:pPr>
        <w:pStyle w:val="Heading4"/>
        <w:rPr>
          <w:rStyle w:val="StyleBoldUnderline"/>
          <w:b/>
          <w:bCs/>
          <w:szCs w:val="26"/>
        </w:rPr>
      </w:pPr>
      <w:r w:rsidRPr="0034487E">
        <w:rPr>
          <w:rStyle w:val="StyleBoldUnderline"/>
          <w:szCs w:val="26"/>
        </w:rPr>
        <w:t>Oil prices will drop in 2013—prefer our evidence—it’s predictive:</w:t>
      </w:r>
    </w:p>
    <w:p w:rsidR="00E022F5" w:rsidRPr="003063EF" w:rsidRDefault="00E022F5" w:rsidP="00E022F5">
      <w:r w:rsidRPr="003063EF">
        <w:rPr>
          <w:rStyle w:val="StyleStyleBold12pt"/>
        </w:rPr>
        <w:t>Fox Business 1/31</w:t>
      </w:r>
      <w:r>
        <w:t xml:space="preserve">/13. </w:t>
      </w:r>
      <w:r w:rsidRPr="003063EF">
        <w:t>http://www.foxbusiness.com/news/2013/01/31/high-crude-oil-prices-could-be-heading-for-reset/</w:t>
      </w:r>
    </w:p>
    <w:p w:rsidR="00E022F5" w:rsidRDefault="00E022F5" w:rsidP="00E022F5">
      <w:pPr>
        <w:rPr>
          <w:sz w:val="16"/>
        </w:rPr>
      </w:pPr>
      <w:r w:rsidRPr="003063EF">
        <w:rPr>
          <w:sz w:val="16"/>
        </w:rPr>
        <w:t>At 1101 GMT, the March Brent contract on London's ICE futures exchange was at $114.78, down 12 cents, or 0.1%. Nymex light, sweet crude for March delivery was down 30 cents, or 0.31%, at $97.64 a barrel.</w:t>
      </w:r>
      <w:r w:rsidRPr="003063EF">
        <w:rPr>
          <w:sz w:val="12"/>
        </w:rPr>
        <w:t>¶</w:t>
      </w:r>
      <w:r w:rsidRPr="003063EF">
        <w:rPr>
          <w:sz w:val="16"/>
        </w:rPr>
        <w:t xml:space="preserve"> On Thursday, </w:t>
      </w:r>
      <w:r w:rsidRPr="003063EF">
        <w:rPr>
          <w:rStyle w:val="StyleBoldUnderline"/>
        </w:rPr>
        <w:t>the Brent contract again saw its highest opening price of the yea</w:t>
      </w:r>
      <w:r w:rsidRPr="003063EF">
        <w:rPr>
          <w:sz w:val="16"/>
        </w:rPr>
        <w:t xml:space="preserve">r, at $114.91, </w:t>
      </w:r>
      <w:r w:rsidRPr="003063EF">
        <w:rPr>
          <w:rStyle w:val="StyleBoldUnderline"/>
        </w:rPr>
        <w:t>before dropping slightly.</w:t>
      </w:r>
      <w:r w:rsidRPr="003063EF">
        <w:rPr>
          <w:sz w:val="16"/>
        </w:rPr>
        <w:t xml:space="preserve"> The amount of speculative money in the market--traders betting on price rises--was also up 11.5% in the latest weekly estimates.</w:t>
      </w:r>
      <w:r w:rsidRPr="003063EF">
        <w:rPr>
          <w:sz w:val="12"/>
        </w:rPr>
        <w:t>¶</w:t>
      </w:r>
      <w:r w:rsidRPr="003063EF">
        <w:rPr>
          <w:sz w:val="16"/>
        </w:rPr>
        <w:t xml:space="preserve"> </w:t>
      </w:r>
      <w:r w:rsidRPr="003063EF">
        <w:rPr>
          <w:rStyle w:val="StyleBoldUnderline"/>
        </w:rPr>
        <w:t>But Julian Jessop, analyst at Capital Economics, said that this level could spell bad news for the price longer term. "</w:t>
      </w:r>
      <w:r w:rsidRPr="0034487E">
        <w:rPr>
          <w:rStyle w:val="StyleBoldUnderline"/>
          <w:highlight w:val="yellow"/>
        </w:rPr>
        <w:t>High prices in oil are good for producers in the short term, but in the long term they encourage consumers to become more energy efficient and find alternatives</w:t>
      </w:r>
      <w:r w:rsidRPr="0034487E">
        <w:rPr>
          <w:rStyle w:val="Emphasis"/>
          <w:highlight w:val="yellow"/>
        </w:rPr>
        <w:t>," leading to a potential price drop</w:t>
      </w:r>
      <w:r w:rsidRPr="003063EF">
        <w:rPr>
          <w:sz w:val="16"/>
        </w:rPr>
        <w:t>, Jessop said.</w:t>
      </w:r>
      <w:r w:rsidRPr="003063EF">
        <w:rPr>
          <w:sz w:val="12"/>
        </w:rPr>
        <w:t>¶</w:t>
      </w:r>
      <w:r w:rsidRPr="003063EF">
        <w:rPr>
          <w:sz w:val="16"/>
        </w:rPr>
        <w:t xml:space="preserve"> </w:t>
      </w:r>
      <w:r w:rsidRPr="0034487E">
        <w:rPr>
          <w:rStyle w:val="StyleBoldUnderline"/>
          <w:highlight w:val="yellow"/>
        </w:rPr>
        <w:t xml:space="preserve">Capital </w:t>
      </w:r>
      <w:r w:rsidRPr="0034487E">
        <w:rPr>
          <w:rStyle w:val="Emphasis"/>
          <w:highlight w:val="yellow"/>
        </w:rPr>
        <w:t>Economics forecasts the Brent price as ending 2013 below $100 a barrel</w:t>
      </w:r>
      <w:r w:rsidRPr="0034487E">
        <w:rPr>
          <w:rStyle w:val="StyleBoldUnderline"/>
          <w:highlight w:val="yellow"/>
        </w:rPr>
        <w:t>, and it is currently reaching levels where a reset is possible</w:t>
      </w:r>
      <w:r w:rsidRPr="003063EF">
        <w:rPr>
          <w:rStyle w:val="StyleBoldUnderline"/>
        </w:rPr>
        <w:t>, according to Jessop. "</w:t>
      </w:r>
      <w:r w:rsidRPr="0034487E">
        <w:rPr>
          <w:rStyle w:val="StyleBoldUnderline"/>
          <w:highlight w:val="yellow"/>
        </w:rPr>
        <w:t>I certainly wouldn't expect it to remain above $120 for any length of time</w:t>
      </w:r>
      <w:r w:rsidRPr="0034487E">
        <w:rPr>
          <w:sz w:val="16"/>
          <w:highlight w:val="yellow"/>
        </w:rPr>
        <w:t>,</w:t>
      </w:r>
      <w:r w:rsidRPr="003063EF">
        <w:rPr>
          <w:sz w:val="16"/>
        </w:rPr>
        <w:t>" he said.</w:t>
      </w:r>
    </w:p>
    <w:p w:rsidR="00E022F5" w:rsidRDefault="00E022F5" w:rsidP="00E022F5">
      <w:pPr>
        <w:pStyle w:val="Heading4"/>
      </w:pPr>
      <w:r>
        <w:t>Oil prices will decline now—prefer our evidence—cites market fundamentals instead of a snapshot:</w:t>
      </w:r>
    </w:p>
    <w:p w:rsidR="00E022F5" w:rsidRDefault="00E022F5" w:rsidP="00E022F5">
      <w:pPr>
        <w:ind w:left="720"/>
      </w:pPr>
      <w:r>
        <w:t xml:space="preserve">Sam </w:t>
      </w:r>
      <w:r w:rsidRPr="00547DAF">
        <w:rPr>
          <w:rStyle w:val="StyleStyleBold12pt"/>
        </w:rPr>
        <w:t>Fletcher, 1/3/2013</w:t>
      </w:r>
      <w:r>
        <w:t xml:space="preserve"> (staff writer, “MARKET WATCH: Oil prices climb, but joy over new budget appears to wane,” </w:t>
      </w:r>
      <w:hyperlink r:id="rId101" w:history="1">
        <w:r w:rsidRPr="00145353">
          <w:rPr>
            <w:rStyle w:val="Hyperlink"/>
          </w:rPr>
          <w:t>http://www.ogj.com/articles/2013/01/market-watch-oil-prices-climb-but-joy-over-new-budget-appears-to-wane.html</w:t>
        </w:r>
      </w:hyperlink>
      <w:r>
        <w:rPr>
          <w:rStyle w:val="Hyperlink"/>
        </w:rPr>
        <w:t>, Accessed 1/4/2013, rwg)</w:t>
      </w:r>
    </w:p>
    <w:p w:rsidR="00E022F5" w:rsidRPr="00547DAF" w:rsidRDefault="00E022F5" w:rsidP="00E022F5">
      <w:pPr>
        <w:rPr>
          <w:sz w:val="16"/>
        </w:rPr>
      </w:pPr>
      <w:r w:rsidRPr="00547DAF">
        <w:rPr>
          <w:rStyle w:val="StyleBoldUnderline"/>
          <w:highlight w:val="yellow"/>
        </w:rPr>
        <w:t>The PIRA Energy Group in New York said oil market fundamentals are weakening even as the global economic backdrop seemed to improve. “The 2013 oil market is in general not bullish,”</w:t>
      </w:r>
      <w:r w:rsidRPr="00547DAF">
        <w:rPr>
          <w:sz w:val="16"/>
        </w:rPr>
        <w:t xml:space="preserve"> PIRA analysts reported. They expect the Organization of Petroleum Exporting Countries to reduce production to balance markets as non-OPEC supply outpaces demand in 2013.</w:t>
      </w:r>
    </w:p>
    <w:p w:rsidR="00E022F5" w:rsidRDefault="00E022F5" w:rsidP="00E022F5">
      <w:pPr>
        <w:pStyle w:val="Heading4"/>
      </w:pPr>
      <w:r>
        <w:t>Oil prices will drop throughout the year—prefer our evidence it cites long term trends:</w:t>
      </w:r>
    </w:p>
    <w:p w:rsidR="00E022F5" w:rsidRDefault="00E022F5" w:rsidP="00E022F5">
      <w:pPr>
        <w:ind w:left="720"/>
      </w:pPr>
      <w:r>
        <w:t xml:space="preserve">Jeff </w:t>
      </w:r>
      <w:r w:rsidRPr="006C6BAB">
        <w:rPr>
          <w:rStyle w:val="StyleStyleBold12pt"/>
        </w:rPr>
        <w:t>Smith, 1/2/2013</w:t>
      </w:r>
      <w:r>
        <w:t xml:space="preserve"> (staff writer, “Gas, oil prices predicted to decrease in 2013,”  </w:t>
      </w:r>
      <w:hyperlink r:id="rId102" w:history="1">
        <w:r w:rsidRPr="00145353">
          <w:rPr>
            <w:rStyle w:val="Hyperlink"/>
          </w:rPr>
          <w:t>http://www.wsoctv.com/news/news/local/gas-oil-prices-predicted-decrease-2013/nTknk/</w:t>
        </w:r>
      </w:hyperlink>
      <w:r>
        <w:rPr>
          <w:rStyle w:val="Hyperlink"/>
        </w:rPr>
        <w:t>, Accessed 1/4/2013, rwg)</w:t>
      </w:r>
    </w:p>
    <w:p w:rsidR="00E022F5" w:rsidRPr="006C6BAB" w:rsidRDefault="00E022F5" w:rsidP="00E022F5">
      <w:pPr>
        <w:rPr>
          <w:sz w:val="16"/>
        </w:rPr>
      </w:pPr>
      <w:r w:rsidRPr="006C6BAB">
        <w:rPr>
          <w:rStyle w:val="StyleBoldUnderline"/>
          <w:highlight w:val="yellow"/>
        </w:rPr>
        <w:t>Oil and gas experts are predicting prices at the pump will continue to drop through 2013.</w:t>
      </w:r>
      <w:r w:rsidRPr="006C6BAB">
        <w:rPr>
          <w:rStyle w:val="StyleBoldUnderline"/>
          <w:sz w:val="12"/>
          <w:highlight w:val="yellow"/>
        </w:rPr>
        <w:t>¶</w:t>
      </w:r>
      <w:r w:rsidRPr="006C6BAB">
        <w:rPr>
          <w:rStyle w:val="StyleBoldUnderline"/>
          <w:highlight w:val="yellow"/>
        </w:rPr>
        <w:t xml:space="preserve"> Deutsche Bank analysts are predicting oil prices will drop from about $100 a barrel to $70 a barrel by year's end.</w:t>
      </w:r>
      <w:r w:rsidRPr="006C6BAB">
        <w:rPr>
          <w:sz w:val="16"/>
        </w:rPr>
        <w:t xml:space="preserve"> That dramatic drop will likely correlate to lower prices at the pump.</w:t>
      </w:r>
    </w:p>
    <w:p w:rsidR="00E022F5" w:rsidRDefault="00E022F5" w:rsidP="00E022F5">
      <w:pPr>
        <w:pStyle w:val="Heading4"/>
      </w:pPr>
      <w:r>
        <w:t>Fights on capitol hill triggering declines in oil prices:</w:t>
      </w:r>
    </w:p>
    <w:p w:rsidR="00E022F5" w:rsidRDefault="00E022F5" w:rsidP="00E022F5">
      <w:pPr>
        <w:ind w:left="720"/>
      </w:pPr>
      <w:r>
        <w:t xml:space="preserve">Peg </w:t>
      </w:r>
      <w:r w:rsidRPr="00895B53">
        <w:rPr>
          <w:rStyle w:val="StyleBoldUnderline"/>
        </w:rPr>
        <w:t>Mackey, 1/3/2013</w:t>
      </w:r>
      <w:r>
        <w:t xml:space="preserve"> (staff writer, “Oil falls below $112 as US budget fear returns,” </w:t>
      </w:r>
      <w:hyperlink r:id="rId103" w:history="1">
        <w:r w:rsidRPr="00145353">
          <w:rPr>
            <w:rStyle w:val="Hyperlink"/>
          </w:rPr>
          <w:t>http://www.bdlive.co.za/markets/2013/01/03/oil-falls-below-112-as-us-budget-fear-returns</w:t>
        </w:r>
      </w:hyperlink>
      <w:r>
        <w:rPr>
          <w:rStyle w:val="Hyperlink"/>
        </w:rPr>
        <w:t>, Accessed 1/4/2013, rwg)</w:t>
      </w:r>
    </w:p>
    <w:p w:rsidR="00E022F5" w:rsidRPr="0029199D" w:rsidRDefault="00E022F5" w:rsidP="00E022F5">
      <w:pPr>
        <w:rPr>
          <w:sz w:val="16"/>
        </w:rPr>
      </w:pPr>
      <w:r w:rsidRPr="0029199D">
        <w:rPr>
          <w:sz w:val="16"/>
        </w:rPr>
        <w:t xml:space="preserve">LONDON — </w:t>
      </w:r>
      <w:r w:rsidRPr="00895B53">
        <w:rPr>
          <w:rStyle w:val="StyleBoldUnderline"/>
          <w:highlight w:val="yellow"/>
        </w:rPr>
        <w:t>Oil fell below $112 a barrel on Thursday, pressured by fear of looming budget battles in the US and rising oil supply</w:t>
      </w:r>
      <w:r w:rsidRPr="0029199D">
        <w:rPr>
          <w:sz w:val="16"/>
        </w:rPr>
        <w:t>, although upbeat economic data from China limited losses.</w:t>
      </w:r>
      <w:r w:rsidRPr="0029199D">
        <w:rPr>
          <w:sz w:val="12"/>
        </w:rPr>
        <w:t>¶</w:t>
      </w:r>
      <w:r w:rsidRPr="0029199D">
        <w:rPr>
          <w:sz w:val="16"/>
        </w:rPr>
        <w:t xml:space="preserve"> President Barack Obama and Republicans in Congress face even bigger budget wrangling after a hard-fought deal halted a round of fiscal tightening that threatened to tip the world’s largest economy into recession.</w:t>
      </w:r>
      <w:r w:rsidRPr="0029199D">
        <w:rPr>
          <w:sz w:val="12"/>
        </w:rPr>
        <w:t>¶</w:t>
      </w:r>
      <w:r w:rsidRPr="0029199D">
        <w:rPr>
          <w:sz w:val="16"/>
        </w:rPr>
        <w:t xml:space="preserve"> "</w:t>
      </w:r>
      <w:r w:rsidRPr="0029199D">
        <w:rPr>
          <w:rStyle w:val="StyleBoldUnderline"/>
          <w:highlight w:val="yellow"/>
        </w:rPr>
        <w:t>Significant longer-term budgetary issues still need to be addressed</w:t>
      </w:r>
      <w:r w:rsidRPr="0029199D">
        <w:rPr>
          <w:sz w:val="16"/>
        </w:rPr>
        <w:t>, and this problem will be returning to the forefront of traders’ concerns within the next couple of months," analysts from Jefferies Bache said in a research note.</w:t>
      </w:r>
      <w:r w:rsidRPr="0029199D">
        <w:rPr>
          <w:sz w:val="12"/>
        </w:rPr>
        <w:t>¶</w:t>
      </w:r>
      <w:r w:rsidRPr="0029199D">
        <w:rPr>
          <w:sz w:val="16"/>
        </w:rPr>
        <w:t xml:space="preserve"> "</w:t>
      </w:r>
      <w:r w:rsidRPr="0029199D">
        <w:rPr>
          <w:rStyle w:val="StyleBoldUnderline"/>
          <w:highlight w:val="yellow"/>
        </w:rPr>
        <w:t>In the meantime, we are still having much difficulty constructing a case for higher oil values on fundamental merits alone."</w:t>
      </w:r>
    </w:p>
    <w:p w:rsidR="00E022F5" w:rsidRDefault="00E022F5" w:rsidP="00E022F5"/>
    <w:p w:rsidR="00E022F5" w:rsidRDefault="00E022F5" w:rsidP="00E022F5">
      <w:pPr>
        <w:pStyle w:val="Heading4"/>
      </w:pPr>
      <w:r>
        <w:t>Oil prices will drop in 2013:</w:t>
      </w:r>
    </w:p>
    <w:p w:rsidR="00E022F5" w:rsidRDefault="00E022F5" w:rsidP="00E022F5">
      <w:pPr>
        <w:ind w:left="720"/>
      </w:pPr>
      <w:r>
        <w:t xml:space="preserve">Peg </w:t>
      </w:r>
      <w:r w:rsidRPr="00895B53">
        <w:rPr>
          <w:rStyle w:val="StyleBoldUnderline"/>
        </w:rPr>
        <w:t>Mackey, 1/3/2013</w:t>
      </w:r>
      <w:r>
        <w:t xml:space="preserve"> (staff writer, “Oil falls below $112 as US budget fear returns,” </w:t>
      </w:r>
      <w:hyperlink r:id="rId104" w:history="1">
        <w:r w:rsidRPr="00145353">
          <w:rPr>
            <w:rStyle w:val="Hyperlink"/>
          </w:rPr>
          <w:t>http://www.bdlive.co.za/markets/2013/01/03/oil-falls-below-112-as-us-budget-fear-returns</w:t>
        </w:r>
      </w:hyperlink>
      <w:r>
        <w:rPr>
          <w:rStyle w:val="Hyperlink"/>
        </w:rPr>
        <w:t>, Accessed 1/4/2013, rwg)</w:t>
      </w:r>
    </w:p>
    <w:p w:rsidR="00E022F5" w:rsidRDefault="00E022F5" w:rsidP="00E022F5">
      <w:r w:rsidRPr="0029199D">
        <w:rPr>
          <w:rStyle w:val="StyleBoldUnderline"/>
          <w:highlight w:val="yellow"/>
        </w:rPr>
        <w:t>Analysts expect oil prices to drop in 2013 as supply outweighs demand. US crude production has hit a 19-year high, while Russia pumped more oil last year,</w:t>
      </w:r>
      <w:r>
        <w:t xml:space="preserve"> remaining ahead of Saudi Arabia in production.</w:t>
      </w:r>
      <w:r w:rsidRPr="0029199D">
        <w:rPr>
          <w:sz w:val="12"/>
        </w:rPr>
        <w:t xml:space="preserve">¶ </w:t>
      </w:r>
      <w:r>
        <w:t>Losses in oil prices were checked by data showing that China’s services sector expanded in December, fueling hopes that the world’s second-largest economy and top energy consumer is recovering.</w:t>
      </w:r>
    </w:p>
    <w:p w:rsidR="00E022F5" w:rsidRDefault="00E022F5" w:rsidP="00E022F5"/>
    <w:p w:rsidR="00E022F5" w:rsidRDefault="00E022F5" w:rsidP="00E022F5"/>
    <w:p w:rsidR="00E022F5" w:rsidRDefault="00E022F5" w:rsidP="00E022F5">
      <w:pPr>
        <w:pStyle w:val="Heading4"/>
      </w:pPr>
      <w:r>
        <w:t>Oil prices will drop in 2013:</w:t>
      </w:r>
    </w:p>
    <w:p w:rsidR="00E022F5" w:rsidRDefault="00E022F5" w:rsidP="00E022F5">
      <w:pPr>
        <w:ind w:left="720"/>
      </w:pPr>
      <w:r>
        <w:t xml:space="preserve">Tricia </w:t>
      </w:r>
      <w:r w:rsidRPr="0029199D">
        <w:rPr>
          <w:rStyle w:val="StyleStyleBold12pt"/>
        </w:rPr>
        <w:t>Wright, 1/3/2013</w:t>
      </w:r>
      <w:r>
        <w:t xml:space="preserve"> (staff writer, </w:t>
      </w:r>
      <w:hyperlink r:id="rId105" w:history="1">
        <w:r w:rsidRPr="00391518">
          <w:rPr>
            <w:rStyle w:val="Hyperlink"/>
          </w:rPr>
          <w:t>http://www.independent.ie/business/stocks-markets/world-shares-slip-as-profittaking-follows-18month-high-3341844.html</w:t>
        </w:r>
      </w:hyperlink>
      <w:r>
        <w:rPr>
          <w:rStyle w:val="Hyperlink"/>
        </w:rPr>
        <w:t>, Accessed 1/4/2013, rwg)</w:t>
      </w:r>
    </w:p>
    <w:p w:rsidR="00E022F5" w:rsidRPr="0029199D" w:rsidRDefault="00E022F5" w:rsidP="00E022F5">
      <w:pPr>
        <w:rPr>
          <w:rStyle w:val="StyleBoldUnderline"/>
        </w:rPr>
      </w:pPr>
      <w:r w:rsidRPr="0029199D">
        <w:rPr>
          <w:rStyle w:val="StyleBoldUnderline"/>
          <w:highlight w:val="yellow"/>
        </w:rPr>
        <w:t>Analysts expect oil prices to drop in 2013 as supply outweighs demand, especially after US crude production hit a 19-year high in 2012 and Russia pumped more oil to remain ahead of Saudi Arabia in production.</w:t>
      </w:r>
    </w:p>
    <w:p w:rsidR="00E022F5" w:rsidRPr="00AF4ACA" w:rsidRDefault="00E022F5" w:rsidP="00E022F5"/>
    <w:p w:rsidR="00E022F5" w:rsidRPr="00B751B0" w:rsidRDefault="00E022F5" w:rsidP="00E022F5">
      <w:pPr>
        <w:pStyle w:val="Heading3"/>
      </w:pPr>
      <w:bookmarkStart w:id="157" w:name="_Toc349306984"/>
      <w:bookmarkStart w:id="158" w:name="_Toc360210087"/>
      <w:bookmarkStart w:id="159" w:name="_Toc360210185"/>
      <w:r>
        <w:t>Extensions:  Non-Unique:  Oil Prices Decreasing Now</w:t>
      </w:r>
      <w:bookmarkEnd w:id="153"/>
      <w:bookmarkEnd w:id="157"/>
      <w:bookmarkEnd w:id="158"/>
      <w:bookmarkEnd w:id="159"/>
    </w:p>
    <w:p w:rsidR="00E022F5" w:rsidRDefault="00E022F5" w:rsidP="00E022F5">
      <w:pPr>
        <w:pStyle w:val="Heading4"/>
      </w:pPr>
      <w:r>
        <w:t>Oil prices down sharply now:</w:t>
      </w:r>
    </w:p>
    <w:p w:rsidR="00E022F5" w:rsidRPr="00BD6215" w:rsidRDefault="00E022F5" w:rsidP="00E022F5">
      <w:pPr>
        <w:ind w:left="360"/>
      </w:pPr>
      <w:r>
        <w:t xml:space="preserve">Gary </w:t>
      </w:r>
      <w:r w:rsidRPr="00BD6215">
        <w:rPr>
          <w:rFonts w:ascii="Arial Narrow" w:hAnsi="Arial Narrow"/>
          <w:b/>
          <w:u w:val="thick"/>
          <w:lang w:bidi="en-US"/>
        </w:rPr>
        <w:t>Lamphier, 9/19/2012</w:t>
      </w:r>
      <w:r>
        <w:t xml:space="preserve"> (staff writer, “</w:t>
      </w:r>
      <w:r w:rsidRPr="00BD6215">
        <w:t>Oil prices down sharply as U.S. inventories soar</w:t>
      </w:r>
      <w:r>
        <w:t xml:space="preserve">,”  </w:t>
      </w:r>
      <w:hyperlink r:id="rId106" w:history="1">
        <w:r w:rsidRPr="00D976A4">
          <w:rPr>
            <w:rStyle w:val="Hyperlink"/>
          </w:rPr>
          <w:t>http://blogs.edmontonjournal.com/2012/09/19/oil-prices-down-sharply-as-u-s-inventories-soar/</w:t>
        </w:r>
      </w:hyperlink>
      <w:r>
        <w:t>, Accessed 9/19/2012, rwg)</w:t>
      </w:r>
    </w:p>
    <w:p w:rsidR="00E022F5" w:rsidRPr="00505B32" w:rsidRDefault="00E022F5" w:rsidP="00E022F5">
      <w:pPr>
        <w:rPr>
          <w:sz w:val="16"/>
        </w:rPr>
      </w:pPr>
      <w:r w:rsidRPr="00505B32">
        <w:rPr>
          <w:rStyle w:val="StyleBoldUnderline"/>
          <w:highlight w:val="yellow"/>
        </w:rPr>
        <w:t>Crude oil futures are down sharply</w:t>
      </w:r>
      <w:r w:rsidRPr="00505B32">
        <w:rPr>
          <w:sz w:val="16"/>
        </w:rPr>
        <w:t xml:space="preserve"> at mid-day Wednesday on the New York Mercantile Exchange, on the heels of a report showing a big jump in U.S. inventories.</w:t>
      </w:r>
      <w:r w:rsidRPr="00505B32">
        <w:rPr>
          <w:sz w:val="12"/>
        </w:rPr>
        <w:t>¶</w:t>
      </w:r>
      <w:r w:rsidRPr="00505B32">
        <w:rPr>
          <w:sz w:val="16"/>
        </w:rPr>
        <w:t xml:space="preserve"> At about 12:19 pm EDT, crude for October delivery is trading at $92.75 US per barrel, down $2.54 or 2.7 per cent on the day. </w:t>
      </w:r>
      <w:r w:rsidRPr="00505B32">
        <w:rPr>
          <w:rStyle w:val="StyleBoldUnderline"/>
          <w:highlight w:val="yellow"/>
        </w:rPr>
        <w:t>The drop follows a decline of $3.71 per barrel over the previous two trading days.</w:t>
      </w:r>
      <w:r w:rsidRPr="00505B32">
        <w:rPr>
          <w:rStyle w:val="StyleBoldUnderline"/>
          <w:sz w:val="12"/>
          <w:highlight w:val="yellow"/>
        </w:rPr>
        <w:t>¶</w:t>
      </w:r>
      <w:r w:rsidRPr="00505B32">
        <w:rPr>
          <w:rStyle w:val="StyleBoldUnderline"/>
          <w:highlight w:val="yellow"/>
        </w:rPr>
        <w:t xml:space="preserve"> Today’s decline, which has cut the price of crude </w:t>
      </w:r>
      <w:r w:rsidRPr="00505B32">
        <w:rPr>
          <w:rStyle w:val="Emphasis"/>
          <w:highlight w:val="yellow"/>
        </w:rPr>
        <w:t xml:space="preserve">to the lowest level </w:t>
      </w:r>
      <w:r w:rsidRPr="00505B32">
        <w:rPr>
          <w:rStyle w:val="StyleBoldUnderline"/>
          <w:highlight w:val="yellow"/>
        </w:rPr>
        <w:t>in more than a month, follows a morning report</w:t>
      </w:r>
      <w:r w:rsidRPr="00505B32">
        <w:rPr>
          <w:sz w:val="16"/>
        </w:rPr>
        <w:t xml:space="preserve"> from the U.S. Energy Information Administration </w:t>
      </w:r>
      <w:r w:rsidRPr="00505B32">
        <w:rPr>
          <w:rStyle w:val="StyleBoldUnderline"/>
          <w:highlight w:val="yellow"/>
        </w:rPr>
        <w:t>that crude inventories jumped by more than 8.5 million barrels for the week</w:t>
      </w:r>
      <w:r w:rsidRPr="00505B32">
        <w:rPr>
          <w:sz w:val="16"/>
        </w:rPr>
        <w:t xml:space="preserve"> ended Sept. 14th. </w:t>
      </w:r>
      <w:r w:rsidRPr="00505B32">
        <w:rPr>
          <w:rStyle w:val="StyleBoldUnderline"/>
          <w:highlight w:val="yellow"/>
        </w:rPr>
        <w:t>That’s the biggest jump in six weeks</w:t>
      </w:r>
      <w:r w:rsidRPr="00505B32">
        <w:rPr>
          <w:sz w:val="16"/>
        </w:rPr>
        <w:t>.</w:t>
      </w:r>
    </w:p>
    <w:p w:rsidR="00E022F5" w:rsidRDefault="00E022F5" w:rsidP="00E022F5">
      <w:pPr>
        <w:pStyle w:val="Heading4"/>
      </w:pPr>
      <w:r>
        <w:t>Prices are dropping now:</w:t>
      </w:r>
    </w:p>
    <w:p w:rsidR="00E022F5" w:rsidRDefault="00E022F5" w:rsidP="00E022F5">
      <w:pPr>
        <w:ind w:firstLine="360"/>
      </w:pPr>
      <w:r w:rsidRPr="007536FF">
        <w:rPr>
          <w:rFonts w:ascii="Arial Narrow" w:hAnsi="Arial Narrow"/>
          <w:b/>
          <w:u w:val="thick"/>
          <w:lang w:bidi="en-US"/>
        </w:rPr>
        <w:t>The Telegraph, 9/19/2012</w:t>
      </w:r>
      <w:r>
        <w:t xml:space="preserve"> (“Oil prices slump further on Saudi Arabian supply rumours,”</w:t>
      </w:r>
    </w:p>
    <w:p w:rsidR="00E022F5" w:rsidRDefault="00E022F5" w:rsidP="00E022F5">
      <w:pPr>
        <w:ind w:left="360"/>
      </w:pPr>
      <w:hyperlink r:id="rId107" w:history="1">
        <w:r w:rsidRPr="00D976A4">
          <w:rPr>
            <w:rStyle w:val="Hyperlink"/>
          </w:rPr>
          <w:t>http://www.telegraph.co.uk/finance/oilprices/9553885/Oil-prices-slump-further-on-Saudi-Arabian-supply-rumours.html</w:t>
        </w:r>
      </w:hyperlink>
      <w:r>
        <w:t>, Accessed 9/19/2012, rwg)</w:t>
      </w:r>
    </w:p>
    <w:p w:rsidR="00E022F5" w:rsidRPr="007536FF" w:rsidRDefault="00E022F5" w:rsidP="00E022F5">
      <w:pPr>
        <w:rPr>
          <w:sz w:val="16"/>
        </w:rPr>
      </w:pPr>
      <w:r w:rsidRPr="007536FF">
        <w:rPr>
          <w:rStyle w:val="StyleBoldUnderline"/>
          <w:highlight w:val="yellow"/>
        </w:rPr>
        <w:t>Prices were being "dampened above all by reports that Saudi Arabia plans to do everything in its power to ensure the fundamentally justified [Brent] oil price of $100 per barrel on the market</w:t>
      </w:r>
      <w:r w:rsidRPr="007536FF">
        <w:rPr>
          <w:sz w:val="16"/>
        </w:rPr>
        <w:t>," said Commerzbank analyst Carsten Fritsch.</w:t>
      </w:r>
      <w:r w:rsidRPr="007536FF">
        <w:rPr>
          <w:sz w:val="12"/>
        </w:rPr>
        <w:t>¶</w:t>
      </w:r>
      <w:r w:rsidRPr="007536FF">
        <w:rPr>
          <w:sz w:val="16"/>
        </w:rPr>
        <w:t xml:space="preserve"> "The country has always been interested in maintaining a high but stable oil price level which will also not lastingly cool demand for oil."</w:t>
      </w:r>
      <w:r w:rsidRPr="007536FF">
        <w:rPr>
          <w:sz w:val="12"/>
        </w:rPr>
        <w:t>¶</w:t>
      </w:r>
      <w:r w:rsidRPr="007536FF">
        <w:rPr>
          <w:sz w:val="16"/>
        </w:rPr>
        <w:t xml:space="preserve"> </w:t>
      </w:r>
      <w:r w:rsidRPr="007536FF">
        <w:rPr>
          <w:rStyle w:val="StyleBoldUnderline"/>
          <w:highlight w:val="yellow"/>
        </w:rPr>
        <w:t>Prices have also slumped in recent days on investor fears about tepid economic growth in the United States and mounting tensions between China and Japan</w:t>
      </w:r>
      <w:r w:rsidRPr="007536FF">
        <w:rPr>
          <w:sz w:val="16"/>
        </w:rPr>
        <w:t>, traders said.</w:t>
      </w:r>
    </w:p>
    <w:p w:rsidR="00E022F5" w:rsidRDefault="00E022F5" w:rsidP="00E022F5"/>
    <w:p w:rsidR="00E022F5" w:rsidRDefault="00E022F5" w:rsidP="00E022F5">
      <w:pPr>
        <w:pStyle w:val="Heading4"/>
      </w:pPr>
      <w:r>
        <w:t>Non-Unique:  Chinese-Japanese tensions are decreasing oil prices:</w:t>
      </w:r>
    </w:p>
    <w:p w:rsidR="00E022F5" w:rsidRDefault="00E022F5" w:rsidP="00E022F5">
      <w:pPr>
        <w:ind w:firstLine="360"/>
      </w:pPr>
      <w:r w:rsidRPr="007536FF">
        <w:rPr>
          <w:rFonts w:ascii="Arial Narrow" w:hAnsi="Arial Narrow"/>
          <w:b/>
          <w:u w:val="thick"/>
          <w:lang w:bidi="en-US"/>
        </w:rPr>
        <w:t>The Telegraph, 9/19/2012</w:t>
      </w:r>
      <w:r>
        <w:t xml:space="preserve"> (“Oil prices slump further on Saudi Arabian supply rumours,”</w:t>
      </w:r>
    </w:p>
    <w:p w:rsidR="00E022F5" w:rsidRDefault="00E022F5" w:rsidP="00E022F5">
      <w:pPr>
        <w:ind w:left="360"/>
      </w:pPr>
      <w:hyperlink r:id="rId108" w:history="1">
        <w:r w:rsidRPr="00D976A4">
          <w:rPr>
            <w:rStyle w:val="Hyperlink"/>
          </w:rPr>
          <w:t>http://www.telegraph.co.uk/finance/oilprices/9553885/Oil-prices-slump-further-on-Saudi-Arabian-supply-rumours.html</w:t>
        </w:r>
      </w:hyperlink>
      <w:r>
        <w:t>, Accessed 9/19/2012, rwg)</w:t>
      </w:r>
    </w:p>
    <w:p w:rsidR="00E022F5" w:rsidRDefault="00E022F5" w:rsidP="00E022F5">
      <w:r w:rsidRPr="007536FF">
        <w:rPr>
          <w:rStyle w:val="StyleBoldUnderline"/>
          <w:highlight w:val="yellow"/>
        </w:rPr>
        <w:t>Oil prices had surged</w:t>
      </w:r>
      <w:r>
        <w:t xml:space="preserve"> last week to four-month highs after the Fed embarked upon a third phase of quantitative easing to boost the US economy - which is the world's top crude consuming nation.</w:t>
      </w:r>
      <w:r w:rsidRPr="007536FF">
        <w:rPr>
          <w:sz w:val="12"/>
        </w:rPr>
        <w:t xml:space="preserve">¶ </w:t>
      </w:r>
      <w:r w:rsidRPr="007536FF">
        <w:rPr>
          <w:rStyle w:val="StyleBoldUnderline"/>
          <w:highlight w:val="yellow"/>
        </w:rPr>
        <w:t>But they soon reversed direction, also amid a growing dispute between China,</w:t>
      </w:r>
      <w:r>
        <w:t xml:space="preserve"> the world's biggest energy consumer, </w:t>
      </w:r>
      <w:r w:rsidRPr="007536FF">
        <w:rPr>
          <w:rStyle w:val="StyleBoldUnderline"/>
          <w:highlight w:val="yellow"/>
        </w:rPr>
        <w:t>and Japan</w:t>
      </w:r>
      <w:r>
        <w:t>, the third-largest economy, over islands in the East China Sea.</w:t>
      </w:r>
      <w:r w:rsidRPr="007536FF">
        <w:rPr>
          <w:sz w:val="12"/>
        </w:rPr>
        <w:t xml:space="preserve">¶ </w:t>
      </w:r>
      <w:r>
        <w:t>"The concern for oil traders is the potential damage to Chinese-Japanese trade and its impact on oil demand," said Phil Flynn of The Price Futures Group.</w:t>
      </w:r>
      <w:r w:rsidRPr="007536FF">
        <w:rPr>
          <w:sz w:val="12"/>
        </w:rPr>
        <w:t xml:space="preserve">¶ </w:t>
      </w:r>
      <w:r>
        <w:t>"</w:t>
      </w:r>
      <w:r w:rsidRPr="007536FF">
        <w:rPr>
          <w:rStyle w:val="StyleBoldUnderline"/>
          <w:highlight w:val="yellow"/>
        </w:rPr>
        <w:t>The worry is that an escalation could weaken the demand for oil.</w:t>
      </w:r>
      <w:r>
        <w:t xml:space="preserve"> It could lead to safe-haven buying in the dollar and bonds and cause a flight away from the euro," he said.</w:t>
      </w:r>
    </w:p>
    <w:p w:rsidR="00E022F5" w:rsidRDefault="00E022F5" w:rsidP="00E022F5">
      <w:pPr>
        <w:pStyle w:val="Heading4"/>
      </w:pPr>
      <w:r>
        <w:t>(--) Oil prices are decreasing now:</w:t>
      </w:r>
    </w:p>
    <w:p w:rsidR="00E022F5" w:rsidRDefault="00E022F5" w:rsidP="00E022F5">
      <w:pPr>
        <w:ind w:firstLine="360"/>
      </w:pPr>
      <w:r w:rsidRPr="00B751B0">
        <w:rPr>
          <w:rFonts w:ascii="Arial Narrow" w:hAnsi="Arial Narrow"/>
          <w:b/>
          <w:u w:val="thick"/>
          <w:lang w:bidi="en-US"/>
        </w:rPr>
        <w:t>CNBC.com, 8/17/2012</w:t>
      </w:r>
      <w:r>
        <w:t xml:space="preserve"> (“</w:t>
      </w:r>
      <w:r w:rsidRPr="00B751B0">
        <w:t>Oil falls to $11</w:t>
      </w:r>
      <w:r>
        <w:t xml:space="preserve">4 as U.S. considers oil release,” Accessed 8/17/2012 at </w:t>
      </w:r>
    </w:p>
    <w:p w:rsidR="00E022F5" w:rsidRPr="00B751B0" w:rsidRDefault="00E022F5" w:rsidP="00E022F5">
      <w:pPr>
        <w:ind w:firstLine="360"/>
      </w:pPr>
      <w:hyperlink r:id="rId109" w:history="1">
        <w:r w:rsidRPr="00B751B0">
          <w:rPr>
            <w:rStyle w:val="Hyperlink"/>
          </w:rPr>
          <w:t>http://www.cnbc.com/id/48701773</w:t>
        </w:r>
      </w:hyperlink>
      <w:r>
        <w:t>, rwg)</w:t>
      </w:r>
    </w:p>
    <w:p w:rsidR="00E022F5" w:rsidRPr="00B751B0" w:rsidRDefault="00E022F5" w:rsidP="00E022F5">
      <w:r w:rsidRPr="007112CE">
        <w:rPr>
          <w:rStyle w:val="StyleBoldUnderline"/>
        </w:rPr>
        <w:t xml:space="preserve">Oil prices were </w:t>
      </w:r>
      <w:r w:rsidRPr="007112CE">
        <w:rPr>
          <w:rStyle w:val="Emphasis"/>
        </w:rPr>
        <w:t>also dampened</w:t>
      </w:r>
      <w:r w:rsidRPr="007112CE">
        <w:rPr>
          <w:rStyle w:val="StyleBoldUnderline"/>
        </w:rPr>
        <w:t xml:space="preserve"> by easing concerns of a supply disruption from the Middle East after Israeli President Shimon Peres downplayed the prospect of a unilateral strike on Iran</w:t>
      </w:r>
      <w:r w:rsidRPr="00B751B0">
        <w:t>.</w:t>
      </w:r>
    </w:p>
    <w:p w:rsidR="00E022F5" w:rsidRDefault="00E022F5" w:rsidP="00E022F5">
      <w:pPr>
        <w:pStyle w:val="Heading4"/>
      </w:pPr>
      <w:r>
        <w:t>(--) Prices low – jobless claims up &amp; factory orders down</w:t>
      </w:r>
    </w:p>
    <w:p w:rsidR="00E022F5" w:rsidRPr="00791A3B" w:rsidRDefault="00E022F5" w:rsidP="00E022F5">
      <w:pPr>
        <w:rPr>
          <w:rStyle w:val="StyleStyleBold12pt"/>
        </w:rPr>
      </w:pPr>
      <w:r>
        <w:rPr>
          <w:rStyle w:val="StyleStyleBold12pt"/>
        </w:rPr>
        <w:t>Fox Business 8/2</w:t>
      </w:r>
    </w:p>
    <w:p w:rsidR="00E022F5" w:rsidRDefault="00E022F5" w:rsidP="00E022F5">
      <w:r>
        <w:t>(“Oil Prices Fall on ECB Disappointment”; http://www.foxbusiness.com/markets/2012/08/02/oil-prices-slip-as-fed-and-ecb-offer-no-new-stimulus/)</w:t>
      </w:r>
    </w:p>
    <w:p w:rsidR="00E022F5" w:rsidRPr="00970A13" w:rsidRDefault="00E022F5" w:rsidP="00E022F5">
      <w:pPr>
        <w:rPr>
          <w:sz w:val="16"/>
        </w:rPr>
      </w:pPr>
      <w:r w:rsidRPr="00970A13">
        <w:rPr>
          <w:sz w:val="16"/>
        </w:rPr>
        <w:t>Brent crude futures slipped on Thursday as disappointment that the European Central Bank did</w:t>
      </w:r>
      <w:r w:rsidRPr="00970A13">
        <w:rPr>
          <w:sz w:val="12"/>
        </w:rPr>
        <w:t>¶</w:t>
      </w:r>
      <w:r w:rsidRPr="00970A13">
        <w:rPr>
          <w:sz w:val="16"/>
        </w:rPr>
        <w:t xml:space="preserve"> not offer more immediate steps to boost economic growth weighed on oil prices, even as tightening North Sea supply and geopolitical concerns limited losses.</w:t>
      </w:r>
      <w:r w:rsidRPr="00970A13">
        <w:rPr>
          <w:sz w:val="12"/>
        </w:rPr>
        <w:t>¶</w:t>
      </w:r>
      <w:r w:rsidRPr="00970A13">
        <w:rPr>
          <w:sz w:val="16"/>
        </w:rPr>
        <w:t xml:space="preserve"> </w:t>
      </w:r>
      <w:r w:rsidRPr="00791A3B">
        <w:rPr>
          <w:rStyle w:val="StyleBoldUnderline"/>
        </w:rPr>
        <w:t>Reports showing jobless claims rose last week in the U</w:t>
      </w:r>
      <w:r w:rsidRPr="00970A13">
        <w:rPr>
          <w:sz w:val="16"/>
        </w:rPr>
        <w:t xml:space="preserve">nited </w:t>
      </w:r>
      <w:r w:rsidRPr="00791A3B">
        <w:rPr>
          <w:rStyle w:val="StyleBoldUnderline"/>
        </w:rPr>
        <w:t>S</w:t>
      </w:r>
      <w:r w:rsidRPr="00970A13">
        <w:rPr>
          <w:sz w:val="16"/>
        </w:rPr>
        <w:t xml:space="preserve">tates </w:t>
      </w:r>
      <w:r w:rsidRPr="00791A3B">
        <w:rPr>
          <w:rStyle w:val="StyleBoldUnderline"/>
        </w:rPr>
        <w:t xml:space="preserve">and an unexpected drop in U.S. factory orders in June, helped push U.S. crude futures down 2 percent </w:t>
      </w:r>
      <w:r w:rsidRPr="00970A13">
        <w:rPr>
          <w:sz w:val="16"/>
        </w:rPr>
        <w:t>a day after the U.S. Federal Reserve also dashed hopes for more stimulus to aid a sputtering economy.</w:t>
      </w:r>
    </w:p>
    <w:p w:rsidR="00E022F5" w:rsidRDefault="00E022F5" w:rsidP="00E022F5">
      <w:pPr>
        <w:pStyle w:val="Heading4"/>
      </w:pPr>
      <w:r>
        <w:t>(--) Prices low – E.C.B. stimulus failure</w:t>
      </w:r>
    </w:p>
    <w:p w:rsidR="00E022F5" w:rsidRPr="00791A3B" w:rsidRDefault="00E022F5" w:rsidP="00E022F5">
      <w:pPr>
        <w:rPr>
          <w:rStyle w:val="StyleStyleBold12pt"/>
        </w:rPr>
      </w:pPr>
      <w:r>
        <w:rPr>
          <w:rStyle w:val="StyleStyleBold12pt"/>
        </w:rPr>
        <w:t>Fox Business 8/2</w:t>
      </w:r>
    </w:p>
    <w:p w:rsidR="00E022F5" w:rsidRDefault="00E022F5" w:rsidP="00E022F5">
      <w:r>
        <w:t>(“Oil Prices Fall on ECB Disappointment”; http://www.foxbusiness.com/markets/2012/08/02/oil-prices-slip-as-fed-and-ecb-offer-no-new-stimulus/)</w:t>
      </w:r>
    </w:p>
    <w:p w:rsidR="00E022F5" w:rsidRPr="00543022" w:rsidRDefault="00E022F5" w:rsidP="00E022F5">
      <w:pPr>
        <w:rPr>
          <w:sz w:val="16"/>
        </w:rPr>
      </w:pPr>
      <w:r w:rsidRPr="00543022">
        <w:rPr>
          <w:rStyle w:val="StyleBoldUnderline"/>
        </w:rPr>
        <w:t>Brent crude futures slipped on Thursday as disappointment that the European Central Bank did</w:t>
      </w:r>
      <w:r w:rsidRPr="00543022">
        <w:rPr>
          <w:rStyle w:val="StyleBoldUnderline"/>
          <w:sz w:val="12"/>
        </w:rPr>
        <w:t>¶</w:t>
      </w:r>
      <w:r w:rsidRPr="00543022">
        <w:rPr>
          <w:rStyle w:val="StyleBoldUnderline"/>
        </w:rPr>
        <w:t xml:space="preserve"> not offer more immediate steps to boost economic growth weighed on oil prices, even as tightening North Sea supply and geopolitical concerns limited losses.</w:t>
      </w:r>
      <w:r w:rsidRPr="00543022">
        <w:rPr>
          <w:rStyle w:val="StyleBoldUnderline"/>
          <w:sz w:val="12"/>
        </w:rPr>
        <w:t>¶</w:t>
      </w:r>
      <w:r w:rsidRPr="00543022">
        <w:rPr>
          <w:sz w:val="16"/>
        </w:rPr>
        <w:t xml:space="preserve"> Reports showing jobless claims rose last week in the United States and an unexpected drop in U.S. factory orders in June, helped push U.S. crude futures down 2 percent a day after the U.S. Federal Reserve also dashed hopes for more stimulus to aid a sputtering economy.</w:t>
      </w:r>
    </w:p>
    <w:p w:rsidR="00E022F5" w:rsidRPr="00970A13" w:rsidRDefault="00E022F5" w:rsidP="00E022F5">
      <w:pPr>
        <w:pStyle w:val="Heading4"/>
      </w:pPr>
      <w:r>
        <w:t>(--) Prices low – EU demand down</w:t>
      </w:r>
    </w:p>
    <w:p w:rsidR="00E022F5" w:rsidRPr="00970A13" w:rsidRDefault="00E022F5" w:rsidP="00E022F5">
      <w:pPr>
        <w:rPr>
          <w:rStyle w:val="StyleStyleBold12pt"/>
        </w:rPr>
      </w:pPr>
      <w:r>
        <w:rPr>
          <w:rStyle w:val="StyleStyleBold12pt"/>
        </w:rPr>
        <w:t>SeattlePI 8/2</w:t>
      </w:r>
    </w:p>
    <w:p w:rsidR="00E022F5" w:rsidRDefault="00E022F5" w:rsidP="00E022F5">
      <w:pPr>
        <w:rPr>
          <w:sz w:val="16"/>
        </w:rPr>
      </w:pPr>
      <w:r>
        <w:rPr>
          <w:sz w:val="16"/>
        </w:rPr>
        <w:t>(“Oil drops near $87; natural gas falls 8 pct.”; http://www.seattlepi.com/news/article/Oil-prices-drop-below-88-3757026.php)</w:t>
      </w:r>
    </w:p>
    <w:p w:rsidR="00E022F5" w:rsidRDefault="00E022F5" w:rsidP="00E022F5">
      <w:pPr>
        <w:rPr>
          <w:sz w:val="14"/>
        </w:rPr>
      </w:pPr>
      <w:r w:rsidRPr="00970A13">
        <w:rPr>
          <w:sz w:val="14"/>
        </w:rPr>
        <w:t xml:space="preserve">NEW YORK (AP) — </w:t>
      </w:r>
      <w:r w:rsidRPr="00970A13">
        <w:rPr>
          <w:rStyle w:val="StyleBoldUnderline"/>
        </w:rPr>
        <w:t>The price of oil dropped 2 percent on Thursday</w:t>
      </w:r>
      <w:r w:rsidRPr="00970A13">
        <w:rPr>
          <w:sz w:val="14"/>
        </w:rPr>
        <w:t xml:space="preserve"> after the head of the European Central Bank failed to take immediate action to prop up the weak eurozone economy.</w:t>
      </w:r>
      <w:r w:rsidRPr="00970A13">
        <w:rPr>
          <w:sz w:val="12"/>
        </w:rPr>
        <w:t>¶</w:t>
      </w:r>
      <w:r w:rsidRPr="00970A13">
        <w:rPr>
          <w:sz w:val="14"/>
        </w:rPr>
        <w:t xml:space="preserve"> </w:t>
      </w:r>
      <w:r w:rsidRPr="00970A13">
        <w:rPr>
          <w:rStyle w:val="StyleBoldUnderline"/>
        </w:rPr>
        <w:t>Fuel demand in Europe has slackened, with six of the 17 nations that share the euro in recession</w:t>
      </w:r>
      <w:r w:rsidRPr="00970A13">
        <w:rPr>
          <w:rStyle w:val="StyleBoldUnderline"/>
          <w:sz w:val="12"/>
        </w:rPr>
        <w:t>¶</w:t>
      </w:r>
      <w:r w:rsidRPr="00970A13">
        <w:rPr>
          <w:sz w:val="14"/>
        </w:rPr>
        <w:t xml:space="preserve"> ECB President Mario Draghi said last week that he would do "whatever it takes" to save the euro. To many, that meant Draghi would move quickly to spark borrowing and spending in the European Union.</w:t>
      </w:r>
    </w:p>
    <w:p w:rsidR="00E022F5" w:rsidRDefault="00E022F5" w:rsidP="00E022F5">
      <w:pPr>
        <w:rPr>
          <w:sz w:val="14"/>
        </w:rPr>
      </w:pPr>
    </w:p>
    <w:p w:rsidR="00E022F5" w:rsidRDefault="00E022F5" w:rsidP="00E022F5">
      <w:pPr>
        <w:pStyle w:val="Heading4"/>
      </w:pPr>
      <w:r>
        <w:t>(--) Prices low – dollar appreciation – this will keep prices low – prefer our ev its predictive</w:t>
      </w:r>
    </w:p>
    <w:p w:rsidR="00E022F5" w:rsidRPr="001D16EC" w:rsidRDefault="00E022F5" w:rsidP="00E022F5">
      <w:pPr>
        <w:rPr>
          <w:rStyle w:val="StyleStyleBold12pt"/>
        </w:rPr>
      </w:pPr>
      <w:r>
        <w:rPr>
          <w:rStyle w:val="StyleStyleBold12pt"/>
        </w:rPr>
        <w:t>Market Leader 8/2</w:t>
      </w:r>
    </w:p>
    <w:p w:rsidR="00E022F5" w:rsidRPr="00C36636" w:rsidRDefault="00E022F5" w:rsidP="00E022F5">
      <w:r>
        <w:t>(“Oil Prices Fall As Dollar Appreciates”; http://www.profi-forex.us/news/entry4000003462.html)</w:t>
      </w:r>
    </w:p>
    <w:p w:rsidR="00E022F5" w:rsidRDefault="00E022F5" w:rsidP="00E022F5">
      <w:pPr>
        <w:rPr>
          <w:sz w:val="14"/>
        </w:rPr>
      </w:pPr>
      <w:r w:rsidRPr="001D16EC">
        <w:rPr>
          <w:rStyle w:val="StyleBoldUnderline"/>
        </w:rPr>
        <w:t>On Thursday, oil prices declined mainly due to a stronger dollar. Most investors started turning to currencies.</w:t>
      </w:r>
      <w:r w:rsidRPr="001D16EC">
        <w:rPr>
          <w:rStyle w:val="StyleBoldUnderline"/>
          <w:sz w:val="12"/>
        </w:rPr>
        <w:t>¶</w:t>
      </w:r>
      <w:r w:rsidRPr="001D16EC">
        <w:rPr>
          <w:rStyle w:val="StyleBoldUnderline"/>
        </w:rPr>
        <w:t xml:space="preserve">The Brent Crude futures </w:t>
      </w:r>
      <w:r>
        <w:rPr>
          <w:sz w:val="14"/>
        </w:rPr>
        <w:t xml:space="preserve">for September delivery </w:t>
      </w:r>
      <w:r w:rsidRPr="001D16EC">
        <w:rPr>
          <w:rStyle w:val="StyleBoldUnderline"/>
        </w:rPr>
        <w:t xml:space="preserve">depreciated by $0.27 </w:t>
      </w:r>
      <w:r>
        <w:rPr>
          <w:sz w:val="14"/>
        </w:rPr>
        <w:t>down to $106.2/b in London (ICE).</w:t>
      </w:r>
      <w:r w:rsidRPr="001D16EC">
        <w:rPr>
          <w:sz w:val="12"/>
        </w:rPr>
        <w:t>¶</w:t>
      </w:r>
      <w:r>
        <w:rPr>
          <w:sz w:val="12"/>
        </w:rPr>
        <w:t xml:space="preserve"> </w:t>
      </w:r>
      <w:r w:rsidRPr="001D16EC">
        <w:rPr>
          <w:sz w:val="12"/>
        </w:rPr>
        <w:t xml:space="preserve">¶ </w:t>
      </w:r>
      <w:r>
        <w:rPr>
          <w:sz w:val="14"/>
        </w:rPr>
        <w:t>At the same time, the Light Sweet Crude Oil futures depreciated by 40.35 down to $89.78/b in New York (NYMEX).</w:t>
      </w:r>
      <w:r w:rsidRPr="001D16EC">
        <w:rPr>
          <w:sz w:val="12"/>
        </w:rPr>
        <w:t>¶</w:t>
      </w:r>
      <w:r>
        <w:rPr>
          <w:sz w:val="12"/>
        </w:rPr>
        <w:t xml:space="preserve"> </w:t>
      </w:r>
      <w:r w:rsidRPr="001D16EC">
        <w:rPr>
          <w:sz w:val="12"/>
        </w:rPr>
        <w:t xml:space="preserve">¶ </w:t>
      </w:r>
      <w:r>
        <w:rPr>
          <w:sz w:val="14"/>
        </w:rPr>
        <w:t xml:space="preserve">According to the commodity Trading Department of Masterforex-V Academy, </w:t>
      </w:r>
      <w:r w:rsidRPr="001D16EC">
        <w:rPr>
          <w:rStyle w:val="StyleBoldUnderline"/>
        </w:rPr>
        <w:t xml:space="preserve">oil is expected to retain the correctional move. The price has failed to overcome a strong level of support located at $87.11/b. However, if the price does break and consolidate below it, we may well see oil prices going down to 85.22. in order to resume the rally, the price will have to overcome the top of the MF sloping channel and consolidate above the MF pivot </w:t>
      </w:r>
      <w:r>
        <w:rPr>
          <w:sz w:val="14"/>
        </w:rPr>
        <w:t>(ash shown below):</w:t>
      </w:r>
    </w:p>
    <w:p w:rsidR="00E022F5" w:rsidRDefault="00E022F5" w:rsidP="00E022F5">
      <w:pPr>
        <w:rPr>
          <w:sz w:val="14"/>
        </w:rPr>
      </w:pPr>
    </w:p>
    <w:p w:rsidR="00E022F5" w:rsidRDefault="00E022F5" w:rsidP="00E022F5">
      <w:pPr>
        <w:rPr>
          <w:sz w:val="14"/>
        </w:rPr>
      </w:pPr>
    </w:p>
    <w:p w:rsidR="00E022F5" w:rsidRDefault="00E022F5" w:rsidP="00E022F5">
      <w:pPr>
        <w:rPr>
          <w:rFonts w:eastAsiaTheme="majorEastAsia" w:cstheme="majorBidi"/>
          <w:b/>
          <w:bCs/>
          <w:iCs/>
          <w:sz w:val="26"/>
        </w:rPr>
      </w:pPr>
    </w:p>
    <w:p w:rsidR="00E022F5" w:rsidRDefault="00E022F5" w:rsidP="00E022F5">
      <w:pPr>
        <w:pStyle w:val="Heading4"/>
      </w:pPr>
      <w:r>
        <w:t>(--) Prices low – Venezuelan oil</w:t>
      </w:r>
    </w:p>
    <w:p w:rsidR="00E022F5" w:rsidRPr="001D16EC" w:rsidRDefault="00E022F5" w:rsidP="00E022F5">
      <w:pPr>
        <w:rPr>
          <w:rStyle w:val="StyleStyleBold12pt"/>
        </w:rPr>
      </w:pPr>
      <w:r>
        <w:rPr>
          <w:rStyle w:val="StyleStyleBold12pt"/>
        </w:rPr>
        <w:t>El universal 8/3</w:t>
      </w:r>
    </w:p>
    <w:p w:rsidR="00E022F5" w:rsidRDefault="00E022F5" w:rsidP="00E022F5">
      <w:r>
        <w:t>(“Venezuelan oil barrel down 0.32%”; http://www.eluniversal.com/economia/120803/venezuelan-oil-barrel-down-032)</w:t>
      </w:r>
    </w:p>
    <w:p w:rsidR="00E022F5" w:rsidRDefault="00E022F5" w:rsidP="00E022F5">
      <w:pPr>
        <w:rPr>
          <w:sz w:val="16"/>
        </w:rPr>
      </w:pPr>
      <w:r w:rsidRPr="00B40D1D">
        <w:rPr>
          <w:rStyle w:val="StyleBoldUnderline"/>
        </w:rPr>
        <w:t>The Venezuelan Ministry of Petroleum and Mining reported that the Venezuelan oil barrel stood at USD 96.95 this week, down 0.32% with respect to last week</w:t>
      </w:r>
      <w:r w:rsidRPr="00B40D1D">
        <w:rPr>
          <w:sz w:val="16"/>
        </w:rPr>
        <w:t xml:space="preserve"> (USD 97.07).</w:t>
      </w:r>
      <w:r w:rsidRPr="00B40D1D">
        <w:rPr>
          <w:sz w:val="12"/>
        </w:rPr>
        <w:t>¶</w:t>
      </w:r>
      <w:r w:rsidRPr="00B40D1D">
        <w:rPr>
          <w:sz w:val="16"/>
        </w:rPr>
        <w:t xml:space="preserve"> The website of </w:t>
      </w:r>
      <w:r w:rsidRPr="00B40D1D">
        <w:rPr>
          <w:rStyle w:val="StyleBoldUnderline"/>
        </w:rPr>
        <w:t>the Ministry informed that oil prices were subject to a high volatile market amid concerns over the global economy</w:t>
      </w:r>
      <w:r w:rsidRPr="00B40D1D">
        <w:rPr>
          <w:sz w:val="16"/>
        </w:rPr>
        <w:t>.</w:t>
      </w:r>
      <w:r w:rsidRPr="00B40D1D">
        <w:rPr>
          <w:sz w:val="12"/>
        </w:rPr>
        <w:t>¶</w:t>
      </w:r>
      <w:r w:rsidRPr="00B40D1D">
        <w:rPr>
          <w:sz w:val="16"/>
        </w:rPr>
        <w:t xml:space="preserve"> Thus, the Venezuelan oil barrel averages 105.79 so far this year. </w:t>
      </w:r>
    </w:p>
    <w:p w:rsidR="00E022F5" w:rsidRDefault="00E022F5" w:rsidP="00E022F5">
      <w:pPr>
        <w:pStyle w:val="Heading4"/>
      </w:pPr>
      <w:r>
        <w:t>(--) Prices low – record Saudi output</w:t>
      </w:r>
    </w:p>
    <w:p w:rsidR="00E022F5" w:rsidRPr="00924785" w:rsidRDefault="00E022F5" w:rsidP="00E022F5">
      <w:pPr>
        <w:rPr>
          <w:rStyle w:val="StyleStyleBold12pt"/>
        </w:rPr>
      </w:pPr>
      <w:r>
        <w:rPr>
          <w:rStyle w:val="StyleStyleBold12pt"/>
        </w:rPr>
        <w:t>WSJ 7/30</w:t>
      </w:r>
    </w:p>
    <w:p w:rsidR="00E022F5" w:rsidRDefault="00E022F5" w:rsidP="00E022F5">
      <w:r>
        <w:t>(“Saudi Oil Output Seen at Record Pace”; http://online.wsj.com/article/SB10000872396390444130304577558343380816080.html?mod=googlenews_wsj)</w:t>
      </w:r>
    </w:p>
    <w:p w:rsidR="00E022F5" w:rsidRDefault="00E022F5" w:rsidP="00E022F5">
      <w:pPr>
        <w:rPr>
          <w:sz w:val="16"/>
        </w:rPr>
      </w:pPr>
      <w:r w:rsidRPr="00924785">
        <w:rPr>
          <w:sz w:val="16"/>
        </w:rPr>
        <w:t>DUBAI—</w:t>
      </w:r>
      <w:r w:rsidRPr="00924785">
        <w:rPr>
          <w:rStyle w:val="StyleBoldUnderline"/>
        </w:rPr>
        <w:t>Saudi Arabia is on track to surpass its record oil output this year</w:t>
      </w:r>
      <w:r w:rsidRPr="00924785">
        <w:rPr>
          <w:sz w:val="16"/>
        </w:rPr>
        <w:t xml:space="preserve">, analysts said Monday, </w:t>
      </w:r>
      <w:r w:rsidRPr="00924785">
        <w:rPr>
          <w:rStyle w:val="StyleBoldUnderline"/>
        </w:rPr>
        <w:t>offsetting a decline from Iran because of international sanctions</w:t>
      </w:r>
      <w:r w:rsidRPr="00924785">
        <w:rPr>
          <w:sz w:val="16"/>
        </w:rPr>
        <w:t>, despite pressure from other oil exporters to cut back and help bolster world oil prices.</w:t>
      </w:r>
      <w:r w:rsidRPr="00924785">
        <w:rPr>
          <w:sz w:val="12"/>
        </w:rPr>
        <w:t>¶</w:t>
      </w:r>
      <w:r w:rsidRPr="00924785">
        <w:rPr>
          <w:sz w:val="16"/>
        </w:rPr>
        <w:t xml:space="preserve"> </w:t>
      </w:r>
      <w:r w:rsidRPr="00924785">
        <w:rPr>
          <w:rStyle w:val="StyleBoldUnderline"/>
        </w:rPr>
        <w:t>High Saudi output helps keep oil prices down</w:t>
      </w:r>
      <w:r w:rsidRPr="00924785">
        <w:rPr>
          <w:sz w:val="16"/>
        </w:rPr>
        <w:t>, which is good news for fragile economies in the U.S. and Europe, which rely on the kingdom to help keep up supply as they implement sanctions intended to press Iran over its nuclear program.</w:t>
      </w:r>
    </w:p>
    <w:p w:rsidR="00E022F5" w:rsidRDefault="00E022F5" w:rsidP="00E022F5">
      <w:pPr>
        <w:pStyle w:val="Heading4"/>
      </w:pPr>
      <w:r>
        <w:t>(--) Prices low – U.S. stimulus failures</w:t>
      </w:r>
    </w:p>
    <w:p w:rsidR="00E022F5" w:rsidRPr="00924785" w:rsidRDefault="00E022F5" w:rsidP="00E022F5">
      <w:pPr>
        <w:rPr>
          <w:rStyle w:val="StyleStyleBold12pt"/>
        </w:rPr>
      </w:pPr>
      <w:r>
        <w:rPr>
          <w:rStyle w:val="StyleStyleBold12pt"/>
        </w:rPr>
        <w:t>Boston 7/31</w:t>
      </w:r>
    </w:p>
    <w:p w:rsidR="00E022F5" w:rsidRDefault="00E022F5" w:rsidP="00E022F5">
      <w:r>
        <w:t>(“Oil prices fall as stimulus hopes fade”; http://www.boston.com/business/news/2012/07/31/oil-prices-fall-stimulus-hopes-fade/fPB7AwqjivgcXyfhp9jZfL/story.html)</w:t>
      </w:r>
    </w:p>
    <w:p w:rsidR="00E022F5" w:rsidRDefault="00E022F5" w:rsidP="00E022F5">
      <w:pPr>
        <w:rPr>
          <w:sz w:val="16"/>
        </w:rPr>
      </w:pPr>
      <w:r w:rsidRPr="00924785">
        <w:rPr>
          <w:rStyle w:val="StyleBoldUnderline"/>
        </w:rPr>
        <w:t>Oil prices fell Tuesday as hopes faded for a new round of economic stimulus in the U.S.</w:t>
      </w:r>
      <w:r w:rsidRPr="00924785">
        <w:rPr>
          <w:rStyle w:val="StyleBoldUnderline"/>
          <w:sz w:val="12"/>
        </w:rPr>
        <w:t>¶</w:t>
      </w:r>
      <w:r w:rsidRPr="00924785">
        <w:rPr>
          <w:sz w:val="16"/>
        </w:rPr>
        <w:t xml:space="preserve"> Benchmark </w:t>
      </w:r>
      <w:r w:rsidRPr="00924785">
        <w:rPr>
          <w:rStyle w:val="StyleBoldUnderline"/>
        </w:rPr>
        <w:t>U.S. crude lost</w:t>
      </w:r>
      <w:r w:rsidRPr="00924785">
        <w:rPr>
          <w:sz w:val="16"/>
        </w:rPr>
        <w:t xml:space="preserve"> $1.72, or about </w:t>
      </w:r>
      <w:r w:rsidRPr="00924785">
        <w:rPr>
          <w:rStyle w:val="StyleBoldUnderline"/>
        </w:rPr>
        <w:t>2 percent</w:t>
      </w:r>
      <w:r w:rsidRPr="00924785">
        <w:rPr>
          <w:sz w:val="16"/>
        </w:rPr>
        <w:t xml:space="preserve">, to end the day at $88.06 per barrel in New York, while </w:t>
      </w:r>
      <w:r w:rsidRPr="00924785">
        <w:rPr>
          <w:rStyle w:val="StyleBoldUnderline"/>
        </w:rPr>
        <w:t>Brent crude lost $1.28</w:t>
      </w:r>
      <w:r w:rsidRPr="00924785">
        <w:rPr>
          <w:sz w:val="16"/>
        </w:rPr>
        <w:t xml:space="preserve"> to finish at $104.92 per barrel in London.</w:t>
      </w:r>
      <w:r>
        <w:rPr>
          <w:sz w:val="16"/>
        </w:rPr>
        <w:t xml:space="preserve"> Traders have been guessing for months about when and whether the Federal Reserve would try to spark the economy. Hopes rose last week, then retreated Tuesday, following reports of strengthening consumer confidence and home values.</w:t>
      </w:r>
    </w:p>
    <w:p w:rsidR="00E022F5" w:rsidRPr="00DB3C9E" w:rsidRDefault="00E022F5" w:rsidP="00E022F5">
      <w:pPr>
        <w:pStyle w:val="Heading4"/>
      </w:pPr>
      <w:r>
        <w:t xml:space="preserve">(--) </w:t>
      </w:r>
      <w:r w:rsidRPr="00DB3C9E">
        <w:t>Oil low – prices falling</w:t>
      </w:r>
    </w:p>
    <w:p w:rsidR="00E022F5" w:rsidRDefault="00E022F5" w:rsidP="00E022F5">
      <w:r w:rsidRPr="009671E1">
        <w:rPr>
          <w:rStyle w:val="StyleStyleBold12pt"/>
        </w:rPr>
        <w:t>KEYC.TV 2012</w:t>
      </w:r>
      <w:r>
        <w:t xml:space="preserve"> (Updated: Jul 31, 2012 12:27 PM MST</w:t>
      </w:r>
    </w:p>
    <w:p w:rsidR="00E022F5" w:rsidRDefault="00E022F5" w:rsidP="00E022F5">
      <w:r>
        <w:t xml:space="preserve">NEW YORK (AP) - Oil prices fell Tuesday as hopes faded for a new round of economic stimulus in the U.S. </w:t>
      </w:r>
      <w:hyperlink r:id="rId110" w:history="1">
        <w:r w:rsidRPr="00731C9D">
          <w:rPr>
            <w:rStyle w:val="Hyperlink"/>
          </w:rPr>
          <w:t>http://www.keyc.tv/story/19159213/oil-prices-fall-as-stimulus-hopes-fade</w:t>
        </w:r>
      </w:hyperlink>
      <w:r>
        <w:t xml:space="preserve"> ) RCM</w:t>
      </w:r>
    </w:p>
    <w:p w:rsidR="00E022F5" w:rsidRDefault="00E022F5" w:rsidP="00E022F5"/>
    <w:p w:rsidR="00E022F5" w:rsidRDefault="00E022F5" w:rsidP="00E022F5">
      <w:pPr>
        <w:rPr>
          <w:sz w:val="16"/>
        </w:rPr>
      </w:pPr>
      <w:r w:rsidRPr="007C7C72">
        <w:rPr>
          <w:sz w:val="16"/>
        </w:rPr>
        <w:t>On the New York Mercantile Exchange:</w:t>
      </w:r>
      <w:r w:rsidRPr="007C7C72">
        <w:rPr>
          <w:sz w:val="12"/>
        </w:rPr>
        <w:t>¶</w:t>
      </w:r>
      <w:r w:rsidRPr="007C7C72">
        <w:rPr>
          <w:sz w:val="16"/>
        </w:rPr>
        <w:t xml:space="preserve"> </w:t>
      </w:r>
      <w:r w:rsidRPr="007C7C72">
        <w:rPr>
          <w:rStyle w:val="StyleBoldUnderline"/>
        </w:rPr>
        <w:t>Benchmark crude lost $1.72 to end the day at $88.06 per barrel.</w:t>
      </w:r>
      <w:r w:rsidRPr="007C7C72">
        <w:rPr>
          <w:rStyle w:val="StyleBoldUnderline"/>
          <w:sz w:val="12"/>
        </w:rPr>
        <w:t xml:space="preserve">¶ </w:t>
      </w:r>
      <w:r w:rsidRPr="007C7C72">
        <w:rPr>
          <w:rStyle w:val="StyleBoldUnderline"/>
        </w:rPr>
        <w:t>Gasoline lost 4.41 cents to end at $2.7743 per gallon.</w:t>
      </w:r>
      <w:r w:rsidRPr="007C7C72">
        <w:rPr>
          <w:rStyle w:val="StyleBoldUnderline"/>
          <w:sz w:val="12"/>
        </w:rPr>
        <w:t xml:space="preserve">¶ </w:t>
      </w:r>
      <w:r w:rsidRPr="007C7C72">
        <w:rPr>
          <w:rStyle w:val="StyleBoldUnderline"/>
        </w:rPr>
        <w:t>Heating oil lost 3.74 cents to finish at $2.8417 per gallon.</w:t>
      </w:r>
      <w:r w:rsidRPr="007C7C72">
        <w:rPr>
          <w:rStyle w:val="StyleBoldUnderline"/>
          <w:sz w:val="12"/>
        </w:rPr>
        <w:t>¶</w:t>
      </w:r>
      <w:r w:rsidRPr="007C7C72">
        <w:rPr>
          <w:sz w:val="16"/>
        </w:rPr>
        <w:t xml:space="preserve"> Natural gas fell less than a penny to finish at $3.2090 per 1,000 cubic feet.</w:t>
      </w:r>
      <w:r w:rsidRPr="007C7C72">
        <w:rPr>
          <w:sz w:val="12"/>
        </w:rPr>
        <w:t>¶</w:t>
      </w:r>
      <w:r w:rsidRPr="007C7C72">
        <w:rPr>
          <w:sz w:val="16"/>
        </w:rPr>
        <w:t xml:space="preserve"> On the ICE Futures exchange in London:</w:t>
      </w:r>
      <w:r w:rsidRPr="007C7C72">
        <w:rPr>
          <w:sz w:val="12"/>
        </w:rPr>
        <w:t>¶</w:t>
      </w:r>
      <w:r w:rsidRPr="007C7C72">
        <w:rPr>
          <w:sz w:val="16"/>
        </w:rPr>
        <w:t xml:space="preserve"> Brent crude lost $1.28 to finish at $104.92 per barrel.</w:t>
      </w:r>
    </w:p>
    <w:p w:rsidR="00E022F5" w:rsidRPr="00DB3C9E" w:rsidRDefault="00E022F5" w:rsidP="00E022F5">
      <w:pPr>
        <w:pStyle w:val="Heading4"/>
      </w:pPr>
      <w:r>
        <w:t xml:space="preserve">(--) </w:t>
      </w:r>
      <w:r w:rsidRPr="00DB3C9E">
        <w:t>Oil low – profits prove</w:t>
      </w:r>
    </w:p>
    <w:p w:rsidR="00E022F5" w:rsidRDefault="00E022F5" w:rsidP="00E022F5">
      <w:r w:rsidRPr="000D4A26">
        <w:rPr>
          <w:rStyle w:val="StyleStyleBold12pt"/>
        </w:rPr>
        <w:t>Reuters, 2012.</w:t>
      </w:r>
      <w:r>
        <w:t xml:space="preserve"> (Petrominerales adjusted profit falls on lower oil prices, sales 08/02/2012 </w:t>
      </w:r>
      <w:hyperlink r:id="rId111" w:history="1">
        <w:r w:rsidRPr="00731C9D">
          <w:rPr>
            <w:rStyle w:val="Hyperlink"/>
          </w:rPr>
          <w:t>http://in.reuters.com/article/2012/08/02/petromineralesltd-results-idINL4E8J22GI20120802</w:t>
        </w:r>
      </w:hyperlink>
      <w:r>
        <w:t xml:space="preserve"> ) RCM</w:t>
      </w:r>
    </w:p>
    <w:p w:rsidR="00E022F5" w:rsidRDefault="00E022F5" w:rsidP="00E022F5"/>
    <w:p w:rsidR="00E022F5" w:rsidRDefault="00E022F5" w:rsidP="00E022F5">
      <w:pPr>
        <w:rPr>
          <w:sz w:val="16"/>
        </w:rPr>
      </w:pPr>
      <w:r w:rsidRPr="000D4A26">
        <w:rPr>
          <w:sz w:val="16"/>
        </w:rPr>
        <w:t xml:space="preserve">In the April-June quarter, </w:t>
      </w:r>
      <w:r w:rsidRPr="000D4A26">
        <w:rPr>
          <w:rStyle w:val="StyleBoldUnderline"/>
        </w:rPr>
        <w:t>U.S. crude oil prices fell 9 percent</w:t>
      </w:r>
      <w:r w:rsidRPr="000D4A26">
        <w:rPr>
          <w:sz w:val="16"/>
        </w:rPr>
        <w:t xml:space="preserve"> from last year to average $93 per barrel.</w:t>
      </w:r>
      <w:r w:rsidRPr="000D4A26">
        <w:rPr>
          <w:sz w:val="12"/>
        </w:rPr>
        <w:t>¶</w:t>
      </w:r>
      <w:r w:rsidRPr="000D4A26">
        <w:rPr>
          <w:sz w:val="16"/>
        </w:rPr>
        <w:t xml:space="preserve"> </w:t>
      </w:r>
      <w:r w:rsidRPr="000D4A26">
        <w:rPr>
          <w:rStyle w:val="StyleBoldUnderline"/>
        </w:rPr>
        <w:t>The company's net income</w:t>
      </w:r>
      <w:r w:rsidRPr="000D4A26">
        <w:rPr>
          <w:sz w:val="16"/>
        </w:rPr>
        <w:t xml:space="preserve">, on an adjusted basis, </w:t>
      </w:r>
      <w:r w:rsidRPr="000D4A26">
        <w:rPr>
          <w:rStyle w:val="StyleBoldUnderline"/>
        </w:rPr>
        <w:t>plunged</w:t>
      </w:r>
      <w:r w:rsidRPr="000D4A26">
        <w:rPr>
          <w:sz w:val="16"/>
        </w:rPr>
        <w:t xml:space="preserve"> to $38.3 million, or </w:t>
      </w:r>
      <w:r w:rsidRPr="000D4A26">
        <w:rPr>
          <w:rStyle w:val="StyleBoldUnderline"/>
        </w:rPr>
        <w:t>38 cents per share</w:t>
      </w:r>
      <w:r w:rsidRPr="000D4A26">
        <w:rPr>
          <w:sz w:val="16"/>
        </w:rPr>
        <w:t>, from $113.9 million, or 99 cents per share, a year earlier.</w:t>
      </w:r>
      <w:r w:rsidRPr="000D4A26">
        <w:rPr>
          <w:sz w:val="12"/>
        </w:rPr>
        <w:t>¶</w:t>
      </w:r>
      <w:r w:rsidRPr="000D4A26">
        <w:rPr>
          <w:sz w:val="16"/>
        </w:rPr>
        <w:t xml:space="preserve"> The Latin America-focused company's oil sales fell 23 percent to $289.8 million while funds flow from operations dropped 11 percent to $173.7 million.</w:t>
      </w:r>
      <w:r w:rsidRPr="000D4A26">
        <w:rPr>
          <w:sz w:val="12"/>
        </w:rPr>
        <w:t>¶</w:t>
      </w:r>
      <w:r w:rsidRPr="000D4A26">
        <w:rPr>
          <w:sz w:val="16"/>
        </w:rPr>
        <w:t xml:space="preserve"> Petrominerales has 15 exploration blocks in Colombia's Llanos and Putumayo basins and five in Peru.</w:t>
      </w:r>
      <w:r w:rsidRPr="000D4A26">
        <w:rPr>
          <w:sz w:val="12"/>
        </w:rPr>
        <w:t>¶</w:t>
      </w:r>
      <w:r w:rsidRPr="000D4A26">
        <w:rPr>
          <w:sz w:val="16"/>
        </w:rPr>
        <w:t xml:space="preserve"> </w:t>
      </w:r>
      <w:r w:rsidRPr="000D4A26">
        <w:rPr>
          <w:rStyle w:val="StyleBoldUnderline"/>
        </w:rPr>
        <w:t>Oil production declined 23 percent</w:t>
      </w:r>
      <w:r w:rsidRPr="000D4A26">
        <w:rPr>
          <w:sz w:val="16"/>
        </w:rPr>
        <w:t xml:space="preserve"> to 31,113 barrels of oil per day (bopd), the company said.</w:t>
      </w:r>
      <w:r w:rsidRPr="000D4A26">
        <w:rPr>
          <w:sz w:val="12"/>
        </w:rPr>
        <w:t>¶</w:t>
      </w:r>
      <w:r w:rsidRPr="000D4A26">
        <w:rPr>
          <w:sz w:val="16"/>
        </w:rPr>
        <w:t xml:space="preserve"> Shares of the Calgary, Alberta-based company, which has a market value of C$923 million ($922 million), closed at C$9.22 on Wednesday on the Toronto Stock Exchange.</w:t>
      </w:r>
    </w:p>
    <w:p w:rsidR="00E022F5" w:rsidRDefault="00E022F5" w:rsidP="00E022F5">
      <w:pPr>
        <w:rPr>
          <w:rFonts w:eastAsiaTheme="majorEastAsia" w:cstheme="majorBidi"/>
          <w:b/>
          <w:bCs/>
          <w:iCs/>
          <w:sz w:val="26"/>
        </w:rPr>
      </w:pPr>
      <w:r>
        <w:br w:type="page"/>
      </w:r>
    </w:p>
    <w:p w:rsidR="00E022F5" w:rsidRPr="00DB3C9E" w:rsidRDefault="00E022F5" w:rsidP="00E022F5">
      <w:pPr>
        <w:pStyle w:val="Heading4"/>
      </w:pPr>
      <w:r>
        <w:t xml:space="preserve">(--) </w:t>
      </w:r>
      <w:r w:rsidRPr="00DB3C9E">
        <w:t>Oil low – BP profits prove</w:t>
      </w:r>
    </w:p>
    <w:p w:rsidR="00E022F5" w:rsidRPr="00A74D31" w:rsidRDefault="00E022F5" w:rsidP="00E022F5">
      <w:pPr>
        <w:rPr>
          <w:sz w:val="16"/>
        </w:rPr>
      </w:pPr>
      <w:r w:rsidRPr="00A74D31">
        <w:rPr>
          <w:rStyle w:val="StyleStyleBold12pt"/>
        </w:rPr>
        <w:t>Trefis, 2012</w:t>
      </w:r>
      <w:r>
        <w:rPr>
          <w:sz w:val="16"/>
        </w:rPr>
        <w:t>. (</w:t>
      </w:r>
      <w:r w:rsidRPr="00A74D31">
        <w:rPr>
          <w:sz w:val="16"/>
        </w:rPr>
        <w:t>July 30th, 2012 by Trefis Team</w:t>
      </w:r>
      <w:r>
        <w:rPr>
          <w:sz w:val="16"/>
        </w:rPr>
        <w:t xml:space="preserve"> </w:t>
      </w:r>
      <w:r w:rsidRPr="00A74D31">
        <w:rPr>
          <w:sz w:val="16"/>
        </w:rPr>
        <w:t>BP Earnings Will Show Low Oil &amp; Gas Prices Impact</w:t>
      </w:r>
      <w:r>
        <w:rPr>
          <w:sz w:val="16"/>
        </w:rPr>
        <w:t xml:space="preserve"> </w:t>
      </w:r>
      <w:hyperlink r:id="rId112" w:history="1">
        <w:r w:rsidRPr="00731C9D">
          <w:rPr>
            <w:rStyle w:val="Hyperlink"/>
          </w:rPr>
          <w:t>http://www.trefis.com/stock/bp/articles/135743/bp-earnings-will-show-low-oil-gas-prices-impact/2012-07-30</w:t>
        </w:r>
      </w:hyperlink>
      <w:r>
        <w:rPr>
          <w:sz w:val="16"/>
        </w:rPr>
        <w:t xml:space="preserve"> ) RCM</w:t>
      </w:r>
    </w:p>
    <w:p w:rsidR="00E022F5" w:rsidRDefault="00E022F5" w:rsidP="00E022F5">
      <w:pPr>
        <w:rPr>
          <w:sz w:val="16"/>
        </w:rPr>
      </w:pPr>
    </w:p>
    <w:p w:rsidR="00E022F5" w:rsidRDefault="00E022F5" w:rsidP="00E022F5">
      <w:pPr>
        <w:rPr>
          <w:sz w:val="16"/>
        </w:rPr>
      </w:pPr>
      <w:r w:rsidRPr="00A74D31">
        <w:rPr>
          <w:rStyle w:val="StyleBoldUnderline"/>
        </w:rPr>
        <w:t xml:space="preserve">BP </w:t>
      </w:r>
      <w:r w:rsidRPr="00A74D31">
        <w:rPr>
          <w:sz w:val="16"/>
        </w:rPr>
        <w:t xml:space="preserve">(NYSE:BP) </w:t>
      </w:r>
      <w:r w:rsidRPr="00A74D31">
        <w:rPr>
          <w:rStyle w:val="StyleBoldUnderline"/>
        </w:rPr>
        <w:t xml:space="preserve">is set to come out with its Q2 earnings </w:t>
      </w:r>
      <w:r w:rsidRPr="00A74D31">
        <w:rPr>
          <w:sz w:val="16"/>
        </w:rPr>
        <w:t xml:space="preserve">on July 31 </w:t>
      </w:r>
      <w:r w:rsidRPr="00A74D31">
        <w:rPr>
          <w:rStyle w:val="StyleBoldUnderline"/>
        </w:rPr>
        <w:t xml:space="preserve">as its competitors have largely reported sharp declines in </w:t>
      </w:r>
      <w:r w:rsidRPr="00A74D31">
        <w:rPr>
          <w:sz w:val="16"/>
        </w:rPr>
        <w:t xml:space="preserve">upstream </w:t>
      </w:r>
      <w:r w:rsidRPr="00A74D31">
        <w:rPr>
          <w:rStyle w:val="StyleBoldUnderline"/>
        </w:rPr>
        <w:t>earnings because of low oil and gas prices. Low prices could have a more severe impact on BP</w:t>
      </w:r>
      <w:r w:rsidRPr="00A74D31">
        <w:rPr>
          <w:sz w:val="16"/>
        </w:rPr>
        <w:t>, which has seen a sharp drop in production levels since the 2010 Gulf of Mexico incident, forcing the company to divest its assets in order to fund the expenses related to the spill. The earnings event could also shed light on the ongoing talks between BP and Rosneft over the sale of BP’s stake in TNK-BP, which accounts for about 40% of BP’s oil output.</w:t>
      </w:r>
      <w:r w:rsidRPr="00A74D31">
        <w:rPr>
          <w:sz w:val="12"/>
        </w:rPr>
        <w:t xml:space="preserve">¶ </w:t>
      </w:r>
      <w:r w:rsidRPr="00A74D31">
        <w:rPr>
          <w:sz w:val="16"/>
        </w:rPr>
        <w:t>We are looking to revise our $60 price estimate for BP, which is at a 45% premium to its current market price.</w:t>
      </w:r>
      <w:r w:rsidRPr="00A74D31">
        <w:rPr>
          <w:sz w:val="12"/>
        </w:rPr>
        <w:t xml:space="preserve">¶ </w:t>
      </w:r>
      <w:r w:rsidRPr="00A74D31">
        <w:rPr>
          <w:sz w:val="16"/>
        </w:rPr>
        <w:t>Natural gas prices in the U.S. fell below $2 / Million British thermal units in Q2 because of a mild winter, which lowered demand for the commodity. Prices also dropped on fears that the oversupply situation could lead to the country running out of storage for natural gas. The sharp drop in prices has resulted in companies reporting a fall in upstream earnings in the U.S. Earnings have also been impacted by lower oil prices in the international markets. This should be compounded by the drop in BP’s production volumes over the last two years as it has sold assets to cover expenses related to the Macondo spill.</w:t>
      </w:r>
      <w:r w:rsidRPr="00A74D31">
        <w:rPr>
          <w:sz w:val="12"/>
        </w:rPr>
        <w:t xml:space="preserve">¶ </w:t>
      </w:r>
      <w:r w:rsidRPr="00A74D31">
        <w:rPr>
          <w:sz w:val="16"/>
        </w:rPr>
        <w:t>One of the significant developments for BP over the past few weeks has been the announcement that it is looking to sell its stake in TNK-BP. The energy major is reportedly in talks with Russian state oil company Rosneft in a deal that could fetch around $25-$30 billion. Analysts expect that such a deal could also i</w:t>
      </w:r>
    </w:p>
    <w:p w:rsidR="00E022F5" w:rsidRDefault="00E022F5" w:rsidP="00E022F5">
      <w:pPr>
        <w:rPr>
          <w:sz w:val="16"/>
        </w:rPr>
      </w:pPr>
    </w:p>
    <w:p w:rsidR="00E022F5" w:rsidRDefault="00E022F5" w:rsidP="00E022F5">
      <w:pPr>
        <w:rPr>
          <w:sz w:val="16"/>
        </w:rPr>
      </w:pPr>
      <w:r w:rsidRPr="00A74D31">
        <w:rPr>
          <w:sz w:val="16"/>
        </w:rPr>
        <w:t>nclude a possible partnership between BP and Rosneft to explore Russia’s remote Arctic reserves. The two companies were in talks over such a partnership last year, before objections from TNK-BP’s Russian stakeholders. A possible deal could have a significant impact on BP’s production volumes over the long term.</w:t>
      </w:r>
    </w:p>
    <w:p w:rsidR="00E022F5" w:rsidRDefault="00E022F5" w:rsidP="00E022F5">
      <w:pPr>
        <w:pStyle w:val="Heading3"/>
      </w:pPr>
      <w:bookmarkStart w:id="160" w:name="_Toc335830425"/>
      <w:bookmarkStart w:id="161" w:name="_Toc349306985"/>
      <w:bookmarkStart w:id="162" w:name="_Toc360210088"/>
      <w:bookmarkStart w:id="163" w:name="_Toc360210186"/>
      <w:r>
        <w:t>Russian Economy Down Now</w:t>
      </w:r>
      <w:bookmarkEnd w:id="160"/>
      <w:bookmarkEnd w:id="161"/>
      <w:bookmarkEnd w:id="162"/>
      <w:bookmarkEnd w:id="163"/>
    </w:p>
    <w:p w:rsidR="00E022F5" w:rsidRDefault="00E022F5" w:rsidP="00E022F5">
      <w:pPr>
        <w:pStyle w:val="Heading4"/>
      </w:pPr>
      <w:r>
        <w:t>Economy is slowing now and oil isn’t key</w:t>
      </w:r>
    </w:p>
    <w:p w:rsidR="00E022F5" w:rsidRPr="00997121" w:rsidRDefault="00E022F5" w:rsidP="00E022F5">
      <w:r w:rsidRPr="00997121">
        <w:t>PanARMENIAN.Net</w:t>
      </w:r>
      <w:r>
        <w:t xml:space="preserve">. </w:t>
      </w:r>
      <w:r w:rsidRPr="00997121">
        <w:t xml:space="preserve">March 6, 2013 </w:t>
      </w:r>
      <w:r>
        <w:t>“</w:t>
      </w:r>
      <w:r w:rsidRPr="00997121">
        <w:t>Russian ex-minister predicts 3% economic growth in 2013</w:t>
      </w:r>
      <w:r>
        <w:t xml:space="preserve">” </w:t>
      </w:r>
      <w:r w:rsidRPr="00997121">
        <w:t>http://www.panarmenian.net/eng/news/148699/Russian_exminister_predicts_3_economic_growth_in_2013</w:t>
      </w:r>
    </w:p>
    <w:p w:rsidR="00E022F5" w:rsidRPr="00997121" w:rsidRDefault="00E022F5" w:rsidP="00E022F5">
      <w:pPr>
        <w:rPr>
          <w:rStyle w:val="StyleBoldUnderline"/>
        </w:rPr>
      </w:pPr>
      <w:r w:rsidRPr="00997121">
        <w:rPr>
          <w:rStyle w:val="StyleBoldUnderline"/>
        </w:rPr>
        <w:t>Economic growth in Russia is unlikely to surpass 3% in 2013</w:t>
      </w:r>
      <w:r w:rsidRPr="00997121">
        <w:rPr>
          <w:sz w:val="16"/>
        </w:rPr>
        <w:t xml:space="preserve"> due to a weak external environment, elevated inflation, flat oil prices and sluggish domestic demand, </w:t>
      </w:r>
      <w:r w:rsidRPr="00997121">
        <w:rPr>
          <w:rStyle w:val="StyleBoldUnderline"/>
        </w:rPr>
        <w:t>former Finance Minister</w:t>
      </w:r>
      <w:r w:rsidRPr="00997121">
        <w:rPr>
          <w:sz w:val="16"/>
        </w:rPr>
        <w:t xml:space="preserve"> </w:t>
      </w:r>
      <w:r w:rsidRPr="00997121">
        <w:rPr>
          <w:rStyle w:val="StyleBoldUnderline"/>
        </w:rPr>
        <w:t>Alexei Kudrin said</w:t>
      </w:r>
      <w:r w:rsidRPr="00997121">
        <w:rPr>
          <w:sz w:val="16"/>
        </w:rPr>
        <w:t>, according to RIA Novosti.</w:t>
      </w:r>
      <w:r w:rsidRPr="00997121">
        <w:rPr>
          <w:bCs/>
          <w:iCs/>
          <w:sz w:val="12"/>
        </w:rPr>
        <w:t>¶</w:t>
      </w:r>
      <w:r w:rsidRPr="00997121">
        <w:rPr>
          <w:b/>
          <w:bCs/>
          <w:iCs/>
          <w:sz w:val="16"/>
        </w:rPr>
        <w:t xml:space="preserve"> </w:t>
      </w:r>
      <w:r w:rsidRPr="00997121">
        <w:rPr>
          <w:sz w:val="16"/>
        </w:rPr>
        <w:t>“</w:t>
      </w:r>
      <w:r w:rsidRPr="00997121">
        <w:rPr>
          <w:rStyle w:val="StyleBoldUnderline"/>
        </w:rPr>
        <w:t>Economic growth in Russia is currently not supported by the oil-and-gas sector, the growth rate is declining</w:t>
      </w:r>
      <w:r w:rsidRPr="00997121">
        <w:rPr>
          <w:sz w:val="16"/>
        </w:rPr>
        <w:t xml:space="preserve"> as January brought only 1.6% year-on-year,” Kudrin said in comments on Russia 24 television on Tuesday.</w:t>
      </w:r>
      <w:r w:rsidRPr="00997121">
        <w:rPr>
          <w:bCs/>
          <w:iCs/>
          <w:sz w:val="12"/>
        </w:rPr>
        <w:t>¶</w:t>
      </w:r>
      <w:r w:rsidRPr="00997121">
        <w:rPr>
          <w:b/>
          <w:bCs/>
          <w:iCs/>
          <w:sz w:val="16"/>
        </w:rPr>
        <w:t xml:space="preserve"> </w:t>
      </w:r>
      <w:r w:rsidRPr="00997121">
        <w:rPr>
          <w:sz w:val="16"/>
        </w:rPr>
        <w:t>“We can only hope to reach 3% or may be 3.3% [in 2013], although I think we will have to work really hard to approach 3%,” he said.</w:t>
      </w:r>
      <w:r w:rsidRPr="00997121">
        <w:rPr>
          <w:bCs/>
          <w:iCs/>
          <w:sz w:val="12"/>
        </w:rPr>
        <w:t>¶</w:t>
      </w:r>
      <w:r w:rsidRPr="00997121">
        <w:rPr>
          <w:b/>
          <w:bCs/>
          <w:iCs/>
          <w:sz w:val="16"/>
        </w:rPr>
        <w:t xml:space="preserve"> </w:t>
      </w:r>
      <w:r w:rsidRPr="00997121">
        <w:rPr>
          <w:sz w:val="16"/>
        </w:rPr>
        <w:t xml:space="preserve">The former minister earlier said </w:t>
      </w:r>
      <w:r w:rsidRPr="00997121">
        <w:rPr>
          <w:rStyle w:val="StyleBoldUnderline"/>
        </w:rPr>
        <w:t>GDP growth below 3% meant stagnation while the economy’s expansion by 3-4.5% suggested weak and unstable growth.</w:t>
      </w:r>
    </w:p>
    <w:p w:rsidR="00E022F5" w:rsidRDefault="00E022F5" w:rsidP="00E022F5">
      <w:pPr>
        <w:pStyle w:val="Heading4"/>
      </w:pPr>
      <w:r>
        <w:t>Russian Econ down-stocks prove</w:t>
      </w:r>
    </w:p>
    <w:p w:rsidR="00E022F5" w:rsidRDefault="00E022F5" w:rsidP="00E022F5">
      <w:r>
        <w:t>S</w:t>
      </w:r>
      <w:r w:rsidRPr="007531DB">
        <w:t xml:space="preserve">cott </w:t>
      </w:r>
      <w:r w:rsidRPr="007531DB">
        <w:rPr>
          <w:rStyle w:val="StyleStyleBold12pt"/>
        </w:rPr>
        <w:t>Rose</w:t>
      </w:r>
      <w:r w:rsidRPr="007531DB">
        <w:t xml:space="preserve"> and Olga </w:t>
      </w:r>
      <w:r w:rsidRPr="007531DB">
        <w:rPr>
          <w:rStyle w:val="StyleStyleBold12pt"/>
        </w:rPr>
        <w:t>Tanas</w:t>
      </w:r>
      <w:r w:rsidRPr="007531DB">
        <w:t xml:space="preserve"> on </w:t>
      </w:r>
      <w:r w:rsidRPr="007531DB">
        <w:rPr>
          <w:rStyle w:val="StyleStyleBold12pt"/>
        </w:rPr>
        <w:t>1/31</w:t>
      </w:r>
      <w:r>
        <w:t>/</w:t>
      </w:r>
      <w:r w:rsidRPr="007531DB">
        <w:t xml:space="preserve">2013 </w:t>
      </w:r>
      <w:hyperlink r:id="rId113" w:history="1">
        <w:r w:rsidRPr="00A172E5">
          <w:t>http://www.businessweek.com/news/2013-01-31/russian-economy-expanded-3-dot-4-percent-last-year-slower-than-estimated</w:t>
        </w:r>
      </w:hyperlink>
      <w:r w:rsidRPr="00A172E5">
        <w:t>. Bloomberg.</w:t>
      </w:r>
      <w:r>
        <w:t xml:space="preserve"> </w:t>
      </w:r>
    </w:p>
    <w:p w:rsidR="00E022F5" w:rsidRPr="007531DB" w:rsidRDefault="00E022F5" w:rsidP="00E022F5">
      <w:pPr>
        <w:rPr>
          <w:sz w:val="16"/>
        </w:rPr>
      </w:pPr>
      <w:r w:rsidRPr="007531DB">
        <w:rPr>
          <w:rStyle w:val="StyleBoldUnderline"/>
        </w:rPr>
        <w:t>Russian stocks lagged behind other emerging markets</w:t>
      </w:r>
      <w:r w:rsidRPr="007531DB">
        <w:rPr>
          <w:sz w:val="16"/>
        </w:rPr>
        <w:t xml:space="preserve">, with the MSCI Russia Index advancing 9.6 percent in 2012, trailing a 15 percent jump in the MSCI Emerging Markets Index. </w:t>
      </w:r>
      <w:r w:rsidRPr="007531DB">
        <w:rPr>
          <w:rStyle w:val="StyleBoldUnderline"/>
        </w:rPr>
        <w:t>The ruble- denominated Micex Index</w:t>
      </w:r>
      <w:r w:rsidRPr="007531DB">
        <w:rPr>
          <w:sz w:val="16"/>
        </w:rPr>
        <w:t xml:space="preserve"> (INDEXCF) of 50 stocks </w:t>
      </w:r>
      <w:r w:rsidRPr="007531DB">
        <w:rPr>
          <w:rStyle w:val="StyleBoldUnderline"/>
        </w:rPr>
        <w:t>climbed 0.2 percent</w:t>
      </w:r>
      <w:r w:rsidRPr="007531DB">
        <w:rPr>
          <w:sz w:val="16"/>
        </w:rPr>
        <w:t xml:space="preserve"> to 1,546.76 at the close in Moscow. The gauge trades at 5.7 times projected earnings, </w:t>
      </w:r>
      <w:r w:rsidRPr="007531DB">
        <w:rPr>
          <w:rStyle w:val="StyleBoldUnderline"/>
        </w:rPr>
        <w:t>making it the cheapest of 21 emerging markets tracked by Bloomberg</w:t>
      </w:r>
      <w:r w:rsidRPr="007531DB">
        <w:rPr>
          <w:sz w:val="16"/>
        </w:rPr>
        <w:t>.</w:t>
      </w:r>
    </w:p>
    <w:p w:rsidR="00E022F5" w:rsidRDefault="00E022F5" w:rsidP="00E022F5"/>
    <w:p w:rsidR="00E022F5" w:rsidRPr="000F7A65" w:rsidRDefault="00E022F5" w:rsidP="00E022F5">
      <w:pPr>
        <w:pStyle w:val="Heading4"/>
        <w:rPr>
          <w:rStyle w:val="StyleBoldUnderline"/>
          <w:b/>
          <w:bCs/>
        </w:rPr>
      </w:pPr>
      <w:r w:rsidRPr="000F7A65">
        <w:rPr>
          <w:rStyle w:val="StyleBoldUnderline"/>
        </w:rPr>
        <w:t>Low Investment and low optimism for growth</w:t>
      </w:r>
    </w:p>
    <w:p w:rsidR="00E022F5" w:rsidRDefault="00E022F5" w:rsidP="00E022F5">
      <w:r>
        <w:t>S</w:t>
      </w:r>
      <w:r w:rsidRPr="007531DB">
        <w:t xml:space="preserve">cott </w:t>
      </w:r>
      <w:r w:rsidRPr="007531DB">
        <w:rPr>
          <w:rStyle w:val="StyleStyleBold12pt"/>
        </w:rPr>
        <w:t>Rose</w:t>
      </w:r>
      <w:r w:rsidRPr="007531DB">
        <w:t xml:space="preserve"> and Olga </w:t>
      </w:r>
      <w:r w:rsidRPr="007531DB">
        <w:rPr>
          <w:rStyle w:val="StyleStyleBold12pt"/>
        </w:rPr>
        <w:t>Tanas</w:t>
      </w:r>
      <w:r w:rsidRPr="007531DB">
        <w:t xml:space="preserve"> on </w:t>
      </w:r>
      <w:r w:rsidRPr="007531DB">
        <w:rPr>
          <w:rStyle w:val="StyleStyleBold12pt"/>
        </w:rPr>
        <w:t>1/31</w:t>
      </w:r>
      <w:r>
        <w:t>/</w:t>
      </w:r>
      <w:r w:rsidRPr="007531DB">
        <w:t xml:space="preserve">2013 </w:t>
      </w:r>
      <w:hyperlink r:id="rId114" w:history="1">
        <w:r w:rsidRPr="00A172E5">
          <w:t>http://www.businessweek.com/news/2013-01-31/russian-economy-expanded-3-dot-4-percent-last-year-slower-than-estimated</w:t>
        </w:r>
      </w:hyperlink>
      <w:r w:rsidRPr="00A172E5">
        <w:t>. Bloomberg</w:t>
      </w:r>
      <w:r w:rsidRPr="000F7A65">
        <w:t>.</w:t>
      </w:r>
      <w:r>
        <w:t xml:space="preserve"> </w:t>
      </w:r>
    </w:p>
    <w:p w:rsidR="00E022F5" w:rsidRPr="007531DB" w:rsidRDefault="00E022F5" w:rsidP="00E022F5">
      <w:pPr>
        <w:rPr>
          <w:sz w:val="16"/>
        </w:rPr>
      </w:pPr>
      <w:r w:rsidRPr="007531DB">
        <w:rPr>
          <w:rStyle w:val="StyleBoldUnderline"/>
        </w:rPr>
        <w:t>Russian investment unexpectedly contracted in December from a year earlier, dropping for the second time in four months</w:t>
      </w:r>
      <w:r w:rsidRPr="007531DB">
        <w:rPr>
          <w:sz w:val="16"/>
        </w:rPr>
        <w:t>. Sluggish spending by companies to boost output has become the “Achilles heel” of the economy, Deputy Economy Minister Andrei Klepach told reporters Jan. 29</w:t>
      </w:r>
      <w:r w:rsidRPr="007531DB">
        <w:rPr>
          <w:rStyle w:val="StyleBoldUnderline"/>
        </w:rPr>
        <w:t>. Companies have held back on investment plans as they anticipated oil prices will stagnate</w:t>
      </w:r>
      <w:r w:rsidRPr="007531DB">
        <w:rPr>
          <w:sz w:val="16"/>
        </w:rPr>
        <w:t xml:space="preserve"> and interest rates will remain high, according to Nordea’s Savchenko.</w:t>
      </w:r>
      <w:r w:rsidRPr="007531DB">
        <w:rPr>
          <w:sz w:val="12"/>
        </w:rPr>
        <w:t>¶</w:t>
      </w:r>
      <w:r w:rsidRPr="007531DB">
        <w:rPr>
          <w:sz w:val="16"/>
        </w:rPr>
        <w:t xml:space="preserve"> The central bank raised borrowing costs in September, becoming the largest emerging market to do so last year. </w:t>
      </w:r>
      <w:r w:rsidRPr="007531DB">
        <w:rPr>
          <w:rStyle w:val="StyleBoldUnderline"/>
        </w:rPr>
        <w:t>First Deputy Chairman Alexei Ulyukayev said this month he doesn’t see any potential gains from reducing interest rates</w:t>
      </w:r>
      <w:r w:rsidRPr="007531DB">
        <w:rPr>
          <w:sz w:val="16"/>
        </w:rPr>
        <w:t>.</w:t>
      </w:r>
      <w:r w:rsidRPr="007531DB">
        <w:rPr>
          <w:sz w:val="12"/>
        </w:rPr>
        <w:t>¶</w:t>
      </w:r>
      <w:r w:rsidRPr="007531DB">
        <w:rPr>
          <w:sz w:val="16"/>
        </w:rPr>
        <w:t xml:space="preserve"> Government Campaign</w:t>
      </w:r>
      <w:r w:rsidRPr="007531DB">
        <w:rPr>
          <w:sz w:val="12"/>
        </w:rPr>
        <w:t>¶</w:t>
      </w:r>
      <w:r w:rsidRPr="007531DB">
        <w:rPr>
          <w:sz w:val="16"/>
        </w:rPr>
        <w:t xml:space="preserve"> The government began an open campaign this month to push the central bank to lower rates, a step the regulator is resisting because of concerns the economy is already growing near its potential. Capital flight restrained economic output even as oil prices rose, with Brent crude futures posting a record annual average of $111.68 a barrel last year, buoyed by international sanctions on Iran and the risk that the conflict in Syria would spread throughout the region.</w:t>
      </w:r>
      <w:r w:rsidRPr="007531DB">
        <w:rPr>
          <w:sz w:val="12"/>
        </w:rPr>
        <w:t>¶</w:t>
      </w:r>
      <w:r w:rsidRPr="007531DB">
        <w:rPr>
          <w:sz w:val="16"/>
        </w:rPr>
        <w:t xml:space="preserve"> “We expect more political pressure on the central bank and more loud calls from the markets and the government for monetary easing,” Julia Tsepliaeva, head of research for BNP Paribas in Moscow, said by e-mail. “</w:t>
      </w:r>
      <w:r w:rsidRPr="007531DB">
        <w:rPr>
          <w:rStyle w:val="StyleBoldUnderline"/>
        </w:rPr>
        <w:t>We</w:t>
      </w:r>
      <w:r w:rsidRPr="007531DB">
        <w:rPr>
          <w:sz w:val="16"/>
        </w:rPr>
        <w:t xml:space="preserve"> particularly </w:t>
      </w:r>
      <w:r w:rsidRPr="007531DB">
        <w:rPr>
          <w:rStyle w:val="StyleBoldUnderline"/>
        </w:rPr>
        <w:t>attribute this slowdown to poor investment demand.</w:t>
      </w:r>
      <w:r w:rsidRPr="007531DB">
        <w:rPr>
          <w:sz w:val="16"/>
        </w:rPr>
        <w:t xml:space="preserve"> Although the government plans for more aggressive stimulation of investment demand in 2013, we see some resource constraints which could affect implementation of this idea.”</w:t>
      </w:r>
      <w:r w:rsidRPr="007531DB">
        <w:rPr>
          <w:sz w:val="12"/>
        </w:rPr>
        <w:t>¶</w:t>
      </w:r>
      <w:r w:rsidRPr="007531DB">
        <w:rPr>
          <w:sz w:val="16"/>
        </w:rPr>
        <w:t xml:space="preserve"> </w:t>
      </w:r>
      <w:r w:rsidRPr="007531DB">
        <w:rPr>
          <w:rStyle w:val="StyleBoldUnderline"/>
        </w:rPr>
        <w:t>Stuttering growth highlights the challenges facing the world’s largest energy exporter as prices for oil, its main export, are forecast to stagnate this year</w:t>
      </w:r>
      <w:r w:rsidRPr="007531DB">
        <w:rPr>
          <w:sz w:val="16"/>
        </w:rPr>
        <w:t xml:space="preserve"> and Europe’s recession undercuts demand for commodities.</w:t>
      </w:r>
    </w:p>
    <w:p w:rsidR="00E022F5" w:rsidRPr="007536FF" w:rsidRDefault="00E022F5" w:rsidP="00E022F5">
      <w:pPr>
        <w:pStyle w:val="Heading4"/>
        <w:rPr>
          <w:szCs w:val="26"/>
        </w:rPr>
      </w:pPr>
      <w:r w:rsidRPr="007536FF">
        <w:rPr>
          <w:szCs w:val="26"/>
        </w:rPr>
        <w:t xml:space="preserve">(--) </w:t>
      </w:r>
      <w:r>
        <w:rPr>
          <w:szCs w:val="26"/>
        </w:rPr>
        <w:t>Non-Unique--</w:t>
      </w:r>
      <w:r w:rsidRPr="007536FF">
        <w:rPr>
          <w:szCs w:val="26"/>
        </w:rPr>
        <w:t>Russian economy slowing now:</w:t>
      </w:r>
    </w:p>
    <w:p w:rsidR="00E022F5" w:rsidRDefault="00E022F5" w:rsidP="00E022F5">
      <w:pPr>
        <w:ind w:left="360"/>
      </w:pPr>
      <w:r>
        <w:t xml:space="preserve">Olga </w:t>
      </w:r>
      <w:r w:rsidRPr="004530D6">
        <w:rPr>
          <w:rFonts w:ascii="Arial Narrow" w:hAnsi="Arial Narrow"/>
          <w:b/>
          <w:u w:val="thick"/>
          <w:lang w:bidi="en-US"/>
        </w:rPr>
        <w:t>Razumovskaya, 9/17/2012</w:t>
      </w:r>
      <w:r>
        <w:t xml:space="preserve"> (staff writer, “IMF may lift Russia inflation, cut GDP views,” </w:t>
      </w:r>
      <w:hyperlink r:id="rId115" w:history="1">
        <w:r w:rsidRPr="00D976A4">
          <w:rPr>
            <w:rStyle w:val="Hyperlink"/>
          </w:rPr>
          <w:t>http://www.marketwatch.com/story/imf-may-lift-russia-inflation-cut-gdp-views-2012-09-17</w:t>
        </w:r>
      </w:hyperlink>
      <w:r>
        <w:t>, Accessed 9/19/2012, rwg)</w:t>
      </w:r>
    </w:p>
    <w:p w:rsidR="00E022F5" w:rsidRDefault="00E022F5" w:rsidP="00E022F5">
      <w:pPr>
        <w:rPr>
          <w:sz w:val="16"/>
        </w:rPr>
      </w:pPr>
      <w:r w:rsidRPr="004530D6">
        <w:rPr>
          <w:sz w:val="16"/>
        </w:rPr>
        <w:t>MOSCOW--</w:t>
      </w:r>
      <w:r w:rsidRPr="004530D6">
        <w:rPr>
          <w:rStyle w:val="StyleBoldUnderline"/>
          <w:highlight w:val="yellow"/>
        </w:rPr>
        <w:t>The I</w:t>
      </w:r>
      <w:r w:rsidRPr="004530D6">
        <w:rPr>
          <w:sz w:val="16"/>
        </w:rPr>
        <w:t xml:space="preserve">nternational </w:t>
      </w:r>
      <w:r w:rsidRPr="004530D6">
        <w:rPr>
          <w:rStyle w:val="StyleBoldUnderline"/>
          <w:highlight w:val="yellow"/>
        </w:rPr>
        <w:t>M</w:t>
      </w:r>
      <w:r w:rsidRPr="004530D6">
        <w:rPr>
          <w:sz w:val="16"/>
        </w:rPr>
        <w:t xml:space="preserve">onetary </w:t>
      </w:r>
      <w:r w:rsidRPr="004530D6">
        <w:rPr>
          <w:rStyle w:val="StyleBoldUnderline"/>
          <w:highlight w:val="yellow"/>
        </w:rPr>
        <w:t>F</w:t>
      </w:r>
      <w:r w:rsidRPr="004530D6">
        <w:rPr>
          <w:sz w:val="16"/>
        </w:rPr>
        <w:t xml:space="preserve">und </w:t>
      </w:r>
      <w:r w:rsidRPr="004530D6">
        <w:rPr>
          <w:rStyle w:val="StyleBoldUnderline"/>
          <w:highlight w:val="yellow"/>
        </w:rPr>
        <w:t>may slightly alter its Russian economic forecasts for 2012-2013 by</w:t>
      </w:r>
      <w:r w:rsidRPr="004530D6">
        <w:rPr>
          <w:sz w:val="16"/>
        </w:rPr>
        <w:t xml:space="preserve"> raising its inflation estimate and </w:t>
      </w:r>
      <w:r w:rsidRPr="004530D6">
        <w:rPr>
          <w:rStyle w:val="StyleBoldUnderline"/>
          <w:highlight w:val="yellow"/>
        </w:rPr>
        <w:t>lowering its gross domestic product figures for those years</w:t>
      </w:r>
      <w:r w:rsidRPr="004530D6">
        <w:rPr>
          <w:sz w:val="16"/>
        </w:rPr>
        <w:t>, an official at the fund, Odd Per Brekk, told reporters Monday, Interfax reported.</w:t>
      </w:r>
      <w:r w:rsidRPr="004530D6">
        <w:rPr>
          <w:sz w:val="12"/>
        </w:rPr>
        <w:t>¶</w:t>
      </w:r>
      <w:r w:rsidRPr="004530D6">
        <w:rPr>
          <w:sz w:val="16"/>
        </w:rPr>
        <w:t xml:space="preserve"> "We are now working on the World Economic Outlook, it will be published in October. We will possibly lower the forecast for the growth of the Russian economy for this and the following years, increase (the outlook) on inflation. These are small changes," he said.</w:t>
      </w:r>
      <w:r w:rsidRPr="004530D6">
        <w:rPr>
          <w:sz w:val="12"/>
        </w:rPr>
        <w:t>¶</w:t>
      </w:r>
      <w:r w:rsidRPr="004530D6">
        <w:rPr>
          <w:sz w:val="16"/>
        </w:rPr>
        <w:t xml:space="preserve"> </w:t>
      </w:r>
      <w:r w:rsidRPr="004530D6">
        <w:rPr>
          <w:rStyle w:val="StyleBoldUnderline"/>
          <w:highlight w:val="yellow"/>
        </w:rPr>
        <w:t>Russia's economy minister,</w:t>
      </w:r>
      <w:r w:rsidRPr="004530D6">
        <w:rPr>
          <w:sz w:val="16"/>
        </w:rPr>
        <w:t xml:space="preserve"> Andrei Belousov, </w:t>
      </w:r>
      <w:r w:rsidRPr="004530D6">
        <w:rPr>
          <w:rStyle w:val="StyleBoldUnderline"/>
          <w:highlight w:val="yellow"/>
        </w:rPr>
        <w:t>had warned that the economy would slow in the second half of this year, bringing growth for the whole of 2012 to 3.5%,</w:t>
      </w:r>
      <w:r w:rsidRPr="004530D6">
        <w:rPr>
          <w:sz w:val="16"/>
        </w:rPr>
        <w:t xml:space="preserve"> a week after President Vladimir Putin said the growth rate could be as much as 4% to 5%. </w:t>
      </w:r>
    </w:p>
    <w:p w:rsidR="00E022F5" w:rsidRDefault="00E022F5" w:rsidP="00E022F5">
      <w:pPr>
        <w:rPr>
          <w:sz w:val="16"/>
        </w:rPr>
      </w:pPr>
    </w:p>
    <w:p w:rsidR="00E022F5" w:rsidRDefault="00E022F5" w:rsidP="00E022F5">
      <w:pPr>
        <w:pStyle w:val="Heading4"/>
      </w:pPr>
      <w:r>
        <w:rPr>
          <w:lang w:bidi="en-US"/>
        </w:rPr>
        <w:t xml:space="preserve">Russian </w:t>
      </w:r>
      <w:r>
        <w:t>Oil exports in decline now:</w:t>
      </w:r>
    </w:p>
    <w:p w:rsidR="00E022F5" w:rsidRDefault="00E022F5" w:rsidP="00E022F5">
      <w:pPr>
        <w:ind w:firstLine="720"/>
      </w:pPr>
      <w:r>
        <w:t xml:space="preserve">Kenneth </w:t>
      </w:r>
      <w:r w:rsidRPr="00947380">
        <w:rPr>
          <w:rStyle w:val="StyleStyleBold12pt"/>
        </w:rPr>
        <w:t>Rapoza, 10/3/2012</w:t>
      </w:r>
      <w:r>
        <w:t xml:space="preserve"> (staff writer, “Is Russia Ready For Life After Oil?”</w:t>
      </w:r>
    </w:p>
    <w:p w:rsidR="00E022F5" w:rsidRDefault="00E022F5" w:rsidP="00E022F5">
      <w:pPr>
        <w:ind w:left="720"/>
      </w:pPr>
      <w:hyperlink r:id="rId116" w:history="1">
        <w:r w:rsidRPr="006E2A53">
          <w:rPr>
            <w:rStyle w:val="Hyperlink"/>
          </w:rPr>
          <w:t>http://www.forbes.com/sites/kenrapoza/2012/10/03/is-russia-ready-for-life-after-oil/</w:t>
        </w:r>
      </w:hyperlink>
      <w:r>
        <w:t>, Accessed 10/3/2012, rwg)</w:t>
      </w:r>
    </w:p>
    <w:p w:rsidR="00E022F5" w:rsidRPr="00012935" w:rsidRDefault="00E022F5" w:rsidP="00E022F5">
      <w:pPr>
        <w:rPr>
          <w:sz w:val="16"/>
        </w:rPr>
      </w:pPr>
      <w:r w:rsidRPr="00012935">
        <w:rPr>
          <w:sz w:val="16"/>
        </w:rPr>
        <w:t>Earlier this year, as in April 2012, major oil producers had their worst month in a year. Oil production is flat to declining for companies like Rosneft and Lukoil. All told, for the roughly 10 companies drilling for oil and gas in Russia, production rose 0.9 percent on the year back in April. It’s not much better now.</w:t>
      </w:r>
      <w:r w:rsidRPr="00012935">
        <w:rPr>
          <w:sz w:val="12"/>
        </w:rPr>
        <w:t>¶</w:t>
      </w:r>
      <w:r w:rsidRPr="00012935">
        <w:rPr>
          <w:sz w:val="16"/>
        </w:rPr>
        <w:t xml:space="preserve"> </w:t>
      </w:r>
      <w:r w:rsidRPr="00012935">
        <w:rPr>
          <w:rStyle w:val="StyleBoldUnderline"/>
          <w:highlight w:val="yellow"/>
        </w:rPr>
        <w:t>Oil exports are in decline, as are gas exports to Europe. Oil production at traditional fields is in decline. Same with gas. New fields won’t make up for it with their average one to two percent growth rate,</w:t>
      </w:r>
      <w:r w:rsidRPr="00012935">
        <w:rPr>
          <w:sz w:val="16"/>
        </w:rPr>
        <w:t xml:space="preserve"> said Maxim Oreshkin, chief Russian economist at VTB Capital in Moscow.</w:t>
      </w:r>
    </w:p>
    <w:p w:rsidR="00E022F5" w:rsidRDefault="00E022F5" w:rsidP="00E022F5">
      <w:pPr>
        <w:pStyle w:val="Heading4"/>
        <w:rPr>
          <w:lang w:bidi="en-US"/>
        </w:rPr>
      </w:pPr>
      <w:r>
        <w:rPr>
          <w:lang w:bidi="en-US"/>
        </w:rPr>
        <w:t>Oil prices dropping now:</w:t>
      </w:r>
    </w:p>
    <w:p w:rsidR="00E022F5" w:rsidRDefault="00E022F5" w:rsidP="00E022F5">
      <w:pPr>
        <w:ind w:firstLine="360"/>
      </w:pPr>
      <w:r w:rsidRPr="007536FF">
        <w:rPr>
          <w:rFonts w:ascii="Arial Narrow" w:hAnsi="Arial Narrow"/>
          <w:b/>
          <w:u w:val="thick"/>
          <w:lang w:bidi="en-US"/>
        </w:rPr>
        <w:t>The Telegraph, 9/19/2012</w:t>
      </w:r>
      <w:r>
        <w:t xml:space="preserve"> (“Oil prices slump further on Saudi Arabian supply rumours,”</w:t>
      </w:r>
    </w:p>
    <w:p w:rsidR="00E022F5" w:rsidRDefault="00E022F5" w:rsidP="00E022F5">
      <w:pPr>
        <w:ind w:left="360"/>
      </w:pPr>
      <w:hyperlink r:id="rId117" w:history="1">
        <w:r w:rsidRPr="00D976A4">
          <w:rPr>
            <w:rStyle w:val="Hyperlink"/>
          </w:rPr>
          <w:t>http://www.telegraph.co.uk/finance/oilprices/9553885/Oil-prices-slump-further-on-Saudi-Arabian-supply-rumours.html</w:t>
        </w:r>
      </w:hyperlink>
      <w:r>
        <w:t>, Accessed 9/19/2012, rwg)</w:t>
      </w:r>
    </w:p>
    <w:p w:rsidR="00E022F5" w:rsidRPr="007536FF" w:rsidRDefault="00E022F5" w:rsidP="00E022F5">
      <w:pPr>
        <w:rPr>
          <w:sz w:val="16"/>
        </w:rPr>
      </w:pPr>
      <w:r w:rsidRPr="007536FF">
        <w:rPr>
          <w:rStyle w:val="StyleBoldUnderline"/>
          <w:highlight w:val="yellow"/>
        </w:rPr>
        <w:t>Brent North Sea crude for delivery in November, the market benchmark price for oil, tumbled $3.60</w:t>
      </w:r>
      <w:r w:rsidRPr="007536FF">
        <w:rPr>
          <w:sz w:val="16"/>
        </w:rPr>
        <w:t xml:space="preserve"> to $108.43 a barrel in late London trading.</w:t>
      </w:r>
      <w:r w:rsidRPr="007536FF">
        <w:rPr>
          <w:sz w:val="12"/>
        </w:rPr>
        <w:t>¶</w:t>
      </w:r>
      <w:r w:rsidRPr="007536FF">
        <w:rPr>
          <w:sz w:val="16"/>
        </w:rPr>
        <w:t xml:space="preserve"> New York's main contract, light sweet crude for October shed $3.03 to $92.26 a barrel, AFP reported.</w:t>
      </w:r>
      <w:r w:rsidRPr="007536FF">
        <w:rPr>
          <w:sz w:val="12"/>
        </w:rPr>
        <w:t>¶</w:t>
      </w:r>
      <w:r w:rsidRPr="007536FF">
        <w:rPr>
          <w:sz w:val="16"/>
        </w:rPr>
        <w:t xml:space="preserve"> "Both the major crude oil contracts started the day a touch firmer as traders woke up to news that the Bank of Japan had joined the Federal Reserve and European Central Bank in announcing more monetary easing measures," said Fawad Razaqzada, an analyst at GFT Markets trading group.</w:t>
      </w:r>
      <w:r w:rsidRPr="007536FF">
        <w:rPr>
          <w:sz w:val="12"/>
        </w:rPr>
        <w:t>¶</w:t>
      </w:r>
      <w:r w:rsidRPr="007536FF">
        <w:rPr>
          <w:sz w:val="16"/>
        </w:rPr>
        <w:t xml:space="preserve"> "However, </w:t>
      </w:r>
      <w:r w:rsidRPr="007536FF">
        <w:rPr>
          <w:rStyle w:val="StyleBoldUnderline"/>
          <w:highlight w:val="yellow"/>
        </w:rPr>
        <w:t>a sharp sell-off soon followed on talks that Saudi Arabia, the world's largest oil exporter, was planning to increase production to keep prices in check</w:t>
      </w:r>
      <w:r w:rsidRPr="007536FF">
        <w:rPr>
          <w:sz w:val="16"/>
        </w:rPr>
        <w:t>."</w:t>
      </w:r>
      <w:r w:rsidRPr="007536FF">
        <w:rPr>
          <w:sz w:val="12"/>
        </w:rPr>
        <w:t>¶</w:t>
      </w:r>
      <w:r w:rsidRPr="007536FF">
        <w:rPr>
          <w:sz w:val="16"/>
        </w:rPr>
        <w:t xml:space="preserve"> Saudi oil minister Ali al-Naimi said earlier this month that prices were too high, amid fears that expensive energy would undermine attempts to boost global economic growth.</w:t>
      </w:r>
    </w:p>
    <w:p w:rsidR="00E022F5" w:rsidRPr="00396617" w:rsidRDefault="00E022F5" w:rsidP="00E022F5">
      <w:pPr>
        <w:pStyle w:val="Heading4"/>
      </w:pPr>
      <w:r>
        <w:t xml:space="preserve">(--) Non-Unique:  Russian economy will collapse now:  </w:t>
      </w:r>
    </w:p>
    <w:p w:rsidR="00E022F5" w:rsidRDefault="00E022F5" w:rsidP="00E022F5">
      <w:pPr>
        <w:ind w:firstLine="360"/>
      </w:pPr>
      <w:r w:rsidRPr="00B751B0">
        <w:t>Vestnik</w:t>
      </w:r>
      <w:r w:rsidRPr="00396617">
        <w:rPr>
          <w:rStyle w:val="StyleStyleBold12pt"/>
        </w:rPr>
        <w:t xml:space="preserve"> Kavkaza 2012</w:t>
      </w:r>
      <w:r>
        <w:t xml:space="preserve"> (Tue, 07/31/2012 - 10:15</w:t>
      </w:r>
    </w:p>
    <w:p w:rsidR="00E022F5" w:rsidRDefault="00E022F5" w:rsidP="00E022F5">
      <w:pPr>
        <w:ind w:firstLine="360"/>
      </w:pPr>
      <w:r>
        <w:t>Two scenarios of Russian economic development,</w:t>
      </w:r>
      <w:r w:rsidRPr="00396617">
        <w:t xml:space="preserve"> </w:t>
      </w:r>
      <w:hyperlink r:id="rId118" w:history="1">
        <w:r w:rsidRPr="00731C9D">
          <w:rPr>
            <w:rStyle w:val="Hyperlink"/>
          </w:rPr>
          <w:t>http://vestnikkavkaza.net/articles/economy/29605.html</w:t>
        </w:r>
      </w:hyperlink>
      <w:r>
        <w:t xml:space="preserve"> ) RCM</w:t>
      </w:r>
    </w:p>
    <w:p w:rsidR="00E022F5" w:rsidRPr="007536FF" w:rsidRDefault="00E022F5" w:rsidP="00E022F5">
      <w:pPr>
        <w:rPr>
          <w:sz w:val="14"/>
        </w:rPr>
      </w:pPr>
      <w:r w:rsidRPr="00B01205">
        <w:rPr>
          <w:rStyle w:val="StyleBoldUnderline"/>
          <w:highlight w:val="cyan"/>
        </w:rPr>
        <w:t>Experts of the Higher School of Economics presented two scenarios of Russian economic development for the next three years</w:t>
      </w:r>
      <w:r w:rsidRPr="007536FF">
        <w:rPr>
          <w:sz w:val="14"/>
        </w:rPr>
        <w:t xml:space="preserve"> to the government. Some say “one is realistic and another is bad,” others – “</w:t>
      </w:r>
      <w:r w:rsidRPr="00B01205">
        <w:rPr>
          <w:rStyle w:val="StyleBoldUnderline"/>
          <w:highlight w:val="cyan"/>
        </w:rPr>
        <w:t>one is bad and another is very bad</w:t>
      </w:r>
      <w:r w:rsidRPr="00067D08">
        <w:rPr>
          <w:rStyle w:val="StyleBoldUnderline"/>
        </w:rPr>
        <w:t xml:space="preserve">.” </w:t>
      </w:r>
      <w:r w:rsidRPr="00B01205">
        <w:rPr>
          <w:rStyle w:val="Emphasis"/>
          <w:highlight w:val="cyan"/>
        </w:rPr>
        <w:t>Both of them predict a drop in GDP</w:t>
      </w:r>
      <w:r w:rsidRPr="00067D08">
        <w:rPr>
          <w:rStyle w:val="StyleBoldUnderline"/>
        </w:rPr>
        <w:t xml:space="preserve">, </w:t>
      </w:r>
      <w:r w:rsidRPr="007536FF">
        <w:rPr>
          <w:sz w:val="14"/>
        </w:rPr>
        <w:t>devaluation and capital outflow.</w:t>
      </w:r>
      <w:r w:rsidRPr="007536FF">
        <w:rPr>
          <w:sz w:val="12"/>
        </w:rPr>
        <w:t>¶</w:t>
      </w:r>
      <w:r w:rsidRPr="007536FF">
        <w:rPr>
          <w:sz w:val="14"/>
        </w:rPr>
        <w:t xml:space="preserve"> Sergey Aleksashenko, Head of Macro-Economic Studies of the HSE</w:t>
      </w:r>
      <w:r w:rsidRPr="007536FF">
        <w:rPr>
          <w:sz w:val="12"/>
        </w:rPr>
        <w:t>¶</w:t>
      </w:r>
      <w:r w:rsidRPr="007536FF">
        <w:rPr>
          <w:sz w:val="14"/>
        </w:rPr>
        <w:t xml:space="preserve"> One of the ugly political-economic trends of recent months was the fact that our authorities – the President, Prime Minister and ministers – speak about the crisis too often. If everyone keeps saying “crisis, crisis, crisis,” the crisis will come. We depend on the situation in the world, but the Russian economy has its own fundamental potential, and the economy should develop relying on this potential.</w:t>
      </w:r>
      <w:r w:rsidRPr="007536FF">
        <w:rPr>
          <w:sz w:val="12"/>
        </w:rPr>
        <w:t>¶</w:t>
      </w:r>
      <w:r w:rsidRPr="007536FF">
        <w:rPr>
          <w:sz w:val="14"/>
        </w:rPr>
        <w:t xml:space="preserve"> If we compare the situation with previous crises, the world economy is overcoming the crisis much slower, it is much weaker. The blow to the world financial system turned out to be quite strong, and revival of the financial sector will be slow. The pace of industrial production in the developed countries is becoming slower. And here we can see a balance: the eurozone is losing a bit, the American economy is gaining a bit, and economic growth in China is dropping. Unemployment is slowly growing in the eurozone, because the crisis phenomena in Italy, Spain, and Portugal are improving, while the German economy is slowing down. In other words, the Russian economy will face a not very favorable situation. That is why we should pay attention to the Russian economy and try to understand its reaction to the various consequences of the crisis.</w:t>
      </w:r>
      <w:r w:rsidRPr="007536FF">
        <w:rPr>
          <w:sz w:val="12"/>
        </w:rPr>
        <w:t>¶</w:t>
      </w:r>
      <w:r w:rsidRPr="007536FF">
        <w:rPr>
          <w:sz w:val="14"/>
        </w:rPr>
        <w:t xml:space="preserve"> Natalya Akindinova, head of the Institute of Development of the HSE</w:t>
      </w:r>
      <w:r w:rsidRPr="007536FF">
        <w:rPr>
          <w:sz w:val="12"/>
        </w:rPr>
        <w:t>¶</w:t>
      </w:r>
      <w:r w:rsidRPr="007536FF">
        <w:rPr>
          <w:sz w:val="14"/>
        </w:rPr>
        <w:t xml:space="preserve"> If we look at the pace of the Russian economy from year to year, it seems to be adequate. In the first quarter there was GDP growth of 4.9%, in the second quarter – 4%. But if we exclude the seasonal factor and look at the pace of growth from quarter to quarter</w:t>
      </w:r>
      <w:r w:rsidRPr="00067D08">
        <w:rPr>
          <w:rStyle w:val="StyleBoldUnderline"/>
        </w:rPr>
        <w:t xml:space="preserve">, </w:t>
      </w:r>
      <w:r w:rsidRPr="00B01205">
        <w:rPr>
          <w:rStyle w:val="StyleBoldUnderline"/>
          <w:highlight w:val="cyan"/>
        </w:rPr>
        <w:t>it becomes clear that the Russian economy is shifting into low gear</w:t>
      </w:r>
      <w:r w:rsidRPr="007536FF">
        <w:rPr>
          <w:sz w:val="14"/>
        </w:rPr>
        <w:t xml:space="preserve">. In the last four quarters the pace of growth from quarter to quarter decreased, in the first quarter down 1%, 1.1% in the fourth quarter, in the second quarter there was only 0.1% growth. The sources of growth in the Russian economy do not approve themselves. In the context of such an unstable foreign situation, this is crucial. First of all there is a negative dynamic of investments. </w:t>
      </w:r>
      <w:r w:rsidRPr="00B01205">
        <w:rPr>
          <w:rStyle w:val="StyleBoldUnderline"/>
          <w:highlight w:val="cyan"/>
        </w:rPr>
        <w:t>Investment growth also slowed after the first quarter of 2012</w:t>
      </w:r>
      <w:r w:rsidRPr="007536FF">
        <w:rPr>
          <w:sz w:val="14"/>
        </w:rPr>
        <w:t>. A growth pattern relying on investments has not been implemented yet. We still rely on consumption. We have good enough results in the first quarter due to monetary policy, increase of expenditure and shifting a major part of expenditure to the beginning of the year. At the moment these effects haven’t been exhausted, but the growth in consumption is explained by a rise in loans, rather than by growth of population income. At the moment, the pace of loan growth has reached 42.3%, which is close to the indices observed ahead of the crisis in 2008. Therefore, we can speak about an overheating of the consumer lending market. In the context of weak dynamics of the economy, this sector is growing rapidly. At the same time, the population prefers to consume than to save. It means banks and the economy get few resources for investment financing. In the first half we observed low inflation. For the first time in a long time, natural monopolies’ tariffs were not indexed at the beginning of the year, but from July this default will be corrected. In July annual inflation began to speed up, and the effect of a devaluation in May contributed to this. Basic inflation is speeding up, i.e. the price growth for a consumer basket. Also the growth of world prices for food is important. This will also influence inflation.</w:t>
      </w:r>
    </w:p>
    <w:p w:rsidR="00E022F5" w:rsidRDefault="00E022F5" w:rsidP="00E022F5">
      <w:pPr>
        <w:pStyle w:val="Heading4"/>
      </w:pPr>
      <w:r w:rsidRPr="007531DB">
        <w:t>Russian GDP Growth Slowest Since 2009 as Investment Wanes</w:t>
      </w:r>
    </w:p>
    <w:p w:rsidR="00E022F5" w:rsidRDefault="00E022F5" w:rsidP="00E022F5">
      <w:r>
        <w:t>S</w:t>
      </w:r>
      <w:r w:rsidRPr="007531DB">
        <w:t xml:space="preserve">cott </w:t>
      </w:r>
      <w:r w:rsidRPr="007531DB">
        <w:rPr>
          <w:rStyle w:val="StyleStyleBold12pt"/>
        </w:rPr>
        <w:t>Rose</w:t>
      </w:r>
      <w:r w:rsidRPr="007531DB">
        <w:t xml:space="preserve"> and Olga </w:t>
      </w:r>
      <w:r w:rsidRPr="007531DB">
        <w:rPr>
          <w:rStyle w:val="StyleStyleBold12pt"/>
        </w:rPr>
        <w:t>Tanas</w:t>
      </w:r>
      <w:r w:rsidRPr="007531DB">
        <w:t xml:space="preserve"> on </w:t>
      </w:r>
      <w:r w:rsidRPr="007531DB">
        <w:rPr>
          <w:rStyle w:val="StyleStyleBold12pt"/>
        </w:rPr>
        <w:t>1/31</w:t>
      </w:r>
      <w:r>
        <w:t>/</w:t>
      </w:r>
      <w:r w:rsidRPr="007531DB">
        <w:t xml:space="preserve">2013 </w:t>
      </w:r>
      <w:hyperlink r:id="rId119" w:history="1">
        <w:r w:rsidRPr="00A172E5">
          <w:t>http://www.businessweek.com/news/2013-01-31/russian-economy-expanded-3-dot-4-percent-last-year-slower-than-estimated</w:t>
        </w:r>
      </w:hyperlink>
      <w:r w:rsidRPr="00A172E5">
        <w:t>. Bloomberg.</w:t>
      </w:r>
      <w:r>
        <w:t xml:space="preserve"> </w:t>
      </w:r>
    </w:p>
    <w:p w:rsidR="00E022F5" w:rsidRPr="007531DB" w:rsidRDefault="00E022F5" w:rsidP="00E022F5">
      <w:pPr>
        <w:rPr>
          <w:sz w:val="16"/>
        </w:rPr>
      </w:pPr>
      <w:r w:rsidRPr="007531DB">
        <w:rPr>
          <w:rStyle w:val="StyleBoldUnderline"/>
        </w:rPr>
        <w:t>Russia’s economy grew slower than analysts forecast last year, expanding at the weakest pace since a 2009 contraction</w:t>
      </w:r>
      <w:r w:rsidRPr="007531DB">
        <w:rPr>
          <w:sz w:val="16"/>
        </w:rPr>
        <w:t xml:space="preserve"> after record oil prices failed to offset $56.8 billion of net capital outflows and investment sagged.</w:t>
      </w:r>
      <w:r w:rsidRPr="007531DB">
        <w:rPr>
          <w:sz w:val="12"/>
        </w:rPr>
        <w:t>¶</w:t>
      </w:r>
      <w:r w:rsidRPr="007531DB">
        <w:rPr>
          <w:sz w:val="16"/>
        </w:rPr>
        <w:t xml:space="preserve"> </w:t>
      </w:r>
      <w:r w:rsidRPr="007531DB">
        <w:rPr>
          <w:rStyle w:val="StyleBoldUnderline"/>
        </w:rPr>
        <w:t>G</w:t>
      </w:r>
      <w:r w:rsidRPr="007531DB">
        <w:rPr>
          <w:sz w:val="16"/>
        </w:rPr>
        <w:t xml:space="preserve">ross </w:t>
      </w:r>
      <w:r w:rsidRPr="007531DB">
        <w:rPr>
          <w:rStyle w:val="StyleBoldUnderline"/>
        </w:rPr>
        <w:t>d</w:t>
      </w:r>
      <w:r w:rsidRPr="007531DB">
        <w:rPr>
          <w:sz w:val="16"/>
        </w:rPr>
        <w:t xml:space="preserve">omestic </w:t>
      </w:r>
      <w:r w:rsidRPr="007531DB">
        <w:rPr>
          <w:rStyle w:val="StyleBoldUnderline"/>
        </w:rPr>
        <w:t>p</w:t>
      </w:r>
      <w:r w:rsidRPr="007531DB">
        <w:rPr>
          <w:sz w:val="16"/>
        </w:rPr>
        <w:t xml:space="preserve">roduct expanded 3.4 percent in 2012, down from 4.3 percent a year earlier, the Federal Statistics Service in Moscow said in an e-mailed statement today. That </w:t>
      </w:r>
      <w:r w:rsidRPr="007531DB">
        <w:rPr>
          <w:rStyle w:val="StyleBoldUnderline"/>
        </w:rPr>
        <w:t>missed the 3.6 percent median forecast of 18 analysts in a Bloomberg survey and the Economy Ministry’s estimate</w:t>
      </w:r>
      <w:r w:rsidRPr="007531DB">
        <w:rPr>
          <w:sz w:val="16"/>
        </w:rPr>
        <w:t xml:space="preserve"> of 3.5 percent.</w:t>
      </w:r>
    </w:p>
    <w:p w:rsidR="00E022F5" w:rsidRDefault="00E022F5" w:rsidP="00E022F5"/>
    <w:p w:rsidR="00E022F5" w:rsidRPr="00F71BC3" w:rsidRDefault="00E022F5" w:rsidP="00E022F5"/>
    <w:p w:rsidR="00E022F5" w:rsidRDefault="00E022F5" w:rsidP="00E022F5">
      <w:pPr>
        <w:pStyle w:val="Heading4"/>
      </w:pPr>
      <w:r>
        <w:t>Russian economy declining now:</w:t>
      </w:r>
    </w:p>
    <w:p w:rsidR="00E022F5" w:rsidRDefault="00E022F5" w:rsidP="00E022F5">
      <w:pPr>
        <w:ind w:firstLine="360"/>
      </w:pPr>
      <w:r w:rsidRPr="0034716D">
        <w:t xml:space="preserve">Scott </w:t>
      </w:r>
      <w:r w:rsidRPr="0034716D">
        <w:rPr>
          <w:rFonts w:ascii="Arial Narrow" w:hAnsi="Arial Narrow"/>
          <w:b/>
          <w:u w:val="thick"/>
          <w:lang w:bidi="en-US"/>
        </w:rPr>
        <w:t>Rose, 9/12/2012</w:t>
      </w:r>
      <w:r>
        <w:t xml:space="preserve"> (staff writer, “</w:t>
      </w:r>
      <w:r w:rsidRPr="0034716D">
        <w:t>Russia to Refrain From R</w:t>
      </w:r>
      <w:r>
        <w:t>ate Increase on Growth Concerns,”</w:t>
      </w:r>
    </w:p>
    <w:p w:rsidR="00E022F5" w:rsidRPr="0034716D" w:rsidRDefault="00E022F5" w:rsidP="00E022F5">
      <w:pPr>
        <w:ind w:left="360"/>
      </w:pPr>
      <w:hyperlink r:id="rId120" w:history="1">
        <w:r w:rsidRPr="0034716D">
          <w:rPr>
            <w:rStyle w:val="Hyperlink"/>
          </w:rPr>
          <w:t>http://www.businessweek.com/news/2012-09-12/russia-to-refrain-from-rate-increase-on-growth-concerns</w:t>
        </w:r>
      </w:hyperlink>
      <w:r>
        <w:t>, Accessed 9/19/2012, rwg)</w:t>
      </w:r>
    </w:p>
    <w:p w:rsidR="00E022F5" w:rsidRPr="0034716D" w:rsidRDefault="00E022F5" w:rsidP="00E022F5">
      <w:pPr>
        <w:rPr>
          <w:sz w:val="16"/>
        </w:rPr>
      </w:pPr>
      <w:r w:rsidRPr="0034716D">
        <w:rPr>
          <w:rStyle w:val="StyleBoldUnderline"/>
          <w:highlight w:val="yellow"/>
        </w:rPr>
        <w:t>Russia’s central bank will probably refrain from raising interest rates to contain surging consumer prices as economic expansion comes under pressure from deteriorating global demand</w:t>
      </w:r>
      <w:r w:rsidRPr="0034716D">
        <w:rPr>
          <w:sz w:val="16"/>
        </w:rPr>
        <w:t>.</w:t>
      </w:r>
      <w:r w:rsidRPr="0034716D">
        <w:rPr>
          <w:sz w:val="12"/>
        </w:rPr>
        <w:t>¶</w:t>
      </w:r>
      <w:r w:rsidRPr="0034716D">
        <w:rPr>
          <w:sz w:val="16"/>
        </w:rPr>
        <w:t xml:space="preserve"> Monetary-policy makers will hold the refinancing rate at 8 percent, a quarter-point above the record low, at a meeting tomorrow, according to 12 of 15 economists in a Bloomberg survey. Three forecast a quarter-point increase. The overnight auction-based repurchase rate and deposit rate will also be left unchanged, two separate surveys showed.</w:t>
      </w:r>
      <w:r w:rsidRPr="0034716D">
        <w:rPr>
          <w:sz w:val="12"/>
        </w:rPr>
        <w:t>¶</w:t>
      </w:r>
      <w:r w:rsidRPr="0034716D">
        <w:rPr>
          <w:sz w:val="16"/>
        </w:rPr>
        <w:t xml:space="preserve"> </w:t>
      </w:r>
      <w:r w:rsidRPr="0034716D">
        <w:rPr>
          <w:rStyle w:val="StyleBoldUnderline"/>
          <w:highlight w:val="yellow"/>
        </w:rPr>
        <w:t>Growth in the world’s largest energy exporter slowed to 4 percent from a year earlier</w:t>
      </w:r>
      <w:r w:rsidRPr="0034716D">
        <w:rPr>
          <w:sz w:val="16"/>
        </w:rPr>
        <w:t xml:space="preserve"> in the second quarter as China’s cooling expansion </w:t>
      </w:r>
      <w:r w:rsidRPr="0034716D">
        <w:rPr>
          <w:rStyle w:val="StyleBoldUnderline"/>
          <w:highlight w:val="yellow"/>
        </w:rPr>
        <w:t>and Europe’s debt crisis sapped demand for Russian commodities exports</w:t>
      </w:r>
      <w:r w:rsidRPr="0034716D">
        <w:rPr>
          <w:sz w:val="16"/>
        </w:rPr>
        <w:t>. Inflation accelerated in August as droughts in the U.S. and Russia stoked food prices, threatening to push price growth beyond the central bank’s 6 percent target.</w:t>
      </w:r>
    </w:p>
    <w:p w:rsidR="00E022F5" w:rsidRDefault="00E022F5" w:rsidP="00E022F5">
      <w:pPr>
        <w:pStyle w:val="Heading4"/>
      </w:pPr>
      <w:r>
        <w:br/>
        <w:t>Economic growth cooling in Russia now:</w:t>
      </w:r>
    </w:p>
    <w:p w:rsidR="00E022F5" w:rsidRDefault="00E022F5" w:rsidP="00E022F5">
      <w:pPr>
        <w:ind w:firstLine="360"/>
      </w:pPr>
      <w:r w:rsidRPr="0034716D">
        <w:t xml:space="preserve">Scott </w:t>
      </w:r>
      <w:r w:rsidRPr="0034716D">
        <w:rPr>
          <w:rFonts w:ascii="Arial Narrow" w:hAnsi="Arial Narrow"/>
          <w:b/>
          <w:u w:val="thick"/>
          <w:lang w:bidi="en-US"/>
        </w:rPr>
        <w:t>Rose, 9/12/2012</w:t>
      </w:r>
      <w:r>
        <w:t xml:space="preserve"> (staff writer, “</w:t>
      </w:r>
      <w:r w:rsidRPr="0034716D">
        <w:t>Russia to Refrain From R</w:t>
      </w:r>
      <w:r>
        <w:t>ate Increase on Growth Concerns,”</w:t>
      </w:r>
    </w:p>
    <w:p w:rsidR="00E022F5" w:rsidRPr="0034716D" w:rsidRDefault="00E022F5" w:rsidP="00E022F5">
      <w:pPr>
        <w:ind w:left="360"/>
      </w:pPr>
      <w:hyperlink r:id="rId121" w:history="1">
        <w:r w:rsidRPr="0034716D">
          <w:rPr>
            <w:rStyle w:val="Hyperlink"/>
          </w:rPr>
          <w:t>http://www.businessweek.com/news/2012-09-12/russia-to-refrain-from-rate-increase-on-growth-concerns</w:t>
        </w:r>
      </w:hyperlink>
      <w:r>
        <w:t>, Accessed 9/19/2012, rwg)</w:t>
      </w:r>
    </w:p>
    <w:p w:rsidR="00E022F5" w:rsidRPr="0034716D" w:rsidRDefault="00E022F5" w:rsidP="00E022F5">
      <w:pPr>
        <w:rPr>
          <w:sz w:val="16"/>
        </w:rPr>
      </w:pPr>
      <w:r w:rsidRPr="0034716D">
        <w:rPr>
          <w:rStyle w:val="StyleBoldUnderline"/>
          <w:highlight w:val="yellow"/>
        </w:rPr>
        <w:t>Economic expansion in Russia may cool to less than 3 percent on an annual basis in the second half, down from 4.5 percent in the first six months,</w:t>
      </w:r>
      <w:r w:rsidRPr="0034716D">
        <w:rPr>
          <w:sz w:val="16"/>
        </w:rPr>
        <w:t xml:space="preserve"> as energy exports stagnate, Economy Minister Andrei Belousov told lawmakers in Moscow today.</w:t>
      </w:r>
    </w:p>
    <w:p w:rsidR="00E022F5" w:rsidRPr="0034716D" w:rsidRDefault="00E022F5" w:rsidP="00E022F5"/>
    <w:p w:rsidR="00E022F5" w:rsidRDefault="00E022F5" w:rsidP="00E022F5">
      <w:pPr>
        <w:pStyle w:val="Heading4"/>
        <w:rPr>
          <w:lang w:bidi="en-US"/>
        </w:rPr>
      </w:pPr>
      <w:r>
        <w:rPr>
          <w:lang w:bidi="en-US"/>
        </w:rPr>
        <w:t>US sanctions on Iran hurting the Russian economy:</w:t>
      </w:r>
    </w:p>
    <w:p w:rsidR="00E022F5" w:rsidRDefault="00E022F5" w:rsidP="00E022F5">
      <w:pPr>
        <w:ind w:firstLine="360"/>
      </w:pPr>
      <w:r w:rsidRPr="000C4041">
        <w:rPr>
          <w:rFonts w:ascii="Arial Narrow" w:hAnsi="Arial Narrow"/>
          <w:b/>
          <w:u w:val="thick"/>
          <w:lang w:bidi="en-US"/>
        </w:rPr>
        <w:t>Haaretz, 9/8/2012</w:t>
      </w:r>
      <w:r>
        <w:t xml:space="preserve"> (“Russia FM: U.S. sanctions on Iran, Syria hurting Russian economy,”</w:t>
      </w:r>
    </w:p>
    <w:p w:rsidR="00E022F5" w:rsidRDefault="00E022F5" w:rsidP="00E022F5">
      <w:pPr>
        <w:ind w:left="360"/>
      </w:pPr>
      <w:hyperlink r:id="rId122" w:history="1">
        <w:r w:rsidRPr="00152EAE">
          <w:rPr>
            <w:rStyle w:val="Hyperlink"/>
          </w:rPr>
          <w:t>http://www.haaretz.com/news/middle-east/russia-fm-u-s-sanctions-on-iran-syria-hurting-russian-economy-1.463516</w:t>
        </w:r>
      </w:hyperlink>
      <w:r>
        <w:t>, Accessed 9/17/2012, rwg)</w:t>
      </w:r>
    </w:p>
    <w:p w:rsidR="00E022F5" w:rsidRDefault="00E022F5" w:rsidP="00E022F5">
      <w:r>
        <w:t xml:space="preserve">Russia’s Foreign Minister Sergey </w:t>
      </w:r>
      <w:r w:rsidRPr="000C4041">
        <w:rPr>
          <w:rStyle w:val="StyleBoldUnderline"/>
          <w:highlight w:val="yellow"/>
        </w:rPr>
        <w:t>Lavrov said on Saturday that U.S. sanctions on Iran and harm the Russian economy</w:t>
      </w:r>
      <w:r w:rsidRPr="000C4041">
        <w:rPr>
          <w:highlight w:val="yellow"/>
        </w:rPr>
        <w:t>.</w:t>
      </w:r>
      <w:r>
        <w:t xml:space="preserve">  According to the AFP news agency, after meeting with U.S. Secretary of State Hillary Clinton, </w:t>
      </w:r>
      <w:r w:rsidRPr="000C4041">
        <w:rPr>
          <w:rStyle w:val="StyleBoldUnderline"/>
          <w:highlight w:val="yellow"/>
        </w:rPr>
        <w:t>Lavrov said that "unilateral U.S. sanctions against Syria and Iran are increasingly becoming extra-territorial in nature and are touching upon the interests of Russian business."</w:t>
      </w:r>
      <w:r>
        <w:t xml:space="preserve"> According to Lavrov, Russian banks have been hit hardest by the sanctions.</w:t>
      </w:r>
    </w:p>
    <w:p w:rsidR="00E022F5" w:rsidRDefault="00E022F5" w:rsidP="00E022F5">
      <w:pPr>
        <w:pStyle w:val="Heading4"/>
      </w:pPr>
      <w:r>
        <w:t xml:space="preserve">(--) Russia’s growth </w:t>
      </w:r>
      <w:r w:rsidRPr="00162C0A">
        <w:rPr>
          <w:rStyle w:val="StyleStyleBold12pt"/>
        </w:rPr>
        <w:t>is</w:t>
      </w:r>
      <w:r>
        <w:t xml:space="preserve"> declining – ruble proves. </w:t>
      </w:r>
    </w:p>
    <w:p w:rsidR="00E022F5" w:rsidRPr="00162C0A" w:rsidRDefault="00E022F5" w:rsidP="00E022F5">
      <w:pPr>
        <w:rPr>
          <w:rStyle w:val="StyleStyleBold12pt"/>
        </w:rPr>
      </w:pPr>
      <w:r w:rsidRPr="00162C0A">
        <w:rPr>
          <w:rStyle w:val="StyleStyleBold12pt"/>
        </w:rPr>
        <w:t xml:space="preserve">Jordan, 7/8 </w:t>
      </w:r>
    </w:p>
    <w:p w:rsidR="00E022F5" w:rsidRDefault="00E022F5" w:rsidP="00E022F5">
      <w:r>
        <w:t xml:space="preserve">(Jack, 2012, “Ruble Weakens To Dollar, Bond Yields Rise On Growth Concerns” Bloomberg, </w:t>
      </w:r>
      <w:hyperlink r:id="rId123" w:history="1">
        <w:r w:rsidRPr="000B5125">
          <w:rPr>
            <w:rStyle w:val="Hyperlink"/>
          </w:rPr>
          <w:t>http://www.bloomberg.com/news/2012-07-09/ruble-weakens-to-dollar-bond-yields-rise-on-growth-concerns.html</w:t>
        </w:r>
      </w:hyperlink>
      <w:r>
        <w:t>, 7/8/12, GDI)</w:t>
      </w:r>
    </w:p>
    <w:p w:rsidR="00E022F5" w:rsidRPr="00694812" w:rsidRDefault="00E022F5" w:rsidP="00E022F5">
      <w:pPr>
        <w:rPr>
          <w:sz w:val="16"/>
        </w:rPr>
      </w:pPr>
      <w:r w:rsidRPr="00162C0A">
        <w:rPr>
          <w:rStyle w:val="StyleBoldUnderline"/>
        </w:rPr>
        <w:t xml:space="preserve">The ruble depreciated for a fourth day </w:t>
      </w:r>
      <w:r w:rsidRPr="00694812">
        <w:rPr>
          <w:sz w:val="16"/>
        </w:rPr>
        <w:t xml:space="preserve">against the dollar and yields on Russia’s international bonds rose after signs global </w:t>
      </w:r>
      <w:r w:rsidRPr="00694812">
        <w:rPr>
          <w:rStyle w:val="StyleBoldUnderline"/>
        </w:rPr>
        <w:t>economic growth is slowing cut demand for riskier assets</w:t>
      </w:r>
      <w:r w:rsidRPr="00694812">
        <w:rPr>
          <w:sz w:val="16"/>
        </w:rPr>
        <w:t xml:space="preserve">. The Russian currency lost 0.3 percent to 32.915 per dollar as of 10:06 a.m. in Moscow, heading for the weakest close since June 28. The country’s $2 billion of Eurobonds due April 2017 fell, increasing the yield by two basis points, or 0.02 percentage point, to 2.971 percent. Investors pared bets on higher-yielding assets after Chinese Premier Wen Jiabao said downward pressure on the world’s second-biggest economy is still “relatively large.” Urals crude oil, Russia’s main export, dropped 2 percent to $98.12 per barrel by the July 6 close after the U.S. Labor Department reported non-farm payrolls increased less than expected last month. </w:t>
      </w:r>
      <w:r w:rsidRPr="00694812">
        <w:rPr>
          <w:rStyle w:val="StyleBoldUnderline"/>
        </w:rPr>
        <w:t>The ruble weakened 0.2 percent to 40.505 per euro and 0.3 percent to 36.3579 against the central bank’s target dollar-euro basket.</w:t>
      </w:r>
      <w:r w:rsidRPr="00694812">
        <w:rPr>
          <w:sz w:val="16"/>
        </w:rPr>
        <w:t xml:space="preserve"> Investors increased bets on the currency weakening, with non-deliverable forwards showing the ruble at 33.5052 per dollar in three months, compared with expectations of 33.3865 per dollar on July 6.</w:t>
      </w:r>
    </w:p>
    <w:p w:rsidR="00E022F5" w:rsidRDefault="00E022F5" w:rsidP="00E022F5">
      <w:pPr>
        <w:pStyle w:val="Heading4"/>
      </w:pPr>
      <w:r>
        <w:t>(--) Russian economy is on the brink</w:t>
      </w:r>
    </w:p>
    <w:p w:rsidR="00E022F5" w:rsidRDefault="00E022F5" w:rsidP="00E022F5">
      <w:pPr>
        <w:rPr>
          <w:rStyle w:val="StyleStyleBold12pt"/>
        </w:rPr>
      </w:pPr>
      <w:r w:rsidRPr="00823751">
        <w:rPr>
          <w:rStyle w:val="StyleStyleBold12pt"/>
        </w:rPr>
        <w:t>Tanas, 6/22</w:t>
      </w:r>
    </w:p>
    <w:p w:rsidR="00E022F5" w:rsidRPr="00823751" w:rsidRDefault="00E022F5" w:rsidP="00E022F5">
      <w:r w:rsidRPr="00823751">
        <w:t>(</w:t>
      </w:r>
      <w:r>
        <w:t xml:space="preserve">Olga, writer for gazeta.ru, 2012, gazeta.ru, “Forum: Govt. and Business aren't in sync over Russia's future,” </w:t>
      </w:r>
      <w:hyperlink r:id="rId124" w:history="1">
        <w:r w:rsidRPr="00D54B66">
          <w:rPr>
            <w:rStyle w:val="Hyperlink"/>
          </w:rPr>
          <w:t>http://en.gazeta.ru/news/2012/06/22/a_4637745.shtml</w:t>
        </w:r>
      </w:hyperlink>
      <w:r>
        <w:t>, 7/7/12, GDI)</w:t>
      </w:r>
    </w:p>
    <w:p w:rsidR="00E022F5" w:rsidRDefault="00E022F5" w:rsidP="00E022F5">
      <w:pPr>
        <w:rPr>
          <w:sz w:val="16"/>
        </w:rPr>
      </w:pPr>
      <w:r w:rsidRPr="00823751">
        <w:rPr>
          <w:sz w:val="16"/>
        </w:rPr>
        <w:t xml:space="preserve">"If the economic recession coincides with the ongoing political unrest, it will become 'a perfect storm' for Russian stability," one of the respondents said. </w:t>
      </w:r>
      <w:r w:rsidRPr="00823751">
        <w:rPr>
          <w:rStyle w:val="StyleBoldUnderline"/>
        </w:rPr>
        <w:t>Uncertainty about whether Russia will be able to sustain the current level of oil and gas production in the future, as well as the dramatic changes in world economy, might lead to Moscow finding itself on the edge</w:t>
      </w:r>
      <w:r w:rsidRPr="00823751">
        <w:rPr>
          <w:sz w:val="16"/>
        </w:rPr>
        <w:t>, the SPIEF report says. "</w:t>
      </w:r>
      <w:r w:rsidRPr="00823751">
        <w:rPr>
          <w:rStyle w:val="StyleBoldUnderline"/>
        </w:rPr>
        <w:t>Russia is now more vulnerable to oil exports than 10 years ago</w:t>
      </w:r>
      <w:r w:rsidRPr="00823751">
        <w:rPr>
          <w:sz w:val="16"/>
        </w:rPr>
        <w:t xml:space="preserve">," one of those questioned said. "The crisis of 2008-2009 ended in a good way not because Russia managed to create strong reserves during high oil price periods, but because the price reduction did not last very long," another respondent added. </w:t>
      </w:r>
      <w:r w:rsidRPr="00823751">
        <w:rPr>
          <w:rStyle w:val="StyleBoldUnderline"/>
        </w:rPr>
        <w:t>Russia is more sensitive to external shocks</w:t>
      </w:r>
      <w:r w:rsidRPr="00823751">
        <w:rPr>
          <w:sz w:val="16"/>
        </w:rPr>
        <w:t>, such as the crisis in the Eurozone, than many people think," one of the respondents said.</w:t>
      </w:r>
    </w:p>
    <w:p w:rsidR="00E022F5" w:rsidRDefault="00E022F5" w:rsidP="00E022F5">
      <w:pPr>
        <w:pStyle w:val="Heading4"/>
      </w:pPr>
      <w:r>
        <w:t>(--) Oil price declines impact the Russian economy</w:t>
      </w:r>
    </w:p>
    <w:p w:rsidR="00E022F5" w:rsidRDefault="00E022F5" w:rsidP="00E022F5">
      <w:pPr>
        <w:rPr>
          <w:rStyle w:val="StyleStyleBold12pt"/>
        </w:rPr>
      </w:pPr>
      <w:r w:rsidRPr="00D05374">
        <w:rPr>
          <w:rStyle w:val="StyleStyleBold12pt"/>
        </w:rPr>
        <w:t>Pavliva, 7/8</w:t>
      </w:r>
    </w:p>
    <w:p w:rsidR="00E022F5" w:rsidRPr="00D05374" w:rsidRDefault="00E022F5" w:rsidP="00E022F5">
      <w:r w:rsidRPr="00D05374">
        <w:t>(</w:t>
      </w:r>
      <w:r>
        <w:t xml:space="preserve">Halia, 2012, “Worsening Outlook Sinks ADRs as CTC Tumbles: Russia Overnight” Bloomberg Press, </w:t>
      </w:r>
      <w:hyperlink r:id="rId125" w:history="1">
        <w:r w:rsidRPr="000B5125">
          <w:rPr>
            <w:rStyle w:val="Hyperlink"/>
          </w:rPr>
          <w:t>http://www.businessweek.com/news/2012-07-08/worsening-outlook-sinks-adrs-as-ctc-tumbles-russia-overnight</w:t>
        </w:r>
      </w:hyperlink>
      <w:r>
        <w:t xml:space="preserve">, 7/8, GDI) </w:t>
      </w:r>
    </w:p>
    <w:p w:rsidR="00E022F5" w:rsidRDefault="00E022F5" w:rsidP="00E022F5">
      <w:pPr>
        <w:rPr>
          <w:sz w:val="16"/>
        </w:rPr>
      </w:pPr>
      <w:r w:rsidRPr="00D05374">
        <w:rPr>
          <w:sz w:val="16"/>
        </w:rPr>
        <w:t xml:space="preserve">The worsening outlook for Russia’s economy sent CTC Media Inc. (CTCM) (CTCM) on its biggest weekly decline in five weeks in New York trading and VimpelCom Ltd.’s (VIP) (VIP) American depositary receipts down the most in a month. </w:t>
      </w:r>
      <w:r w:rsidRPr="00D05374">
        <w:rPr>
          <w:rStyle w:val="StyleBoldUnderline"/>
        </w:rPr>
        <w:t>The Bloomberg Russia-US Equity Index</w:t>
      </w:r>
      <w:r w:rsidRPr="00D05374">
        <w:rPr>
          <w:sz w:val="16"/>
        </w:rPr>
        <w:t xml:space="preserve"> (RUS14BN) </w:t>
      </w:r>
      <w:r w:rsidRPr="00D05374">
        <w:rPr>
          <w:rStyle w:val="StyleBoldUnderline"/>
        </w:rPr>
        <w:t>of the most-traded Russian companies in New York lost 1.1</w:t>
      </w:r>
      <w:r w:rsidRPr="00D05374">
        <w:rPr>
          <w:sz w:val="16"/>
        </w:rPr>
        <w:t xml:space="preserve"> percent to 89.03 </w:t>
      </w:r>
      <w:r w:rsidRPr="00D05374">
        <w:rPr>
          <w:rStyle w:val="StyleBoldUnderline"/>
        </w:rPr>
        <w:t xml:space="preserve">on July 6, the lowest level since June 29 </w:t>
      </w:r>
      <w:r w:rsidRPr="00D05374">
        <w:rPr>
          <w:sz w:val="16"/>
        </w:rPr>
        <w:t>as U.S. unemployment data sank oil, Russia’s biggest export earner. CTC Media, which owns the fifth most-watched television channel in Russia, posted the biggest weekly retreat in five weeks, while VimpelCom, the world’s sixth-biggest mobile phone provider, sank 4.1 percent. Futures expiring in September rose 0.5 percent to 134,975. “</w:t>
      </w:r>
      <w:r w:rsidRPr="00D05374">
        <w:rPr>
          <w:rStyle w:val="StyleBoldUnderline"/>
        </w:rPr>
        <w:t>A decline in oil price affects not just energy stocks, it has a lot of impact on the whole market because oil means economy in Russia</w:t>
      </w:r>
      <w:r w:rsidRPr="00D05374">
        <w:rPr>
          <w:sz w:val="16"/>
        </w:rPr>
        <w:t>,” Vladimir Savov, an analyst at Otkritie Financial Corp., said by phone on July 6 from Moscow.</w:t>
      </w:r>
    </w:p>
    <w:p w:rsidR="00E022F5" w:rsidRDefault="00E022F5" w:rsidP="00E022F5">
      <w:pPr>
        <w:pStyle w:val="Heading3"/>
      </w:pPr>
      <w:bookmarkStart w:id="164" w:name="_Toc335830426"/>
      <w:bookmarkStart w:id="165" w:name="_Toc349306986"/>
      <w:bookmarkStart w:id="166" w:name="_Toc360210089"/>
      <w:bookmarkStart w:id="167" w:name="_Toc360210187"/>
      <w:r>
        <w:t>Russian Econ Down</w:t>
      </w:r>
      <w:bookmarkEnd w:id="164"/>
      <w:bookmarkEnd w:id="165"/>
      <w:bookmarkEnd w:id="166"/>
      <w:bookmarkEnd w:id="167"/>
    </w:p>
    <w:p w:rsidR="00E022F5" w:rsidRDefault="00E022F5" w:rsidP="00E022F5">
      <w:pPr>
        <w:pStyle w:val="Heading4"/>
      </w:pPr>
      <w:r>
        <w:t>(--) Russian economic growth slowing now:</w:t>
      </w:r>
    </w:p>
    <w:p w:rsidR="00E022F5" w:rsidRDefault="00E022F5" w:rsidP="00E022F5">
      <w:pPr>
        <w:ind w:firstLine="360"/>
      </w:pPr>
      <w:r>
        <w:t xml:space="preserve">Milda </w:t>
      </w:r>
      <w:r w:rsidRPr="00EC2B5B">
        <w:rPr>
          <w:rFonts w:ascii="Arial Narrow" w:hAnsi="Arial Narrow"/>
          <w:b/>
          <w:u w:val="thick"/>
          <w:lang w:bidi="en-US"/>
        </w:rPr>
        <w:t>Seputyte, 8/10/2012</w:t>
      </w:r>
      <w:r>
        <w:t xml:space="preserve"> (staff writer, “Russia’s Economy Expanded 4% in Second Quarter, Slowest in Year,”</w:t>
      </w:r>
    </w:p>
    <w:p w:rsidR="00E022F5" w:rsidRDefault="00E022F5" w:rsidP="00E022F5">
      <w:pPr>
        <w:ind w:left="360"/>
      </w:pPr>
      <w:hyperlink r:id="rId126" w:history="1">
        <w:r w:rsidRPr="00F957BE">
          <w:rPr>
            <w:rStyle w:val="Hyperlink"/>
          </w:rPr>
          <w:t>http://www.businessweek.com/news/2012-08-10/russia-s-economy-expanded-4-percent-in-second-quarter-slowest-in-year</w:t>
        </w:r>
      </w:hyperlink>
      <w:r>
        <w:rPr>
          <w:rStyle w:val="Hyperlink"/>
        </w:rPr>
        <w:t>, Accessed 8/18/2012, rwg)</w:t>
      </w:r>
    </w:p>
    <w:p w:rsidR="00E022F5" w:rsidRPr="00EC2B5B" w:rsidRDefault="00E022F5" w:rsidP="00E022F5">
      <w:pPr>
        <w:rPr>
          <w:sz w:val="16"/>
        </w:rPr>
      </w:pPr>
      <w:r w:rsidRPr="00EC2B5B">
        <w:rPr>
          <w:rStyle w:val="StyleBoldUnderline"/>
        </w:rPr>
        <w:t xml:space="preserve">Russia’s economic expansion eased in the second quarter to the </w:t>
      </w:r>
      <w:r w:rsidRPr="00EC2B5B">
        <w:rPr>
          <w:rStyle w:val="Emphasis"/>
        </w:rPr>
        <w:t>slowest pace in a year</w:t>
      </w:r>
      <w:r w:rsidRPr="00EC2B5B">
        <w:rPr>
          <w:rStyle w:val="StyleBoldUnderline"/>
        </w:rPr>
        <w:t xml:space="preserve"> as weaker growth in China and Europe’s debt crisis curbed demand for its commodities exports.  Gross domestic product rose 4 percent from a year earlier, the </w:t>
      </w:r>
      <w:r w:rsidRPr="00EC2B5B">
        <w:rPr>
          <w:rStyle w:val="Emphasis"/>
        </w:rPr>
        <w:t>weakest pace</w:t>
      </w:r>
      <w:r w:rsidRPr="00EC2B5B">
        <w:rPr>
          <w:rStyle w:val="StyleBoldUnderline"/>
        </w:rPr>
        <w:t xml:space="preserve"> since the same quarter of 2011</w:t>
      </w:r>
      <w:r w:rsidRPr="00EC2B5B">
        <w:rPr>
          <w:sz w:val="16"/>
        </w:rPr>
        <w:t xml:space="preserve"> and down from 4.9 percent in the January-March period, the Federal Statistics Service in Moscow said today in an e-mailed statement. That matched the median estimate of 18 economists in a Bloomberg survey, with forecasts ranging from 3.6 percent to 5.6 percent.</w:t>
      </w:r>
    </w:p>
    <w:p w:rsidR="00E022F5" w:rsidRDefault="00E022F5" w:rsidP="00E022F5">
      <w:pPr>
        <w:pStyle w:val="Heading3"/>
      </w:pPr>
      <w:bookmarkStart w:id="168" w:name="_Toc335830427"/>
      <w:bookmarkStart w:id="169" w:name="_Toc349306987"/>
      <w:bookmarkStart w:id="170" w:name="_Toc360210090"/>
      <w:bookmarkStart w:id="171" w:name="_Toc360210188"/>
      <w:r>
        <w:t>Russian Stability Down</w:t>
      </w:r>
      <w:bookmarkEnd w:id="168"/>
      <w:bookmarkEnd w:id="169"/>
      <w:bookmarkEnd w:id="170"/>
      <w:bookmarkEnd w:id="171"/>
      <w:r>
        <w:t xml:space="preserve"> </w:t>
      </w:r>
    </w:p>
    <w:p w:rsidR="00E022F5" w:rsidRDefault="00E022F5" w:rsidP="00E022F5">
      <w:pPr>
        <w:pStyle w:val="Heading4"/>
      </w:pPr>
      <w:r>
        <w:t>(--) Russian political stability low now</w:t>
      </w:r>
    </w:p>
    <w:p w:rsidR="00E022F5" w:rsidRPr="00BC4E51" w:rsidRDefault="00E022F5" w:rsidP="00E022F5">
      <w:pPr>
        <w:rPr>
          <w:rStyle w:val="StyleStyleBold12pt"/>
        </w:rPr>
      </w:pPr>
      <w:r w:rsidRPr="00BC4E51">
        <w:rPr>
          <w:rStyle w:val="StyleStyleBold12pt"/>
        </w:rPr>
        <w:t xml:space="preserve">Shevtsova, 5/30 </w:t>
      </w:r>
    </w:p>
    <w:p w:rsidR="00E022F5" w:rsidRPr="00E5302E" w:rsidRDefault="00E022F5" w:rsidP="00E022F5">
      <w:r>
        <w:t xml:space="preserve">(Lilia, writer for Carnegie Moscow Center, 2012, “Russia is Awakening: Will it implode or transform?” Carnegie Moscow Center, </w:t>
      </w:r>
      <w:hyperlink r:id="rId127" w:history="1">
        <w:r w:rsidRPr="000B5125">
          <w:rPr>
            <w:rStyle w:val="Hyperlink"/>
          </w:rPr>
          <w:t>http://carnegie.ru/publications/?fa=48278&amp;solr_hilite=political#</w:t>
        </w:r>
      </w:hyperlink>
      <w:r>
        <w:t>, 7/9/12, MDRJ)</w:t>
      </w:r>
    </w:p>
    <w:p w:rsidR="00E022F5" w:rsidRPr="00E5302E" w:rsidRDefault="00E022F5" w:rsidP="00E022F5">
      <w:pPr>
        <w:rPr>
          <w:sz w:val="16"/>
        </w:rPr>
      </w:pPr>
      <w:r w:rsidRPr="00E5302E">
        <w:rPr>
          <w:sz w:val="16"/>
        </w:rPr>
        <w:t>Have you ever seen how a tsunami begins? The first wave comes slowly and subsides, then another one dies in the sand, and another one... until, after a treacherous lull, the water rises high and crushes everything in its way. This is what Russia may have in store -</w:t>
      </w:r>
      <w:r w:rsidRPr="00E5302E">
        <w:rPr>
          <w:rStyle w:val="StyleBoldUnderline"/>
        </w:rPr>
        <w:t xml:space="preserve"> the country has already passed the fork before which other options might have been</w:t>
      </w:r>
      <w:r w:rsidRPr="00E5302E">
        <w:rPr>
          <w:sz w:val="16"/>
        </w:rPr>
        <w:t xml:space="preserve"> (at least, theoretically) </w:t>
      </w:r>
      <w:r w:rsidRPr="00E5302E">
        <w:rPr>
          <w:rStyle w:val="StyleBoldUnderline"/>
        </w:rPr>
        <w:t xml:space="preserve">feasible. Russia has once again failed to find a graceful exit from its centuries-long wanderings in the dark and is instead rushing along a familiar path of fury, rebellion and revenge. Putin's return to the Kremlin and the ruling team's arrogant demonstration that they are prepared to rule indefinitely have buried all hopes of a velvet reform from the top, leaving Russia only one solution </w:t>
      </w:r>
      <w:r w:rsidRPr="00E5302E">
        <w:rPr>
          <w:sz w:val="16"/>
        </w:rPr>
        <w:t xml:space="preserve">- pressure from below. </w:t>
      </w:r>
      <w:r w:rsidRPr="00E5302E">
        <w:rPr>
          <w:rStyle w:val="StyleBoldUnderline"/>
        </w:rPr>
        <w:t>Revolution has always been Russia's way of cleansing the scene for another cycle of personalised power, each time in a more ruthless and predatory form. It is still unclear this time whether Russia can free itself from its historical trap and find another way out of its predicament</w:t>
      </w:r>
      <w:r w:rsidRPr="00E5302E">
        <w:rPr>
          <w:sz w:val="16"/>
        </w:rPr>
        <w:t>.</w:t>
      </w:r>
    </w:p>
    <w:p w:rsidR="00E022F5" w:rsidRDefault="00E022F5" w:rsidP="00E022F5">
      <w:pPr>
        <w:pStyle w:val="Heading4"/>
      </w:pPr>
      <w:r>
        <w:t xml:space="preserve">(--) Russian stability </w:t>
      </w:r>
      <w:r w:rsidRPr="00EE6C89">
        <w:t>low</w:t>
      </w:r>
      <w:r>
        <w:t xml:space="preserve"> now</w:t>
      </w:r>
    </w:p>
    <w:p w:rsidR="00E022F5" w:rsidRPr="00BC4E51" w:rsidRDefault="00E022F5" w:rsidP="00E022F5">
      <w:pPr>
        <w:rPr>
          <w:rStyle w:val="StyleStyleBold12pt"/>
        </w:rPr>
      </w:pPr>
      <w:r w:rsidRPr="00BC4E51">
        <w:rPr>
          <w:rStyle w:val="StyleStyleBold12pt"/>
        </w:rPr>
        <w:t xml:space="preserve">Shevtsova, 5/30 </w:t>
      </w:r>
    </w:p>
    <w:p w:rsidR="00E022F5" w:rsidRPr="00E5302E" w:rsidRDefault="00E022F5" w:rsidP="00E022F5">
      <w:r>
        <w:t xml:space="preserve">(Lilia, writer for Carnegie Moscow Center, 2012, “Russia is Awakening: Will it implode or transform?” Carnegie Moscow Center, </w:t>
      </w:r>
      <w:hyperlink r:id="rId128" w:history="1">
        <w:r w:rsidRPr="000B5125">
          <w:rPr>
            <w:rStyle w:val="Hyperlink"/>
          </w:rPr>
          <w:t>http://carnegie.ru/publications/?fa=48278&amp;solr_hilite=political#</w:t>
        </w:r>
      </w:hyperlink>
      <w:r>
        <w:t>, 7/9/12, MDRJ)</w:t>
      </w:r>
    </w:p>
    <w:p w:rsidR="00E022F5" w:rsidRPr="00EE6C89" w:rsidRDefault="00E022F5" w:rsidP="00E022F5">
      <w:pPr>
        <w:rPr>
          <w:sz w:val="16"/>
        </w:rPr>
      </w:pPr>
      <w:r w:rsidRPr="00EE6C89">
        <w:rPr>
          <w:sz w:val="16"/>
        </w:rPr>
        <w:t xml:space="preserve">The patient may have woken, but he cannot yet leave the hospital where he has been kept for years, drugged and tangled. His keepers have rushed to silence him - if cajoling will not help they are ready to shackle him. But he is becoming more and more restless. And at some point he may become so agitated that he will destroy everything around him. At the moment, though, the patient seems ready to allow his keepers to calm him down. But in </w:t>
      </w:r>
      <w:r w:rsidRPr="00EE6C89">
        <w:rPr>
          <w:rStyle w:val="StyleBoldUnderline"/>
        </w:rPr>
        <w:t>Russia impressions can be deceptive</w:t>
      </w:r>
      <w:r w:rsidRPr="00EE6C89">
        <w:rPr>
          <w:sz w:val="16"/>
        </w:rPr>
        <w:t xml:space="preserve">. </w:t>
      </w:r>
      <w:r w:rsidRPr="00EE6C89">
        <w:rPr>
          <w:rStyle w:val="StyleBoldUnderline"/>
        </w:rPr>
        <w:t>There are many factors that continue to mitigate the Russian situation and could keep both Putin's regime and the system limping on for an indefinite time.</w:t>
      </w:r>
      <w:r w:rsidRPr="00EE6C89">
        <w:rPr>
          <w:sz w:val="16"/>
        </w:rPr>
        <w:t xml:space="preserve"> </w:t>
      </w:r>
      <w:r w:rsidRPr="00EE6C89">
        <w:rPr>
          <w:rStyle w:val="StyleBoldUnderline"/>
        </w:rPr>
        <w:t>The key</w:t>
      </w:r>
      <w:r w:rsidRPr="00EE6C89">
        <w:rPr>
          <w:sz w:val="16"/>
        </w:rPr>
        <w:t xml:space="preserve"> economic and </w:t>
      </w:r>
      <w:r w:rsidRPr="00EE6C89">
        <w:rPr>
          <w:rStyle w:val="StyleBoldUnderline"/>
        </w:rPr>
        <w:t>political conditions</w:t>
      </w:r>
      <w:r w:rsidRPr="00EE6C89">
        <w:rPr>
          <w:sz w:val="16"/>
        </w:rPr>
        <w:t xml:space="preserve"> for maintaining the Russian status quo </w:t>
      </w:r>
      <w:r w:rsidRPr="00EE6C89">
        <w:rPr>
          <w:rStyle w:val="StyleBoldUnderline"/>
        </w:rPr>
        <w:t>are well known</w:t>
      </w:r>
      <w:r w:rsidRPr="00EE6C89">
        <w:rPr>
          <w:sz w:val="16"/>
        </w:rPr>
        <w:t xml:space="preserve">: the deep-reaching demoralisation of society; the people's populist expectations, still looking with hope to the state; the squabbles and infighting among the opposition groups and its leaders; and the lack of a consolidated political alternative that could acquire a broad social base. Other factors are well known by all Russia observers. </w:t>
      </w:r>
    </w:p>
    <w:p w:rsidR="00E022F5" w:rsidRDefault="00E022F5" w:rsidP="00E022F5">
      <w:pPr>
        <w:pStyle w:val="Heading4"/>
      </w:pPr>
      <w:r>
        <w:t>(--) Putin is losing political stability</w:t>
      </w:r>
    </w:p>
    <w:p w:rsidR="00E022F5" w:rsidRPr="00BC4E51" w:rsidRDefault="00E022F5" w:rsidP="00E022F5">
      <w:pPr>
        <w:rPr>
          <w:rStyle w:val="StyleStyleBold12pt"/>
        </w:rPr>
      </w:pPr>
      <w:r w:rsidRPr="00BC4E51">
        <w:rPr>
          <w:rStyle w:val="StyleStyleBold12pt"/>
        </w:rPr>
        <w:t xml:space="preserve">Shevtsova, </w:t>
      </w:r>
      <w:r>
        <w:rPr>
          <w:rStyle w:val="StyleStyleBold12pt"/>
        </w:rPr>
        <w:t>6/26</w:t>
      </w:r>
      <w:r w:rsidRPr="00BC4E51">
        <w:rPr>
          <w:rStyle w:val="StyleStyleBold12pt"/>
        </w:rPr>
        <w:t xml:space="preserve"> </w:t>
      </w:r>
    </w:p>
    <w:p w:rsidR="00E022F5" w:rsidRPr="00F32CC4" w:rsidRDefault="00E022F5" w:rsidP="00E022F5">
      <w:r>
        <w:t>(Lilia, writer for Carnegie Moscow Center, 2012, “Putin's Ironic Potential” Carnegie Moscow Center, http://carnegie.ru/publications/?fa=48666&amp;solr_hilite=stability, 7/9/12, MDRJ)</w:t>
      </w:r>
    </w:p>
    <w:p w:rsidR="00E022F5" w:rsidRDefault="00E022F5" w:rsidP="00E022F5">
      <w:pPr>
        <w:rPr>
          <w:rStyle w:val="StyleBoldUnderline"/>
        </w:rPr>
      </w:pPr>
      <w:r w:rsidRPr="00F32CC4">
        <w:rPr>
          <w:sz w:val="16"/>
        </w:rPr>
        <w:t xml:space="preserve">Vladimir </w:t>
      </w:r>
      <w:r w:rsidRPr="00F32CC4">
        <w:rPr>
          <w:rStyle w:val="StyleBoldUnderline"/>
        </w:rPr>
        <w:t>Putin’s recapture of the Russian presidency has been met with widespread derision</w:t>
      </w:r>
      <w:r w:rsidRPr="00F32CC4">
        <w:rPr>
          <w:sz w:val="16"/>
        </w:rPr>
        <w:t>, both at home and abroad. But the autocrat’s return to the Kremlin could be Russia’s best hope to escape stagnation. With his open contempt for Russian society – exemplified in his mocking response to widespread demonstrations – as well as his arrogance, readiness to stifle dissent, and fear of competition</w:t>
      </w:r>
      <w:r w:rsidRPr="00F32CC4">
        <w:rPr>
          <w:rStyle w:val="StyleBoldUnderline"/>
        </w:rPr>
        <w:t>, Putin has singlehandedly quashed the long-held myth that</w:t>
      </w:r>
      <w:r w:rsidRPr="00F32CC4">
        <w:rPr>
          <w:sz w:val="16"/>
        </w:rPr>
        <w:t xml:space="preserve"> he himself propagated: </w:t>
      </w:r>
      <w:r w:rsidRPr="00F32CC4">
        <w:rPr>
          <w:rStyle w:val="StyleBoldUnderline"/>
        </w:rPr>
        <w:t>personalized power can modernize the country while preserving stability</w:t>
      </w:r>
      <w:r w:rsidRPr="00F32CC4">
        <w:rPr>
          <w:sz w:val="16"/>
        </w:rPr>
        <w:t xml:space="preserve">. To be sure, Putin’s Kremlin – and his corrupt cohorts – still calls the shots. And, while his decision to return to the presidency has vexed the most dynamic elements of Russia’s urban population, the rest of the country’s citizens remain unhappy but quiescent. Likewise, Russia’s demoralized intellectuals and political class, on whom the population relies to advocate change, neglect to act. </w:t>
      </w:r>
      <w:r w:rsidRPr="00F32CC4">
        <w:rPr>
          <w:rStyle w:val="StyleBoldUnderline"/>
        </w:rPr>
        <w:t>The global rise in oil prices, endemic fear of change, lack of a viable alternative, and reliance on state hand-outs are keeping Russia in a state of inertia.</w:t>
      </w:r>
    </w:p>
    <w:p w:rsidR="00E022F5" w:rsidRDefault="00E022F5" w:rsidP="00E022F5">
      <w:pPr>
        <w:rPr>
          <w:rStyle w:val="StyleBoldUnderline"/>
        </w:rPr>
      </w:pPr>
      <w:r>
        <w:rPr>
          <w:rStyle w:val="StyleBoldUnderline"/>
        </w:rPr>
        <w:br w:type="page"/>
      </w:r>
    </w:p>
    <w:p w:rsidR="00E022F5" w:rsidRDefault="00E022F5" w:rsidP="00E022F5">
      <w:pPr>
        <w:pStyle w:val="Heading3"/>
      </w:pPr>
      <w:bookmarkStart w:id="172" w:name="_Toc349306988"/>
      <w:bookmarkStart w:id="173" w:name="_Toc360210091"/>
      <w:bookmarkStart w:id="174" w:name="_Toc360210189"/>
      <w:r>
        <w:t>Extensions:  China Key, not US</w:t>
      </w:r>
      <w:bookmarkEnd w:id="172"/>
      <w:bookmarkEnd w:id="173"/>
      <w:bookmarkEnd w:id="174"/>
    </w:p>
    <w:p w:rsidR="00E022F5" w:rsidRDefault="00E022F5" w:rsidP="00E022F5">
      <w:pPr>
        <w:pStyle w:val="Heading4"/>
      </w:pPr>
      <w:r>
        <w:t>China will tradeoff with U.S. Oil buying</w:t>
      </w:r>
    </w:p>
    <w:p w:rsidR="00E022F5" w:rsidRDefault="00E022F5" w:rsidP="00E022F5">
      <w:r w:rsidRPr="00490A6D">
        <w:t>Alexander Kilyakov</w:t>
      </w:r>
      <w:r>
        <w:t xml:space="preserve"> </w:t>
      </w:r>
      <w:r w:rsidRPr="00490A6D">
        <w:t>January 14, 2013</w:t>
      </w:r>
      <w:r>
        <w:t xml:space="preserve"> [</w:t>
      </w:r>
      <w:r w:rsidRPr="00490A6D">
        <w:t>Russia invites China to buy more oil</w:t>
      </w:r>
      <w:r>
        <w:t>]</w:t>
      </w:r>
      <w:r w:rsidRPr="00864828">
        <w:t xml:space="preserve"> http://rbth.asia/articles/2013/01/14/russia_invites_china_to_buy_more_oil_21487.html</w:t>
      </w:r>
    </w:p>
    <w:p w:rsidR="00E022F5" w:rsidRDefault="00E022F5" w:rsidP="00E022F5"/>
    <w:p w:rsidR="00E022F5" w:rsidRPr="00490A6D" w:rsidRDefault="00E022F5" w:rsidP="00E022F5">
      <w:pPr>
        <w:rPr>
          <w:sz w:val="14"/>
        </w:rPr>
      </w:pPr>
      <w:r w:rsidRPr="00490A6D">
        <w:rPr>
          <w:rStyle w:val="StyleBoldUnderline"/>
        </w:rPr>
        <w:t>The Russian oil company Rosneft has invited China’s CNPC to discuss a potential increase in oil supplies.</w:t>
      </w:r>
      <w:r w:rsidRPr="00490A6D">
        <w:rPr>
          <w:sz w:val="14"/>
        </w:rPr>
        <w:t xml:space="preserve"> The talks are scheduled for 14 January, according to Interfax, citing a source at CNPC. The negotiations are expected to focus on oil supplies from Russia to China through Kazakhstan via the Atasu-Alashankou oil pipeline. The pipeline was completed back in 2005; deliveries started in 2006, before being suspended in 2010. </w:t>
      </w:r>
      <w:r w:rsidRPr="00490A6D">
        <w:rPr>
          <w:rStyle w:val="StyleBoldUnderline"/>
        </w:rPr>
        <w:t>The negotiations on increasing oil supplies have taken on a new dimension since Rosneft and CNPC managed to agree on a change in oil prices</w:t>
      </w:r>
      <w:r>
        <w:t xml:space="preserve">, </w:t>
      </w:r>
      <w:r w:rsidRPr="00490A6D">
        <w:rPr>
          <w:sz w:val="12"/>
        </w:rPr>
        <w:t>RBC analyst Timofey Shatskikh has said</w:t>
      </w:r>
      <w:r w:rsidRPr="0034487E">
        <w:rPr>
          <w:sz w:val="12"/>
          <w:highlight w:val="yellow"/>
        </w:rPr>
        <w:t xml:space="preserve">. </w:t>
      </w:r>
      <w:r w:rsidRPr="0034487E">
        <w:rPr>
          <w:rStyle w:val="StyleBoldUnderline"/>
          <w:highlight w:val="yellow"/>
        </w:rPr>
        <w:t>Both Russia and China have expressed an interest in increasing oil supplies over recent years</w:t>
      </w:r>
      <w:r>
        <w:t xml:space="preserve"> </w:t>
      </w:r>
      <w:r w:rsidRPr="00490A6D">
        <w:rPr>
          <w:sz w:val="12"/>
        </w:rPr>
        <w:t>but two factors have stood in the way. On the one hand, transportation capacity was very limited. On the other, China insisted on a discount. Both issues were resolved in 2011 and 2012. Supplies of Russian oil via the Eastern Siberia–Pacific Ocean pipeline were launched on 1 January 2011. 30 mn metric tonnes of oil have been pumped during the past two years. Last year, Rosneft and CNPC made a deal on a discount. Rosneft has agreed to reduce the price for its Chinese partner by $1.5/bbl. “Now that the key problems and disagreements have been resolved, a return to talks on increased supplies appears to make sense”, Shatskikh said. “What’s more, we have an effectively idle oil pipeline in Kazakhstan and need to expand our presence in Asia. And the Chinese economy apparently needs oil”, he added. In general,</w:t>
      </w:r>
      <w:r>
        <w:t xml:space="preserve"> </w:t>
      </w:r>
      <w:r w:rsidRPr="0034487E">
        <w:rPr>
          <w:rStyle w:val="StyleBoldUnderline"/>
          <w:highlight w:val="yellow"/>
        </w:rPr>
        <w:t>with Russian-Chinese relations rising to a new qualitative level, an increase in oil supplies is more than probable</w:t>
      </w:r>
      <w:r w:rsidRPr="0034487E">
        <w:rPr>
          <w:rStyle w:val="StyleBoldUnderline"/>
          <w:sz w:val="12"/>
          <w:highlight w:val="yellow"/>
        </w:rPr>
        <w:t>,</w:t>
      </w:r>
      <w:r w:rsidRPr="00490A6D">
        <w:rPr>
          <w:sz w:val="12"/>
        </w:rPr>
        <w:t xml:space="preserve"> according to Alexei Maslov, head of the Oriental Studies Department of the Higher School of Economics. “The relations have become visibly more active and inter-party ties have begun for the first time; for example, United Russia and the Chinese Communist Party are holding consultations. Secondly, </w:t>
      </w:r>
      <w:r w:rsidRPr="0034487E">
        <w:rPr>
          <w:rStyle w:val="StyleBoldUnderline"/>
          <w:highlight w:val="yellow"/>
        </w:rPr>
        <w:t>not only has the number of visits increased but also more Russian decision-makers are visiting China. So it might be said that the relations are expanding in general</w:t>
      </w:r>
      <w:r w:rsidRPr="00490A6D">
        <w:rPr>
          <w:sz w:val="14"/>
        </w:rPr>
        <w:t>”, the expert said.</w:t>
      </w:r>
    </w:p>
    <w:p w:rsidR="00E022F5" w:rsidRPr="00F32CC4" w:rsidRDefault="00E022F5" w:rsidP="00E022F5">
      <w:pPr>
        <w:rPr>
          <w:rStyle w:val="StyleBoldUnderline"/>
        </w:rPr>
      </w:pPr>
    </w:p>
    <w:p w:rsidR="00E022F5" w:rsidRDefault="00E022F5" w:rsidP="00E022F5">
      <w:pPr>
        <w:rPr>
          <w:sz w:val="16"/>
        </w:rPr>
      </w:pPr>
    </w:p>
    <w:p w:rsidR="00E022F5" w:rsidRPr="00FD6E65" w:rsidRDefault="00E022F5" w:rsidP="00E022F5"/>
    <w:p w:rsidR="00E022F5" w:rsidRDefault="00E022F5" w:rsidP="00E022F5">
      <w:pPr>
        <w:pStyle w:val="Heading3"/>
      </w:pPr>
      <w:bookmarkStart w:id="175" w:name="_Toc335830428"/>
      <w:bookmarkStart w:id="176" w:name="_Toc349306989"/>
      <w:bookmarkStart w:id="177" w:name="_Toc360210092"/>
      <w:bookmarkStart w:id="178" w:name="_Toc360210190"/>
      <w:r>
        <w:t>Reforms Extensions</w:t>
      </w:r>
      <w:bookmarkEnd w:id="175"/>
      <w:bookmarkEnd w:id="176"/>
      <w:bookmarkEnd w:id="177"/>
      <w:bookmarkEnd w:id="178"/>
    </w:p>
    <w:p w:rsidR="00E022F5" w:rsidRDefault="00E022F5" w:rsidP="00E022F5">
      <w:pPr>
        <w:pStyle w:val="Heading4"/>
      </w:pPr>
      <w:r>
        <w:t>(--) Removing the oil cushion allows Russian economic reforms to kick in:</w:t>
      </w:r>
    </w:p>
    <w:p w:rsidR="00E022F5" w:rsidRDefault="00E022F5" w:rsidP="00E022F5">
      <w:pPr>
        <w:ind w:firstLine="720"/>
      </w:pPr>
      <w:r>
        <w:t xml:space="preserve">Charles </w:t>
      </w:r>
      <w:r w:rsidRPr="00012935">
        <w:rPr>
          <w:rStyle w:val="StyleStyleBold12pt"/>
        </w:rPr>
        <w:t>Clover, 10/3/2012</w:t>
      </w:r>
      <w:r>
        <w:t xml:space="preserve"> (staff writer, “Russia faces end of petrodollar surplus,”</w:t>
      </w:r>
    </w:p>
    <w:p w:rsidR="00E022F5" w:rsidRDefault="00E022F5" w:rsidP="00E022F5">
      <w:pPr>
        <w:ind w:left="720"/>
      </w:pPr>
      <w:hyperlink r:id="rId129" w:anchor="axzz28HZgmwaJ" w:history="1">
        <w:r w:rsidRPr="006E2A53">
          <w:rPr>
            <w:rStyle w:val="Hyperlink"/>
          </w:rPr>
          <w:t>http://www.ft.com/cms/s/0/313c4ffc-0d6e-11e2-bfcb-00144feabdc0.html#axzz28HZgmwaJ</w:t>
        </w:r>
      </w:hyperlink>
      <w:r>
        <w:t>, Accessed 10/3/2012, rwg)</w:t>
      </w:r>
    </w:p>
    <w:p w:rsidR="00E022F5" w:rsidRPr="00012935" w:rsidRDefault="00E022F5" w:rsidP="00E022F5">
      <w:pPr>
        <w:rPr>
          <w:sz w:val="16"/>
        </w:rPr>
      </w:pPr>
      <w:r w:rsidRPr="00012935">
        <w:rPr>
          <w:sz w:val="16"/>
        </w:rPr>
        <w:t>Economists are quick to point out that oil could still appreciate – the central bank projects that, with oil under $130 a barrel, Russia could run a $51bn surplus in 2015 – but imports will eventually outpace exports as Russians make up for the deprivations of communism by consuming at a prodigious rate.</w:t>
      </w:r>
      <w:r w:rsidRPr="00012935">
        <w:rPr>
          <w:sz w:val="12"/>
        </w:rPr>
        <w:t>¶</w:t>
      </w:r>
      <w:r w:rsidRPr="00012935">
        <w:rPr>
          <w:sz w:val="16"/>
        </w:rPr>
        <w:t xml:space="preserve"> </w:t>
      </w:r>
      <w:r w:rsidRPr="00012935">
        <w:rPr>
          <w:rStyle w:val="StyleBoldUnderline"/>
          <w:highlight w:val="yellow"/>
        </w:rPr>
        <w:t>The removal of the petrodollar pillow could finally force the government to reform its economy and legal system in an effort to become an attractive destination for foreign investment.</w:t>
      </w:r>
      <w:r w:rsidRPr="00012935">
        <w:rPr>
          <w:rStyle w:val="StyleBoldUnderline"/>
          <w:sz w:val="12"/>
          <w:highlight w:val="yellow"/>
        </w:rPr>
        <w:t>¶</w:t>
      </w:r>
      <w:r w:rsidRPr="00012935">
        <w:rPr>
          <w:rStyle w:val="StyleBoldUnderline"/>
          <w:highlight w:val="yellow"/>
        </w:rPr>
        <w:t xml:space="preserve"> “The deficits will need to be financed</w:t>
      </w:r>
      <w:r w:rsidRPr="00012935">
        <w:rPr>
          <w:sz w:val="16"/>
        </w:rPr>
        <w:t xml:space="preserve"> either by running down international reserves, thus putting significant pressure on the exchange rate, inflation and the broader economy, or, </w:t>
      </w:r>
      <w:r w:rsidRPr="00012935">
        <w:rPr>
          <w:rStyle w:val="StyleBoldUnderline"/>
          <w:highlight w:val="yellow"/>
        </w:rPr>
        <w:t>preferably, by improving domestic business climate in order to attract foreign direct investment and flows into the stock market</w:t>
      </w:r>
      <w:r w:rsidRPr="00012935">
        <w:rPr>
          <w:sz w:val="16"/>
        </w:rPr>
        <w:t>,” Mr Tchakarov said.</w:t>
      </w:r>
    </w:p>
    <w:p w:rsidR="00E022F5" w:rsidRDefault="00E022F5" w:rsidP="00E022F5">
      <w:pPr>
        <w:pStyle w:val="Heading4"/>
      </w:pPr>
      <w:r>
        <w:t>(--) Without economic reform, economic collapse is inevitable despite high oil prices</w:t>
      </w:r>
    </w:p>
    <w:p w:rsidR="00E022F5" w:rsidRPr="00755D61" w:rsidRDefault="00E022F5" w:rsidP="00E022F5">
      <w:r w:rsidRPr="00755D61">
        <w:rPr>
          <w:rStyle w:val="StyleStyleBold12pt"/>
        </w:rPr>
        <w:t>RT, 12</w:t>
      </w:r>
      <w:r>
        <w:rPr>
          <w:rStyle w:val="StyleStyleBold12pt"/>
        </w:rPr>
        <w:t xml:space="preserve"> </w:t>
      </w:r>
      <w:r>
        <w:t xml:space="preserve">(3/27, RT, “Oil prices: The make or break of the Russian economy - World Bank,” </w:t>
      </w:r>
      <w:hyperlink r:id="rId130" w:history="1">
        <w:r w:rsidRPr="00875A5E">
          <w:rPr>
            <w:rStyle w:val="Hyperlink"/>
          </w:rPr>
          <w:t>http://rt.com/business/news/world-bank-report-russia-543/</w:t>
        </w:r>
      </w:hyperlink>
      <w:r>
        <w:t>, Accessed: 7/11/12, GJV)</w:t>
      </w:r>
    </w:p>
    <w:p w:rsidR="00E022F5" w:rsidRPr="00CE5F43" w:rsidRDefault="00E022F5" w:rsidP="00E022F5">
      <w:pPr>
        <w:rPr>
          <w:sz w:val="16"/>
        </w:rPr>
      </w:pPr>
      <w:r w:rsidRPr="00755D61">
        <w:rPr>
          <w:rStyle w:val="StyleBoldUnderline"/>
        </w:rPr>
        <w:t>Russia has to thank high oil prices for the better state of its economy.</w:t>
      </w:r>
      <w:r w:rsidRPr="00CE5F43">
        <w:rPr>
          <w:sz w:val="16"/>
        </w:rPr>
        <w:t xml:space="preserve"> A World Bank report says it has the edge over other emerging countries and the EU, </w:t>
      </w:r>
      <w:r w:rsidRPr="00755D61">
        <w:rPr>
          <w:rStyle w:val="StyleBoldUnderline"/>
        </w:rPr>
        <w:t xml:space="preserve">but </w:t>
      </w:r>
      <w:r w:rsidRPr="00A561F5">
        <w:rPr>
          <w:rStyle w:val="StyleBoldUnderline"/>
          <w:highlight w:val="yellow"/>
        </w:rPr>
        <w:t>the rosy picture will become bleaker unless the country deals with a number of challenges.</w:t>
      </w:r>
      <w:r w:rsidRPr="00CE5F43">
        <w:rPr>
          <w:sz w:val="16"/>
        </w:rPr>
        <w:t xml:space="preserve"> The growth rose from 3.8% year-on-year in the first half to 4.8% in the second half of 2011 and in September was 0.3% better than predicted in the previous Russian Economic Report. </w:t>
      </w:r>
      <w:r w:rsidRPr="00A561F5">
        <w:rPr>
          <w:rStyle w:val="StyleBoldUnderline"/>
          <w:highlight w:val="yellow"/>
        </w:rPr>
        <w:t>Restocking and growing consumptions were the most important growth drivers in 2011 after the sharp decline in 2009</w:t>
      </w:r>
      <w:r w:rsidRPr="00755D61">
        <w:rPr>
          <w:rStyle w:val="StyleBoldUnderline"/>
        </w:rPr>
        <w:t xml:space="preserve">. </w:t>
      </w:r>
      <w:r w:rsidRPr="00CE5F43">
        <w:rPr>
          <w:sz w:val="16"/>
        </w:rPr>
        <w:t xml:space="preserve">Private consumption was supported by growing employment, solid wage growth, lower inflation, and a strong rouble in the first half of the year. Although the Russian economy returned to pre-crisis level by the end of 2011, the recovery from the crisis was slower than that in 1998. By comparison, GDP took 7 quarters to recover to pre-crisis level after 1998 crisis, yet twice as long after the 2008 crisis. However consumption held up better in 2008 than in 1998 partly due to stronger fiscal policy. Imports recovered faster in 2008. The capital investment showed slowest recovery in 2011. Overall investment reached 22% of GDP in the third quarter of 2011, some 4.4% of GDP below the pre-crisis level in the second quarter of 2008. “It is going to be very important for the Russian government to make sure that investors want to put money in Russia,” said Kaspar Richter, World Bank's Lead Economist and Country Sector Coordinator for Russia. </w:t>
      </w:r>
      <w:r w:rsidRPr="00A561F5">
        <w:rPr>
          <w:rStyle w:val="StyleBoldUnderline"/>
          <w:highlight w:val="yellow"/>
        </w:rPr>
        <w:t>“Macroeconomic policy should emphasize stability; all buffers have to be rebuilt. So when the next crisis comes Russia is a good place to address this crisis</w:t>
      </w:r>
      <w:r w:rsidRPr="00A561F5">
        <w:rPr>
          <w:sz w:val="16"/>
          <w:highlight w:val="yellow"/>
        </w:rPr>
        <w:t>”.</w:t>
      </w:r>
    </w:p>
    <w:p w:rsidR="00E022F5" w:rsidRDefault="00E022F5" w:rsidP="00E022F5">
      <w:pPr>
        <w:pStyle w:val="Heading4"/>
      </w:pPr>
      <w:r>
        <w:t>(--) Turn – Low oil prices ween Russia off oil dependence</w:t>
      </w:r>
    </w:p>
    <w:p w:rsidR="00E022F5" w:rsidRPr="00967878" w:rsidRDefault="00E022F5" w:rsidP="00E022F5">
      <w:pPr>
        <w:rPr>
          <w:rStyle w:val="StyleStyleBold12pt"/>
        </w:rPr>
      </w:pPr>
      <w:r w:rsidRPr="00967878">
        <w:rPr>
          <w:rStyle w:val="StyleStyleBold12pt"/>
        </w:rPr>
        <w:t>RT.com 12</w:t>
      </w:r>
    </w:p>
    <w:p w:rsidR="00E022F5" w:rsidRDefault="00E022F5" w:rsidP="00E022F5">
      <w:r>
        <w:t xml:space="preserve">(6/22, In an interview with Jim O’ Neill, “Lower oil price ‘good for Russia’,” </w:t>
      </w:r>
      <w:hyperlink r:id="rId131" w:history="1">
        <w:r w:rsidRPr="001222F4">
          <w:rPr>
            <w:rStyle w:val="Hyperlink"/>
          </w:rPr>
          <w:t>http://rt.com/business/news/oil-price-russia-economy-497/</w:t>
        </w:r>
      </w:hyperlink>
      <w:r>
        <w:t>, Accessed: 7/7/12, GJV)</w:t>
      </w:r>
    </w:p>
    <w:p w:rsidR="00E022F5" w:rsidRDefault="00E022F5" w:rsidP="00E022F5">
      <w:pPr>
        <w:rPr>
          <w:sz w:val="16"/>
        </w:rPr>
      </w:pPr>
      <w:r w:rsidRPr="00403D0B">
        <w:rPr>
          <w:rStyle w:val="StyleBoldUnderline"/>
        </w:rPr>
        <w:t>Russia will benefit from lower oil prices says Jim O’Neill, Chairman for Goldman Sachs Asset Management. This follows news that Russia is to adopt new policies to make its economy less dependent on the price of crude. "I think it will be good for Russia if oil prices go down</w:t>
      </w:r>
      <w:r w:rsidRPr="00403D0B">
        <w:rPr>
          <w:sz w:val="16"/>
        </w:rPr>
        <w:t>”, Jim O’Neill told RT at the St. Petersburg International Economic Forum. Russia’s economy has long been heavily dependent on oil exports. Half of the budget revenues come from oil and gas. ”</w:t>
      </w:r>
      <w:r w:rsidRPr="00403D0B">
        <w:rPr>
          <w:rStyle w:val="StyleBoldUnderline"/>
        </w:rPr>
        <w:t>Russia certainly needs to be not so dependent on the drug of rising oil prices. It has to adopt and change to a quarter balance."</w:t>
      </w:r>
      <w:r w:rsidRPr="00403D0B">
        <w:rPr>
          <w:sz w:val="16"/>
        </w:rPr>
        <w:t xml:space="preserve"> And Russia seems to be heading in the right direction. President Vladimir Putin </w:t>
      </w:r>
      <w:hyperlink r:id="rId132" w:tgtFrame="_blank" w:history="1">
        <w:r w:rsidRPr="00403D0B">
          <w:rPr>
            <w:rStyle w:val="Hyperlink"/>
          </w:rPr>
          <w:t>told the St. Petersburg Forum</w:t>
        </w:r>
      </w:hyperlink>
      <w:r w:rsidRPr="00403D0B">
        <w:rPr>
          <w:sz w:val="16"/>
        </w:rPr>
        <w:t xml:space="preserve"> it was not enough to rely on an oil price of 115 dollars per barrel to achieve a deficit-free budget</w:t>
      </w:r>
      <w:r w:rsidRPr="00403D0B">
        <w:rPr>
          <w:rStyle w:val="StyleBoldUnderline"/>
        </w:rPr>
        <w:t>. “We need to diversify our economy away from total reliance on oil revenues, and turn to private capital as a source of growth,”</w:t>
      </w:r>
      <w:r w:rsidRPr="00403D0B">
        <w:rPr>
          <w:sz w:val="16"/>
        </w:rPr>
        <w:t xml:space="preserve"> he said. “Russia not only needs a deficit-free budget but a budget with a reserve of resilience.” Putin also said that “budget rules will be adopted soon under which "neither state liabilities, nor budgetary expenditure, nor long-term investment programs will depend on oil prices, and excess profits will go to replenish funds.” Analysts say Russia, one of the four BRIC countries, has become a particular surprise this year, Russia seems to be more sheltered from the current global economic crisis than it was during the 2008 and 2009 downturn. Its prospects are brighter than those of many other economies The country’s economy is expected to grow between 4-5 percent this year -much higher than any developed country. “If it carries on growing at these rates it will contribute more to the world this decade than he whole of Europe,” said Jim O’Neill. Together with the other BRIC nations Russia is ready to tackle the global economic crisis. “Emerging countries, including BRICS should play a bigger role in the world economy,” Russian President Vladimir Putin told the Petersburg International Economic Forum. Brazil, Russia, India, China and South Africa have recently offered their help, pledging to inject $75 billion into the IMF. China has offered $43 billion, while Brazil, Russia, India and Mexico promised $10 billion each. Meanwhile South Africa, Turkey, Colombia, Malaysia, New Zealand and the Philippines also promised smaller sums. The five BRICS nations represent 43 percent of the world’s population and about 18 percent of global economic output. They have about $4 trillion in combined reserves, with the lion’s share held by export powerhouse China. “If I had to rank them then China would be number one, Brazil -two, Russia number three and India four” Jim O’Neill of Goldman Sachs said. “Russia has lots of challenges, so does everybody else.”</w:t>
      </w:r>
    </w:p>
    <w:p w:rsidR="00E022F5" w:rsidRDefault="00E022F5" w:rsidP="00E022F5">
      <w:pPr>
        <w:pStyle w:val="Heading3"/>
      </w:pPr>
      <w:bookmarkStart w:id="179" w:name="_Toc335830429"/>
      <w:bookmarkStart w:id="180" w:name="_Toc349306990"/>
      <w:bookmarkStart w:id="181" w:name="_Toc360210093"/>
      <w:bookmarkStart w:id="182" w:name="_Toc360210191"/>
      <w:r>
        <w:t>Reforms Turn—Dependence Bad</w:t>
      </w:r>
      <w:bookmarkEnd w:id="179"/>
      <w:bookmarkEnd w:id="180"/>
      <w:bookmarkEnd w:id="181"/>
      <w:bookmarkEnd w:id="182"/>
    </w:p>
    <w:p w:rsidR="00E022F5" w:rsidRDefault="00E022F5" w:rsidP="00E022F5">
      <w:pPr>
        <w:pStyle w:val="Heading4"/>
      </w:pPr>
      <w:r>
        <w:t>(--) Turn - A transition from Russia’s oil dependency would benefit their economy</w:t>
      </w:r>
    </w:p>
    <w:p w:rsidR="00E022F5" w:rsidRPr="005843F9" w:rsidRDefault="00E022F5" w:rsidP="00E022F5">
      <w:pPr>
        <w:rPr>
          <w:rStyle w:val="StyleStyleBold12pt"/>
        </w:rPr>
      </w:pPr>
      <w:r w:rsidRPr="005843F9">
        <w:rPr>
          <w:rStyle w:val="StyleStyleBold12pt"/>
        </w:rPr>
        <w:t>Bogatova, 12</w:t>
      </w:r>
    </w:p>
    <w:p w:rsidR="00E022F5" w:rsidRPr="005843F9" w:rsidRDefault="00E022F5" w:rsidP="00E022F5">
      <w:r>
        <w:t xml:space="preserve">(Margarita, correspondent at Mergermarket Financial Times group, 6/26, The Voice Of Russia, “O’Niel: Russia should be less dependent on oil prices,” </w:t>
      </w:r>
      <w:hyperlink r:id="rId133" w:history="1">
        <w:r w:rsidRPr="00955870">
          <w:rPr>
            <w:rStyle w:val="Hyperlink"/>
          </w:rPr>
          <w:t>http://english.ruvr.ru/2012_06_26/79409411/</w:t>
        </w:r>
      </w:hyperlink>
      <w:r>
        <w:t>, Accessed: 7/5/12, GJV)</w:t>
      </w:r>
    </w:p>
    <w:p w:rsidR="00E022F5" w:rsidRDefault="00E022F5" w:rsidP="00E022F5">
      <w:pPr>
        <w:rPr>
          <w:sz w:val="16"/>
        </w:rPr>
      </w:pPr>
      <w:r w:rsidRPr="00967878">
        <w:rPr>
          <w:sz w:val="16"/>
        </w:rPr>
        <w:t>Russia should keep in mind that oil prices may go down and that only economic diversification can produce the results that would allay investor skepticism, Goldman Sachs Board Chairman Jim O’Neil, the author of the BRIC term, said in an interview this week. He spoke about the general state of the Russian economy and the effect of the recent opposition protests on Russia’s development</w:t>
      </w:r>
      <w:r w:rsidRPr="005843F9">
        <w:rPr>
          <w:rStyle w:val="StyleBoldUnderline"/>
        </w:rPr>
        <w:t>. In O’Neil’s opinion, investors would like to see proof that the economy is really being diversified. He feels that the best proof would be the downsizing of government stakes in corporate mergers. Also, foreign investors want corporate decision-making to be more transparent. Alexander Aivazov, a co-founder of the Nord Capital investment group, thinks that the worrying prospect of a sharp dip in oil prices could drive Russia to focus more on branches other than energy, such as innovative activities, the consumer sector, pharmaceuticals and show business.</w:t>
      </w:r>
      <w:r w:rsidRPr="00967878">
        <w:rPr>
          <w:sz w:val="16"/>
        </w:rPr>
        <w:t xml:space="preserve"> He agrees that Russia needs a more transparent economy. "The Russian economy is almost completely closed to the public – there are only a handful of companies on the open market. Normal Western capital has virtually no access to small companies in Russia. </w:t>
      </w:r>
      <w:r w:rsidRPr="005843F9">
        <w:rPr>
          <w:rStyle w:val="StyleBoldUnderline"/>
        </w:rPr>
        <w:t>If Russia perseveres in turning Moscow into a global financial center in Moscow, this will create conditions that will bring small companies into the open market, and that may lure small-scale Western investment companies that are keen to invest in retail business and other branches, and not just the fuel and energy sector or metal production." Russia, the world’s ninth economy, has improved its initial growth forecast and may post a 4%-5% year-on-year GDP increase in 2012. Contrary to expectations, the opposition protests of the past few months have not scared investors.</w:t>
      </w:r>
      <w:r w:rsidRPr="00967878">
        <w:rPr>
          <w:sz w:val="16"/>
        </w:rPr>
        <w:t xml:space="preserve"> Rather, they are perceived as evidence that the Russian democracy is on the right track, says Ivan Rodionov, a professor of the Higher School of Economics. "The protests have not affected the investment climate because no one understands what the opposition wants. But the fact that the opposition does exist is a positive factor perceived as progress in the right direction. Earlier, it was strange that everything was well in Russia, but there was no opposition. Now everything is still well and we also have the opposition. They cannot say what they want and they have no political platform, but that’s actually good."</w:t>
      </w:r>
    </w:p>
    <w:p w:rsidR="00E022F5" w:rsidRPr="00222D5C" w:rsidRDefault="00E022F5" w:rsidP="00E022F5">
      <w:pPr>
        <w:pStyle w:val="Heading4"/>
        <w:rPr>
          <w:rStyle w:val="StyleStyleBold12pt"/>
          <w:b/>
          <w:bCs/>
        </w:rPr>
      </w:pPr>
      <w:r>
        <w:rPr>
          <w:rStyle w:val="StyleStyleBold12pt"/>
        </w:rPr>
        <w:t xml:space="preserve">(--) </w:t>
      </w:r>
      <w:r w:rsidRPr="00222D5C">
        <w:rPr>
          <w:rStyle w:val="StyleStyleBold12pt"/>
        </w:rPr>
        <w:t>Oil dependence prevents Russian modernization</w:t>
      </w:r>
    </w:p>
    <w:p w:rsidR="00E022F5" w:rsidRPr="00B553DC" w:rsidRDefault="00E022F5" w:rsidP="00E022F5">
      <w:pPr>
        <w:rPr>
          <w:rStyle w:val="StyleStyleBold12pt"/>
        </w:rPr>
      </w:pPr>
      <w:r w:rsidRPr="00B553DC">
        <w:rPr>
          <w:rStyle w:val="StyleStyleBold12pt"/>
        </w:rPr>
        <w:t>Pirani 10</w:t>
      </w:r>
    </w:p>
    <w:p w:rsidR="00E022F5" w:rsidRDefault="00E022F5" w:rsidP="00E022F5">
      <w:r>
        <w:t xml:space="preserve">(Simon, Senior Research Fellow on the Natural Gas Research Programme at the Oxford Institute for Energy Studies, 5/10, Emerging Markets, “RUSSIAN ECONOMY: Russia’s oil problem,” </w:t>
      </w:r>
      <w:hyperlink r:id="rId134" w:history="1">
        <w:r w:rsidRPr="001222F4">
          <w:rPr>
            <w:rStyle w:val="Hyperlink"/>
          </w:rPr>
          <w:t>http://www.emergingmarkets.org/Article/2682714/Europe/RUSSIAN-ECONOMY-Russias-oil-problem.html</w:t>
        </w:r>
      </w:hyperlink>
      <w:r>
        <w:t>, Accessed: 7/7/12, GJV)</w:t>
      </w:r>
    </w:p>
    <w:p w:rsidR="00E022F5" w:rsidRPr="00967878" w:rsidRDefault="00E022F5" w:rsidP="00E022F5">
      <w:pPr>
        <w:rPr>
          <w:sz w:val="16"/>
        </w:rPr>
      </w:pPr>
      <w:r w:rsidRPr="00B553DC">
        <w:rPr>
          <w:rStyle w:val="StyleBoldUnderline"/>
        </w:rPr>
        <w:t>Russia has emerged from recession with rising domestic demand and sound finances, say the optimists, and oil wealth brought onshore will fund investment – including the kick-start to modernization that the government craves. The trouble is, say the sceptics, that the government’s plan to run a fiscal deficit up to 2015 could crowd out private investment, hold up infrastructure renewal and hobble growth.</w:t>
      </w:r>
      <w:r w:rsidRPr="00967878">
        <w:rPr>
          <w:sz w:val="16"/>
        </w:rPr>
        <w:t xml:space="preserve"> And with an oil price perhaps as high as $95 a barrel needed for Russia to break even, external factors could upset the whole applecart. There’s a consensus that Russia’s economy is recovering, albeit with difficulty, and will probably grow by 4–5% this year. But the scale of last year’s slump brought the category Brics (Brazil, Russia, India and China) into sharp relief, raising doubts over whether Russia deserved to be included: its GDP fell by 8%, while Brazil’s growth was flat and China’s (+8.7%) and India’s (+5.7%) roared on. </w:t>
      </w:r>
      <w:r w:rsidRPr="00B553DC">
        <w:rPr>
          <w:rStyle w:val="StyleBoldUnderline"/>
        </w:rPr>
        <w:t>The recession was a devastating reminder of Russia’s economic dependence on natural resources, mainly oil. And the differing interpretations of the recovery often rest on contrasting views about how easy it will be to escape that dependence. The enthusiasts focus on the fruit that government efforts to marshal oil funds to diversify the economy will bear. But the doubters worry that oil dependence will not be conquered without stronger policies to ensure sufficient private investment flows, properly targeted.</w:t>
      </w:r>
      <w:r w:rsidRPr="00967878">
        <w:rPr>
          <w:sz w:val="16"/>
        </w:rPr>
        <w:t xml:space="preserve"> </w:t>
      </w:r>
    </w:p>
    <w:p w:rsidR="00E022F5" w:rsidRDefault="00E022F5" w:rsidP="00E022F5">
      <w:pPr>
        <w:pStyle w:val="Heading4"/>
      </w:pPr>
      <w:r>
        <w:t>(--) Modernization is key to Russian economy</w:t>
      </w:r>
    </w:p>
    <w:p w:rsidR="00E022F5" w:rsidRPr="001417CA" w:rsidRDefault="00E022F5" w:rsidP="00E022F5">
      <w:pPr>
        <w:rPr>
          <w:rStyle w:val="StyleStyleBold12pt"/>
        </w:rPr>
      </w:pPr>
      <w:r w:rsidRPr="001417CA">
        <w:rPr>
          <w:rStyle w:val="StyleStyleBold12pt"/>
        </w:rPr>
        <w:t>Kliment, 10</w:t>
      </w:r>
    </w:p>
    <w:p w:rsidR="00E022F5" w:rsidRDefault="00E022F5" w:rsidP="00E022F5">
      <w:r>
        <w:t>(Alexander, analyst in Eurasia Group’s Europe and Eurasia practice, 10/29/10, Foreign Policy, “Can Russia make modernization work in the 21</w:t>
      </w:r>
      <w:r w:rsidRPr="001417CA">
        <w:rPr>
          <w:vertAlign w:val="superscript"/>
        </w:rPr>
        <w:t>st</w:t>
      </w:r>
      <w:r>
        <w:t xml:space="preserve"> century?”  </w:t>
      </w:r>
      <w:hyperlink r:id="rId135" w:history="1">
        <w:r w:rsidRPr="003C26CA">
          <w:rPr>
            <w:rStyle w:val="Hyperlink"/>
          </w:rPr>
          <w:t>http://eurasia.foreignpolicy.com/posts/2010/10/29/can_russia_make_modernization_work_in_the_21st_century</w:t>
        </w:r>
      </w:hyperlink>
      <w:r>
        <w:t>, Accessed: 7/7/12, GJV)</w:t>
      </w:r>
    </w:p>
    <w:p w:rsidR="00E022F5" w:rsidRDefault="00E022F5" w:rsidP="00E022F5">
      <w:pPr>
        <w:rPr>
          <w:sz w:val="16"/>
        </w:rPr>
      </w:pPr>
      <w:r w:rsidRPr="001417CA">
        <w:rPr>
          <w:rStyle w:val="StyleBoldUnderline"/>
        </w:rPr>
        <w:t>"Today Russia has a new agenda, one that incorporates sustainable development and the modernization of key economic sectors</w:t>
      </w:r>
      <w:r w:rsidRPr="002C4D2B">
        <w:rPr>
          <w:sz w:val="16"/>
        </w:rPr>
        <w:t xml:space="preserve">. I believe we stand a good chance of seeing these plans materialize." -Prime Minister Vladimir Putin, Oct. 5, 2010 </w:t>
      </w:r>
      <w:r w:rsidRPr="001417CA">
        <w:rPr>
          <w:rStyle w:val="StyleBoldUnderline"/>
        </w:rPr>
        <w:t>"Modernization and the introduction of high technology is a key feature of our activity. I repeat that this is key." -Putin</w:t>
      </w:r>
      <w:ins w:id="183" w:author="WPNI" w:date="2010-10-29T11:10:00Z">
        <w:r w:rsidRPr="002C4D2B">
          <w:rPr>
            <w:sz w:val="16"/>
          </w:rPr>
          <w:t>,</w:t>
        </w:r>
      </w:ins>
      <w:r w:rsidRPr="002C4D2B">
        <w:rPr>
          <w:sz w:val="16"/>
        </w:rPr>
        <w:t xml:space="preserve"> Oct. 18, 2010 </w:t>
      </w:r>
      <w:r w:rsidRPr="001417CA">
        <w:rPr>
          <w:rStyle w:val="StyleBoldUnderline"/>
        </w:rPr>
        <w:t>"The modernization of Russian democracy and establishment of a new economy will, in my opinion, only be possible if we use the intellectual resources of post-industrial societies. And we should do so without any complexes, openly and pragmatically."</w:t>
      </w:r>
      <w:r w:rsidRPr="002C4D2B">
        <w:rPr>
          <w:sz w:val="16"/>
        </w:rPr>
        <w:t xml:space="preserve"> -President Dmitry Medvedev, in "Go, Russia!"</w:t>
      </w:r>
      <w:ins w:id="184" w:author="WPNI" w:date="2010-10-29T11:10:00Z">
        <w:r w:rsidRPr="002C4D2B">
          <w:rPr>
            <w:sz w:val="16"/>
          </w:rPr>
          <w:t xml:space="preserve"> </w:t>
        </w:r>
      </w:ins>
      <w:r w:rsidRPr="002C4D2B">
        <w:rPr>
          <w:sz w:val="16"/>
        </w:rPr>
        <w:t xml:space="preserve">Sept. 10, 2009 The idea of "modernization" is hardly new to Russian politics. From Peter the Great to Stalin to Putin, Russia's leaders have always been obsessed with "catching up" to a more modernized Europe. But over the past two years, the word has become a kind of magical catch-all term in the Russian political lexicon. The word is on the lips of just about every mayor, governor, minister and businessman in the country. A flurry of </w:t>
      </w:r>
      <w:hyperlink r:id="rId136" w:tgtFrame="_blank" w:history="1">
        <w:r w:rsidRPr="002C4D2B">
          <w:rPr>
            <w:rStyle w:val="Hyperlink"/>
          </w:rPr>
          <w:t>high level</w:t>
        </w:r>
      </w:hyperlink>
      <w:r w:rsidRPr="002C4D2B">
        <w:rPr>
          <w:sz w:val="16"/>
        </w:rPr>
        <w:t xml:space="preserve"> governmental </w:t>
      </w:r>
      <w:hyperlink r:id="rId137" w:tgtFrame="_blank" w:history="1">
        <w:r w:rsidRPr="002C4D2B">
          <w:rPr>
            <w:rStyle w:val="Hyperlink"/>
          </w:rPr>
          <w:t>commissions</w:t>
        </w:r>
      </w:hyperlink>
      <w:r w:rsidRPr="002C4D2B">
        <w:rPr>
          <w:sz w:val="16"/>
        </w:rPr>
        <w:t xml:space="preserve"> has been formed to address the issue. Moscow has even contracted a New York PR firm to gin up </w:t>
      </w:r>
      <w:hyperlink r:id="rId138" w:tgtFrame="_blank" w:history="1">
        <w:r w:rsidRPr="002C4D2B">
          <w:rPr>
            <w:rStyle w:val="Hyperlink"/>
          </w:rPr>
          <w:t>a website</w:t>
        </w:r>
      </w:hyperlink>
      <w:r w:rsidRPr="002C4D2B">
        <w:rPr>
          <w:sz w:val="16"/>
        </w:rPr>
        <w:t xml:space="preserve"> that shows -- depending on your point of view -- how "modern" Russia is or how far the country has to go. The trouble with all this is that it's still very hard to understand what modernization really means for the people who use it and what it would actually take to "modernize" Russia. Most Russian officials agree that their economy is far too vulnerable to price fluctuations in international commodities markets and that Russia's industrial base is in sorry Soviet shape. Beyond that, however, agreement breaks down. Each of the country's various political and economic interest groups has its own conceptions of what the modernization of Russia means and how best to go about achieving it. And as with interest groups everywhere, the definitions are often self-serving. </w:t>
      </w:r>
    </w:p>
    <w:p w:rsidR="00E022F5" w:rsidRPr="009D6BB6" w:rsidRDefault="00E022F5" w:rsidP="00E022F5">
      <w:pPr>
        <w:pStyle w:val="Heading3"/>
      </w:pPr>
      <w:bookmarkStart w:id="185" w:name="_Toc335830430"/>
      <w:bookmarkStart w:id="186" w:name="_Toc349306991"/>
      <w:bookmarkStart w:id="187" w:name="_Toc360210094"/>
      <w:bookmarkStart w:id="188" w:name="_Toc360210192"/>
      <w:r>
        <w:t>Reforms Turn—Diversification</w:t>
      </w:r>
      <w:bookmarkEnd w:id="185"/>
      <w:bookmarkEnd w:id="186"/>
      <w:bookmarkEnd w:id="187"/>
      <w:bookmarkEnd w:id="188"/>
    </w:p>
    <w:p w:rsidR="00E022F5" w:rsidRDefault="00E022F5" w:rsidP="00E022F5">
      <w:pPr>
        <w:pStyle w:val="Heading4"/>
      </w:pPr>
      <w:r>
        <w:t>No diversification of Russia’s economy now:</w:t>
      </w:r>
    </w:p>
    <w:p w:rsidR="00E022F5" w:rsidRDefault="00E022F5" w:rsidP="00E022F5">
      <w:pPr>
        <w:ind w:left="720"/>
      </w:pPr>
      <w:r>
        <w:t xml:space="preserve">Brian </w:t>
      </w:r>
      <w:r w:rsidRPr="00CD7EB1">
        <w:rPr>
          <w:rStyle w:val="StyleStyleBold12pt"/>
        </w:rPr>
        <w:t>Whitmore, 1/2/2013</w:t>
      </w:r>
      <w:r>
        <w:t xml:space="preserve"> (staff writer, “Russia's Tumultous Year to Come,” </w:t>
      </w:r>
      <w:hyperlink r:id="rId139" w:history="1">
        <w:r w:rsidRPr="00145353">
          <w:rPr>
            <w:rStyle w:val="Hyperlink"/>
          </w:rPr>
          <w:t>http://www.theatlantic.com/international/archive/2013/01/russias-tumultous-year-to-come/266748/</w:t>
        </w:r>
      </w:hyperlink>
      <w:r>
        <w:rPr>
          <w:rStyle w:val="Hyperlink"/>
        </w:rPr>
        <w:t>, Accessed 1/4/2013, rwg)</w:t>
      </w:r>
    </w:p>
    <w:p w:rsidR="00E022F5" w:rsidRPr="00895B53" w:rsidRDefault="00E022F5" w:rsidP="00E022F5">
      <w:pPr>
        <w:rPr>
          <w:sz w:val="16"/>
        </w:rPr>
      </w:pPr>
      <w:r w:rsidRPr="00895B53">
        <w:rPr>
          <w:rStyle w:val="StyleBoldUnderline"/>
          <w:highlight w:val="yellow"/>
        </w:rPr>
        <w:t>Leading Russian economists</w:t>
      </w:r>
      <w:r w:rsidRPr="00895B53">
        <w:rPr>
          <w:sz w:val="16"/>
        </w:rPr>
        <w:t xml:space="preserve"> like Deputy Prime Minister Arkady Dvorkovich and former Finance Minister Aleksei Kudrin </w:t>
      </w:r>
      <w:r w:rsidRPr="00895B53">
        <w:rPr>
          <w:rStyle w:val="StyleBoldUnderline"/>
          <w:highlight w:val="yellow"/>
        </w:rPr>
        <w:t>have stressed the need to diversify the economy away from its dangerous dependence on nonrenewable energy. Both Putin and</w:t>
      </w:r>
      <w:r w:rsidRPr="00895B53">
        <w:rPr>
          <w:sz w:val="16"/>
        </w:rPr>
        <w:t xml:space="preserve"> Prime Minister Dmitry </w:t>
      </w:r>
      <w:r w:rsidRPr="00895B53">
        <w:rPr>
          <w:rStyle w:val="StyleBoldUnderline"/>
          <w:highlight w:val="yellow"/>
        </w:rPr>
        <w:t xml:space="preserve">Medvedev have likewise made calls for diversification. But despite all the rhetoric, </w:t>
      </w:r>
      <w:r w:rsidRPr="00895B53">
        <w:rPr>
          <w:rStyle w:val="Emphasis"/>
          <w:highlight w:val="yellow"/>
        </w:rPr>
        <w:t>there has been little real action</w:t>
      </w:r>
      <w:r w:rsidRPr="00895B53">
        <w:rPr>
          <w:rStyle w:val="Emphasis"/>
        </w:rPr>
        <w:t>.</w:t>
      </w:r>
    </w:p>
    <w:p w:rsidR="00E022F5" w:rsidRPr="00222D5C" w:rsidRDefault="00E022F5" w:rsidP="00E022F5">
      <w:pPr>
        <w:pStyle w:val="Heading4"/>
        <w:rPr>
          <w:rStyle w:val="StyleStyleBold12pt"/>
          <w:b/>
        </w:rPr>
      </w:pPr>
      <w:r>
        <w:rPr>
          <w:rStyle w:val="StyleStyleBold12pt"/>
        </w:rPr>
        <w:t xml:space="preserve">(--) </w:t>
      </w:r>
      <w:r w:rsidRPr="00222D5C">
        <w:rPr>
          <w:rStyle w:val="StyleStyleBold12pt"/>
        </w:rPr>
        <w:t>High oil prices prevent Russian economic diversification</w:t>
      </w:r>
    </w:p>
    <w:p w:rsidR="00E022F5" w:rsidRPr="00AC6588" w:rsidRDefault="00E022F5" w:rsidP="00E022F5">
      <w:pPr>
        <w:rPr>
          <w:rStyle w:val="StyleStyleBold12pt"/>
        </w:rPr>
      </w:pPr>
      <w:r w:rsidRPr="00AC6588">
        <w:rPr>
          <w:rStyle w:val="StyleStyleBold12pt"/>
        </w:rPr>
        <w:t>Moiseev, 12</w:t>
      </w:r>
    </w:p>
    <w:p w:rsidR="00E022F5" w:rsidRDefault="00E022F5" w:rsidP="00E022F5">
      <w:r>
        <w:t xml:space="preserve">(Alexey, </w:t>
      </w:r>
      <w:r w:rsidRPr="00AC6588">
        <w:t>head of macroeconomic analysis at VTB Capital, London</w:t>
      </w:r>
      <w:r>
        <w:t xml:space="preserve">, 7/6, Telegraph, “Modernisation is Russia’s cure for ‘Dutch disease’,” </w:t>
      </w:r>
      <w:hyperlink r:id="rId140" w:history="1">
        <w:r w:rsidRPr="00003BDD">
          <w:rPr>
            <w:rStyle w:val="Hyperlink"/>
          </w:rPr>
          <w:t>http://www.telegraph.co.uk/sponsored/russianow/business/9382538/russia-dutch-disease.html</w:t>
        </w:r>
      </w:hyperlink>
      <w:r>
        <w:t>, Accessed: 7/8/12, GJV)</w:t>
      </w:r>
    </w:p>
    <w:p w:rsidR="00E022F5" w:rsidRPr="00967878" w:rsidRDefault="00E022F5" w:rsidP="00E022F5">
      <w:pPr>
        <w:rPr>
          <w:sz w:val="16"/>
        </w:rPr>
      </w:pPr>
      <w:r w:rsidRPr="00AC6588">
        <w:rPr>
          <w:rStyle w:val="StyleBoldUnderline"/>
        </w:rPr>
        <w:t>The conclusion that we can draw from this is that it is almost impossible to achieve effective and successful economic diversification away from oil or other commodities when their prices are high and when an economy is fully integrated into the global trade system</w:t>
      </w:r>
      <w:r w:rsidRPr="00967878">
        <w:rPr>
          <w:sz w:val="16"/>
        </w:rPr>
        <w:t xml:space="preserve">. That is, it’s almost impossible to achieve this through purely administrative or similar measures. What can be done, and </w:t>
      </w:r>
      <w:r w:rsidRPr="00967878">
        <w:rPr>
          <w:rFonts w:ascii="MS Gothic" w:eastAsia="MS Gothic" w:hAnsi="MS Gothic" w:cs="MS Gothic" w:hint="eastAsia"/>
          <w:sz w:val="16"/>
        </w:rPr>
        <w:t> </w:t>
      </w:r>
      <w:r w:rsidRPr="00967878">
        <w:rPr>
          <w:sz w:val="16"/>
        </w:rPr>
        <w:t>has to be done, is to achieve non-price competitiveness through processes of modernisation. For these particular processes, high commodity prices can in fact be a very positive force as they produce the ample cash flows that are essential to finance such efforts.</w:t>
      </w:r>
      <w:r w:rsidRPr="00AC6588">
        <w:rPr>
          <w:rStyle w:val="StyleBoldUnderline"/>
        </w:rPr>
        <w:t xml:space="preserve"> However, if the conditions are not right then the money earned by selling commodities at a time of high and rising prices will not be returned to Russia, and therefore cannot be used to contribute to the government’s modernisation and diversification agenda.</w:t>
      </w:r>
      <w:r w:rsidRPr="00967878">
        <w:rPr>
          <w:sz w:val="16"/>
        </w:rPr>
        <w:t xml:space="preserve"> </w:t>
      </w:r>
    </w:p>
    <w:p w:rsidR="00E022F5" w:rsidRPr="00D7689B" w:rsidRDefault="00E022F5" w:rsidP="00E022F5"/>
    <w:p w:rsidR="00E022F5" w:rsidRDefault="00E022F5" w:rsidP="00E022F5">
      <w:pPr>
        <w:pStyle w:val="Heading3"/>
      </w:pPr>
      <w:bookmarkStart w:id="189" w:name="_Toc301540675"/>
      <w:bookmarkStart w:id="190" w:name="_Toc335830431"/>
      <w:bookmarkStart w:id="191" w:name="_Toc349306992"/>
      <w:bookmarkStart w:id="192" w:name="_Toc360210095"/>
      <w:bookmarkStart w:id="193" w:name="_Toc360210193"/>
      <w:r>
        <w:t>Link Turns:  US Economy Key to Russian Economy</w:t>
      </w:r>
      <w:bookmarkEnd w:id="189"/>
      <w:r>
        <w:t xml:space="preserve"> Module</w:t>
      </w:r>
      <w:bookmarkEnd w:id="190"/>
      <w:bookmarkEnd w:id="191"/>
      <w:bookmarkEnd w:id="192"/>
      <w:bookmarkEnd w:id="193"/>
    </w:p>
    <w:p w:rsidR="00E022F5" w:rsidRDefault="00E022F5" w:rsidP="00E022F5">
      <w:pPr>
        <w:pStyle w:val="Heading4"/>
        <w:numPr>
          <w:ilvl w:val="0"/>
          <w:numId w:val="33"/>
        </w:numPr>
      </w:pPr>
      <w:r>
        <w:t xml:space="preserve">High oil prices risk a new recession in the US: </w:t>
      </w:r>
    </w:p>
    <w:p w:rsidR="00E022F5" w:rsidRDefault="00E022F5" w:rsidP="00E022F5">
      <w:pPr>
        <w:ind w:firstLine="360"/>
      </w:pPr>
      <w:r>
        <w:t xml:space="preserve">Joseph </w:t>
      </w:r>
      <w:r w:rsidRPr="00A2797A">
        <w:rPr>
          <w:rStyle w:val="BoldUnderline"/>
        </w:rPr>
        <w:t>Lazzaro</w:t>
      </w:r>
      <w:r>
        <w:t>, 8/15/20</w:t>
      </w:r>
      <w:r w:rsidRPr="00A2797A">
        <w:rPr>
          <w:rStyle w:val="BoldUnderline"/>
        </w:rPr>
        <w:t>11</w:t>
      </w:r>
      <w:r>
        <w:t xml:space="preserve"> (staff writer, “Oil Prices: The U.S. Economy’s Albatross,”</w:t>
      </w:r>
    </w:p>
    <w:p w:rsidR="00E022F5" w:rsidRDefault="00E022F5" w:rsidP="00E022F5">
      <w:pPr>
        <w:ind w:left="360"/>
      </w:pPr>
      <w:hyperlink r:id="rId141" w:history="1">
        <w:r w:rsidRPr="00C301E5">
          <w:rPr>
            <w:rStyle w:val="Hyperlink"/>
          </w:rPr>
          <w:t>http://www.ibtimes.com/articles/198116/20110815/oil-oil-prices-gasoline-gasoline-prices-gdp-hedge-funds-investment-funds.htm</w:t>
        </w:r>
      </w:hyperlink>
      <w:r>
        <w:t>)</w:t>
      </w:r>
    </w:p>
    <w:p w:rsidR="00E022F5" w:rsidRDefault="00E022F5" w:rsidP="00E022F5">
      <w:r w:rsidRPr="00BF2D9C">
        <w:rPr>
          <w:rStyle w:val="StyleBoldUnderline"/>
        </w:rPr>
        <w:t>The latest US business and financial news as well as issues and events Sample But oil -- and in specific oil's price -- has also led to massive economic upheavals, including oil shock-induced recessions in the second half of the 20th century</w:t>
      </w:r>
      <w:r>
        <w:t xml:space="preserve">. The 1973-74 and 1979-80 oil shocks led to recessions in the United States, and the 1990 oil shock played a role in third. 2011/2012: More Trouble For U.S. From Oil? </w:t>
      </w:r>
      <w:r w:rsidRPr="00BF2D9C">
        <w:rPr>
          <w:rStyle w:val="StyleBoldUnderline"/>
        </w:rPr>
        <w:t>And it looks like oil is set to wreak havoc on the U.S. and global economies again in 2011 heading into 2012</w:t>
      </w:r>
      <w:r>
        <w:t xml:space="preserve"> -- and this after one of the most volatile periods in oil's history -- the leveraging bubble/housing bubble period of 2003-2007.</w:t>
      </w:r>
    </w:p>
    <w:p w:rsidR="00E022F5" w:rsidRDefault="00E022F5" w:rsidP="00E022F5">
      <w:pPr>
        <w:pStyle w:val="Heading4"/>
        <w:numPr>
          <w:ilvl w:val="0"/>
          <w:numId w:val="33"/>
        </w:numPr>
      </w:pPr>
      <w:r>
        <w:t>US economic decline causes Russian economic decline:</w:t>
      </w:r>
    </w:p>
    <w:p w:rsidR="00E022F5" w:rsidRDefault="00E022F5" w:rsidP="00E022F5">
      <w:pPr>
        <w:ind w:firstLine="360"/>
      </w:pPr>
      <w:r w:rsidRPr="00912FD5">
        <w:rPr>
          <w:rStyle w:val="BoldUnderline"/>
        </w:rPr>
        <w:t>Associated Press, 2011</w:t>
      </w:r>
      <w:r>
        <w:t xml:space="preserve"> (August 9, 2011, “Russian ruble, stocks tumble as falling oil prices weigh on economy,”</w:t>
      </w:r>
    </w:p>
    <w:p w:rsidR="00E022F5" w:rsidRDefault="00E022F5" w:rsidP="00E022F5">
      <w:pPr>
        <w:ind w:left="360"/>
      </w:pPr>
      <w:hyperlink r:id="rId142" w:history="1">
        <w:r w:rsidRPr="00C301E5">
          <w:rPr>
            <w:rStyle w:val="Hyperlink"/>
          </w:rPr>
          <w:t>http://www.washingtonpost.com/business/markets/russian-ruble-drops-3-pct-against-us-dollar-hit-by-weak-oil-us-debt-downgrade/2011/08/09/gIQANuvx3I_story.html</w:t>
        </w:r>
      </w:hyperlink>
      <w:r>
        <w:t>)</w:t>
      </w:r>
    </w:p>
    <w:p w:rsidR="00E022F5" w:rsidRPr="00B17666" w:rsidRDefault="00E022F5" w:rsidP="00E022F5">
      <w:pPr>
        <w:rPr>
          <w:sz w:val="16"/>
        </w:rPr>
      </w:pPr>
      <w:r w:rsidRPr="00B17666">
        <w:rPr>
          <w:rStyle w:val="StyleBoldUnderline"/>
        </w:rPr>
        <w:t>A slowdown in the U.S. economy could have major repercussions in Russia</w:t>
      </w:r>
      <w:r w:rsidRPr="00B17666">
        <w:rPr>
          <w:sz w:val="16"/>
        </w:rPr>
        <w:t xml:space="preserve">, Tchakarov warned. Renaissance Capital has calculated that </w:t>
      </w:r>
      <w:r w:rsidRPr="00B17666">
        <w:rPr>
          <w:rStyle w:val="StyleBoldUnderline"/>
        </w:rPr>
        <w:t xml:space="preserve">Russia’s economic growth would be dented by 2 percent if the U.S. economy dropped by 1 percent. </w:t>
      </w:r>
      <w:r w:rsidRPr="00B17666">
        <w:rPr>
          <w:sz w:val="16"/>
        </w:rPr>
        <w:t>Strong oil prices this year have helped to prop up a budget that the government had expected to run a deficit. Instead, the government reported a 2.7 percent surplus in January-June. This good performance could provide the necessary buffer, but only if the turmoil is brief, analysts said. “Unlike the crisis in 2008, Russia does not enter this crisis with a strong fiscal position,” Tchakarov said.</w:t>
      </w:r>
    </w:p>
    <w:p w:rsidR="00E022F5" w:rsidRDefault="00E022F5" w:rsidP="00E022F5">
      <w:pPr>
        <w:pStyle w:val="Heading3"/>
        <w:rPr>
          <w:sz w:val="26"/>
        </w:rPr>
      </w:pPr>
      <w:bookmarkStart w:id="194" w:name="_Toc335830432"/>
      <w:bookmarkStart w:id="195" w:name="_Toc349306993"/>
      <w:bookmarkStart w:id="196" w:name="_Toc360210096"/>
      <w:bookmarkStart w:id="197" w:name="_Toc360210194"/>
      <w:r>
        <w:t>US Economy Link Turn Extensions—US key to Russia</w:t>
      </w:r>
      <w:bookmarkEnd w:id="194"/>
      <w:bookmarkEnd w:id="195"/>
      <w:bookmarkEnd w:id="196"/>
      <w:bookmarkEnd w:id="197"/>
      <w:r>
        <w:br w:type="page"/>
      </w:r>
    </w:p>
    <w:p w:rsidR="00E022F5" w:rsidRDefault="00E022F5" w:rsidP="00E022F5">
      <w:pPr>
        <w:pStyle w:val="Heading4"/>
      </w:pPr>
      <w:r>
        <w:t>(--) Russian markets are linked to US markets:</w:t>
      </w:r>
    </w:p>
    <w:p w:rsidR="00E022F5" w:rsidRDefault="00E022F5" w:rsidP="00E022F5">
      <w:pPr>
        <w:ind w:firstLine="360"/>
      </w:pPr>
      <w:r>
        <w:t xml:space="preserve">Howard </w:t>
      </w:r>
      <w:r w:rsidRPr="00912FD5">
        <w:rPr>
          <w:rStyle w:val="BoldUnderline"/>
        </w:rPr>
        <w:t>Amos, 2011</w:t>
      </w:r>
      <w:r>
        <w:t xml:space="preserve"> (staff writer, August 8, 2011, “Moscow Mimics Global Market Reaction,”</w:t>
      </w:r>
    </w:p>
    <w:p w:rsidR="00E022F5" w:rsidRDefault="00E022F5" w:rsidP="00E022F5">
      <w:pPr>
        <w:ind w:firstLine="360"/>
      </w:pPr>
      <w:hyperlink r:id="rId143" w:history="1">
        <w:r w:rsidRPr="00C301E5">
          <w:rPr>
            <w:rStyle w:val="Hyperlink"/>
          </w:rPr>
          <w:t>http://www.themoscowtimes.com/business/article/moscow-mimics-global-market-reaction/441709.html</w:t>
        </w:r>
      </w:hyperlink>
      <w:r>
        <w:t>)</w:t>
      </w:r>
    </w:p>
    <w:p w:rsidR="00E022F5" w:rsidRPr="00B17666" w:rsidRDefault="00E022F5" w:rsidP="00E022F5">
      <w:pPr>
        <w:rPr>
          <w:sz w:val="16"/>
        </w:rPr>
      </w:pPr>
      <w:r w:rsidRPr="00B17666">
        <w:rPr>
          <w:rStyle w:val="StyleBoldUnderline"/>
        </w:rPr>
        <w:t>As with market movements in Asia and Europe, the volatility of Moscow's bourses was closely linked with developments in the United States, where low growth figures earlier in the week had sparked fears that the world's largest economy was stalling. "The markets are very nervous</w:t>
      </w:r>
      <w:r w:rsidRPr="00B17666">
        <w:rPr>
          <w:sz w:val="16"/>
        </w:rPr>
        <w:t xml:space="preserve">," said Louise Gibney, head of sales at ING Bank in Moscow. But "it's definitely much more the big picture — nothing Russia-related at all." </w:t>
      </w:r>
      <w:r w:rsidRPr="00B17666">
        <w:rPr>
          <w:rStyle w:val="StyleBoldUnderline"/>
        </w:rPr>
        <w:t>A decline in U.S. unemployment</w:t>
      </w:r>
      <w:r w:rsidRPr="00B17666">
        <w:rPr>
          <w:sz w:val="16"/>
        </w:rPr>
        <w:t xml:space="preserve"> and better-than-expected U.S. job data released at 4:30 p.m. Moscow time on Friday precipitated a rally on Wall Street that</w:t>
      </w:r>
      <w:r w:rsidRPr="00B17666">
        <w:rPr>
          <w:rStyle w:val="StyleBoldUnderline"/>
        </w:rPr>
        <w:t xml:space="preserve"> was immediately reflected in Russian markets.</w:t>
      </w:r>
    </w:p>
    <w:p w:rsidR="00E022F5" w:rsidRDefault="00E022F5" w:rsidP="00E022F5"/>
    <w:p w:rsidR="00E022F5" w:rsidRDefault="00E022F5" w:rsidP="00E022F5">
      <w:pPr>
        <w:pStyle w:val="Heading3"/>
      </w:pPr>
      <w:bookmarkStart w:id="198" w:name="_Toc335830433"/>
      <w:bookmarkStart w:id="199" w:name="_Toc349306994"/>
      <w:bookmarkStart w:id="200" w:name="_Toc360210097"/>
      <w:bookmarkStart w:id="201" w:name="_Toc360210195"/>
      <w:r>
        <w:t>US Economy Link Turn Extensions—US Economy Key to World Economy</w:t>
      </w:r>
      <w:bookmarkEnd w:id="198"/>
      <w:bookmarkEnd w:id="199"/>
      <w:bookmarkEnd w:id="200"/>
      <w:bookmarkEnd w:id="201"/>
    </w:p>
    <w:p w:rsidR="00E022F5" w:rsidRPr="00952A9F" w:rsidRDefault="00E022F5" w:rsidP="00E022F5">
      <w:pPr>
        <w:pStyle w:val="tag"/>
        <w:rPr>
          <w:rFonts w:eastAsia="SimSun"/>
          <w:szCs w:val="24"/>
        </w:rPr>
      </w:pPr>
      <w:r>
        <w:t xml:space="preserve">(--) TURN: </w:t>
      </w:r>
      <w:r w:rsidRPr="00952A9F">
        <w:rPr>
          <w:rFonts w:eastAsia="SimSun"/>
          <w:szCs w:val="24"/>
        </w:rPr>
        <w:t>The US is key to global economy</w:t>
      </w:r>
      <w:r>
        <w:rPr>
          <w:rFonts w:eastAsia="SimSun"/>
          <w:szCs w:val="24"/>
        </w:rPr>
        <w:t>—accesses all their scenarios</w:t>
      </w:r>
    </w:p>
    <w:p w:rsidR="00E022F5" w:rsidRPr="00952A9F" w:rsidRDefault="00E022F5" w:rsidP="00E022F5">
      <w:pPr>
        <w:rPr>
          <w:rFonts w:eastAsia="SimSun"/>
          <w:sz w:val="20"/>
          <w:szCs w:val="24"/>
        </w:rPr>
      </w:pPr>
      <w:r w:rsidRPr="00952A9F">
        <w:rPr>
          <w:rFonts w:eastAsia="SimSun"/>
          <w:sz w:val="20"/>
          <w:szCs w:val="24"/>
        </w:rPr>
        <w:t xml:space="preserve">Walter Russell </w:t>
      </w:r>
      <w:r w:rsidRPr="00952A9F">
        <w:rPr>
          <w:rFonts w:eastAsia="SimSun"/>
          <w:b/>
          <w:szCs w:val="24"/>
        </w:rPr>
        <w:t>Mead</w:t>
      </w:r>
      <w:r w:rsidRPr="00952A9F">
        <w:rPr>
          <w:rFonts w:eastAsia="SimSun"/>
          <w:sz w:val="20"/>
          <w:szCs w:val="24"/>
        </w:rPr>
        <w:t>, Kissinger Senior Fellow at the Council of Foreign Relations, Foreign Policy. 3/1/</w:t>
      </w:r>
      <w:r w:rsidRPr="00952A9F">
        <w:rPr>
          <w:rFonts w:eastAsia="SimSun"/>
          <w:b/>
          <w:szCs w:val="24"/>
        </w:rPr>
        <w:t>04</w:t>
      </w:r>
    </w:p>
    <w:p w:rsidR="00E022F5" w:rsidRDefault="00E022F5" w:rsidP="00E022F5">
      <w:r w:rsidRPr="00952A9F">
        <w:rPr>
          <w:rFonts w:eastAsia="SimSun"/>
          <w:sz w:val="16"/>
          <w:szCs w:val="24"/>
        </w:rPr>
        <w:t xml:space="preserve">Similarly, in the last 60 years, as foreigners have acquired a greater value in the United States--government and private bonds, direct and portfolio private investments--more and more of them have acquired an interest in maintaining the strength of the U.S.-led system. </w:t>
      </w:r>
      <w:r w:rsidRPr="00952A9F">
        <w:rPr>
          <w:rFonts w:eastAsia="SimSun"/>
          <w:sz w:val="20"/>
          <w:szCs w:val="24"/>
          <w:u w:val="single"/>
        </w:rPr>
        <w:t>A collapse of the U.S. economy and the ruin of the dollar would do more than dent the prosperity of the U</w:t>
      </w:r>
      <w:r w:rsidRPr="00952A9F">
        <w:rPr>
          <w:rFonts w:eastAsia="SimSun"/>
          <w:sz w:val="16"/>
          <w:szCs w:val="24"/>
        </w:rPr>
        <w:t xml:space="preserve">nited </w:t>
      </w:r>
      <w:r w:rsidRPr="00952A9F">
        <w:rPr>
          <w:rFonts w:eastAsia="SimSun"/>
          <w:sz w:val="20"/>
          <w:szCs w:val="24"/>
          <w:u w:val="single"/>
        </w:rPr>
        <w:t>S</w:t>
      </w:r>
      <w:r w:rsidRPr="00952A9F">
        <w:rPr>
          <w:rFonts w:eastAsia="SimSun"/>
          <w:sz w:val="16"/>
          <w:szCs w:val="24"/>
        </w:rPr>
        <w:t xml:space="preserve">tates. </w:t>
      </w:r>
      <w:r w:rsidRPr="00952A9F">
        <w:rPr>
          <w:rFonts w:eastAsia="SimSun"/>
          <w:sz w:val="20"/>
          <w:szCs w:val="24"/>
          <w:u w:val="single"/>
        </w:rPr>
        <w:t>Without their best customer, countries including China and Japan would fall into depressions. The financial strength of every country would be severely shaken should the U</w:t>
      </w:r>
      <w:r w:rsidRPr="00952A9F">
        <w:rPr>
          <w:rFonts w:eastAsia="SimSun"/>
          <w:sz w:val="16"/>
          <w:szCs w:val="24"/>
        </w:rPr>
        <w:t xml:space="preserve">nited </w:t>
      </w:r>
      <w:r w:rsidRPr="00952A9F">
        <w:rPr>
          <w:rFonts w:eastAsia="SimSun"/>
          <w:sz w:val="20"/>
          <w:szCs w:val="24"/>
          <w:u w:val="single"/>
        </w:rPr>
        <w:t>S</w:t>
      </w:r>
      <w:r w:rsidRPr="00952A9F">
        <w:rPr>
          <w:rFonts w:eastAsia="SimSun"/>
          <w:sz w:val="16"/>
          <w:szCs w:val="24"/>
        </w:rPr>
        <w:t xml:space="preserve">tates </w:t>
      </w:r>
      <w:r w:rsidRPr="00952A9F">
        <w:rPr>
          <w:rFonts w:eastAsia="SimSun"/>
          <w:sz w:val="20"/>
          <w:szCs w:val="24"/>
          <w:u w:val="single"/>
        </w:rPr>
        <w:t>collapse</w:t>
      </w:r>
      <w:r w:rsidRPr="00952A9F">
        <w:rPr>
          <w:rFonts w:eastAsia="SimSun"/>
          <w:sz w:val="16"/>
          <w:szCs w:val="24"/>
        </w:rPr>
        <w:t xml:space="preserve">. Under those circumstances, debt becomes a strength, not a weakness, and other countries fear to break with the United States because they need its market and own its securities. Of course, pressed too far, a large national debt can turn from a source of strength to a crippling liability, and the United States must continue to justify other countries' faith by maintaining its long-term record of meeting its financial obligations. But, like Samson in the temple of the Philistines, </w:t>
      </w:r>
      <w:r w:rsidRPr="00952A9F">
        <w:rPr>
          <w:rFonts w:eastAsia="SimSun"/>
          <w:sz w:val="20"/>
          <w:szCs w:val="24"/>
          <w:u w:val="single"/>
        </w:rPr>
        <w:t>a collapsing U.S. economy would inflict enormous</w:t>
      </w:r>
      <w:r w:rsidRPr="00952A9F">
        <w:rPr>
          <w:rFonts w:eastAsia="SimSun"/>
          <w:sz w:val="16"/>
          <w:szCs w:val="24"/>
        </w:rPr>
        <w:t xml:space="preserve">, unacceptable </w:t>
      </w:r>
      <w:r w:rsidRPr="00952A9F">
        <w:rPr>
          <w:rFonts w:eastAsia="SimSun"/>
          <w:sz w:val="20"/>
          <w:szCs w:val="24"/>
          <w:u w:val="single"/>
        </w:rPr>
        <w:t xml:space="preserve">damage on the rest of the world. </w:t>
      </w:r>
      <w:r w:rsidRPr="00952A9F">
        <w:rPr>
          <w:rFonts w:eastAsia="SimSun"/>
          <w:sz w:val="16"/>
          <w:szCs w:val="24"/>
        </w:rPr>
        <w:t>That is sticky power with a vengeanc</w:t>
      </w:r>
      <w:r w:rsidRPr="00952A9F">
        <w:rPr>
          <w:rFonts w:eastAsia="SimSun"/>
          <w:sz w:val="20"/>
          <w:szCs w:val="24"/>
        </w:rPr>
        <w:t>e</w:t>
      </w:r>
    </w:p>
    <w:p w:rsidR="00E022F5" w:rsidRDefault="00E022F5" w:rsidP="00E022F5">
      <w:pPr>
        <w:pStyle w:val="Heading4"/>
      </w:pPr>
      <w:r>
        <w:t xml:space="preserve">(--) The US Economy is key to the world economy:  accessing all their scenarios:  </w:t>
      </w:r>
    </w:p>
    <w:p w:rsidR="00E022F5" w:rsidRPr="00A42D3A" w:rsidRDefault="00E022F5" w:rsidP="00E022F5">
      <w:pPr>
        <w:ind w:left="360"/>
      </w:pPr>
      <w:r w:rsidRPr="00A42D3A">
        <w:t xml:space="preserve">Kevin </w:t>
      </w:r>
      <w:r w:rsidRPr="00A42D3A">
        <w:rPr>
          <w:rStyle w:val="BoldUnderline"/>
        </w:rPr>
        <w:t>Hall, 2010</w:t>
      </w:r>
      <w:r w:rsidRPr="00A42D3A">
        <w:t xml:space="preserve">.  (staff writer).  April 30, 2010.  “U.S. economy grew briskly in first quarter, government says.”  Online.  Internet.  Accessed May 1, 2010 at </w:t>
      </w:r>
      <w:hyperlink r:id="rId144" w:history="1">
        <w:r w:rsidRPr="00A42D3A">
          <w:rPr>
            <w:rStyle w:val="Hyperlink"/>
          </w:rPr>
          <w:t>http://www.miamiherald.com/2010/04/30/1606734/</w:t>
        </w:r>
      </w:hyperlink>
      <w:r w:rsidRPr="00A42D3A">
        <w:t>us-economy-grew-briskly-in-first.html</w:t>
      </w:r>
    </w:p>
    <w:p w:rsidR="00E022F5" w:rsidRPr="00A42D3A" w:rsidRDefault="00E022F5" w:rsidP="00E022F5">
      <w:r w:rsidRPr="00A42D3A">
        <w:rPr>
          <w:rStyle w:val="StyleBoldUnderline"/>
        </w:rPr>
        <w:t>If sustained, the upturn in U.S. consumption would be good news for the whole world, since the U</w:t>
      </w:r>
      <w:r w:rsidRPr="00A42D3A">
        <w:t>nited</w:t>
      </w:r>
      <w:r w:rsidRPr="00A42D3A">
        <w:rPr>
          <w:rStyle w:val="StyleBoldUnderline"/>
        </w:rPr>
        <w:t xml:space="preserve"> S</w:t>
      </w:r>
      <w:r w:rsidRPr="00A42D3A">
        <w:t xml:space="preserve">tates </w:t>
      </w:r>
      <w:r w:rsidRPr="00A42D3A">
        <w:rPr>
          <w:rStyle w:val="BoldUnderline"/>
        </w:rPr>
        <w:t>remains the key global economic engine.</w:t>
      </w:r>
      <w:r w:rsidRPr="00A42D3A">
        <w:t xml:space="preserve">  </w:t>
      </w:r>
      <w:r w:rsidRPr="00A42D3A">
        <w:rPr>
          <w:sz w:val="16"/>
        </w:rPr>
        <w:t>"What was particularly encouraging about today's GDP numbers is that U.S. consumption appears to be on a strong recovery path," said Frederic Neumann, co-head of Asian Economic Research for the global Hong Kong bank HSBC.  Friday's GDP numbers were in line with a revised forecast from the International Monetary Fund, which predicted earlier in April that the world's economy would grow at a rate above 4 percent this year, significantly better than its initial 1.9 percent forecast.</w:t>
      </w:r>
    </w:p>
    <w:p w:rsidR="00E022F5" w:rsidRDefault="00E022F5" w:rsidP="00E022F5">
      <w:pPr>
        <w:pStyle w:val="Heading4"/>
      </w:pPr>
      <w:r>
        <w:t>(--) US economic declines undermine the world economy.</w:t>
      </w:r>
    </w:p>
    <w:p w:rsidR="00E022F5" w:rsidRPr="00A42D3A" w:rsidRDefault="00E022F5" w:rsidP="00E022F5">
      <w:pPr>
        <w:ind w:left="360"/>
      </w:pPr>
      <w:r w:rsidRPr="00A42D3A">
        <w:t xml:space="preserve">David </w:t>
      </w:r>
      <w:r w:rsidRPr="00A42D3A">
        <w:rPr>
          <w:rStyle w:val="BoldUnderline"/>
        </w:rPr>
        <w:t>Kampf, 2009</w:t>
      </w:r>
      <w:r w:rsidRPr="00A42D3A">
        <w:t xml:space="preserve"> (former communications director for PEPFAR.  May 7, 2009.  Online.  Internet.  Accessed May 7, 2009 at </w:t>
      </w:r>
      <w:hyperlink r:id="rId145" w:history="1">
        <w:r w:rsidRPr="00A42D3A">
          <w:rPr>
            <w:rStyle w:val="Hyperlink"/>
          </w:rPr>
          <w:t>http://www.worldpoliticsreview.com/article.aspx?id=3717</w:t>
        </w:r>
      </w:hyperlink>
      <w:r w:rsidRPr="00A42D3A">
        <w:t>)</w:t>
      </w:r>
    </w:p>
    <w:p w:rsidR="00E022F5" w:rsidRPr="00A42D3A" w:rsidRDefault="00E022F5" w:rsidP="00E022F5">
      <w:pPr>
        <w:rPr>
          <w:rStyle w:val="StyleBoldUnderline"/>
        </w:rPr>
      </w:pPr>
      <w:r w:rsidRPr="00A42D3A">
        <w:rPr>
          <w:rStyle w:val="StyleBoldUnderline"/>
        </w:rPr>
        <w:t>The worldwide economic turmoil underlines the importance of the U</w:t>
      </w:r>
      <w:r w:rsidRPr="00A42D3A">
        <w:t xml:space="preserve">nited </w:t>
      </w:r>
      <w:r w:rsidRPr="00A42D3A">
        <w:rPr>
          <w:rStyle w:val="StyleBoldUnderline"/>
        </w:rPr>
        <w:t>S</w:t>
      </w:r>
      <w:r w:rsidRPr="00A42D3A">
        <w:t xml:space="preserve">tates -- </w:t>
      </w:r>
      <w:r w:rsidRPr="00A42D3A">
        <w:rPr>
          <w:rStyle w:val="StyleBoldUnderline"/>
        </w:rPr>
        <w:t xml:space="preserve">for better or worse -- to the global market. As the U.S. goes, </w:t>
      </w:r>
      <w:r w:rsidRPr="00A42D3A">
        <w:rPr>
          <w:rStyle w:val="BoldUnderline"/>
          <w:bdr w:val="single" w:sz="4" w:space="0" w:color="auto"/>
        </w:rPr>
        <w:t>so goes the world.</w:t>
      </w:r>
      <w:r w:rsidRPr="00A42D3A">
        <w:rPr>
          <w:rStyle w:val="StyleBoldUnderline"/>
        </w:rPr>
        <w:t xml:space="preserve"> When the American bubble burst, the speed with which the contagion spread beyond its borders is an illustration.</w:t>
      </w:r>
    </w:p>
    <w:p w:rsidR="00E022F5" w:rsidRDefault="00E022F5" w:rsidP="00E022F5">
      <w:pPr>
        <w:pStyle w:val="Heading4"/>
      </w:pPr>
      <w:r>
        <w:t>(--) US is key to growth and innovation for the global economy.</w:t>
      </w:r>
    </w:p>
    <w:p w:rsidR="00E022F5" w:rsidRPr="00A42D3A" w:rsidRDefault="00E022F5" w:rsidP="00E022F5">
      <w:pPr>
        <w:ind w:left="360"/>
      </w:pPr>
      <w:r w:rsidRPr="00A42D3A">
        <w:t xml:space="preserve">David </w:t>
      </w:r>
      <w:r w:rsidRPr="00A42D3A">
        <w:rPr>
          <w:rStyle w:val="BoldUnderline"/>
        </w:rPr>
        <w:t>McCormick, 2008</w:t>
      </w:r>
      <w:r w:rsidRPr="00A42D3A">
        <w:t xml:space="preserve"> (former under secretary for International Affairs in the U. S. Treasury Department, May 12, 2008, Newsweek.  Online.  Lexis/Nexis.  Accessed, May 4, 2009).</w:t>
      </w:r>
    </w:p>
    <w:p w:rsidR="00E022F5" w:rsidRPr="00474613" w:rsidRDefault="00E022F5" w:rsidP="00E022F5">
      <w:pPr>
        <w:rPr>
          <w:sz w:val="16"/>
        </w:rPr>
      </w:pPr>
      <w:r w:rsidRPr="00A42D3A">
        <w:rPr>
          <w:rStyle w:val="StyleBoldUnderline"/>
        </w:rPr>
        <w:t>Our friends around the world should gain confidence from the fact that U.S. policymakers and their international counterparts are taking aggressive, targeted actions to stabilize the financial markets</w:t>
      </w:r>
      <w:r w:rsidRPr="00474613">
        <w:rPr>
          <w:sz w:val="16"/>
        </w:rPr>
        <w:t xml:space="preserve">, to reduce their impact on the economy and the individuals negatively affected by the turmoil and to protect against the same mistakes' being repeated. </w:t>
      </w:r>
      <w:r w:rsidRPr="00A42D3A">
        <w:rPr>
          <w:rStyle w:val="StyleBoldUnderline"/>
        </w:rPr>
        <w:t>There are already some early indicators that these actions are beginning to have the desired effect, as markets appear to be gaining confidence and the availability of credit has improved modestly.</w:t>
      </w:r>
      <w:r w:rsidRPr="00474613">
        <w:rPr>
          <w:sz w:val="16"/>
        </w:rPr>
        <w:t xml:space="preserve">  Flexibility and resilience in the face of such unexpected financial-market turmoil and economic hardship are among America's greatest strengths. Our objective is to help individuals and markets recover as quickly as possible, while avoiding actions that cause new problems that would hurt our economy in the long run. This storm, too, shall pass, and </w:t>
      </w:r>
      <w:r w:rsidRPr="006451AD">
        <w:rPr>
          <w:rStyle w:val="StyleBoldUnderline"/>
        </w:rPr>
        <w:t>the U</w:t>
      </w:r>
      <w:r w:rsidRPr="00474613">
        <w:rPr>
          <w:sz w:val="16"/>
        </w:rPr>
        <w:t xml:space="preserve">nited </w:t>
      </w:r>
      <w:r w:rsidRPr="006451AD">
        <w:rPr>
          <w:rStyle w:val="StyleBoldUnderline"/>
        </w:rPr>
        <w:t>S</w:t>
      </w:r>
      <w:r w:rsidRPr="00474613">
        <w:rPr>
          <w:sz w:val="16"/>
        </w:rPr>
        <w:t xml:space="preserve">tates </w:t>
      </w:r>
      <w:r w:rsidRPr="006451AD">
        <w:rPr>
          <w:rStyle w:val="StyleBoldUnderline"/>
        </w:rPr>
        <w:t>will emerge, as it always has, as a driver of growth and innovation for the global economy.</w:t>
      </w:r>
    </w:p>
    <w:p w:rsidR="00E022F5" w:rsidRDefault="00E022F5" w:rsidP="00E022F5">
      <w:pPr>
        <w:pStyle w:val="Heading4"/>
        <w:rPr>
          <w:rFonts w:ascii="Arial" w:hAnsi="Arial" w:cs="Arial"/>
          <w:i/>
          <w:sz w:val="28"/>
        </w:rPr>
      </w:pPr>
      <w:r>
        <w:t xml:space="preserve">(--) The US economy is vital to the Asian economy.    </w:t>
      </w:r>
    </w:p>
    <w:p w:rsidR="00E022F5" w:rsidRPr="006451AD" w:rsidRDefault="00E022F5" w:rsidP="00E022F5">
      <w:pPr>
        <w:ind w:left="360"/>
      </w:pPr>
      <w:r w:rsidRPr="006451AD">
        <w:rPr>
          <w:rStyle w:val="BoldUnderline"/>
        </w:rPr>
        <w:t>Associated Press, 2009</w:t>
      </w:r>
      <w:r w:rsidRPr="006451AD">
        <w:t xml:space="preserve"> (May 4, 2009.  Online.  Internet.  Accessed at </w:t>
      </w:r>
      <w:hyperlink r:id="rId146" w:history="1">
        <w:r w:rsidRPr="006451AD">
          <w:rPr>
            <w:rStyle w:val="Hyperlink"/>
          </w:rPr>
          <w:t>http://www.google.com/hostednews/ap/article/ALeqM5jXPJmkJdyKGBu_J5HvhnfYCkYAzgD97VBSE80</w:t>
        </w:r>
      </w:hyperlink>
      <w:r w:rsidRPr="006451AD">
        <w:t>)</w:t>
      </w:r>
    </w:p>
    <w:p w:rsidR="00E022F5" w:rsidRPr="006451AD" w:rsidRDefault="00E022F5" w:rsidP="00E022F5">
      <w:r w:rsidRPr="006451AD">
        <w:rPr>
          <w:sz w:val="16"/>
        </w:rPr>
        <w:t>Asian stock markets soared Monday, led by gains of 5 percent or more in Hong Kong, Taiwan, Singapore and India, amid upbeat economic signs from China and the United States. European markets opened higher, too. Investors were cheered by a survey of purchasing managers at Chinese manufacturers that rose for a second month in April.</w:t>
      </w:r>
      <w:r w:rsidRPr="006451AD">
        <w:t xml:space="preserve"> </w:t>
      </w:r>
      <w:r w:rsidRPr="006451AD">
        <w:rPr>
          <w:rStyle w:val="StyleBoldUnderline"/>
        </w:rPr>
        <w:t xml:space="preserve">U.S. manufacturing activity in April also posted its best showing since September, suggesting that American economy — </w:t>
      </w:r>
      <w:r w:rsidRPr="006451AD">
        <w:rPr>
          <w:rStyle w:val="BoldUnderline"/>
        </w:rPr>
        <w:t>a vital export market for Asia</w:t>
      </w:r>
      <w:r w:rsidRPr="006451AD">
        <w:rPr>
          <w:rStyle w:val="StyleBoldUnderline"/>
        </w:rPr>
        <w:t xml:space="preserve"> — might be stabilizing. </w:t>
      </w:r>
      <w:r w:rsidRPr="006451AD">
        <w:t>Futures pointed to a higher open on Wall Street Monday.</w:t>
      </w:r>
    </w:p>
    <w:p w:rsidR="00E022F5" w:rsidRDefault="00E022F5" w:rsidP="00E022F5">
      <w:pPr>
        <w:rPr>
          <w:caps/>
        </w:rPr>
      </w:pPr>
      <w:r>
        <w:br w:type="page"/>
      </w:r>
    </w:p>
    <w:p w:rsidR="00E022F5" w:rsidRDefault="00E022F5" w:rsidP="00E022F5">
      <w:pPr>
        <w:pStyle w:val="Heading3"/>
        <w:rPr>
          <w:sz w:val="26"/>
        </w:rPr>
      </w:pPr>
      <w:bookmarkStart w:id="202" w:name="_Toc335830434"/>
      <w:bookmarkStart w:id="203" w:name="_Toc349306995"/>
      <w:bookmarkStart w:id="204" w:name="_Toc360210098"/>
      <w:bookmarkStart w:id="205" w:name="_Toc360210196"/>
      <w:r>
        <w:t>US Economy Link Turn Extensions—High Oil Prices Hurt US Economy</w:t>
      </w:r>
      <w:bookmarkEnd w:id="202"/>
      <w:bookmarkEnd w:id="203"/>
      <w:bookmarkEnd w:id="204"/>
      <w:bookmarkEnd w:id="205"/>
      <w:r>
        <w:br w:type="page"/>
      </w:r>
    </w:p>
    <w:p w:rsidR="00E022F5" w:rsidRDefault="00E022F5" w:rsidP="00E022F5">
      <w:pPr>
        <w:pStyle w:val="Heading4"/>
      </w:pPr>
      <w:r>
        <w:t>(--) Lower oil prices key to business confidence:</w:t>
      </w:r>
    </w:p>
    <w:p w:rsidR="00E022F5" w:rsidRDefault="00E022F5" w:rsidP="00E022F5">
      <w:r>
        <w:t xml:space="preserve"> </w:t>
      </w:r>
      <w:r>
        <w:tab/>
        <w:t xml:space="preserve">Joseph </w:t>
      </w:r>
      <w:r w:rsidRPr="000116F1">
        <w:rPr>
          <w:rStyle w:val="BoldUnderline"/>
        </w:rPr>
        <w:t>Lazzaro</w:t>
      </w:r>
      <w:r>
        <w:t>, 8/14/20</w:t>
      </w:r>
      <w:r w:rsidRPr="000116F1">
        <w:rPr>
          <w:rStyle w:val="BoldUnderline"/>
        </w:rPr>
        <w:t>11</w:t>
      </w:r>
      <w:r>
        <w:t xml:space="preserve"> (staff writer,  “U.S. Economy and Stock Market: Where Do We Go From Here?”</w:t>
      </w:r>
    </w:p>
    <w:p w:rsidR="00E022F5" w:rsidRDefault="00E022F5" w:rsidP="00E022F5">
      <w:pPr>
        <w:ind w:left="360"/>
      </w:pPr>
      <w:hyperlink r:id="rId147" w:history="1">
        <w:r w:rsidRPr="00C301E5">
          <w:rPr>
            <w:rStyle w:val="Hyperlink"/>
          </w:rPr>
          <w:t>http://www.ibtimes.com/articles/197592/20110814/recession-unemployment-jobs-krugman-kellner-double-dip-recession.htm?frm=google</w:t>
        </w:r>
      </w:hyperlink>
      <w:r>
        <w:t xml:space="preserve">)  </w:t>
      </w:r>
    </w:p>
    <w:p w:rsidR="00E022F5" w:rsidRDefault="00E022F5" w:rsidP="00E022F5">
      <w:r w:rsidRPr="00CD2739">
        <w:rPr>
          <w:rStyle w:val="StyleBoldUnderline"/>
        </w:rPr>
        <w:t>Lower oil prices will also help businesses at every level -- from manufacturers to transportation companies to electric utilities,</w:t>
      </w:r>
      <w:r>
        <w:t xml:space="preserve"> Kellner said. Some investors don't know it, but oil is used in producing certain clothes, as well.  </w:t>
      </w:r>
    </w:p>
    <w:p w:rsidR="00E022F5" w:rsidRDefault="00E022F5" w:rsidP="00E022F5">
      <w:pPr>
        <w:pStyle w:val="Clear"/>
      </w:pPr>
      <w:r>
        <w:t xml:space="preserve">(--) Business confidence collapse causes recession:  </w:t>
      </w:r>
    </w:p>
    <w:p w:rsidR="00E022F5" w:rsidRDefault="00E022F5" w:rsidP="00E022F5">
      <w:pPr>
        <w:ind w:firstLine="360"/>
      </w:pPr>
      <w:r>
        <w:t xml:space="preserve">JOHN </w:t>
      </w:r>
      <w:r w:rsidRPr="00562CBF">
        <w:rPr>
          <w:b/>
          <w:u w:val="single"/>
        </w:rPr>
        <w:t>BRAITHWAITE</w:t>
      </w:r>
      <w:r>
        <w:t>, 20</w:t>
      </w:r>
      <w:r w:rsidRPr="00562CBF">
        <w:rPr>
          <w:b/>
          <w:u w:val="single"/>
        </w:rPr>
        <w:t>04</w:t>
      </w:r>
      <w:r>
        <w:t xml:space="preserve"> (The Annals of The American Academy of Political and Social Science, March; Lexis)</w:t>
      </w:r>
    </w:p>
    <w:p w:rsidR="00E022F5" w:rsidRDefault="00E022F5" w:rsidP="00E022F5">
      <w:r w:rsidRPr="00D83B1C">
        <w:rPr>
          <w:sz w:val="16"/>
          <w:szCs w:val="16"/>
        </w:rPr>
        <w:t>The challenge of designing institutions that simultaneously engender emancipation and hope is addressed within the assumption of economic institutions that are fundamentally capitalist. This contemporary global context gives more force to the hope nexus because we know</w:t>
      </w:r>
      <w:r>
        <w:t xml:space="preserve"> </w:t>
      </w:r>
      <w:r w:rsidRPr="00D83B1C">
        <w:rPr>
          <w:u w:val="single"/>
        </w:rPr>
        <w:t xml:space="preserve">capitalism thrives on hope. When </w:t>
      </w:r>
      <w:r w:rsidRPr="00D83B1C">
        <w:rPr>
          <w:b/>
          <w:u w:val="single"/>
        </w:rPr>
        <w:t>business confidence collapses, capitalist economies head for recession</w:t>
      </w:r>
      <w:r w:rsidRPr="00D83B1C">
        <w:rPr>
          <w:u w:val="single"/>
        </w:rPr>
        <w:t>. This dependence on hope is of quite general import; business leaders must have hope for the future before they will build new factories; consumers need confidence before they will buy what the factories make; investors need confidence before they will buy shares in the company that builds the factory; bankers need confidence to lend money to build the factory;</w:t>
      </w:r>
      <w:r>
        <w:t xml:space="preserve"> </w:t>
      </w:r>
      <w:r w:rsidRPr="00D83B1C">
        <w:rPr>
          <w:sz w:val="16"/>
          <w:szCs w:val="16"/>
        </w:rPr>
        <w:t>scientists need confidence to innovate with new technologies in the hope that a capitalist will come along and market their invention. Keynes's ([1936]1981) General Theory of Employment, Interest and Money lamented the theoretical neglect of "animal spirits" of hope ("spontaneous optimism rather than . . . mathematical expectation" (p. 161) in the discipline of economics, a neglect that continues to this day (see also Barbalet 1993).</w:t>
      </w:r>
    </w:p>
    <w:p w:rsidR="00E022F5" w:rsidRDefault="00E022F5" w:rsidP="00E022F5">
      <w:pPr>
        <w:pStyle w:val="Heading4"/>
      </w:pPr>
      <w:r>
        <w:t>(--) Disruptions in oil supply result in declines in US GDP:</w:t>
      </w:r>
    </w:p>
    <w:p w:rsidR="00E022F5" w:rsidRDefault="00E022F5" w:rsidP="00E022F5">
      <w:pPr>
        <w:ind w:firstLine="360"/>
      </w:pPr>
      <w:r>
        <w:t xml:space="preserve">Stephen P.A. </w:t>
      </w:r>
      <w:r w:rsidRPr="00C91E03">
        <w:rPr>
          <w:rStyle w:val="BoldUnderline"/>
        </w:rPr>
        <w:t>Brown, 2010</w:t>
      </w:r>
      <w:r>
        <w:t xml:space="preserve"> (nonresident fellow with Resources for the Future, Reassessing the Oil</w:t>
      </w:r>
    </w:p>
    <w:p w:rsidR="00E022F5" w:rsidRDefault="00E022F5" w:rsidP="00E022F5">
      <w:pPr>
        <w:ind w:firstLine="360"/>
      </w:pPr>
      <w:r>
        <w:t xml:space="preserve">Security Premium, February 2010, </w:t>
      </w:r>
      <w:hyperlink r:id="rId148" w:history="1">
        <w:r w:rsidRPr="00095288">
          <w:rPr>
            <w:rStyle w:val="Hyperlink"/>
          </w:rPr>
          <w:t>http://www.rff.org/documents/RFF-DP-10-05.pdf</w:t>
        </w:r>
      </w:hyperlink>
      <w:r>
        <w:t>)</w:t>
      </w:r>
    </w:p>
    <w:p w:rsidR="00E022F5" w:rsidRPr="00474613" w:rsidRDefault="00E022F5" w:rsidP="00E022F5">
      <w:pPr>
        <w:rPr>
          <w:sz w:val="16"/>
        </w:rPr>
      </w:pPr>
      <w:r w:rsidRPr="00CD2739">
        <w:rPr>
          <w:rStyle w:val="StyleBoldUnderline"/>
        </w:rPr>
        <w:t>High oil prices and unstable foreign oil production have renewed concern about U.S. energy security</w:t>
      </w:r>
      <w:r w:rsidRPr="00474613">
        <w:rPr>
          <w:sz w:val="16"/>
        </w:rPr>
        <w:t xml:space="preserve">. The United States draws its oil from an integrated world oil market that includes historically unstable suppliers. In addition, disruptions of world oil supply have led to episodes of sharply rising oil prices, which have resulted in reductions in U.S. gross domestic product (GDP) and large income transfers to foreign oil producers. In fact, 10 of the 11 U.S. recessions since World War II have been preceded by sharply rising oil prices (Figure 1). </w:t>
      </w:r>
      <w:r w:rsidRPr="00CD2739">
        <w:rPr>
          <w:rStyle w:val="StyleBoldUnderline"/>
        </w:rPr>
        <w:t>A number of studies</w:t>
      </w:r>
      <w:r w:rsidRPr="00474613">
        <w:rPr>
          <w:sz w:val="16"/>
        </w:rPr>
        <w:t>—such as those by the Council on Foreign Relations (2006) and Leiby (2007)—</w:t>
      </w:r>
      <w:r w:rsidRPr="00CD2739">
        <w:rPr>
          <w:rStyle w:val="StyleBoldUnderline"/>
        </w:rPr>
        <w:t>emphasize the costs of U.S. dependence on imported oil. But because oil is fungible, consumers cannot distinguish between domestic and imported sources of the oil they consume, and all oil prices move together with the consequence that no supply is secure from price shocks. At the same time, policy can distinguish between domestic and imported sources of oil, and these sources of supply differ in the instability they create in world oil markets.</w:t>
      </w:r>
      <w:r w:rsidRPr="00474613">
        <w:rPr>
          <w:sz w:val="16"/>
        </w:rPr>
        <w:t xml:space="preserve"> To the extent that the U.S. economic losses associated with oil supply disruptions are externalities that are not taken into account in private actions, they become a concern for economic policy. Our assessment finds that the principal externalities associated with oil supply disruptions are GDP losses and some of the transfers abroad. Such losses are not confined to those who buy the marginal barrel of oil and are not likely to be taken into account in the purchase decision.</w:t>
      </w:r>
    </w:p>
    <w:p w:rsidR="00E022F5" w:rsidRDefault="00E022F5" w:rsidP="00E022F5">
      <w:pPr>
        <w:pStyle w:val="Heading4"/>
      </w:pPr>
      <w:r>
        <w:t>(--) You have causality backwards – Oil prices increase natural gas prices</w:t>
      </w:r>
    </w:p>
    <w:p w:rsidR="00E022F5" w:rsidRPr="00B87219" w:rsidRDefault="00E022F5" w:rsidP="00E022F5">
      <w:pPr>
        <w:ind w:firstLine="360"/>
        <w:rPr>
          <w:rStyle w:val="StyleStyleBold12pt"/>
        </w:rPr>
      </w:pPr>
      <w:r>
        <w:rPr>
          <w:rStyle w:val="StyleStyleBold12pt"/>
        </w:rPr>
        <w:t>Seeking Alpha 12</w:t>
      </w:r>
    </w:p>
    <w:p w:rsidR="00E022F5" w:rsidRDefault="00E022F5" w:rsidP="00E022F5">
      <w:pPr>
        <w:ind w:left="360"/>
      </w:pPr>
      <w:r>
        <w:t>(“Can the Oil to Natural Gas Ratio Explain the Recent Rally in Natural Gas?”; July 9, 2012; http://seekingalpha.com/article/709451-can-the-oil-to-natural-gas-ratio-explain-the-recent-rally-in-natural-gas)BHB</w:t>
      </w:r>
    </w:p>
    <w:p w:rsidR="00E022F5" w:rsidRDefault="00E022F5" w:rsidP="00E022F5">
      <w:pPr>
        <w:rPr>
          <w:sz w:val="16"/>
        </w:rPr>
      </w:pPr>
      <w:r w:rsidRPr="00B87219">
        <w:rPr>
          <w:sz w:val="16"/>
        </w:rPr>
        <w:t xml:space="preserve">During April </w:t>
      </w:r>
      <w:r w:rsidRPr="00B87219">
        <w:rPr>
          <w:rStyle w:val="StyleBoldUnderline"/>
        </w:rPr>
        <w:t>the linear correlation between oil and natural gas</w:t>
      </w:r>
      <w:r w:rsidRPr="00B87219">
        <w:rPr>
          <w:sz w:val="16"/>
        </w:rPr>
        <w:t xml:space="preserve"> reached -0.78. This is a strong negative correlation. Even though </w:t>
      </w:r>
      <w:r w:rsidRPr="00B87219">
        <w:rPr>
          <w:rStyle w:val="StyleBoldUnderline"/>
        </w:rPr>
        <w:t>the relation between the two energy prices shifts and isn't constant, it tends to be positive and strong</w:t>
      </w:r>
      <w:r w:rsidRPr="00B87219">
        <w:rPr>
          <w:sz w:val="16"/>
        </w:rPr>
        <w:t xml:space="preserve">. The logic behind this is straight forward - </w:t>
      </w:r>
      <w:r w:rsidRPr="00B87219">
        <w:rPr>
          <w:rStyle w:val="StyleBoldUnderline"/>
        </w:rPr>
        <w:t>as</w:t>
      </w:r>
      <w:r w:rsidRPr="00B87219">
        <w:rPr>
          <w:sz w:val="16"/>
        </w:rPr>
        <w:t xml:space="preserve"> </w:t>
      </w:r>
      <w:r w:rsidRPr="00B87219">
        <w:rPr>
          <w:rStyle w:val="StyleBoldUnderline"/>
        </w:rPr>
        <w:t>oil prices rise, the prices of natural gas also tend to increase.</w:t>
      </w:r>
      <w:r w:rsidRPr="00B87219">
        <w:rPr>
          <w:sz w:val="16"/>
        </w:rPr>
        <w:t xml:space="preserve"> </w:t>
      </w:r>
      <w:r w:rsidRPr="00B87219">
        <w:rPr>
          <w:rStyle w:val="StyleBoldUnderline"/>
        </w:rPr>
        <w:t xml:space="preserve">Since natural gas and oil are to a certain degree and in some industries interchangeable, it makes sense that they will have a positive relation. Further, they are both affected by certain factors that are the same </w:t>
      </w:r>
      <w:r w:rsidRPr="00B87219">
        <w:rPr>
          <w:sz w:val="16"/>
        </w:rPr>
        <w:t>(e.g. concerns for an economic slowdown in the U.S. tends to adversely affect oil and gas prices). Therefore the negative relation and the high ratio was something unique and could have been due to the unique situation both energy markets were at.</w:t>
      </w:r>
    </w:p>
    <w:p w:rsidR="00E022F5" w:rsidRDefault="00E022F5" w:rsidP="00E022F5">
      <w:pPr>
        <w:rPr>
          <w:sz w:val="16"/>
        </w:rPr>
      </w:pPr>
    </w:p>
    <w:p w:rsidR="00E022F5" w:rsidRDefault="00E022F5" w:rsidP="00E022F5">
      <w:pPr>
        <w:pStyle w:val="Heading4"/>
      </w:pPr>
      <w:r>
        <w:t xml:space="preserve">(--) Switch to natural gas wouldn’t collapse oil prices – only net beneficial to US economy – jobs </w:t>
      </w:r>
    </w:p>
    <w:p w:rsidR="00E022F5" w:rsidRPr="009051A4" w:rsidRDefault="00E022F5" w:rsidP="00E022F5">
      <w:pPr>
        <w:ind w:firstLine="360"/>
        <w:rPr>
          <w:rStyle w:val="StyleStyleBold12pt"/>
        </w:rPr>
      </w:pPr>
      <w:r w:rsidRPr="009051A4">
        <w:rPr>
          <w:rStyle w:val="StyleStyleBold12pt"/>
        </w:rPr>
        <w:t>Burns 12</w:t>
      </w:r>
    </w:p>
    <w:p w:rsidR="00E022F5" w:rsidRPr="000C79A9" w:rsidRDefault="00E022F5" w:rsidP="00E022F5">
      <w:pPr>
        <w:ind w:left="360"/>
      </w:pPr>
      <w:r w:rsidRPr="000C79A9">
        <w:t>(Stuart – write for MetalMiner the largest metals-related media site; “Oil Prices Could Follow Gas Prices Down as Demand Decreases” 24 April 2012 http://oilprice.com/Energy/Oil-Prices/Oil-Prices-could-Follow-Gas-Prices-as-Demand-Decreases-and-Production-Increases.html)BHB</w:t>
      </w:r>
    </w:p>
    <w:p w:rsidR="00E022F5" w:rsidRDefault="00E022F5" w:rsidP="00E022F5">
      <w:pPr>
        <w:rPr>
          <w:sz w:val="16"/>
        </w:rPr>
      </w:pPr>
      <w:r w:rsidRPr="00BF168C">
        <w:rPr>
          <w:rStyle w:val="StyleBoldUnderline"/>
        </w:rPr>
        <w:t>It may not necessarily lead to a collapse in global oil prices, as demand is likely to continue to rise in emerging markets, gradually replacing US consumption from the world market, but dramatically lower natural gas prices are already helping US industries</w:t>
      </w:r>
      <w:r>
        <w:rPr>
          <w:sz w:val="16"/>
        </w:rPr>
        <w:t xml:space="preserve"> (e.g. chemicals, fertilizers, metals and ceramics) </w:t>
      </w:r>
      <w:r w:rsidRPr="00BF168C">
        <w:rPr>
          <w:rStyle w:val="StyleBoldUnderline"/>
        </w:rPr>
        <w:t>to the extent that many firms who have moved production offshore five to 10 years ago must be reviewing whether they should bring such production capacity home.</w:t>
      </w:r>
      <w:r w:rsidRPr="00BF168C">
        <w:rPr>
          <w:rStyle w:val="StyleBoldUnderline"/>
          <w:sz w:val="12"/>
        </w:rPr>
        <w:t>¶</w:t>
      </w:r>
      <w:r w:rsidRPr="00BF168C">
        <w:rPr>
          <w:sz w:val="12"/>
        </w:rPr>
        <w:t xml:space="preserve"> </w:t>
      </w:r>
      <w:r>
        <w:rPr>
          <w:sz w:val="16"/>
        </w:rPr>
        <w:t xml:space="preserve">Indeed, </w:t>
      </w:r>
      <w:r w:rsidRPr="00BF168C">
        <w:rPr>
          <w:rStyle w:val="StyleBoldUnderline"/>
        </w:rPr>
        <w:t>Citigroup estimates that the transformation in the energy supply market could result in 3.6 million new jobs, a reduction in the trade deficit of 60 percent and an appreciation of the dollar by 5.4 percent as imports shrink</w:t>
      </w:r>
      <w:r>
        <w:rPr>
          <w:sz w:val="16"/>
        </w:rPr>
        <w:t>.</w:t>
      </w:r>
    </w:p>
    <w:p w:rsidR="00E022F5" w:rsidRDefault="00E022F5" w:rsidP="00E022F5">
      <w:pPr>
        <w:rPr>
          <w:sz w:val="16"/>
        </w:rPr>
      </w:pPr>
    </w:p>
    <w:p w:rsidR="00E022F5" w:rsidRDefault="00E022F5" w:rsidP="00E022F5">
      <w:pPr>
        <w:pStyle w:val="Heading4"/>
      </w:pPr>
      <w:r>
        <w:t>(--) Oil and natural gas are not substitutable goods</w:t>
      </w:r>
    </w:p>
    <w:p w:rsidR="00E022F5" w:rsidRPr="009F0953" w:rsidRDefault="00E022F5" w:rsidP="00E022F5">
      <w:pPr>
        <w:ind w:firstLine="360"/>
        <w:rPr>
          <w:rStyle w:val="StyleStyleBold12pt"/>
        </w:rPr>
      </w:pPr>
      <w:r>
        <w:rPr>
          <w:rStyle w:val="StyleStyleBold12pt"/>
        </w:rPr>
        <w:t>NYT 12</w:t>
      </w:r>
    </w:p>
    <w:p w:rsidR="00E022F5" w:rsidRPr="000C79A9" w:rsidRDefault="00E022F5" w:rsidP="00E022F5">
      <w:pPr>
        <w:ind w:left="360"/>
      </w:pPr>
      <w:r w:rsidRPr="000C79A9">
        <w:t xml:space="preserve">(Floyd Norris – chief financial correspondent;“Why One Gas Is Cheap and One Isn’t”; March 30 2012; </w:t>
      </w:r>
      <w:hyperlink r:id="rId149" w:history="1">
        <w:r w:rsidRPr="001F334F">
          <w:rPr>
            <w:rStyle w:val="Hyperlink"/>
          </w:rPr>
          <w:t>http://www.nytimes.com/2012/03/31/business/economy/why-natural-gas-is-cheap-and-gasoline-isnt.html</w:t>
        </w:r>
      </w:hyperlink>
      <w:r w:rsidRPr="000C79A9">
        <w:t>)</w:t>
      </w:r>
      <w:r>
        <w:t xml:space="preserve"> BHB</w:t>
      </w:r>
    </w:p>
    <w:p w:rsidR="00E022F5" w:rsidRPr="009F0953" w:rsidRDefault="00E022F5" w:rsidP="00E022F5">
      <w:pPr>
        <w:rPr>
          <w:sz w:val="14"/>
        </w:rPr>
      </w:pPr>
      <w:r w:rsidRPr="009F0953">
        <w:rPr>
          <w:sz w:val="14"/>
        </w:rPr>
        <w:t xml:space="preserve">As the accompanying charts indicate, </w:t>
      </w:r>
      <w:r w:rsidRPr="009F0953">
        <w:rPr>
          <w:rStyle w:val="StyleBoldUnderline"/>
        </w:rPr>
        <w:t>never in the two decades that natural gas and oil futures have traded have their prices diverged as much as they have now.</w:t>
      </w:r>
      <w:r w:rsidRPr="009F0953">
        <w:rPr>
          <w:sz w:val="14"/>
        </w:rPr>
        <w:t xml:space="preserve"> On an energy equivalent basis, oil costs more than eight times as much as natural gas.</w:t>
      </w:r>
      <w:r w:rsidRPr="009F0953">
        <w:rPr>
          <w:sz w:val="12"/>
        </w:rPr>
        <w:t>¶</w:t>
      </w:r>
      <w:r w:rsidRPr="009F0953">
        <w:rPr>
          <w:sz w:val="14"/>
        </w:rPr>
        <w:t xml:space="preserve"> This week, the price of a million B.T.U.’s of natural gas fell below $2.20 for the first time since 2002, while oil prices slipped a little but remained above $100 a barrel. The last time natural gas was this inexpensive, oil cost about $20 a barrel.</w:t>
      </w:r>
      <w:r w:rsidRPr="009F0953">
        <w:rPr>
          <w:sz w:val="12"/>
        </w:rPr>
        <w:t>¶</w:t>
      </w:r>
      <w:r w:rsidRPr="009F0953">
        <w:rPr>
          <w:sz w:val="14"/>
        </w:rPr>
        <w:t xml:space="preserve"> </w:t>
      </w:r>
      <w:r w:rsidRPr="009F0953">
        <w:rPr>
          <w:rStyle w:val="StyleBoldUnderline"/>
        </w:rPr>
        <w:t>The diverging prices reflect the fact that</w:t>
      </w:r>
      <w:r w:rsidRPr="009F0953">
        <w:rPr>
          <w:sz w:val="14"/>
        </w:rPr>
        <w:t xml:space="preserve"> while oil and natural gas can substitute for each other in some uses, </w:t>
      </w:r>
      <w:r w:rsidRPr="009F0953">
        <w:rPr>
          <w:rStyle w:val="StyleBoldUnderline"/>
        </w:rPr>
        <w:t>the markets for the two products are very different.</w:t>
      </w:r>
      <w:r w:rsidRPr="009F0953">
        <w:rPr>
          <w:rStyle w:val="StyleBoldUnderline"/>
          <w:sz w:val="12"/>
        </w:rPr>
        <w:t xml:space="preserve">¶ </w:t>
      </w:r>
      <w:r w:rsidRPr="009F0953">
        <w:rPr>
          <w:rStyle w:val="StyleBoldUnderline"/>
        </w:rPr>
        <w:t>Crude oil is a relatively efficient international market</w:t>
      </w:r>
      <w:r w:rsidRPr="009F0953">
        <w:rPr>
          <w:sz w:val="14"/>
        </w:rPr>
        <w:t>, in which the product moves around the globe in tankers that can be diverted from one destination to another almost instantaneously in response to shifts in demand. A sharp change in demand or supply in any region of the globe is likely to show up in prices everywhere.</w:t>
      </w:r>
      <w:r w:rsidRPr="009F0953">
        <w:rPr>
          <w:sz w:val="12"/>
        </w:rPr>
        <w:t>¶</w:t>
      </w:r>
      <w:r w:rsidRPr="009F0953">
        <w:rPr>
          <w:sz w:val="14"/>
        </w:rPr>
        <w:t xml:space="preserve"> </w:t>
      </w:r>
      <w:r w:rsidRPr="009F0953">
        <w:rPr>
          <w:rStyle w:val="StyleBoldUnderline"/>
        </w:rPr>
        <w:t>Oil prices can also be affected by geopolitical concerns well before actual events take place</w:t>
      </w:r>
      <w:r w:rsidRPr="009F0953">
        <w:rPr>
          <w:sz w:val="14"/>
        </w:rPr>
        <w:t>. These days, it appears that oil prices have been pushed up by worries that Israel might attack Iran, leading to a drastic reduction in Iranian oil exports.</w:t>
      </w:r>
      <w:r w:rsidRPr="009F0953">
        <w:rPr>
          <w:sz w:val="12"/>
        </w:rPr>
        <w:t>¶</w:t>
      </w:r>
      <w:r w:rsidRPr="009F0953">
        <w:rPr>
          <w:sz w:val="14"/>
        </w:rPr>
        <w:t xml:space="preserve"> </w:t>
      </w:r>
      <w:r w:rsidRPr="009F0953">
        <w:rPr>
          <w:rStyle w:val="StyleBoldUnderline"/>
        </w:rPr>
        <w:t>The natural gas market</w:t>
      </w:r>
      <w:r w:rsidRPr="009F0953">
        <w:rPr>
          <w:sz w:val="14"/>
        </w:rPr>
        <w:t xml:space="preserve">, on the other hand, </w:t>
      </w:r>
      <w:r w:rsidRPr="009F0953">
        <w:rPr>
          <w:rStyle w:val="StyleBoldUnderline"/>
        </w:rPr>
        <w:t>is not a global one. There is a limited trade in liquefied natural gas, which can be transported in tankers, but mostly natural gas must move in pipelines over land. Natural gas prices have been rising in Britain this year even as they have been falling in the United States.</w:t>
      </w:r>
      <w:r w:rsidRPr="009F0953">
        <w:rPr>
          <w:rStyle w:val="StyleBoldUnderline"/>
          <w:sz w:val="12"/>
        </w:rPr>
        <w:t>¶</w:t>
      </w:r>
      <w:r w:rsidRPr="009F0953">
        <w:rPr>
          <w:sz w:val="14"/>
        </w:rPr>
        <w:t xml:space="preserve"> </w:t>
      </w:r>
      <w:r w:rsidRPr="009F0953">
        <w:rPr>
          <w:rStyle w:val="StyleBoldUnderline"/>
        </w:rPr>
        <w:t>Supply has soared in the U</w:t>
      </w:r>
      <w:r w:rsidRPr="009F0953">
        <w:rPr>
          <w:sz w:val="14"/>
        </w:rPr>
        <w:t xml:space="preserve">nited </w:t>
      </w:r>
      <w:r w:rsidRPr="009F0953">
        <w:rPr>
          <w:rStyle w:val="StyleBoldUnderline"/>
        </w:rPr>
        <w:t>S</w:t>
      </w:r>
      <w:r w:rsidRPr="009F0953">
        <w:rPr>
          <w:sz w:val="14"/>
        </w:rPr>
        <w:t xml:space="preserve">tates </w:t>
      </w:r>
      <w:r w:rsidRPr="009F0953">
        <w:rPr>
          <w:rStyle w:val="StyleBoldUnderline"/>
        </w:rPr>
        <w:t>because of increased production</w:t>
      </w:r>
      <w:r w:rsidRPr="009F0953">
        <w:rPr>
          <w:sz w:val="14"/>
        </w:rPr>
        <w:t xml:space="preserve"> from hydraulic fracturing, </w:t>
      </w:r>
      <w:r w:rsidRPr="009F0953">
        <w:rPr>
          <w:rStyle w:val="StyleBoldUnderline"/>
        </w:rPr>
        <w:t>but demand cannot change rapidly. Power plants that can burn natural gas or oil were shifted to gas long ago</w:t>
      </w:r>
      <w:r w:rsidRPr="009F0953">
        <w:rPr>
          <w:sz w:val="14"/>
        </w:rPr>
        <w:t>. Add in a relatively mild winter in the United States, which reduced demand, and there appears to have been a glut.</w:t>
      </w:r>
    </w:p>
    <w:p w:rsidR="00E022F5" w:rsidRDefault="00E022F5" w:rsidP="00E022F5">
      <w:pPr>
        <w:rPr>
          <w:sz w:val="16"/>
        </w:rPr>
      </w:pPr>
    </w:p>
    <w:p w:rsidR="00E022F5" w:rsidRDefault="00E022F5" w:rsidP="00E022F5">
      <w:pPr>
        <w:pStyle w:val="Heading4"/>
      </w:pPr>
      <w:r>
        <w:t>(--) Price relationship is long-term – long term contracts and infrastructure changes</w:t>
      </w:r>
    </w:p>
    <w:p w:rsidR="00E022F5" w:rsidRPr="000C79A9" w:rsidRDefault="00E022F5" w:rsidP="00E022F5">
      <w:pPr>
        <w:rPr>
          <w:rStyle w:val="StyleStyleBold12pt"/>
        </w:rPr>
      </w:pPr>
      <w:r w:rsidRPr="000C79A9">
        <w:rPr>
          <w:rStyle w:val="StyleStyleBold12pt"/>
        </w:rPr>
        <w:t>Duetch 11</w:t>
      </w:r>
    </w:p>
    <w:p w:rsidR="00E022F5" w:rsidRDefault="00E022F5" w:rsidP="00E022F5">
      <w:r w:rsidRPr="000C79A9">
        <w:t xml:space="preserve">(John – Institute Professor of Chemistry at the Massachusetts¶ Institute of Technology and former U.S. Undersecretary of Energy, Deputy¶ Secretary of Defense,and Director of Central Intelligence.; “The Good ¶ News About Gas¶ The Natural Gas Revolution and Its Consequences” </w:t>
      </w:r>
      <w:r>
        <w:t>foreign affairs</w:t>
      </w:r>
    </w:p>
    <w:p w:rsidR="00E022F5" w:rsidRPr="000B40E3" w:rsidRDefault="00E022F5" w:rsidP="00E022F5">
      <w:r>
        <w:t>. Volume 90 No.1 p. 82-93</w:t>
      </w:r>
      <w:r w:rsidRPr="000C79A9">
        <w:t>) BHB</w:t>
      </w:r>
    </w:p>
    <w:p w:rsidR="00E022F5" w:rsidRDefault="00E022F5" w:rsidP="00E022F5">
      <w:pPr>
        <w:rPr>
          <w:sz w:val="16"/>
        </w:rPr>
      </w:pPr>
    </w:p>
    <w:p w:rsidR="00E022F5" w:rsidRDefault="00E022F5" w:rsidP="00E022F5">
      <w:pPr>
        <w:rPr>
          <w:sz w:val="16"/>
        </w:rPr>
      </w:pPr>
      <w:r w:rsidRPr="00D4231E">
        <w:rPr>
          <w:rStyle w:val="StyleBoldUnderline"/>
        </w:rPr>
        <w:t>None of these changes will occur rapidly</w:t>
      </w:r>
      <w:r>
        <w:rPr>
          <w:sz w:val="16"/>
        </w:rPr>
        <w:t xml:space="preserve">. </w:t>
      </w:r>
      <w:r w:rsidRPr="00D4231E">
        <w:rPr>
          <w:rStyle w:val="StyleBoldUnderline"/>
        </w:rPr>
        <w:t>There are signiﬁcant</w:t>
      </w:r>
      <w:r w:rsidRPr="00D4231E">
        <w:rPr>
          <w:rStyle w:val="StyleBoldUnderline"/>
          <w:sz w:val="12"/>
        </w:rPr>
        <w:t xml:space="preserve">¶ </w:t>
      </w:r>
      <w:r w:rsidRPr="00D4231E">
        <w:rPr>
          <w:rStyle w:val="StyleBoldUnderline"/>
        </w:rPr>
        <w:t>uncertainties about how much shale gas around the world can be</w:t>
      </w:r>
      <w:r w:rsidRPr="00D4231E">
        <w:rPr>
          <w:rStyle w:val="StyleBoldUnderline"/>
          <w:sz w:val="12"/>
        </w:rPr>
        <w:t xml:space="preserve">¶ </w:t>
      </w:r>
      <w:r w:rsidRPr="00D4231E">
        <w:rPr>
          <w:rStyle w:val="StyleBoldUnderline"/>
        </w:rPr>
        <w:t>produced economically, the environmental implications of widespread</w:t>
      </w:r>
      <w:r w:rsidRPr="00D4231E">
        <w:rPr>
          <w:rStyle w:val="StyleBoldUnderline"/>
          <w:sz w:val="12"/>
        </w:rPr>
        <w:t xml:space="preserve">¶ </w:t>
      </w:r>
      <w:r w:rsidRPr="00D4231E">
        <w:rPr>
          <w:rStyle w:val="StyleBoldUnderline"/>
        </w:rPr>
        <w:t>production, and the economics of substituting natural gas for other</w:t>
      </w:r>
      <w:r w:rsidRPr="00D4231E">
        <w:rPr>
          <w:rStyle w:val="StyleBoldUnderline"/>
          <w:sz w:val="12"/>
        </w:rPr>
        <w:t xml:space="preserve">¶ </w:t>
      </w:r>
      <w:r w:rsidRPr="00D4231E">
        <w:rPr>
          <w:rStyle w:val="StyleBoldUnderline"/>
        </w:rPr>
        <w:t xml:space="preserve">sources. The large investments required for natural gas </w:t>
      </w:r>
      <w:r>
        <w:rPr>
          <w:sz w:val="16"/>
        </w:rPr>
        <w:t>exploration,</w:t>
      </w:r>
      <w:r w:rsidRPr="00D4231E">
        <w:rPr>
          <w:sz w:val="12"/>
        </w:rPr>
        <w:t xml:space="preserve">¶ </w:t>
      </w:r>
      <w:r>
        <w:rPr>
          <w:sz w:val="16"/>
        </w:rPr>
        <w:t xml:space="preserve">production, and distribution </w:t>
      </w:r>
      <w:r w:rsidRPr="00D4231E">
        <w:rPr>
          <w:rStyle w:val="StyleBoldUnderline"/>
        </w:rPr>
        <w:t>depend on</w:t>
      </w:r>
      <w:r>
        <w:rPr>
          <w:sz w:val="16"/>
        </w:rPr>
        <w:t xml:space="preserve"> ﬁnancing supported by </w:t>
      </w:r>
      <w:r w:rsidRPr="00D4231E">
        <w:rPr>
          <w:rStyle w:val="StyleBoldUnderline"/>
        </w:rPr>
        <w:t>longterm contracts</w:t>
      </w:r>
      <w:r>
        <w:rPr>
          <w:sz w:val="16"/>
        </w:rPr>
        <w:t>.</w:t>
      </w:r>
      <w:r w:rsidRPr="00D4231E">
        <w:rPr>
          <w:rStyle w:val="StyleBoldUnderline"/>
        </w:rPr>
        <w:t>Established industry practices change slowly.There will</w:t>
      </w:r>
      <w:r w:rsidRPr="00D4231E">
        <w:rPr>
          <w:rStyle w:val="StyleBoldUnderline"/>
          <w:sz w:val="12"/>
        </w:rPr>
        <w:t xml:space="preserve">¶ </w:t>
      </w:r>
      <w:r w:rsidRPr="00D4231E">
        <w:rPr>
          <w:rStyle w:val="StyleBoldUnderline"/>
        </w:rPr>
        <w:t>continue to be ﬁerce competition over pipeline routes</w:t>
      </w:r>
      <w:r>
        <w:rPr>
          <w:sz w:val="16"/>
        </w:rPr>
        <w:t>, lng projects,</w:t>
      </w:r>
      <w:r w:rsidRPr="00D4231E">
        <w:rPr>
          <w:sz w:val="12"/>
        </w:rPr>
        <w:t xml:space="preserve">¶ </w:t>
      </w:r>
      <w:r>
        <w:rPr>
          <w:sz w:val="16"/>
        </w:rPr>
        <w:t>and supply contracts—</w:t>
      </w:r>
      <w:r w:rsidRPr="00D4231E">
        <w:rPr>
          <w:rStyle w:val="StyleBoldUnderline"/>
        </w:rPr>
        <w:t>which means that there will continue to be</w:t>
      </w:r>
      <w:r w:rsidRPr="00D4231E">
        <w:rPr>
          <w:rStyle w:val="StyleBoldUnderline"/>
          <w:sz w:val="12"/>
        </w:rPr>
        <w:t xml:space="preserve">¶ </w:t>
      </w:r>
      <w:r w:rsidRPr="00D4231E">
        <w:rPr>
          <w:rStyle w:val="StyleBoldUnderline"/>
        </w:rPr>
        <w:t>difficult commercial, ﬁnancing, and political negotiations between¶ supplier and consuming nations</w:t>
      </w:r>
      <w:r>
        <w:rPr>
          <w:sz w:val="16"/>
        </w:rPr>
        <w:t>. The countries and international oil</w:t>
      </w:r>
      <w:r w:rsidRPr="00D4231E">
        <w:rPr>
          <w:sz w:val="12"/>
        </w:rPr>
        <w:t xml:space="preserve">¶ </w:t>
      </w:r>
      <w:r>
        <w:rPr>
          <w:sz w:val="16"/>
        </w:rPr>
        <w:t>companies that are large producers of conventional natural gas will</w:t>
      </w:r>
      <w:r w:rsidRPr="00D4231E">
        <w:rPr>
          <w:sz w:val="12"/>
        </w:rPr>
        <w:t xml:space="preserve">¶ </w:t>
      </w:r>
      <w:r>
        <w:rPr>
          <w:sz w:val="16"/>
        </w:rPr>
        <w:t>resist delinking the price of the gas they sell from the price of oil.</w:t>
      </w:r>
    </w:p>
    <w:p w:rsidR="00E022F5" w:rsidRDefault="00E022F5" w:rsidP="00E022F5">
      <w:r>
        <w:br w:type="page"/>
      </w:r>
    </w:p>
    <w:p w:rsidR="00E022F5" w:rsidRDefault="00E022F5" w:rsidP="00E022F5">
      <w:pPr>
        <w:pStyle w:val="Heading3"/>
      </w:pPr>
      <w:bookmarkStart w:id="206" w:name="_Toc301540688"/>
      <w:bookmarkStart w:id="207" w:name="_Toc335830435"/>
      <w:bookmarkStart w:id="208" w:name="_Toc349306996"/>
      <w:bookmarkStart w:id="209" w:name="_Toc360210099"/>
      <w:bookmarkStart w:id="210" w:name="_Toc360210197"/>
      <w:r>
        <w:t>US Economy Impact Turns:  Economic Decline = War</w:t>
      </w:r>
      <w:bookmarkEnd w:id="206"/>
      <w:bookmarkEnd w:id="207"/>
      <w:bookmarkEnd w:id="208"/>
      <w:bookmarkEnd w:id="209"/>
      <w:bookmarkEnd w:id="210"/>
    </w:p>
    <w:p w:rsidR="00E022F5" w:rsidRPr="00A750DD" w:rsidRDefault="00E022F5" w:rsidP="00E022F5">
      <w:pPr>
        <w:pStyle w:val="Heading4"/>
        <w:rPr>
          <w:i/>
        </w:rPr>
      </w:pPr>
      <w:r>
        <w:t>(--) Another extended global economic breakdown risks armed conflicts that threaten our survival.</w:t>
      </w:r>
    </w:p>
    <w:p w:rsidR="00E022F5" w:rsidRPr="006451AD" w:rsidRDefault="00E022F5" w:rsidP="00E022F5">
      <w:pPr>
        <w:ind w:left="360"/>
      </w:pPr>
      <w:r w:rsidRPr="006451AD">
        <w:t xml:space="preserve">Phil </w:t>
      </w:r>
      <w:r w:rsidRPr="006451AD">
        <w:rPr>
          <w:rStyle w:val="BoldUnderline"/>
        </w:rPr>
        <w:t>Kerpen 2008</w:t>
      </w:r>
      <w:r w:rsidRPr="006451AD">
        <w:t xml:space="preserve"> (policy director for Americans for Prosperity).  “From Panic to Depression?” Oct. 28, 2008.  Online.  Internet.  Accessed May 1, 2010 at  </w:t>
      </w:r>
      <w:hyperlink r:id="rId150" w:history="1">
        <w:r w:rsidRPr="006451AD">
          <w:rPr>
            <w:rStyle w:val="Hyperlink"/>
          </w:rPr>
          <w:t>http://article.nationalreview.com/? q=OWQ3ZGYzZTQyZGY4ZWFiZWUxNmYwZT JiNWVkMTIxMmU=</w:t>
        </w:r>
      </w:hyperlink>
    </w:p>
    <w:p w:rsidR="00E022F5" w:rsidRPr="006451AD" w:rsidRDefault="00E022F5" w:rsidP="00E022F5">
      <w:pPr>
        <w:rPr>
          <w:rStyle w:val="StyleBoldUnderline"/>
        </w:rPr>
      </w:pPr>
      <w:r w:rsidRPr="006451AD">
        <w:rPr>
          <w:rStyle w:val="StyleBoldUnderline"/>
        </w:rPr>
        <w:t>It’s important that we avoid all these policy errors</w:t>
      </w:r>
      <w:r w:rsidRPr="006451AD">
        <w:t xml:space="preserve"> — not just for the sake of our prosperity, but </w:t>
      </w:r>
      <w:r w:rsidRPr="006451AD">
        <w:rPr>
          <w:rStyle w:val="StyleBoldUnderline"/>
        </w:rPr>
        <w:t>for our survival. The Great Depression, after all, didn’t end until the advent of World War II, the most destructive war in the history of the planet. In a world of nuclear and biological weapons and non-state terrorist organizations that breed on poverty</w:t>
      </w:r>
      <w:r w:rsidRPr="006451AD">
        <w:t xml:space="preserve"> and despair, </w:t>
      </w:r>
      <w:r w:rsidRPr="006451AD">
        <w:rPr>
          <w:rStyle w:val="StyleBoldUnderline"/>
        </w:rPr>
        <w:t xml:space="preserve">another global economic breakdown of such extended duration </w:t>
      </w:r>
      <w:r w:rsidRPr="006451AD">
        <w:rPr>
          <w:rStyle w:val="BoldUnderline"/>
        </w:rPr>
        <w:t>would risk armed conflicts on an even greater scale</w:t>
      </w:r>
      <w:r w:rsidRPr="006451AD">
        <w:rPr>
          <w:rStyle w:val="StyleBoldUnderline"/>
        </w:rPr>
        <w:t>.</w:t>
      </w:r>
    </w:p>
    <w:p w:rsidR="00E022F5" w:rsidRPr="008A1D8C" w:rsidRDefault="00E022F5" w:rsidP="00E022F5">
      <w:pPr>
        <w:pStyle w:val="Heading4"/>
        <w:rPr>
          <w:i/>
        </w:rPr>
      </w:pPr>
      <w:r>
        <w:t>(--) A global economic</w:t>
      </w:r>
      <w:r w:rsidRPr="008A1D8C">
        <w:t xml:space="preserve"> recovery </w:t>
      </w:r>
      <w:r>
        <w:t xml:space="preserve">is </w:t>
      </w:r>
      <w:r w:rsidRPr="008A1D8C">
        <w:t xml:space="preserve">key to prevent </w:t>
      </w:r>
      <w:r>
        <w:t xml:space="preserve">a </w:t>
      </w:r>
      <w:r w:rsidRPr="008A1D8C">
        <w:t>nuclear World War III</w:t>
      </w:r>
    </w:p>
    <w:p w:rsidR="00E022F5" w:rsidRPr="006451AD" w:rsidRDefault="00E022F5" w:rsidP="00E022F5">
      <w:pPr>
        <w:ind w:left="360"/>
      </w:pPr>
      <w:r w:rsidRPr="006451AD">
        <w:t xml:space="preserve">Sean </w:t>
      </w:r>
      <w:r w:rsidRPr="006451AD">
        <w:rPr>
          <w:rStyle w:val="BoldUnderline"/>
        </w:rPr>
        <w:t>O'Donnell, 2009</w:t>
      </w:r>
      <w:r w:rsidRPr="006451AD">
        <w:t xml:space="preserve"> (staff writer).  Baltimore Republican Examiner.  "Will this recession lead to World War III?," February 26, 2009.  Online.  Internet.  Accessed May 1, 2010 at Baltimore Republican Examiner http://www.examiner.com/x-3108-Baltimore-Republican-Examiner~y2009m2d26- Will-this-recession-lead-to-World-War-III</w:t>
      </w:r>
    </w:p>
    <w:p w:rsidR="00E022F5" w:rsidRPr="006451AD" w:rsidRDefault="00E022F5" w:rsidP="00E022F5">
      <w:r w:rsidRPr="006451AD">
        <w:rPr>
          <w:rStyle w:val="StyleBoldUnderline"/>
        </w:rPr>
        <w:t>Could the current economic crisis</w:t>
      </w:r>
      <w:r w:rsidRPr="006451AD">
        <w:t xml:space="preserve"> affecting this country and the world </w:t>
      </w:r>
      <w:r w:rsidRPr="006451AD">
        <w:rPr>
          <w:rStyle w:val="StyleBoldUnderline"/>
        </w:rPr>
        <w:t>lead to another world war? The answer may be found by looking back in history.  One of the causes of World War I was the economic rivalry that existed between the nations of Europe</w:t>
      </w:r>
      <w:r w:rsidRPr="006451AD">
        <w:t xml:space="preserve">. </w:t>
      </w:r>
      <w:r w:rsidRPr="006451AD">
        <w:rPr>
          <w:sz w:val="16"/>
        </w:rPr>
        <w:t>In the 19th century France and Great Britain became wealthy through colonialism and the control of foreign resources. This forced other up-and-coming nations (such as Germany) to be more competitive in world trade which led to rivalries and ultimately, to war.</w:t>
      </w:r>
      <w:r w:rsidRPr="006451AD">
        <w:t xml:space="preserve">  </w:t>
      </w:r>
      <w:r w:rsidRPr="006451AD">
        <w:rPr>
          <w:rStyle w:val="StyleBoldUnderline"/>
        </w:rPr>
        <w:t>After the Great Depression ruined the economies of Europe in the 1930s, fascist movements arose</w:t>
      </w:r>
      <w:r w:rsidRPr="006451AD">
        <w:t xml:space="preserve"> </w:t>
      </w:r>
      <w:r w:rsidRPr="006451AD">
        <w:rPr>
          <w:sz w:val="16"/>
        </w:rPr>
        <w:t>to seek economic and social control. From there fanatics like</w:t>
      </w:r>
      <w:r w:rsidRPr="006451AD">
        <w:t xml:space="preserve"> </w:t>
      </w:r>
      <w:r w:rsidRPr="006451AD">
        <w:rPr>
          <w:rStyle w:val="StyleBoldUnderline"/>
        </w:rPr>
        <w:t>Hitler and Mussolini took over Germany and Italy and led them both into World War II.</w:t>
      </w:r>
      <w:r w:rsidRPr="006451AD">
        <w:t xml:space="preserve">  </w:t>
      </w:r>
      <w:r w:rsidRPr="006451AD">
        <w:rPr>
          <w:sz w:val="16"/>
        </w:rPr>
        <w:t xml:space="preserve">With most of North America and Western Europe currently experiencing a recession, </w:t>
      </w:r>
      <w:r w:rsidRPr="006451AD">
        <w:rPr>
          <w:rStyle w:val="StyleBoldUnderline"/>
        </w:rPr>
        <w:t>will competition for resources and economic rivalries with the Middle East, Asia, or South American cause another world war? Add in nuclear weapons</w:t>
      </w:r>
      <w:r w:rsidRPr="006451AD">
        <w:t xml:space="preserve"> and Islamic fundamentalism </w:t>
      </w:r>
      <w:r w:rsidRPr="006451AD">
        <w:rPr>
          <w:rStyle w:val="StyleBoldUnderline"/>
        </w:rPr>
        <w:t>and things look even worse.  Hopefully the economy gets better before it gets worse and the terrifying possibility of World War III is averted. However sometimes history repeats itself.</w:t>
      </w:r>
    </w:p>
    <w:p w:rsidR="00E022F5" w:rsidRPr="006451AD" w:rsidRDefault="00E022F5" w:rsidP="00E022F5">
      <w:pPr>
        <w:pStyle w:val="Heading4"/>
      </w:pPr>
      <w:r>
        <w:t xml:space="preserve">(--) </w:t>
      </w:r>
      <w:r w:rsidRPr="006451AD">
        <w:t xml:space="preserve">If the recession turns into a depression—multiple scenarios of nuclear war take place: </w:t>
      </w:r>
    </w:p>
    <w:p w:rsidR="00E022F5" w:rsidRPr="006451AD" w:rsidRDefault="00E022F5" w:rsidP="00E022F5">
      <w:pPr>
        <w:ind w:left="360"/>
      </w:pPr>
      <w:r w:rsidRPr="006451AD">
        <w:t xml:space="preserve">James </w:t>
      </w:r>
      <w:r w:rsidRPr="006451AD">
        <w:rPr>
          <w:rStyle w:val="BoldUnderline"/>
        </w:rPr>
        <w:t>Cusick, 2009</w:t>
      </w:r>
      <w:r w:rsidRPr="006451AD">
        <w:t xml:space="preserve"> (staff writer).  March 18, 2009.  Sunday Herald (Scotland).  Online.  Internet.  Accessed May 1, 2010 at</w:t>
      </w:r>
      <w:r>
        <w:t xml:space="preserve"> </w:t>
      </w:r>
      <w:hyperlink r:id="rId151" w:history="1">
        <w:r w:rsidRPr="00F957BE">
          <w:rPr>
            <w:rStyle w:val="Hyperlink"/>
          </w:rPr>
          <w:t>http://www.sundayherald.com/oped/opinion/display.var.2495478.0.dont_</w:t>
        </w:r>
      </w:hyperlink>
      <w:r>
        <w:t xml:space="preserve"> </w:t>
      </w:r>
      <w:r w:rsidRPr="006451AD">
        <w:t>bank_on_financial_trouble_being_resolved_without_conflict.php</w:t>
      </w:r>
    </w:p>
    <w:p w:rsidR="00E022F5" w:rsidRDefault="00E022F5" w:rsidP="00E022F5">
      <w:pPr>
        <w:rPr>
          <w:rStyle w:val="StyleBoldUnderline"/>
        </w:rPr>
      </w:pPr>
      <w:r w:rsidRPr="006451AD">
        <w:t xml:space="preserve">I'm not saying that America is about to declare war on China, or that Germany is going to invade France. But </w:t>
      </w:r>
      <w:r w:rsidRPr="006451AD">
        <w:rPr>
          <w:rStyle w:val="StyleBoldUnderline"/>
        </w:rPr>
        <w:t>there are profound economic stresses in central Europe that could rapidly turn into conflict in the bankrupt Baltic states, Hungary, Ukraine. And if the Great Recession,</w:t>
      </w:r>
      <w:r w:rsidRPr="006451AD">
        <w:t xml:space="preserve"> as the IMF's Dominique Strauss-Kahn called it last week, </w:t>
      </w:r>
      <w:r w:rsidRPr="006451AD">
        <w:rPr>
          <w:rStyle w:val="StyleBoldUnderline"/>
        </w:rPr>
        <w:t>turns into a Great Depression</w:t>
      </w:r>
      <w:r w:rsidRPr="006451AD">
        <w:t xml:space="preserve">, with a prolonged collapse in international trade and financial flows, </w:t>
      </w:r>
      <w:r w:rsidRPr="006451AD">
        <w:rPr>
          <w:rStyle w:val="StyleBoldUnderline"/>
        </w:rPr>
        <w:t xml:space="preserve">then we could see countries like Pakistan disintegrate into nuclear anarchy </w:t>
      </w:r>
      <w:r w:rsidRPr="006451AD">
        <w:rPr>
          <w:rStyle w:val="BoldUnderline"/>
        </w:rPr>
        <w:t>and war with neighbouring India,</w:t>
      </w:r>
      <w:r w:rsidRPr="006451AD">
        <w:t xml:space="preserve"> which will itself be experiencing widespread social unrest. </w:t>
      </w:r>
      <w:r w:rsidRPr="006451AD">
        <w:rPr>
          <w:rStyle w:val="StyleBoldUnderline"/>
        </w:rPr>
        <w:t>Collapsing China could see civil war too; Japan will likely re-arm; Russia will seek to expand its sphere of economic interests. Need I to go on?</w:t>
      </w:r>
    </w:p>
    <w:p w:rsidR="00E022F5" w:rsidRDefault="00E022F5" w:rsidP="00E022F5">
      <w:pPr>
        <w:pStyle w:val="Heading4"/>
      </w:pPr>
      <w:r>
        <w:t>(--) Failure of the US to get its economic house in order risks the rise of a hostile China.</w:t>
      </w:r>
    </w:p>
    <w:p w:rsidR="00E022F5" w:rsidRPr="008154BB" w:rsidRDefault="00E022F5" w:rsidP="00E022F5">
      <w:pPr>
        <w:ind w:left="360"/>
      </w:pPr>
      <w:r w:rsidRPr="008154BB">
        <w:t xml:space="preserve">Zalmay </w:t>
      </w:r>
      <w:r w:rsidRPr="008154BB">
        <w:rPr>
          <w:rStyle w:val="BoldUnderline"/>
        </w:rPr>
        <w:t>Khalilzad, 2011</w:t>
      </w:r>
      <w:r w:rsidRPr="008154BB">
        <w:t xml:space="preserve"> (former US ambassador to the United Nations, National Review, “The Economy and National Security.”  February 8, 2011.  Online.  Accessed May 4, 2011 at </w:t>
      </w:r>
      <w:hyperlink w:history="1">
        <w:r w:rsidRPr="008154BB">
          <w:rPr>
            <w:rStyle w:val="Hyperlink"/>
          </w:rPr>
          <w:t>http://www.nationalreview.com /articles/259024/economy-and-</w:t>
        </w:r>
      </w:hyperlink>
      <w:r w:rsidRPr="008154BB">
        <w:t xml:space="preserve"> national-security-zalmay-khalilzad?page=1)</w:t>
      </w:r>
    </w:p>
    <w:p w:rsidR="00E022F5" w:rsidRPr="008154BB" w:rsidRDefault="00E022F5" w:rsidP="00E022F5">
      <w:pPr>
        <w:rPr>
          <w:rStyle w:val="StyleBoldUnderline"/>
        </w:rPr>
      </w:pPr>
      <w:r w:rsidRPr="008154BB">
        <w:rPr>
          <w:rStyle w:val="StyleBoldUnderline"/>
        </w:rPr>
        <w:t>As the United States gets its economic and fiscal house in order, it should take steps to prevent a flare-up in Asia. The United States can do so by signaling that its domestic challenges will not impede its intentions to check Chinese expansionism</w:t>
      </w:r>
      <w:r w:rsidRPr="008154BB">
        <w:t xml:space="preserve">. </w:t>
      </w:r>
      <w:r w:rsidRPr="008154BB">
        <w:rPr>
          <w:sz w:val="16"/>
        </w:rPr>
        <w:t>This can be done in cost-efficient ways. While China’s economic rise enables its military modernization and international assertiveness, it also frightens rival powers. The Obama administration has wisely moved to strengthen relations with allies and potential partners in the region but more can be done. Some Chinese policies encourage other parties to join with the United States, and the U.S. should not let these opportunities pass. China’s military assertiveness should enable security cooperation with countries on China’s periphery — particularly Japan, India, and Vietnam — in ways that complicate Beijing’s strategic calculus. China’s mercantilist policies and currency manipulation — which harm developing states both in East Asia and elsewhere — should be used to fashion a coalition in favor of a more balanced trade system. Since Beijing’s over-the-top reaction to the awarding of the Nobel Peace Prize to a Chinese democracy activist alienated European leaders, highlighting human-rights questions would not only draw supporters from nearby countries but also embolden reformers within China.</w:t>
      </w:r>
      <w:r w:rsidRPr="008154BB">
        <w:t xml:space="preserve"> </w:t>
      </w:r>
      <w:r w:rsidRPr="008154BB">
        <w:rPr>
          <w:rStyle w:val="StyleBoldUnderline"/>
        </w:rPr>
        <w:t>Since the end of the Cold War, a stable economic and financial condition at home has enabled America to have an expansive role in the world. Today we can no longer take this for granted. Unless we get our economic house in order, there is a risk that domestic stagnation in combination with the rise of rival powers will undermine our ability to deal with growing international problems. Regional hegemons in Asia could seize the moment, leading the world toward a new, dangerous era of multi-polarity.</w:t>
      </w:r>
    </w:p>
    <w:p w:rsidR="00E022F5" w:rsidRPr="006451AD" w:rsidRDefault="00E022F5" w:rsidP="00E022F5"/>
    <w:p w:rsidR="00E022F5" w:rsidRDefault="00E022F5" w:rsidP="00E022F5">
      <w:pPr>
        <w:pStyle w:val="RyanEvText1"/>
      </w:pPr>
    </w:p>
    <w:p w:rsidR="00E022F5" w:rsidRDefault="00E022F5" w:rsidP="00E022F5">
      <w:pPr>
        <w:rPr>
          <w:caps/>
        </w:rPr>
      </w:pPr>
      <w:r>
        <w:br w:type="page"/>
      </w:r>
    </w:p>
    <w:p w:rsidR="00E022F5" w:rsidRDefault="00E022F5" w:rsidP="00E022F5">
      <w:pPr>
        <w:pStyle w:val="Heading3"/>
      </w:pPr>
      <w:bookmarkStart w:id="211" w:name="_Toc301540689"/>
      <w:bookmarkStart w:id="212" w:name="_Toc335830436"/>
      <w:bookmarkStart w:id="213" w:name="_Toc349306997"/>
      <w:bookmarkStart w:id="214" w:name="_Toc360210100"/>
      <w:bookmarkStart w:id="215" w:name="_Toc360210198"/>
      <w:r>
        <w:t>US Economy Impact Turns:  Leadership Module</w:t>
      </w:r>
      <w:bookmarkEnd w:id="211"/>
      <w:bookmarkEnd w:id="212"/>
      <w:bookmarkEnd w:id="213"/>
      <w:bookmarkEnd w:id="214"/>
      <w:bookmarkEnd w:id="215"/>
    </w:p>
    <w:p w:rsidR="00E022F5" w:rsidRDefault="00E022F5" w:rsidP="00E022F5">
      <w:pPr>
        <w:pStyle w:val="Heading4"/>
        <w:rPr>
          <w:i/>
        </w:rPr>
      </w:pPr>
      <w:r>
        <w:t>A) Economic strength is key to leadership.</w:t>
      </w:r>
    </w:p>
    <w:p w:rsidR="00E022F5" w:rsidRPr="006451AD" w:rsidRDefault="00E022F5" w:rsidP="00E022F5">
      <w:pPr>
        <w:ind w:left="360"/>
      </w:pPr>
      <w:r w:rsidRPr="006451AD">
        <w:t xml:space="preserve">Nina </w:t>
      </w:r>
      <w:r w:rsidRPr="006451AD">
        <w:rPr>
          <w:rStyle w:val="BoldUnderline"/>
        </w:rPr>
        <w:t>Hachigian, 2010</w:t>
      </w:r>
      <w:r w:rsidRPr="006451AD">
        <w:t xml:space="preserve">.  (senior fellow at the Center for American Progress).  January 21, 2010.  Online.  Internet.  Accessed May 1, 2010 at </w:t>
      </w:r>
      <w:hyperlink r:id="rId152" w:history="1">
        <w:r w:rsidRPr="006451AD">
          <w:rPr>
            <w:rStyle w:val="Hyperlink"/>
          </w:rPr>
          <w:t>http://www.americanprogress.org/issues/2010/01/american_primacy.html</w:t>
        </w:r>
      </w:hyperlink>
      <w:r w:rsidRPr="006451AD">
        <w:t xml:space="preserve"> </w:t>
      </w:r>
    </w:p>
    <w:p w:rsidR="00E022F5" w:rsidRDefault="00E022F5" w:rsidP="00E022F5">
      <w:pPr>
        <w:rPr>
          <w:sz w:val="16"/>
        </w:rPr>
      </w:pPr>
      <w:r w:rsidRPr="006451AD">
        <w:rPr>
          <w:sz w:val="16"/>
        </w:rPr>
        <w:t>Kagan declines to mention domestic policy, yet rebuilding American strength is, at the end of the day, a task for us here at home.</w:t>
      </w:r>
      <w:r w:rsidRPr="006451AD">
        <w:t xml:space="preserve"> </w:t>
      </w:r>
      <w:r w:rsidRPr="006451AD">
        <w:rPr>
          <w:rStyle w:val="BoldUnderline"/>
        </w:rPr>
        <w:t>Behind every great power is a great economy</w:t>
      </w:r>
      <w:r w:rsidRPr="006451AD">
        <w:rPr>
          <w:rStyle w:val="StyleBoldUnderline"/>
        </w:rPr>
        <w:t>. We can try to perpetuate our power and influence all we like, but if our economy doesn’t begin to grow steadily again in the years to come</w:t>
      </w:r>
      <w:r w:rsidRPr="006451AD">
        <w:t xml:space="preserve">, </w:t>
      </w:r>
      <w:r w:rsidRPr="006451AD">
        <w:rPr>
          <w:sz w:val="16"/>
        </w:rPr>
        <w:t>all our scrimping will be for naught—</w:t>
      </w:r>
      <w:r w:rsidRPr="006451AD">
        <w:rPr>
          <w:rStyle w:val="StyleBoldUnderline"/>
        </w:rPr>
        <w:t>we simply will not be able to afford the tools for an expansive foreign policy,</w:t>
      </w:r>
      <w:r w:rsidRPr="006451AD">
        <w:t xml:space="preserve"> </w:t>
      </w:r>
      <w:r w:rsidRPr="006451AD">
        <w:rPr>
          <w:sz w:val="16"/>
        </w:rPr>
        <w:t>not to mention rising living standards for future Americans. Growing American strength is not about rhetoric; it involves tough political choices. Getting politicians to prioritize long-term success over short-term gain is never easy.</w:t>
      </w:r>
    </w:p>
    <w:p w:rsidR="00E022F5" w:rsidRDefault="00E022F5" w:rsidP="00E022F5">
      <w:pPr>
        <w:pStyle w:val="Heading4"/>
      </w:pPr>
      <w:r>
        <w:t>B) US leadership is essential to prevent global nuclear exchange.</w:t>
      </w:r>
    </w:p>
    <w:p w:rsidR="00E022F5" w:rsidRDefault="00E022F5" w:rsidP="00E022F5">
      <w:pPr>
        <w:pStyle w:val="TOC1"/>
        <w:ind w:firstLine="288"/>
      </w:pPr>
      <w:r>
        <w:t xml:space="preserve">Zalmay </w:t>
      </w:r>
      <w:r>
        <w:rPr>
          <w:rStyle w:val="Author"/>
        </w:rPr>
        <w:t>Khalilzad</w:t>
      </w:r>
      <w:r>
        <w:t>, RAND, The Washington Quarterly, Spring 19</w:t>
      </w:r>
      <w:r>
        <w:rPr>
          <w:rStyle w:val="Author"/>
        </w:rPr>
        <w:t>95</w:t>
      </w:r>
      <w:r>
        <w:t xml:space="preserve"> </w:t>
      </w:r>
    </w:p>
    <w:p w:rsidR="00E022F5" w:rsidRDefault="00E022F5" w:rsidP="00E022F5">
      <w:pPr>
        <w:pStyle w:val="cardCharCharCharChar"/>
        <w:ind w:left="0"/>
      </w:pPr>
      <w:r>
        <w:t xml:space="preserve">Under the third option, the United States would seek to retain global leadership and to preclude the rise of a global rival or a return to multipolarity for the indefinite future. On balance, this is the best long-term guiding principle and vision. Such a vision is desirable not as an end in itself, but because </w:t>
      </w:r>
      <w:r>
        <w:rPr>
          <w:rStyle w:val="underline"/>
          <w:highlight w:val="yellow"/>
        </w:rPr>
        <w:t>a world in which the</w:t>
      </w:r>
      <w:r>
        <w:rPr>
          <w:rStyle w:val="underline"/>
        </w:rPr>
        <w:t xml:space="preserve"> </w:t>
      </w:r>
      <w:smartTag w:uri="urn:schemas-microsoft-com:office:smarttags" w:element="place">
        <w:smartTag w:uri="urn:schemas-microsoft-com:office:smarttags" w:element="country-region">
          <w:r>
            <w:rPr>
              <w:rStyle w:val="underline"/>
              <w:highlight w:val="yellow"/>
            </w:rPr>
            <w:t>U</w:t>
          </w:r>
          <w:r>
            <w:rPr>
              <w:rStyle w:val="underline"/>
            </w:rPr>
            <w:t xml:space="preserve">nited </w:t>
          </w:r>
          <w:r>
            <w:rPr>
              <w:rStyle w:val="underline"/>
              <w:highlight w:val="yellow"/>
            </w:rPr>
            <w:t>S</w:t>
          </w:r>
          <w:r>
            <w:rPr>
              <w:rStyle w:val="underline"/>
            </w:rPr>
            <w:t>tates</w:t>
          </w:r>
        </w:smartTag>
      </w:smartTag>
      <w:r>
        <w:rPr>
          <w:rStyle w:val="underline"/>
        </w:rPr>
        <w:t xml:space="preserve"> </w:t>
      </w:r>
      <w:r>
        <w:rPr>
          <w:rStyle w:val="underline"/>
          <w:highlight w:val="yellow"/>
        </w:rPr>
        <w:t>exercises leadership would have tremendous advantages</w:t>
      </w:r>
      <w:r>
        <w:rPr>
          <w:highlight w:val="yellow"/>
        </w:rPr>
        <w:t>.</w:t>
      </w:r>
      <w:r>
        <w:t xml:space="preserve"> First, the global environment would be more open and more receptive to American values -- democracy, free markets, and the rule of law. Second, </w:t>
      </w:r>
      <w:r>
        <w:rPr>
          <w:rStyle w:val="underline"/>
        </w:rPr>
        <w:t>such a world would have a better chance of dealing cooperatively with</w:t>
      </w:r>
      <w:r>
        <w:t xml:space="preserve"> the world's major problems, such as </w:t>
      </w:r>
      <w:r>
        <w:rPr>
          <w:rStyle w:val="underline"/>
        </w:rPr>
        <w:t>nuclear proliferation, threats of regional hegemony by renegade states, and low-level conflicts</w:t>
      </w:r>
      <w:r>
        <w:t>. Finally</w:t>
      </w:r>
      <w:r>
        <w:rPr>
          <w:rStyle w:val="underline"/>
        </w:rPr>
        <w:t xml:space="preserve">, </w:t>
      </w:r>
      <w:smartTag w:uri="urn:schemas-microsoft-com:office:smarttags" w:element="country-region">
        <w:r>
          <w:rPr>
            <w:rStyle w:val="underline"/>
            <w:highlight w:val="yellow"/>
          </w:rPr>
          <w:t>U.S.</w:t>
        </w:r>
      </w:smartTag>
      <w:r>
        <w:rPr>
          <w:rStyle w:val="underline"/>
          <w:highlight w:val="yellow"/>
        </w:rPr>
        <w:t xml:space="preserve"> leadership would help preclude the rise of another hostile global rival, enabling</w:t>
      </w:r>
      <w:r>
        <w:t xml:space="preserve"> the </w:t>
      </w:r>
      <w:smartTag w:uri="urn:schemas-microsoft-com:office:smarttags" w:element="place">
        <w:smartTag w:uri="urn:schemas-microsoft-com:office:smarttags" w:element="country-region">
          <w:r>
            <w:t>United States</w:t>
          </w:r>
        </w:smartTag>
      </w:smartTag>
      <w:r>
        <w:t xml:space="preserve"> and </w:t>
      </w:r>
      <w:r>
        <w:rPr>
          <w:rStyle w:val="underline"/>
          <w:highlight w:val="yellow"/>
        </w:rPr>
        <w:t>the world to avoid another global cold or hot war and</w:t>
      </w:r>
      <w:r>
        <w:rPr>
          <w:rStyle w:val="underline"/>
        </w:rPr>
        <w:t xml:space="preserve"> </w:t>
      </w:r>
      <w:r>
        <w:rPr>
          <w:rStyle w:val="underline"/>
          <w:highlight w:val="yellow"/>
        </w:rPr>
        <w:t>all the attendant dangers, including a global nuclear exchange</w:t>
      </w:r>
      <w:r>
        <w:t xml:space="preserve">. </w:t>
      </w:r>
      <w:smartTag w:uri="urn:schemas-microsoft-com:office:smarttags" w:element="place">
        <w:smartTag w:uri="urn:schemas-microsoft-com:office:smarttags" w:element="country-region">
          <w:r>
            <w:t>U.S.</w:t>
          </w:r>
        </w:smartTag>
      </w:smartTag>
      <w:r>
        <w:t xml:space="preserve"> leadership would therefore be more conducive to global stability than a bipolar or a multipolar balance of power system.</w:t>
      </w:r>
    </w:p>
    <w:p w:rsidR="00E022F5" w:rsidRPr="006451AD" w:rsidRDefault="00E022F5" w:rsidP="00E022F5">
      <w:pPr>
        <w:pStyle w:val="Heading4"/>
      </w:pPr>
      <w:r>
        <w:t>(--) US E</w:t>
      </w:r>
      <w:r w:rsidRPr="006451AD">
        <w:t xml:space="preserve">conomic recovery is crucial to US leadership.  </w:t>
      </w:r>
    </w:p>
    <w:p w:rsidR="00E022F5" w:rsidRPr="006451AD" w:rsidRDefault="00E022F5" w:rsidP="00E022F5">
      <w:pPr>
        <w:ind w:left="360"/>
      </w:pPr>
      <w:r w:rsidRPr="006451AD">
        <w:t xml:space="preserve">Bruce </w:t>
      </w:r>
      <w:r w:rsidRPr="006451AD">
        <w:rPr>
          <w:rStyle w:val="BoldUnderline"/>
        </w:rPr>
        <w:t>Crumley, 2009</w:t>
      </w:r>
      <w:r w:rsidRPr="006451AD">
        <w:t xml:space="preserve"> (staff writer, February 25, 2009.  Online.  Internet.  Accessed, April 1, 2009.   (</w:t>
      </w:r>
      <w:hyperlink r:id="rId153" w:history="1">
        <w:r w:rsidRPr="006451AD">
          <w:rPr>
            <w:rStyle w:val="Hyperlink"/>
          </w:rPr>
          <w:t>http://watchmannewsletter.typepad.com/news/2009/02/is-the-economic-crisis-a-security-threat-too.html</w:t>
        </w:r>
      </w:hyperlink>
      <w:r w:rsidRPr="006451AD">
        <w:t>)</w:t>
      </w:r>
    </w:p>
    <w:p w:rsidR="00E022F5" w:rsidRPr="006451AD" w:rsidRDefault="00E022F5" w:rsidP="00E022F5">
      <w:r w:rsidRPr="006451AD">
        <w:rPr>
          <w:sz w:val="16"/>
        </w:rPr>
        <w:t>But the signs are there that, as President Barack Obama's intelligence chief Admiral Dennis Blair warned last week,</w:t>
      </w:r>
      <w:r w:rsidRPr="006451AD">
        <w:t xml:space="preserve"> </w:t>
      </w:r>
      <w:r w:rsidRPr="006451AD">
        <w:rPr>
          <w:rStyle w:val="StyleBoldUnderline"/>
        </w:rPr>
        <w:t>the economic crisis may be the source of the primary threat to global security right now</w:t>
      </w:r>
      <w:r w:rsidRPr="006451AD">
        <w:t xml:space="preserve">. </w:t>
      </w:r>
      <w:r w:rsidRPr="006451AD">
        <w:rPr>
          <w:sz w:val="16"/>
        </w:rPr>
        <w:t>Security experts note that the economic downturn is already creating social unrest and political instability in some strategic hot spots around the world, and they warn that a prolonged slump could undermine U.S. and Western security interests.  Blair, addressing the Senate Intelligence Committee on Feb. 12, prioritized the global recession as America's "primary near-term security concern" and warned that the threat level would increase as the slump endures. "The longer it takes for the recovery to begin, the greater the likelihood of serious damage to U.S. strategic interests," Blair warned, emphasizing the danger of political instability in countries allied with Washington. "Economic crises increase the risk of regime-threatening instability if they persist over a one-to-two-year period." (See pictures of the global food crisis.)</w:t>
      </w:r>
      <w:r w:rsidRPr="006451AD">
        <w:t xml:space="preserve">  </w:t>
      </w:r>
      <w:r w:rsidRPr="006451AD">
        <w:rPr>
          <w:rStyle w:val="StyleBoldUnderline"/>
        </w:rPr>
        <w:t xml:space="preserve">Part of the strategic challenge posed by the downturn </w:t>
      </w:r>
      <w:r w:rsidRPr="006451AD">
        <w:rPr>
          <w:sz w:val="16"/>
        </w:rPr>
        <w:t>lies in the realm of the economy itself.</w:t>
      </w:r>
      <w:r w:rsidRPr="006451AD">
        <w:t xml:space="preserve"> </w:t>
      </w:r>
      <w:r w:rsidRPr="006451AD">
        <w:rPr>
          <w:rStyle w:val="StyleBoldUnderline"/>
        </w:rPr>
        <w:t>Emerging powers such as China or India could take the opportunity presented by U.S. economic weakness to extend their own influence in regions traditionally dominated by the U.S.</w:t>
      </w:r>
      <w:r w:rsidRPr="006451AD">
        <w:t xml:space="preserve"> </w:t>
      </w:r>
      <w:r w:rsidRPr="006451AD">
        <w:rPr>
          <w:sz w:val="16"/>
        </w:rPr>
        <w:t>China, in particular, has already established itself as a major player in Latin America and Africa, and it is investing heavily in extractive industries across the globe right now, procuring energy supplies — most recently in new oil deals inked with Russia, Venezuela and Brazil — and other natural resources for its industrial economy.</w:t>
      </w:r>
      <w:r w:rsidRPr="006451AD">
        <w:t xml:space="preserve">  </w:t>
      </w:r>
    </w:p>
    <w:p w:rsidR="00E022F5" w:rsidRPr="008154BB" w:rsidRDefault="00E022F5" w:rsidP="00E022F5">
      <w:pPr>
        <w:pStyle w:val="Heading4"/>
      </w:pPr>
      <w:r>
        <w:t xml:space="preserve">(--) </w:t>
      </w:r>
      <w:r w:rsidRPr="008154BB">
        <w:t>Economic strength is key to hard power.</w:t>
      </w:r>
    </w:p>
    <w:p w:rsidR="00E022F5" w:rsidRPr="008154BB" w:rsidRDefault="00E022F5" w:rsidP="00E022F5">
      <w:pPr>
        <w:ind w:left="360"/>
      </w:pPr>
      <w:r w:rsidRPr="008154BB">
        <w:t xml:space="preserve">Nina </w:t>
      </w:r>
      <w:r w:rsidRPr="008154BB">
        <w:rPr>
          <w:rStyle w:val="BoldUnderline"/>
        </w:rPr>
        <w:t>Hachigian, 2010</w:t>
      </w:r>
      <w:r w:rsidRPr="008154BB">
        <w:t xml:space="preserve">.  (senior fellow at the Center for American Progress).  January 21, 2010.  Online.  Internet.  Accessed May 1, 2010 at </w:t>
      </w:r>
      <w:hyperlink r:id="rId154" w:history="1">
        <w:r w:rsidRPr="008154BB">
          <w:rPr>
            <w:rStyle w:val="Hyperlink"/>
          </w:rPr>
          <w:t>http://www.americanprogress.org/issues/2010/01/american_primacy.html</w:t>
        </w:r>
      </w:hyperlink>
      <w:r w:rsidRPr="008154BB">
        <w:t xml:space="preserve"> </w:t>
      </w:r>
    </w:p>
    <w:p w:rsidR="00E022F5" w:rsidRDefault="00E022F5" w:rsidP="00E022F5">
      <w:pPr>
        <w:rPr>
          <w:sz w:val="16"/>
        </w:rPr>
      </w:pPr>
      <w:r w:rsidRPr="008154BB">
        <w:rPr>
          <w:rStyle w:val="StyleBoldUnderline"/>
        </w:rPr>
        <w:t>The unifying theme of</w:t>
      </w:r>
      <w:r w:rsidRPr="008154BB">
        <w:t xml:space="preserve"> President </w:t>
      </w:r>
      <w:r w:rsidRPr="008154BB">
        <w:rPr>
          <w:rStyle w:val="StyleBoldUnderline"/>
        </w:rPr>
        <w:t>Obama’s domestic agenda is retooling America so it can prosper in the global economy</w:t>
      </w:r>
      <w:r w:rsidRPr="008154BB">
        <w:t xml:space="preserve">. </w:t>
      </w:r>
      <w:r w:rsidRPr="008154BB">
        <w:rPr>
          <w:sz w:val="16"/>
        </w:rPr>
        <w:t>That is what the health care debate, investments in basic science, green technologies, and public education are all about., not to mention the banking rules designed to prevent another bubble/bust cycle.</w:t>
      </w:r>
      <w:r w:rsidRPr="008154BB">
        <w:t xml:space="preserve"> </w:t>
      </w:r>
      <w:r w:rsidRPr="008154BB">
        <w:rPr>
          <w:rStyle w:val="StyleBoldUnderline"/>
        </w:rPr>
        <w:t>All of these investments would be a lot easier if the last administration hadn’t committed a trillion dollars to a needless war. Talk about squandering primacy</w:t>
      </w:r>
      <w:r w:rsidRPr="008154BB">
        <w:t xml:space="preserve">.  </w:t>
      </w:r>
      <w:r w:rsidRPr="008154BB">
        <w:rPr>
          <w:sz w:val="16"/>
        </w:rPr>
        <w:t>America will bounce back. And it will continue to be an indispensible nation, not because of our unassailable power, but because of our ideas, our flexibility, and our leadership – the strengths that in fact enabled our still vast military superiority. Fortunately, Barack Obama has proven to be a leader that reads America’s virtues broadly, and enlists others in their promise. Perhaps it is simply too inclusive a world-view for those that miss the clarity of a bipolar ideological contest. But as Obama has pointed out, such clarity is a luxury we can no longer afford.</w:t>
      </w:r>
    </w:p>
    <w:p w:rsidR="00E022F5" w:rsidRDefault="00E022F5" w:rsidP="00E022F5">
      <w:pPr>
        <w:pStyle w:val="Heading4"/>
      </w:pPr>
      <w:r>
        <w:t>(--) A relative economic decline undermines US power.</w:t>
      </w:r>
    </w:p>
    <w:p w:rsidR="00E022F5" w:rsidRPr="008154BB" w:rsidRDefault="00E022F5" w:rsidP="00E022F5">
      <w:pPr>
        <w:ind w:left="360"/>
      </w:pPr>
      <w:r w:rsidRPr="008154BB">
        <w:t xml:space="preserve">Robert A. </w:t>
      </w:r>
      <w:r w:rsidRPr="008154BB">
        <w:rPr>
          <w:rStyle w:val="BoldUnderline"/>
        </w:rPr>
        <w:t>Pape, 2009</w:t>
      </w:r>
      <w:r w:rsidRPr="008154BB">
        <w:t xml:space="preserve"> (professor of political science at the University of Chicago).  “Empire Falls.”  Online.  Internet.  Accessed April 26, 2010 at </w:t>
      </w:r>
      <w:hyperlink r:id="rId155" w:history="1">
        <w:r w:rsidRPr="008154BB">
          <w:rPr>
            <w:rStyle w:val="Hyperlink"/>
          </w:rPr>
          <w:t>http://www.nationalinterest.org/Article.aspx?id=20484</w:t>
        </w:r>
      </w:hyperlink>
    </w:p>
    <w:p w:rsidR="00E022F5" w:rsidRPr="008154BB" w:rsidRDefault="00E022F5" w:rsidP="00E022F5">
      <w:r w:rsidRPr="008154BB">
        <w:t xml:space="preserve">FROM ROME, Imperial China, Venice, Spain, France, Great Britain and the Soviet Union </w:t>
      </w:r>
      <w:r w:rsidRPr="008154BB">
        <w:rPr>
          <w:rStyle w:val="StyleBoldUnderline"/>
        </w:rPr>
        <w:t>to the United States today, the rise and fall of great nations has been driven primarily by relative economic strength.</w:t>
      </w:r>
      <w:r w:rsidRPr="008154BB">
        <w:t xml:space="preserve"> As Paul Kennedy so ably describes in his classic The Rise and Fall of Great Powers, </w:t>
      </w:r>
      <w:r w:rsidRPr="008154BB">
        <w:rPr>
          <w:rStyle w:val="StyleBoldUnderline"/>
        </w:rPr>
        <w:t>the more international commitments a state has, the more its power matters and hence the more relative economic strength it needs.</w:t>
      </w:r>
      <w:r w:rsidRPr="008154BB">
        <w:t xml:space="preserve">  </w:t>
      </w:r>
      <w:r w:rsidRPr="008154BB">
        <w:rPr>
          <w:sz w:val="16"/>
        </w:rPr>
        <w:t>Although scholars have long debated its nuances, the basic definition of power in international politics is simple: power is the aggregate resources a state has at its disposal to achieve its aims, the most important of which are to defend its national interests, both at home and abroad.1 But it is not only how much power a state has that matters. It is also how much power a state has relative to other states. This is true in any rough-and-tumble environment. A Ford Explorer is a powerful vehicle—unless it collides with a Mack Truck. In international politics, power does not ensure success. But, power certainly helps.</w:t>
      </w:r>
    </w:p>
    <w:p w:rsidR="00E022F5" w:rsidRDefault="00E022F5" w:rsidP="00E022F5">
      <w:pPr>
        <w:rPr>
          <w:rFonts w:eastAsia="Calibri"/>
          <w:b/>
          <w:szCs w:val="26"/>
        </w:rPr>
      </w:pPr>
      <w:r>
        <w:br w:type="page"/>
      </w:r>
    </w:p>
    <w:p w:rsidR="00E022F5" w:rsidRDefault="00E022F5" w:rsidP="00E022F5">
      <w:pPr>
        <w:pStyle w:val="Heading3"/>
      </w:pPr>
      <w:bookmarkStart w:id="216" w:name="_Toc301540690"/>
      <w:bookmarkStart w:id="217" w:name="_Toc335830437"/>
      <w:bookmarkStart w:id="218" w:name="_Toc349306998"/>
      <w:bookmarkStart w:id="219" w:name="_Toc360210101"/>
      <w:bookmarkStart w:id="220" w:name="_Toc360210199"/>
      <w:r>
        <w:t>US Economy Impact Turns:  Leadership Module</w:t>
      </w:r>
      <w:bookmarkEnd w:id="216"/>
      <w:bookmarkEnd w:id="217"/>
      <w:bookmarkEnd w:id="218"/>
      <w:bookmarkEnd w:id="219"/>
      <w:bookmarkEnd w:id="220"/>
    </w:p>
    <w:p w:rsidR="00E022F5" w:rsidRPr="00F465C5" w:rsidRDefault="00E022F5" w:rsidP="00E022F5">
      <w:pPr>
        <w:pStyle w:val="Heading4"/>
      </w:pPr>
      <w:r>
        <w:t>(--) A decline in the US economy leads to a decline in US leadership.</w:t>
      </w:r>
    </w:p>
    <w:p w:rsidR="00E022F5" w:rsidRPr="008154BB" w:rsidRDefault="00E022F5" w:rsidP="00E022F5">
      <w:pPr>
        <w:ind w:left="360"/>
      </w:pPr>
      <w:r w:rsidRPr="008154BB">
        <w:t xml:space="preserve">Robert A. </w:t>
      </w:r>
      <w:r w:rsidRPr="008154BB">
        <w:rPr>
          <w:rStyle w:val="BoldUnderline"/>
        </w:rPr>
        <w:t>Pape, 2009</w:t>
      </w:r>
      <w:r w:rsidRPr="008154BB">
        <w:t xml:space="preserve"> (professor of political science at the University of Chicago).  “Empire Falls.”  Online.  Internet.  Accessed April 26, 2010 at </w:t>
      </w:r>
      <w:hyperlink r:id="rId156" w:history="1">
        <w:r w:rsidRPr="008154BB">
          <w:rPr>
            <w:rStyle w:val="Hyperlink"/>
          </w:rPr>
          <w:t>http://www.nationalinterest.org/Article.aspx?id=20484</w:t>
        </w:r>
      </w:hyperlink>
    </w:p>
    <w:p w:rsidR="00E022F5" w:rsidRPr="008154BB" w:rsidRDefault="00E022F5" w:rsidP="00E022F5">
      <w:r w:rsidRPr="008154BB">
        <w:t xml:space="preserve">For the past eight years, our policies have been based on these flawed arguments, while </w:t>
      </w:r>
      <w:r w:rsidRPr="008154BB">
        <w:rPr>
          <w:rStyle w:val="StyleBoldUnderline"/>
        </w:rPr>
        <w:t>the ultimate foundation of American power—the relative superiority of the U.S. economy in the world—has been in decline since early on in the Bush administration</w:t>
      </w:r>
      <w:r w:rsidRPr="008154BB">
        <w:t xml:space="preserve">. There is also good reason to think that, without deliberate action, the fall of American power will be more precipitous with the passage of time. To be sure, the period of U.S. relative decline has been, thus far, fairly short. </w:t>
      </w:r>
      <w:r w:rsidRPr="008154BB">
        <w:rPr>
          <w:rStyle w:val="StyleBoldUnderline"/>
        </w:rPr>
        <w:t>A healthy appreciation of our situation by American leaders may lead to policies that could mitigate, if not rectify, further decline in the foreseeable future</w:t>
      </w:r>
      <w:r w:rsidRPr="008154BB">
        <w:t>. Still, America’s shrinking share of world economic production is a fact of life and important changes in U.S. grand strategy are necessary to prevent the decline in America’s global position from accelerating</w:t>
      </w:r>
      <w:r>
        <w:t>.</w:t>
      </w:r>
    </w:p>
    <w:p w:rsidR="00E022F5" w:rsidRDefault="00E022F5" w:rsidP="00E022F5">
      <w:pPr>
        <w:pStyle w:val="Heading4"/>
      </w:pPr>
      <w:r>
        <w:t>(--) America’s power is fundamentally a result of its economic strength:</w:t>
      </w:r>
    </w:p>
    <w:p w:rsidR="00E022F5" w:rsidRPr="008154BB" w:rsidRDefault="00E022F5" w:rsidP="00E022F5">
      <w:pPr>
        <w:ind w:left="360"/>
      </w:pPr>
      <w:r w:rsidRPr="008154BB">
        <w:t xml:space="preserve">Robert A. </w:t>
      </w:r>
      <w:r w:rsidRPr="008154BB">
        <w:rPr>
          <w:rStyle w:val="BoldUnderline"/>
        </w:rPr>
        <w:t>Pape, 2009</w:t>
      </w:r>
      <w:r w:rsidRPr="008154BB">
        <w:t xml:space="preserve"> (professor of political science at the University of Chicago).  “Empire Falls.”  Online.  Internet.  Accessed April 26, 2010 at </w:t>
      </w:r>
      <w:hyperlink r:id="rId157" w:history="1">
        <w:r w:rsidRPr="008154BB">
          <w:rPr>
            <w:rStyle w:val="Hyperlink"/>
          </w:rPr>
          <w:t>http://www.nationalinterest.org/Article.aspx?id=20484</w:t>
        </w:r>
      </w:hyperlink>
    </w:p>
    <w:p w:rsidR="00E022F5" w:rsidRPr="008154BB" w:rsidRDefault="00E022F5" w:rsidP="00E022F5">
      <w:pPr>
        <w:rPr>
          <w:rStyle w:val="StyleBoldUnderline"/>
        </w:rPr>
      </w:pPr>
      <w:r w:rsidRPr="008154BB">
        <w:t xml:space="preserve">Over time, </w:t>
      </w:r>
      <w:r w:rsidRPr="008154BB">
        <w:rPr>
          <w:rStyle w:val="StyleBoldUnderline"/>
        </w:rPr>
        <w:t>America’s power is fundamentally a result of its economic strength. Productive capacity</w:t>
      </w:r>
      <w:r w:rsidRPr="008154BB">
        <w:t>—defined by indicators such as wealth, technology and population size—</w:t>
      </w:r>
      <w:r w:rsidRPr="008154BB">
        <w:rPr>
          <w:rStyle w:val="StyleBoldUnderline"/>
        </w:rPr>
        <w:t>is a prerequisite for building and modernizing military forces. The U</w:t>
      </w:r>
      <w:r w:rsidRPr="008154BB">
        <w:t xml:space="preserve">nited </w:t>
      </w:r>
      <w:r w:rsidRPr="008154BB">
        <w:rPr>
          <w:rStyle w:val="StyleBoldUnderline"/>
        </w:rPr>
        <w:t>S</w:t>
      </w:r>
      <w:r w:rsidRPr="008154BB">
        <w:t xml:space="preserve">tates, </w:t>
      </w:r>
      <w:r w:rsidRPr="008154BB">
        <w:rPr>
          <w:rStyle w:val="StyleBoldUnderline"/>
        </w:rPr>
        <w:t xml:space="preserve">like any state, may choose to vary the degree to which its productive capacities are used to create military assets. But it is the economy as a whole that constrains the choice. And </w:t>
      </w:r>
      <w:r w:rsidRPr="008154BB">
        <w:rPr>
          <w:rStyle w:val="BoldUnderline"/>
        </w:rPr>
        <w:t>the size of the economy</w:t>
      </w:r>
      <w:r w:rsidRPr="008154BB">
        <w:rPr>
          <w:rStyle w:val="StyleBoldUnderline"/>
        </w:rPr>
        <w:t xml:space="preserve"> relative to potential rivals ultimately </w:t>
      </w:r>
      <w:r w:rsidRPr="008154BB">
        <w:rPr>
          <w:rStyle w:val="BoldUnderline"/>
        </w:rPr>
        <w:t xml:space="preserve">determines the limits of power in international politics. </w:t>
      </w:r>
      <w:r w:rsidRPr="008154BB">
        <w:rPr>
          <w:rStyle w:val="StyleBoldUnderline"/>
        </w:rPr>
        <w:t>Major assessments</w:t>
      </w:r>
      <w:r w:rsidRPr="008154BB">
        <w:t xml:space="preserve"> of this relative position </w:t>
      </w:r>
      <w:r w:rsidRPr="008154BB">
        <w:rPr>
          <w:rStyle w:val="StyleBoldUnderline"/>
        </w:rPr>
        <w:t xml:space="preserve">have long turned heavily on a single statistic: </w:t>
      </w:r>
      <w:r w:rsidRPr="008154BB">
        <w:rPr>
          <w:rStyle w:val="BoldUnderline"/>
        </w:rPr>
        <w:t>America’s share of world economic product.</w:t>
      </w:r>
    </w:p>
    <w:p w:rsidR="00E022F5" w:rsidRDefault="00E022F5" w:rsidP="00E022F5">
      <w:pPr>
        <w:rPr>
          <w:caps/>
        </w:rPr>
      </w:pPr>
      <w:r>
        <w:br w:type="page"/>
      </w:r>
    </w:p>
    <w:p w:rsidR="00E022F5" w:rsidRDefault="00E022F5" w:rsidP="00E022F5">
      <w:pPr>
        <w:pStyle w:val="Heading3"/>
      </w:pPr>
      <w:bookmarkStart w:id="221" w:name="_Toc301540691"/>
      <w:bookmarkStart w:id="222" w:name="_Toc335830438"/>
      <w:bookmarkStart w:id="223" w:name="_Toc349306999"/>
      <w:bookmarkStart w:id="224" w:name="_Toc360210102"/>
      <w:bookmarkStart w:id="225" w:name="_Toc360210200"/>
      <w:r>
        <w:t>US Economy Module Extensions:  Leadership Solves War</w:t>
      </w:r>
      <w:bookmarkEnd w:id="221"/>
      <w:bookmarkEnd w:id="222"/>
      <w:bookmarkEnd w:id="223"/>
      <w:bookmarkEnd w:id="224"/>
      <w:bookmarkEnd w:id="225"/>
    </w:p>
    <w:p w:rsidR="00E022F5" w:rsidRDefault="00E022F5" w:rsidP="00E022F5">
      <w:pPr>
        <w:pStyle w:val="Heading4"/>
      </w:pPr>
      <w:r>
        <w:t>(--) American retrenchment risks arms races and all out conflict.</w:t>
      </w:r>
    </w:p>
    <w:p w:rsidR="00E022F5" w:rsidRPr="008154BB" w:rsidRDefault="00E022F5" w:rsidP="00E022F5">
      <w:pPr>
        <w:ind w:left="360"/>
      </w:pPr>
      <w:r w:rsidRPr="008154BB">
        <w:t xml:space="preserve">Zalmay </w:t>
      </w:r>
      <w:r w:rsidRPr="008154BB">
        <w:rPr>
          <w:rStyle w:val="BoldUnderline"/>
        </w:rPr>
        <w:t>Khalilzad, 2011</w:t>
      </w:r>
      <w:r w:rsidRPr="008154BB">
        <w:t xml:space="preserve"> (former US ambassador to the United Nations, National Review, “The Economy and National Security.”  February 8, 2011.  Online.  Accessed May 4, 2011 at </w:t>
      </w:r>
      <w:hyperlink w:history="1">
        <w:r w:rsidRPr="008154BB">
          <w:rPr>
            <w:rStyle w:val="Hyperlink"/>
          </w:rPr>
          <w:t>http://www.nationalreview.com /articles/259024/economy-and-</w:t>
        </w:r>
      </w:hyperlink>
      <w:r w:rsidRPr="008154BB">
        <w:t xml:space="preserve"> national-security-zalmay-khalilzad?page=1)</w:t>
      </w:r>
    </w:p>
    <w:p w:rsidR="00E022F5" w:rsidRPr="008154BB" w:rsidRDefault="00E022F5" w:rsidP="00E022F5">
      <w:pPr>
        <w:rPr>
          <w:rStyle w:val="StyleBoldUnderline"/>
        </w:rPr>
      </w:pPr>
      <w:r w:rsidRPr="008154BB">
        <w:t xml:space="preserve"> </w:t>
      </w:r>
      <w:r w:rsidRPr="008154BB">
        <w:rPr>
          <w:rStyle w:val="StyleBoldUnderline"/>
        </w:rPr>
        <w:t>American retrenchment could have devastating consequences. Without an American security blanket, regional powers could rearm in an attempt to balance against emerging threats.</w:t>
      </w:r>
      <w:r w:rsidRPr="008154BB">
        <w:t xml:space="preserve"> </w:t>
      </w:r>
      <w:r w:rsidRPr="008154BB">
        <w:rPr>
          <w:sz w:val="16"/>
        </w:rPr>
        <w:t>Under this scenario</w:t>
      </w:r>
      <w:r w:rsidRPr="008154BB">
        <w:t xml:space="preserve">, </w:t>
      </w:r>
      <w:r w:rsidRPr="008154BB">
        <w:rPr>
          <w:rStyle w:val="StyleBoldUnderline"/>
        </w:rPr>
        <w:t xml:space="preserve">there would be a heightened possibility of arms races, miscalculation, or other crises </w:t>
      </w:r>
      <w:r w:rsidRPr="008154BB">
        <w:rPr>
          <w:rStyle w:val="BoldUnderline"/>
          <w:bdr w:val="single" w:sz="4" w:space="0" w:color="auto"/>
        </w:rPr>
        <w:t>spiraling into all-out conflict</w:t>
      </w:r>
      <w:r w:rsidRPr="008154BB">
        <w:rPr>
          <w:rStyle w:val="StyleBoldUnderline"/>
        </w:rPr>
        <w:t xml:space="preserve">. </w:t>
      </w:r>
      <w:r w:rsidRPr="008154BB">
        <w:rPr>
          <w:sz w:val="16"/>
        </w:rPr>
        <w:t>Alternatively, in seeking to accommodate the stronger powers, weaker powers may shift their geopolitical posture away from the United States. Either way,</w:t>
      </w:r>
      <w:r w:rsidRPr="008154BB">
        <w:t xml:space="preserve"> </w:t>
      </w:r>
      <w:r w:rsidRPr="008154BB">
        <w:rPr>
          <w:rStyle w:val="StyleBoldUnderline"/>
        </w:rPr>
        <w:t>hostile states would be emboldened to make aggressive moves in their regions.</w:t>
      </w:r>
    </w:p>
    <w:p w:rsidR="00E022F5" w:rsidRPr="00AC0AC5" w:rsidRDefault="00E022F5" w:rsidP="00E022F5">
      <w:pPr>
        <w:pStyle w:val="Heading4"/>
      </w:pPr>
      <w:r>
        <w:t xml:space="preserve">(--) US leadership solves prolif and warming:  </w:t>
      </w:r>
    </w:p>
    <w:p w:rsidR="00E022F5" w:rsidRPr="008154BB" w:rsidRDefault="00E022F5" w:rsidP="00E022F5">
      <w:pPr>
        <w:ind w:left="360"/>
      </w:pPr>
      <w:r w:rsidRPr="008154BB">
        <w:t xml:space="preserve">Julian </w:t>
      </w:r>
      <w:r w:rsidRPr="008154BB">
        <w:rPr>
          <w:rStyle w:val="BoldUnderline"/>
        </w:rPr>
        <w:t>Borger, 2008</w:t>
      </w:r>
      <w:r w:rsidRPr="008154BB">
        <w:t xml:space="preserve"> (Diplomatic editor, The Guardian, November 6, 2008.  Online.  Internet.  Accessed May 1, 2009).  </w:t>
      </w:r>
    </w:p>
    <w:p w:rsidR="00E022F5" w:rsidRDefault="00E022F5" w:rsidP="00E022F5">
      <w:r w:rsidRPr="008154BB">
        <w:rPr>
          <w:rStyle w:val="StyleBoldUnderline"/>
        </w:rPr>
        <w:t>The core idea essentially turns the Bush doctrine on its head. It argues that the main problems facing America in the 21st century - terrorism, nuclear proliferation, climate change</w:t>
      </w:r>
      <w:r w:rsidRPr="008154BB">
        <w:t xml:space="preserve"> and dependence on fossil fuels - </w:t>
      </w:r>
      <w:r w:rsidRPr="008154BB">
        <w:rPr>
          <w:rStyle w:val="StyleBoldUnderline"/>
        </w:rPr>
        <w:t>cannot by addressed by one country acting alone or even in concert with traditional allies.</w:t>
      </w:r>
      <w:r w:rsidRPr="008154BB">
        <w:t xml:space="preserve"> As Obama said in his first major foreign policy address, in Chicago last year: "The threats we face at the dawn of the 21st century can no longer be contained by borders and boundaries."  </w:t>
      </w:r>
      <w:r w:rsidRPr="008154BB">
        <w:rPr>
          <w:rStyle w:val="StyleBoldUnderline"/>
        </w:rPr>
        <w:t>The aim would be to restore America's global leadership in a world that is no longer unipolar. It would be achieved not primarily through military force</w:t>
      </w:r>
      <w:r w:rsidRPr="008154BB">
        <w:t xml:space="preserve"> (although the Obama team are at pains to stress they are not traditional liberal doves), </w:t>
      </w:r>
      <w:r w:rsidRPr="008154BB">
        <w:rPr>
          <w:rStyle w:val="StyleBoldUnderline"/>
        </w:rPr>
        <w:t>but through soft power</w:t>
      </w:r>
      <w:r w:rsidRPr="008154BB">
        <w:t>, exemplary action and networking among governments, inside and outside formal international organisations, to address specific problems.  Nuclear and climate change An Obama White House would seek to take the initiative on the two existential issues facing the planet: nuclear proliferation and climate change. It would seek to negotiate deep cuts in the US and Russian arsenals, to restore the integrity of the non-proliferation treaty before it comes up for review in 2010 and before a nuclear arms race breaks out in the Middle East.</w:t>
      </w:r>
    </w:p>
    <w:p w:rsidR="00E022F5" w:rsidRDefault="00E022F5" w:rsidP="00E022F5">
      <w:pPr>
        <w:pStyle w:val="Heading4"/>
      </w:pPr>
      <w:r>
        <w:t>(--) Proliferation causes extinction</w:t>
      </w:r>
    </w:p>
    <w:p w:rsidR="00E022F5" w:rsidRDefault="00E022F5" w:rsidP="00E022F5">
      <w:pPr>
        <w:ind w:left="360"/>
      </w:pPr>
      <w:r w:rsidRPr="008154BB">
        <w:rPr>
          <w:rStyle w:val="BoldUnderline"/>
        </w:rPr>
        <w:t>Taylor '02</w:t>
      </w:r>
      <w:r w:rsidRPr="008154BB">
        <w:t xml:space="preserve"> (Stuart Jr., Senior Writer with the National Journal and contributing editor at Newsweek, Legal </w:t>
      </w:r>
      <w:r>
        <w:t>Times, September 16, L/N)</w:t>
      </w:r>
    </w:p>
    <w:p w:rsidR="00E022F5" w:rsidRDefault="00E022F5" w:rsidP="00E022F5">
      <w:r w:rsidRPr="008154BB">
        <w:t xml:space="preserve">&lt; </w:t>
      </w:r>
      <w:r w:rsidRPr="008154BB">
        <w:rPr>
          <w:rStyle w:val="StyleBoldUnderline"/>
        </w:rPr>
        <w:t>The truth is, no matter what we do about Iraq, if we don't stop proliferation another five or ten potentially unstable nations may go nuclear</w:t>
      </w:r>
      <w:r w:rsidRPr="008154BB">
        <w:t xml:space="preserve"> before long, </w:t>
      </w:r>
      <w:r w:rsidRPr="008154BB">
        <w:rPr>
          <w:rStyle w:val="StyleBoldUnderline"/>
        </w:rPr>
        <w:t>making it ever more likely that one or more bombs will be set off on our soil by terrorists or terrorist governments.</w:t>
      </w:r>
      <w:r w:rsidRPr="008154BB">
        <w:t xml:space="preserve"> Even an airtight missile defense will be useless against a nuke hidden in a truck, a shipping container, or a boat.</w:t>
      </w:r>
      <w:r w:rsidRPr="008154BB">
        <w:br/>
      </w:r>
      <w:r w:rsidRPr="00AF0BCA">
        <w:rPr>
          <w:rStyle w:val="StyleBoldUnderline"/>
        </w:rPr>
        <w:t>Unless we get serious about stopping proliferation, we are headed for "a world filled with nuclear-weapons states where every crisis threatens to go nuclear," where "the survival of civilization truly is in question from day to day,"</w:t>
      </w:r>
      <w:r w:rsidRPr="008154BB">
        <w:t xml:space="preserve"> and where "it would be impossible to keep these weapons out of the hands of terrorists, religious cults, and criminal organizations," So writes Ambassador Thomas Graham Jr., a moderate Republican who served as a career arms-controller under six presidents and led the successful Clinton administration effort to extend the Nuclear Nonproliferation Treaty.</w:t>
      </w:r>
    </w:p>
    <w:p w:rsidR="00E022F5" w:rsidRPr="00756319" w:rsidRDefault="00E022F5" w:rsidP="00E022F5">
      <w:pPr>
        <w:pStyle w:val="Heading4"/>
        <w:rPr>
          <w:i/>
        </w:rPr>
      </w:pPr>
      <w:r>
        <w:t>(--) Warming causes human extinction</w:t>
      </w:r>
    </w:p>
    <w:p w:rsidR="00E022F5" w:rsidRPr="00F25595" w:rsidRDefault="00E022F5" w:rsidP="00E022F5">
      <w:r w:rsidRPr="00F25595">
        <w:rPr>
          <w:rFonts w:ascii="Times &#10;New Roman" w:hAnsi="Times &#10;New Roman"/>
          <w:b/>
          <w:bCs/>
        </w:rPr>
        <w:t>Tickell, 8-11-2008</w:t>
      </w:r>
    </w:p>
    <w:p w:rsidR="00E022F5" w:rsidRDefault="00E022F5" w:rsidP="00E022F5">
      <w:r w:rsidRPr="00F25595">
        <w:rPr>
          <w:sz w:val="16"/>
          <w:szCs w:val="16"/>
        </w:rPr>
        <w:t xml:space="preserve">(Oliver, Climate Researcher, The Gaurdian, “On a planet 4C hotter, all we can prepare for is extinction”, </w:t>
      </w:r>
      <w:hyperlink r:id="rId158" w:tgtFrame="_blank" w:history="1">
        <w:r w:rsidRPr="00F25595">
          <w:rPr>
            <w:color w:val="0000FF"/>
            <w:sz w:val="16"/>
            <w:u w:val="single"/>
          </w:rPr>
          <w:t>http://www.guardian.co.uk/commentisfree/2008/aug/11/climatechange</w:t>
        </w:r>
      </w:hyperlink>
      <w:r w:rsidRPr="00F25595">
        <w:rPr>
          <w:sz w:val="16"/>
          <w:szCs w:val="16"/>
        </w:rPr>
        <w:t>)</w:t>
      </w:r>
    </w:p>
    <w:p w:rsidR="00E022F5" w:rsidRDefault="00E022F5" w:rsidP="00E022F5">
      <w:pPr>
        <w:ind w:left="270"/>
        <w:rPr>
          <w:rFonts w:ascii="Times New &#10;Roman" w:hAnsi="Times New &#10;Roman"/>
          <w:sz w:val="16"/>
        </w:rPr>
      </w:pPr>
    </w:p>
    <w:p w:rsidR="00E022F5" w:rsidRDefault="00E022F5" w:rsidP="00E022F5">
      <w:pPr>
        <w:ind w:left="270"/>
        <w:rPr>
          <w:sz w:val="12"/>
          <w:szCs w:val="12"/>
        </w:rPr>
      </w:pPr>
      <w:r w:rsidRPr="00A868B5">
        <w:rPr>
          <w:rFonts w:ascii="Times New &#10;Roman" w:hAnsi="Times New &#10;Roman"/>
          <w:sz w:val="16"/>
        </w:rPr>
        <w:t xml:space="preserve">We need to get prepared for four degrees of global warming, Bob Watson told the Guardian last week. At first sight this looks like wise counsel from the climate science adviser to Defra. But </w:t>
      </w:r>
      <w:r w:rsidRPr="0006279E">
        <w:rPr>
          <w:rStyle w:val="underline"/>
          <w:highlight w:val="cyan"/>
        </w:rPr>
        <w:t>the idea that we could adapt to a 4C rise is absurd and dangerous</w:t>
      </w:r>
      <w:r w:rsidRPr="00C62F87">
        <w:rPr>
          <w:rStyle w:val="underline"/>
        </w:rPr>
        <w:t xml:space="preserve">. Global </w:t>
      </w:r>
      <w:r w:rsidRPr="0006279E">
        <w:rPr>
          <w:rStyle w:val="underline"/>
          <w:highlight w:val="cyan"/>
        </w:rPr>
        <w:t>warming on this scale would</w:t>
      </w:r>
      <w:r w:rsidRPr="00A868B5">
        <w:rPr>
          <w:rFonts w:ascii="Times New &#10;Roman" w:hAnsi="Times New &#10;Roman"/>
          <w:sz w:val="16"/>
        </w:rPr>
        <w:t xml:space="preserve"> be a catastrophe that would </w:t>
      </w:r>
      <w:r w:rsidRPr="0006279E">
        <w:rPr>
          <w:rStyle w:val="underline"/>
          <w:highlight w:val="cyan"/>
        </w:rPr>
        <w:t>mean</w:t>
      </w:r>
      <w:r w:rsidRPr="00C62F87">
        <w:rPr>
          <w:rStyle w:val="underline"/>
        </w:rPr>
        <w:t>,</w:t>
      </w:r>
      <w:r w:rsidRPr="00A868B5">
        <w:rPr>
          <w:rFonts w:ascii="Times New &#10;Roman" w:hAnsi="Times New &#10;Roman"/>
          <w:sz w:val="16"/>
        </w:rPr>
        <w:t xml:space="preserve"> in the immortal words that Chief Seattle probably never spoke, "the end of living and the beginning of survival" for </w:t>
      </w:r>
      <w:r w:rsidRPr="0006279E">
        <w:rPr>
          <w:rStyle w:val="underline"/>
          <w:highlight w:val="cyan"/>
        </w:rPr>
        <w:t>human</w:t>
      </w:r>
      <w:r w:rsidRPr="00A868B5">
        <w:rPr>
          <w:rFonts w:ascii="Times New &#10;Roman" w:hAnsi="Times New &#10;Roman"/>
          <w:sz w:val="16"/>
        </w:rPr>
        <w:t>kind. Or perhaps the beginning of our</w:t>
      </w:r>
      <w:r w:rsidRPr="00C62F87">
        <w:rPr>
          <w:rStyle w:val="underline"/>
        </w:rPr>
        <w:t xml:space="preserve"> </w:t>
      </w:r>
      <w:r w:rsidRPr="0006279E">
        <w:rPr>
          <w:rStyle w:val="underline"/>
          <w:highlight w:val="cyan"/>
        </w:rPr>
        <w:t>extinction</w:t>
      </w:r>
      <w:r w:rsidRPr="00A868B5">
        <w:rPr>
          <w:rFonts w:ascii="Times New &#10;Roman" w:hAnsi="Times New &#10;Roman"/>
          <w:sz w:val="16"/>
        </w:rPr>
        <w:t xml:space="preserve">. </w:t>
      </w:r>
      <w:r w:rsidRPr="0006279E">
        <w:rPr>
          <w:rStyle w:val="underline"/>
          <w:highlight w:val="cyan"/>
        </w:rPr>
        <w:t>The collapse of</w:t>
      </w:r>
      <w:r w:rsidRPr="00C62F87">
        <w:rPr>
          <w:rStyle w:val="underline"/>
        </w:rPr>
        <w:t xml:space="preserve"> the </w:t>
      </w:r>
      <w:r w:rsidRPr="0006279E">
        <w:rPr>
          <w:rStyle w:val="underline"/>
          <w:highlight w:val="cyan"/>
        </w:rPr>
        <w:t>polar ice caps would become inevitable</w:t>
      </w:r>
      <w:r w:rsidRPr="00A868B5">
        <w:rPr>
          <w:sz w:val="16"/>
        </w:rPr>
        <w:t>, bringing long-term sea level rises of 70-80 metres.</w:t>
      </w:r>
      <w:r w:rsidRPr="00C62F87">
        <w:rPr>
          <w:rStyle w:val="underline"/>
        </w:rPr>
        <w:t xml:space="preserve"> </w:t>
      </w:r>
      <w:r w:rsidRPr="0006279E">
        <w:rPr>
          <w:rStyle w:val="underline"/>
          <w:highlight w:val="cyan"/>
        </w:rPr>
        <w:t>All the world's coastal plains would be lost</w:t>
      </w:r>
      <w:r w:rsidRPr="00C62F87">
        <w:rPr>
          <w:rStyle w:val="underline"/>
        </w:rPr>
        <w:t>,</w:t>
      </w:r>
      <w:r w:rsidRPr="00A868B5">
        <w:rPr>
          <w:rFonts w:ascii="Times New &#10;Roman" w:hAnsi="Times New &#10;Roman"/>
          <w:sz w:val="16"/>
        </w:rPr>
        <w:t xml:space="preserve"> complete with ports, cities, transport and industrial infrastructure, </w:t>
      </w:r>
      <w:r w:rsidRPr="0006279E">
        <w:rPr>
          <w:rStyle w:val="underline"/>
          <w:highlight w:val="cyan"/>
        </w:rPr>
        <w:t>and much of the world's most productive farmland</w:t>
      </w:r>
      <w:r w:rsidRPr="00A868B5">
        <w:rPr>
          <w:rFonts w:ascii="Times New &#10;Roman" w:hAnsi="Times New &#10;Roman"/>
          <w:sz w:val="16"/>
        </w:rPr>
        <w:t xml:space="preserve">. </w:t>
      </w:r>
      <w:r w:rsidRPr="00697091">
        <w:rPr>
          <w:rFonts w:ascii="Times New &#10;Roman" w:hAnsi="Times New &#10;Roman"/>
          <w:sz w:val="12"/>
          <w:szCs w:val="12"/>
        </w:rPr>
        <w:t>The world's geography would be transformed much as it was at the end of the last ice age, when sea levels rose by about 120 metres to create the Channel, the North Sea and Cardigan Bay out of dry land. Weather would become extreme and unpredictable, with more frequent and severe droughts, floods and hurricanes</w:t>
      </w:r>
      <w:r w:rsidRPr="00A868B5">
        <w:rPr>
          <w:rFonts w:ascii="Times New &#10;Roman" w:hAnsi="Times New &#10;Roman"/>
          <w:sz w:val="16"/>
        </w:rPr>
        <w:t xml:space="preserve">. </w:t>
      </w:r>
      <w:r w:rsidRPr="0006279E">
        <w:rPr>
          <w:rStyle w:val="underline"/>
          <w:highlight w:val="cyan"/>
        </w:rPr>
        <w:t>The Earth's carrying capacity would be hugely reduced. Billions would undoubtedly die</w:t>
      </w:r>
      <w:r w:rsidRPr="00A868B5">
        <w:rPr>
          <w:rFonts w:ascii="Times New &#10;Roman" w:hAnsi="Times New &#10;Roman"/>
          <w:sz w:val="16"/>
        </w:rPr>
        <w:t xml:space="preserve">. </w:t>
      </w:r>
      <w:r w:rsidRPr="00697091">
        <w:rPr>
          <w:rFonts w:ascii="Times New &#10;Roman" w:hAnsi="Times New &#10;Roman"/>
          <w:sz w:val="12"/>
          <w:szCs w:val="12"/>
        </w:rPr>
        <w:t xml:space="preserve">Watson's call was supported by the government's former chief scientific adviser, Sir David King, who warned that "if we get to a four-degree rise it is quite possible that we would begin to see a runaway increase". </w:t>
      </w:r>
      <w:r w:rsidRPr="00A868B5">
        <w:rPr>
          <w:rFonts w:ascii="Times New &#10;Roman" w:hAnsi="Times New &#10;Roman"/>
          <w:sz w:val="16"/>
        </w:rPr>
        <w:t xml:space="preserve">This is a remarkable understatement. </w:t>
      </w:r>
      <w:r w:rsidRPr="0006279E">
        <w:rPr>
          <w:rStyle w:val="underline"/>
          <w:highlight w:val="cyan"/>
        </w:rPr>
        <w:t>The climate system is already experiencing significant feedbacks</w:t>
      </w:r>
      <w:r w:rsidRPr="00A868B5">
        <w:rPr>
          <w:rFonts w:ascii="Times New &#10;Roman" w:hAnsi="Times New &#10;Roman"/>
          <w:sz w:val="16"/>
        </w:rPr>
        <w:t xml:space="preserve">, </w:t>
      </w:r>
      <w:r w:rsidRPr="00697091">
        <w:rPr>
          <w:rFonts w:ascii="Times New &#10;Roman" w:hAnsi="Times New &#10;Roman"/>
          <w:sz w:val="12"/>
          <w:szCs w:val="12"/>
        </w:rPr>
        <w:t xml:space="preserve">notably the summer melting of the Arctic sea ice. </w:t>
      </w:r>
      <w:r w:rsidRPr="00697091">
        <w:rPr>
          <w:sz w:val="12"/>
          <w:szCs w:val="12"/>
        </w:rPr>
        <w:t>The more the ice melts, the more sunshine is absorbed by the sea, and the more the Arctic warms. And as the Arctic warms, the release of billions of tonnes of methane – a greenhouse gas 70 times stronger than carbon dioxide over 20 years – captured under melting permafrost is already under way. To see how far this process could go, look 55.5m years to the Palaeocene-Eocene Thermal Maximum, when</w:t>
      </w:r>
      <w:r w:rsidRPr="00A868B5">
        <w:rPr>
          <w:sz w:val="12"/>
          <w:szCs w:val="12"/>
        </w:rPr>
        <w:t xml:space="preserve"> a global temperature increase of 6C coincided with the release of about 5,000 gigatonnes of carbon into the atmosphere, both as CO2 and as methane from bogs and seabed sediments. Lush subtropical forests grew in polar regions, and sea levels rose to 100m higher than today. It appears that an initial warming pulse triggered other warming processes. Many scientists warn that this historical event may be analogous to the present: the warming caused by human emissions could propel us towards a similar hothouse Earth. </w:t>
      </w:r>
    </w:p>
    <w:p w:rsidR="00E022F5" w:rsidRPr="008154BB" w:rsidRDefault="00E022F5" w:rsidP="00E022F5"/>
    <w:p w:rsidR="00E022F5" w:rsidRPr="008154BB" w:rsidRDefault="00E022F5" w:rsidP="00E022F5"/>
    <w:p w:rsidR="00E022F5" w:rsidRDefault="00E022F5" w:rsidP="00E022F5"/>
    <w:p w:rsidR="00E022F5" w:rsidRDefault="00E022F5" w:rsidP="00E022F5"/>
    <w:p w:rsidR="00E022F5" w:rsidRDefault="00E022F5" w:rsidP="00E022F5"/>
    <w:p w:rsidR="00E022F5" w:rsidRDefault="00E022F5" w:rsidP="00E022F5"/>
    <w:p w:rsidR="00E022F5" w:rsidRDefault="00E022F5" w:rsidP="00E022F5">
      <w:pPr>
        <w:pStyle w:val="Heading3"/>
      </w:pPr>
      <w:bookmarkStart w:id="226" w:name="_Toc301540692"/>
      <w:bookmarkStart w:id="227" w:name="_Toc335830439"/>
      <w:bookmarkStart w:id="228" w:name="_Toc349307000"/>
      <w:bookmarkStart w:id="229" w:name="_Toc360210103"/>
      <w:bookmarkStart w:id="230" w:name="_Toc360210201"/>
      <w:r>
        <w:t>US Economy Turn:  Uniqueness—No Recession Now</w:t>
      </w:r>
      <w:bookmarkEnd w:id="226"/>
      <w:bookmarkEnd w:id="227"/>
      <w:bookmarkEnd w:id="228"/>
      <w:bookmarkEnd w:id="229"/>
      <w:bookmarkEnd w:id="230"/>
    </w:p>
    <w:p w:rsidR="00E022F5" w:rsidRDefault="00E022F5" w:rsidP="00E022F5">
      <w:pPr>
        <w:pStyle w:val="Heading4"/>
      </w:pPr>
      <w:r>
        <w:t>(--) No double-dip recession coming to the US now:</w:t>
      </w:r>
    </w:p>
    <w:p w:rsidR="00E022F5" w:rsidRDefault="00E022F5" w:rsidP="00E022F5">
      <w:pPr>
        <w:ind w:firstLine="360"/>
      </w:pPr>
      <w:r>
        <w:t xml:space="preserve">Joseph </w:t>
      </w:r>
      <w:r w:rsidRPr="000116F1">
        <w:rPr>
          <w:rStyle w:val="BoldUnderline"/>
        </w:rPr>
        <w:t>Lazzaro</w:t>
      </w:r>
      <w:r>
        <w:t>, 8/14/20</w:t>
      </w:r>
      <w:r w:rsidRPr="000116F1">
        <w:rPr>
          <w:rStyle w:val="BoldUnderline"/>
        </w:rPr>
        <w:t>11</w:t>
      </w:r>
      <w:r>
        <w:t xml:space="preserve"> (staff writer,  “U.S. Economy and Stock Market: Where Do We Go From Here?”</w:t>
      </w:r>
    </w:p>
    <w:p w:rsidR="00E022F5" w:rsidRDefault="00E022F5" w:rsidP="00E022F5">
      <w:pPr>
        <w:ind w:left="360"/>
      </w:pPr>
      <w:hyperlink r:id="rId159" w:history="1">
        <w:r w:rsidRPr="00C301E5">
          <w:rPr>
            <w:rStyle w:val="Hyperlink"/>
          </w:rPr>
          <w:t>http://www.ibtimes.com/articles/197592/20110814/recession-unemployment-jobs-krugman-kellner-double-dip-recession.htm?frm=google</w:t>
        </w:r>
      </w:hyperlink>
      <w:r>
        <w:t>)</w:t>
      </w:r>
    </w:p>
    <w:p w:rsidR="00E022F5" w:rsidRPr="00AF0BCA" w:rsidRDefault="00E022F5" w:rsidP="00E022F5">
      <w:pPr>
        <w:rPr>
          <w:rStyle w:val="StyleBoldUnderline"/>
        </w:rPr>
      </w:pPr>
      <w:r w:rsidRPr="00AF0BCA">
        <w:rPr>
          <w:rStyle w:val="StyleBoldUnderline"/>
        </w:rPr>
        <w:t>Add lower home mortgage rates (a tailwind for the beleaguered U.S. housing sector), a weaker dollar (which should boost exports)</w:t>
      </w:r>
      <w:r>
        <w:t xml:space="preserve">, and an S&amp;P downgrade that should encourage the political parties in Washington to cooperate, </w:t>
      </w:r>
      <w:r w:rsidRPr="00AF0BCA">
        <w:rPr>
          <w:rStyle w:val="StyleBoldUnderline"/>
        </w:rPr>
        <w:t>and the combination may very well be enough to keep the U.S. economy from tipping into a double-dip recession.</w:t>
      </w:r>
    </w:p>
    <w:p w:rsidR="00E022F5" w:rsidRDefault="00E022F5" w:rsidP="00E022F5">
      <w:pPr>
        <w:pStyle w:val="Heading4"/>
      </w:pPr>
      <w:r>
        <w:t>(--) Commodity price declines will prevent a double-dip recession:</w:t>
      </w:r>
    </w:p>
    <w:p w:rsidR="00E022F5" w:rsidRDefault="00E022F5" w:rsidP="00E022F5">
      <w:pPr>
        <w:ind w:firstLine="360"/>
      </w:pPr>
      <w:r>
        <w:t xml:space="preserve">Joseph </w:t>
      </w:r>
      <w:r w:rsidRPr="000116F1">
        <w:rPr>
          <w:rStyle w:val="BoldUnderline"/>
        </w:rPr>
        <w:t>Lazzaro</w:t>
      </w:r>
      <w:r>
        <w:t>, 8/14/20</w:t>
      </w:r>
      <w:r w:rsidRPr="000116F1">
        <w:rPr>
          <w:rStyle w:val="BoldUnderline"/>
        </w:rPr>
        <w:t>11</w:t>
      </w:r>
      <w:r>
        <w:t xml:space="preserve"> (staff writer,  “U.S. Economy and Stock Market: Where Do We Go From Here?”</w:t>
      </w:r>
    </w:p>
    <w:p w:rsidR="00E022F5" w:rsidRDefault="00E022F5" w:rsidP="00E022F5">
      <w:pPr>
        <w:ind w:left="360"/>
      </w:pPr>
      <w:hyperlink r:id="rId160" w:history="1">
        <w:r w:rsidRPr="00C301E5">
          <w:rPr>
            <w:rStyle w:val="Hyperlink"/>
          </w:rPr>
          <w:t>http://www.ibtimes.com/articles/197592/20110814/recession-unemployment-jobs-krugman-kellner-double-dip-recession.htm?frm=google</w:t>
        </w:r>
      </w:hyperlink>
      <w:r>
        <w:t>)</w:t>
      </w:r>
    </w:p>
    <w:p w:rsidR="00E022F5" w:rsidRDefault="00E022F5" w:rsidP="00E022F5">
      <w:r>
        <w:t xml:space="preserve">Economic/Market Analysis: Krugman argues that the U.S. economy needs more stimulus; </w:t>
      </w:r>
      <w:r w:rsidRPr="00AF0BCA">
        <w:rPr>
          <w:rStyle w:val="StyleBoldUnderline"/>
        </w:rPr>
        <w:t>Kellner, that the commercial sector, aided by commodity price declines, among other factors, may have enough oomph in the system to avoid a double-dip recession.</w:t>
      </w:r>
    </w:p>
    <w:p w:rsidR="00E022F5" w:rsidRDefault="00E022F5" w:rsidP="00E022F5"/>
    <w:p w:rsidR="00E022F5" w:rsidRDefault="00E022F5" w:rsidP="00E022F5">
      <w:pPr>
        <w:rPr>
          <w:sz w:val="16"/>
        </w:rPr>
      </w:pPr>
    </w:p>
    <w:p w:rsidR="00E022F5" w:rsidRPr="00D242B4" w:rsidRDefault="00E022F5" w:rsidP="00E022F5"/>
    <w:p w:rsidR="00E022F5" w:rsidRPr="000D6426" w:rsidRDefault="00E022F5" w:rsidP="00E022F5"/>
    <w:p w:rsidR="00E022F5" w:rsidRPr="006F7148" w:rsidRDefault="00E022F5" w:rsidP="00E022F5">
      <w:pPr>
        <w:pStyle w:val="Heading3"/>
      </w:pPr>
      <w:bookmarkStart w:id="231" w:name="_Toc335830440"/>
      <w:bookmarkStart w:id="232" w:name="_Toc349307001"/>
      <w:bookmarkStart w:id="233" w:name="_Toc360210104"/>
      <w:bookmarkStart w:id="234" w:name="_Toc360210202"/>
      <w:r>
        <w:t>Link Turns:  Global Economy Turn</w:t>
      </w:r>
      <w:bookmarkEnd w:id="231"/>
      <w:bookmarkEnd w:id="232"/>
      <w:bookmarkEnd w:id="233"/>
      <w:bookmarkEnd w:id="234"/>
    </w:p>
    <w:p w:rsidR="00E022F5" w:rsidRDefault="00E022F5" w:rsidP="00E022F5">
      <w:pPr>
        <w:pStyle w:val="Heading4"/>
      </w:pPr>
      <w:r>
        <w:t>A) Turn:  Low oil prices key to avoid a deep global recession:</w:t>
      </w:r>
    </w:p>
    <w:p w:rsidR="00E022F5" w:rsidRDefault="00E022F5" w:rsidP="00E022F5">
      <w:pPr>
        <w:ind w:left="360"/>
      </w:pPr>
      <w:r>
        <w:t xml:space="preserve">Raymond J. </w:t>
      </w:r>
      <w:r w:rsidRPr="00A20AF8">
        <w:rPr>
          <w:rStyle w:val="BoldUnderline"/>
        </w:rPr>
        <w:t>Learsy, 2011</w:t>
      </w:r>
      <w:r>
        <w:t xml:space="preserve"> (Author, 'Oil and Finance: The Epic Corruption', “As Stocks Gyrate the Oil Patch and Their Casino Cronies Continue to Strangle the Economy,” </w:t>
      </w:r>
      <w:hyperlink r:id="rId161" w:history="1">
        <w:r w:rsidRPr="00C301E5">
          <w:rPr>
            <w:rStyle w:val="Hyperlink"/>
          </w:rPr>
          <w:t>http://www.huffingtonpost.com/raymond-j-learsy/as-stocks-gyrate-the-oil_b_926897.html?ir=Politics</w:t>
        </w:r>
      </w:hyperlink>
      <w:r>
        <w:t>)</w:t>
      </w:r>
    </w:p>
    <w:p w:rsidR="00E022F5" w:rsidRDefault="00E022F5" w:rsidP="00E022F5">
      <w:pPr>
        <w:rPr>
          <w:rStyle w:val="BoldUnderline"/>
        </w:rPr>
      </w:pPr>
      <w:r w:rsidRPr="00A20AF8">
        <w:rPr>
          <w:sz w:val="16"/>
        </w:rPr>
        <w:t>Just this Friday Thomson-Reuters posted an article which succinctly said it all: "Analysis: Recession risk unless oil prices fall further". The piece states unequivocally</w:t>
      </w:r>
      <w:r>
        <w:t xml:space="preserve"> </w:t>
      </w:r>
      <w:r w:rsidRPr="00A20AF8">
        <w:rPr>
          <w:rStyle w:val="StyleBoldUnderline"/>
        </w:rPr>
        <w:t xml:space="preserve">the urgent need for </w:t>
      </w:r>
      <w:r w:rsidRPr="00A20AF8">
        <w:rPr>
          <w:rStyle w:val="BoldUnderline"/>
        </w:rPr>
        <w:t>oil prices</w:t>
      </w:r>
      <w:r w:rsidRPr="00A20AF8">
        <w:rPr>
          <w:rStyle w:val="StyleBoldUnderline"/>
        </w:rPr>
        <w:t xml:space="preserve"> to </w:t>
      </w:r>
      <w:r w:rsidRPr="00A20AF8">
        <w:rPr>
          <w:rStyle w:val="BoldUnderline"/>
        </w:rPr>
        <w:t>fall significantly</w:t>
      </w:r>
      <w:r w:rsidRPr="00A20AF8">
        <w:rPr>
          <w:rStyle w:val="StyleBoldUnderline"/>
        </w:rPr>
        <w:t xml:space="preserve"> in order to </w:t>
      </w:r>
      <w:r w:rsidRPr="00A20AF8">
        <w:rPr>
          <w:rStyle w:val="BoldUnderline"/>
        </w:rPr>
        <w:t>avoid a deep recession</w:t>
      </w:r>
      <w:r>
        <w:t xml:space="preserve">. </w:t>
      </w:r>
      <w:r w:rsidRPr="00A20AF8">
        <w:rPr>
          <w:sz w:val="16"/>
        </w:rPr>
        <w:t>To quote the article's essence:</w:t>
      </w:r>
      <w:r>
        <w:t xml:space="preserve"> </w:t>
      </w:r>
      <w:r w:rsidRPr="00A20AF8">
        <w:rPr>
          <w:rStyle w:val="StyleBoldUnderline"/>
        </w:rPr>
        <w:t>Every time that the cost of oil relative to global economic output has hit current levels</w:t>
      </w:r>
      <w:r>
        <w:t>-</w:t>
      </w:r>
      <w:r w:rsidRPr="00A20AF8">
        <w:rPr>
          <w:sz w:val="16"/>
        </w:rPr>
        <w:t>and that's even after sharp falls in spot prices this month --</w:t>
      </w:r>
      <w:r>
        <w:t xml:space="preserve"> </w:t>
      </w:r>
      <w:r w:rsidRPr="00A20AF8">
        <w:rPr>
          <w:rStyle w:val="StyleBoldUnderline"/>
        </w:rPr>
        <w:t xml:space="preserve">it has heralded a slump. And while economists and analysts say a serious slowdown can still be avoided, many add that </w:t>
      </w:r>
      <w:r w:rsidRPr="00A20AF8">
        <w:rPr>
          <w:rStyle w:val="BoldUnderline"/>
        </w:rPr>
        <w:t>unless oil and energy prices fell much further</w:t>
      </w:r>
      <w:r w:rsidRPr="00A20AF8">
        <w:rPr>
          <w:rStyle w:val="StyleBoldUnderline"/>
        </w:rPr>
        <w:t xml:space="preserve"> and-most important-stay down, the </w:t>
      </w:r>
      <w:r w:rsidRPr="00ED3A9B">
        <w:rPr>
          <w:rStyle w:val="BoldUnderline"/>
          <w:bdr w:val="single" w:sz="4" w:space="0" w:color="auto"/>
        </w:rPr>
        <w:t>world economy</w:t>
      </w:r>
      <w:r w:rsidRPr="00A20AF8">
        <w:rPr>
          <w:rStyle w:val="BoldUnderline"/>
        </w:rPr>
        <w:t xml:space="preserve"> could be in serious trouble.</w:t>
      </w:r>
    </w:p>
    <w:p w:rsidR="00E022F5" w:rsidRPr="001A17C1" w:rsidRDefault="00E022F5" w:rsidP="00E022F5">
      <w:pPr>
        <w:pStyle w:val="Heading4"/>
      </w:pPr>
      <w:r>
        <w:t xml:space="preserve">B) </w:t>
      </w:r>
      <w:r w:rsidRPr="001A17C1">
        <w:t>Collapse of the economy risks end of the planet:</w:t>
      </w:r>
    </w:p>
    <w:p w:rsidR="00E022F5" w:rsidRDefault="00E022F5" w:rsidP="00E022F5">
      <w:r>
        <w:t xml:space="preserve">T. E. </w:t>
      </w:r>
      <w:r w:rsidRPr="005616E7">
        <w:rPr>
          <w:u w:val="single"/>
        </w:rPr>
        <w:t>Bearden,</w:t>
      </w:r>
      <w:r>
        <w:t xml:space="preserve"> LTC, U.S. Army (Retired), CEO, CTEC Inc., Director, Association of Distinguished American Scientists (ADAS), Fellow Emeritus, Alpha Foundation's Institute for Advanced Study (AIAS)</w:t>
      </w:r>
    </w:p>
    <w:p w:rsidR="00E022F5" w:rsidRDefault="00E022F5" w:rsidP="00E022F5">
      <w:r>
        <w:t>June 24, 20</w:t>
      </w:r>
      <w:r w:rsidRPr="005616E7">
        <w:rPr>
          <w:u w:val="single"/>
        </w:rPr>
        <w:t>00</w:t>
      </w:r>
      <w:r>
        <w:t xml:space="preserve">  (HYPERLINK "</w:t>
      </w:r>
      <w:r w:rsidRPr="008F3716">
        <w:t>http://www.seaspower.com/EnergyCrisis-Bearden.htm</w:t>
      </w:r>
      <w:r>
        <w:t xml:space="preserve">" </w:t>
      </w:r>
      <w:r w:rsidRPr="00AD7326">
        <w:rPr>
          <w:rStyle w:val="Hyperlink"/>
        </w:rPr>
        <w:t>http://www.seaspower.com/EnergyCrisis-Bearden.htm</w:t>
      </w:r>
      <w:r>
        <w:t>)</w:t>
      </w:r>
    </w:p>
    <w:p w:rsidR="00E022F5" w:rsidRDefault="00E022F5" w:rsidP="00E022F5">
      <w:r w:rsidRPr="00A23E81">
        <w:rPr>
          <w:u w:val="single"/>
        </w:rPr>
        <w:t>As the collapse of the Western economies nears, one may expect catastrophic stress on the 160 developing nations as the developed nations are forced to dramatically curtail orders</w:t>
      </w:r>
      <w:r>
        <w:t xml:space="preserve">.  International Strategic Threat Aspects  </w:t>
      </w:r>
      <w:r w:rsidRPr="00A23E81">
        <w:rPr>
          <w:u w:val="single"/>
        </w:rPr>
        <w:t>History bears out that desperate nations take desperate actions. Prior to the final economic collapse, the stress on nations will have increased the intensity and number of their conflicts, to the point where the arsenals of weapons of mass destruction</w:t>
      </w:r>
      <w:r>
        <w:t xml:space="preserve"> (WMD) </w:t>
      </w:r>
      <w:r w:rsidRPr="00A23E81">
        <w:rPr>
          <w:u w:val="single"/>
        </w:rPr>
        <w:t xml:space="preserve">now possessed by some 25 nations, are almost </w:t>
      </w:r>
      <w:r w:rsidRPr="00A23E81">
        <w:rPr>
          <w:b/>
          <w:u w:val="single"/>
        </w:rPr>
        <w:t>certain to be released</w:t>
      </w:r>
      <w:r w:rsidRPr="00A23E81">
        <w:rPr>
          <w:u w:val="single"/>
        </w:rPr>
        <w:t>.</w:t>
      </w:r>
      <w:r>
        <w:t xml:space="preserve">  </w:t>
      </w:r>
      <w:r w:rsidRPr="00214052">
        <w:rPr>
          <w:sz w:val="16"/>
          <w:szCs w:val="16"/>
        </w:rPr>
        <w:t xml:space="preserve">As an example, suppose a starving </w:t>
      </w:r>
      <w:smartTag w:uri="urn:schemas-microsoft-com:office:smarttags" w:element="country-region">
        <w:r w:rsidRPr="00214052">
          <w:rPr>
            <w:sz w:val="16"/>
            <w:szCs w:val="16"/>
          </w:rPr>
          <w:t>North Korea</w:t>
        </w:r>
      </w:smartTag>
      <w:r w:rsidRPr="00214052">
        <w:rPr>
          <w:sz w:val="16"/>
          <w:szCs w:val="16"/>
        </w:rPr>
        <w:t xml:space="preserve"> {[7]} launches nuclear weapons upon </w:t>
      </w:r>
      <w:smartTag w:uri="urn:schemas-microsoft-com:office:smarttags" w:element="country-region">
        <w:r w:rsidRPr="00214052">
          <w:rPr>
            <w:sz w:val="16"/>
            <w:szCs w:val="16"/>
          </w:rPr>
          <w:t>Japan</w:t>
        </w:r>
      </w:smartTag>
      <w:r w:rsidRPr="00214052">
        <w:rPr>
          <w:sz w:val="16"/>
          <w:szCs w:val="16"/>
        </w:rPr>
        <w:t xml:space="preserve"> and </w:t>
      </w:r>
      <w:smartTag w:uri="urn:schemas-microsoft-com:office:smarttags" w:element="country-region">
        <w:r w:rsidRPr="00214052">
          <w:rPr>
            <w:sz w:val="16"/>
            <w:szCs w:val="16"/>
          </w:rPr>
          <w:t>South Korea</w:t>
        </w:r>
      </w:smartTag>
      <w:r w:rsidRPr="00214052">
        <w:rPr>
          <w:sz w:val="16"/>
          <w:szCs w:val="16"/>
        </w:rPr>
        <w:t xml:space="preserve">, including </w:t>
      </w:r>
      <w:smartTag w:uri="urn:schemas-microsoft-com:office:smarttags" w:element="place">
        <w:smartTag w:uri="urn:schemas-microsoft-com:office:smarttags" w:element="country-region">
          <w:r w:rsidRPr="00214052">
            <w:rPr>
              <w:sz w:val="16"/>
              <w:szCs w:val="16"/>
            </w:rPr>
            <w:t>U.S.</w:t>
          </w:r>
        </w:smartTag>
      </w:smartTag>
      <w:r w:rsidRPr="00214052">
        <w:rPr>
          <w:sz w:val="16"/>
          <w:szCs w:val="16"/>
        </w:rPr>
        <w:t xml:space="preserve"> forces there, in a spasmodic suicidal response. Or suppose a desperate </w:t>
      </w:r>
      <w:smartTag w:uri="urn:schemas-microsoft-com:office:smarttags" w:element="country-region">
        <w:r w:rsidRPr="00214052">
          <w:rPr>
            <w:sz w:val="16"/>
            <w:szCs w:val="16"/>
          </w:rPr>
          <w:t>China</w:t>
        </w:r>
      </w:smartTag>
      <w:r w:rsidRPr="00214052">
        <w:rPr>
          <w:sz w:val="16"/>
          <w:szCs w:val="16"/>
        </w:rPr>
        <w:t xml:space="preserve"> — whose long-range nuclear missiles (some) can reach the </w:t>
      </w:r>
      <w:smartTag w:uri="urn:schemas-microsoft-com:office:smarttags" w:element="country-region">
        <w:r w:rsidRPr="00214052">
          <w:rPr>
            <w:sz w:val="16"/>
            <w:szCs w:val="16"/>
          </w:rPr>
          <w:t>United States</w:t>
        </w:r>
      </w:smartTag>
      <w:r w:rsidRPr="00214052">
        <w:rPr>
          <w:sz w:val="16"/>
          <w:szCs w:val="16"/>
        </w:rPr>
        <w:t xml:space="preserve"> — attacks </w:t>
      </w:r>
      <w:smartTag w:uri="urn:schemas-microsoft-com:office:smarttags" w:element="place">
        <w:smartTag w:uri="urn:schemas-microsoft-com:office:smarttags" w:element="country-region">
          <w:r w:rsidRPr="00214052">
            <w:rPr>
              <w:sz w:val="16"/>
              <w:szCs w:val="16"/>
            </w:rPr>
            <w:t>Taiwan</w:t>
          </w:r>
        </w:smartTag>
      </w:smartTag>
      <w:r w:rsidRPr="00214052">
        <w:rPr>
          <w:sz w:val="16"/>
          <w:szCs w:val="16"/>
        </w:rPr>
        <w:t xml:space="preserve">. </w:t>
      </w:r>
      <w:r w:rsidRPr="00214052">
        <w:rPr>
          <w:sz w:val="16"/>
          <w:szCs w:val="16"/>
          <w:u w:val="single"/>
        </w:rPr>
        <w:t>I</w:t>
      </w:r>
      <w:r w:rsidRPr="00A23E81">
        <w:rPr>
          <w:u w:val="single"/>
        </w:rPr>
        <w:t>n addition to immediate responses, the mutual treaties involved in such scenarios will quickly draw other nations into the conflict, escalating it significantly.  Strategic nuclear studies have shown for decades that, under such extreme stress conditions, once a few nukes are launched, adversaries and potential adversaries are then compelled to launch on perception of preparations by one's adversary</w:t>
      </w:r>
      <w:r>
        <w:t xml:space="preserve">.  </w:t>
      </w:r>
      <w:r w:rsidRPr="00214052">
        <w:rPr>
          <w:sz w:val="16"/>
          <w:szCs w:val="16"/>
        </w:rPr>
        <w:t>The real legacy of the MAD concept is this side of the MAD coin that is almost never discussed. Without effective defense, the only chance a nation has to survive at all is to launch immediate full-bore pre-emptive strikes and try to take out its perceived foes as rapidly and massively as possible.</w:t>
      </w:r>
      <w:r>
        <w:t xml:space="preserve">  </w:t>
      </w:r>
      <w:r w:rsidRPr="00A23E81">
        <w:rPr>
          <w:u w:val="single"/>
        </w:rPr>
        <w:t xml:space="preserve">As the studies showed, rapid escalation to full WMD exchange occurs. Today, a great percent of the WMD arsenals that will be unleashed, are already on site within the </w:t>
      </w:r>
      <w:smartTag w:uri="urn:schemas-microsoft-com:office:smarttags" w:element="place">
        <w:smartTag w:uri="urn:schemas-microsoft-com:office:smarttags" w:element="country-region">
          <w:r w:rsidRPr="00A23E81">
            <w:rPr>
              <w:u w:val="single"/>
            </w:rPr>
            <w:t>United States</w:t>
          </w:r>
        </w:smartTag>
      </w:smartTag>
      <w:r w:rsidRPr="00A23E81">
        <w:rPr>
          <w:u w:val="single"/>
        </w:rPr>
        <w:t xml:space="preserve"> itself</w:t>
      </w:r>
      <w:r>
        <w:t xml:space="preserve"> {[8]}. </w:t>
      </w:r>
      <w:r w:rsidRPr="00A23E81">
        <w:rPr>
          <w:u w:val="single"/>
        </w:rPr>
        <w:t>The resulting great Armageddon will destroy civilization as we know it, and perhaps most of the biosphere, at least for many decades</w:t>
      </w:r>
      <w:r>
        <w:t>.</w:t>
      </w:r>
    </w:p>
    <w:p w:rsidR="00E022F5" w:rsidRDefault="00E022F5" w:rsidP="00E022F5">
      <w:pPr>
        <w:pStyle w:val="Heading4"/>
      </w:pPr>
      <w:r>
        <w:t>(--) Next oil shock will devastate the global economy:</w:t>
      </w:r>
    </w:p>
    <w:p w:rsidR="00E022F5" w:rsidRDefault="00E022F5" w:rsidP="00E022F5">
      <w:pPr>
        <w:ind w:firstLine="360"/>
      </w:pPr>
      <w:r>
        <w:t xml:space="preserve">BEN </w:t>
      </w:r>
      <w:r w:rsidRPr="00E7651B">
        <w:rPr>
          <w:rStyle w:val="BoldUnderline"/>
        </w:rPr>
        <w:t>HARTMAN</w:t>
      </w:r>
      <w:r>
        <w:t>, 2/24/20</w:t>
      </w:r>
      <w:r w:rsidRPr="00E7651B">
        <w:rPr>
          <w:rStyle w:val="BoldUnderline"/>
        </w:rPr>
        <w:t xml:space="preserve">11 </w:t>
      </w:r>
      <w:r>
        <w:t>(staff writer, Jerusalem Post, 'World economy will fall if revolts spread to S. Arabia'</w:t>
      </w:r>
    </w:p>
    <w:p w:rsidR="00E022F5" w:rsidRDefault="00E022F5" w:rsidP="00E022F5">
      <w:pPr>
        <w:ind w:firstLine="360"/>
      </w:pPr>
      <w:hyperlink r:id="rId162" w:history="1">
        <w:r w:rsidRPr="00095288">
          <w:rPr>
            <w:rStyle w:val="Hyperlink"/>
          </w:rPr>
          <w:t>http://www.jpost.com/Features/InThespotlight/Article.aspx?id=209605</w:t>
        </w:r>
      </w:hyperlink>
      <w:r>
        <w:t>)</w:t>
      </w:r>
    </w:p>
    <w:p w:rsidR="00E022F5" w:rsidRDefault="00E022F5" w:rsidP="00E022F5">
      <w:pPr>
        <w:rPr>
          <w:rStyle w:val="StyleBoldUnderline"/>
        </w:rPr>
      </w:pPr>
      <w:r>
        <w:t>He noted that “</w:t>
      </w:r>
      <w:r w:rsidRPr="0036301A">
        <w:rPr>
          <w:rStyle w:val="StyleBoldUnderline"/>
        </w:rPr>
        <w:t>every single recession since World War I except for one has been preceded by an oil crisis. When there is an oil crisis, very shortly after, you see a major recession.</w:t>
      </w:r>
      <w:r>
        <w:rPr>
          <w:rStyle w:val="StyleBoldUnderline"/>
        </w:rPr>
        <w:t xml:space="preserve"> </w:t>
      </w:r>
      <w:r>
        <w:t xml:space="preserve">The reason that the situation now is so delicate is that we just had a recession. </w:t>
      </w:r>
      <w:r w:rsidRPr="0036301A">
        <w:rPr>
          <w:rStyle w:val="StyleBoldUnderline"/>
        </w:rPr>
        <w:t>When you have a recession on top of a recession, it’s like a heart attack on a heart attack – you are too weak, you can’t handle it.”</w:t>
      </w:r>
      <w:r>
        <w:rPr>
          <w:rStyle w:val="StyleBoldUnderline"/>
        </w:rPr>
        <w:t xml:space="preserve"> </w:t>
      </w:r>
      <w:r>
        <w:t>According to Luft, “</w:t>
      </w:r>
      <w:r w:rsidRPr="0036301A">
        <w:rPr>
          <w:rStyle w:val="StyleBoldUnderline"/>
        </w:rPr>
        <w:t>if we get another oil shock, it can roll back all of the economic recovery we’ve had. Then you will see millions of people losing their jobs around the world.”</w:t>
      </w:r>
    </w:p>
    <w:p w:rsidR="00E022F5" w:rsidRPr="00B51F84" w:rsidRDefault="00E022F5" w:rsidP="00E022F5">
      <w:pPr>
        <w:pStyle w:val="Heading4"/>
        <w:rPr>
          <w:rStyle w:val="BoldUnderline"/>
          <w:b/>
          <w:bCs/>
          <w:sz w:val="24"/>
        </w:rPr>
      </w:pPr>
      <w:r>
        <w:rPr>
          <w:rStyle w:val="BoldUnderline"/>
          <w:sz w:val="24"/>
        </w:rPr>
        <w:t xml:space="preserve">(--) </w:t>
      </w:r>
      <w:r w:rsidRPr="00B51F84">
        <w:rPr>
          <w:rStyle w:val="BoldUnderline"/>
          <w:sz w:val="24"/>
        </w:rPr>
        <w:t>Oil shocks short-circuit economic growth:</w:t>
      </w:r>
    </w:p>
    <w:p w:rsidR="00E022F5" w:rsidRDefault="00E022F5" w:rsidP="00E022F5">
      <w:pPr>
        <w:ind w:firstLine="360"/>
      </w:pPr>
      <w:r w:rsidRPr="0036301A">
        <w:rPr>
          <w:rStyle w:val="BoldUnderline"/>
        </w:rPr>
        <w:t>The Economist</w:t>
      </w:r>
      <w:r>
        <w:t>, 3/3/20</w:t>
      </w:r>
      <w:r w:rsidRPr="0036301A">
        <w:rPr>
          <w:rStyle w:val="BoldUnderline"/>
        </w:rPr>
        <w:t>11</w:t>
      </w:r>
      <w:r>
        <w:t xml:space="preserve"> (“The price of fear,” </w:t>
      </w:r>
      <w:hyperlink r:id="rId163" w:history="1">
        <w:r w:rsidRPr="00C301E5">
          <w:rPr>
            <w:rStyle w:val="Hyperlink"/>
          </w:rPr>
          <w:t>http://www.economist.com/node/18285768</w:t>
        </w:r>
      </w:hyperlink>
      <w:r>
        <w:t>)</w:t>
      </w:r>
    </w:p>
    <w:p w:rsidR="00E022F5" w:rsidRPr="00BF2D9C" w:rsidRDefault="00E022F5" w:rsidP="00E022F5">
      <w:pPr>
        <w:rPr>
          <w:rStyle w:val="StyleBoldUnderline"/>
        </w:rPr>
      </w:pPr>
      <w:r>
        <w:t xml:space="preserve">All this is a dark cloud on an otherwise bright horizon for the global economy. </w:t>
      </w:r>
      <w:r w:rsidRPr="00BF2D9C">
        <w:rPr>
          <w:rStyle w:val="StyleBoldUnderline"/>
        </w:rPr>
        <w:t>Few things can short-circuit growth like an oil shock, both because of the fuel’s ubiquity and because of the relative insensitivity of demand. When the oil price jumps, consumers have little choice but to accept it, spending less on something else.</w:t>
      </w:r>
    </w:p>
    <w:p w:rsidR="00E022F5" w:rsidRPr="00474613" w:rsidRDefault="00E022F5" w:rsidP="00E022F5">
      <w:pPr>
        <w:pStyle w:val="Heading4"/>
        <w:rPr>
          <w:rStyle w:val="BoldUnderline"/>
          <w:rFonts w:ascii="Calibri" w:hAnsi="Calibri"/>
          <w:b/>
          <w:bCs/>
        </w:rPr>
      </w:pPr>
      <w:r w:rsidRPr="00474613">
        <w:rPr>
          <w:rStyle w:val="BoldUnderline"/>
          <w:rFonts w:ascii="Calibri" w:hAnsi="Calibri"/>
        </w:rPr>
        <w:t>(--) Further unrest in the Middle East threatens the world economy:</w:t>
      </w:r>
    </w:p>
    <w:p w:rsidR="00E022F5" w:rsidRDefault="00E022F5" w:rsidP="00E022F5">
      <w:pPr>
        <w:ind w:firstLine="360"/>
      </w:pPr>
      <w:r w:rsidRPr="00092094">
        <w:rPr>
          <w:rStyle w:val="BoldUnderline"/>
        </w:rPr>
        <w:t>BBC News, 2011</w:t>
      </w:r>
      <w:r>
        <w:t xml:space="preserve"> (February 28, “Oil price steadies despite Saudi Arabia protest fears,”</w:t>
      </w:r>
    </w:p>
    <w:p w:rsidR="00E022F5" w:rsidRDefault="00E022F5" w:rsidP="00E022F5">
      <w:pPr>
        <w:ind w:firstLine="360"/>
      </w:pPr>
      <w:hyperlink r:id="rId164" w:history="1">
        <w:r w:rsidRPr="00C301E5">
          <w:rPr>
            <w:rStyle w:val="Hyperlink"/>
          </w:rPr>
          <w:t>http://www.bbc.co.uk/news/business-12594032</w:t>
        </w:r>
      </w:hyperlink>
      <w:r>
        <w:t>)</w:t>
      </w:r>
    </w:p>
    <w:p w:rsidR="00E022F5" w:rsidRDefault="00E022F5" w:rsidP="00E022F5">
      <w:r>
        <w:t xml:space="preserve">Former president of Egypt Hosni Mubarak (left) with King Abdullah of Saudi Arabia Markets are beginning to fret that King Abdullah of Saudi Arabia may be the next to face protests </w:t>
      </w:r>
      <w:r w:rsidRPr="00BF2D9C">
        <w:rPr>
          <w:rStyle w:val="StyleBoldUnderline"/>
        </w:rPr>
        <w:t>There remained a substantial risk that oil prices could move sharply higher, undermining the global economic recovery, the research piece warned, and the market only had limited ability to withstand further unrest in the Middle East. "The combination of a substantial run-up in demand coupled with a very severe supply shock makes a spike and crash scenario increasingly likely for global oil prices and the world economy</w:t>
      </w:r>
      <w:r>
        <w:t>," it said.</w:t>
      </w:r>
    </w:p>
    <w:p w:rsidR="00E022F5" w:rsidRDefault="00E022F5" w:rsidP="00E022F5">
      <w:pPr>
        <w:pStyle w:val="Heading4"/>
      </w:pPr>
      <w:r>
        <w:t>(--) High oil prices undermine the global recovery:</w:t>
      </w:r>
    </w:p>
    <w:p w:rsidR="00E022F5" w:rsidRDefault="00E022F5" w:rsidP="00E022F5">
      <w:pPr>
        <w:ind w:left="360"/>
      </w:pPr>
      <w:r>
        <w:t xml:space="preserve">Aaron </w:t>
      </w:r>
      <w:r w:rsidRPr="003352D1">
        <w:rPr>
          <w:rStyle w:val="BoldUnderline"/>
        </w:rPr>
        <w:t>Task, 2011</w:t>
      </w:r>
      <w:r>
        <w:t xml:space="preserve"> (staff writer, Feb. 22, 2011, “From Libya to Bahrain, Mideast Instability "Could Be Worse," Sending Oil to New Highs,” </w:t>
      </w:r>
      <w:hyperlink r:id="rId165" w:history="1">
        <w:r w:rsidRPr="00573868">
          <w:rPr>
            <w:rStyle w:val="Hyperlink"/>
          </w:rPr>
          <w:t>http://finance.yahoo.com/tech-ticker/from-libya-to-bahrain-mideast-instability-%22could-be-worse%22-sending-oil-to-new-highs-says-ashraf-laidi-yftt_535949.html?tickers=^dji,^gspc,gld,slv,oil,uso,spy</w:t>
        </w:r>
      </w:hyperlink>
      <w:r>
        <w:t>)</w:t>
      </w:r>
    </w:p>
    <w:p w:rsidR="00E022F5" w:rsidRDefault="00E022F5" w:rsidP="00E022F5">
      <w:r w:rsidRPr="003352D1">
        <w:rPr>
          <w:rStyle w:val="StyleBoldUnderline"/>
        </w:rPr>
        <w:t xml:space="preserve">Higher energy prices </w:t>
      </w:r>
      <w:r w:rsidRPr="003352D1">
        <w:rPr>
          <w:rStyle w:val="BoldUnderline"/>
        </w:rPr>
        <w:t>threaten the global economic recovery</w:t>
      </w:r>
      <w:r w:rsidRPr="003352D1">
        <w:rPr>
          <w:rStyle w:val="StyleBoldUnderline"/>
        </w:rPr>
        <w:t>, on which much of the two-year rally in stocks has been based</w:t>
      </w:r>
      <w:r>
        <w:t>. Heading into this week, the S&amp;P was up 100% from its March 2009 low, meaning both that continued growth is “priced into” stocks and there a lot of paper profits waiting to be booked.</w:t>
      </w:r>
    </w:p>
    <w:p w:rsidR="00E022F5" w:rsidRPr="00474613" w:rsidRDefault="00E022F5" w:rsidP="00E022F5">
      <w:pPr>
        <w:pStyle w:val="Heading4"/>
        <w:rPr>
          <w:rStyle w:val="BoldUnderline"/>
          <w:rFonts w:ascii="Calibri" w:hAnsi="Calibri"/>
          <w:b/>
          <w:bCs/>
        </w:rPr>
      </w:pPr>
      <w:r w:rsidRPr="00474613">
        <w:rPr>
          <w:rStyle w:val="BoldUnderline"/>
          <w:rFonts w:ascii="Calibri" w:hAnsi="Calibri"/>
        </w:rPr>
        <w:t>(--) Oil prices will undermine the global economic recovery:</w:t>
      </w:r>
    </w:p>
    <w:p w:rsidR="00E022F5" w:rsidRDefault="00E022F5" w:rsidP="00E022F5">
      <w:pPr>
        <w:ind w:firstLine="360"/>
      </w:pPr>
      <w:r w:rsidRPr="005C438F">
        <w:rPr>
          <w:rStyle w:val="BoldUnderline"/>
        </w:rPr>
        <w:t>The Independent</w:t>
      </w:r>
      <w:r>
        <w:t>, 4/8/20</w:t>
      </w:r>
      <w:r w:rsidRPr="005C438F">
        <w:rPr>
          <w:rStyle w:val="BoldUnderline"/>
        </w:rPr>
        <w:t>11</w:t>
      </w:r>
      <w:r>
        <w:t xml:space="preserve"> (“Instability in the Middle East sends oil prices soaring,”</w:t>
      </w:r>
    </w:p>
    <w:p w:rsidR="00E022F5" w:rsidRDefault="00E022F5" w:rsidP="00E022F5">
      <w:pPr>
        <w:ind w:firstLine="360"/>
      </w:pPr>
      <w:hyperlink r:id="rId166" w:history="1">
        <w:r w:rsidRPr="00C301E5">
          <w:rPr>
            <w:rStyle w:val="Hyperlink"/>
          </w:rPr>
          <w:t>http://www.hammersmithaccountant.com/business-news/instability-middle-east-sends-oil-prices-soaring/</w:t>
        </w:r>
      </w:hyperlink>
      <w:r>
        <w:t>)</w:t>
      </w:r>
    </w:p>
    <w:p w:rsidR="00E022F5" w:rsidRPr="00D0684E" w:rsidRDefault="00E022F5" w:rsidP="00E022F5">
      <w:pPr>
        <w:rPr>
          <w:rStyle w:val="StyleBoldUnderline"/>
        </w:rPr>
      </w:pPr>
      <w:r w:rsidRPr="00D0684E">
        <w:rPr>
          <w:sz w:val="16"/>
        </w:rPr>
        <w:t xml:space="preserve">The concluding remark from all this is that the </w:t>
      </w:r>
      <w:r w:rsidRPr="00D0684E">
        <w:rPr>
          <w:rStyle w:val="StyleBoldUnderline"/>
        </w:rPr>
        <w:t xml:space="preserve">spiralling oil prices are going to have a negative impact on the global economic recovery, especially in the US and Europe, and thus could have severe repercussions across all industries </w:t>
      </w:r>
      <w:r w:rsidRPr="00D0684E">
        <w:rPr>
          <w:rStyle w:val="Emphasis"/>
        </w:rPr>
        <w:t>worldwide.</w:t>
      </w:r>
    </w:p>
    <w:p w:rsidR="00E022F5" w:rsidRDefault="00E022F5" w:rsidP="00E022F5">
      <w:pPr>
        <w:pStyle w:val="Heading4"/>
      </w:pPr>
      <w:r>
        <w:t>(--) Each 10% rise in oil prices decreases global GDP growth by .25 percent:</w:t>
      </w:r>
    </w:p>
    <w:p w:rsidR="00E022F5" w:rsidRDefault="00E022F5" w:rsidP="00E022F5">
      <w:pPr>
        <w:ind w:firstLine="360"/>
      </w:pPr>
      <w:r>
        <w:t xml:space="preserve">Ioannis </w:t>
      </w:r>
      <w:r w:rsidRPr="00206AC9">
        <w:rPr>
          <w:rStyle w:val="BoldUnderline"/>
        </w:rPr>
        <w:t>Michaletos, 2011</w:t>
      </w:r>
      <w:r>
        <w:t xml:space="preserve"> (staff writer, “North Africa and E.U. Energy Security,” July 22, 2011</w:t>
      </w:r>
    </w:p>
    <w:p w:rsidR="00E022F5" w:rsidRDefault="00E022F5" w:rsidP="00E022F5">
      <w:pPr>
        <w:ind w:firstLine="360"/>
      </w:pPr>
      <w:hyperlink r:id="rId167" w:history="1">
        <w:r w:rsidRPr="00C301E5">
          <w:rPr>
            <w:rStyle w:val="Hyperlink"/>
          </w:rPr>
          <w:t>http://www.worldpress.org/Africa/3783.cfm</w:t>
        </w:r>
      </w:hyperlink>
      <w:r>
        <w:t>)</w:t>
      </w:r>
    </w:p>
    <w:p w:rsidR="00E022F5" w:rsidRPr="00D0684E" w:rsidRDefault="00E022F5" w:rsidP="00E022F5">
      <w:pPr>
        <w:rPr>
          <w:sz w:val="16"/>
        </w:rPr>
      </w:pPr>
      <w:r w:rsidRPr="00D0684E">
        <w:rPr>
          <w:sz w:val="16"/>
        </w:rPr>
        <w:t xml:space="preserve">Furthermore, the International Monetary Fund predicts a steady 4.5 percent world economic growth under the assumption that for 2011 the average price of oil will be $95 per barrel, a number that seems to be surpassed up to date. Various energy analysts predict a $110 per barrel price for the second half of 2011, as long as Asian imports are increasing and stability in the Arab world is fragile. </w:t>
      </w:r>
      <w:r w:rsidRPr="00D0684E">
        <w:rPr>
          <w:rStyle w:val="StyleBoldUnderline"/>
        </w:rPr>
        <w:t>J.P Morgan estimates that for each 10 percent spike in the price of oil, there is a 0.25 percent decrease in global GDP growth, which results in millions of job losses</w:t>
      </w:r>
      <w:r w:rsidRPr="00D0684E">
        <w:rPr>
          <w:sz w:val="16"/>
        </w:rPr>
        <w:t>.</w:t>
      </w:r>
    </w:p>
    <w:p w:rsidR="00E022F5" w:rsidRDefault="00E022F5" w:rsidP="00E022F5">
      <w:pPr>
        <w:pStyle w:val="Heading4"/>
      </w:pPr>
      <w:r>
        <w:t>(--) Lower oil prices cause a slowdown in the global economy:</w:t>
      </w:r>
    </w:p>
    <w:p w:rsidR="00E022F5" w:rsidRDefault="00E022F5" w:rsidP="00E022F5">
      <w:pPr>
        <w:ind w:left="360"/>
      </w:pPr>
      <w:r>
        <w:t xml:space="preserve">Kenneth </w:t>
      </w:r>
      <w:r w:rsidRPr="00A20AF8">
        <w:rPr>
          <w:rStyle w:val="BoldUnderline"/>
        </w:rPr>
        <w:t>Rapoza, 2011</w:t>
      </w:r>
      <w:r>
        <w:t xml:space="preserve"> (staff writer, 8/15/2011, </w:t>
      </w:r>
      <w:hyperlink r:id="rId168" w:history="1">
        <w:r w:rsidRPr="00C301E5">
          <w:rPr>
            <w:rStyle w:val="Hyperlink"/>
          </w:rPr>
          <w:t>http://www.forbes.com/sites/kenrapoza/2011/08/15/why-china-wont-save-oil-prices/</w:t>
        </w:r>
      </w:hyperlink>
      <w:r>
        <w:t>)</w:t>
      </w:r>
    </w:p>
    <w:p w:rsidR="00E022F5" w:rsidRPr="00D0684E" w:rsidRDefault="00E022F5" w:rsidP="00E022F5">
      <w:pPr>
        <w:rPr>
          <w:rStyle w:val="StyleBoldUnderline"/>
        </w:rPr>
      </w:pPr>
      <w:r w:rsidRPr="00D0684E">
        <w:rPr>
          <w:sz w:val="16"/>
        </w:rPr>
        <w:t xml:space="preserve">When oil prices are rising steadily, investors are betting on growth, like the U.S. returning to pre-crisis oil consumption levels. </w:t>
      </w:r>
      <w:r w:rsidRPr="00D0684E">
        <w:rPr>
          <w:rStyle w:val="StyleBoldUnderline"/>
        </w:rPr>
        <w:t xml:space="preserve">When oil prices are trending downward, investors are betting on a slowdown in the global economy. </w:t>
      </w:r>
    </w:p>
    <w:p w:rsidR="00E022F5" w:rsidRPr="00474613" w:rsidRDefault="00E022F5" w:rsidP="00E022F5">
      <w:pPr>
        <w:pStyle w:val="Heading4"/>
        <w:rPr>
          <w:rStyle w:val="BoldUnderline"/>
          <w:rFonts w:ascii="Calibri" w:hAnsi="Calibri"/>
          <w:b/>
          <w:bCs/>
        </w:rPr>
      </w:pPr>
      <w:r w:rsidRPr="00474613">
        <w:rPr>
          <w:rStyle w:val="BoldUnderline"/>
          <w:rFonts w:ascii="Calibri" w:hAnsi="Calibri"/>
        </w:rPr>
        <w:t xml:space="preserve">(--) Oil shocks cause recessions </w:t>
      </w:r>
    </w:p>
    <w:p w:rsidR="00E022F5" w:rsidRDefault="00E022F5" w:rsidP="00E022F5">
      <w:pPr>
        <w:ind w:firstLine="360"/>
      </w:pPr>
      <w:r w:rsidRPr="00561A18">
        <w:rPr>
          <w:rStyle w:val="BoldUnderline"/>
        </w:rPr>
        <w:t>Resources For the Future, 2010</w:t>
      </w:r>
      <w:r>
        <w:t xml:space="preserve"> (February 3, 2010, “Reassessing the Oil Security Premium,”</w:t>
      </w:r>
    </w:p>
    <w:p w:rsidR="00E022F5" w:rsidRDefault="00E022F5" w:rsidP="00E022F5">
      <w:pPr>
        <w:ind w:firstLine="360"/>
      </w:pPr>
      <w:hyperlink r:id="rId169" w:history="1">
        <w:r w:rsidRPr="00095288">
          <w:rPr>
            <w:rStyle w:val="Hyperlink"/>
          </w:rPr>
          <w:t>http://www.rff.org/News/Features/Pages/Reassessing-the-Oil-Security-Premium.aspx</w:t>
        </w:r>
      </w:hyperlink>
      <w:r>
        <w:t>)</w:t>
      </w:r>
    </w:p>
    <w:p w:rsidR="00E022F5" w:rsidRPr="00561A18" w:rsidRDefault="00E022F5" w:rsidP="00E022F5">
      <w:pPr>
        <w:rPr>
          <w:rStyle w:val="StyleBoldUnderline"/>
        </w:rPr>
      </w:pPr>
      <w:r w:rsidRPr="00561A18">
        <w:rPr>
          <w:rStyle w:val="StyleBoldUnderline"/>
        </w:rPr>
        <w:t>Fluctuating oil prices and unstable foreign oil suppliers have renewed U.S. concerns</w:t>
      </w:r>
      <w:r>
        <w:t xml:space="preserve"> </w:t>
      </w:r>
      <w:r w:rsidRPr="00561A18">
        <w:rPr>
          <w:sz w:val="16"/>
        </w:rPr>
        <w:t>about energy security.</w:t>
      </w:r>
      <w:r>
        <w:t xml:space="preserve"> </w:t>
      </w:r>
      <w:r w:rsidRPr="00561A18">
        <w:rPr>
          <w:rStyle w:val="StyleBoldUnderline"/>
        </w:rPr>
        <w:t>There’s good reason to worry: 10 of the 11 U.S. recessions since World War II have been preceded by sharply rising oil prices.</w:t>
      </w:r>
    </w:p>
    <w:p w:rsidR="00E022F5" w:rsidRDefault="00E022F5" w:rsidP="00E022F5">
      <w:pPr>
        <w:pStyle w:val="Heading4"/>
      </w:pPr>
      <w:r>
        <w:t>(--) Fragile world economy is still vulnerable to an oil price spike:</w:t>
      </w:r>
    </w:p>
    <w:p w:rsidR="00E022F5" w:rsidRDefault="00E022F5" w:rsidP="00E022F5">
      <w:pPr>
        <w:ind w:left="360"/>
      </w:pPr>
      <w:r>
        <w:t xml:space="preserve">Margaret </w:t>
      </w:r>
      <w:r w:rsidRPr="004A37EF">
        <w:rPr>
          <w:rStyle w:val="BoldUnderline"/>
        </w:rPr>
        <w:t>McQuaile, 2009</w:t>
      </w:r>
      <w:r>
        <w:t xml:space="preserve"> (Platts Oilgram Price Report, October 2, “Further global recovery hinges on oil prices,” Lexis)</w:t>
      </w:r>
    </w:p>
    <w:p w:rsidR="00E022F5" w:rsidRPr="00D0684E" w:rsidRDefault="00E022F5" w:rsidP="00E022F5">
      <w:pPr>
        <w:rPr>
          <w:sz w:val="16"/>
        </w:rPr>
      </w:pPr>
      <w:r w:rsidRPr="00D0684E">
        <w:rPr>
          <w:rStyle w:val="StyleBoldUnderline"/>
        </w:rPr>
        <w:t>Rising oil prices still present a risk to the global economic recovery now underway, the I</w:t>
      </w:r>
      <w:r w:rsidRPr="00D0684E">
        <w:rPr>
          <w:sz w:val="16"/>
        </w:rPr>
        <w:t xml:space="preserve">nternational </w:t>
      </w:r>
      <w:r w:rsidRPr="00D0684E">
        <w:rPr>
          <w:rStyle w:val="StyleBoldUnderline"/>
        </w:rPr>
        <w:t>M</w:t>
      </w:r>
      <w:r w:rsidRPr="00D0684E">
        <w:rPr>
          <w:sz w:val="16"/>
        </w:rPr>
        <w:t xml:space="preserve">onetary </w:t>
      </w:r>
      <w:r w:rsidRPr="00D0684E">
        <w:rPr>
          <w:rStyle w:val="StyleBoldUnderline"/>
        </w:rPr>
        <w:t>F</w:t>
      </w:r>
      <w:r w:rsidRPr="00D0684E">
        <w:rPr>
          <w:sz w:val="16"/>
        </w:rPr>
        <w:t xml:space="preserve">und </w:t>
      </w:r>
      <w:r w:rsidRPr="00D0684E">
        <w:rPr>
          <w:rStyle w:val="StyleBoldUnderline"/>
        </w:rPr>
        <w:t>said</w:t>
      </w:r>
      <w:r w:rsidRPr="00D0684E">
        <w:rPr>
          <w:sz w:val="16"/>
        </w:rPr>
        <w:t xml:space="preserve"> October 1, warning that temporary oil price spikes could not be ruled out in the future. The IMF said in its October 2009 World Economic Outlook that the world economy appeared to be expanding again, with global activity estimated to have risen by about 3% during the second quarter after a 6.5% contraction in the first quarter. On an annual basis, the agency sees world economic activity expanding by about 3% in 2010 after contracting by about 1% in 2009. But the agency said that downside risks, while receding, remained a concern, with </w:t>
      </w:r>
      <w:r w:rsidRPr="00D0684E">
        <w:rPr>
          <w:rStyle w:val="StyleBoldUnderline"/>
        </w:rPr>
        <w:t>the "fragile" world economy still seemingly vulnerable to a range of shocks, including rising oil prices</w:t>
      </w:r>
      <w:r w:rsidRPr="00D0684E">
        <w:rPr>
          <w:sz w:val="16"/>
        </w:rPr>
        <w:t>, geopolitical events and resurgent protectionism.</w:t>
      </w:r>
    </w:p>
    <w:p w:rsidR="00E022F5" w:rsidRDefault="00E022F5" w:rsidP="00E022F5">
      <w:pPr>
        <w:pStyle w:val="Heading4"/>
      </w:pPr>
      <w:r>
        <w:t>(--) Higher oil prices threaten economic recovery:</w:t>
      </w:r>
    </w:p>
    <w:p w:rsidR="00E022F5" w:rsidRDefault="00E022F5" w:rsidP="00E022F5">
      <w:pPr>
        <w:ind w:left="360"/>
      </w:pPr>
      <w:r>
        <w:t xml:space="preserve">Margaret </w:t>
      </w:r>
      <w:r w:rsidRPr="004A37EF">
        <w:rPr>
          <w:rStyle w:val="BoldUnderline"/>
        </w:rPr>
        <w:t>McQuaile, 2009</w:t>
      </w:r>
      <w:r>
        <w:t xml:space="preserve"> (Platts Oilgram Price Report, October 2, “Further global recovery hinges on oil prices,” Lexis)</w:t>
      </w:r>
    </w:p>
    <w:p w:rsidR="00E022F5" w:rsidRPr="00D0684E" w:rsidRDefault="00E022F5" w:rsidP="00E022F5">
      <w:pPr>
        <w:rPr>
          <w:sz w:val="16"/>
        </w:rPr>
      </w:pPr>
      <w:r w:rsidRPr="00D0684E">
        <w:rPr>
          <w:sz w:val="16"/>
        </w:rPr>
        <w:t xml:space="preserve">Attributing much of the recent rebound in oil prices to crude output cuts agreed by the OPEC oil cartel late last year, the IMF said a key concern was that </w:t>
      </w:r>
      <w:r w:rsidRPr="00D0684E">
        <w:rPr>
          <w:rStyle w:val="StyleBoldUnderline"/>
        </w:rPr>
        <w:t>higher oil prices could hinder economic recovery. "In fact, oil prices have almost doubled from their trough earlier this year, and options prices point to further upside risks,</w:t>
      </w:r>
      <w:r w:rsidRPr="00D0684E">
        <w:rPr>
          <w:sz w:val="16"/>
        </w:rPr>
        <w:t>" it said.</w:t>
      </w:r>
    </w:p>
    <w:p w:rsidR="00E022F5" w:rsidRPr="00474613" w:rsidRDefault="00E022F5" w:rsidP="00E022F5">
      <w:pPr>
        <w:pStyle w:val="Heading4"/>
        <w:rPr>
          <w:rStyle w:val="BoldUnderline"/>
          <w:rFonts w:ascii="Calibri" w:hAnsi="Calibri"/>
          <w:b/>
          <w:bCs/>
        </w:rPr>
      </w:pPr>
      <w:r w:rsidRPr="00474613">
        <w:rPr>
          <w:rStyle w:val="BoldUnderline"/>
          <w:rFonts w:ascii="Calibri" w:hAnsi="Calibri"/>
        </w:rPr>
        <w:t>(--) Sustained rise in oil prices could jeopardize the global economic recovery:</w:t>
      </w:r>
    </w:p>
    <w:p w:rsidR="00E022F5" w:rsidRDefault="00E022F5" w:rsidP="00E022F5">
      <w:pPr>
        <w:ind w:firstLine="360"/>
      </w:pPr>
      <w:r w:rsidRPr="006E5702">
        <w:rPr>
          <w:rStyle w:val="BoldUnderline"/>
        </w:rPr>
        <w:t>Economic Times</w:t>
      </w:r>
      <w:r>
        <w:t>, 4/18/20</w:t>
      </w:r>
      <w:r w:rsidRPr="006E5702">
        <w:rPr>
          <w:rStyle w:val="BoldUnderline"/>
        </w:rPr>
        <w:t>11</w:t>
      </w:r>
      <w:r>
        <w:t xml:space="preserve"> (“Surging oil prices may hit global recovery: India,”</w:t>
      </w:r>
    </w:p>
    <w:p w:rsidR="00E022F5" w:rsidRDefault="00E022F5" w:rsidP="00E022F5">
      <w:pPr>
        <w:ind w:left="360"/>
      </w:pPr>
      <w:hyperlink r:id="rId170" w:history="1">
        <w:r w:rsidRPr="00F957BE">
          <w:rPr>
            <w:rStyle w:val="Hyperlink"/>
          </w:rPr>
          <w:t>http://articles.economictimes.indiatimes.com/2011-04-18/news/29443933_1_global-recovery-oil-prices-global-economy</w:t>
        </w:r>
      </w:hyperlink>
      <w:r>
        <w:t>)</w:t>
      </w:r>
    </w:p>
    <w:p w:rsidR="00E022F5" w:rsidRDefault="00E022F5" w:rsidP="00E022F5">
      <w:r w:rsidRPr="00D0684E">
        <w:rPr>
          <w:rStyle w:val="StyleBoldUnderline"/>
        </w:rPr>
        <w:t>India has warned that surging oil prices could jeopardise recovery of the global economy which is already vulnerable to a variety of risks</w:t>
      </w:r>
      <w:r>
        <w:t>, including political and social turmoil in parts of the world combined with natural disasters. "</w:t>
      </w:r>
      <w:r w:rsidRPr="00D0684E">
        <w:rPr>
          <w:rStyle w:val="StyleBoldUnderline"/>
        </w:rPr>
        <w:t>The global recovery may be jeopardised by a sustained rise in oil prices</w:t>
      </w:r>
      <w:r>
        <w:t>," RBI Governor Duvvuri Subbarao told the Spring Meeting of the IMF here on Saturday evening. "</w:t>
      </w:r>
      <w:r w:rsidRPr="00D0684E">
        <w:rPr>
          <w:rStyle w:val="StyleBoldUnderline"/>
        </w:rPr>
        <w:t>Apart from the inflationary pressures confronting particularly the emerging and developing countries, there is the danger of a slowdown in the global economy unless oil prices moderate from current levels,</w:t>
      </w:r>
      <w:r>
        <w:t>" Subbarao said in his address to the International Monetary and Financial Committee.</w:t>
      </w:r>
    </w:p>
    <w:p w:rsidR="00E022F5" w:rsidRDefault="00E022F5" w:rsidP="00E022F5">
      <w:pPr>
        <w:pStyle w:val="Heading4"/>
      </w:pPr>
      <w:r>
        <w:t>(--) Oil price shocks undermine the economy in oil consuming countries:</w:t>
      </w:r>
    </w:p>
    <w:p w:rsidR="00E022F5" w:rsidRDefault="00E022F5" w:rsidP="00E022F5">
      <w:pPr>
        <w:ind w:left="360"/>
      </w:pPr>
      <w:r>
        <w:t xml:space="preserve">Afia </w:t>
      </w:r>
      <w:r w:rsidRPr="00044CF0">
        <w:rPr>
          <w:rStyle w:val="BoldUnderline"/>
        </w:rPr>
        <w:t>Malik, 2009</w:t>
      </w:r>
      <w:r>
        <w:t xml:space="preserve"> (Senior Research Economist Pakistan Institute of Development Economics,  Crude Oil Price, Monetary Policy and Output:  Case of Pakistan 3/4/2009,  </w:t>
      </w:r>
      <w:hyperlink r:id="rId171" w:history="1">
        <w:r w:rsidRPr="00C301E5">
          <w:rPr>
            <w:rStyle w:val="Hyperlink"/>
          </w:rPr>
          <w:t>http://www.pide.org.pk/psde24/pdf/01.pdf</w:t>
        </w:r>
      </w:hyperlink>
      <w:r>
        <w:t>)</w:t>
      </w:r>
    </w:p>
    <w:p w:rsidR="00E022F5" w:rsidRDefault="00E022F5" w:rsidP="00E022F5">
      <w:pPr>
        <w:rPr>
          <w:sz w:val="16"/>
        </w:rPr>
      </w:pPr>
      <w:r w:rsidRPr="00CD2739">
        <w:rPr>
          <w:sz w:val="16"/>
        </w:rPr>
        <w:t>Most of the earlier studies concerning oil price shocks and volatility and economic activities have</w:t>
      </w:r>
      <w:r w:rsidRPr="00CD2739">
        <w:rPr>
          <w:sz w:val="12"/>
        </w:rPr>
        <w:t>¶</w:t>
      </w:r>
      <w:r w:rsidRPr="00CD2739">
        <w:rPr>
          <w:sz w:val="16"/>
        </w:rPr>
        <w:t xml:space="preserve"> been conducted in the context of developed economies. Research concerning the impact of oil price</w:t>
      </w:r>
      <w:r w:rsidRPr="00CD2739">
        <w:rPr>
          <w:sz w:val="12"/>
        </w:rPr>
        <w:t>¶</w:t>
      </w:r>
      <w:r w:rsidRPr="00CD2739">
        <w:rPr>
          <w:sz w:val="16"/>
        </w:rPr>
        <w:t xml:space="preserve"> volatility in the context of developing countries is very limited. The reason for the lack of research on the</w:t>
      </w:r>
      <w:r w:rsidRPr="00CD2739">
        <w:rPr>
          <w:sz w:val="12"/>
        </w:rPr>
        <w:t>¶</w:t>
      </w:r>
      <w:r w:rsidRPr="00CD2739">
        <w:rPr>
          <w:sz w:val="16"/>
        </w:rPr>
        <w:t xml:space="preserve"> developing countries is may be their less dependence on oil. It is only recently, that these countries are</w:t>
      </w:r>
      <w:r w:rsidRPr="00CD2739">
        <w:rPr>
          <w:sz w:val="12"/>
        </w:rPr>
        <w:t>¶</w:t>
      </w:r>
      <w:r w:rsidRPr="00CD2739">
        <w:rPr>
          <w:sz w:val="16"/>
        </w:rPr>
        <w:t xml:space="preserve"> experiencing increased demand for energy. Therefore, very limited research has been conducted with</w:t>
      </w:r>
      <w:r w:rsidRPr="00CD2739">
        <w:rPr>
          <w:sz w:val="12"/>
        </w:rPr>
        <w:t>¶</w:t>
      </w:r>
      <w:r w:rsidRPr="00CD2739">
        <w:rPr>
          <w:sz w:val="16"/>
        </w:rPr>
        <w:t xml:space="preserve"> reference to the developing countries. Rafiq, et. al. (2008) estimated the impact for Thialand; Kumar</w:t>
      </w:r>
      <w:r w:rsidRPr="00CD2739">
        <w:rPr>
          <w:sz w:val="12"/>
        </w:rPr>
        <w:t>¶</w:t>
      </w:r>
      <w:r w:rsidRPr="00CD2739">
        <w:rPr>
          <w:sz w:val="16"/>
        </w:rPr>
        <w:t xml:space="preserve"> (2005) for India; Cunado, et. al. (2005) for six Asian countries including Thailand, Singapore, South</w:t>
      </w:r>
      <w:r w:rsidRPr="00CD2739">
        <w:rPr>
          <w:sz w:val="12"/>
        </w:rPr>
        <w:t>¶</w:t>
      </w:r>
      <w:r w:rsidRPr="00CD2739">
        <w:rPr>
          <w:sz w:val="16"/>
        </w:rPr>
        <w:t xml:space="preserve"> Korea, Malaysia, Phillipines and Japan; Jbir, et. al. (2008) for Tunisia. These studies confirmed the</w:t>
      </w:r>
      <w:r w:rsidRPr="00CD2739">
        <w:rPr>
          <w:sz w:val="12"/>
        </w:rPr>
        <w:t>¶</w:t>
      </w:r>
      <w:r w:rsidRPr="00CD2739">
        <w:rPr>
          <w:sz w:val="16"/>
        </w:rPr>
        <w:t xml:space="preserve"> negative impact of real oil prices on output and other macro variables (e.g., price index), using different</w:t>
      </w:r>
      <w:r w:rsidRPr="00CD2739">
        <w:rPr>
          <w:sz w:val="12"/>
        </w:rPr>
        <w:t>¶</w:t>
      </w:r>
      <w:r w:rsidRPr="00CD2739">
        <w:rPr>
          <w:sz w:val="16"/>
        </w:rPr>
        <w:t xml:space="preserve"> methodologies, in linear and non-linear specifications, controlling for asymmetries in the oil price data.</w:t>
      </w:r>
      <w:r w:rsidRPr="00CD2739">
        <w:rPr>
          <w:sz w:val="12"/>
        </w:rPr>
        <w:t>¶</w:t>
      </w:r>
      <w:r w:rsidRPr="00CD2739">
        <w:rPr>
          <w:sz w:val="16"/>
        </w:rPr>
        <w:t xml:space="preserve"> In general, </w:t>
      </w:r>
      <w:r w:rsidRPr="00CD2739">
        <w:rPr>
          <w:rStyle w:val="StyleBoldUnderline"/>
        </w:rPr>
        <w:t>empirical studies suggest that oil importing economies are negatively affected by oil</w:t>
      </w:r>
      <w:r w:rsidRPr="00CD2739">
        <w:rPr>
          <w:rStyle w:val="StyleBoldUnderline"/>
          <w:sz w:val="12"/>
        </w:rPr>
        <w:t xml:space="preserve">¶ </w:t>
      </w:r>
      <w:r w:rsidRPr="00CD2739">
        <w:rPr>
          <w:rStyle w:val="StyleBoldUnderline"/>
        </w:rPr>
        <w:t>price rises. While the structure of various economies may affect the extent to which economic growth is</w:t>
      </w:r>
      <w:r w:rsidRPr="00CD2739">
        <w:rPr>
          <w:rStyle w:val="StyleBoldUnderline"/>
          <w:sz w:val="12"/>
        </w:rPr>
        <w:t xml:space="preserve">¶ </w:t>
      </w:r>
      <w:r w:rsidRPr="00CD2739">
        <w:rPr>
          <w:rStyle w:val="StyleBoldUnderline"/>
        </w:rPr>
        <w:t>retarded following a price shock, these findings also imply that oil price shocks contribute to the volatility</w:t>
      </w:r>
      <w:r w:rsidRPr="00CD2739">
        <w:rPr>
          <w:rStyle w:val="StyleBoldUnderline"/>
          <w:sz w:val="12"/>
        </w:rPr>
        <w:t xml:space="preserve">¶ </w:t>
      </w:r>
      <w:r w:rsidRPr="00CD2739">
        <w:rPr>
          <w:rStyle w:val="StyleBoldUnderline"/>
        </w:rPr>
        <w:t>in most of the countries</w:t>
      </w:r>
      <w:r w:rsidRPr="00CD2739">
        <w:rPr>
          <w:sz w:val="16"/>
        </w:rPr>
        <w:t xml:space="preserve"> (Gounder, et. al. 2007)3. There is a growing literature studying the impact of</w:t>
      </w:r>
      <w:r w:rsidRPr="00CD2739">
        <w:rPr>
          <w:sz w:val="12"/>
        </w:rPr>
        <w:t>¶</w:t>
      </w:r>
      <w:r w:rsidRPr="00CD2739">
        <w:rPr>
          <w:sz w:val="16"/>
        </w:rPr>
        <w:t xml:space="preserve"> crude oil price shocks on the macroeconomic conditions of a country but as far as Pakistan is concerned</w:t>
      </w:r>
      <w:r w:rsidRPr="00CD2739">
        <w:rPr>
          <w:sz w:val="12"/>
        </w:rPr>
        <w:t>¶</w:t>
      </w:r>
      <w:r w:rsidRPr="00CD2739">
        <w:rPr>
          <w:sz w:val="16"/>
        </w:rPr>
        <w:t xml:space="preserve"> no serious attempt has been made so far to empirically understand the impact of oil prices. To my</w:t>
      </w:r>
      <w:r w:rsidRPr="00CD2739">
        <w:rPr>
          <w:sz w:val="12"/>
        </w:rPr>
        <w:t>¶</w:t>
      </w:r>
      <w:r w:rsidRPr="00CD2739">
        <w:rPr>
          <w:sz w:val="16"/>
        </w:rPr>
        <w:t xml:space="preserve"> knowledge this is the first study empirically testing the direct impact of oil price shocks for Pakistan.</w:t>
      </w:r>
    </w:p>
    <w:p w:rsidR="00E022F5" w:rsidRDefault="00E022F5" w:rsidP="00E022F5">
      <w:pPr>
        <w:pStyle w:val="Heading4"/>
      </w:pPr>
      <w:r>
        <w:t xml:space="preserve">(--) High oil prices hurting the world economy now: </w:t>
      </w:r>
    </w:p>
    <w:p w:rsidR="00E022F5" w:rsidRDefault="00E022F5" w:rsidP="00E022F5">
      <w:pPr>
        <w:ind w:left="360"/>
      </w:pPr>
      <w:r>
        <w:t xml:space="preserve">Ben </w:t>
      </w:r>
      <w:r w:rsidRPr="00B37A54">
        <w:rPr>
          <w:rStyle w:val="BoldUnderline"/>
        </w:rPr>
        <w:t>Sharples</w:t>
      </w:r>
      <w:r>
        <w:t>, 4/18/20</w:t>
      </w:r>
      <w:r w:rsidRPr="00B37A54">
        <w:rPr>
          <w:rStyle w:val="BoldUnderline"/>
        </w:rPr>
        <w:t xml:space="preserve">11 </w:t>
      </w:r>
      <w:r>
        <w:t xml:space="preserve">(staff writer, “Oil Declines in New York After Saudi Arabia Says Market Is `Oversupplied'”  </w:t>
      </w:r>
      <w:hyperlink r:id="rId172" w:history="1">
        <w:r w:rsidRPr="00C301E5">
          <w:rPr>
            <w:rStyle w:val="Hyperlink"/>
          </w:rPr>
          <w:t>http://www.bloomberg.com/news/2011-04-17/crude-oil-declines-as-saudi-arabia-says-market-is-oversupplied-.html</w:t>
        </w:r>
      </w:hyperlink>
      <w:r>
        <w:t>)</w:t>
      </w:r>
    </w:p>
    <w:p w:rsidR="00E022F5" w:rsidRDefault="00E022F5" w:rsidP="00E022F5">
      <w:r>
        <w:t xml:space="preserve">Futures slipped as much as 1 percent after Saudi Arabia’s Oil Minister Ali al-Naimi said yesterday </w:t>
      </w:r>
      <w:r w:rsidRPr="00CD2739">
        <w:rPr>
          <w:rStyle w:val="StyleBoldUnderline"/>
        </w:rPr>
        <w:t>the “market is oversupplied.”</w:t>
      </w:r>
      <w:r>
        <w:t xml:space="preserve"> Crude fell 2.8 percent last week on speculation price gains spurred by conflicts in the Middle East will curb economic expansion. </w:t>
      </w:r>
      <w:r w:rsidRPr="00CD2739">
        <w:rPr>
          <w:rStyle w:val="StyleBoldUnderline"/>
        </w:rPr>
        <w:t>The world economy is being hurt by “very high” oil prices,</w:t>
      </w:r>
      <w:r>
        <w:t xml:space="preserve"> said Nobuo Tanaka, the International Energy Agency’s executive director.</w:t>
      </w:r>
    </w:p>
    <w:p w:rsidR="00E022F5" w:rsidRDefault="00E022F5" w:rsidP="00E022F5">
      <w:pPr>
        <w:pStyle w:val="Heading4"/>
      </w:pPr>
      <w:r>
        <w:t>(--) Higher oil prices could trigger another recession:</w:t>
      </w:r>
    </w:p>
    <w:p w:rsidR="00E022F5" w:rsidRDefault="00E022F5" w:rsidP="00E022F5">
      <w:pPr>
        <w:ind w:left="360"/>
      </w:pPr>
      <w:r>
        <w:t xml:space="preserve">Christopher </w:t>
      </w:r>
      <w:r w:rsidRPr="00141DD0">
        <w:rPr>
          <w:rStyle w:val="BoldUnderline"/>
        </w:rPr>
        <w:t>Boucek</w:t>
      </w:r>
      <w:r>
        <w:t>, 3/31/20</w:t>
      </w:r>
      <w:r w:rsidRPr="00141DD0">
        <w:rPr>
          <w:rStyle w:val="BoldUnderline"/>
        </w:rPr>
        <w:t>11</w:t>
      </w:r>
      <w:r>
        <w:t xml:space="preserve"> ( associate in the Carnegie Middle East Program, “Oil Prices and Middle East Turmoil: The Economic Consequences” </w:t>
      </w:r>
      <w:hyperlink r:id="rId173" w:history="1">
        <w:r w:rsidRPr="00095288">
          <w:rPr>
            <w:rStyle w:val="Hyperlink"/>
          </w:rPr>
          <w:t>http://carnegieendowment.org/2011/03/31/oil-prices-and-middle-east-turmoil-economic-consequences/1fa</w:t>
        </w:r>
      </w:hyperlink>
      <w:r>
        <w:t>)</w:t>
      </w:r>
    </w:p>
    <w:p w:rsidR="00E022F5" w:rsidRDefault="00E022F5" w:rsidP="00E022F5">
      <w:r>
        <w:t xml:space="preserve">Macroeconomic Implications: Timmer noted that </w:t>
      </w:r>
      <w:r w:rsidRPr="00CD2739">
        <w:rPr>
          <w:rStyle w:val="StyleBoldUnderline"/>
        </w:rPr>
        <w:t>any increase in the oil price will be harmful. For every 50 percent increase in the oil price, global economic growth will diminish by 1.5 percent.</w:t>
      </w:r>
      <w:r>
        <w:t xml:space="preserve"> This will prove particularly difficult for high-income countries, which are already growing at lower rates than emerging economies, and especially for Euro area countries already facing debt crises. </w:t>
      </w:r>
      <w:r w:rsidRPr="00CD2739">
        <w:rPr>
          <w:rStyle w:val="StyleBoldUnderline"/>
        </w:rPr>
        <w:t xml:space="preserve">Headline inflation could also spiral and encourage premature monetary tightening, particularly in developing countries, which could have secondary effects on financial markets. Most dangerously, a higher oil price could hurt production capacity and </w:t>
      </w:r>
      <w:r w:rsidRPr="00CD2739">
        <w:rPr>
          <w:rStyle w:val="Emphasis"/>
        </w:rPr>
        <w:t>lead to another recession</w:t>
      </w:r>
      <w:r>
        <w:t>, Timmer warned.</w:t>
      </w:r>
    </w:p>
    <w:p w:rsidR="00E022F5" w:rsidRPr="00CD2739" w:rsidRDefault="00E022F5" w:rsidP="00E022F5">
      <w:pPr>
        <w:rPr>
          <w:sz w:val="16"/>
        </w:rPr>
      </w:pPr>
    </w:p>
    <w:p w:rsidR="00E022F5" w:rsidRDefault="00E022F5" w:rsidP="00E022F5">
      <w:r>
        <w:br w:type="page"/>
      </w:r>
    </w:p>
    <w:p w:rsidR="00E022F5" w:rsidRPr="009D6BB6" w:rsidRDefault="00E022F5" w:rsidP="00E022F5">
      <w:pPr>
        <w:pStyle w:val="Heading3"/>
        <w:rPr>
          <w:rFonts w:cstheme="minorHAnsi"/>
        </w:rPr>
      </w:pPr>
      <w:bookmarkStart w:id="235" w:name="_Toc335830441"/>
      <w:bookmarkStart w:id="236" w:name="_Toc349307002"/>
      <w:bookmarkStart w:id="237" w:name="_Toc360210105"/>
      <w:bookmarkStart w:id="238" w:name="_Toc360210203"/>
      <w:r>
        <w:rPr>
          <w:rFonts w:cstheme="minorHAnsi"/>
        </w:rPr>
        <w:t>Inflation Turn Extensions</w:t>
      </w:r>
      <w:bookmarkEnd w:id="235"/>
      <w:bookmarkEnd w:id="236"/>
      <w:bookmarkEnd w:id="237"/>
      <w:bookmarkEnd w:id="238"/>
    </w:p>
    <w:p w:rsidR="00E022F5" w:rsidRPr="0044227D" w:rsidRDefault="00E022F5" w:rsidP="00E022F5">
      <w:pPr>
        <w:pStyle w:val="Heading4"/>
      </w:pPr>
      <w:r>
        <w:t>(--) Oil drives inflationary growth</w:t>
      </w:r>
    </w:p>
    <w:p w:rsidR="00E022F5" w:rsidRPr="0044227D" w:rsidRDefault="00E022F5" w:rsidP="00E022F5">
      <w:pPr>
        <w:rPr>
          <w:rFonts w:cstheme="minorHAnsi"/>
          <w:sz w:val="20"/>
          <w:szCs w:val="20"/>
        </w:rPr>
      </w:pPr>
      <w:r w:rsidRPr="0044227D">
        <w:rPr>
          <w:rStyle w:val="StyleStyleBold12pt"/>
          <w:rFonts w:cstheme="minorHAnsi"/>
        </w:rPr>
        <w:t>Aris 12</w:t>
      </w:r>
      <w:r w:rsidRPr="0044227D">
        <w:rPr>
          <w:rFonts w:cstheme="minorHAnsi"/>
        </w:rPr>
        <w:t xml:space="preserve"> </w:t>
      </w:r>
      <w:r w:rsidRPr="0044227D">
        <w:rPr>
          <w:rFonts w:cstheme="minorHAnsi"/>
          <w:sz w:val="20"/>
          <w:szCs w:val="20"/>
        </w:rPr>
        <w:t>(Ben Aris - Ben is the editor/publisher of</w:t>
      </w:r>
      <w:hyperlink r:id="rId174" w:tgtFrame="_blank" w:history="1">
        <w:r w:rsidRPr="0044227D">
          <w:rPr>
            <w:rFonts w:cstheme="minorHAnsi"/>
            <w:sz w:val="20"/>
            <w:szCs w:val="20"/>
          </w:rPr>
          <w:t>bne</w:t>
        </w:r>
      </w:hyperlink>
      <w:r w:rsidRPr="0044227D">
        <w:rPr>
          <w:rFonts w:cstheme="minorHAnsi"/>
          <w:sz w:val="20"/>
          <w:szCs w:val="20"/>
        </w:rPr>
        <w:t xml:space="preserve"> and an Eastern Europe specialist. He has worked as Moscow bureau chief for the Daily Telegraph, contributing editor at The Banker and Euromoney - Russian Economy Showing Signs of Overheating http://www.themoscowtimes.com//article/russian-economy-showing-signs-of-overheating/461657.html#ixzz1zttKtz9A)</w:t>
      </w:r>
    </w:p>
    <w:p w:rsidR="00E022F5" w:rsidRDefault="00E022F5" w:rsidP="00E022F5">
      <w:pPr>
        <w:rPr>
          <w:rFonts w:cstheme="minorHAnsi"/>
          <w:sz w:val="16"/>
        </w:rPr>
      </w:pPr>
      <w:r w:rsidRPr="0044227D">
        <w:rPr>
          <w:rFonts w:cstheme="minorHAnsi"/>
          <w:sz w:val="16"/>
        </w:rPr>
        <w:t xml:space="preserve">Russia's external debt is up slightly to $585 billion, slightly more than the gross international reserves of $513 billion as of the end of June, but this still means that Russia can cover its debt nearly dollar-for-dollar with cash, unlike most Western economies that have national debts of about 100 percent of gross domestic product these days. And even capital outflow is finally slowing and is expected to drop to $9.5 billion in the second quarter, following a $43 billion outflow in the first quarter. All this means that </w:t>
      </w:r>
      <w:r w:rsidRPr="0044227D">
        <w:rPr>
          <w:rStyle w:val="StyleBoldUnderline"/>
          <w:rFonts w:cstheme="minorHAnsi"/>
        </w:rPr>
        <w:t>economists are starting to ask whether the economy is overheating.</w:t>
      </w:r>
      <w:r w:rsidRPr="0044227D">
        <w:rPr>
          <w:rFonts w:cstheme="minorHAnsi"/>
          <w:sz w:val="16"/>
        </w:rPr>
        <w:t xml:space="preserve"> Alexei Ulyukayev, first deputy chairman of the Central Bank, says that </w:t>
      </w:r>
      <w:r w:rsidRPr="0044227D">
        <w:rPr>
          <w:rStyle w:val="StyleBoldUnderline"/>
          <w:rFonts w:cstheme="minorHAnsi"/>
        </w:rPr>
        <w:t>when consumer-lending growth rises above 28 percent, the economy is in danger of overheating</w:t>
      </w:r>
      <w:r w:rsidRPr="0044227D">
        <w:rPr>
          <w:rFonts w:cstheme="minorHAnsi"/>
          <w:sz w:val="16"/>
        </w:rPr>
        <w:t xml:space="preserve"> — and Russia is well beyond that point now. </w:t>
      </w:r>
      <w:r w:rsidRPr="0044227D">
        <w:rPr>
          <w:rStyle w:val="StyleBoldUnderline"/>
          <w:rFonts w:cstheme="minorHAnsi"/>
        </w:rPr>
        <w:t>The danger in this lending is that some analysts are suggesting that the quality of loans is falling, which opens banks up to problems if there is another bad external shock from Europe</w:t>
      </w:r>
      <w:r w:rsidRPr="0044227D">
        <w:rPr>
          <w:rFonts w:cstheme="minorHAnsi"/>
          <w:sz w:val="16"/>
        </w:rPr>
        <w:t xml:space="preserve">. However, nearly everyone agrees that if this does happen, the Central Bank has more than enough cash in reserve to prop up the banks and avoid a systemic financial crisis. </w:t>
      </w:r>
      <w:r w:rsidRPr="0044227D">
        <w:rPr>
          <w:rStyle w:val="StyleBoldUnderline"/>
          <w:rFonts w:cstheme="minorHAnsi"/>
        </w:rPr>
        <w:t>The black spot is in the corporate sector, where companies have already started to destock. One of the reasons the 2008 crisis was so painful was that companies were carrying a lot of inventory to meet the burgeoning demand of a booming market. However, when the crisis struck, these companies basically switched off their machines to save money and sold their inventory instead. The result was that the economy came to a stand still literally overnight,</w:t>
      </w:r>
      <w:r w:rsidRPr="0044227D">
        <w:rPr>
          <w:rFonts w:cstheme="minorHAnsi"/>
          <w:sz w:val="16"/>
        </w:rPr>
        <w:t xml:space="preserve"> resulting in a 7 percent contraction. The process took about six months to complete, after which companies had to turn their machines on again after stocks ran out to meet new orders and the economy began to recover. </w:t>
      </w:r>
      <w:r w:rsidRPr="0044227D">
        <w:rPr>
          <w:rStyle w:val="StyleBoldUnderline"/>
          <w:rFonts w:cstheme="minorHAnsi"/>
        </w:rPr>
        <w:t>This time round, fearing another (and possibility worse) meltdown in Europe, companies have already started destocking before the crisis has even appeared. "As opposed to 2008, when strong consumption was accompanied by overheated industrial production growth</w:t>
      </w:r>
      <w:r w:rsidRPr="0044227D">
        <w:rPr>
          <w:rFonts w:cstheme="minorHAnsi"/>
          <w:sz w:val="16"/>
        </w:rPr>
        <w:t>, this year we see producers taking a much more cautious approach. In 2010-2011 the recovery in economic growth was at 70 percent, driven by stock building," said Natalya Orlova, chief economist at Alfa Bank. "However, starting in the fourth quarter of 2011, the Russian economy entered a destocking process. According to our estimates, in that quarter inventories contributed minus 0.2 percent to GDP growth and minus 0.4 percent in the first quarter of this year. This was the first sign that the producer started to be cautious earlier than expected." Russia finds itself in a very weird place now. Kolya's experience and the robust consumer demand mean that the economy is getting hot to the point where inflation is starting to rise. Russia's inflation overshot the Central Bank target last month and left it struggling to keep consumer-price growth below last year's record low as a weaker ruble stokes food costs and utility tariffs rise, economists said. "What is surprising is how quickly headline inflation has reversed its deceleration," wrote Alexander Morozov, chief economist at HSBC Holdings Plc. in Moscow in a note to clients. "The Central Bank's job of keeping inflation in the range is seen as 'Mission Impossible.'" But on the other hand, the behavior of companies suggests that the economy is slowing down. Industrial production took a nose dive in March — as it did in the rest of the world as growth collapsed for psychological reasons as much as anything else. This means that the Central Bank should move to bolster confidence and encourage growth. Put in simple terms, the dilemma is: the Central Bank should increase interest rates to curb inflation and cool the economy, and at the same time it should cut rates to encourage more investment and growth. The upshot of this confusion is that economists are forecasting a wide spread of growth rates this year, from at least 3 percent to 5 percent. When spreads on forecasts get this wide, it always means that the experts are basically clueless about what will happen next. To be fair, Russia's strong growth is fragile because it is partly connected to the recovery of the oil price, which is currently back at about $100 a barrel. Because of the lack of reforms and investment, high oil prices are pumping money into the economy, which is feeding through to consumer demand. If oil prices fall — an event the government is preparing for by adding a $60 scenario to its budget planning despite assuming an average price of $115 for this year — then that would quickly take the wind out of Russia's sails. But that has always been Russia's problem. Strong consumer demand has encouraged real progress and investment, but it is still nowhere near what is needed.</w:t>
      </w:r>
    </w:p>
    <w:p w:rsidR="00E022F5" w:rsidRDefault="00E022F5" w:rsidP="00E022F5">
      <w:pPr>
        <w:pStyle w:val="Heading4"/>
      </w:pPr>
      <w:r>
        <w:t>(--) Inflation outweighs oil price decline</w:t>
      </w:r>
    </w:p>
    <w:p w:rsidR="00E022F5" w:rsidRPr="00F960DE" w:rsidRDefault="00E022F5" w:rsidP="00E022F5">
      <w:pPr>
        <w:ind w:firstLine="360"/>
        <w:rPr>
          <w:rStyle w:val="StyleStyleBold12pt"/>
          <w:b w:val="0"/>
        </w:rPr>
      </w:pPr>
      <w:r>
        <w:rPr>
          <w:rStyle w:val="StyleStyleBold12pt"/>
        </w:rPr>
        <w:t>Investment Innovation Business 12 (http://eng.spb-venchur.ru/news/14616.htm)</w:t>
      </w:r>
    </w:p>
    <w:p w:rsidR="00E022F5" w:rsidRPr="00F960DE" w:rsidRDefault="00E022F5" w:rsidP="00E022F5">
      <w:r w:rsidRPr="00EC2B5B">
        <w:rPr>
          <w:rStyle w:val="StyleBoldUnderline"/>
        </w:rPr>
        <w:t>The major risks for Russia in the near future are likely to come from an overheated economy, rather than falling oil prices, as accelerating consumption and lagging output might fuel inflation</w:t>
      </w:r>
      <w:r w:rsidRPr="00F960DE">
        <w:t xml:space="preserve">, Goldman Sachs warned Friday.¶ The drop in unemployment together with the rise in people's incomes are boosting consumption, while output has yet to catch up to meet growing demand, the company said in a presentation.¶ </w:t>
      </w:r>
      <w:r w:rsidRPr="00EC2B5B">
        <w:rPr>
          <w:rStyle w:val="StyleBoldUnderline"/>
        </w:rPr>
        <w:t>The trend is unlikely to change in the near future</w:t>
      </w:r>
      <w:r w:rsidRPr="00F960DE">
        <w:t>, said Clemens Grafe, Goldman Sachs' chief economist for Russia and CIS.¶ "</w:t>
      </w:r>
      <w:r w:rsidRPr="00EC2B5B">
        <w:rPr>
          <w:rStyle w:val="StyleBoldUnderline"/>
        </w:rPr>
        <w:t>The risk in Russia now is overheating, as consumption will accelerate further rather than slowing down to a sustainable path</w:t>
      </w:r>
      <w:r w:rsidRPr="00F960DE">
        <w:t>," he told a news conference in the company's Moscow office.</w:t>
      </w:r>
    </w:p>
    <w:p w:rsidR="00E022F5" w:rsidRDefault="00E022F5" w:rsidP="00E022F5">
      <w:pPr>
        <w:pStyle w:val="Heading4"/>
      </w:pPr>
      <w:r>
        <w:t>(--) Oil prices drive Russian inflation</w:t>
      </w:r>
    </w:p>
    <w:p w:rsidR="00E022F5" w:rsidRPr="000B2143" w:rsidRDefault="00E022F5" w:rsidP="00E022F5">
      <w:pPr>
        <w:ind w:left="360"/>
        <w:rPr>
          <w:rStyle w:val="StyleStyleBold12pt"/>
          <w:b w:val="0"/>
          <w:sz w:val="16"/>
        </w:rPr>
      </w:pPr>
      <w:r>
        <w:rPr>
          <w:rStyle w:val="StyleStyleBold12pt"/>
        </w:rPr>
        <w:t xml:space="preserve">Telegraph 11 </w:t>
      </w:r>
      <w:r w:rsidRPr="000B2143">
        <w:rPr>
          <w:rStyle w:val="StyleStyleBold12pt"/>
          <w:sz w:val="16"/>
        </w:rPr>
        <w:t xml:space="preserve">(4-5, </w:t>
      </w:r>
      <w:hyperlink r:id="rId175" w:history="1">
        <w:r w:rsidRPr="00F957BE">
          <w:rPr>
            <w:rStyle w:val="Hyperlink"/>
            <w:sz w:val="16"/>
          </w:rPr>
          <w:t>http://www.telegraph.co.uk/sponsored/russianow/business/8429136/High-oil-prices-a-mixed-blessing-as-Russias-</w:t>
        </w:r>
      </w:hyperlink>
      <w:r w:rsidRPr="000B2143">
        <w:rPr>
          <w:rStyle w:val="StyleStyleBold12pt"/>
          <w:sz w:val="16"/>
        </w:rPr>
        <w:t>inflation-soars.html)</w:t>
      </w:r>
    </w:p>
    <w:p w:rsidR="00E022F5" w:rsidRPr="00222D5C" w:rsidRDefault="00E022F5" w:rsidP="00E022F5">
      <w:pPr>
        <w:rPr>
          <w:sz w:val="16"/>
        </w:rPr>
      </w:pPr>
      <w:r w:rsidRPr="00EC2B5B">
        <w:rPr>
          <w:rStyle w:val="StyleBoldUnderline"/>
        </w:rPr>
        <w:t>Driven up by oil and food prices, inflation in Russia this year posted a post-Soviet record high</w:t>
      </w:r>
      <w:r w:rsidRPr="00222D5C">
        <w:rPr>
          <w:sz w:val="16"/>
        </w:rPr>
        <w:t xml:space="preserve"> of over 10pc, says Ben Aris</w:t>
      </w:r>
      <w:r w:rsidRPr="00222D5C">
        <w:rPr>
          <w:sz w:val="12"/>
        </w:rPr>
        <w:t>¶</w:t>
      </w:r>
      <w:r w:rsidRPr="00222D5C">
        <w:rPr>
          <w:sz w:val="16"/>
        </w:rPr>
        <w:t xml:space="preserve"> </w:t>
      </w:r>
      <w:r w:rsidRPr="00EC2B5B">
        <w:rPr>
          <w:rStyle w:val="StyleBoldUnderline"/>
        </w:rPr>
        <w:t>Russia’s economy took a hit at the start of this year</w:t>
      </w:r>
      <w:r w:rsidRPr="00222D5C">
        <w:rPr>
          <w:sz w:val="16"/>
        </w:rPr>
        <w:t xml:space="preserve">, raising fears that the recovery is starting to splutter </w:t>
      </w:r>
      <w:r w:rsidRPr="00EC2B5B">
        <w:rPr>
          <w:rStyle w:val="StyleBoldUnderline"/>
        </w:rPr>
        <w:t>and could reverse as inflation rises</w:t>
      </w:r>
      <w:r w:rsidRPr="00222D5C">
        <w:rPr>
          <w:sz w:val="16"/>
        </w:rPr>
        <w:t>.</w:t>
      </w:r>
      <w:r w:rsidRPr="00222D5C">
        <w:rPr>
          <w:sz w:val="12"/>
        </w:rPr>
        <w:t>¶</w:t>
      </w:r>
      <w:r w:rsidRPr="00222D5C">
        <w:rPr>
          <w:sz w:val="16"/>
        </w:rPr>
        <w:t xml:space="preserve"> From the top down, Russia looks in great shape thanks to oil prices that have passed the $100 per barrel mark. High oil prices are, of course, good news for the Kremlin. Growth in GDP is coming back nicely and will clearly exceed the state’s official 4pc growth estimate for this year. The budget deficit is falling fast, total foreign investment is almost back to pre-crisis levels, and oil revenues are starting to be siphoned off to rebuild the Reserve Fund again this year, after much of the fund was used to bail out the economy during the recent crash.</w:t>
      </w:r>
      <w:r w:rsidRPr="00222D5C">
        <w:rPr>
          <w:sz w:val="12"/>
        </w:rPr>
        <w:t>¶</w:t>
      </w:r>
      <w:r w:rsidRPr="00222D5C">
        <w:rPr>
          <w:sz w:val="16"/>
        </w:rPr>
        <w:t xml:space="preserve"> But from the bottom up the economy looks less good. </w:t>
      </w:r>
      <w:r w:rsidRPr="00222D5C">
        <w:rPr>
          <w:rStyle w:val="StyleBoldUnderline"/>
        </w:rPr>
        <w:t xml:space="preserve">The one black cloud in otherwise sunny skies is inflation, which is being driven up by food and </w:t>
      </w:r>
      <w:r w:rsidRPr="00222D5C">
        <w:rPr>
          <w:rStyle w:val="Emphasis"/>
        </w:rPr>
        <w:t>oil prices.</w:t>
      </w:r>
      <w:r w:rsidRPr="00222D5C">
        <w:rPr>
          <w:sz w:val="16"/>
        </w:rPr>
        <w:t xml:space="preserve"> Inflation fell to a post-Soviet low of 5.5pc in July 2010, but in the first few months of this year rose to an annualised rate of well over 10pc. The Central Bank has already reversed its growth-supporting loose monetary policy and started to increase rates again.</w:t>
      </w:r>
      <w:r w:rsidRPr="00222D5C">
        <w:rPr>
          <w:sz w:val="12"/>
        </w:rPr>
        <w:t>¶</w:t>
      </w:r>
      <w:r w:rsidRPr="00222D5C">
        <w:rPr>
          <w:sz w:val="16"/>
        </w:rPr>
        <w:t xml:space="preserve"> Rising prices cause pain. Retail sales were recovering strongly at the end of 2010, but then plummeted in January. “These companies had stellar results in the last months of last year but then sales dropped off a cliff at the start of this year,” said Daniel Thorniley, founder of DT Global Business Consulting, adviser to most of the biggest fast-moving consumer goods companies. “Clearly the demand is not stable.”</w:t>
      </w:r>
      <w:r w:rsidRPr="00222D5C">
        <w:rPr>
          <w:sz w:val="12"/>
        </w:rPr>
        <w:t>¶</w:t>
      </w:r>
      <w:r w:rsidRPr="00222D5C">
        <w:rPr>
          <w:sz w:val="16"/>
        </w:rPr>
        <w:t xml:space="preserve"> Oil has brought macroeconomic relief, but sustainable growth depends on domestic demand, which is spluttering. Oil exports account for about a third of GDP and commodity prices are volatile, whereas consumption already makes up 52pc of GDP. Once consumer spending restarts, shopping, not oil, becomes the stable and long-term driver of growth.</w:t>
      </w:r>
      <w:r w:rsidRPr="00222D5C">
        <w:rPr>
          <w:sz w:val="12"/>
        </w:rPr>
        <w:t>¶</w:t>
      </w:r>
      <w:r w:rsidRPr="00222D5C">
        <w:rPr>
          <w:sz w:val="16"/>
        </w:rPr>
        <w:t xml:space="preserve"> And Russian consumer confidence took a hit in January when an increase in real disposable income of 3.5pc actually turned into a 5.5pc decrease. With less cash to spend, consumers pulled back and nearly every retail statistic fell as a result. Still, these results are not a death sentence for the recovery and could be just the “funny numbers” from January, a month almost the entire population takes off thanks to the holiday-rife Russian Orthodox Church calendar.</w:t>
      </w:r>
    </w:p>
    <w:p w:rsidR="00E022F5" w:rsidRPr="0044227D" w:rsidRDefault="00E022F5" w:rsidP="00E022F5">
      <w:pPr>
        <w:rPr>
          <w:rFonts w:cstheme="minorHAnsi"/>
        </w:rPr>
      </w:pPr>
    </w:p>
    <w:p w:rsidR="00E022F5" w:rsidRPr="009D6BB6" w:rsidRDefault="00E022F5" w:rsidP="00E022F5">
      <w:pPr>
        <w:pStyle w:val="Heading3"/>
      </w:pPr>
      <w:bookmarkStart w:id="239" w:name="_Toc335830442"/>
      <w:bookmarkStart w:id="240" w:name="_Toc349307003"/>
      <w:bookmarkStart w:id="241" w:name="_Toc360210106"/>
      <w:bookmarkStart w:id="242" w:name="_Toc360210204"/>
      <w:r>
        <w:t>Corruption Extensions</w:t>
      </w:r>
      <w:bookmarkEnd w:id="239"/>
      <w:bookmarkEnd w:id="240"/>
      <w:bookmarkEnd w:id="241"/>
      <w:bookmarkEnd w:id="242"/>
    </w:p>
    <w:p w:rsidR="00E022F5" w:rsidRPr="002C3D44" w:rsidRDefault="00E022F5" w:rsidP="00E022F5">
      <w:pPr>
        <w:pStyle w:val="Heading4"/>
      </w:pPr>
      <w:r>
        <w:t xml:space="preserve">(--) </w:t>
      </w:r>
      <w:r w:rsidRPr="002C3D44">
        <w:t xml:space="preserve">Russia’s bureaucracy causes corruption. </w:t>
      </w:r>
    </w:p>
    <w:p w:rsidR="00E022F5" w:rsidRPr="002C3D44" w:rsidRDefault="00E022F5" w:rsidP="00E022F5">
      <w:pPr>
        <w:ind w:left="360"/>
      </w:pPr>
      <w:r w:rsidRPr="002C3D44">
        <w:rPr>
          <w:rStyle w:val="StyleStyleBold12pt"/>
        </w:rPr>
        <w:t>Dalziel 10</w:t>
      </w:r>
      <w:r w:rsidRPr="002C3D44">
        <w:t xml:space="preserve"> (Stephen, April 7, Executive director of the Russo-British Chamber of Commerce, Telegraph, “Russian bureaucracy leads to corruption”, </w:t>
      </w:r>
      <w:hyperlink r:id="rId176" w:history="1">
        <w:r w:rsidRPr="002C3D44">
          <w:rPr>
            <w:rStyle w:val="Hyperlink"/>
          </w:rPr>
          <w:t>http://www.telegraph.co.uk/sponsored/russianow/business/7564203/Russian-bureaucracy-leads-to-corruption.html</w:t>
        </w:r>
      </w:hyperlink>
      <w:r w:rsidRPr="002C3D44">
        <w:t>, accessed 7/9)</w:t>
      </w:r>
    </w:p>
    <w:p w:rsidR="00E022F5" w:rsidRPr="00C556A7" w:rsidRDefault="00E022F5" w:rsidP="00E022F5">
      <w:pPr>
        <w:rPr>
          <w:sz w:val="16"/>
        </w:rPr>
      </w:pPr>
      <w:r w:rsidRPr="002C3D44">
        <w:rPr>
          <w:rStyle w:val="StyleBoldUnderline"/>
        </w:rPr>
        <w:t>When I ask members of the Russo-British Chamber of Commerce what the biggest problem is doing business in Russia, the most frequent answer is "bureaucracy".</w:t>
      </w:r>
      <w:r w:rsidRPr="00C556A7">
        <w:rPr>
          <w:sz w:val="16"/>
        </w:rPr>
        <w:t xml:space="preserve"> You have to have forms for this, forms for that, stamped and signed by the right authority, often in triplicate </w:t>
      </w:r>
      <w:r w:rsidRPr="002C3D44">
        <w:rPr>
          <w:rStyle w:val="StyleBoldUnderline"/>
        </w:rPr>
        <w:t>Russians seem to have thought up rules and regulations just for the sake of it.</w:t>
      </w:r>
      <w:r w:rsidRPr="00C556A7">
        <w:rPr>
          <w:sz w:val="16"/>
        </w:rPr>
        <w:t xml:space="preserve"> Two years ago, I thought I had hit on a sensible economy measure. The Chamber runs two major events in the year: the Business Forum in London in June, and ?RussiaTALK in Moscow in October. Why, I suggested did we not produce double the number of delegate bags for the Forum, bearing the Chamber's logo, then send the second half to Moscow for RussiaTALK? Staff agreed this was a good idea; but when we went to ship the bags to Moscow, we were told there is a special tax slapped on imported goods which are made of cloth and bear a logo. If anyone can see the sense in this, I should be delighted to have it explained to me</w:t>
      </w:r>
      <w:r w:rsidRPr="002C3D44">
        <w:rPr>
          <w:rStyle w:val="StyleBoldUnderline"/>
        </w:rPr>
        <w:t xml:space="preserve">. The problem with such nonsensical rules is that they inevitably lead to corrupt practices. </w:t>
      </w:r>
      <w:r w:rsidRPr="00C556A7">
        <w:rPr>
          <w:sz w:val="16"/>
        </w:rPr>
        <w:t xml:space="preserve">We were lucky; we had another event in the UK where we could use our bags, albeit a year later. </w:t>
      </w:r>
      <w:r w:rsidRPr="002C3D44">
        <w:rPr>
          <w:rStyle w:val="StyleBoldUnderline"/>
        </w:rPr>
        <w:t>But a commercial company under time pressure may have been tempted to try to come to "an agreement" with the Russian authorities, avoiding the tax but reaching a compromise figure which may have gone into an individual's pocket instead</w:t>
      </w:r>
      <w:r w:rsidRPr="00C556A7">
        <w:rPr>
          <w:sz w:val="16"/>
        </w:rPr>
        <w:t xml:space="preserve">. This is the real danger of petty bureaucratic rules. </w:t>
      </w:r>
      <w:r w:rsidRPr="002C3D44">
        <w:rPr>
          <w:rStyle w:val="StyleBoldUnderline"/>
        </w:rPr>
        <w:t>Rather than going through an exhaustive and possibly costly legal process to ensure that all the rules have been followed</w:t>
      </w:r>
      <w:r w:rsidRPr="00C556A7">
        <w:rPr>
          <w:sz w:val="16"/>
        </w:rPr>
        <w:t xml:space="preserve"> to the letter, </w:t>
      </w:r>
      <w:r w:rsidRPr="002C3D44">
        <w:rPr>
          <w:rStyle w:val="StyleBoldUnderline"/>
        </w:rPr>
        <w:t>there will often be the temptation to bypass them by placing money in a brown envelope which benefits only the recipient</w:t>
      </w:r>
      <w:r w:rsidRPr="00C556A7">
        <w:rPr>
          <w:sz w:val="16"/>
        </w:rPr>
        <w:t xml:space="preserve">. So, </w:t>
      </w:r>
      <w:r w:rsidRPr="002C3D44">
        <w:rPr>
          <w:rStyle w:val="StyleBoldUnderline"/>
        </w:rPr>
        <w:t>although our members may put "bureaucracy" rather than "corruption" at the top of their list of problems doing business in Russia, these things are really two sides of the same coin.</w:t>
      </w:r>
      <w:r w:rsidRPr="00C556A7">
        <w:rPr>
          <w:sz w:val="16"/>
        </w:rPr>
        <w:t xml:space="preserve"> </w:t>
      </w:r>
    </w:p>
    <w:p w:rsidR="00E022F5" w:rsidRDefault="00E022F5" w:rsidP="00E022F5">
      <w:pPr>
        <w:pStyle w:val="Heading4"/>
      </w:pPr>
      <w:r>
        <w:t xml:space="preserve">(--) Russian corruption is killing their economy. </w:t>
      </w:r>
    </w:p>
    <w:p w:rsidR="00E022F5" w:rsidRPr="00A0487F" w:rsidRDefault="00E022F5" w:rsidP="00E022F5">
      <w:pPr>
        <w:ind w:left="360"/>
      </w:pPr>
      <w:r w:rsidRPr="00A0487F">
        <w:rPr>
          <w:rStyle w:val="StyleStyleBold12pt"/>
        </w:rPr>
        <w:t>Associated Press 11</w:t>
      </w:r>
      <w:r w:rsidRPr="00A0487F">
        <w:t xml:space="preserve"> (March 28, CBC World News, “Russian corruption up tenfold: report”, </w:t>
      </w:r>
      <w:hyperlink r:id="rId177" w:history="1">
        <w:r w:rsidRPr="00A0487F">
          <w:rPr>
            <w:rStyle w:val="Hyperlink"/>
          </w:rPr>
          <w:t>http://www.cbc.ca/news/world/story/2011/03/28/russia-corruption.html</w:t>
        </w:r>
      </w:hyperlink>
      <w:r w:rsidRPr="00A0487F">
        <w:t>, accessed 7/9)</w:t>
      </w:r>
    </w:p>
    <w:p w:rsidR="00E022F5" w:rsidRPr="00C556A7" w:rsidRDefault="00E022F5" w:rsidP="00E022F5">
      <w:pPr>
        <w:rPr>
          <w:sz w:val="16"/>
        </w:rPr>
      </w:pPr>
      <w:r w:rsidRPr="00C556A7">
        <w:rPr>
          <w:sz w:val="16"/>
        </w:rPr>
        <w:t>Opposition leaders alleged on Monday that</w:t>
      </w:r>
      <w:r w:rsidRPr="00A0487F">
        <w:rPr>
          <w:rStyle w:val="StyleBoldUnderline"/>
        </w:rPr>
        <w:t xml:space="preserve"> corruption in Russia shot up tenfold under Vladimir Putin's rule</w:t>
      </w:r>
      <w:r w:rsidRPr="00C556A7">
        <w:rPr>
          <w:sz w:val="16"/>
        </w:rPr>
        <w:t xml:space="preserve">, and his friends and relatives have abused their positions for personal gain. Ex-Prime Minister Mikhail Kasyanov, former deputy premier Boris Nemtsov, and two other opposition figures presented a report alleging corruption under Putin, who became prime minister in 2008 after serving two presidential terms that began in 2000. Former lawmaker Vladimir Ryzhkov cited data by the respected think-tank Indem, saying </w:t>
      </w:r>
      <w:r w:rsidRPr="00A0487F">
        <w:rPr>
          <w:rStyle w:val="StyleBoldUnderline"/>
        </w:rPr>
        <w:t>corruption in Russia increased between 2001 and 2005 to well over $300 billion US, or a quarter of Russia's economy. "Corruption is killing the country's economy</w:t>
      </w:r>
      <w:r w:rsidRPr="00C556A7">
        <w:rPr>
          <w:sz w:val="16"/>
        </w:rPr>
        <w:t xml:space="preserve">, welfare, hurts its morals, political system </w:t>
      </w:r>
      <w:r w:rsidRPr="00A0487F">
        <w:rPr>
          <w:rStyle w:val="StyleBoldUnderline"/>
        </w:rPr>
        <w:t>and robs Russia of a future,</w:t>
      </w:r>
      <w:r w:rsidRPr="00C556A7">
        <w:rPr>
          <w:sz w:val="16"/>
        </w:rPr>
        <w:t xml:space="preserve">" Ryzhkov told reporters. President Dmitry Medvedev, who has focused his first two years in office on a campaign against corruption, said </w:t>
      </w:r>
      <w:r w:rsidRPr="00A0487F">
        <w:rPr>
          <w:rStyle w:val="StyleBoldUnderline"/>
        </w:rPr>
        <w:t>last year that some $35 billion US of governmental funds was stolen in state contracts in 2010 alone</w:t>
      </w:r>
      <w:r w:rsidRPr="00C556A7">
        <w:rPr>
          <w:sz w:val="16"/>
        </w:rPr>
        <w:t>. Medvedev repeatedly lamented that his campaign has brought no visible results.</w:t>
      </w:r>
    </w:p>
    <w:p w:rsidR="00E022F5" w:rsidRPr="00F27932" w:rsidRDefault="00E022F5" w:rsidP="00E022F5">
      <w:pPr>
        <w:pStyle w:val="Heading4"/>
      </w:pPr>
      <w:r>
        <w:t xml:space="preserve">(--) </w:t>
      </w:r>
      <w:r w:rsidRPr="00F27932">
        <w:t>Corruption is taking away profits from companies.</w:t>
      </w:r>
    </w:p>
    <w:p w:rsidR="00E022F5" w:rsidRPr="00525652" w:rsidRDefault="00E022F5" w:rsidP="00E022F5">
      <w:r w:rsidRPr="00525652">
        <w:rPr>
          <w:rStyle w:val="StyleStyleBold12pt"/>
        </w:rPr>
        <w:t>Fin 5/28</w:t>
      </w:r>
      <w:r w:rsidRPr="00525652">
        <w:t xml:space="preserve"> (Al, Oilprice.com “Russia's Dysfunctional Economy Fails to Attract Investment Vital for Energy”,  </w:t>
      </w:r>
      <w:hyperlink r:id="rId178" w:history="1">
        <w:r w:rsidRPr="00525652">
          <w:rPr>
            <w:rStyle w:val="Hyperlink"/>
          </w:rPr>
          <w:t>http://oilprice.com/Energy/Energy-General/Russias-Dysfunctional-Economy-Fails-to-Attract-Investment-Vital-for-Energy.html</w:t>
        </w:r>
      </w:hyperlink>
      <w:r w:rsidRPr="00525652">
        <w:t>, accessed 7/9)</w:t>
      </w:r>
    </w:p>
    <w:p w:rsidR="00E022F5" w:rsidRPr="00C556A7" w:rsidRDefault="00E022F5" w:rsidP="00E022F5">
      <w:pPr>
        <w:rPr>
          <w:sz w:val="16"/>
        </w:rPr>
      </w:pPr>
      <w:r w:rsidRPr="00A0487F">
        <w:rPr>
          <w:rStyle w:val="StyleBoldUnderline"/>
        </w:rPr>
        <w:t>Russia is</w:t>
      </w:r>
      <w:r w:rsidRPr="00C556A7">
        <w:rPr>
          <w:sz w:val="16"/>
        </w:rPr>
        <w:t xml:space="preserve"> a difficult country to analyse. It is </w:t>
      </w:r>
      <w:r w:rsidRPr="00A0487F">
        <w:rPr>
          <w:rStyle w:val="StyleBoldUnderline"/>
        </w:rPr>
        <w:t>the largest nation on Earth, rich in natural resources and human resources. And yet it is burdened with dysfunctional government, a dysfunctional economic and legal system, and an atmosphere of vague despair that lingers despite multiple changes in leadership over the decades. The Russian market this spring fell faster than other so-called BRIC</w:t>
      </w:r>
      <w:r w:rsidRPr="00C556A7">
        <w:rPr>
          <w:sz w:val="16"/>
        </w:rPr>
        <w:t xml:space="preserve"> </w:t>
      </w:r>
      <w:r w:rsidRPr="00A0487F">
        <w:rPr>
          <w:rStyle w:val="StyleBoldUnderline"/>
        </w:rPr>
        <w:t>countries</w:t>
      </w:r>
      <w:r w:rsidRPr="00C556A7">
        <w:rPr>
          <w:sz w:val="16"/>
        </w:rPr>
        <w:t xml:space="preserve"> of Brazil, Russia, India and China and since mid-March is down 18.8 percent</w:t>
      </w:r>
      <w:r w:rsidRPr="00A0487F">
        <w:rPr>
          <w:rStyle w:val="StyleBoldUnderline"/>
        </w:rPr>
        <w:t>. Global oil prices have slumped, reducing expected earnings.</w:t>
      </w:r>
      <w:r w:rsidRPr="00C556A7">
        <w:rPr>
          <w:sz w:val="16"/>
        </w:rPr>
        <w:t xml:space="preserve"> But even taking earnings into account</w:t>
      </w:r>
      <w:r w:rsidRPr="00A0487F">
        <w:rPr>
          <w:rStyle w:val="StyleBoldUnderline"/>
        </w:rPr>
        <w:t xml:space="preserve">, investors take a dim view of Russian equities. </w:t>
      </w:r>
      <w:r w:rsidRPr="00C556A7">
        <w:rPr>
          <w:sz w:val="16"/>
        </w:rPr>
        <w:t xml:space="preserve">The Russian stock exchange now trades at an average price to estimated earnings ratio of 4.28, compared with the MSCI Emerging-Markets Index average. It is a glum statistic for Russia, particularly as President Vladimir V. Putin is planning a wide-ranging sale of state assets to raise money for increased military and social spending promised during his campaign. </w:t>
      </w:r>
      <w:r w:rsidRPr="00A0487F">
        <w:rPr>
          <w:rStyle w:val="StyleBoldUnderline"/>
        </w:rPr>
        <w:t>The price-to-earnings ratio comparison means that, statistically, a company that mines gold or pumps oil in Russia is worth less than half as much as a company that extracts the same amount of gold or oil just as efficiently in Brazil or Indonesia.</w:t>
      </w:r>
      <w:r w:rsidRPr="00C556A7">
        <w:rPr>
          <w:sz w:val="16"/>
        </w:rPr>
        <w:t xml:space="preserve"> For all the value in the Russian economy, </w:t>
      </w:r>
      <w:r w:rsidRPr="00525652">
        <w:rPr>
          <w:rStyle w:val="StyleBoldUnderline"/>
        </w:rPr>
        <w:t>this wealthy industrial superpower cannot convince investors that it is safe place to put money</w:t>
      </w:r>
      <w:r w:rsidRPr="00C556A7">
        <w:rPr>
          <w:sz w:val="16"/>
        </w:rPr>
        <w:t xml:space="preserve"> — even an oil company is a hard sell. _NYT No wonder. When wealthy Russia cannot convince insurance companies to insure joint projects inside Russia, of course it will not be able to convince most investors to take the huge risks of exposing valuable assets to the kleptocratic Russian bear. The Russian government treats all assets -- public or private -- as its own little treasure chest of goodies. Sergei Aleksashenko, a former deputy finance minister, said in an interview that Russian energy companies are routinely subjected to this “system of unofficial requests,” from the Kremlin — for financing everything from presidential palaces to ski resorts to military installations. “It doesn’t really matter what it is for,” Mr. Aleksashenko said. “You receive a request and you cannot refuse.” _NYT Mr. Putin and his friends have their fingers in all the concentrations of wealth and power inside the country. </w:t>
      </w:r>
      <w:r w:rsidRPr="00525652">
        <w:rPr>
          <w:rStyle w:val="StyleBoldUnderline"/>
        </w:rPr>
        <w:t>The corruption takes place overtly and covertly, legally and quasi-illegally. It is organised crime on a massive scale, and shows no sign of being curtailed</w:t>
      </w:r>
      <w:r w:rsidRPr="00C556A7">
        <w:rPr>
          <w:sz w:val="16"/>
        </w:rPr>
        <w:t xml:space="preserve"> -- particularly as long as weak and inept clowns such as US President Obama are in charge of the western bloc.</w:t>
      </w:r>
    </w:p>
    <w:p w:rsidR="00E022F5" w:rsidRDefault="00E022F5" w:rsidP="00E022F5">
      <w:pPr>
        <w:pStyle w:val="Heading3"/>
      </w:pPr>
      <w:bookmarkStart w:id="243" w:name="_Toc335830443"/>
      <w:bookmarkStart w:id="244" w:name="_Toc349307004"/>
      <w:bookmarkStart w:id="245" w:name="_Toc360210107"/>
      <w:bookmarkStart w:id="246" w:name="_Toc360210205"/>
      <w:r>
        <w:t>Corruption – Oil Money Bad</w:t>
      </w:r>
      <w:bookmarkEnd w:id="243"/>
      <w:bookmarkEnd w:id="244"/>
      <w:bookmarkEnd w:id="245"/>
      <w:bookmarkEnd w:id="246"/>
    </w:p>
    <w:p w:rsidR="00E022F5" w:rsidRPr="000A50CB" w:rsidRDefault="00E022F5" w:rsidP="00E022F5">
      <w:pPr>
        <w:pStyle w:val="Heading4"/>
      </w:pPr>
      <w:r>
        <w:t xml:space="preserve">(--) </w:t>
      </w:r>
      <w:r w:rsidRPr="000A50CB">
        <w:t xml:space="preserve">Oil companies use profits for self use. </w:t>
      </w:r>
    </w:p>
    <w:p w:rsidR="00E022F5" w:rsidRPr="000A50CB" w:rsidRDefault="00E022F5" w:rsidP="00E022F5">
      <w:r w:rsidRPr="000A50CB">
        <w:rPr>
          <w:rStyle w:val="StyleStyleBold12pt"/>
        </w:rPr>
        <w:t>LA times 11</w:t>
      </w:r>
      <w:r w:rsidRPr="000A50CB">
        <w:t xml:space="preserve"> (May 29, “Q&amp;A: Taking on Russian corruption”, </w:t>
      </w:r>
      <w:hyperlink r:id="rId179" w:history="1">
        <w:r w:rsidRPr="000A50CB">
          <w:rPr>
            <w:rStyle w:val="Hyperlink"/>
          </w:rPr>
          <w:t>http://articles.latimes.com/2011/may/29/world/la-fg-russia-corruption-qa-20110529</w:t>
        </w:r>
      </w:hyperlink>
      <w:r w:rsidRPr="000A50CB">
        <w:t>, accessed 7/10)</w:t>
      </w:r>
    </w:p>
    <w:p w:rsidR="00E022F5" w:rsidRDefault="00E022F5" w:rsidP="00E022F5">
      <w:pPr>
        <w:rPr>
          <w:rStyle w:val="StyleBoldUnderline"/>
        </w:rPr>
      </w:pPr>
      <w:r>
        <w:t>It all started about five years ago as I realized that I needed to do something to safeguard my personal investments</w:t>
      </w:r>
      <w:r w:rsidRPr="000A50CB">
        <w:rPr>
          <w:rStyle w:val="StyleBoldUnderline"/>
        </w:rPr>
        <w:t>. The most interesting investment venues in Russia are oil- and gas-sector companies. These are a bunch of so-called major companies in Russia. Some of them are formally private, but they are all under state control.</w:t>
      </w:r>
      <w:r>
        <w:t xml:space="preserve"> When I started to invest in those companies, I quickly saw that the </w:t>
      </w:r>
      <w:r w:rsidRPr="000A50CB">
        <w:rPr>
          <w:rStyle w:val="StyleBoldUnderline"/>
        </w:rPr>
        <w:t>dividends were very small while their management were leading luxury lives in their lavish villas in France, Spain and so on.</w:t>
      </w:r>
    </w:p>
    <w:p w:rsidR="00E022F5" w:rsidRDefault="00E022F5" w:rsidP="00E022F5">
      <w:pPr>
        <w:pStyle w:val="Heading4"/>
      </w:pPr>
      <w:r>
        <w:t>(--) Oil company wealth doesn’t trickle down to the public.</w:t>
      </w:r>
    </w:p>
    <w:p w:rsidR="00E022F5" w:rsidRPr="000A50CB" w:rsidRDefault="00E022F5" w:rsidP="00E022F5">
      <w:hyperlink r:id="rId180" w:tooltip="More Articles by Andrew E. Kramer" w:history="1">
        <w:r w:rsidRPr="000A50CB">
          <w:rPr>
            <w:rStyle w:val="StyleStyleBold12pt"/>
          </w:rPr>
          <w:t>KRAMER</w:t>
        </w:r>
      </w:hyperlink>
      <w:r w:rsidRPr="000A50CB">
        <w:rPr>
          <w:rStyle w:val="StyleStyleBold12pt"/>
        </w:rPr>
        <w:t xml:space="preserve"> 11</w:t>
      </w:r>
      <w:r w:rsidRPr="000A50CB">
        <w:t xml:space="preserve"> (Andrew, March 28, reporter for the New York times, “Russian Site Smokes Out Corruption”, </w:t>
      </w:r>
      <w:hyperlink r:id="rId181" w:history="1">
        <w:r w:rsidRPr="000A50CB">
          <w:rPr>
            <w:rStyle w:val="Hyperlink"/>
          </w:rPr>
          <w:t>http://www.nytimes.com/2011/03/28/business/global/28investor.html?pagewanted=all</w:t>
        </w:r>
      </w:hyperlink>
      <w:r w:rsidRPr="000A50CB">
        <w:t>, accessed 7/10)</w:t>
      </w:r>
    </w:p>
    <w:p w:rsidR="00E022F5" w:rsidRDefault="00E022F5" w:rsidP="00E022F5">
      <w:r w:rsidRPr="000A50CB">
        <w:t xml:space="preserve">That scheme, presented as a cautionary tale for those tempted to invest in Russian energy stocks, described executives’ setting up a series of shell companies to pose as contractors for Transneft’s project to build a 3,000-mile pipeline to China. </w:t>
      </w:r>
      <w:r w:rsidRPr="000A50CB">
        <w:rPr>
          <w:rStyle w:val="StyleBoldUnderline"/>
        </w:rPr>
        <w:t>One shell, for example, was registered in the name of a Siberian man who had lost his passport, according to the Navalny report. The post included an audit indicating that the contracting fraud had cost Transneft $4 billion</w:t>
      </w:r>
      <w:r w:rsidRPr="000A50CB">
        <w:t>. Both Transneft and the government accounting office, whose documents Mr. Navalny said he leaked on his site, have denied the corruption claim. But Prime Minister Vladimir V. Putin took the posting seriously enough to ask for an investigation, which is still pending</w:t>
      </w:r>
      <w:r w:rsidRPr="000A50CB">
        <w:rPr>
          <w:rStyle w:val="StyleBoldUnderline"/>
        </w:rPr>
        <w:t xml:space="preserve">. Mr. Navalny, whose fame and unabashed political ambitions are surely helped by his blue-eyed good looks and acidic sense of humor, has clearly touched a nerve in Russian society. </w:t>
      </w:r>
      <w:r w:rsidRPr="000A50CB">
        <w:t xml:space="preserve">His blog appeals to Russians who wonder: </w:t>
      </w:r>
      <w:r w:rsidRPr="000A50CB">
        <w:rPr>
          <w:rStyle w:val="StyleBoldUnderline"/>
        </w:rPr>
        <w:t xml:space="preserve">if the country’s vast </w:t>
      </w:r>
      <w:hyperlink r:id="rId182" w:tooltip="More articles about oil." w:history="1">
        <w:r w:rsidRPr="000A50CB">
          <w:rPr>
            <w:rStyle w:val="StyleBoldUnderline"/>
          </w:rPr>
          <w:t>oil</w:t>
        </w:r>
      </w:hyperlink>
      <w:r w:rsidRPr="000A50CB">
        <w:rPr>
          <w:rStyle w:val="StyleBoldUnderline"/>
        </w:rPr>
        <w:t xml:space="preserve"> wealth is not trickling down to the public, where is it going?</w:t>
      </w:r>
      <w:r w:rsidRPr="000A50CB">
        <w:t xml:space="preserve"> “I do this because I hate these people,” Mr. Navalny said gleefully of his Web postings, which take aim at those he describes as the self-dealing managers in the oil and natural gas business. </w:t>
      </w:r>
    </w:p>
    <w:p w:rsidR="00E022F5" w:rsidRDefault="00E022F5" w:rsidP="00E022F5">
      <w:pPr>
        <w:pStyle w:val="Heading3"/>
      </w:pPr>
      <w:bookmarkStart w:id="247" w:name="_Toc335830444"/>
      <w:bookmarkStart w:id="248" w:name="_Toc349307005"/>
      <w:bookmarkStart w:id="249" w:name="_Toc360210108"/>
      <w:bookmarkStart w:id="250" w:name="_Toc360210206"/>
      <w:r>
        <w:t>No Impact – Resilience</w:t>
      </w:r>
      <w:bookmarkEnd w:id="247"/>
      <w:bookmarkEnd w:id="248"/>
      <w:bookmarkEnd w:id="249"/>
      <w:bookmarkEnd w:id="250"/>
    </w:p>
    <w:p w:rsidR="00E022F5" w:rsidRDefault="00E022F5" w:rsidP="00E022F5">
      <w:pPr>
        <w:pStyle w:val="Heading4"/>
      </w:pPr>
      <w:r>
        <w:t>(--) Russia’s resilient – Multiple crises prove</w:t>
      </w:r>
    </w:p>
    <w:p w:rsidR="00E022F5" w:rsidRDefault="00E022F5" w:rsidP="00E022F5"/>
    <w:p w:rsidR="00E022F5" w:rsidRDefault="00E022F5" w:rsidP="00E022F5">
      <w:pPr>
        <w:rPr>
          <w:rStyle w:val="StyleStyleBold12pt"/>
          <w:b w:val="0"/>
        </w:rPr>
      </w:pPr>
      <w:r w:rsidRPr="00D14BF4">
        <w:rPr>
          <w:rStyle w:val="StyleStyleBold12pt"/>
        </w:rPr>
        <w:t>World Bank 12</w:t>
      </w:r>
      <w:r>
        <w:rPr>
          <w:rStyle w:val="StyleStyleBold12pt"/>
        </w:rPr>
        <w:t xml:space="preserve"> </w:t>
      </w:r>
      <w:r w:rsidRPr="00D14BF4">
        <w:rPr>
          <w:rStyle w:val="StyleStyleBold12pt"/>
          <w:sz w:val="16"/>
        </w:rPr>
        <w:t>(Apr, http://www.worldbank.org/content/dam/Worldbank/document/rer-27-march2012-eng.pdf)</w:t>
      </w:r>
    </w:p>
    <w:p w:rsidR="00E022F5" w:rsidRPr="00222D5C" w:rsidRDefault="00E022F5" w:rsidP="00E022F5">
      <w:pPr>
        <w:rPr>
          <w:sz w:val="16"/>
        </w:rPr>
      </w:pPr>
      <w:r w:rsidRPr="00222D5C">
        <w:rPr>
          <w:rStyle w:val="StyleBoldUnderline"/>
        </w:rPr>
        <w:t>While the global recovery weakened, Russia’s growth remained resilient</w:t>
      </w:r>
      <w:r w:rsidRPr="00222D5C">
        <w:rPr>
          <w:sz w:val="16"/>
        </w:rPr>
        <w:t xml:space="preserve"> and its output </w:t>
      </w:r>
      <w:r w:rsidRPr="00222D5C">
        <w:rPr>
          <w:sz w:val="12"/>
        </w:rPr>
        <w:t>¶</w:t>
      </w:r>
      <w:r w:rsidRPr="00222D5C">
        <w:rPr>
          <w:sz w:val="16"/>
        </w:rPr>
        <w:t xml:space="preserve"> returned to pre-crisis levels. </w:t>
      </w:r>
      <w:r w:rsidRPr="00222D5C">
        <w:rPr>
          <w:rStyle w:val="StyleBoldUnderline"/>
        </w:rPr>
        <w:t>Strains in ﬁnancial and sovereign debt markets of the euro</w:t>
      </w:r>
      <w:r w:rsidRPr="00222D5C">
        <w:rPr>
          <w:sz w:val="16"/>
        </w:rPr>
        <w:t xml:space="preserve"> area, the </w:t>
      </w:r>
      <w:r w:rsidRPr="00222D5C">
        <w:rPr>
          <w:sz w:val="12"/>
        </w:rPr>
        <w:t>¶</w:t>
      </w:r>
      <w:r w:rsidRPr="00222D5C">
        <w:rPr>
          <w:sz w:val="16"/>
        </w:rPr>
        <w:t xml:space="preserve"> slowing recovery in the US, the recession in Japan, high commodity prices, and the end of the inventory cycle and ﬁscal consolidation dampened global economic activity in 2011. This </w:t>
      </w:r>
      <w:r w:rsidRPr="00222D5C">
        <w:rPr>
          <w:rStyle w:val="StyleBoldUnderline"/>
        </w:rPr>
        <w:t>led to a slowdown in the expansion of world trade</w:t>
      </w:r>
      <w:r w:rsidRPr="00222D5C">
        <w:rPr>
          <w:sz w:val="16"/>
        </w:rPr>
        <w:t xml:space="preserve"> and industrial production (Figure 1). </w:t>
      </w:r>
      <w:r w:rsidRPr="00222D5C">
        <w:rPr>
          <w:rStyle w:val="StyleBoldUnderline"/>
        </w:rPr>
        <w:t>Yet, Russia’s recovery</w:t>
      </w:r>
      <w:r w:rsidRPr="00222D5C">
        <w:rPr>
          <w:sz w:val="16"/>
        </w:rPr>
        <w:t xml:space="preserve"> </w:t>
      </w:r>
      <w:r w:rsidRPr="00222D5C">
        <w:rPr>
          <w:sz w:val="12"/>
        </w:rPr>
        <w:t>¶</w:t>
      </w:r>
      <w:r w:rsidRPr="00222D5C">
        <w:rPr>
          <w:sz w:val="16"/>
        </w:rPr>
        <w:t xml:space="preserve"> </w:t>
      </w:r>
      <w:r w:rsidRPr="00222D5C">
        <w:rPr>
          <w:rStyle w:val="StyleBoldUnderline"/>
        </w:rPr>
        <w:t>remained on track</w:t>
      </w:r>
      <w:r w:rsidRPr="00222D5C">
        <w:rPr>
          <w:sz w:val="16"/>
        </w:rPr>
        <w:t xml:space="preserve">. While growth moderated from 2010 to 2011 in high-income OECD countries and </w:t>
      </w:r>
      <w:r w:rsidRPr="00222D5C">
        <w:rPr>
          <w:sz w:val="12"/>
        </w:rPr>
        <w:t>¶</w:t>
      </w:r>
      <w:r w:rsidRPr="00222D5C">
        <w:rPr>
          <w:sz w:val="16"/>
        </w:rPr>
        <w:t xml:space="preserve"> emerging economies outside the EU, growth in 2011 reached 4.3 percent in Russia, unchanged from </w:t>
      </w:r>
      <w:r w:rsidRPr="00222D5C">
        <w:rPr>
          <w:sz w:val="12"/>
        </w:rPr>
        <w:t>¶</w:t>
      </w:r>
      <w:r w:rsidRPr="00222D5C">
        <w:rPr>
          <w:sz w:val="16"/>
        </w:rPr>
        <w:t xml:space="preserve"> 2010.</w:t>
      </w:r>
      <w:r w:rsidRPr="00222D5C">
        <w:rPr>
          <w:sz w:val="12"/>
        </w:rPr>
        <w:t>¶</w:t>
      </w:r>
      <w:r w:rsidRPr="00222D5C">
        <w:rPr>
          <w:sz w:val="16"/>
        </w:rPr>
        <w:t xml:space="preserve"> 1</w:t>
      </w:r>
      <w:r w:rsidRPr="00222D5C">
        <w:rPr>
          <w:sz w:val="12"/>
        </w:rPr>
        <w:t>¶</w:t>
      </w:r>
      <w:r w:rsidRPr="00222D5C">
        <w:rPr>
          <w:sz w:val="16"/>
        </w:rPr>
        <w:t xml:space="preserve"> As a result, Russia’s output returned to pre-crisis levels towards the end of 2011. However, </w:t>
      </w:r>
      <w:r w:rsidRPr="00222D5C">
        <w:rPr>
          <w:sz w:val="12"/>
        </w:rPr>
        <w:t>¶</w:t>
      </w:r>
      <w:r w:rsidRPr="00222D5C">
        <w:rPr>
          <w:sz w:val="16"/>
        </w:rPr>
        <w:t xml:space="preserve"> the recovery was slow relative to the recovery from the 1998 crisis, and compared to other economies (Box 1 and Box 2).</w:t>
      </w:r>
    </w:p>
    <w:p w:rsidR="00E022F5" w:rsidRDefault="00E022F5" w:rsidP="00E022F5">
      <w:pPr>
        <w:pStyle w:val="Heading4"/>
      </w:pPr>
      <w:r>
        <w:t>(--) Russia’s resilient – Checks oil impact</w:t>
      </w:r>
    </w:p>
    <w:p w:rsidR="00E022F5" w:rsidRDefault="00E022F5" w:rsidP="00E022F5"/>
    <w:p w:rsidR="00E022F5" w:rsidRPr="006631D6" w:rsidRDefault="00E022F5" w:rsidP="00E022F5">
      <w:pPr>
        <w:rPr>
          <w:rStyle w:val="StyleStyleBold12pt"/>
          <w:b w:val="0"/>
        </w:rPr>
      </w:pPr>
      <w:r>
        <w:rPr>
          <w:rStyle w:val="StyleStyleBold12pt"/>
        </w:rPr>
        <w:t>NPR 8 (9-20, http://www.npr.org/templates/story/story.php?storyId=94647099)</w:t>
      </w:r>
    </w:p>
    <w:p w:rsidR="00E022F5" w:rsidRDefault="00E022F5" w:rsidP="00E022F5">
      <w:pPr>
        <w:rPr>
          <w:sz w:val="16"/>
        </w:rPr>
      </w:pPr>
      <w:r w:rsidRPr="00222D5C">
        <w:rPr>
          <w:sz w:val="16"/>
        </w:rPr>
        <w:t>For the past six years, Russia's economy has boomed in large part because of soaring prices for oil and metals. Russia is strong in these areas — too strong, though, for a balanced economy.</w:t>
      </w:r>
      <w:r w:rsidRPr="00222D5C">
        <w:rPr>
          <w:sz w:val="12"/>
        </w:rPr>
        <w:t>¶</w:t>
      </w:r>
      <w:r w:rsidRPr="00222D5C">
        <w:rPr>
          <w:sz w:val="16"/>
        </w:rPr>
        <w:t xml:space="preserve"> Russian shares have bled almost 50 percent of their value since May, but </w:t>
      </w:r>
      <w:r w:rsidRPr="00222D5C">
        <w:rPr>
          <w:rStyle w:val="StyleBoldUnderline"/>
        </w:rPr>
        <w:t>many analysts say Russia still remains a resilient economy. And after the Georgia invasion and weeks of harsh, anti-western rhetoric, both Russian President Dmitri Medvedev and Prime Minister Vladimir Putin have tried to reassure foreign investors</w:t>
      </w:r>
      <w:r w:rsidRPr="00222D5C">
        <w:rPr>
          <w:sz w:val="16"/>
        </w:rPr>
        <w:t>.</w:t>
      </w:r>
      <w:r w:rsidRPr="00222D5C">
        <w:rPr>
          <w:sz w:val="12"/>
        </w:rPr>
        <w:t>¶</w:t>
      </w:r>
      <w:r w:rsidRPr="00222D5C">
        <w:rPr>
          <w:sz w:val="16"/>
        </w:rPr>
        <w:t xml:space="preserve"> When those commodities prices dropped, Russia's stock market was hit hard.</w:t>
      </w:r>
      <w:r w:rsidRPr="00222D5C">
        <w:rPr>
          <w:sz w:val="12"/>
        </w:rPr>
        <w:t>¶</w:t>
      </w:r>
      <w:r w:rsidRPr="00222D5C">
        <w:rPr>
          <w:sz w:val="16"/>
        </w:rPr>
        <w:t xml:space="preserve"> "The question is if they fall significantly further," says James Fenkner with Red Star Assets in Moscow.</w:t>
      </w:r>
      <w:r w:rsidRPr="00222D5C">
        <w:rPr>
          <w:sz w:val="12"/>
        </w:rPr>
        <w:t>¶</w:t>
      </w:r>
      <w:r w:rsidRPr="00222D5C">
        <w:rPr>
          <w:sz w:val="16"/>
        </w:rPr>
        <w:t xml:space="preserve"> Fenkner is one of the more cautious voices in Moscow, and other analysts like Roland Nash of Renaissance Capital look at other indicators, like direct foreign investment.</w:t>
      </w:r>
      <w:r w:rsidRPr="00222D5C">
        <w:rPr>
          <w:sz w:val="12"/>
        </w:rPr>
        <w:t>¶</w:t>
      </w:r>
      <w:r w:rsidRPr="00222D5C">
        <w:rPr>
          <w:sz w:val="16"/>
        </w:rPr>
        <w:t xml:space="preserve"> "The level of foreign investment is twice the per capita of Brazil, four times that of China, and six times that of India this year," Nash says. "The market arguments for Russia are still very good and there is still a lot of money coming in."</w:t>
      </w:r>
    </w:p>
    <w:p w:rsidR="00E022F5" w:rsidRDefault="00E022F5" w:rsidP="00E022F5">
      <w:r>
        <w:br w:type="page"/>
      </w:r>
    </w:p>
    <w:p w:rsidR="00E022F5" w:rsidRDefault="00E022F5" w:rsidP="00E022F5">
      <w:pPr>
        <w:pStyle w:val="Heading3"/>
      </w:pPr>
      <w:bookmarkStart w:id="251" w:name="_Toc301540669"/>
      <w:bookmarkStart w:id="252" w:name="_Toc335830445"/>
      <w:bookmarkStart w:id="253" w:name="_Toc349307006"/>
      <w:bookmarkStart w:id="254" w:name="_Toc360210109"/>
      <w:bookmarkStart w:id="255" w:name="_Toc360210207"/>
      <w:r>
        <w:t>1ar:  Chinese Oil Markets Keep Demand High</w:t>
      </w:r>
      <w:bookmarkEnd w:id="251"/>
      <w:bookmarkEnd w:id="252"/>
      <w:bookmarkEnd w:id="253"/>
      <w:bookmarkEnd w:id="254"/>
      <w:bookmarkEnd w:id="255"/>
    </w:p>
    <w:p w:rsidR="00E022F5" w:rsidRDefault="00E022F5" w:rsidP="00E022F5">
      <w:pPr>
        <w:pStyle w:val="Heading4"/>
      </w:pPr>
      <w:r>
        <w:t>(--) Chinese oil markets keep oil demand high:</w:t>
      </w:r>
    </w:p>
    <w:p w:rsidR="00E022F5" w:rsidRDefault="00E022F5" w:rsidP="00E022F5">
      <w:pPr>
        <w:ind w:left="360"/>
      </w:pPr>
      <w:r>
        <w:t xml:space="preserve">Kenneth </w:t>
      </w:r>
      <w:r w:rsidRPr="00A20AF8">
        <w:rPr>
          <w:rStyle w:val="BoldUnderline"/>
        </w:rPr>
        <w:t>Rapoza, 2011</w:t>
      </w:r>
      <w:r>
        <w:t xml:space="preserve"> (staff writer, 8/15/2011, </w:t>
      </w:r>
      <w:hyperlink r:id="rId183" w:history="1">
        <w:r w:rsidRPr="00C301E5">
          <w:rPr>
            <w:rStyle w:val="Hyperlink"/>
          </w:rPr>
          <w:t>http://www.forbes.com/sites/kenrapoza/2011/08/15/why-china-wont-save-oil-prices/</w:t>
        </w:r>
      </w:hyperlink>
      <w:r>
        <w:t>)</w:t>
      </w:r>
    </w:p>
    <w:p w:rsidR="00E022F5" w:rsidRDefault="00E022F5" w:rsidP="00E022F5">
      <w:r w:rsidRPr="008A1E99">
        <w:rPr>
          <w:rStyle w:val="StyleBoldUnderline"/>
        </w:rPr>
        <w:t>One of the main reasons for the demand increase — China and the rest of the emerging markets. Chinese oil demand continues to show strong growth despite Chinese measures to slow its economy</w:t>
      </w:r>
      <w:r>
        <w:t xml:space="preserve">. EIA continues to increase its China oil demand forecast, with </w:t>
      </w:r>
      <w:r w:rsidRPr="008A1E99">
        <w:rPr>
          <w:rStyle w:val="StyleBoldUnderline"/>
        </w:rPr>
        <w:t>China expected to increase consumption by nearly a million barrels a day, bringing it up to around 10 million barrels daily</w:t>
      </w:r>
      <w:r>
        <w:t>. That’s high. But it is still much less than the U.S., even as the U.S. economy stagnates.</w:t>
      </w:r>
    </w:p>
    <w:p w:rsidR="00E022F5" w:rsidRDefault="00E022F5" w:rsidP="00E022F5">
      <w:r>
        <w:br w:type="page"/>
      </w:r>
    </w:p>
    <w:p w:rsidR="00E022F5" w:rsidRPr="001310F5" w:rsidRDefault="00E022F5" w:rsidP="00E022F5">
      <w:pPr>
        <w:pStyle w:val="Heading3"/>
        <w:rPr>
          <w:rStyle w:val="BoldUnderline"/>
          <w:b/>
          <w:bCs/>
        </w:rPr>
      </w:pPr>
      <w:bookmarkStart w:id="256" w:name="_Toc301540670"/>
      <w:bookmarkStart w:id="257" w:name="_Toc335830446"/>
      <w:bookmarkStart w:id="258" w:name="_Toc349307007"/>
      <w:bookmarkStart w:id="259" w:name="_Toc360210110"/>
      <w:bookmarkStart w:id="260" w:name="_Toc360210208"/>
      <w:r>
        <w:rPr>
          <w:rStyle w:val="BoldUnderline"/>
        </w:rPr>
        <w:t xml:space="preserve">1ar:  </w:t>
      </w:r>
      <w:r w:rsidRPr="001310F5">
        <w:rPr>
          <w:rStyle w:val="BoldUnderline"/>
        </w:rPr>
        <w:t>Saudi Arabia Checks High Oil Prices</w:t>
      </w:r>
      <w:bookmarkEnd w:id="256"/>
      <w:bookmarkEnd w:id="257"/>
      <w:bookmarkEnd w:id="258"/>
      <w:bookmarkEnd w:id="259"/>
      <w:bookmarkEnd w:id="260"/>
    </w:p>
    <w:p w:rsidR="00E022F5" w:rsidRPr="00092094" w:rsidRDefault="00E022F5" w:rsidP="00E022F5">
      <w:pPr>
        <w:pStyle w:val="Heading4"/>
        <w:rPr>
          <w:rStyle w:val="BoldUnderline"/>
          <w:b/>
          <w:bCs/>
          <w:sz w:val="24"/>
        </w:rPr>
      </w:pPr>
      <w:r>
        <w:rPr>
          <w:rStyle w:val="BoldUnderline"/>
          <w:sz w:val="24"/>
        </w:rPr>
        <w:t xml:space="preserve">(--) </w:t>
      </w:r>
      <w:r w:rsidRPr="00092094">
        <w:rPr>
          <w:rStyle w:val="BoldUnderline"/>
          <w:sz w:val="24"/>
        </w:rPr>
        <w:t>Saudi Arabia will check increases in oil prices:</w:t>
      </w:r>
    </w:p>
    <w:p w:rsidR="00E022F5" w:rsidRDefault="00E022F5" w:rsidP="00E022F5">
      <w:pPr>
        <w:ind w:firstLine="360"/>
      </w:pPr>
      <w:r w:rsidRPr="00092094">
        <w:rPr>
          <w:rStyle w:val="BoldUnderline"/>
        </w:rPr>
        <w:t>BBC News, 2011</w:t>
      </w:r>
      <w:r>
        <w:t xml:space="preserve"> (February 28, “Oil price steadies despite Saudi Arabia protest fears,”</w:t>
      </w:r>
    </w:p>
    <w:p w:rsidR="00E022F5" w:rsidRDefault="00E022F5" w:rsidP="00E022F5">
      <w:pPr>
        <w:ind w:firstLine="360"/>
      </w:pPr>
      <w:hyperlink r:id="rId184" w:history="1">
        <w:r w:rsidRPr="00C301E5">
          <w:rPr>
            <w:rStyle w:val="Hyperlink"/>
          </w:rPr>
          <w:t>http://www.bbc.co.uk/news/business-12594032</w:t>
        </w:r>
      </w:hyperlink>
      <w:r>
        <w:t>)</w:t>
      </w:r>
    </w:p>
    <w:p w:rsidR="00E022F5" w:rsidRDefault="00E022F5" w:rsidP="00E022F5">
      <w:r w:rsidRPr="008A1E99">
        <w:rPr>
          <w:rStyle w:val="StyleBoldUnderline"/>
        </w:rPr>
        <w:t xml:space="preserve">Saudi Arabia has sought to ease renewed pressure on the oil market on Monday. Oil prices had risen 2% in early trading, due to the shutdown of Libyan production as well as fears that unrest might spread to Saudi Arabia itself. But prices fell back again after Saudi state oil company </w:t>
      </w:r>
      <w:r>
        <w:t xml:space="preserve">Aramco </w:t>
      </w:r>
      <w:r w:rsidRPr="008A1E99">
        <w:rPr>
          <w:rStyle w:val="StyleBoldUnderline"/>
        </w:rPr>
        <w:t>announced that all demands for extra oil had been met.</w:t>
      </w:r>
    </w:p>
    <w:p w:rsidR="00E022F5" w:rsidRDefault="00E022F5" w:rsidP="00E022F5">
      <w:pPr>
        <w:pStyle w:val="Heading4"/>
      </w:pPr>
      <w:r>
        <w:t>(--) Saudi Arabia will check increased oil prices:</w:t>
      </w:r>
    </w:p>
    <w:p w:rsidR="00E022F5" w:rsidRPr="0036301A" w:rsidRDefault="00E022F5" w:rsidP="00E022F5">
      <w:pPr>
        <w:ind w:firstLine="360"/>
      </w:pPr>
      <w:r w:rsidRPr="0036301A">
        <w:rPr>
          <w:rStyle w:val="BoldUnderline"/>
        </w:rPr>
        <w:t>The Economist</w:t>
      </w:r>
      <w:r>
        <w:t>, 3/3/20</w:t>
      </w:r>
      <w:r w:rsidRPr="0036301A">
        <w:rPr>
          <w:rStyle w:val="BoldUnderline"/>
        </w:rPr>
        <w:t>11</w:t>
      </w:r>
      <w:r>
        <w:t xml:space="preserve"> (“The price of fear,” </w:t>
      </w:r>
      <w:hyperlink r:id="rId185" w:history="1">
        <w:r w:rsidRPr="00C301E5">
          <w:rPr>
            <w:rStyle w:val="Hyperlink"/>
          </w:rPr>
          <w:t>http://www.economist.com/node/18285768</w:t>
        </w:r>
      </w:hyperlink>
      <w:r>
        <w:t>)</w:t>
      </w:r>
    </w:p>
    <w:p w:rsidR="00E022F5" w:rsidRDefault="00E022F5" w:rsidP="00E022F5">
      <w:pPr>
        <w:rPr>
          <w:sz w:val="16"/>
        </w:rPr>
      </w:pPr>
      <w:r w:rsidRPr="0036301A">
        <w:rPr>
          <w:rStyle w:val="StyleBoldUnderline"/>
        </w:rPr>
        <w:t>Saudi Arabia is</w:t>
      </w:r>
      <w:r>
        <w:t xml:space="preserve"> </w:t>
      </w:r>
      <w:r w:rsidRPr="0036301A">
        <w:rPr>
          <w:sz w:val="16"/>
        </w:rPr>
        <w:t>therefore the traders’ chief worry. But it is also,</w:t>
      </w:r>
      <w:r>
        <w:t xml:space="preserve"> </w:t>
      </w:r>
      <w:r w:rsidRPr="0036301A">
        <w:rPr>
          <w:rStyle w:val="StyleBoldUnderline"/>
        </w:rPr>
        <w:t>in oil terms, the world’s chief hope. It is the only producer with significant spare capacity that could quickly be released if the oil price rose too high.</w:t>
      </w:r>
      <w:r>
        <w:t xml:space="preserve"> </w:t>
      </w:r>
      <w:r w:rsidRPr="0036301A">
        <w:rPr>
          <w:sz w:val="16"/>
        </w:rPr>
        <w:t>Although OPEC, in which</w:t>
      </w:r>
      <w:r>
        <w:t xml:space="preserve"> </w:t>
      </w:r>
      <w:r w:rsidRPr="0036301A">
        <w:rPr>
          <w:rStyle w:val="StyleBoldUnderline"/>
        </w:rPr>
        <w:t>Saudi Arabia</w:t>
      </w:r>
      <w:r>
        <w:t xml:space="preserve"> </w:t>
      </w:r>
      <w:r w:rsidRPr="0036301A">
        <w:rPr>
          <w:sz w:val="16"/>
        </w:rPr>
        <w:t>is the biggest force, exists to keep oil prices buoyant, it</w:t>
      </w:r>
      <w:r>
        <w:t xml:space="preserve"> </w:t>
      </w:r>
      <w:r w:rsidRPr="0036301A">
        <w:rPr>
          <w:rStyle w:val="StyleBoldUnderline"/>
        </w:rPr>
        <w:t xml:space="preserve">does not want to see them reach a point where the world economy is damaged and demand for oil falls. </w:t>
      </w:r>
      <w:r w:rsidRPr="0036301A">
        <w:rPr>
          <w:sz w:val="16"/>
        </w:rPr>
        <w:t>When prices spiked in 2008, the Saudis said they had capacity to spare. Terrified oil markets doubted its existence, and prices rose anyway, to reach $145. Yet the subsequent collapse in the oil price in the second half of 2008 was only partly caused by the credit crisis and the rich-world recession that resulted. Saudi Arabia also pumped extra oil: nearly 2.5m b/d on top of the 8.5m it was already providing.</w:t>
      </w:r>
    </w:p>
    <w:p w:rsidR="00E022F5" w:rsidRDefault="00E022F5" w:rsidP="00E022F5">
      <w:pPr>
        <w:pStyle w:val="Heading4"/>
      </w:pPr>
      <w:r>
        <w:t>(--) Saudi Arabia will stabilize world oil markets:</w:t>
      </w:r>
    </w:p>
    <w:p w:rsidR="00E022F5" w:rsidRPr="00145736" w:rsidRDefault="00E022F5" w:rsidP="00E022F5">
      <w:pPr>
        <w:ind w:left="360"/>
      </w:pPr>
      <w:r w:rsidRPr="00145736">
        <w:t xml:space="preserve">Sangim </w:t>
      </w:r>
      <w:r w:rsidRPr="00145736">
        <w:rPr>
          <w:rStyle w:val="BoldUnderline"/>
        </w:rPr>
        <w:t>Han</w:t>
      </w:r>
      <w:r w:rsidRPr="00145736">
        <w:t>, 4/26/20</w:t>
      </w:r>
      <w:r w:rsidRPr="00145736">
        <w:rPr>
          <w:rStyle w:val="BoldUnderline"/>
        </w:rPr>
        <w:t>11</w:t>
      </w:r>
      <w:r w:rsidRPr="00145736">
        <w:t xml:space="preserve"> (Business Week, “Saudi Arabia ‘Not Comfortable’ With Oil Price, Al-Falih Says”</w:t>
      </w:r>
    </w:p>
    <w:p w:rsidR="00E022F5" w:rsidRPr="00145736" w:rsidRDefault="00E022F5" w:rsidP="00E022F5">
      <w:pPr>
        <w:ind w:left="360"/>
      </w:pPr>
      <w:hyperlink r:id="rId186" w:history="1">
        <w:r w:rsidRPr="00145736">
          <w:rPr>
            <w:rStyle w:val="Hyperlink"/>
          </w:rPr>
          <w:t>http://www.businessweek.com/news/2011-04-26/saudi-arabia-not-comfortable-with-oil-price-al-falih-says.html</w:t>
        </w:r>
      </w:hyperlink>
      <w:r w:rsidRPr="00145736">
        <w:t>)</w:t>
      </w:r>
    </w:p>
    <w:p w:rsidR="00E022F5" w:rsidRDefault="00E022F5" w:rsidP="00E022F5">
      <w:pPr>
        <w:rPr>
          <w:sz w:val="16"/>
        </w:rPr>
      </w:pPr>
      <w:r w:rsidRPr="00145736">
        <w:rPr>
          <w:rStyle w:val="StyleBoldUnderline"/>
        </w:rPr>
        <w:t>Saudi Arabia is committed to keeping aside a “sizable cushion” of 3 million to 4 million barrels a day of idle production capacity to stabilize the market</w:t>
      </w:r>
      <w:r>
        <w:t xml:space="preserve">, </w:t>
      </w:r>
      <w:r w:rsidRPr="00145736">
        <w:rPr>
          <w:sz w:val="16"/>
        </w:rPr>
        <w:t>Khalid al-Falih, chief executive officer of Saudi Arabian Oil Co., said today in Seoul.</w:t>
      </w:r>
      <w:r>
        <w:t xml:space="preserve"> </w:t>
      </w:r>
      <w:r w:rsidRPr="00145736">
        <w:rPr>
          <w:rStyle w:val="StyleBoldUnderline"/>
        </w:rPr>
        <w:t>The kingdom pumped 9 million barrels a day last month, the most since October 2008</w:t>
      </w:r>
      <w:r w:rsidRPr="00145736">
        <w:rPr>
          <w:rStyle w:val="StyleBoldUnderline"/>
          <w:sz w:val="16"/>
        </w:rPr>
        <w:t>,</w:t>
      </w:r>
      <w:r w:rsidRPr="00145736">
        <w:rPr>
          <w:sz w:val="16"/>
        </w:rPr>
        <w:t xml:space="preserve"> according to a Bloomberg News survey of producers and analysts.</w:t>
      </w:r>
    </w:p>
    <w:p w:rsidR="00E022F5" w:rsidRDefault="00E022F5" w:rsidP="00E022F5">
      <w:pPr>
        <w:pStyle w:val="Heading4"/>
      </w:pPr>
      <w:r>
        <w:t>(--) Spare Saudi capacity will stabilize oil markets:</w:t>
      </w:r>
    </w:p>
    <w:p w:rsidR="00E022F5" w:rsidRPr="00145736" w:rsidRDefault="00E022F5" w:rsidP="00E022F5">
      <w:pPr>
        <w:ind w:left="360"/>
      </w:pPr>
      <w:r w:rsidRPr="00145736">
        <w:t xml:space="preserve">Sangim </w:t>
      </w:r>
      <w:r w:rsidRPr="00145736">
        <w:rPr>
          <w:rStyle w:val="BoldUnderline"/>
        </w:rPr>
        <w:t>Han</w:t>
      </w:r>
      <w:r w:rsidRPr="00145736">
        <w:t>, 4/26/20</w:t>
      </w:r>
      <w:r w:rsidRPr="00145736">
        <w:rPr>
          <w:rStyle w:val="BoldUnderline"/>
        </w:rPr>
        <w:t>11</w:t>
      </w:r>
      <w:r w:rsidRPr="00145736">
        <w:t xml:space="preserve"> (Business Week, “Saudi Arabia ‘Not Comfortable’ With Oil Price, Al-Falih Says”</w:t>
      </w:r>
    </w:p>
    <w:p w:rsidR="00E022F5" w:rsidRPr="00145736" w:rsidRDefault="00E022F5" w:rsidP="00E022F5">
      <w:pPr>
        <w:ind w:left="360"/>
      </w:pPr>
      <w:hyperlink r:id="rId187" w:history="1">
        <w:r w:rsidRPr="00145736">
          <w:rPr>
            <w:rStyle w:val="Hyperlink"/>
          </w:rPr>
          <w:t>http://www.businessweek.com/news/2011-04-26/saudi-arabia-not-comfortable-with-oil-price-al-falih-says.html</w:t>
        </w:r>
      </w:hyperlink>
      <w:r w:rsidRPr="00145736">
        <w:t>)</w:t>
      </w:r>
    </w:p>
    <w:p w:rsidR="00E022F5" w:rsidRDefault="00E022F5" w:rsidP="00E022F5">
      <w:pPr>
        <w:rPr>
          <w:sz w:val="16"/>
        </w:rPr>
      </w:pPr>
      <w:r w:rsidRPr="00145736">
        <w:rPr>
          <w:rStyle w:val="StyleBoldUnderline"/>
        </w:rPr>
        <w:t>Oil consumers needn’t be concerned by high crude prices because spare capacity can “moderate” the market,</w:t>
      </w:r>
      <w:r>
        <w:t xml:space="preserve"> </w:t>
      </w:r>
      <w:r w:rsidRPr="00145736">
        <w:rPr>
          <w:sz w:val="16"/>
        </w:rPr>
        <w:t>said al- Falih, who is in South Korea for a board meeting this week</w:t>
      </w:r>
      <w:r>
        <w:t xml:space="preserve">. </w:t>
      </w:r>
      <w:r w:rsidRPr="00145736">
        <w:rPr>
          <w:rStyle w:val="StyleBoldUnderline"/>
        </w:rPr>
        <w:t>Saudi Oil Minister</w:t>
      </w:r>
      <w:r>
        <w:t xml:space="preserve"> </w:t>
      </w:r>
      <w:r w:rsidRPr="00145736">
        <w:rPr>
          <w:sz w:val="16"/>
        </w:rPr>
        <w:t>Ali al-Naimi</w:t>
      </w:r>
      <w:r>
        <w:t xml:space="preserve"> “</w:t>
      </w:r>
      <w:r w:rsidRPr="00145736">
        <w:rPr>
          <w:rStyle w:val="StyleBoldUnderline"/>
        </w:rPr>
        <w:t xml:space="preserve">has made it clear that the kingdom will continue to act in </w:t>
      </w:r>
      <w:r w:rsidRPr="00145736">
        <w:rPr>
          <w:rStyle w:val="BoldUnderline"/>
          <w:bdr w:val="single" w:sz="4" w:space="0" w:color="auto"/>
        </w:rPr>
        <w:t>support of oil market stability</w:t>
      </w:r>
      <w:r w:rsidRPr="00145736">
        <w:rPr>
          <w:rStyle w:val="StyleBoldUnderline"/>
        </w:rPr>
        <w:t>,</w:t>
      </w:r>
      <w:r>
        <w:t xml:space="preserve">” </w:t>
      </w:r>
      <w:r w:rsidRPr="00145736">
        <w:rPr>
          <w:sz w:val="16"/>
        </w:rPr>
        <w:t>al-Falih said. The minister on April 19 described the recent gains in prices as “unjustified.”</w:t>
      </w:r>
    </w:p>
    <w:p w:rsidR="00E022F5" w:rsidRDefault="00E022F5" w:rsidP="00E022F5">
      <w:pPr>
        <w:rPr>
          <w:sz w:val="16"/>
        </w:rPr>
      </w:pPr>
      <w:r>
        <w:rPr>
          <w:sz w:val="16"/>
        </w:rPr>
        <w:br w:type="page"/>
      </w:r>
    </w:p>
    <w:p w:rsidR="00E022F5" w:rsidRDefault="00E022F5" w:rsidP="00E022F5">
      <w:pPr>
        <w:pStyle w:val="Heading3"/>
      </w:pPr>
      <w:bookmarkStart w:id="261" w:name="_Toc301540671"/>
      <w:bookmarkStart w:id="262" w:name="_Toc335830447"/>
      <w:bookmarkStart w:id="263" w:name="_Toc349307008"/>
      <w:bookmarkStart w:id="264" w:name="_Toc360210111"/>
      <w:bookmarkStart w:id="265" w:name="_Toc360210209"/>
      <w:r>
        <w:t>1ar:  Speculation Keeps Oil Prices High</w:t>
      </w:r>
      <w:bookmarkEnd w:id="261"/>
      <w:bookmarkEnd w:id="262"/>
      <w:bookmarkEnd w:id="263"/>
      <w:bookmarkEnd w:id="264"/>
      <w:bookmarkEnd w:id="265"/>
    </w:p>
    <w:p w:rsidR="00E022F5" w:rsidRDefault="00E022F5" w:rsidP="00E022F5">
      <w:pPr>
        <w:pStyle w:val="Heading4"/>
      </w:pPr>
      <w:r>
        <w:t>(--) Institutional investors are the cause of the high price of oil:</w:t>
      </w:r>
    </w:p>
    <w:p w:rsidR="00E022F5" w:rsidRDefault="00E022F5" w:rsidP="00E022F5">
      <w:pPr>
        <w:ind w:firstLine="360"/>
      </w:pPr>
      <w:r>
        <w:t xml:space="preserve">Joseph </w:t>
      </w:r>
      <w:r w:rsidRPr="00A2797A">
        <w:rPr>
          <w:rStyle w:val="BoldUnderline"/>
        </w:rPr>
        <w:t>Lazzaro</w:t>
      </w:r>
      <w:r>
        <w:t>, 8/15/20</w:t>
      </w:r>
      <w:r w:rsidRPr="00A2797A">
        <w:rPr>
          <w:rStyle w:val="BoldUnderline"/>
        </w:rPr>
        <w:t>11</w:t>
      </w:r>
      <w:r>
        <w:t xml:space="preserve"> (staff writer, “Oil Prices: The U.S. Economy’s Albatross,”</w:t>
      </w:r>
    </w:p>
    <w:p w:rsidR="00E022F5" w:rsidRDefault="00E022F5" w:rsidP="00E022F5">
      <w:pPr>
        <w:ind w:left="360"/>
      </w:pPr>
      <w:hyperlink r:id="rId188" w:history="1">
        <w:r w:rsidRPr="00C301E5">
          <w:rPr>
            <w:rStyle w:val="Hyperlink"/>
          </w:rPr>
          <w:t>http://www.ibtimes.com/articles/198116/20110815/oil-oil-prices-gasoline-gasoline-prices-gdp-hedge-funds-investment-funds.htm</w:t>
        </w:r>
      </w:hyperlink>
      <w:r>
        <w:t>)</w:t>
      </w:r>
    </w:p>
    <w:p w:rsidR="00E022F5" w:rsidRDefault="00E022F5" w:rsidP="00E022F5">
      <w:r w:rsidRPr="00BF2D9C">
        <w:rPr>
          <w:rStyle w:val="StyleBoldUnderline"/>
        </w:rPr>
        <w:t>In other words, institutional investors, un-enthused by low-return stocks, piled in to oil, driving it up to unacceptable, GDP-reducing levels...slowing U.S. and global GDP growth substantially</w:t>
      </w:r>
      <w:r>
        <w:t xml:space="preserve"> (except in oil producing states, of course), worsening the economic conditions that led institutional investors to invest in oil in the first place!</w:t>
      </w:r>
    </w:p>
    <w:p w:rsidR="00E022F5" w:rsidRDefault="00E022F5" w:rsidP="00E022F5">
      <w:pPr>
        <w:pStyle w:val="Heading4"/>
      </w:pPr>
      <w:r>
        <w:t>(--) Speculation is the key cause for oil price increases:</w:t>
      </w:r>
    </w:p>
    <w:p w:rsidR="00E022F5" w:rsidRDefault="00E022F5" w:rsidP="00E022F5">
      <w:pPr>
        <w:ind w:firstLine="360"/>
      </w:pPr>
      <w:r>
        <w:t xml:space="preserve">Joseph </w:t>
      </w:r>
      <w:r w:rsidRPr="00A2797A">
        <w:rPr>
          <w:rStyle w:val="BoldUnderline"/>
        </w:rPr>
        <w:t>Lazzaro</w:t>
      </w:r>
      <w:r>
        <w:t>, 8/15/20</w:t>
      </w:r>
      <w:r w:rsidRPr="00A2797A">
        <w:rPr>
          <w:rStyle w:val="BoldUnderline"/>
        </w:rPr>
        <w:t>11</w:t>
      </w:r>
      <w:r>
        <w:t xml:space="preserve"> (staff writer, “Oil Prices: The U.S. Economy’s Albatross,”</w:t>
      </w:r>
    </w:p>
    <w:p w:rsidR="00E022F5" w:rsidRDefault="00E022F5" w:rsidP="00E022F5">
      <w:pPr>
        <w:ind w:left="360"/>
      </w:pPr>
      <w:hyperlink r:id="rId189" w:history="1">
        <w:r w:rsidRPr="00C301E5">
          <w:rPr>
            <w:rStyle w:val="Hyperlink"/>
          </w:rPr>
          <w:t>http://www.ibtimes.com/articles/198116/20110815/oil-oil-prices-gasoline-gasoline-prices-gdp-hedge-funds-investment-funds.htm</w:t>
        </w:r>
      </w:hyperlink>
      <w:r>
        <w:t>)</w:t>
      </w:r>
    </w:p>
    <w:p w:rsidR="00E022F5" w:rsidRDefault="00E022F5" w:rsidP="00E022F5">
      <w:r w:rsidRPr="00BF2D9C">
        <w:rPr>
          <w:rStyle w:val="StyleBoldUnderline"/>
        </w:rPr>
        <w:t>Discouraged by the prospect of low returns on stocks, paltry interest rates, and concern about the Europe sovereign debt crisis' impact on the global economy, many hedge funds, investment funds, and other accredited investors have piled money into oil. The hey day in commodities may be over, but "king oil" still reigns:</w:t>
      </w:r>
      <w:r>
        <w:t xml:space="preserve"> crude oil remains the preferred alternative asset class for the market's "big guns" -- they like it for its ability to hedge against a weak dollar and for its inflation-insulating properties.</w:t>
      </w:r>
    </w:p>
    <w:p w:rsidR="00E022F5" w:rsidRPr="008429FC" w:rsidRDefault="00E022F5" w:rsidP="00E022F5">
      <w:pPr>
        <w:rPr>
          <w:rStyle w:val="StyleBoldUnderline"/>
        </w:rPr>
      </w:pPr>
    </w:p>
    <w:p w:rsidR="00E022F5" w:rsidRPr="007170D3" w:rsidRDefault="00E022F5" w:rsidP="00E022F5"/>
    <w:p w:rsidR="000022F2" w:rsidRPr="00D17C4E" w:rsidRDefault="000022F2" w:rsidP="00D17C4E">
      <w:bookmarkStart w:id="266" w:name="_GoBack"/>
      <w:bookmarkEnd w:id="266"/>
    </w:p>
    <w:sectPr w:rsidR="000022F2" w:rsidRPr="00D17C4E">
      <w:headerReference w:type="default" r:id="rId1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0055" w:rsidRDefault="000E0055" w:rsidP="005F5576">
      <w:r>
        <w:separator/>
      </w:r>
    </w:p>
  </w:endnote>
  <w:endnote w:type="continuationSeparator" w:id="0">
    <w:p w:rsidR="000E0055" w:rsidRDefault="000E005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ranklin Gothic Heavy">
    <w:altName w:val="Arial Black"/>
    <w:panose1 w:val="020B09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Foundry Sterling">
    <w:altName w:val="Cambria"/>
    <w:panose1 w:val="00000000000000000000"/>
    <w:charset w:val="00"/>
    <w:family w:val="swiss"/>
    <w:notTrueType/>
    <w:pitch w:val="default"/>
    <w:sig w:usb0="00000003" w:usb1="00000000" w:usb2="00000000" w:usb3="00000000" w:csb0="00000001" w:csb1="00000000"/>
  </w:font>
  <w:font w:name="Helvetica Neue">
    <w:altName w:val="Malgun Gothic"/>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Garamond">
    <w:panose1 w:val="02020404030301010803"/>
    <w:charset w:val="00"/>
    <w:family w:val="roman"/>
    <w:pitch w:val="variable"/>
    <w:sig w:usb0="00000287" w:usb1="00000000" w:usb2="00000000" w:usb3="00000000" w:csb0="0000009F" w:csb1="00000000"/>
  </w:font>
  <w:font w:name="Bembo">
    <w:altName w:val="Bembo"/>
    <w:panose1 w:val="00000000000000000000"/>
    <w:charset w:val="00"/>
    <w:family w:val="roman"/>
    <w:notTrueType/>
    <w:pitch w:val="default"/>
    <w:sig w:usb0="00000003" w:usb1="00000000" w:usb2="00000000" w:usb3="00000000" w:csb0="00000001" w:csb1="00000000"/>
  </w:font>
  <w:font w:name="Times &#10;New Roman">
    <w:altName w:val="Times New Roman"/>
    <w:panose1 w:val="00000000000000000000"/>
    <w:charset w:val="00"/>
    <w:family w:val="roman"/>
    <w:notTrueType/>
    <w:pitch w:val="default"/>
  </w:font>
  <w:font w:name="Times New &#10;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0055" w:rsidRDefault="000E0055" w:rsidP="005F5576">
      <w:r>
        <w:separator/>
      </w:r>
    </w:p>
  </w:footnote>
  <w:footnote w:type="continuationSeparator" w:id="0">
    <w:p w:rsidR="000E0055" w:rsidRDefault="000E005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2945243"/>
      <w:docPartObj>
        <w:docPartGallery w:val="Page Numbers (Top of Page)"/>
        <w:docPartUnique/>
      </w:docPartObj>
    </w:sdtPr>
    <w:sdtEndPr>
      <w:rPr>
        <w:noProof/>
      </w:rPr>
    </w:sdtEndPr>
    <w:sdtContent>
      <w:p w:rsidR="00121E2D" w:rsidRDefault="000E0055" w:rsidP="00C63B0E">
        <w:pPr>
          <w:pStyle w:val="Header"/>
          <w:jc w:val="right"/>
          <w:rPr>
            <w:noProof/>
          </w:rPr>
        </w:pPr>
        <w:r>
          <w:t>Russian Oil DA—Opening Packet</w:t>
        </w:r>
        <w:r>
          <w:tab/>
        </w:r>
        <w:r>
          <w:tab/>
        </w:r>
        <w:r>
          <w:fldChar w:fldCharType="begin"/>
        </w:r>
        <w:r>
          <w:instrText xml:space="preserve"> PAGE   \* MERGEFORMAT </w:instrText>
        </w:r>
        <w:r>
          <w:fldChar w:fldCharType="separate"/>
        </w:r>
        <w:r w:rsidR="00E022F5">
          <w:rPr>
            <w:noProof/>
          </w:rPr>
          <w:t>6</w:t>
        </w:r>
        <w:r>
          <w:rPr>
            <w:noProof/>
          </w:rPr>
          <w:fldChar w:fldCharType="end"/>
        </w:r>
      </w:p>
      <w:p w:rsidR="00121E2D" w:rsidRDefault="000E0055" w:rsidP="00C63B0E">
        <w:pPr>
          <w:pStyle w:val="Header"/>
          <w:jc w:val="right"/>
        </w:pPr>
        <w:r>
          <w:rPr>
            <w:noProof/>
          </w:rPr>
          <w:t>Samford Debate Institute 2013</w:t>
        </w:r>
        <w:r>
          <w:rPr>
            <w:noProof/>
          </w:rPr>
          <w:tab/>
        </w:r>
        <w:r>
          <w:rPr>
            <w:noProof/>
          </w:rPr>
          <w:tab/>
        </w:r>
      </w:p>
    </w:sdtContent>
  </w:sdt>
  <w:p w:rsidR="00121E2D" w:rsidRDefault="000E005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0DCAF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C112D7"/>
    <w:multiLevelType w:val="hybridMultilevel"/>
    <w:tmpl w:val="B8EA94BE"/>
    <w:lvl w:ilvl="0" w:tplc="EA4E52D2">
      <w:start w:val="1"/>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nsid w:val="03D826D5"/>
    <w:multiLevelType w:val="hybridMultilevel"/>
    <w:tmpl w:val="33907FE4"/>
    <w:lvl w:ilvl="0" w:tplc="9FF2986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253A4C"/>
    <w:multiLevelType w:val="hybridMultilevel"/>
    <w:tmpl w:val="4EA0B9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4B9602F"/>
    <w:multiLevelType w:val="hybridMultilevel"/>
    <w:tmpl w:val="76FC0ADC"/>
    <w:lvl w:ilvl="0" w:tplc="62F48E1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30030E"/>
    <w:multiLevelType w:val="hybridMultilevel"/>
    <w:tmpl w:val="30826670"/>
    <w:lvl w:ilvl="0" w:tplc="3B56C4A6">
      <w:start w:val="1"/>
      <w:numFmt w:val="upperLetter"/>
      <w:pStyle w:val="StyleBBKAut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2655AD"/>
    <w:multiLevelType w:val="hybridMultilevel"/>
    <w:tmpl w:val="F224D4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D40081"/>
    <w:multiLevelType w:val="hybridMultilevel"/>
    <w:tmpl w:val="7742B1A6"/>
    <w:lvl w:ilvl="0" w:tplc="3EB872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0C596DB5"/>
    <w:multiLevelType w:val="multilevel"/>
    <w:tmpl w:val="F3E2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3A0EBA"/>
    <w:multiLevelType w:val="hybridMultilevel"/>
    <w:tmpl w:val="CBCE2EEC"/>
    <w:lvl w:ilvl="0" w:tplc="26D89D80">
      <w:start w:val="3"/>
      <w:numFmt w:val="upperLetter"/>
      <w:lvlText w:val="%1)"/>
      <w:lvlJc w:val="left"/>
      <w:pPr>
        <w:ind w:left="1080" w:hanging="360"/>
      </w:pPr>
      <w:rPr>
        <w:rFonts w:ascii="Times New Roman" w:hAnsi="Times New Roman" w:cstheme="minorHAnsi" w:hint="default"/>
        <w:sz w:val="24"/>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0FC93675"/>
    <w:multiLevelType w:val="hybridMultilevel"/>
    <w:tmpl w:val="F0604C2A"/>
    <w:lvl w:ilvl="0" w:tplc="5ABAEE06">
      <w:start w:val="1"/>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1">
    <w:nsid w:val="102A5EA0"/>
    <w:multiLevelType w:val="hybridMultilevel"/>
    <w:tmpl w:val="380A4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3247C58"/>
    <w:multiLevelType w:val="hybridMultilevel"/>
    <w:tmpl w:val="6324ED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5481293"/>
    <w:multiLevelType w:val="hybridMultilevel"/>
    <w:tmpl w:val="C914B41C"/>
    <w:lvl w:ilvl="0" w:tplc="128AB3D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15E103F4"/>
    <w:multiLevelType w:val="hybridMultilevel"/>
    <w:tmpl w:val="60806A04"/>
    <w:lvl w:ilvl="0" w:tplc="0409000F">
      <w:start w:val="2"/>
      <w:numFmt w:val="decimal"/>
      <w:lvlText w:val="%1."/>
      <w:lvlJc w:val="left"/>
      <w:pPr>
        <w:ind w:left="1008" w:hanging="360"/>
      </w:pPr>
      <w:rPr>
        <w:rFonts w:hint="default"/>
      </w:r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15">
    <w:nsid w:val="1A9A461F"/>
    <w:multiLevelType w:val="hybridMultilevel"/>
    <w:tmpl w:val="75B4EAE8"/>
    <w:lvl w:ilvl="0" w:tplc="42C87F34">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174ACB"/>
    <w:multiLevelType w:val="hybridMultilevel"/>
    <w:tmpl w:val="C2C2FF56"/>
    <w:lvl w:ilvl="0" w:tplc="FCB8CD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2572660"/>
    <w:multiLevelType w:val="hybridMultilevel"/>
    <w:tmpl w:val="E2DA72F6"/>
    <w:lvl w:ilvl="0" w:tplc="AC6AD0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24D12BFA"/>
    <w:multiLevelType w:val="hybridMultilevel"/>
    <w:tmpl w:val="25FA5F5A"/>
    <w:lvl w:ilvl="0" w:tplc="222A31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68A3AC9"/>
    <w:multiLevelType w:val="multilevel"/>
    <w:tmpl w:val="22043EE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27EB299C"/>
    <w:multiLevelType w:val="hybridMultilevel"/>
    <w:tmpl w:val="4D64581E"/>
    <w:lvl w:ilvl="0" w:tplc="C4F0CC6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83A019A"/>
    <w:multiLevelType w:val="hybridMultilevel"/>
    <w:tmpl w:val="C81682AE"/>
    <w:lvl w:ilvl="0" w:tplc="B1E8BABE">
      <w:start w:val="1"/>
      <w:numFmt w:val="decimal"/>
      <w:pStyle w:val="Style3a"/>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2">
    <w:nsid w:val="296A0016"/>
    <w:multiLevelType w:val="hybridMultilevel"/>
    <w:tmpl w:val="E674AC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B632A95"/>
    <w:multiLevelType w:val="hybridMultilevel"/>
    <w:tmpl w:val="675A662E"/>
    <w:lvl w:ilvl="0" w:tplc="3710CE5E">
      <w:start w:val="9"/>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4">
    <w:nsid w:val="2BF51467"/>
    <w:multiLevelType w:val="hybridMultilevel"/>
    <w:tmpl w:val="49CC72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DCC1E3F"/>
    <w:multiLevelType w:val="multilevel"/>
    <w:tmpl w:val="22043EE4"/>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2E6C33F7"/>
    <w:multiLevelType w:val="hybridMultilevel"/>
    <w:tmpl w:val="63867908"/>
    <w:lvl w:ilvl="0" w:tplc="246A78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2256C7A"/>
    <w:multiLevelType w:val="hybridMultilevel"/>
    <w:tmpl w:val="3C48169A"/>
    <w:lvl w:ilvl="0" w:tplc="67F2417A">
      <w:start w:val="1"/>
      <w:numFmt w:val="upperLetter"/>
      <w:lvlText w:val="%1)"/>
      <w:lvlJc w:val="left"/>
      <w:pPr>
        <w:ind w:left="720" w:hanging="360"/>
      </w:pPr>
      <w:rPr>
        <w:rFonts w:ascii="Arial Narrow" w:hAnsi="Arial Narrow" w:hint="default"/>
        <w:b w:val="0"/>
        <w:sz w:val="24"/>
        <w:u w:val="thick"/>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2D37C73"/>
    <w:multiLevelType w:val="hybridMultilevel"/>
    <w:tmpl w:val="3E247C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6C9065A"/>
    <w:multiLevelType w:val="hybridMultilevel"/>
    <w:tmpl w:val="46E29C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83E5FC5"/>
    <w:multiLevelType w:val="hybridMultilevel"/>
    <w:tmpl w:val="C030AA64"/>
    <w:lvl w:ilvl="0" w:tplc="F3D86CE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2086271"/>
    <w:multiLevelType w:val="hybridMultilevel"/>
    <w:tmpl w:val="6FFEF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5591C62"/>
    <w:multiLevelType w:val="hybridMultilevel"/>
    <w:tmpl w:val="39442EB6"/>
    <w:lvl w:ilvl="0" w:tplc="7E6C9D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66C5333"/>
    <w:multiLevelType w:val="hybridMultilevel"/>
    <w:tmpl w:val="4B6E40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9EF126C"/>
    <w:multiLevelType w:val="hybridMultilevel"/>
    <w:tmpl w:val="C60063E6"/>
    <w:lvl w:ilvl="0" w:tplc="863C4086">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nsid w:val="4B3E5AAE"/>
    <w:multiLevelType w:val="hybridMultilevel"/>
    <w:tmpl w:val="89C26EA8"/>
    <w:lvl w:ilvl="0" w:tplc="8ED4BC2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E6E0FD7"/>
    <w:multiLevelType w:val="hybridMultilevel"/>
    <w:tmpl w:val="A6B4B106"/>
    <w:lvl w:ilvl="0" w:tplc="6AC817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4003C24"/>
    <w:multiLevelType w:val="hybridMultilevel"/>
    <w:tmpl w:val="D0C82EEC"/>
    <w:lvl w:ilvl="0" w:tplc="D64A816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602A770C"/>
    <w:multiLevelType w:val="hybridMultilevel"/>
    <w:tmpl w:val="A61CE932"/>
    <w:lvl w:ilvl="0" w:tplc="6B703318">
      <w:start w:val="1"/>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39">
    <w:nsid w:val="696B7D28"/>
    <w:multiLevelType w:val="hybridMultilevel"/>
    <w:tmpl w:val="613E205A"/>
    <w:lvl w:ilvl="0" w:tplc="8EFE3D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0A6583A"/>
    <w:multiLevelType w:val="hybridMultilevel"/>
    <w:tmpl w:val="6EB816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611461E"/>
    <w:multiLevelType w:val="hybridMultilevel"/>
    <w:tmpl w:val="B19669C0"/>
    <w:lvl w:ilvl="0" w:tplc="964A3E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6224DC2"/>
    <w:multiLevelType w:val="hybridMultilevel"/>
    <w:tmpl w:val="FBEAE3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8C168C9"/>
    <w:multiLevelType w:val="hybridMultilevel"/>
    <w:tmpl w:val="4ADADCA2"/>
    <w:lvl w:ilvl="0" w:tplc="6E542A3A">
      <w:start w:val="1"/>
      <w:numFmt w:val="upp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44">
    <w:nsid w:val="78C90BAA"/>
    <w:multiLevelType w:val="hybridMultilevel"/>
    <w:tmpl w:val="711EE9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9FB5925"/>
    <w:multiLevelType w:val="hybridMultilevel"/>
    <w:tmpl w:val="030AFC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A154F08"/>
    <w:multiLevelType w:val="hybridMultilevel"/>
    <w:tmpl w:val="81900088"/>
    <w:lvl w:ilvl="0" w:tplc="D4B840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F15297A"/>
    <w:multiLevelType w:val="hybridMultilevel"/>
    <w:tmpl w:val="6C36E6C4"/>
    <w:lvl w:ilvl="0" w:tplc="32EA884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2"/>
  </w:num>
  <w:num w:numId="2">
    <w:abstractNumId w:val="22"/>
  </w:num>
  <w:num w:numId="3">
    <w:abstractNumId w:val="34"/>
  </w:num>
  <w:num w:numId="4">
    <w:abstractNumId w:val="36"/>
  </w:num>
  <w:num w:numId="5">
    <w:abstractNumId w:val="6"/>
  </w:num>
  <w:num w:numId="6">
    <w:abstractNumId w:val="40"/>
  </w:num>
  <w:num w:numId="7">
    <w:abstractNumId w:val="28"/>
  </w:num>
  <w:num w:numId="8">
    <w:abstractNumId w:val="13"/>
  </w:num>
  <w:num w:numId="9">
    <w:abstractNumId w:val="45"/>
  </w:num>
  <w:num w:numId="10">
    <w:abstractNumId w:val="12"/>
  </w:num>
  <w:num w:numId="11">
    <w:abstractNumId w:val="46"/>
  </w:num>
  <w:num w:numId="12">
    <w:abstractNumId w:val="39"/>
  </w:num>
  <w:num w:numId="13">
    <w:abstractNumId w:val="7"/>
  </w:num>
  <w:num w:numId="14">
    <w:abstractNumId w:val="41"/>
  </w:num>
  <w:num w:numId="15">
    <w:abstractNumId w:val="37"/>
  </w:num>
  <w:num w:numId="16">
    <w:abstractNumId w:val="5"/>
  </w:num>
  <w:num w:numId="17">
    <w:abstractNumId w:val="24"/>
  </w:num>
  <w:num w:numId="18">
    <w:abstractNumId w:val="29"/>
  </w:num>
  <w:num w:numId="19">
    <w:abstractNumId w:val="18"/>
  </w:num>
  <w:num w:numId="20">
    <w:abstractNumId w:val="1"/>
  </w:num>
  <w:num w:numId="21">
    <w:abstractNumId w:val="43"/>
  </w:num>
  <w:num w:numId="22">
    <w:abstractNumId w:val="10"/>
  </w:num>
  <w:num w:numId="23">
    <w:abstractNumId w:val="23"/>
  </w:num>
  <w:num w:numId="24">
    <w:abstractNumId w:val="38"/>
  </w:num>
  <w:num w:numId="25">
    <w:abstractNumId w:val="14"/>
  </w:num>
  <w:num w:numId="26">
    <w:abstractNumId w:val="21"/>
  </w:num>
  <w:num w:numId="27">
    <w:abstractNumId w:val="47"/>
  </w:num>
  <w:num w:numId="28">
    <w:abstractNumId w:val="4"/>
  </w:num>
  <w:num w:numId="29">
    <w:abstractNumId w:val="16"/>
  </w:num>
  <w:num w:numId="30">
    <w:abstractNumId w:val="42"/>
  </w:num>
  <w:num w:numId="31">
    <w:abstractNumId w:val="0"/>
  </w:num>
  <w:num w:numId="32">
    <w:abstractNumId w:val="35"/>
  </w:num>
  <w:num w:numId="33">
    <w:abstractNumId w:val="20"/>
  </w:num>
  <w:num w:numId="34">
    <w:abstractNumId w:val="27"/>
  </w:num>
  <w:num w:numId="35">
    <w:abstractNumId w:val="31"/>
  </w:num>
  <w:num w:numId="36">
    <w:abstractNumId w:val="15"/>
  </w:num>
  <w:num w:numId="37">
    <w:abstractNumId w:val="17"/>
  </w:num>
  <w:num w:numId="38">
    <w:abstractNumId w:val="44"/>
  </w:num>
  <w:num w:numId="39">
    <w:abstractNumId w:val="9"/>
  </w:num>
  <w:num w:numId="40">
    <w:abstractNumId w:val="30"/>
  </w:num>
  <w:num w:numId="41">
    <w:abstractNumId w:val="2"/>
  </w:num>
  <w:num w:numId="42">
    <w:abstractNumId w:val="26"/>
  </w:num>
  <w:num w:numId="43">
    <w:abstractNumId w:val="19"/>
  </w:num>
  <w:num w:numId="44">
    <w:abstractNumId w:val="25"/>
  </w:num>
  <w:num w:numId="45">
    <w:abstractNumId w:val="11"/>
  </w:num>
  <w:num w:numId="46">
    <w:abstractNumId w:val="33"/>
  </w:num>
  <w:num w:numId="47">
    <w:abstractNumId w:val="3"/>
  </w:num>
  <w:num w:numId="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22F5"/>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0055"/>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27635"/>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49BB"/>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576AD"/>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22F5"/>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0"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Body Text Indent" w:uiPriority="0"/>
    <w:lsdException w:name="Subtitle" w:uiPriority="11"/>
    <w:lsdException w:name="Hyperlink" w:qFormat="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022F5"/>
    <w:pPr>
      <w:spacing w:after="0" w:line="240" w:lineRule="auto"/>
    </w:pPr>
    <w:rPr>
      <w:rFonts w:ascii="Times New Roman" w:hAnsi="Times New Roman"/>
      <w:sz w:val="24"/>
    </w:rPr>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E022F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qFormat/>
    <w:rsid w:val="00D176BE"/>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
    <w:basedOn w:val="DefaultParagraphFont"/>
    <w:link w:val="Heading4"/>
    <w:rsid w:val="00D176BE"/>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E022F5"/>
    <w:rPr>
      <w:rFonts w:asciiTheme="majorHAnsi" w:eastAsiaTheme="majorEastAsia" w:hAnsiTheme="majorHAnsi" w:cstheme="majorBidi"/>
      <w:i/>
      <w:iCs/>
      <w:color w:val="243F60" w:themeColor="accent1" w:themeShade="7F"/>
      <w:sz w:val="24"/>
    </w:rPr>
  </w:style>
  <w:style w:type="paragraph" w:customStyle="1" w:styleId="BBCite">
    <w:name w:val="BB Cite"/>
    <w:basedOn w:val="Normal"/>
    <w:autoRedefine/>
    <w:rsid w:val="00E022F5"/>
    <w:pPr>
      <w:keepNext/>
      <w:keepLines/>
      <w:widowControl w:val="0"/>
      <w:tabs>
        <w:tab w:val="left" w:pos="8280"/>
      </w:tabs>
      <w:autoSpaceDE w:val="0"/>
      <w:autoSpaceDN w:val="0"/>
      <w:adjustRightInd w:val="0"/>
      <w:spacing w:line="200" w:lineRule="exact"/>
      <w:ind w:left="994"/>
    </w:pPr>
    <w:rPr>
      <w:rFonts w:eastAsia="Times New Roman" w:cs="Times New Roman"/>
      <w:snapToGrid w:val="0"/>
      <w:color w:val="000000"/>
      <w:sz w:val="20"/>
      <w:szCs w:val="20"/>
    </w:rPr>
  </w:style>
  <w:style w:type="paragraph" w:customStyle="1" w:styleId="BBA">
    <w:name w:val="BB A"/>
    <w:basedOn w:val="Normal"/>
    <w:autoRedefine/>
    <w:rsid w:val="00E022F5"/>
    <w:pPr>
      <w:keepNext/>
      <w:keepLines/>
      <w:tabs>
        <w:tab w:val="left" w:pos="8280"/>
      </w:tabs>
      <w:autoSpaceDE w:val="0"/>
      <w:autoSpaceDN w:val="0"/>
      <w:adjustRightInd w:val="0"/>
      <w:spacing w:before="120"/>
      <w:ind w:left="720" w:right="-187" w:hanging="360"/>
      <w:outlineLvl w:val="0"/>
    </w:pPr>
    <w:rPr>
      <w:rFonts w:eastAsia="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E022F5"/>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E022F5"/>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E022F5"/>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E022F5"/>
    <w:rPr>
      <w:rFonts w:ascii="Times New Roman" w:hAnsi="Times New Roman"/>
      <w:b/>
      <w:bCs/>
      <w:sz w:val="20"/>
      <w:u w:val="single"/>
    </w:rPr>
  </w:style>
  <w:style w:type="paragraph" w:customStyle="1" w:styleId="Ryan6">
    <w:name w:val="Ryan6"/>
    <w:basedOn w:val="PlainText"/>
    <w:autoRedefine/>
    <w:rsid w:val="00E022F5"/>
    <w:pPr>
      <w:keepLines/>
      <w:spacing w:before="100" w:line="200" w:lineRule="exact"/>
      <w:ind w:left="360"/>
      <w:jc w:val="both"/>
    </w:pPr>
    <w:rPr>
      <w:rFonts w:ascii="Times New Roman" w:hAnsi="Times New Roman" w:cs="Calibri"/>
      <w:sz w:val="18"/>
      <w:szCs w:val="20"/>
    </w:rPr>
  </w:style>
  <w:style w:type="paragraph" w:styleId="PlainText">
    <w:name w:val="Plain Text"/>
    <w:basedOn w:val="Normal"/>
    <w:link w:val="PlainTextChar"/>
    <w:rsid w:val="00E022F5"/>
    <w:rPr>
      <w:rFonts w:ascii="Consolas" w:hAnsi="Consolas" w:cs="Consolas"/>
      <w:sz w:val="21"/>
      <w:szCs w:val="21"/>
    </w:rPr>
  </w:style>
  <w:style w:type="character" w:customStyle="1" w:styleId="PlainTextChar">
    <w:name w:val="Plain Text Char"/>
    <w:basedOn w:val="DefaultParagraphFont"/>
    <w:link w:val="PlainText"/>
    <w:rsid w:val="00E022F5"/>
    <w:rPr>
      <w:rFonts w:ascii="Consolas" w:hAnsi="Consolas" w:cs="Consolas"/>
      <w:sz w:val="21"/>
      <w:szCs w:val="21"/>
    </w:rPr>
  </w:style>
  <w:style w:type="paragraph" w:styleId="BodyText">
    <w:name w:val="Body Text"/>
    <w:basedOn w:val="Normal"/>
    <w:link w:val="BodyTextChar"/>
    <w:rsid w:val="00E022F5"/>
    <w:pPr>
      <w:widowControl w:val="0"/>
      <w:autoSpaceDE w:val="0"/>
      <w:autoSpaceDN w:val="0"/>
      <w:adjustRightInd w:val="0"/>
    </w:pPr>
  </w:style>
  <w:style w:type="character" w:customStyle="1" w:styleId="BodyTextChar">
    <w:name w:val="Body Text Char"/>
    <w:basedOn w:val="DefaultParagraphFont"/>
    <w:link w:val="BodyText"/>
    <w:rsid w:val="00E022F5"/>
    <w:rPr>
      <w:rFonts w:ascii="Times New Roman" w:hAnsi="Times New Roman"/>
      <w:sz w:val="24"/>
    </w:rPr>
  </w:style>
  <w:style w:type="paragraph" w:customStyle="1" w:styleId="StyleBBAAuto">
    <w:name w:val="Style BB A + Auto"/>
    <w:basedOn w:val="BBA"/>
    <w:link w:val="StyleBBAAutoChar"/>
    <w:autoRedefine/>
    <w:rsid w:val="00E022F5"/>
    <w:pPr>
      <w:jc w:val="both"/>
    </w:pPr>
    <w:rPr>
      <w:color w:val="auto"/>
      <w:lang w:val="x-none" w:eastAsia="x-none"/>
    </w:rPr>
  </w:style>
  <w:style w:type="character" w:customStyle="1" w:styleId="StyleBBAAutoChar">
    <w:name w:val="Style BB A + Auto Char"/>
    <w:link w:val="StyleBBAAuto"/>
    <w:rsid w:val="00E022F5"/>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022F5"/>
    <w:pPr>
      <w:keepNext/>
      <w:keepLines/>
      <w:widowControl w:val="0"/>
      <w:numPr>
        <w:numId w:val="16"/>
      </w:numPr>
      <w:tabs>
        <w:tab w:val="left" w:pos="8280"/>
      </w:tabs>
      <w:autoSpaceDE w:val="0"/>
      <w:autoSpaceDN w:val="0"/>
      <w:adjustRightInd w:val="0"/>
      <w:spacing w:before="100"/>
      <w:outlineLvl w:val="0"/>
    </w:pPr>
    <w:rPr>
      <w:rFonts w:eastAsia="Times New Roman" w:cs="Times New Roman"/>
      <w:caps/>
      <w:snapToGrid w:val="0"/>
      <w:sz w:val="20"/>
      <w:szCs w:val="18"/>
    </w:rPr>
  </w:style>
  <w:style w:type="paragraph" w:customStyle="1" w:styleId="StyleBBTopAuto">
    <w:name w:val="Style BBTop + Auto"/>
    <w:basedOn w:val="Normal"/>
    <w:autoRedefine/>
    <w:rsid w:val="00E022F5"/>
    <w:pPr>
      <w:keepNext/>
      <w:keepLines/>
      <w:tabs>
        <w:tab w:val="left" w:pos="8280"/>
      </w:tabs>
      <w:autoSpaceDE w:val="0"/>
      <w:autoSpaceDN w:val="0"/>
      <w:adjustRightInd w:val="0"/>
      <w:jc w:val="center"/>
      <w:outlineLvl w:val="0"/>
    </w:pPr>
    <w:rPr>
      <w:rFonts w:eastAsia="Times New Roman" w:cs="Times New Roman"/>
      <w:b/>
      <w:bCs/>
      <w:caps/>
      <w:sz w:val="20"/>
      <w:szCs w:val="18"/>
    </w:rPr>
  </w:style>
  <w:style w:type="paragraph" w:customStyle="1" w:styleId="StyleBBThesisAuto">
    <w:name w:val="Style BB Thesis + Auto"/>
    <w:basedOn w:val="Normal"/>
    <w:autoRedefine/>
    <w:rsid w:val="00E022F5"/>
    <w:pPr>
      <w:keepNext/>
      <w:keepLines/>
      <w:tabs>
        <w:tab w:val="left" w:pos="8280"/>
      </w:tabs>
      <w:autoSpaceDE w:val="0"/>
      <w:autoSpaceDN w:val="0"/>
      <w:adjustRightInd w:val="0"/>
      <w:spacing w:before="80" w:line="200" w:lineRule="exact"/>
      <w:ind w:firstLine="360"/>
      <w:jc w:val="both"/>
    </w:pPr>
    <w:rPr>
      <w:rFonts w:eastAsia="Times New Roman" w:cs="Times New Roman"/>
      <w:snapToGrid w:val="0"/>
      <w:sz w:val="20"/>
      <w:szCs w:val="18"/>
    </w:rPr>
  </w:style>
  <w:style w:type="paragraph" w:customStyle="1" w:styleId="Style1Expanded">
    <w:name w:val="Style1 Expanded"/>
    <w:basedOn w:val="Normal"/>
    <w:link w:val="Style1ExpandedChar"/>
    <w:autoRedefine/>
    <w:qFormat/>
    <w:rsid w:val="00E022F5"/>
    <w:pPr>
      <w:keepLines/>
      <w:widowControl w:val="0"/>
      <w:tabs>
        <w:tab w:val="left" w:pos="810"/>
        <w:tab w:val="left" w:pos="8280"/>
      </w:tabs>
      <w:autoSpaceDE w:val="0"/>
      <w:autoSpaceDN w:val="0"/>
      <w:adjustRightInd w:val="0"/>
      <w:spacing w:line="240" w:lineRule="exact"/>
      <w:ind w:left="720" w:firstLine="360"/>
      <w:jc w:val="both"/>
    </w:pPr>
    <w:rPr>
      <w:rFonts w:eastAsia="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E022F5"/>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E022F5"/>
    <w:pPr>
      <w:keepNext/>
      <w:keepLines/>
      <w:tabs>
        <w:tab w:val="left" w:pos="8280"/>
      </w:tabs>
      <w:autoSpaceDE w:val="0"/>
      <w:autoSpaceDN w:val="0"/>
      <w:adjustRightInd w:val="0"/>
      <w:spacing w:before="80" w:line="240" w:lineRule="exact"/>
      <w:ind w:left="720"/>
      <w:jc w:val="both"/>
    </w:pPr>
    <w:rPr>
      <w:rFonts w:eastAsia="Times New Roman" w:cs="Times New Roman"/>
      <w:color w:val="395D5C"/>
      <w:sz w:val="20"/>
      <w:szCs w:val="20"/>
      <w:shd w:val="clear" w:color="auto" w:fill="FFFFFF"/>
    </w:rPr>
  </w:style>
  <w:style w:type="paragraph" w:customStyle="1" w:styleId="BBText">
    <w:name w:val="BB Text"/>
    <w:basedOn w:val="Normal"/>
    <w:autoRedefine/>
    <w:rsid w:val="00E022F5"/>
    <w:pPr>
      <w:keepLines/>
      <w:widowControl w:val="0"/>
      <w:tabs>
        <w:tab w:val="left" w:pos="8280"/>
      </w:tabs>
      <w:autoSpaceDE w:val="0"/>
      <w:autoSpaceDN w:val="0"/>
      <w:adjustRightInd w:val="0"/>
      <w:spacing w:line="200" w:lineRule="exact"/>
      <w:ind w:left="994" w:firstLine="360"/>
      <w:jc w:val="both"/>
    </w:pPr>
    <w:rPr>
      <w:rFonts w:eastAsia="Times" w:cs="Times New Roman"/>
      <w:snapToGrid w:val="0"/>
      <w:color w:val="000000"/>
      <w:sz w:val="20"/>
      <w:szCs w:val="20"/>
    </w:rPr>
  </w:style>
  <w:style w:type="paragraph" w:customStyle="1" w:styleId="BB1">
    <w:name w:val="BB 1"/>
    <w:basedOn w:val="Normal"/>
    <w:autoRedefine/>
    <w:rsid w:val="00E022F5"/>
    <w:pPr>
      <w:keepNext/>
      <w:keepLines/>
      <w:widowControl w:val="0"/>
      <w:tabs>
        <w:tab w:val="left" w:pos="990"/>
        <w:tab w:val="left" w:pos="8280"/>
      </w:tabs>
      <w:autoSpaceDE w:val="0"/>
      <w:autoSpaceDN w:val="0"/>
      <w:adjustRightInd w:val="0"/>
      <w:spacing w:before="120" w:line="240" w:lineRule="exact"/>
      <w:ind w:left="994" w:hanging="274"/>
      <w:jc w:val="both"/>
    </w:pPr>
    <w:rPr>
      <w:rFonts w:eastAsia="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E022F5"/>
    <w:pPr>
      <w:keepLines/>
      <w:widowControl w:val="0"/>
      <w:tabs>
        <w:tab w:val="left" w:pos="1260"/>
        <w:tab w:val="left" w:pos="4410"/>
      </w:tabs>
      <w:jc w:val="both"/>
    </w:pPr>
    <w:rPr>
      <w:rFonts w:eastAsia="Times New Roman" w:cs="Times New Roman"/>
      <w:snapToGrid w:val="0"/>
      <w:sz w:val="16"/>
      <w:szCs w:val="16"/>
    </w:rPr>
  </w:style>
  <w:style w:type="paragraph" w:customStyle="1" w:styleId="StyleCNH10ptBefore12pt">
    <w:name w:val="Style CN H + 10 pt Before:  12 pt"/>
    <w:basedOn w:val="Normal"/>
    <w:rsid w:val="00E022F5"/>
    <w:pPr>
      <w:keepNext/>
      <w:keepLines/>
      <w:spacing w:before="200" w:line="200" w:lineRule="exact"/>
      <w:ind w:left="432" w:hanging="432"/>
    </w:pPr>
    <w:rPr>
      <w:rFonts w:eastAsia="Times New Roman" w:cs="Times New Roman"/>
      <w:b/>
      <w:bCs/>
      <w:caps/>
      <w:snapToGrid w:val="0"/>
      <w:sz w:val="20"/>
      <w:szCs w:val="20"/>
    </w:rPr>
  </w:style>
  <w:style w:type="paragraph" w:customStyle="1" w:styleId="StyleCNIPatternClearWhite">
    <w:name w:val="Style CN I + Pattern: Clear (White)"/>
    <w:basedOn w:val="Normal"/>
    <w:autoRedefine/>
    <w:rsid w:val="00E022F5"/>
    <w:pPr>
      <w:keepLines/>
      <w:shd w:val="clear" w:color="auto" w:fill="FFFFFF"/>
      <w:spacing w:before="60" w:line="200" w:lineRule="exact"/>
      <w:ind w:left="576"/>
    </w:pPr>
    <w:rPr>
      <w:rFonts w:eastAsia="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E022F5"/>
    <w:pPr>
      <w:keepLines/>
      <w:shd w:val="clear" w:color="auto" w:fill="FFFFFF"/>
      <w:tabs>
        <w:tab w:val="left" w:pos="3870"/>
      </w:tabs>
      <w:spacing w:before="60" w:line="170" w:lineRule="exact"/>
      <w:ind w:left="504" w:hanging="288"/>
    </w:pPr>
    <w:rPr>
      <w:rFonts w:eastAsia="Times New Roman" w:cs="Times New Roman"/>
      <w:snapToGrid w:val="0"/>
      <w:sz w:val="16"/>
      <w:szCs w:val="20"/>
    </w:rPr>
  </w:style>
  <w:style w:type="paragraph" w:customStyle="1" w:styleId="Ryan3">
    <w:name w:val="Ryan3"/>
    <w:basedOn w:val="Normal"/>
    <w:link w:val="Ryan3Char"/>
    <w:autoRedefine/>
    <w:rsid w:val="00E022F5"/>
    <w:pPr>
      <w:keepNext/>
      <w:keepLines/>
      <w:spacing w:before="120" w:line="200" w:lineRule="exact"/>
      <w:ind w:left="504" w:hanging="360"/>
      <w:outlineLvl w:val="0"/>
    </w:pPr>
    <w:rPr>
      <w:rFonts w:eastAsia="Times New Roman" w:cs="Times New Roman"/>
      <w:caps/>
      <w:sz w:val="20"/>
      <w:szCs w:val="24"/>
    </w:rPr>
  </w:style>
  <w:style w:type="character" w:customStyle="1" w:styleId="Ryan3Char">
    <w:name w:val="Ryan3 Char"/>
    <w:link w:val="Ryan3"/>
    <w:rsid w:val="00E022F5"/>
    <w:rPr>
      <w:rFonts w:ascii="Times New Roman" w:eastAsia="Times New Roman" w:hAnsi="Times New Roman" w:cs="Times New Roman"/>
      <w:caps/>
      <w:sz w:val="20"/>
      <w:szCs w:val="24"/>
    </w:rPr>
  </w:style>
  <w:style w:type="paragraph" w:customStyle="1" w:styleId="Style3a">
    <w:name w:val="Style3a"/>
    <w:basedOn w:val="Ryan3"/>
    <w:autoRedefine/>
    <w:rsid w:val="00E022F5"/>
    <w:pPr>
      <w:numPr>
        <w:numId w:val="26"/>
      </w:numPr>
      <w:ind w:left="1080"/>
    </w:pPr>
    <w:rPr>
      <w:caps w:val="0"/>
      <w:sz w:val="18"/>
      <w:szCs w:val="18"/>
    </w:rPr>
  </w:style>
  <w:style w:type="paragraph" w:customStyle="1" w:styleId="StyleRyan2TimesNewRoman">
    <w:name w:val="Style Ryan2 + Times New Roman"/>
    <w:basedOn w:val="Normal"/>
    <w:autoRedefine/>
    <w:rsid w:val="00E022F5"/>
    <w:pPr>
      <w:keepNext/>
      <w:keepLines/>
      <w:spacing w:before="240" w:line="240" w:lineRule="exact"/>
      <w:ind w:left="360" w:hanging="360"/>
    </w:pPr>
    <w:rPr>
      <w:rFonts w:eastAsia="Times New Roman" w:cs="Times New Roman"/>
      <w:bCs/>
      <w:caps/>
      <w:szCs w:val="24"/>
      <w:u w:val="single"/>
    </w:rPr>
  </w:style>
  <w:style w:type="paragraph" w:customStyle="1" w:styleId="RyanEvTop1">
    <w:name w:val="RyanEvTop1"/>
    <w:basedOn w:val="Normal"/>
    <w:autoRedefine/>
    <w:qFormat/>
    <w:rsid w:val="00E022F5"/>
    <w:pPr>
      <w:keepNext/>
      <w:keepLines/>
      <w:tabs>
        <w:tab w:val="left" w:pos="8640"/>
      </w:tabs>
      <w:ind w:left="648"/>
      <w:jc w:val="both"/>
    </w:pPr>
    <w:rPr>
      <w:rFonts w:eastAsia="Times New Roman" w:cs="Times New Roman"/>
      <w:sz w:val="20"/>
      <w:szCs w:val="20"/>
    </w:rPr>
  </w:style>
  <w:style w:type="paragraph" w:customStyle="1" w:styleId="RyanEvText1">
    <w:name w:val="RyanEvText1"/>
    <w:basedOn w:val="Normal"/>
    <w:autoRedefine/>
    <w:rsid w:val="00E022F5"/>
    <w:pPr>
      <w:keepLines/>
      <w:spacing w:line="190" w:lineRule="exact"/>
      <w:ind w:left="648" w:firstLine="360"/>
      <w:jc w:val="both"/>
    </w:pPr>
    <w:rPr>
      <w:rFonts w:eastAsia="Times New Roman" w:cs="Times New Roman"/>
      <w:sz w:val="18"/>
      <w:szCs w:val="18"/>
    </w:rPr>
  </w:style>
  <w:style w:type="paragraph" w:styleId="ListParagraph">
    <w:name w:val="List Paragraph"/>
    <w:basedOn w:val="Normal"/>
    <w:uiPriority w:val="34"/>
    <w:qFormat/>
    <w:rsid w:val="00E022F5"/>
    <w:pPr>
      <w:ind w:left="720"/>
      <w:contextualSpacing/>
    </w:pPr>
    <w:rPr>
      <w:rFonts w:eastAsia="Times New Roman" w:cs="Times New Roman"/>
      <w:szCs w:val="24"/>
    </w:rPr>
  </w:style>
  <w:style w:type="paragraph" w:styleId="TOC3">
    <w:name w:val="toc 3"/>
    <w:basedOn w:val="Normal"/>
    <w:next w:val="Normal"/>
    <w:autoRedefine/>
    <w:uiPriority w:val="39"/>
    <w:rsid w:val="00E022F5"/>
    <w:pPr>
      <w:spacing w:after="100"/>
      <w:ind w:left="440"/>
    </w:pPr>
  </w:style>
  <w:style w:type="paragraph" w:customStyle="1" w:styleId="Cards">
    <w:name w:val="Cards"/>
    <w:basedOn w:val="Normal"/>
    <w:link w:val="CardsChar"/>
    <w:autoRedefine/>
    <w:qFormat/>
    <w:rsid w:val="00E022F5"/>
    <w:pPr>
      <w:autoSpaceDE w:val="0"/>
      <w:autoSpaceDN w:val="0"/>
      <w:adjustRightInd w:val="0"/>
      <w:ind w:left="432" w:right="432"/>
      <w:jc w:val="both"/>
    </w:pPr>
    <w:rPr>
      <w:rFonts w:ascii="Calibri" w:eastAsia="Calibri" w:hAnsi="Calibri" w:cs="Calibri"/>
      <w:szCs w:val="20"/>
    </w:rPr>
  </w:style>
  <w:style w:type="character" w:customStyle="1" w:styleId="CardsChar">
    <w:name w:val="Cards Char"/>
    <w:basedOn w:val="DefaultParagraphFont"/>
    <w:link w:val="Cards"/>
    <w:rsid w:val="00E022F5"/>
    <w:rPr>
      <w:rFonts w:ascii="Calibri" w:eastAsia="Calibri" w:hAnsi="Calibri" w:cs="Calibri"/>
      <w:sz w:val="24"/>
      <w:szCs w:val="20"/>
    </w:rPr>
  </w:style>
  <w:style w:type="paragraph" w:customStyle="1" w:styleId="Nothing">
    <w:name w:val="Nothing"/>
    <w:link w:val="NothingChar"/>
    <w:qFormat/>
    <w:rsid w:val="00E022F5"/>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E022F5"/>
    <w:rPr>
      <w:rFonts w:ascii="Times New Roman" w:eastAsia="Times New Roman" w:hAnsi="Times New Roman" w:cs="Times New Roman"/>
      <w:sz w:val="20"/>
      <w:szCs w:val="24"/>
    </w:rPr>
  </w:style>
  <w:style w:type="character" w:customStyle="1" w:styleId="DebateUnderline">
    <w:name w:val="Debate Underline"/>
    <w:qFormat/>
    <w:rsid w:val="00E022F5"/>
    <w:rPr>
      <w:rFonts w:ascii="Times New Roman" w:hAnsi="Times New Roman"/>
      <w:sz w:val="24"/>
      <w:u w:val="thick"/>
    </w:rPr>
  </w:style>
  <w:style w:type="paragraph" w:customStyle="1" w:styleId="Card">
    <w:name w:val="Card"/>
    <w:basedOn w:val="Normal"/>
    <w:rsid w:val="00E022F5"/>
    <w:rPr>
      <w:rFonts w:ascii="Calibri" w:hAnsi="Calibri" w:cs="Calibri"/>
      <w:szCs w:val="20"/>
    </w:rPr>
  </w:style>
  <w:style w:type="paragraph" w:customStyle="1" w:styleId="text1">
    <w:name w:val="text1"/>
    <w:basedOn w:val="Normal"/>
    <w:autoRedefine/>
    <w:rsid w:val="00E022F5"/>
    <w:rPr>
      <w:rFonts w:ascii="Calibri" w:eastAsia="Times New Roman" w:hAnsi="Calibri" w:cs="Calibri"/>
      <w:sz w:val="20"/>
      <w:szCs w:val="20"/>
    </w:rPr>
  </w:style>
  <w:style w:type="character" w:customStyle="1" w:styleId="st">
    <w:name w:val="st"/>
    <w:basedOn w:val="DefaultParagraphFont"/>
    <w:rsid w:val="00E022F5"/>
  </w:style>
  <w:style w:type="paragraph" w:customStyle="1" w:styleId="tag">
    <w:name w:val="tag"/>
    <w:basedOn w:val="Normal"/>
    <w:next w:val="Normal"/>
    <w:link w:val="tagChar"/>
    <w:qFormat/>
    <w:rsid w:val="00E022F5"/>
    <w:rPr>
      <w:rFonts w:ascii="Calibri" w:hAnsi="Calibri" w:cs="Calibri"/>
      <w:b/>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E022F5"/>
    <w:rPr>
      <w:rFonts w:ascii="Calibri" w:hAnsi="Calibri" w:cs="Calibri"/>
      <w:b/>
      <w:sz w:val="24"/>
      <w:szCs w:val="20"/>
    </w:rPr>
  </w:style>
  <w:style w:type="paragraph" w:styleId="DocumentMap">
    <w:name w:val="Document Map"/>
    <w:basedOn w:val="Normal"/>
    <w:link w:val="DocumentMapChar"/>
    <w:uiPriority w:val="99"/>
    <w:rsid w:val="00E022F5"/>
    <w:pPr>
      <w:shd w:val="clear" w:color="auto" w:fill="C6D5EC"/>
    </w:pPr>
    <w:rPr>
      <w:rFonts w:ascii="Verdana" w:eastAsia="Batang" w:hAnsi="Verdana" w:cs="Calibri"/>
      <w:sz w:val="16"/>
      <w:lang w:eastAsia="ko-KR"/>
    </w:rPr>
  </w:style>
  <w:style w:type="character" w:customStyle="1" w:styleId="DocumentMapChar">
    <w:name w:val="Document Map Char"/>
    <w:basedOn w:val="DefaultParagraphFont"/>
    <w:link w:val="DocumentMap"/>
    <w:uiPriority w:val="99"/>
    <w:rsid w:val="00E022F5"/>
    <w:rPr>
      <w:rFonts w:ascii="Verdana" w:eastAsia="Batang" w:hAnsi="Verdana" w:cs="Calibri"/>
      <w:sz w:val="16"/>
      <w:shd w:val="clear" w:color="auto" w:fill="C6D5EC"/>
      <w:lang w:eastAsia="ko-KR"/>
    </w:rPr>
  </w:style>
  <w:style w:type="paragraph" w:styleId="List">
    <w:name w:val="List"/>
    <w:basedOn w:val="Normal"/>
    <w:uiPriority w:val="99"/>
    <w:unhideWhenUsed/>
    <w:rsid w:val="00E022F5"/>
    <w:pPr>
      <w:contextualSpacing/>
    </w:pPr>
    <w:rPr>
      <w:rFonts w:ascii="Georgia" w:eastAsia="Calibri" w:hAnsi="Georgia" w:cs="Calibri"/>
    </w:rPr>
  </w:style>
  <w:style w:type="paragraph" w:styleId="TOC1">
    <w:name w:val="toc 1"/>
    <w:basedOn w:val="Normal"/>
    <w:next w:val="Normal"/>
    <w:autoRedefine/>
    <w:uiPriority w:val="39"/>
    <w:rsid w:val="00E022F5"/>
    <w:rPr>
      <w:rFonts w:ascii="Calibri" w:hAnsi="Calibri" w:cs="Calibri"/>
    </w:rPr>
  </w:style>
  <w:style w:type="character" w:customStyle="1" w:styleId="Strikethrough">
    <w:name w:val="Strikethrough"/>
    <w:basedOn w:val="DefaultParagraphFont"/>
    <w:rsid w:val="00E022F5"/>
    <w:rPr>
      <w:strike/>
    </w:rPr>
  </w:style>
  <w:style w:type="character" w:customStyle="1" w:styleId="Citation">
    <w:name w:val="Citation"/>
    <w:basedOn w:val="DefaultParagraphFont"/>
    <w:rsid w:val="00E022F5"/>
    <w:rPr>
      <w:b/>
      <w:bCs/>
      <w:sz w:val="24"/>
    </w:rPr>
  </w:style>
  <w:style w:type="character" w:styleId="CommentReference">
    <w:name w:val="annotation reference"/>
    <w:basedOn w:val="DefaultParagraphFont"/>
    <w:uiPriority w:val="99"/>
    <w:unhideWhenUsed/>
    <w:rsid w:val="00E022F5"/>
    <w:rPr>
      <w:sz w:val="16"/>
      <w:szCs w:val="16"/>
    </w:rPr>
  </w:style>
  <w:style w:type="paragraph" w:styleId="CommentText">
    <w:name w:val="annotation text"/>
    <w:basedOn w:val="Normal"/>
    <w:link w:val="CommentTextChar"/>
    <w:uiPriority w:val="99"/>
    <w:unhideWhenUsed/>
    <w:rsid w:val="00E022F5"/>
    <w:rPr>
      <w:rFonts w:ascii="Calibri" w:hAnsi="Calibri" w:cs="Calibri"/>
      <w:szCs w:val="20"/>
    </w:rPr>
  </w:style>
  <w:style w:type="character" w:customStyle="1" w:styleId="CommentTextChar">
    <w:name w:val="Comment Text Char"/>
    <w:basedOn w:val="DefaultParagraphFont"/>
    <w:link w:val="CommentText"/>
    <w:uiPriority w:val="99"/>
    <w:rsid w:val="00E022F5"/>
    <w:rPr>
      <w:rFonts w:ascii="Calibri" w:hAnsi="Calibri" w:cs="Calibri"/>
      <w:sz w:val="24"/>
      <w:szCs w:val="20"/>
    </w:rPr>
  </w:style>
  <w:style w:type="paragraph" w:styleId="CommentSubject">
    <w:name w:val="annotation subject"/>
    <w:basedOn w:val="CommentText"/>
    <w:next w:val="CommentText"/>
    <w:link w:val="CommentSubjectChar"/>
    <w:uiPriority w:val="99"/>
    <w:unhideWhenUsed/>
    <w:rsid w:val="00E022F5"/>
    <w:rPr>
      <w:b/>
      <w:bCs/>
    </w:rPr>
  </w:style>
  <w:style w:type="character" w:customStyle="1" w:styleId="CommentSubjectChar">
    <w:name w:val="Comment Subject Char"/>
    <w:basedOn w:val="CommentTextChar"/>
    <w:link w:val="CommentSubject"/>
    <w:uiPriority w:val="99"/>
    <w:rsid w:val="00E022F5"/>
    <w:rPr>
      <w:rFonts w:ascii="Calibri" w:hAnsi="Calibri" w:cs="Calibri"/>
      <w:b/>
      <w:bCs/>
      <w:sz w:val="24"/>
      <w:szCs w:val="20"/>
    </w:rPr>
  </w:style>
  <w:style w:type="paragraph" w:styleId="BalloonText">
    <w:name w:val="Balloon Text"/>
    <w:basedOn w:val="Normal"/>
    <w:link w:val="BalloonTextChar"/>
    <w:unhideWhenUsed/>
    <w:rsid w:val="00E022F5"/>
    <w:rPr>
      <w:rFonts w:ascii="Tahoma" w:hAnsi="Tahoma" w:cs="Tahoma"/>
      <w:sz w:val="16"/>
      <w:szCs w:val="16"/>
    </w:rPr>
  </w:style>
  <w:style w:type="character" w:customStyle="1" w:styleId="BalloonTextChar">
    <w:name w:val="Balloon Text Char"/>
    <w:basedOn w:val="DefaultParagraphFont"/>
    <w:link w:val="BalloonText"/>
    <w:rsid w:val="00E022F5"/>
    <w:rPr>
      <w:rFonts w:ascii="Tahoma" w:hAnsi="Tahoma" w:cs="Tahoma"/>
      <w:sz w:val="16"/>
      <w:szCs w:val="16"/>
    </w:rPr>
  </w:style>
  <w:style w:type="character" w:customStyle="1" w:styleId="underline">
    <w:name w:val="underline"/>
    <w:basedOn w:val="DefaultParagraphFont"/>
    <w:link w:val="textbold"/>
    <w:qFormat/>
    <w:rsid w:val="00E022F5"/>
    <w:rPr>
      <w:u w:val="single"/>
    </w:rPr>
  </w:style>
  <w:style w:type="paragraph" w:customStyle="1" w:styleId="cardCharCharCharChar">
    <w:name w:val="card Char Char Char Char"/>
    <w:basedOn w:val="Normal"/>
    <w:link w:val="cardCharCharCharCharChar"/>
    <w:rsid w:val="00E022F5"/>
    <w:pPr>
      <w:widowControl w:val="0"/>
      <w:overflowPunct w:val="0"/>
      <w:autoSpaceDE w:val="0"/>
      <w:autoSpaceDN w:val="0"/>
      <w:adjustRightInd w:val="0"/>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E022F5"/>
    <w:rPr>
      <w:rFonts w:ascii="Calibri" w:hAnsi="Calibri" w:cs="Calibri"/>
      <w:sz w:val="24"/>
      <w:szCs w:val="20"/>
    </w:rPr>
  </w:style>
  <w:style w:type="character" w:customStyle="1" w:styleId="Author">
    <w:name w:val="Author"/>
    <w:basedOn w:val="DefaultParagraphFont"/>
    <w:rsid w:val="00E022F5"/>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basedOn w:val="DefaultParagraphFont"/>
    <w:qFormat/>
    <w:rsid w:val="00E022F5"/>
    <w:rPr>
      <w:rFonts w:ascii="Times New Roman" w:hAnsi="Times New Roman"/>
      <w:b/>
      <w:sz w:val="24"/>
    </w:rPr>
  </w:style>
  <w:style w:type="character" w:styleId="PageNumber">
    <w:name w:val="page number"/>
    <w:basedOn w:val="DefaultParagraphFont"/>
    <w:uiPriority w:val="99"/>
    <w:rsid w:val="00E022F5"/>
  </w:style>
  <w:style w:type="paragraph" w:customStyle="1" w:styleId="card0">
    <w:name w:val="card"/>
    <w:basedOn w:val="Normal"/>
    <w:next w:val="Normal"/>
    <w:link w:val="cardChar"/>
    <w:qFormat/>
    <w:rsid w:val="00E022F5"/>
    <w:pPr>
      <w:ind w:left="288" w:right="288"/>
    </w:pPr>
    <w:rPr>
      <w:rFonts w:ascii="Calibri" w:hAnsi="Calibri" w:cs="Calibri"/>
      <w:szCs w:val="20"/>
    </w:rPr>
  </w:style>
  <w:style w:type="character" w:customStyle="1" w:styleId="cardChar">
    <w:name w:val="card Char"/>
    <w:link w:val="card0"/>
    <w:rsid w:val="00E022F5"/>
    <w:rPr>
      <w:rFonts w:ascii="Calibri" w:hAnsi="Calibri" w:cs="Calibri"/>
      <w:sz w:val="24"/>
      <w:szCs w:val="20"/>
    </w:rPr>
  </w:style>
  <w:style w:type="paragraph" w:customStyle="1" w:styleId="BlockTitle2">
    <w:name w:val="Block Title2"/>
    <w:basedOn w:val="Normal"/>
    <w:next w:val="Normal"/>
    <w:rsid w:val="00E022F5"/>
    <w:pPr>
      <w:spacing w:after="240"/>
      <w:jc w:val="center"/>
    </w:pPr>
    <w:rPr>
      <w:rFonts w:ascii="Calibri" w:hAnsi="Calibri" w:cs="Calibri"/>
      <w:b/>
      <w:sz w:val="32"/>
      <w:szCs w:val="20"/>
      <w:u w:val="single"/>
    </w:rPr>
  </w:style>
  <w:style w:type="paragraph" w:customStyle="1" w:styleId="BlockTitle">
    <w:name w:val="Block Title"/>
    <w:basedOn w:val="Heading1"/>
    <w:next w:val="Normal"/>
    <w:link w:val="BlockTitleChar"/>
    <w:rsid w:val="00E022F5"/>
    <w:pPr>
      <w:pageBreakBefore w:val="0"/>
      <w:spacing w:after="240"/>
    </w:pPr>
    <w:rPr>
      <w:rFonts w:eastAsia="Times New Roman"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E022F5"/>
    <w:rPr>
      <w:rFonts w:ascii="Calibri" w:eastAsia="Times New Roman" w:hAnsi="Calibri" w:cs="Arial"/>
      <w:b/>
      <w:bCs/>
      <w:kern w:val="32"/>
      <w:sz w:val="52"/>
      <w:szCs w:val="32"/>
    </w:rPr>
  </w:style>
  <w:style w:type="paragraph" w:styleId="TOC2">
    <w:name w:val="toc 2"/>
    <w:basedOn w:val="Normal"/>
    <w:next w:val="Normal"/>
    <w:autoRedefine/>
    <w:uiPriority w:val="39"/>
    <w:rsid w:val="00E022F5"/>
    <w:pPr>
      <w:ind w:left="200"/>
    </w:pPr>
    <w:rPr>
      <w:rFonts w:ascii="Calibri" w:hAnsi="Calibri" w:cs="Calibri"/>
      <w:szCs w:val="20"/>
    </w:rPr>
  </w:style>
  <w:style w:type="paragraph" w:styleId="TOC4">
    <w:name w:val="toc 4"/>
    <w:basedOn w:val="Normal"/>
    <w:next w:val="Normal"/>
    <w:autoRedefine/>
    <w:uiPriority w:val="39"/>
    <w:rsid w:val="00E022F5"/>
    <w:pPr>
      <w:ind w:left="600"/>
    </w:pPr>
    <w:rPr>
      <w:rFonts w:ascii="Calibri" w:hAnsi="Calibri" w:cs="Calibri"/>
      <w:szCs w:val="20"/>
    </w:rPr>
  </w:style>
  <w:style w:type="paragraph" w:styleId="TOC5">
    <w:name w:val="toc 5"/>
    <w:basedOn w:val="Normal"/>
    <w:next w:val="Normal"/>
    <w:autoRedefine/>
    <w:uiPriority w:val="39"/>
    <w:rsid w:val="00E022F5"/>
    <w:pPr>
      <w:ind w:left="800"/>
    </w:pPr>
    <w:rPr>
      <w:rFonts w:ascii="Calibri" w:hAnsi="Calibri" w:cs="Calibri"/>
      <w:szCs w:val="20"/>
    </w:rPr>
  </w:style>
  <w:style w:type="paragraph" w:styleId="TOC6">
    <w:name w:val="toc 6"/>
    <w:basedOn w:val="Normal"/>
    <w:next w:val="Normal"/>
    <w:autoRedefine/>
    <w:uiPriority w:val="39"/>
    <w:rsid w:val="00E022F5"/>
    <w:pPr>
      <w:ind w:left="1000"/>
    </w:pPr>
    <w:rPr>
      <w:rFonts w:ascii="Calibri" w:hAnsi="Calibri" w:cs="Calibri"/>
      <w:szCs w:val="20"/>
    </w:rPr>
  </w:style>
  <w:style w:type="paragraph" w:styleId="TOC7">
    <w:name w:val="toc 7"/>
    <w:basedOn w:val="Normal"/>
    <w:next w:val="Normal"/>
    <w:autoRedefine/>
    <w:uiPriority w:val="39"/>
    <w:rsid w:val="00E022F5"/>
    <w:pPr>
      <w:ind w:left="1200"/>
    </w:pPr>
    <w:rPr>
      <w:rFonts w:ascii="Calibri" w:hAnsi="Calibri" w:cs="Calibri"/>
      <w:szCs w:val="20"/>
    </w:rPr>
  </w:style>
  <w:style w:type="paragraph" w:styleId="TOC8">
    <w:name w:val="toc 8"/>
    <w:basedOn w:val="Normal"/>
    <w:next w:val="Normal"/>
    <w:autoRedefine/>
    <w:uiPriority w:val="39"/>
    <w:rsid w:val="00E022F5"/>
    <w:pPr>
      <w:ind w:left="1400"/>
    </w:pPr>
    <w:rPr>
      <w:rFonts w:ascii="Calibri" w:hAnsi="Calibri" w:cs="Calibri"/>
      <w:szCs w:val="20"/>
    </w:rPr>
  </w:style>
  <w:style w:type="paragraph" w:styleId="TOC9">
    <w:name w:val="toc 9"/>
    <w:basedOn w:val="Normal"/>
    <w:next w:val="Normal"/>
    <w:autoRedefine/>
    <w:uiPriority w:val="39"/>
    <w:rsid w:val="00E022F5"/>
    <w:pPr>
      <w:ind w:left="1600"/>
    </w:pPr>
    <w:rPr>
      <w:rFonts w:ascii="Calibri" w:hAnsi="Calibri" w:cs="Calibri"/>
      <w:szCs w:val="20"/>
    </w:rPr>
  </w:style>
  <w:style w:type="paragraph" w:customStyle="1" w:styleId="TxBrp1">
    <w:name w:val="TxBr_p1"/>
    <w:basedOn w:val="Normal"/>
    <w:rsid w:val="00E022F5"/>
    <w:pPr>
      <w:tabs>
        <w:tab w:val="left" w:pos="204"/>
      </w:tabs>
      <w:autoSpaceDE w:val="0"/>
      <w:autoSpaceDN w:val="0"/>
      <w:adjustRightInd w:val="0"/>
      <w:spacing w:line="272" w:lineRule="atLeast"/>
      <w:jc w:val="both"/>
    </w:pPr>
    <w:rPr>
      <w:rFonts w:ascii="Calibri" w:hAnsi="Calibri" w:cs="Calibri"/>
    </w:rPr>
  </w:style>
  <w:style w:type="paragraph" w:customStyle="1" w:styleId="fullstory">
    <w:name w:val="fullstory"/>
    <w:basedOn w:val="Normal"/>
    <w:rsid w:val="00E022F5"/>
    <w:pPr>
      <w:spacing w:before="100" w:beforeAutospacing="1" w:after="100" w:afterAutospacing="1"/>
    </w:pPr>
    <w:rPr>
      <w:rFonts w:ascii="Calibri" w:hAnsi="Calibri" w:cs="Calibri"/>
    </w:rPr>
  </w:style>
  <w:style w:type="character" w:customStyle="1" w:styleId="Emphasis2">
    <w:name w:val="Emphasis2"/>
    <w:rsid w:val="00E022F5"/>
    <w:rPr>
      <w:rFonts w:ascii="Franklin Gothic Heavy" w:hAnsi="Franklin Gothic Heavy"/>
      <w:iCs/>
      <w:u w:val="single"/>
    </w:rPr>
  </w:style>
  <w:style w:type="character" w:customStyle="1" w:styleId="standardcontent">
    <w:name w:val="standardcontent"/>
    <w:basedOn w:val="DefaultParagraphFont"/>
    <w:rsid w:val="00E022F5"/>
  </w:style>
  <w:style w:type="paragraph" w:customStyle="1" w:styleId="hat">
    <w:name w:val="hat"/>
    <w:basedOn w:val="Normal"/>
    <w:next w:val="Normal"/>
    <w:rsid w:val="00E022F5"/>
    <w:pPr>
      <w:spacing w:before="240" w:after="240"/>
      <w:jc w:val="center"/>
      <w:outlineLvl w:val="0"/>
    </w:pPr>
    <w:rPr>
      <w:rFonts w:ascii="Calibri" w:hAnsi="Calibri" w:cs="Arial"/>
      <w:b/>
      <w:bCs/>
      <w:sz w:val="32"/>
      <w:u w:val="single"/>
    </w:rPr>
  </w:style>
  <w:style w:type="character" w:customStyle="1" w:styleId="storyby">
    <w:name w:val="storyby"/>
    <w:basedOn w:val="DefaultParagraphFont"/>
    <w:rsid w:val="00E022F5"/>
  </w:style>
  <w:style w:type="paragraph" w:customStyle="1" w:styleId="LightGrid-Accent31">
    <w:name w:val="Light Grid - Accent 31"/>
    <w:basedOn w:val="Normal"/>
    <w:uiPriority w:val="34"/>
    <w:qFormat/>
    <w:rsid w:val="00E022F5"/>
    <w:pPr>
      <w:ind w:left="720"/>
      <w:contextualSpacing/>
    </w:pPr>
    <w:rPr>
      <w:rFonts w:ascii="Calibri" w:hAnsi="Calibri" w:cs="Calibri"/>
      <w:szCs w:val="20"/>
    </w:rPr>
  </w:style>
  <w:style w:type="paragraph" w:styleId="Title">
    <w:name w:val="Title"/>
    <w:basedOn w:val="Normal"/>
    <w:link w:val="TitleChar"/>
    <w:qFormat/>
    <w:rsid w:val="00E022F5"/>
    <w:pPr>
      <w:jc w:val="center"/>
    </w:pPr>
    <w:rPr>
      <w:rFonts w:ascii="Times" w:eastAsia="Times" w:hAnsi="Times" w:cs="Calibri"/>
      <w:b/>
      <w:color w:val="000000"/>
      <w:szCs w:val="18"/>
    </w:rPr>
  </w:style>
  <w:style w:type="character" w:customStyle="1" w:styleId="TitleChar">
    <w:name w:val="Title Char"/>
    <w:basedOn w:val="DefaultParagraphFont"/>
    <w:link w:val="Title"/>
    <w:rsid w:val="00E022F5"/>
    <w:rPr>
      <w:rFonts w:ascii="Times" w:eastAsia="Times" w:hAnsi="Times" w:cs="Calibri"/>
      <w:b/>
      <w:color w:val="000000"/>
      <w:sz w:val="24"/>
      <w:szCs w:val="18"/>
    </w:rPr>
  </w:style>
  <w:style w:type="character" w:styleId="Strong">
    <w:name w:val="Strong"/>
    <w:uiPriority w:val="22"/>
    <w:qFormat/>
    <w:rsid w:val="00E022F5"/>
    <w:rPr>
      <w:b/>
      <w:bCs/>
    </w:rPr>
  </w:style>
  <w:style w:type="character" w:customStyle="1" w:styleId="apple-style-span">
    <w:name w:val="apple-style-span"/>
    <w:basedOn w:val="DefaultParagraphFont"/>
    <w:rsid w:val="00E022F5"/>
  </w:style>
  <w:style w:type="character" w:customStyle="1" w:styleId="apple-converted-space">
    <w:name w:val="apple-converted-space"/>
    <w:basedOn w:val="DefaultParagraphFont"/>
    <w:rsid w:val="00E022F5"/>
  </w:style>
  <w:style w:type="character" w:customStyle="1" w:styleId="klink">
    <w:name w:val="klink"/>
    <w:basedOn w:val="DefaultParagraphFont"/>
    <w:rsid w:val="00E022F5"/>
  </w:style>
  <w:style w:type="character" w:customStyle="1" w:styleId="Author-Date">
    <w:name w:val="Author-Date"/>
    <w:qFormat/>
    <w:rsid w:val="00E022F5"/>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E022F5"/>
    <w:rPr>
      <w:rFonts w:cs="Arial"/>
      <w:b/>
      <w:bCs/>
      <w:iCs/>
      <w:szCs w:val="28"/>
      <w:lang w:val="en-US" w:eastAsia="en-US" w:bidi="ar-SA"/>
    </w:rPr>
  </w:style>
  <w:style w:type="character" w:customStyle="1" w:styleId="UnderlineChar">
    <w:name w:val="Underline Char"/>
    <w:aliases w:val="Cards + Font: 12 pt Char"/>
    <w:basedOn w:val="DefaultParagraphFont"/>
    <w:rsid w:val="00E022F5"/>
    <w:rPr>
      <w:rFonts w:ascii="Arial Narrow" w:hAnsi="Arial Narrow"/>
      <w:szCs w:val="24"/>
      <w:u w:val="single"/>
    </w:rPr>
  </w:style>
  <w:style w:type="character" w:customStyle="1" w:styleId="CharChar11">
    <w:name w:val="Char Char11"/>
    <w:basedOn w:val="DefaultParagraphFont"/>
    <w:rsid w:val="00E022F5"/>
    <w:rPr>
      <w:rFonts w:cs="Arial"/>
      <w:bCs/>
      <w:szCs w:val="26"/>
      <w:u w:val="single"/>
      <w:lang w:val="en-US" w:eastAsia="en-US" w:bidi="ar-SA"/>
    </w:rPr>
  </w:style>
  <w:style w:type="character" w:customStyle="1" w:styleId="CardTextChar">
    <w:name w:val="Card Text Char"/>
    <w:basedOn w:val="DefaultParagraphFont"/>
    <w:rsid w:val="00E022F5"/>
    <w:rPr>
      <w:rFonts w:ascii="Times New Roman" w:eastAsia="SimSun" w:hAnsi="Times New Roman" w:cs="Times New Roman"/>
      <w:sz w:val="20"/>
      <w:szCs w:val="24"/>
      <w:lang w:eastAsia="zh-CN"/>
    </w:rPr>
  </w:style>
  <w:style w:type="paragraph" w:customStyle="1" w:styleId="MinimizedText">
    <w:name w:val="Minimized Text"/>
    <w:link w:val="MinimizedTextChar"/>
    <w:rsid w:val="00E022F5"/>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E022F5"/>
    <w:rPr>
      <w:rFonts w:ascii="Calibri" w:eastAsia="SimSun" w:hAnsi="Calibri" w:cs="Calibri"/>
      <w:sz w:val="16"/>
      <w:szCs w:val="24"/>
      <w:lang w:eastAsia="zh-CN"/>
    </w:rPr>
  </w:style>
  <w:style w:type="paragraph" w:customStyle="1" w:styleId="Cites">
    <w:name w:val="Cites"/>
    <w:next w:val="Cards"/>
    <w:qFormat/>
    <w:rsid w:val="00E022F5"/>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qFormat/>
    <w:rsid w:val="00E022F5"/>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E022F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E022F5"/>
    <w:rPr>
      <w:rFonts w:ascii="Times New Roman" w:hAnsi="Times New Roman"/>
      <w:sz w:val="24"/>
      <w:u w:val="single"/>
      <w:lang w:val="en-US" w:eastAsia="en-US" w:bidi="ar-SA"/>
    </w:rPr>
  </w:style>
  <w:style w:type="character" w:customStyle="1" w:styleId="timestamp">
    <w:name w:val="timestamp"/>
    <w:basedOn w:val="DefaultParagraphFont"/>
    <w:rsid w:val="00E022F5"/>
  </w:style>
  <w:style w:type="character" w:customStyle="1" w:styleId="bold">
    <w:name w:val="bold"/>
    <w:basedOn w:val="DefaultParagraphFont"/>
    <w:rsid w:val="00E022F5"/>
  </w:style>
  <w:style w:type="paragraph" w:customStyle="1" w:styleId="Cardstyle">
    <w:name w:val="Cardstyle"/>
    <w:basedOn w:val="Normal"/>
    <w:next w:val="Normal"/>
    <w:rsid w:val="00E022F5"/>
    <w:rPr>
      <w:rFonts w:ascii="Calibri" w:hAnsi="Calibri" w:cs="Calibri"/>
    </w:rPr>
  </w:style>
  <w:style w:type="paragraph" w:customStyle="1" w:styleId="Tagstyle">
    <w:name w:val="Tagstyle"/>
    <w:basedOn w:val="Normal"/>
    <w:next w:val="Normal"/>
    <w:rsid w:val="00E022F5"/>
    <w:rPr>
      <w:rFonts w:ascii="Calibri" w:hAnsi="Calibri" w:cs="Calibri"/>
      <w:b/>
    </w:rPr>
  </w:style>
  <w:style w:type="character" w:customStyle="1" w:styleId="citationunderlineChar">
    <w:name w:val="citation/underline Char"/>
    <w:basedOn w:val="DefaultParagraphFont"/>
    <w:rsid w:val="00E022F5"/>
    <w:rPr>
      <w:b/>
      <w:sz w:val="24"/>
      <w:szCs w:val="24"/>
      <w:u w:val="single"/>
      <w:lang w:val="en-US" w:eastAsia="en-US" w:bidi="ar-SA"/>
    </w:rPr>
  </w:style>
  <w:style w:type="character" w:customStyle="1" w:styleId="UnderliningChar">
    <w:name w:val="Underlining Char"/>
    <w:basedOn w:val="DefaultParagraphFont"/>
    <w:rsid w:val="00E022F5"/>
    <w:rPr>
      <w:rFonts w:ascii="Arial Narrow" w:hAnsi="Arial Narrow"/>
      <w:szCs w:val="24"/>
      <w:u w:val="single"/>
      <w:lang w:val="en-US" w:eastAsia="en-US" w:bidi="ar-SA"/>
    </w:rPr>
  </w:style>
  <w:style w:type="character" w:customStyle="1" w:styleId="MicroTextChar">
    <w:name w:val="MicroText Char"/>
    <w:basedOn w:val="DefaultParagraphFont"/>
    <w:link w:val="MicroText"/>
    <w:rsid w:val="00E022F5"/>
    <w:rPr>
      <w:rFonts w:ascii="Arial Narrow" w:hAnsi="Arial Narrow"/>
      <w:sz w:val="12"/>
      <w:szCs w:val="24"/>
    </w:rPr>
  </w:style>
  <w:style w:type="character" w:customStyle="1" w:styleId="BoldunderlineChar">
    <w:name w:val="Bold/underline Char"/>
    <w:basedOn w:val="DefaultParagraphFont"/>
    <w:rsid w:val="00E022F5"/>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E022F5"/>
    <w:rPr>
      <w:rFonts w:eastAsia="SimSun"/>
      <w:sz w:val="16"/>
      <w:szCs w:val="24"/>
      <w:lang w:eastAsia="zh-CN"/>
    </w:rPr>
  </w:style>
  <w:style w:type="paragraph" w:customStyle="1" w:styleId="Minimize">
    <w:name w:val="Minimize"/>
    <w:basedOn w:val="card0"/>
    <w:next w:val="Normal"/>
    <w:link w:val="MinimizeChar"/>
    <w:rsid w:val="00E022F5"/>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E022F5"/>
  </w:style>
  <w:style w:type="character" w:customStyle="1" w:styleId="CharChar21">
    <w:name w:val="Char Char21"/>
    <w:basedOn w:val="DefaultParagraphFont"/>
    <w:rsid w:val="00E022F5"/>
    <w:rPr>
      <w:rFonts w:cs="Arial"/>
      <w:bCs/>
      <w:u w:val="thick"/>
      <w:lang w:val="en-US" w:eastAsia="en-US" w:bidi="ar-SA"/>
    </w:rPr>
  </w:style>
  <w:style w:type="paragraph" w:styleId="BodyTextIndent">
    <w:name w:val="Body Text Indent"/>
    <w:basedOn w:val="Normal"/>
    <w:link w:val="BodyTextIndentChar"/>
    <w:rsid w:val="00E022F5"/>
    <w:pPr>
      <w:spacing w:after="120"/>
      <w:ind w:left="360"/>
    </w:pPr>
    <w:rPr>
      <w:rFonts w:ascii="Calibri" w:hAnsi="Calibri" w:cs="Calibri"/>
    </w:rPr>
  </w:style>
  <w:style w:type="character" w:customStyle="1" w:styleId="BodyTextIndentChar">
    <w:name w:val="Body Text Indent Char"/>
    <w:basedOn w:val="DefaultParagraphFont"/>
    <w:link w:val="BodyTextIndent"/>
    <w:rsid w:val="00E022F5"/>
    <w:rPr>
      <w:rFonts w:ascii="Calibri" w:hAnsi="Calibri" w:cs="Calibri"/>
      <w:sz w:val="24"/>
    </w:rPr>
  </w:style>
  <w:style w:type="character" w:customStyle="1" w:styleId="verdana">
    <w:name w:val="verdana"/>
    <w:basedOn w:val="DefaultParagraphFont"/>
    <w:rsid w:val="00E022F5"/>
  </w:style>
  <w:style w:type="character" w:customStyle="1" w:styleId="hit">
    <w:name w:val="hit"/>
    <w:basedOn w:val="DefaultParagraphFont"/>
    <w:rsid w:val="00E022F5"/>
  </w:style>
  <w:style w:type="character" w:customStyle="1" w:styleId="spipsurligne">
    <w:name w:val="spip_surligne"/>
    <w:basedOn w:val="DefaultParagraphFont"/>
    <w:rsid w:val="00E022F5"/>
  </w:style>
  <w:style w:type="paragraph" w:styleId="HTMLPreformatted">
    <w:name w:val="HTML Preformatted"/>
    <w:basedOn w:val="Normal"/>
    <w:link w:val="HTMLPreformattedChar"/>
    <w:uiPriority w:val="99"/>
    <w:rsid w:val="00E0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E022F5"/>
    <w:rPr>
      <w:rFonts w:ascii="Courier New" w:hAnsi="Courier New" w:cs="Courier New"/>
      <w:sz w:val="24"/>
      <w:szCs w:val="20"/>
    </w:rPr>
  </w:style>
  <w:style w:type="paragraph" w:customStyle="1" w:styleId="Underlining">
    <w:name w:val="Underlining"/>
    <w:basedOn w:val="Normal"/>
    <w:rsid w:val="00E022F5"/>
    <w:rPr>
      <w:rFonts w:ascii="Arial Narrow" w:hAnsi="Arial Narrow" w:cs="Calibri"/>
      <w:u w:val="single"/>
    </w:rPr>
  </w:style>
  <w:style w:type="character" w:customStyle="1" w:styleId="Style2Char">
    <w:name w:val="Style2 Char"/>
    <w:rsid w:val="00E022F5"/>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E022F5"/>
    <w:rPr>
      <w:sz w:val="24"/>
      <w:szCs w:val="24"/>
      <w:lang w:val="en-US" w:eastAsia="en-US" w:bidi="ar-SA"/>
    </w:rPr>
  </w:style>
  <w:style w:type="character" w:customStyle="1" w:styleId="Style1Char">
    <w:name w:val="Style1 Char"/>
    <w:rsid w:val="00E022F5"/>
    <w:rPr>
      <w:rFonts w:ascii="Book Antiqua" w:hAnsi="Book Antiqua"/>
      <w:sz w:val="16"/>
      <w:szCs w:val="16"/>
      <w:lang w:val="en-US" w:eastAsia="en-US" w:bidi="ar-SA"/>
    </w:rPr>
  </w:style>
  <w:style w:type="character" w:styleId="HTMLCite">
    <w:name w:val="HTML Cite"/>
    <w:basedOn w:val="DefaultParagraphFont"/>
    <w:unhideWhenUsed/>
    <w:rsid w:val="00E022F5"/>
    <w:rPr>
      <w:i/>
      <w:iCs/>
    </w:rPr>
  </w:style>
  <w:style w:type="paragraph" w:customStyle="1" w:styleId="Style3">
    <w:name w:val="Style3"/>
    <w:basedOn w:val="Normal"/>
    <w:rsid w:val="00E022F5"/>
    <w:rPr>
      <w:rFonts w:ascii="Arial Narrow" w:hAnsi="Arial Narrow" w:cs="Calibri"/>
      <w:b/>
    </w:rPr>
  </w:style>
  <w:style w:type="character" w:customStyle="1" w:styleId="UnderlineCharChar">
    <w:name w:val="Underline Char Char"/>
    <w:basedOn w:val="DefaultParagraphFont"/>
    <w:rsid w:val="00E022F5"/>
    <w:rPr>
      <w:rFonts w:ascii="Arial Narrow" w:hAnsi="Arial Narrow"/>
      <w:szCs w:val="24"/>
      <w:u w:val="single"/>
      <w:lang w:eastAsia="en-US"/>
    </w:rPr>
  </w:style>
  <w:style w:type="character" w:customStyle="1" w:styleId="CircledChar">
    <w:name w:val="Circled Char"/>
    <w:basedOn w:val="DefaultParagraphFont"/>
    <w:rsid w:val="00E022F5"/>
    <w:rPr>
      <w:rFonts w:eastAsia="Calibri"/>
      <w:b/>
      <w:szCs w:val="24"/>
      <w:u w:val="single"/>
      <w:lang w:eastAsia="en-US"/>
    </w:rPr>
  </w:style>
  <w:style w:type="character" w:customStyle="1" w:styleId="CiteChar">
    <w:name w:val="Cite Char"/>
    <w:basedOn w:val="DefaultParagraphFont"/>
    <w:rsid w:val="00E022F5"/>
    <w:rPr>
      <w:rFonts w:ascii="Times New Roman" w:eastAsia="Times New Roman" w:hAnsi="Times New Roman"/>
      <w:b/>
      <w:szCs w:val="24"/>
      <w:u w:val="single"/>
    </w:rPr>
  </w:style>
  <w:style w:type="character" w:customStyle="1" w:styleId="a">
    <w:name w:val="a"/>
    <w:basedOn w:val="DefaultParagraphFont"/>
    <w:rsid w:val="00E022F5"/>
  </w:style>
  <w:style w:type="character" w:customStyle="1" w:styleId="Style4Char">
    <w:name w:val="Style4 Char"/>
    <w:basedOn w:val="DefaultParagraphFont"/>
    <w:rsid w:val="00E022F5"/>
    <w:rPr>
      <w:rFonts w:ascii="Arial Narrow" w:eastAsia="Times New Roman" w:hAnsi="Arial Narrow"/>
      <w:szCs w:val="24"/>
      <w:u w:val="single"/>
      <w:lang w:eastAsia="en-US"/>
    </w:rPr>
  </w:style>
  <w:style w:type="character" w:customStyle="1" w:styleId="CharChar1">
    <w:name w:val="Char Char1"/>
    <w:basedOn w:val="DefaultParagraphFont"/>
    <w:rsid w:val="00E022F5"/>
    <w:rPr>
      <w:rFonts w:eastAsia="SimSun"/>
      <w:b/>
      <w:bCs/>
      <w:sz w:val="24"/>
      <w:szCs w:val="26"/>
      <w:lang w:val="en-US" w:eastAsia="zh-CN" w:bidi="ar-SA"/>
    </w:rPr>
  </w:style>
  <w:style w:type="character" w:customStyle="1" w:styleId="term">
    <w:name w:val="term"/>
    <w:basedOn w:val="DefaultParagraphFont"/>
    <w:rsid w:val="00E022F5"/>
  </w:style>
  <w:style w:type="character" w:customStyle="1" w:styleId="maintextlarge">
    <w:name w:val="maintext_large"/>
    <w:basedOn w:val="DefaultParagraphFont"/>
    <w:rsid w:val="00E022F5"/>
  </w:style>
  <w:style w:type="character" w:customStyle="1" w:styleId="Bold-UnderlineCharCharChar">
    <w:name w:val="Bold-Underline Char Char Char"/>
    <w:rsid w:val="00E022F5"/>
    <w:rPr>
      <w:rFonts w:ascii="Times New Roman" w:eastAsia="Times New Roman" w:hAnsi="Times New Roman"/>
      <w:b/>
      <w:sz w:val="24"/>
      <w:szCs w:val="24"/>
      <w:u w:val="single"/>
    </w:rPr>
  </w:style>
  <w:style w:type="paragraph" w:customStyle="1" w:styleId="evidencetext">
    <w:name w:val="evidence text"/>
    <w:basedOn w:val="Normal"/>
    <w:rsid w:val="00E022F5"/>
    <w:pPr>
      <w:ind w:left="1008" w:right="720"/>
    </w:pPr>
    <w:rPr>
      <w:rFonts w:ascii="Arial" w:hAnsi="Arial" w:cs="Calibri"/>
      <w:color w:val="000000"/>
      <w:sz w:val="16"/>
    </w:rPr>
  </w:style>
  <w:style w:type="character" w:customStyle="1" w:styleId="reduce2">
    <w:name w:val="reduce2"/>
    <w:basedOn w:val="DefaultParagraphFont"/>
    <w:rsid w:val="00E022F5"/>
    <w:rPr>
      <w:rFonts w:ascii="Arial" w:hAnsi="Arial" w:cs="Arial"/>
      <w:color w:val="000000"/>
      <w:sz w:val="12"/>
      <w:szCs w:val="22"/>
    </w:rPr>
  </w:style>
  <w:style w:type="character" w:customStyle="1" w:styleId="box">
    <w:name w:val="box"/>
    <w:basedOn w:val="DefaultParagraphFont"/>
    <w:rsid w:val="00E022F5"/>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E022F5"/>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rsid w:val="00E022F5"/>
    <w:pPr>
      <w:ind w:left="288" w:right="288"/>
    </w:pPr>
    <w:rPr>
      <w:rFonts w:ascii="Calibri" w:hAnsi="Calibri" w:cs="Arial"/>
    </w:rPr>
  </w:style>
  <w:style w:type="paragraph" w:customStyle="1" w:styleId="BlockHeadings">
    <w:name w:val="Block Headings"/>
    <w:basedOn w:val="Normal"/>
    <w:autoRedefine/>
    <w:rsid w:val="00E022F5"/>
    <w:pPr>
      <w:jc w:val="center"/>
      <w:outlineLvl w:val="0"/>
    </w:pPr>
    <w:rPr>
      <w:rFonts w:ascii="Arial" w:hAnsi="Arial" w:cs="Calibri"/>
      <w:b/>
      <w:sz w:val="28"/>
    </w:rPr>
  </w:style>
  <w:style w:type="paragraph" w:customStyle="1" w:styleId="BlockHeaderHidden">
    <w:name w:val="Block Header Hidden"/>
    <w:basedOn w:val="Normal"/>
    <w:autoRedefine/>
    <w:rsid w:val="00E022F5"/>
    <w:pPr>
      <w:jc w:val="center"/>
    </w:pPr>
    <w:rPr>
      <w:rFonts w:ascii="Arial" w:hAnsi="Arial" w:cs="Calibri"/>
      <w:b/>
      <w:sz w:val="28"/>
    </w:rPr>
  </w:style>
  <w:style w:type="character" w:customStyle="1" w:styleId="AuthorDateChar">
    <w:name w:val="AuthorDate Char"/>
    <w:basedOn w:val="DefaultParagraphFont"/>
    <w:rsid w:val="00E022F5"/>
    <w:rPr>
      <w:rFonts w:ascii="Times New Roman" w:hAnsi="Times New Roman"/>
      <w:b/>
      <w:sz w:val="24"/>
      <w:u w:val="single"/>
      <w:lang w:val="en-US" w:eastAsia="en-US" w:bidi="ar-SA"/>
    </w:rPr>
  </w:style>
  <w:style w:type="character" w:customStyle="1" w:styleId="subscript1">
    <w:name w:val="subscript1"/>
    <w:basedOn w:val="DefaultParagraphFont"/>
    <w:rsid w:val="00E022F5"/>
  </w:style>
  <w:style w:type="paragraph" w:customStyle="1" w:styleId="CardsHighlighted">
    <w:name w:val="Cards Highlighted"/>
    <w:next w:val="Nothing"/>
    <w:rsid w:val="00E022F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E022F5"/>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E022F5"/>
    <w:rPr>
      <w:rFonts w:ascii="Times New Roman" w:hAnsi="Times New Roman"/>
      <w:b/>
      <w:sz w:val="28"/>
      <w:lang w:val="en-US" w:eastAsia="en-US" w:bidi="ar-SA"/>
    </w:rPr>
  </w:style>
  <w:style w:type="character" w:customStyle="1" w:styleId="CitesChar">
    <w:name w:val="Cites Char"/>
    <w:basedOn w:val="DefaultParagraphFont"/>
    <w:rsid w:val="00E022F5"/>
    <w:rPr>
      <w:rFonts w:ascii="Times New Roman" w:hAnsi="Times New Roman"/>
      <w:b/>
      <w:lang w:val="en-US" w:eastAsia="en-US" w:bidi="ar-SA"/>
    </w:rPr>
  </w:style>
  <w:style w:type="character" w:customStyle="1" w:styleId="BlockHeaderHiddenChar">
    <w:name w:val="Block Header Hidden Char"/>
    <w:basedOn w:val="DefaultParagraphFont"/>
    <w:rsid w:val="00E022F5"/>
    <w:rPr>
      <w:rFonts w:ascii="Times New Roman" w:hAnsi="Times New Roman"/>
      <w:b/>
      <w:sz w:val="28"/>
      <w:lang w:val="en-US" w:eastAsia="en-US" w:bidi="ar-SA"/>
    </w:rPr>
  </w:style>
  <w:style w:type="character" w:customStyle="1" w:styleId="CardsHighlight">
    <w:name w:val="Cards Highlight"/>
    <w:basedOn w:val="DefaultParagraphFont"/>
    <w:rsid w:val="00E022F5"/>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E022F5"/>
  </w:style>
  <w:style w:type="character" w:customStyle="1" w:styleId="articlehead">
    <w:name w:val="articlehead"/>
    <w:basedOn w:val="DefaultParagraphFont"/>
    <w:rsid w:val="00E022F5"/>
  </w:style>
  <w:style w:type="character" w:customStyle="1" w:styleId="blsp-spelling-error">
    <w:name w:val="blsp-spelling-error"/>
    <w:basedOn w:val="DefaultParagraphFont"/>
    <w:rsid w:val="00E022F5"/>
  </w:style>
  <w:style w:type="character" w:customStyle="1" w:styleId="pmterms1">
    <w:name w:val="pmterms1"/>
    <w:basedOn w:val="DefaultParagraphFont"/>
    <w:rsid w:val="00E022F5"/>
  </w:style>
  <w:style w:type="character" w:customStyle="1" w:styleId="StyleTimesNewRoman12ptBold">
    <w:name w:val="Style Times New Roman 12 pt Bold"/>
    <w:rsid w:val="00E022F5"/>
    <w:rPr>
      <w:rFonts w:ascii="Times New Roman" w:hAnsi="Times New Roman"/>
      <w:b/>
      <w:bCs/>
      <w:sz w:val="24"/>
    </w:rPr>
  </w:style>
  <w:style w:type="character" w:customStyle="1" w:styleId="commentstext">
    <w:name w:val="comments_text"/>
    <w:basedOn w:val="DefaultParagraphFont"/>
    <w:rsid w:val="00E022F5"/>
  </w:style>
  <w:style w:type="character" w:customStyle="1" w:styleId="tagChar1">
    <w:name w:val="tag Char1"/>
    <w:basedOn w:val="DefaultParagraphFont"/>
    <w:uiPriority w:val="99"/>
    <w:locked/>
    <w:rsid w:val="00E022F5"/>
    <w:rPr>
      <w:rFonts w:ascii="Times New Roman" w:hAnsi="Times New Roman" w:cs="Times New Roman"/>
      <w:b/>
      <w:color w:val="000000"/>
      <w:sz w:val="24"/>
      <w:szCs w:val="20"/>
    </w:rPr>
  </w:style>
  <w:style w:type="paragraph" w:customStyle="1" w:styleId="loose">
    <w:name w:val="loose"/>
    <w:basedOn w:val="Normal"/>
    <w:rsid w:val="00E022F5"/>
    <w:pPr>
      <w:spacing w:before="100" w:beforeAutospacing="1" w:after="100" w:afterAutospacing="1"/>
    </w:pPr>
    <w:rPr>
      <w:rFonts w:ascii="Calibri" w:hAnsi="Calibri" w:cs="Calibri"/>
    </w:rPr>
  </w:style>
  <w:style w:type="paragraph" w:customStyle="1" w:styleId="Cardcite">
    <w:name w:val="Card cite"/>
    <w:basedOn w:val="PlainText"/>
    <w:rsid w:val="00E022F5"/>
    <w:rPr>
      <w:rFonts w:ascii="Courier New" w:hAnsi="Courier New" w:cs="Courier New"/>
      <w:sz w:val="20"/>
      <w:szCs w:val="20"/>
    </w:rPr>
  </w:style>
  <w:style w:type="character" w:customStyle="1" w:styleId="CharacterStyle1">
    <w:name w:val="Character Style 1"/>
    <w:rsid w:val="00E022F5"/>
    <w:rPr>
      <w:rFonts w:ascii="Bookman Old Style" w:hAnsi="Bookman Old Style" w:cs="Bookman Old Style"/>
      <w:sz w:val="18"/>
      <w:szCs w:val="18"/>
    </w:rPr>
  </w:style>
  <w:style w:type="character" w:customStyle="1" w:styleId="CharacterStyle2">
    <w:name w:val="Character Style 2"/>
    <w:rsid w:val="00E022F5"/>
    <w:rPr>
      <w:spacing w:val="10"/>
      <w:sz w:val="20"/>
      <w:szCs w:val="20"/>
    </w:rPr>
  </w:style>
  <w:style w:type="paragraph" w:customStyle="1" w:styleId="pagpag2">
    <w:name w:val="pagpag2"/>
    <w:basedOn w:val="Normal"/>
    <w:rsid w:val="00E022F5"/>
    <w:pPr>
      <w:spacing w:beforeLines="1" w:afterLines="1"/>
    </w:pPr>
    <w:rPr>
      <w:rFonts w:ascii="Times" w:hAnsi="Times" w:cs="Calibri"/>
      <w:szCs w:val="20"/>
    </w:rPr>
  </w:style>
  <w:style w:type="character" w:customStyle="1" w:styleId="article">
    <w:name w:val="article"/>
    <w:basedOn w:val="DefaultParagraphFont"/>
    <w:rsid w:val="00E022F5"/>
  </w:style>
  <w:style w:type="character" w:customStyle="1" w:styleId="il">
    <w:name w:val="il"/>
    <w:basedOn w:val="DefaultParagraphFont"/>
    <w:rsid w:val="00E022F5"/>
  </w:style>
  <w:style w:type="paragraph" w:customStyle="1" w:styleId="Default">
    <w:name w:val="Default"/>
    <w:rsid w:val="00E022F5"/>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E022F5"/>
    <w:rPr>
      <w:rFonts w:ascii="Arial Narrow" w:hAnsi="Arial Narrow"/>
      <w:sz w:val="12"/>
      <w:szCs w:val="24"/>
    </w:rPr>
  </w:style>
  <w:style w:type="character" w:customStyle="1" w:styleId="blue">
    <w:name w:val="blue"/>
    <w:basedOn w:val="DefaultParagraphFont"/>
    <w:rsid w:val="00E022F5"/>
  </w:style>
  <w:style w:type="character" w:customStyle="1" w:styleId="italic">
    <w:name w:val="italic"/>
    <w:basedOn w:val="DefaultParagraphFont"/>
    <w:rsid w:val="00E022F5"/>
    <w:rPr>
      <w:rFonts w:cs="Times New Roman"/>
    </w:rPr>
  </w:style>
  <w:style w:type="character" w:customStyle="1" w:styleId="ff2">
    <w:name w:val="ff2"/>
    <w:basedOn w:val="DefaultParagraphFont"/>
    <w:rsid w:val="00E022F5"/>
  </w:style>
  <w:style w:type="character" w:customStyle="1" w:styleId="ib">
    <w:name w:val="ib"/>
    <w:basedOn w:val="DefaultParagraphFont"/>
    <w:rsid w:val="00E022F5"/>
  </w:style>
  <w:style w:type="paragraph" w:customStyle="1" w:styleId="CardStyle0">
    <w:name w:val="Card Style"/>
    <w:basedOn w:val="Normal"/>
    <w:rsid w:val="00E022F5"/>
    <w:rPr>
      <w:rFonts w:ascii="Calibri" w:hAnsi="Calibri" w:cs="Calibri"/>
    </w:rPr>
  </w:style>
  <w:style w:type="paragraph" w:customStyle="1" w:styleId="plff6">
    <w:name w:val="pl ff6"/>
    <w:basedOn w:val="Normal"/>
    <w:rsid w:val="00E022F5"/>
    <w:pPr>
      <w:spacing w:beforeLines="1" w:afterLines="1"/>
    </w:pPr>
    <w:rPr>
      <w:rFonts w:ascii="Times" w:hAnsi="Times" w:cs="Calibri"/>
      <w:szCs w:val="20"/>
    </w:rPr>
  </w:style>
  <w:style w:type="character" w:customStyle="1" w:styleId="ff6">
    <w:name w:val="ff6"/>
    <w:basedOn w:val="DefaultParagraphFont"/>
    <w:rsid w:val="00E022F5"/>
  </w:style>
  <w:style w:type="paragraph" w:customStyle="1" w:styleId="TagStyle0">
    <w:name w:val="Tag Style"/>
    <w:basedOn w:val="CardStyle0"/>
    <w:rsid w:val="00E022F5"/>
    <w:rPr>
      <w:b/>
    </w:rPr>
  </w:style>
  <w:style w:type="paragraph" w:customStyle="1" w:styleId="HeaderStyle">
    <w:name w:val="Header Style"/>
    <w:basedOn w:val="TagStyle0"/>
    <w:rsid w:val="00E022F5"/>
    <w:pPr>
      <w:jc w:val="center"/>
    </w:pPr>
    <w:rPr>
      <w:u w:val="single"/>
    </w:rPr>
  </w:style>
  <w:style w:type="paragraph" w:customStyle="1" w:styleId="HeaderFormat">
    <w:name w:val="Header Format"/>
    <w:basedOn w:val="Normal"/>
    <w:rsid w:val="00E022F5"/>
    <w:pPr>
      <w:jc w:val="center"/>
    </w:pPr>
    <w:rPr>
      <w:rFonts w:ascii="Calibri" w:hAnsi="Calibri" w:cs="Calibri"/>
      <w:b/>
      <w:u w:val="single"/>
    </w:rPr>
  </w:style>
  <w:style w:type="paragraph" w:customStyle="1" w:styleId="TagFormat">
    <w:name w:val="Tag Format"/>
    <w:basedOn w:val="Normal"/>
    <w:rsid w:val="00E022F5"/>
    <w:rPr>
      <w:rFonts w:ascii="Calibri" w:hAnsi="Calibri" w:cs="Calibri"/>
      <w:b/>
    </w:rPr>
  </w:style>
  <w:style w:type="paragraph" w:customStyle="1" w:styleId="CardFormat">
    <w:name w:val="Card Format"/>
    <w:basedOn w:val="Normal"/>
    <w:rsid w:val="00E022F5"/>
    <w:rPr>
      <w:rFonts w:ascii="Calibri" w:hAnsi="Calibri" w:cs="Calibri"/>
    </w:rPr>
  </w:style>
  <w:style w:type="character" w:customStyle="1" w:styleId="Small">
    <w:name w:val="Small"/>
    <w:basedOn w:val="DefaultParagraphFont"/>
    <w:rsid w:val="00E022F5"/>
    <w:rPr>
      <w:rFonts w:ascii="Times New Roman" w:hAnsi="Times New Roman"/>
      <w:sz w:val="12"/>
    </w:rPr>
  </w:style>
  <w:style w:type="paragraph" w:customStyle="1" w:styleId="Cardtext">
    <w:name w:val="Card text"/>
    <w:link w:val="CardtextChar0"/>
    <w:rsid w:val="00E022F5"/>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E022F5"/>
    <w:rPr>
      <w:rFonts w:ascii="Arial Narrow" w:eastAsia="Times New Roman" w:hAnsi="Arial Narrow" w:cs="Times New Roman"/>
      <w:sz w:val="24"/>
      <w:szCs w:val="24"/>
      <w:u w:val="single"/>
    </w:rPr>
  </w:style>
  <w:style w:type="character" w:customStyle="1" w:styleId="citation0">
    <w:name w:val="citation"/>
    <w:basedOn w:val="DefaultParagraphFont"/>
    <w:rsid w:val="00E022F5"/>
  </w:style>
  <w:style w:type="paragraph" w:customStyle="1" w:styleId="TOCHeading1">
    <w:name w:val="TOC Heading1"/>
    <w:basedOn w:val="Heading1"/>
    <w:next w:val="Normal"/>
    <w:unhideWhenUsed/>
    <w:qFormat/>
    <w:rsid w:val="00E022F5"/>
    <w:pPr>
      <w:pageBreakBefore w:val="0"/>
      <w:jc w:val="left"/>
      <w:outlineLvl w:val="9"/>
    </w:pPr>
    <w:rPr>
      <w:rFonts w:ascii="Cambria" w:eastAsia="Times New Roman" w:hAnsi="Cambria" w:cs="Times New Roman"/>
      <w:color w:val="365F91"/>
      <w:sz w:val="28"/>
    </w:rPr>
  </w:style>
  <w:style w:type="paragraph" w:customStyle="1" w:styleId="pagpag1">
    <w:name w:val="pagpag1"/>
    <w:basedOn w:val="Normal"/>
    <w:rsid w:val="00E022F5"/>
    <w:pPr>
      <w:spacing w:beforeLines="1" w:afterLines="1"/>
    </w:pPr>
    <w:rPr>
      <w:rFonts w:ascii="Times" w:hAnsi="Times" w:cs="Calibri"/>
      <w:szCs w:val="20"/>
    </w:rPr>
  </w:style>
  <w:style w:type="paragraph" w:customStyle="1" w:styleId="pagpag3">
    <w:name w:val="pagpag3"/>
    <w:basedOn w:val="Normal"/>
    <w:rsid w:val="00E022F5"/>
    <w:pPr>
      <w:spacing w:beforeLines="1" w:afterLines="1"/>
    </w:pPr>
    <w:rPr>
      <w:rFonts w:ascii="Times" w:hAnsi="Times" w:cs="Calibri"/>
      <w:szCs w:val="20"/>
    </w:rPr>
  </w:style>
  <w:style w:type="character" w:customStyle="1" w:styleId="ilad">
    <w:name w:val="il_ad"/>
    <w:basedOn w:val="DefaultParagraphFont"/>
    <w:rsid w:val="00E022F5"/>
  </w:style>
  <w:style w:type="character" w:customStyle="1" w:styleId="body">
    <w:name w:val="body"/>
    <w:basedOn w:val="DefaultParagraphFont"/>
    <w:rsid w:val="00E022F5"/>
  </w:style>
  <w:style w:type="paragraph" w:customStyle="1" w:styleId="c3">
    <w:name w:val="c3"/>
    <w:basedOn w:val="Normal"/>
    <w:rsid w:val="00E022F5"/>
    <w:pPr>
      <w:spacing w:beforeLines="1" w:afterLines="1"/>
    </w:pPr>
    <w:rPr>
      <w:rFonts w:ascii="Times" w:hAnsi="Times" w:cs="Calibri"/>
      <w:szCs w:val="20"/>
    </w:rPr>
  </w:style>
  <w:style w:type="character" w:customStyle="1" w:styleId="c2">
    <w:name w:val="c2"/>
    <w:basedOn w:val="DefaultParagraphFont"/>
    <w:rsid w:val="00E022F5"/>
  </w:style>
  <w:style w:type="paragraph" w:customStyle="1" w:styleId="HotRoute">
    <w:name w:val="Hot Route!"/>
    <w:basedOn w:val="Normal"/>
    <w:link w:val="HotRouteChar"/>
    <w:rsid w:val="00E022F5"/>
    <w:pPr>
      <w:ind w:left="144"/>
    </w:pPr>
    <w:rPr>
      <w:rFonts w:ascii="Calibri" w:hAnsi="Calibri" w:cs="Calibri"/>
    </w:rPr>
  </w:style>
  <w:style w:type="character" w:customStyle="1" w:styleId="HotRouteChar">
    <w:name w:val="Hot Route! Char"/>
    <w:basedOn w:val="DefaultParagraphFont"/>
    <w:link w:val="HotRoute"/>
    <w:rsid w:val="00E022F5"/>
    <w:rPr>
      <w:rFonts w:ascii="Calibri" w:hAnsi="Calibri" w:cs="Calibri"/>
      <w:sz w:val="24"/>
    </w:rPr>
  </w:style>
  <w:style w:type="paragraph" w:customStyle="1" w:styleId="Reallyfuckingsmall">
    <w:name w:val="Really fucking small"/>
    <w:basedOn w:val="Normal"/>
    <w:link w:val="ReallyfuckingsmallChar"/>
    <w:rsid w:val="00E022F5"/>
    <w:rPr>
      <w:rFonts w:ascii="Calibri" w:hAnsi="Calibri" w:cs="Calibri"/>
      <w:sz w:val="10"/>
    </w:rPr>
  </w:style>
  <w:style w:type="character" w:customStyle="1" w:styleId="ReallyfuckingsmallChar">
    <w:name w:val="Really fucking small Char"/>
    <w:basedOn w:val="DefaultParagraphFont"/>
    <w:link w:val="Reallyfuckingsmall"/>
    <w:rsid w:val="00E022F5"/>
    <w:rPr>
      <w:rFonts w:ascii="Calibri" w:hAnsi="Calibri" w:cs="Calibri"/>
      <w:sz w:val="10"/>
    </w:rPr>
  </w:style>
  <w:style w:type="paragraph" w:customStyle="1" w:styleId="underlineChar0">
    <w:name w:val="underline Char"/>
    <w:basedOn w:val="Normal"/>
    <w:link w:val="underlineCharChar0"/>
    <w:rsid w:val="00E022F5"/>
    <w:rPr>
      <w:rFonts w:ascii="Calibri" w:hAnsi="Calibri" w:cs="Calibri"/>
      <w:u w:val="single"/>
    </w:rPr>
  </w:style>
  <w:style w:type="character" w:customStyle="1" w:styleId="underlineCharChar0">
    <w:name w:val="underline Char Char"/>
    <w:basedOn w:val="DefaultParagraphFont"/>
    <w:link w:val="underlineChar0"/>
    <w:rsid w:val="00E022F5"/>
    <w:rPr>
      <w:rFonts w:ascii="Calibri" w:hAnsi="Calibri" w:cs="Calibri"/>
      <w:sz w:val="24"/>
      <w:u w:val="single"/>
    </w:rPr>
  </w:style>
  <w:style w:type="paragraph" w:customStyle="1" w:styleId="hotroute0">
    <w:name w:val="hot route!"/>
    <w:basedOn w:val="Normal"/>
    <w:link w:val="hotrouteChar0"/>
    <w:rsid w:val="00E022F5"/>
    <w:pPr>
      <w:ind w:left="144"/>
    </w:pPr>
    <w:rPr>
      <w:rFonts w:ascii="Calibri" w:hAnsi="Calibri" w:cs="Calibri"/>
    </w:rPr>
  </w:style>
  <w:style w:type="character" w:customStyle="1" w:styleId="hotrouteChar0">
    <w:name w:val="hot route! Char"/>
    <w:basedOn w:val="DefaultParagraphFont"/>
    <w:link w:val="hotroute0"/>
    <w:rsid w:val="00E022F5"/>
    <w:rPr>
      <w:rFonts w:ascii="Calibri" w:hAnsi="Calibri" w:cs="Calibri"/>
      <w:sz w:val="24"/>
    </w:rPr>
  </w:style>
  <w:style w:type="paragraph" w:customStyle="1" w:styleId="small0">
    <w:name w:val="small"/>
    <w:basedOn w:val="Normal"/>
    <w:link w:val="smallChar1"/>
    <w:rsid w:val="00E022F5"/>
    <w:rPr>
      <w:rFonts w:ascii="Calibri" w:hAnsi="Calibri" w:cs="Calibri"/>
      <w:sz w:val="16"/>
    </w:rPr>
  </w:style>
  <w:style w:type="character" w:customStyle="1" w:styleId="smallChar1">
    <w:name w:val="small Char1"/>
    <w:basedOn w:val="DefaultParagraphFont"/>
    <w:link w:val="small0"/>
    <w:rsid w:val="00E022F5"/>
    <w:rPr>
      <w:rFonts w:ascii="Calibri" w:hAnsi="Calibri" w:cs="Calibri"/>
      <w:sz w:val="16"/>
    </w:rPr>
  </w:style>
  <w:style w:type="paragraph" w:customStyle="1" w:styleId="reallysmall">
    <w:name w:val="really small"/>
    <w:basedOn w:val="Normal"/>
    <w:link w:val="reallysmallChar"/>
    <w:rsid w:val="00E022F5"/>
    <w:rPr>
      <w:rFonts w:ascii="Calibri" w:hAnsi="Calibri" w:cs="Calibri"/>
      <w:sz w:val="12"/>
    </w:rPr>
  </w:style>
  <w:style w:type="character" w:customStyle="1" w:styleId="reallysmallChar">
    <w:name w:val="really small Char"/>
    <w:basedOn w:val="DefaultParagraphFont"/>
    <w:link w:val="reallysmall"/>
    <w:rsid w:val="00E022F5"/>
    <w:rPr>
      <w:rFonts w:ascii="Calibri" w:hAnsi="Calibri" w:cs="Calibri"/>
      <w:sz w:val="12"/>
    </w:rPr>
  </w:style>
  <w:style w:type="paragraph" w:customStyle="1" w:styleId="Underlined">
    <w:name w:val="Underlined"/>
    <w:basedOn w:val="Normal"/>
    <w:link w:val="UnderlinedChar1"/>
    <w:rsid w:val="00E022F5"/>
    <w:rPr>
      <w:rFonts w:ascii="Century Gothic" w:hAnsi="Century Gothic" w:cs="Calibri"/>
      <w:szCs w:val="20"/>
      <w:u w:val="thick"/>
    </w:rPr>
  </w:style>
  <w:style w:type="character" w:customStyle="1" w:styleId="UnderlinedChar1">
    <w:name w:val="Underlined Char1"/>
    <w:basedOn w:val="DefaultParagraphFont"/>
    <w:link w:val="Underlined"/>
    <w:rsid w:val="00E022F5"/>
    <w:rPr>
      <w:rFonts w:ascii="Century Gothic" w:hAnsi="Century Gothic" w:cs="Calibri"/>
      <w:sz w:val="24"/>
      <w:szCs w:val="20"/>
      <w:u w:val="thick"/>
    </w:rPr>
  </w:style>
  <w:style w:type="character" w:customStyle="1" w:styleId="CitationChar">
    <w:name w:val="Citation Char"/>
    <w:basedOn w:val="UnderlinedChar1"/>
    <w:rsid w:val="00E022F5"/>
    <w:rPr>
      <w:rFonts w:ascii="Century Gothic" w:hAnsi="Century Gothic" w:cs="Calibri"/>
      <w:b/>
      <w:bCs/>
      <w:i/>
      <w:sz w:val="24"/>
      <w:szCs w:val="20"/>
      <w:u w:val="single"/>
    </w:rPr>
  </w:style>
  <w:style w:type="paragraph" w:customStyle="1" w:styleId="HotRoute1">
    <w:name w:val="Hot Route"/>
    <w:basedOn w:val="Normal"/>
    <w:link w:val="HotRouteChar1"/>
    <w:rsid w:val="00E022F5"/>
    <w:pPr>
      <w:ind w:left="144"/>
    </w:pPr>
    <w:rPr>
      <w:rFonts w:ascii="Calibri" w:hAnsi="Calibri" w:cs="Calibri"/>
      <w:szCs w:val="20"/>
    </w:rPr>
  </w:style>
  <w:style w:type="character" w:customStyle="1" w:styleId="HotRouteChar1">
    <w:name w:val="Hot Route Char"/>
    <w:basedOn w:val="DefaultParagraphFont"/>
    <w:link w:val="HotRoute1"/>
    <w:rsid w:val="00E022F5"/>
    <w:rPr>
      <w:rFonts w:ascii="Calibri" w:hAnsi="Calibri" w:cs="Calibri"/>
      <w:sz w:val="24"/>
      <w:szCs w:val="20"/>
    </w:rPr>
  </w:style>
  <w:style w:type="paragraph" w:customStyle="1" w:styleId="StyleUnderline">
    <w:name w:val="Style Underline"/>
    <w:basedOn w:val="Normal"/>
    <w:link w:val="StyleUnderlineChar"/>
    <w:autoRedefine/>
    <w:rsid w:val="00E022F5"/>
    <w:rPr>
      <w:rFonts w:ascii="Calibri" w:hAnsi="Calibri" w:cs="Calibri"/>
      <w:szCs w:val="20"/>
      <w:u w:val="single"/>
    </w:rPr>
  </w:style>
  <w:style w:type="character" w:customStyle="1" w:styleId="StyleUnderlineChar">
    <w:name w:val="Style Underline Char"/>
    <w:basedOn w:val="DefaultParagraphFont"/>
    <w:link w:val="StyleUnderline"/>
    <w:rsid w:val="00E022F5"/>
    <w:rPr>
      <w:rFonts w:ascii="Calibri" w:hAnsi="Calibri" w:cs="Calibri"/>
      <w:sz w:val="24"/>
      <w:szCs w:val="20"/>
      <w:u w:val="single"/>
    </w:rPr>
  </w:style>
  <w:style w:type="character" w:customStyle="1" w:styleId="TitleChar1">
    <w:name w:val="Title Char1"/>
    <w:basedOn w:val="DefaultParagraphFont"/>
    <w:uiPriority w:val="10"/>
    <w:rsid w:val="00E022F5"/>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autoRedefine/>
    <w:rsid w:val="00E022F5"/>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rsid w:val="00E022F5"/>
    <w:rPr>
      <w:rFonts w:eastAsia="Malgun Gothic"/>
      <w:noProof w:val="0"/>
      <w:sz w:val="21"/>
      <w:szCs w:val="24"/>
      <w:u w:val="single"/>
      <w:lang w:val="en-US" w:eastAsia="en-US" w:bidi="ar-SA"/>
    </w:rPr>
  </w:style>
  <w:style w:type="character" w:customStyle="1" w:styleId="bodytext0">
    <w:name w:val="bodytext"/>
    <w:basedOn w:val="DefaultParagraphFont"/>
    <w:rsid w:val="00E022F5"/>
  </w:style>
  <w:style w:type="paragraph" w:customStyle="1" w:styleId="times">
    <w:name w:val="times"/>
    <w:basedOn w:val="Normal"/>
    <w:rsid w:val="00E022F5"/>
    <w:pPr>
      <w:spacing w:before="100" w:beforeAutospacing="1" w:after="100" w:afterAutospacing="1"/>
    </w:pPr>
    <w:rPr>
      <w:rFonts w:ascii="Calibri" w:hAnsi="Calibri" w:cs="Calibri"/>
    </w:rPr>
  </w:style>
  <w:style w:type="character" w:customStyle="1" w:styleId="lingoregion">
    <w:name w:val="lingo_region"/>
    <w:basedOn w:val="DefaultParagraphFont"/>
    <w:rsid w:val="00E022F5"/>
  </w:style>
  <w:style w:type="paragraph" w:customStyle="1" w:styleId="Pa2">
    <w:name w:val="Pa2"/>
    <w:basedOn w:val="Normal"/>
    <w:next w:val="Normal"/>
    <w:rsid w:val="00E022F5"/>
    <w:pPr>
      <w:autoSpaceDE w:val="0"/>
      <w:autoSpaceDN w:val="0"/>
      <w:adjustRightInd w:val="0"/>
      <w:spacing w:after="280" w:line="221" w:lineRule="atLeast"/>
    </w:pPr>
    <w:rPr>
      <w:rFonts w:ascii="Foundry Sterling" w:hAnsi="Foundry Sterling" w:cs="Calibri"/>
    </w:rPr>
  </w:style>
  <w:style w:type="character" w:customStyle="1" w:styleId="SmallText">
    <w:name w:val="Small Text"/>
    <w:basedOn w:val="DefaultParagraphFont"/>
    <w:rsid w:val="00E022F5"/>
    <w:rPr>
      <w:rFonts w:ascii="Times New Roman" w:hAnsi="Times New Roman"/>
      <w:sz w:val="16"/>
    </w:rPr>
  </w:style>
  <w:style w:type="paragraph" w:customStyle="1" w:styleId="Microtext0">
    <w:name w:val="Microtext"/>
    <w:basedOn w:val="Normal"/>
    <w:next w:val="Normal"/>
    <w:link w:val="MicrotextChar0"/>
    <w:rsid w:val="00E022F5"/>
    <w:rPr>
      <w:rFonts w:ascii="Calibri" w:hAnsi="Calibri" w:cs="Calibri"/>
      <w:sz w:val="12"/>
      <w:szCs w:val="12"/>
    </w:rPr>
  </w:style>
  <w:style w:type="character" w:customStyle="1" w:styleId="MicrotextChar0">
    <w:name w:val="Microtext Char"/>
    <w:basedOn w:val="DefaultParagraphFont"/>
    <w:link w:val="Microtext0"/>
    <w:locked/>
    <w:rsid w:val="00E022F5"/>
    <w:rPr>
      <w:rFonts w:ascii="Calibri" w:hAnsi="Calibri" w:cs="Calibri"/>
      <w:sz w:val="12"/>
      <w:szCs w:val="12"/>
    </w:rPr>
  </w:style>
  <w:style w:type="paragraph" w:styleId="NoSpacing">
    <w:name w:val="No Spacing"/>
    <w:aliases w:val="No Spacing1,No Spacing11,No Spacing2,Debate Text,Read stuff,Extra Spacing"/>
    <w:uiPriority w:val="1"/>
    <w:qFormat/>
    <w:rsid w:val="00E022F5"/>
    <w:rPr>
      <w:rFonts w:ascii="Times New Roman" w:hAnsi="Times New Roman"/>
      <w:sz w:val="24"/>
    </w:rPr>
  </w:style>
  <w:style w:type="paragraph" w:customStyle="1" w:styleId="NormalUnderline">
    <w:name w:val="Normal + Underline"/>
    <w:basedOn w:val="Normal"/>
    <w:link w:val="NormalUnderlineChar"/>
    <w:rsid w:val="00E022F5"/>
    <w:pPr>
      <w:ind w:left="720"/>
    </w:pPr>
    <w:rPr>
      <w:rFonts w:ascii="Calibri" w:hAnsi="Calibri" w:cs="Calibri"/>
      <w:b/>
      <w:u w:val="single"/>
    </w:rPr>
  </w:style>
  <w:style w:type="character" w:customStyle="1" w:styleId="NormalUnderlineChar">
    <w:name w:val="Normal + Underline Char"/>
    <w:basedOn w:val="DefaultParagraphFont"/>
    <w:link w:val="NormalUnderline"/>
    <w:rsid w:val="00E022F5"/>
    <w:rPr>
      <w:rFonts w:ascii="Calibri" w:hAnsi="Calibri" w:cs="Calibri"/>
      <w:b/>
      <w:sz w:val="24"/>
      <w:u w:val="single"/>
    </w:rPr>
  </w:style>
  <w:style w:type="paragraph" w:customStyle="1" w:styleId="NormalNoUnderline">
    <w:name w:val="Normal + No Underline"/>
    <w:basedOn w:val="Normal"/>
    <w:rsid w:val="00E022F5"/>
    <w:pPr>
      <w:ind w:left="720"/>
    </w:pPr>
    <w:rPr>
      <w:rFonts w:ascii="Calibri" w:hAnsi="Calibri" w:cs="Calibri"/>
      <w:sz w:val="12"/>
    </w:rPr>
  </w:style>
  <w:style w:type="character" w:customStyle="1" w:styleId="bodycopy">
    <w:name w:val="bodycopy"/>
    <w:basedOn w:val="DefaultParagraphFont"/>
    <w:rsid w:val="00E022F5"/>
  </w:style>
  <w:style w:type="character" w:customStyle="1" w:styleId="articlelocation">
    <w:name w:val="articlelocation"/>
    <w:basedOn w:val="DefaultParagraphFont"/>
    <w:rsid w:val="00E022F5"/>
  </w:style>
  <w:style w:type="paragraph" w:customStyle="1" w:styleId="inside-copy">
    <w:name w:val="inside-copy"/>
    <w:basedOn w:val="Normal"/>
    <w:rsid w:val="00E022F5"/>
    <w:pPr>
      <w:spacing w:beforeLines="1" w:afterLines="1"/>
    </w:pPr>
    <w:rPr>
      <w:rFonts w:ascii="Times" w:hAnsi="Times" w:cs="Calibri"/>
      <w:szCs w:val="20"/>
    </w:rPr>
  </w:style>
  <w:style w:type="character" w:customStyle="1" w:styleId="endemailtag">
    <w:name w:val="endemailtag"/>
    <w:basedOn w:val="DefaultParagraphFont"/>
    <w:rsid w:val="00E022F5"/>
  </w:style>
  <w:style w:type="character" w:customStyle="1" w:styleId="h4">
    <w:name w:val="h4"/>
    <w:basedOn w:val="DefaultParagraphFont"/>
    <w:rsid w:val="00E022F5"/>
  </w:style>
  <w:style w:type="character" w:customStyle="1" w:styleId="CitesChar2">
    <w:name w:val="Cites Char2"/>
    <w:rsid w:val="00E022F5"/>
    <w:rPr>
      <w:rFonts w:ascii="Helvetica Neue" w:hAnsi="Helvetica Neue"/>
      <w:b/>
      <w:bCs/>
      <w:sz w:val="24"/>
      <w:u w:val="single"/>
    </w:rPr>
  </w:style>
  <w:style w:type="character" w:customStyle="1" w:styleId="underLight">
    <w:name w:val="underLight"/>
    <w:qFormat/>
    <w:rsid w:val="00E022F5"/>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E022F5"/>
    <w:pPr>
      <w:ind w:left="720"/>
      <w:jc w:val="both"/>
    </w:pPr>
    <w:rPr>
      <w:rFonts w:asciiTheme="minorHAnsi" w:hAnsiTheme="minorHAnsi"/>
      <w:sz w:val="22"/>
      <w:u w:val="single"/>
    </w:rPr>
  </w:style>
  <w:style w:type="paragraph" w:customStyle="1" w:styleId="Brief-SecondarySource">
    <w:name w:val="Brief - Secondary Source"/>
    <w:basedOn w:val="Normal"/>
    <w:rsid w:val="00E022F5"/>
    <w:rPr>
      <w:rFonts w:ascii="Calibri" w:eastAsia="Times New Roman" w:hAnsi="Calibri" w:cs="Calibri"/>
      <w:sz w:val="14"/>
      <w:szCs w:val="20"/>
    </w:rPr>
  </w:style>
  <w:style w:type="paragraph" w:customStyle="1" w:styleId="Clear">
    <w:name w:val="Clear"/>
    <w:basedOn w:val="Heading4"/>
    <w:rsid w:val="00E022F5"/>
  </w:style>
  <w:style w:type="character" w:customStyle="1" w:styleId="BoldUnderlineChar0">
    <w:name w:val="BoldUnderline Char"/>
    <w:basedOn w:val="DefaultParagraphFont"/>
    <w:link w:val="BoldUnderline0"/>
    <w:locked/>
    <w:rsid w:val="00E022F5"/>
    <w:rPr>
      <w:b/>
      <w:szCs w:val="24"/>
      <w:u w:val="single"/>
    </w:rPr>
  </w:style>
  <w:style w:type="paragraph" w:customStyle="1" w:styleId="BoldUnderline0">
    <w:name w:val="BoldUnderline"/>
    <w:basedOn w:val="Normal"/>
    <w:link w:val="BoldUnderlineChar0"/>
    <w:rsid w:val="00E022F5"/>
    <w:rPr>
      <w:rFonts w:asciiTheme="minorHAnsi" w:hAnsiTheme="minorHAnsi"/>
      <w:b/>
      <w:sz w:val="22"/>
      <w:szCs w:val="24"/>
      <w:u w:val="single"/>
    </w:rPr>
  </w:style>
  <w:style w:type="paragraph" w:customStyle="1" w:styleId="text">
    <w:name w:val="text"/>
    <w:basedOn w:val="Normal"/>
    <w:rsid w:val="00E022F5"/>
    <w:pPr>
      <w:spacing w:before="100" w:beforeAutospacing="1" w:after="100" w:afterAutospacing="1"/>
    </w:pPr>
    <w:rPr>
      <w:rFonts w:eastAsia="Times New Roman" w:cs="Times New Roman"/>
      <w:szCs w:val="24"/>
    </w:rPr>
  </w:style>
  <w:style w:type="paragraph" w:customStyle="1" w:styleId="summary">
    <w:name w:val="summary"/>
    <w:basedOn w:val="Normal"/>
    <w:rsid w:val="00E022F5"/>
    <w:pPr>
      <w:spacing w:before="100" w:beforeAutospacing="1" w:after="100" w:afterAutospacing="1"/>
    </w:pPr>
    <w:rPr>
      <w:rFonts w:eastAsia="Times New Roman" w:cs="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0"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Body Text" w:uiPriority="0"/>
    <w:lsdException w:name="Body Text Indent" w:uiPriority="0"/>
    <w:lsdException w:name="Subtitle" w:uiPriority="11"/>
    <w:lsdException w:name="Hyperlink" w:qFormat="1"/>
    <w:lsdException w:name="Strong" w:uiPriority="22" w:qFormat="1"/>
    <w:lsdException w:name="Emphasis" w:semiHidden="0" w:uiPriority="7" w:qFormat="1"/>
    <w:lsdException w:name="Plain Text" w:uiPriority="0"/>
    <w:lsdException w:name="HTML Top of Form" w:unhideWhenUsed="1"/>
    <w:lsdException w:name="HTML Bottom of Form" w:unhideWhenUsed="1"/>
    <w:lsdException w:name="HTML Cite"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iPriority="0"/>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E022F5"/>
    <w:pPr>
      <w:spacing w:after="0" w:line="240" w:lineRule="auto"/>
    </w:pPr>
    <w:rPr>
      <w:rFonts w:ascii="Times New Roman" w:hAnsi="Times New Roman"/>
      <w:sz w:val="24"/>
    </w:rPr>
  </w:style>
  <w:style w:type="paragraph" w:styleId="Heading1">
    <w:name w:val="heading 1"/>
    <w:aliases w:val="Pocket,BlockStyle"/>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TagStyle,Heading 2 Char Char,Heading 2 Char Char Char Char Char Char,Heading 2 Char Char Char Char,Heading 2 Char Char Char,Heading 2 Char Char Char Char Char Char Char Char Char Char Char Char Char Char,TAG"/>
    <w:basedOn w:val="Normal"/>
    <w:next w:val="Normal"/>
    <w:link w:val="Heading2Char"/>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ardStyle,Heading 3 Foldove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qFormat/>
    <w:rsid w:val="00D176BE"/>
    <w:pPr>
      <w:keepNext/>
      <w:keepLines/>
      <w:spacing w:before="200"/>
      <w:outlineLvl w:val="3"/>
    </w:pPr>
    <w:rPr>
      <w:rFonts w:eastAsiaTheme="majorEastAsia" w:cstheme="majorBidi"/>
      <w:b/>
      <w:bCs/>
      <w:iCs/>
      <w:sz w:val="26"/>
    </w:rPr>
  </w:style>
  <w:style w:type="paragraph" w:styleId="Heading6">
    <w:name w:val="heading 6"/>
    <w:basedOn w:val="Normal"/>
    <w:next w:val="Normal"/>
    <w:link w:val="Heading6Char"/>
    <w:uiPriority w:val="9"/>
    <w:semiHidden/>
    <w:qFormat/>
    <w:rsid w:val="00E022F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BlockStyle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TagStyle Char,Heading 2 Char Char Char2,Heading 2 Char Char Char Char Char Char Char,Heading 2 Char Char Char Char Char1,Heading 2 Char Char Char Char3,TAG Char1"/>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ardStyle Char,Heading 3 Foldover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Style,Intense Emphasis1,Intense Emphasis2,HHeading 3 + 12 pt,c,Intense Emphasis11,Citation Char Char Char,Bold Cite Char,ci,Intense Emphasis111,Intense Emphasis3"/>
    <w:basedOn w:val="DefaultParagraphFont"/>
    <w:qFormat/>
    <w:rsid w:val="00D176BE"/>
    <w:rPr>
      <w:b/>
      <w:bCs/>
      <w:sz w:val="22"/>
      <w:u w:val="single"/>
    </w:rPr>
  </w:style>
  <w:style w:type="character" w:customStyle="1" w:styleId="StyleStyleBold12pt">
    <w:name w:val="Style Style Bold + 12 pt"/>
    <w:aliases w:val="Cite,Style Style Bold + 12pt,Style Style Bold,Style Style + 12 pt,Style Style Bo... +,Old Cite"/>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Read,Important,Card Text,Internet Link"/>
    <w:basedOn w:val="DefaultParagraphFont"/>
    <w:uiPriority w:val="99"/>
    <w:qFormat/>
    <w:rsid w:val="00D176BE"/>
    <w:rPr>
      <w:color w:val="auto"/>
      <w:u w:val="none"/>
    </w:rPr>
  </w:style>
  <w:style w:type="character" w:styleId="FollowedHyperlink">
    <w:name w:val="FollowedHyperlink"/>
    <w:basedOn w:val="DefaultParagraphFont"/>
    <w:uiPriority w:val="99"/>
    <w:rsid w:val="00D176BE"/>
    <w:rPr>
      <w:color w:val="auto"/>
      <w:u w:val="none"/>
    </w:rPr>
  </w:style>
  <w:style w:type="character" w:customStyle="1" w:styleId="Heading4Char">
    <w:name w:val="Heading 4 Char"/>
    <w:aliases w:val="Tag Char"/>
    <w:basedOn w:val="DefaultParagraphFont"/>
    <w:link w:val="Heading4"/>
    <w:rsid w:val="00D176BE"/>
    <w:rPr>
      <w:rFonts w:ascii="Calibri" w:eastAsiaTheme="majorEastAsia" w:hAnsi="Calibri" w:cstheme="majorBidi"/>
      <w:b/>
      <w:bCs/>
      <w:iCs/>
      <w:sz w:val="26"/>
    </w:rPr>
  </w:style>
  <w:style w:type="character" w:customStyle="1" w:styleId="Heading6Char">
    <w:name w:val="Heading 6 Char"/>
    <w:basedOn w:val="DefaultParagraphFont"/>
    <w:link w:val="Heading6"/>
    <w:uiPriority w:val="9"/>
    <w:semiHidden/>
    <w:rsid w:val="00E022F5"/>
    <w:rPr>
      <w:rFonts w:asciiTheme="majorHAnsi" w:eastAsiaTheme="majorEastAsia" w:hAnsiTheme="majorHAnsi" w:cstheme="majorBidi"/>
      <w:i/>
      <w:iCs/>
      <w:color w:val="243F60" w:themeColor="accent1" w:themeShade="7F"/>
      <w:sz w:val="24"/>
    </w:rPr>
  </w:style>
  <w:style w:type="paragraph" w:customStyle="1" w:styleId="BBCite">
    <w:name w:val="BB Cite"/>
    <w:basedOn w:val="Normal"/>
    <w:autoRedefine/>
    <w:rsid w:val="00E022F5"/>
    <w:pPr>
      <w:keepNext/>
      <w:keepLines/>
      <w:widowControl w:val="0"/>
      <w:tabs>
        <w:tab w:val="left" w:pos="8280"/>
      </w:tabs>
      <w:autoSpaceDE w:val="0"/>
      <w:autoSpaceDN w:val="0"/>
      <w:adjustRightInd w:val="0"/>
      <w:spacing w:line="200" w:lineRule="exact"/>
      <w:ind w:left="994"/>
    </w:pPr>
    <w:rPr>
      <w:rFonts w:eastAsia="Times New Roman" w:cs="Times New Roman"/>
      <w:snapToGrid w:val="0"/>
      <w:color w:val="000000"/>
      <w:sz w:val="20"/>
      <w:szCs w:val="20"/>
    </w:rPr>
  </w:style>
  <w:style w:type="paragraph" w:customStyle="1" w:styleId="BBA">
    <w:name w:val="BB A"/>
    <w:basedOn w:val="Normal"/>
    <w:autoRedefine/>
    <w:rsid w:val="00E022F5"/>
    <w:pPr>
      <w:keepNext/>
      <w:keepLines/>
      <w:tabs>
        <w:tab w:val="left" w:pos="8280"/>
      </w:tabs>
      <w:autoSpaceDE w:val="0"/>
      <w:autoSpaceDN w:val="0"/>
      <w:adjustRightInd w:val="0"/>
      <w:spacing w:before="120"/>
      <w:ind w:left="720" w:right="-187" w:hanging="360"/>
      <w:outlineLvl w:val="0"/>
    </w:pPr>
    <w:rPr>
      <w:rFonts w:eastAsia="Times New Roman" w:cs="Times New Roman"/>
      <w:caps/>
      <w:snapToGrid w:val="0"/>
      <w:color w:val="000000"/>
      <w:sz w:val="20"/>
      <w:szCs w:val="18"/>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uiPriority w:val="99"/>
    <w:unhideWhenUsed/>
    <w:rsid w:val="00E022F5"/>
    <w:pPr>
      <w:spacing w:before="100" w:beforeAutospacing="1" w:after="100" w:afterAutospacing="1"/>
    </w:pPr>
    <w:rPr>
      <w:rFonts w:ascii="Times" w:eastAsiaTheme="minorEastAsia" w:hAnsi="Times" w:cs="Times New Roman"/>
      <w:sz w:val="20"/>
      <w:szCs w:val="20"/>
    </w:rPr>
  </w:style>
  <w:style w:type="paragraph" w:customStyle="1" w:styleId="FQEntries">
    <w:name w:val="FQ Entries"/>
    <w:basedOn w:val="Heading1"/>
    <w:link w:val="FQEntriesChar"/>
    <w:autoRedefine/>
    <w:qFormat/>
    <w:rsid w:val="00E022F5"/>
    <w:pPr>
      <w:keepNext w:val="0"/>
      <w:keepLines w:val="0"/>
      <w:pageBreakBefore w:val="0"/>
      <w:pBdr>
        <w:top w:val="none" w:sz="0" w:space="0" w:color="auto"/>
        <w:left w:val="none" w:sz="0" w:space="0" w:color="auto"/>
        <w:bottom w:val="none" w:sz="0" w:space="0" w:color="auto"/>
        <w:right w:val="none" w:sz="0" w:space="0" w:color="auto"/>
      </w:pBdr>
      <w:spacing w:before="120"/>
      <w:jc w:val="both"/>
    </w:pPr>
    <w:rPr>
      <w:rFonts w:ascii="Arial" w:eastAsia="Times New Roman" w:hAnsi="Arial" w:cs="Arial"/>
      <w:b w:val="0"/>
      <w:color w:val="365F91" w:themeColor="accent1" w:themeShade="BF"/>
      <w:kern w:val="36"/>
      <w:sz w:val="20"/>
      <w:szCs w:val="20"/>
    </w:rPr>
  </w:style>
  <w:style w:type="character" w:customStyle="1" w:styleId="FQEntriesChar">
    <w:name w:val="FQ Entries Char"/>
    <w:basedOn w:val="Heading1Char"/>
    <w:link w:val="FQEntries"/>
    <w:rsid w:val="00E022F5"/>
    <w:rPr>
      <w:rFonts w:ascii="Arial" w:eastAsia="Times New Roman" w:hAnsi="Arial" w:cs="Arial"/>
      <w:b w:val="0"/>
      <w:bCs/>
      <w:color w:val="365F91" w:themeColor="accent1" w:themeShade="BF"/>
      <w:kern w:val="36"/>
      <w:sz w:val="20"/>
      <w:szCs w:val="20"/>
    </w:rPr>
  </w:style>
  <w:style w:type="character" w:customStyle="1" w:styleId="BoldUnderline">
    <w:name w:val="Bold Underline"/>
    <w:basedOn w:val="DefaultParagraphFont"/>
    <w:rsid w:val="00E022F5"/>
    <w:rPr>
      <w:rFonts w:ascii="Times New Roman" w:hAnsi="Times New Roman"/>
      <w:b/>
      <w:bCs/>
      <w:sz w:val="20"/>
      <w:u w:val="single"/>
    </w:rPr>
  </w:style>
  <w:style w:type="paragraph" w:customStyle="1" w:styleId="Ryan6">
    <w:name w:val="Ryan6"/>
    <w:basedOn w:val="PlainText"/>
    <w:autoRedefine/>
    <w:rsid w:val="00E022F5"/>
    <w:pPr>
      <w:keepLines/>
      <w:spacing w:before="100" w:line="200" w:lineRule="exact"/>
      <w:ind w:left="360"/>
      <w:jc w:val="both"/>
    </w:pPr>
    <w:rPr>
      <w:rFonts w:ascii="Times New Roman" w:hAnsi="Times New Roman" w:cs="Calibri"/>
      <w:sz w:val="18"/>
      <w:szCs w:val="20"/>
    </w:rPr>
  </w:style>
  <w:style w:type="paragraph" w:styleId="PlainText">
    <w:name w:val="Plain Text"/>
    <w:basedOn w:val="Normal"/>
    <w:link w:val="PlainTextChar"/>
    <w:rsid w:val="00E022F5"/>
    <w:rPr>
      <w:rFonts w:ascii="Consolas" w:hAnsi="Consolas" w:cs="Consolas"/>
      <w:sz w:val="21"/>
      <w:szCs w:val="21"/>
    </w:rPr>
  </w:style>
  <w:style w:type="character" w:customStyle="1" w:styleId="PlainTextChar">
    <w:name w:val="Plain Text Char"/>
    <w:basedOn w:val="DefaultParagraphFont"/>
    <w:link w:val="PlainText"/>
    <w:rsid w:val="00E022F5"/>
    <w:rPr>
      <w:rFonts w:ascii="Consolas" w:hAnsi="Consolas" w:cs="Consolas"/>
      <w:sz w:val="21"/>
      <w:szCs w:val="21"/>
    </w:rPr>
  </w:style>
  <w:style w:type="paragraph" w:styleId="BodyText">
    <w:name w:val="Body Text"/>
    <w:basedOn w:val="Normal"/>
    <w:link w:val="BodyTextChar"/>
    <w:rsid w:val="00E022F5"/>
    <w:pPr>
      <w:widowControl w:val="0"/>
      <w:autoSpaceDE w:val="0"/>
      <w:autoSpaceDN w:val="0"/>
      <w:adjustRightInd w:val="0"/>
    </w:pPr>
  </w:style>
  <w:style w:type="character" w:customStyle="1" w:styleId="BodyTextChar">
    <w:name w:val="Body Text Char"/>
    <w:basedOn w:val="DefaultParagraphFont"/>
    <w:link w:val="BodyText"/>
    <w:rsid w:val="00E022F5"/>
    <w:rPr>
      <w:rFonts w:ascii="Times New Roman" w:hAnsi="Times New Roman"/>
      <w:sz w:val="24"/>
    </w:rPr>
  </w:style>
  <w:style w:type="paragraph" w:customStyle="1" w:styleId="StyleBBAAuto">
    <w:name w:val="Style BB A + Auto"/>
    <w:basedOn w:val="BBA"/>
    <w:link w:val="StyleBBAAutoChar"/>
    <w:autoRedefine/>
    <w:rsid w:val="00E022F5"/>
    <w:pPr>
      <w:jc w:val="both"/>
    </w:pPr>
    <w:rPr>
      <w:color w:val="auto"/>
      <w:lang w:val="x-none" w:eastAsia="x-none"/>
    </w:rPr>
  </w:style>
  <w:style w:type="character" w:customStyle="1" w:styleId="StyleBBAAutoChar">
    <w:name w:val="Style BB A + Auto Char"/>
    <w:link w:val="StyleBBAAuto"/>
    <w:rsid w:val="00E022F5"/>
    <w:rPr>
      <w:rFonts w:ascii="Times New Roman" w:eastAsia="Times New Roman" w:hAnsi="Times New Roman" w:cs="Times New Roman"/>
      <w:caps/>
      <w:snapToGrid w:val="0"/>
      <w:sz w:val="20"/>
      <w:szCs w:val="18"/>
      <w:lang w:val="x-none" w:eastAsia="x-none"/>
    </w:rPr>
  </w:style>
  <w:style w:type="paragraph" w:customStyle="1" w:styleId="StyleBBKAuto">
    <w:name w:val="Style BB K + Auto"/>
    <w:basedOn w:val="Normal"/>
    <w:autoRedefine/>
    <w:rsid w:val="00E022F5"/>
    <w:pPr>
      <w:keepNext/>
      <w:keepLines/>
      <w:widowControl w:val="0"/>
      <w:numPr>
        <w:numId w:val="16"/>
      </w:numPr>
      <w:tabs>
        <w:tab w:val="left" w:pos="8280"/>
      </w:tabs>
      <w:autoSpaceDE w:val="0"/>
      <w:autoSpaceDN w:val="0"/>
      <w:adjustRightInd w:val="0"/>
      <w:spacing w:before="100"/>
      <w:outlineLvl w:val="0"/>
    </w:pPr>
    <w:rPr>
      <w:rFonts w:eastAsia="Times New Roman" w:cs="Times New Roman"/>
      <w:caps/>
      <w:snapToGrid w:val="0"/>
      <w:sz w:val="20"/>
      <w:szCs w:val="18"/>
    </w:rPr>
  </w:style>
  <w:style w:type="paragraph" w:customStyle="1" w:styleId="StyleBBTopAuto">
    <w:name w:val="Style BBTop + Auto"/>
    <w:basedOn w:val="Normal"/>
    <w:autoRedefine/>
    <w:rsid w:val="00E022F5"/>
    <w:pPr>
      <w:keepNext/>
      <w:keepLines/>
      <w:tabs>
        <w:tab w:val="left" w:pos="8280"/>
      </w:tabs>
      <w:autoSpaceDE w:val="0"/>
      <w:autoSpaceDN w:val="0"/>
      <w:adjustRightInd w:val="0"/>
      <w:jc w:val="center"/>
      <w:outlineLvl w:val="0"/>
    </w:pPr>
    <w:rPr>
      <w:rFonts w:eastAsia="Times New Roman" w:cs="Times New Roman"/>
      <w:b/>
      <w:bCs/>
      <w:caps/>
      <w:sz w:val="20"/>
      <w:szCs w:val="18"/>
    </w:rPr>
  </w:style>
  <w:style w:type="paragraph" w:customStyle="1" w:styleId="StyleBBThesisAuto">
    <w:name w:val="Style BB Thesis + Auto"/>
    <w:basedOn w:val="Normal"/>
    <w:autoRedefine/>
    <w:rsid w:val="00E022F5"/>
    <w:pPr>
      <w:keepNext/>
      <w:keepLines/>
      <w:tabs>
        <w:tab w:val="left" w:pos="8280"/>
      </w:tabs>
      <w:autoSpaceDE w:val="0"/>
      <w:autoSpaceDN w:val="0"/>
      <w:adjustRightInd w:val="0"/>
      <w:spacing w:before="80" w:line="200" w:lineRule="exact"/>
      <w:ind w:firstLine="360"/>
      <w:jc w:val="both"/>
    </w:pPr>
    <w:rPr>
      <w:rFonts w:eastAsia="Times New Roman" w:cs="Times New Roman"/>
      <w:snapToGrid w:val="0"/>
      <w:sz w:val="20"/>
      <w:szCs w:val="18"/>
    </w:rPr>
  </w:style>
  <w:style w:type="paragraph" w:customStyle="1" w:styleId="Style1Expanded">
    <w:name w:val="Style1 Expanded"/>
    <w:basedOn w:val="Normal"/>
    <w:link w:val="Style1ExpandedChar"/>
    <w:autoRedefine/>
    <w:qFormat/>
    <w:rsid w:val="00E022F5"/>
    <w:pPr>
      <w:keepLines/>
      <w:widowControl w:val="0"/>
      <w:tabs>
        <w:tab w:val="left" w:pos="810"/>
        <w:tab w:val="left" w:pos="8280"/>
      </w:tabs>
      <w:autoSpaceDE w:val="0"/>
      <w:autoSpaceDN w:val="0"/>
      <w:adjustRightInd w:val="0"/>
      <w:spacing w:line="240" w:lineRule="exact"/>
      <w:ind w:left="720" w:firstLine="360"/>
      <w:jc w:val="both"/>
    </w:pPr>
    <w:rPr>
      <w:rFonts w:eastAsia="Times New Roman" w:cs="Times New Roman"/>
      <w:bCs/>
      <w:snapToGrid w:val="0"/>
      <w:color w:val="000000"/>
      <w:sz w:val="20"/>
      <w:szCs w:val="18"/>
      <w:lang w:val="x-none" w:eastAsia="x-none"/>
    </w:rPr>
  </w:style>
  <w:style w:type="character" w:customStyle="1" w:styleId="Style1ExpandedChar">
    <w:name w:val="Style1 Expanded Char"/>
    <w:basedOn w:val="DefaultParagraphFont"/>
    <w:link w:val="Style1Expanded"/>
    <w:rsid w:val="00E022F5"/>
    <w:rPr>
      <w:rFonts w:ascii="Times New Roman" w:eastAsia="Times New Roman" w:hAnsi="Times New Roman" w:cs="Times New Roman"/>
      <w:bCs/>
      <w:snapToGrid w:val="0"/>
      <w:color w:val="000000"/>
      <w:sz w:val="20"/>
      <w:szCs w:val="18"/>
      <w:lang w:val="x-none" w:eastAsia="x-none"/>
    </w:rPr>
  </w:style>
  <w:style w:type="paragraph" w:customStyle="1" w:styleId="BBCitelExpanded">
    <w:name w:val="BB Citel Expanded"/>
    <w:basedOn w:val="Normal"/>
    <w:autoRedefine/>
    <w:qFormat/>
    <w:rsid w:val="00E022F5"/>
    <w:pPr>
      <w:keepNext/>
      <w:keepLines/>
      <w:tabs>
        <w:tab w:val="left" w:pos="8280"/>
      </w:tabs>
      <w:autoSpaceDE w:val="0"/>
      <w:autoSpaceDN w:val="0"/>
      <w:adjustRightInd w:val="0"/>
      <w:spacing w:before="80" w:line="240" w:lineRule="exact"/>
      <w:ind w:left="720"/>
      <w:jc w:val="both"/>
    </w:pPr>
    <w:rPr>
      <w:rFonts w:eastAsia="Times New Roman" w:cs="Times New Roman"/>
      <w:color w:val="395D5C"/>
      <w:sz w:val="20"/>
      <w:szCs w:val="20"/>
      <w:shd w:val="clear" w:color="auto" w:fill="FFFFFF"/>
    </w:rPr>
  </w:style>
  <w:style w:type="paragraph" w:customStyle="1" w:styleId="BBText">
    <w:name w:val="BB Text"/>
    <w:basedOn w:val="Normal"/>
    <w:autoRedefine/>
    <w:rsid w:val="00E022F5"/>
    <w:pPr>
      <w:keepLines/>
      <w:widowControl w:val="0"/>
      <w:tabs>
        <w:tab w:val="left" w:pos="8280"/>
      </w:tabs>
      <w:autoSpaceDE w:val="0"/>
      <w:autoSpaceDN w:val="0"/>
      <w:adjustRightInd w:val="0"/>
      <w:spacing w:line="200" w:lineRule="exact"/>
      <w:ind w:left="994" w:firstLine="360"/>
      <w:jc w:val="both"/>
    </w:pPr>
    <w:rPr>
      <w:rFonts w:eastAsia="Times" w:cs="Times New Roman"/>
      <w:snapToGrid w:val="0"/>
      <w:color w:val="000000"/>
      <w:sz w:val="20"/>
      <w:szCs w:val="20"/>
    </w:rPr>
  </w:style>
  <w:style w:type="paragraph" w:customStyle="1" w:styleId="BB1">
    <w:name w:val="BB 1"/>
    <w:basedOn w:val="Normal"/>
    <w:autoRedefine/>
    <w:rsid w:val="00E022F5"/>
    <w:pPr>
      <w:keepNext/>
      <w:keepLines/>
      <w:widowControl w:val="0"/>
      <w:tabs>
        <w:tab w:val="left" w:pos="990"/>
        <w:tab w:val="left" w:pos="8280"/>
      </w:tabs>
      <w:autoSpaceDE w:val="0"/>
      <w:autoSpaceDN w:val="0"/>
      <w:adjustRightInd w:val="0"/>
      <w:spacing w:before="120" w:line="240" w:lineRule="exact"/>
      <w:ind w:left="994" w:hanging="274"/>
      <w:jc w:val="both"/>
    </w:pPr>
    <w:rPr>
      <w:rFonts w:eastAsia="Times New Roman" w:cs="Times New Roman"/>
      <w:snapToGrid w:val="0"/>
      <w:color w:val="000000"/>
      <w:sz w:val="20"/>
      <w:szCs w:val="18"/>
      <w:u w:val="single"/>
    </w:rPr>
  </w:style>
  <w:style w:type="paragraph" w:customStyle="1" w:styleId="StyleStyleStyleStyleCards7ptRight0LinespacingExac1">
    <w:name w:val="Style Style Style Style Cards + 7 pt Right:  0&quot; Line spacing:  Exac...1"/>
    <w:basedOn w:val="Normal"/>
    <w:autoRedefine/>
    <w:rsid w:val="00E022F5"/>
    <w:pPr>
      <w:keepLines/>
      <w:widowControl w:val="0"/>
      <w:tabs>
        <w:tab w:val="left" w:pos="1260"/>
        <w:tab w:val="left" w:pos="4410"/>
      </w:tabs>
      <w:jc w:val="both"/>
    </w:pPr>
    <w:rPr>
      <w:rFonts w:eastAsia="Times New Roman" w:cs="Times New Roman"/>
      <w:snapToGrid w:val="0"/>
      <w:sz w:val="16"/>
      <w:szCs w:val="16"/>
    </w:rPr>
  </w:style>
  <w:style w:type="paragraph" w:customStyle="1" w:styleId="StyleCNH10ptBefore12pt">
    <w:name w:val="Style CN H + 10 pt Before:  12 pt"/>
    <w:basedOn w:val="Normal"/>
    <w:rsid w:val="00E022F5"/>
    <w:pPr>
      <w:keepNext/>
      <w:keepLines/>
      <w:spacing w:before="200" w:line="200" w:lineRule="exact"/>
      <w:ind w:left="432" w:hanging="432"/>
    </w:pPr>
    <w:rPr>
      <w:rFonts w:eastAsia="Times New Roman" w:cs="Times New Roman"/>
      <w:b/>
      <w:bCs/>
      <w:caps/>
      <w:snapToGrid w:val="0"/>
      <w:sz w:val="20"/>
      <w:szCs w:val="20"/>
    </w:rPr>
  </w:style>
  <w:style w:type="paragraph" w:customStyle="1" w:styleId="StyleCNIPatternClearWhite">
    <w:name w:val="Style CN I + Pattern: Clear (White)"/>
    <w:basedOn w:val="Normal"/>
    <w:autoRedefine/>
    <w:rsid w:val="00E022F5"/>
    <w:pPr>
      <w:keepLines/>
      <w:shd w:val="clear" w:color="auto" w:fill="FFFFFF"/>
      <w:spacing w:before="60" w:line="200" w:lineRule="exact"/>
      <w:ind w:left="576"/>
    </w:pPr>
    <w:rPr>
      <w:rFonts w:eastAsia="Times New Roman" w:cs="Times New Roman"/>
      <w:caps/>
      <w:snapToGrid w:val="0"/>
      <w:sz w:val="16"/>
      <w:szCs w:val="20"/>
      <w:lang w:eastAsia="x-none"/>
    </w:rPr>
  </w:style>
  <w:style w:type="paragraph" w:customStyle="1" w:styleId="StyleStyleStyleCNA9ptBefore1pt8ptPatternClear">
    <w:name w:val="Style Style Style CN A + 9 pt Before:  1 pt + 8 pt + Pattern: Clear..."/>
    <w:basedOn w:val="Normal"/>
    <w:autoRedefine/>
    <w:rsid w:val="00E022F5"/>
    <w:pPr>
      <w:keepLines/>
      <w:shd w:val="clear" w:color="auto" w:fill="FFFFFF"/>
      <w:tabs>
        <w:tab w:val="left" w:pos="3870"/>
      </w:tabs>
      <w:spacing w:before="60" w:line="170" w:lineRule="exact"/>
      <w:ind w:left="504" w:hanging="288"/>
    </w:pPr>
    <w:rPr>
      <w:rFonts w:eastAsia="Times New Roman" w:cs="Times New Roman"/>
      <w:snapToGrid w:val="0"/>
      <w:sz w:val="16"/>
      <w:szCs w:val="20"/>
    </w:rPr>
  </w:style>
  <w:style w:type="paragraph" w:customStyle="1" w:styleId="Ryan3">
    <w:name w:val="Ryan3"/>
    <w:basedOn w:val="Normal"/>
    <w:link w:val="Ryan3Char"/>
    <w:autoRedefine/>
    <w:rsid w:val="00E022F5"/>
    <w:pPr>
      <w:keepNext/>
      <w:keepLines/>
      <w:spacing w:before="120" w:line="200" w:lineRule="exact"/>
      <w:ind w:left="504" w:hanging="360"/>
      <w:outlineLvl w:val="0"/>
    </w:pPr>
    <w:rPr>
      <w:rFonts w:eastAsia="Times New Roman" w:cs="Times New Roman"/>
      <w:caps/>
      <w:sz w:val="20"/>
      <w:szCs w:val="24"/>
    </w:rPr>
  </w:style>
  <w:style w:type="character" w:customStyle="1" w:styleId="Ryan3Char">
    <w:name w:val="Ryan3 Char"/>
    <w:link w:val="Ryan3"/>
    <w:rsid w:val="00E022F5"/>
    <w:rPr>
      <w:rFonts w:ascii="Times New Roman" w:eastAsia="Times New Roman" w:hAnsi="Times New Roman" w:cs="Times New Roman"/>
      <w:caps/>
      <w:sz w:val="20"/>
      <w:szCs w:val="24"/>
    </w:rPr>
  </w:style>
  <w:style w:type="paragraph" w:customStyle="1" w:styleId="Style3a">
    <w:name w:val="Style3a"/>
    <w:basedOn w:val="Ryan3"/>
    <w:autoRedefine/>
    <w:rsid w:val="00E022F5"/>
    <w:pPr>
      <w:numPr>
        <w:numId w:val="26"/>
      </w:numPr>
      <w:ind w:left="1080"/>
    </w:pPr>
    <w:rPr>
      <w:caps w:val="0"/>
      <w:sz w:val="18"/>
      <w:szCs w:val="18"/>
    </w:rPr>
  </w:style>
  <w:style w:type="paragraph" w:customStyle="1" w:styleId="StyleRyan2TimesNewRoman">
    <w:name w:val="Style Ryan2 + Times New Roman"/>
    <w:basedOn w:val="Normal"/>
    <w:autoRedefine/>
    <w:rsid w:val="00E022F5"/>
    <w:pPr>
      <w:keepNext/>
      <w:keepLines/>
      <w:spacing w:before="240" w:line="240" w:lineRule="exact"/>
      <w:ind w:left="360" w:hanging="360"/>
    </w:pPr>
    <w:rPr>
      <w:rFonts w:eastAsia="Times New Roman" w:cs="Times New Roman"/>
      <w:bCs/>
      <w:caps/>
      <w:szCs w:val="24"/>
      <w:u w:val="single"/>
    </w:rPr>
  </w:style>
  <w:style w:type="paragraph" w:customStyle="1" w:styleId="RyanEvTop1">
    <w:name w:val="RyanEvTop1"/>
    <w:basedOn w:val="Normal"/>
    <w:autoRedefine/>
    <w:qFormat/>
    <w:rsid w:val="00E022F5"/>
    <w:pPr>
      <w:keepNext/>
      <w:keepLines/>
      <w:tabs>
        <w:tab w:val="left" w:pos="8640"/>
      </w:tabs>
      <w:ind w:left="648"/>
      <w:jc w:val="both"/>
    </w:pPr>
    <w:rPr>
      <w:rFonts w:eastAsia="Times New Roman" w:cs="Times New Roman"/>
      <w:sz w:val="20"/>
      <w:szCs w:val="20"/>
    </w:rPr>
  </w:style>
  <w:style w:type="paragraph" w:customStyle="1" w:styleId="RyanEvText1">
    <w:name w:val="RyanEvText1"/>
    <w:basedOn w:val="Normal"/>
    <w:autoRedefine/>
    <w:rsid w:val="00E022F5"/>
    <w:pPr>
      <w:keepLines/>
      <w:spacing w:line="190" w:lineRule="exact"/>
      <w:ind w:left="648" w:firstLine="360"/>
      <w:jc w:val="both"/>
    </w:pPr>
    <w:rPr>
      <w:rFonts w:eastAsia="Times New Roman" w:cs="Times New Roman"/>
      <w:sz w:val="18"/>
      <w:szCs w:val="18"/>
    </w:rPr>
  </w:style>
  <w:style w:type="paragraph" w:styleId="ListParagraph">
    <w:name w:val="List Paragraph"/>
    <w:basedOn w:val="Normal"/>
    <w:uiPriority w:val="34"/>
    <w:qFormat/>
    <w:rsid w:val="00E022F5"/>
    <w:pPr>
      <w:ind w:left="720"/>
      <w:contextualSpacing/>
    </w:pPr>
    <w:rPr>
      <w:rFonts w:eastAsia="Times New Roman" w:cs="Times New Roman"/>
      <w:szCs w:val="24"/>
    </w:rPr>
  </w:style>
  <w:style w:type="paragraph" w:styleId="TOC3">
    <w:name w:val="toc 3"/>
    <w:basedOn w:val="Normal"/>
    <w:next w:val="Normal"/>
    <w:autoRedefine/>
    <w:uiPriority w:val="39"/>
    <w:rsid w:val="00E022F5"/>
    <w:pPr>
      <w:spacing w:after="100"/>
      <w:ind w:left="440"/>
    </w:pPr>
  </w:style>
  <w:style w:type="paragraph" w:customStyle="1" w:styleId="Cards">
    <w:name w:val="Cards"/>
    <w:basedOn w:val="Normal"/>
    <w:link w:val="CardsChar"/>
    <w:autoRedefine/>
    <w:qFormat/>
    <w:rsid w:val="00E022F5"/>
    <w:pPr>
      <w:autoSpaceDE w:val="0"/>
      <w:autoSpaceDN w:val="0"/>
      <w:adjustRightInd w:val="0"/>
      <w:ind w:left="432" w:right="432"/>
      <w:jc w:val="both"/>
    </w:pPr>
    <w:rPr>
      <w:rFonts w:ascii="Calibri" w:eastAsia="Calibri" w:hAnsi="Calibri" w:cs="Calibri"/>
      <w:szCs w:val="20"/>
    </w:rPr>
  </w:style>
  <w:style w:type="character" w:customStyle="1" w:styleId="CardsChar">
    <w:name w:val="Cards Char"/>
    <w:basedOn w:val="DefaultParagraphFont"/>
    <w:link w:val="Cards"/>
    <w:rsid w:val="00E022F5"/>
    <w:rPr>
      <w:rFonts w:ascii="Calibri" w:eastAsia="Calibri" w:hAnsi="Calibri" w:cs="Calibri"/>
      <w:sz w:val="24"/>
      <w:szCs w:val="20"/>
    </w:rPr>
  </w:style>
  <w:style w:type="paragraph" w:customStyle="1" w:styleId="Nothing">
    <w:name w:val="Nothing"/>
    <w:link w:val="NothingChar"/>
    <w:qFormat/>
    <w:rsid w:val="00E022F5"/>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E022F5"/>
    <w:rPr>
      <w:rFonts w:ascii="Times New Roman" w:eastAsia="Times New Roman" w:hAnsi="Times New Roman" w:cs="Times New Roman"/>
      <w:sz w:val="20"/>
      <w:szCs w:val="24"/>
    </w:rPr>
  </w:style>
  <w:style w:type="character" w:customStyle="1" w:styleId="DebateUnderline">
    <w:name w:val="Debate Underline"/>
    <w:qFormat/>
    <w:rsid w:val="00E022F5"/>
    <w:rPr>
      <w:rFonts w:ascii="Times New Roman" w:hAnsi="Times New Roman"/>
      <w:sz w:val="24"/>
      <w:u w:val="thick"/>
    </w:rPr>
  </w:style>
  <w:style w:type="paragraph" w:customStyle="1" w:styleId="Card">
    <w:name w:val="Card"/>
    <w:basedOn w:val="Normal"/>
    <w:rsid w:val="00E022F5"/>
    <w:rPr>
      <w:rFonts w:ascii="Calibri" w:hAnsi="Calibri" w:cs="Calibri"/>
      <w:szCs w:val="20"/>
    </w:rPr>
  </w:style>
  <w:style w:type="paragraph" w:customStyle="1" w:styleId="text1">
    <w:name w:val="text1"/>
    <w:basedOn w:val="Normal"/>
    <w:autoRedefine/>
    <w:rsid w:val="00E022F5"/>
    <w:rPr>
      <w:rFonts w:ascii="Calibri" w:eastAsia="Times New Roman" w:hAnsi="Calibri" w:cs="Calibri"/>
      <w:sz w:val="20"/>
      <w:szCs w:val="20"/>
    </w:rPr>
  </w:style>
  <w:style w:type="character" w:customStyle="1" w:styleId="st">
    <w:name w:val="st"/>
    <w:basedOn w:val="DefaultParagraphFont"/>
    <w:rsid w:val="00E022F5"/>
  </w:style>
  <w:style w:type="paragraph" w:customStyle="1" w:styleId="tag">
    <w:name w:val="tag"/>
    <w:basedOn w:val="Normal"/>
    <w:next w:val="Normal"/>
    <w:link w:val="tagChar"/>
    <w:qFormat/>
    <w:rsid w:val="00E022F5"/>
    <w:rPr>
      <w:rFonts w:ascii="Calibri" w:hAnsi="Calibri" w:cs="Calibri"/>
      <w:b/>
      <w:szCs w:val="20"/>
    </w:rPr>
  </w:style>
  <w:style w:type="character" w:customStyle="1" w:styleId="tagChar">
    <w:name w:val="tag Char"/>
    <w:aliases w:val="TAG Char,Heading 2 Char2 Char Char,Heading 2 Char1 Char Char Char1,Heading 2 Char Char Char Char Char,Heading 2 Char Char1 Char Char,Heading 2 Char2 Char1,Heading 2 Char1 Char Char1,Heading 2 Char Char Char Char1,Heading 2 Char1,Tags Char"/>
    <w:link w:val="tag"/>
    <w:rsid w:val="00E022F5"/>
    <w:rPr>
      <w:rFonts w:ascii="Calibri" w:hAnsi="Calibri" w:cs="Calibri"/>
      <w:b/>
      <w:sz w:val="24"/>
      <w:szCs w:val="20"/>
    </w:rPr>
  </w:style>
  <w:style w:type="paragraph" w:styleId="DocumentMap">
    <w:name w:val="Document Map"/>
    <w:basedOn w:val="Normal"/>
    <w:link w:val="DocumentMapChar"/>
    <w:uiPriority w:val="99"/>
    <w:rsid w:val="00E022F5"/>
    <w:pPr>
      <w:shd w:val="clear" w:color="auto" w:fill="C6D5EC"/>
    </w:pPr>
    <w:rPr>
      <w:rFonts w:ascii="Verdana" w:eastAsia="Batang" w:hAnsi="Verdana" w:cs="Calibri"/>
      <w:sz w:val="16"/>
      <w:lang w:eastAsia="ko-KR"/>
    </w:rPr>
  </w:style>
  <w:style w:type="character" w:customStyle="1" w:styleId="DocumentMapChar">
    <w:name w:val="Document Map Char"/>
    <w:basedOn w:val="DefaultParagraphFont"/>
    <w:link w:val="DocumentMap"/>
    <w:uiPriority w:val="99"/>
    <w:rsid w:val="00E022F5"/>
    <w:rPr>
      <w:rFonts w:ascii="Verdana" w:eastAsia="Batang" w:hAnsi="Verdana" w:cs="Calibri"/>
      <w:sz w:val="16"/>
      <w:shd w:val="clear" w:color="auto" w:fill="C6D5EC"/>
      <w:lang w:eastAsia="ko-KR"/>
    </w:rPr>
  </w:style>
  <w:style w:type="paragraph" w:styleId="List">
    <w:name w:val="List"/>
    <w:basedOn w:val="Normal"/>
    <w:uiPriority w:val="99"/>
    <w:unhideWhenUsed/>
    <w:rsid w:val="00E022F5"/>
    <w:pPr>
      <w:contextualSpacing/>
    </w:pPr>
    <w:rPr>
      <w:rFonts w:ascii="Georgia" w:eastAsia="Calibri" w:hAnsi="Georgia" w:cs="Calibri"/>
    </w:rPr>
  </w:style>
  <w:style w:type="paragraph" w:styleId="TOC1">
    <w:name w:val="toc 1"/>
    <w:basedOn w:val="Normal"/>
    <w:next w:val="Normal"/>
    <w:autoRedefine/>
    <w:uiPriority w:val="39"/>
    <w:rsid w:val="00E022F5"/>
    <w:rPr>
      <w:rFonts w:ascii="Calibri" w:hAnsi="Calibri" w:cs="Calibri"/>
    </w:rPr>
  </w:style>
  <w:style w:type="character" w:customStyle="1" w:styleId="Strikethrough">
    <w:name w:val="Strikethrough"/>
    <w:basedOn w:val="DefaultParagraphFont"/>
    <w:rsid w:val="00E022F5"/>
    <w:rPr>
      <w:strike/>
    </w:rPr>
  </w:style>
  <w:style w:type="character" w:customStyle="1" w:styleId="Citation">
    <w:name w:val="Citation"/>
    <w:basedOn w:val="DefaultParagraphFont"/>
    <w:rsid w:val="00E022F5"/>
    <w:rPr>
      <w:b/>
      <w:bCs/>
      <w:sz w:val="24"/>
    </w:rPr>
  </w:style>
  <w:style w:type="character" w:styleId="CommentReference">
    <w:name w:val="annotation reference"/>
    <w:basedOn w:val="DefaultParagraphFont"/>
    <w:uiPriority w:val="99"/>
    <w:unhideWhenUsed/>
    <w:rsid w:val="00E022F5"/>
    <w:rPr>
      <w:sz w:val="16"/>
      <w:szCs w:val="16"/>
    </w:rPr>
  </w:style>
  <w:style w:type="paragraph" w:styleId="CommentText">
    <w:name w:val="annotation text"/>
    <w:basedOn w:val="Normal"/>
    <w:link w:val="CommentTextChar"/>
    <w:uiPriority w:val="99"/>
    <w:unhideWhenUsed/>
    <w:rsid w:val="00E022F5"/>
    <w:rPr>
      <w:rFonts w:ascii="Calibri" w:hAnsi="Calibri" w:cs="Calibri"/>
      <w:szCs w:val="20"/>
    </w:rPr>
  </w:style>
  <w:style w:type="character" w:customStyle="1" w:styleId="CommentTextChar">
    <w:name w:val="Comment Text Char"/>
    <w:basedOn w:val="DefaultParagraphFont"/>
    <w:link w:val="CommentText"/>
    <w:uiPriority w:val="99"/>
    <w:rsid w:val="00E022F5"/>
    <w:rPr>
      <w:rFonts w:ascii="Calibri" w:hAnsi="Calibri" w:cs="Calibri"/>
      <w:sz w:val="24"/>
      <w:szCs w:val="20"/>
    </w:rPr>
  </w:style>
  <w:style w:type="paragraph" w:styleId="CommentSubject">
    <w:name w:val="annotation subject"/>
    <w:basedOn w:val="CommentText"/>
    <w:next w:val="CommentText"/>
    <w:link w:val="CommentSubjectChar"/>
    <w:uiPriority w:val="99"/>
    <w:unhideWhenUsed/>
    <w:rsid w:val="00E022F5"/>
    <w:rPr>
      <w:b/>
      <w:bCs/>
    </w:rPr>
  </w:style>
  <w:style w:type="character" w:customStyle="1" w:styleId="CommentSubjectChar">
    <w:name w:val="Comment Subject Char"/>
    <w:basedOn w:val="CommentTextChar"/>
    <w:link w:val="CommentSubject"/>
    <w:uiPriority w:val="99"/>
    <w:rsid w:val="00E022F5"/>
    <w:rPr>
      <w:rFonts w:ascii="Calibri" w:hAnsi="Calibri" w:cs="Calibri"/>
      <w:b/>
      <w:bCs/>
      <w:sz w:val="24"/>
      <w:szCs w:val="20"/>
    </w:rPr>
  </w:style>
  <w:style w:type="paragraph" w:styleId="BalloonText">
    <w:name w:val="Balloon Text"/>
    <w:basedOn w:val="Normal"/>
    <w:link w:val="BalloonTextChar"/>
    <w:unhideWhenUsed/>
    <w:rsid w:val="00E022F5"/>
    <w:rPr>
      <w:rFonts w:ascii="Tahoma" w:hAnsi="Tahoma" w:cs="Tahoma"/>
      <w:sz w:val="16"/>
      <w:szCs w:val="16"/>
    </w:rPr>
  </w:style>
  <w:style w:type="character" w:customStyle="1" w:styleId="BalloonTextChar">
    <w:name w:val="Balloon Text Char"/>
    <w:basedOn w:val="DefaultParagraphFont"/>
    <w:link w:val="BalloonText"/>
    <w:rsid w:val="00E022F5"/>
    <w:rPr>
      <w:rFonts w:ascii="Tahoma" w:hAnsi="Tahoma" w:cs="Tahoma"/>
      <w:sz w:val="16"/>
      <w:szCs w:val="16"/>
    </w:rPr>
  </w:style>
  <w:style w:type="character" w:customStyle="1" w:styleId="underline">
    <w:name w:val="underline"/>
    <w:basedOn w:val="DefaultParagraphFont"/>
    <w:link w:val="textbold"/>
    <w:qFormat/>
    <w:rsid w:val="00E022F5"/>
    <w:rPr>
      <w:u w:val="single"/>
    </w:rPr>
  </w:style>
  <w:style w:type="paragraph" w:customStyle="1" w:styleId="cardCharCharCharChar">
    <w:name w:val="card Char Char Char Char"/>
    <w:basedOn w:val="Normal"/>
    <w:link w:val="cardCharCharCharCharChar"/>
    <w:rsid w:val="00E022F5"/>
    <w:pPr>
      <w:widowControl w:val="0"/>
      <w:overflowPunct w:val="0"/>
      <w:autoSpaceDE w:val="0"/>
      <w:autoSpaceDN w:val="0"/>
      <w:adjustRightInd w:val="0"/>
      <w:ind w:left="288" w:right="288"/>
      <w:textAlignment w:val="baseline"/>
    </w:pPr>
    <w:rPr>
      <w:rFonts w:ascii="Calibri" w:hAnsi="Calibri" w:cs="Calibri"/>
      <w:szCs w:val="20"/>
    </w:rPr>
  </w:style>
  <w:style w:type="character" w:customStyle="1" w:styleId="cardCharCharCharCharChar">
    <w:name w:val="card Char Char Char Char Char"/>
    <w:basedOn w:val="DefaultParagraphFont"/>
    <w:link w:val="cardCharCharCharChar"/>
    <w:rsid w:val="00E022F5"/>
    <w:rPr>
      <w:rFonts w:ascii="Calibri" w:hAnsi="Calibri" w:cs="Calibri"/>
      <w:sz w:val="24"/>
      <w:szCs w:val="20"/>
    </w:rPr>
  </w:style>
  <w:style w:type="character" w:customStyle="1" w:styleId="Author">
    <w:name w:val="Author"/>
    <w:basedOn w:val="DefaultParagraphFont"/>
    <w:rsid w:val="00E022F5"/>
    <w:rPr>
      <w:b/>
      <w:sz w:val="24"/>
    </w:rPr>
  </w:style>
  <w:style w:type="character" w:customStyle="1" w:styleId="cite">
    <w:name w:val="cite"/>
    <w:aliases w:val="Heading 3 Char Char Char,Heading 3 Char Char Char1,Char Char2,cites Char Char,Heading 3 Char1 Char,Citation Char Char1 Char Char Char Char Char,Underlined Text Char,Block Writing Char,Index Headers Char, Char Char Char1,Char Char Char1"/>
    <w:basedOn w:val="DefaultParagraphFont"/>
    <w:qFormat/>
    <w:rsid w:val="00E022F5"/>
    <w:rPr>
      <w:rFonts w:ascii="Times New Roman" w:hAnsi="Times New Roman"/>
      <w:b/>
      <w:sz w:val="24"/>
    </w:rPr>
  </w:style>
  <w:style w:type="character" w:styleId="PageNumber">
    <w:name w:val="page number"/>
    <w:basedOn w:val="DefaultParagraphFont"/>
    <w:uiPriority w:val="99"/>
    <w:rsid w:val="00E022F5"/>
  </w:style>
  <w:style w:type="paragraph" w:customStyle="1" w:styleId="card0">
    <w:name w:val="card"/>
    <w:basedOn w:val="Normal"/>
    <w:next w:val="Normal"/>
    <w:link w:val="cardChar"/>
    <w:qFormat/>
    <w:rsid w:val="00E022F5"/>
    <w:pPr>
      <w:ind w:left="288" w:right="288"/>
    </w:pPr>
    <w:rPr>
      <w:rFonts w:ascii="Calibri" w:hAnsi="Calibri" w:cs="Calibri"/>
      <w:szCs w:val="20"/>
    </w:rPr>
  </w:style>
  <w:style w:type="character" w:customStyle="1" w:styleId="cardChar">
    <w:name w:val="card Char"/>
    <w:link w:val="card0"/>
    <w:rsid w:val="00E022F5"/>
    <w:rPr>
      <w:rFonts w:ascii="Calibri" w:hAnsi="Calibri" w:cs="Calibri"/>
      <w:sz w:val="24"/>
      <w:szCs w:val="20"/>
    </w:rPr>
  </w:style>
  <w:style w:type="paragraph" w:customStyle="1" w:styleId="BlockTitle2">
    <w:name w:val="Block Title2"/>
    <w:basedOn w:val="Normal"/>
    <w:next w:val="Normal"/>
    <w:rsid w:val="00E022F5"/>
    <w:pPr>
      <w:spacing w:after="240"/>
      <w:jc w:val="center"/>
    </w:pPr>
    <w:rPr>
      <w:rFonts w:ascii="Calibri" w:hAnsi="Calibri" w:cs="Calibri"/>
      <w:b/>
      <w:sz w:val="32"/>
      <w:szCs w:val="20"/>
      <w:u w:val="single"/>
    </w:rPr>
  </w:style>
  <w:style w:type="paragraph" w:customStyle="1" w:styleId="BlockTitle">
    <w:name w:val="Block Title"/>
    <w:basedOn w:val="Heading1"/>
    <w:next w:val="Normal"/>
    <w:link w:val="BlockTitleChar"/>
    <w:rsid w:val="00E022F5"/>
    <w:pPr>
      <w:pageBreakBefore w:val="0"/>
      <w:spacing w:after="240"/>
    </w:pPr>
    <w:rPr>
      <w:rFonts w:eastAsia="Times New Roman" w:cs="Arial"/>
      <w:kern w:val="32"/>
      <w:szCs w:val="32"/>
    </w:rPr>
  </w:style>
  <w:style w:type="character" w:customStyle="1" w:styleId="BlockTitleChar">
    <w:name w:val="Block Title Char"/>
    <w:aliases w:val="Heading 1 Char2,Heading 1 Char1 Char1,ALEX Char,Heading Char,Heading 1 - block Char,Heading 1 Char Char1,Heading 1 Char Char Char1,Block Titles Char,Heading 1 Char1 Char Char1,Heading 1 Char Char Char Char1,cites Char,Block Header Char"/>
    <w:link w:val="BlockTitle"/>
    <w:rsid w:val="00E022F5"/>
    <w:rPr>
      <w:rFonts w:ascii="Calibri" w:eastAsia="Times New Roman" w:hAnsi="Calibri" w:cs="Arial"/>
      <w:b/>
      <w:bCs/>
      <w:kern w:val="32"/>
      <w:sz w:val="52"/>
      <w:szCs w:val="32"/>
    </w:rPr>
  </w:style>
  <w:style w:type="paragraph" w:styleId="TOC2">
    <w:name w:val="toc 2"/>
    <w:basedOn w:val="Normal"/>
    <w:next w:val="Normal"/>
    <w:autoRedefine/>
    <w:uiPriority w:val="39"/>
    <w:rsid w:val="00E022F5"/>
    <w:pPr>
      <w:ind w:left="200"/>
    </w:pPr>
    <w:rPr>
      <w:rFonts w:ascii="Calibri" w:hAnsi="Calibri" w:cs="Calibri"/>
      <w:szCs w:val="20"/>
    </w:rPr>
  </w:style>
  <w:style w:type="paragraph" w:styleId="TOC4">
    <w:name w:val="toc 4"/>
    <w:basedOn w:val="Normal"/>
    <w:next w:val="Normal"/>
    <w:autoRedefine/>
    <w:uiPriority w:val="39"/>
    <w:rsid w:val="00E022F5"/>
    <w:pPr>
      <w:ind w:left="600"/>
    </w:pPr>
    <w:rPr>
      <w:rFonts w:ascii="Calibri" w:hAnsi="Calibri" w:cs="Calibri"/>
      <w:szCs w:val="20"/>
    </w:rPr>
  </w:style>
  <w:style w:type="paragraph" w:styleId="TOC5">
    <w:name w:val="toc 5"/>
    <w:basedOn w:val="Normal"/>
    <w:next w:val="Normal"/>
    <w:autoRedefine/>
    <w:uiPriority w:val="39"/>
    <w:rsid w:val="00E022F5"/>
    <w:pPr>
      <w:ind w:left="800"/>
    </w:pPr>
    <w:rPr>
      <w:rFonts w:ascii="Calibri" w:hAnsi="Calibri" w:cs="Calibri"/>
      <w:szCs w:val="20"/>
    </w:rPr>
  </w:style>
  <w:style w:type="paragraph" w:styleId="TOC6">
    <w:name w:val="toc 6"/>
    <w:basedOn w:val="Normal"/>
    <w:next w:val="Normal"/>
    <w:autoRedefine/>
    <w:uiPriority w:val="39"/>
    <w:rsid w:val="00E022F5"/>
    <w:pPr>
      <w:ind w:left="1000"/>
    </w:pPr>
    <w:rPr>
      <w:rFonts w:ascii="Calibri" w:hAnsi="Calibri" w:cs="Calibri"/>
      <w:szCs w:val="20"/>
    </w:rPr>
  </w:style>
  <w:style w:type="paragraph" w:styleId="TOC7">
    <w:name w:val="toc 7"/>
    <w:basedOn w:val="Normal"/>
    <w:next w:val="Normal"/>
    <w:autoRedefine/>
    <w:uiPriority w:val="39"/>
    <w:rsid w:val="00E022F5"/>
    <w:pPr>
      <w:ind w:left="1200"/>
    </w:pPr>
    <w:rPr>
      <w:rFonts w:ascii="Calibri" w:hAnsi="Calibri" w:cs="Calibri"/>
      <w:szCs w:val="20"/>
    </w:rPr>
  </w:style>
  <w:style w:type="paragraph" w:styleId="TOC8">
    <w:name w:val="toc 8"/>
    <w:basedOn w:val="Normal"/>
    <w:next w:val="Normal"/>
    <w:autoRedefine/>
    <w:uiPriority w:val="39"/>
    <w:rsid w:val="00E022F5"/>
    <w:pPr>
      <w:ind w:left="1400"/>
    </w:pPr>
    <w:rPr>
      <w:rFonts w:ascii="Calibri" w:hAnsi="Calibri" w:cs="Calibri"/>
      <w:szCs w:val="20"/>
    </w:rPr>
  </w:style>
  <w:style w:type="paragraph" w:styleId="TOC9">
    <w:name w:val="toc 9"/>
    <w:basedOn w:val="Normal"/>
    <w:next w:val="Normal"/>
    <w:autoRedefine/>
    <w:uiPriority w:val="39"/>
    <w:rsid w:val="00E022F5"/>
    <w:pPr>
      <w:ind w:left="1600"/>
    </w:pPr>
    <w:rPr>
      <w:rFonts w:ascii="Calibri" w:hAnsi="Calibri" w:cs="Calibri"/>
      <w:szCs w:val="20"/>
    </w:rPr>
  </w:style>
  <w:style w:type="paragraph" w:customStyle="1" w:styleId="TxBrp1">
    <w:name w:val="TxBr_p1"/>
    <w:basedOn w:val="Normal"/>
    <w:rsid w:val="00E022F5"/>
    <w:pPr>
      <w:tabs>
        <w:tab w:val="left" w:pos="204"/>
      </w:tabs>
      <w:autoSpaceDE w:val="0"/>
      <w:autoSpaceDN w:val="0"/>
      <w:adjustRightInd w:val="0"/>
      <w:spacing w:line="272" w:lineRule="atLeast"/>
      <w:jc w:val="both"/>
    </w:pPr>
    <w:rPr>
      <w:rFonts w:ascii="Calibri" w:hAnsi="Calibri" w:cs="Calibri"/>
    </w:rPr>
  </w:style>
  <w:style w:type="paragraph" w:customStyle="1" w:styleId="fullstory">
    <w:name w:val="fullstory"/>
    <w:basedOn w:val="Normal"/>
    <w:rsid w:val="00E022F5"/>
    <w:pPr>
      <w:spacing w:before="100" w:beforeAutospacing="1" w:after="100" w:afterAutospacing="1"/>
    </w:pPr>
    <w:rPr>
      <w:rFonts w:ascii="Calibri" w:hAnsi="Calibri" w:cs="Calibri"/>
    </w:rPr>
  </w:style>
  <w:style w:type="character" w:customStyle="1" w:styleId="Emphasis2">
    <w:name w:val="Emphasis2"/>
    <w:rsid w:val="00E022F5"/>
    <w:rPr>
      <w:rFonts w:ascii="Franklin Gothic Heavy" w:hAnsi="Franklin Gothic Heavy"/>
      <w:iCs/>
      <w:u w:val="single"/>
    </w:rPr>
  </w:style>
  <w:style w:type="character" w:customStyle="1" w:styleId="standardcontent">
    <w:name w:val="standardcontent"/>
    <w:basedOn w:val="DefaultParagraphFont"/>
    <w:rsid w:val="00E022F5"/>
  </w:style>
  <w:style w:type="paragraph" w:customStyle="1" w:styleId="hat">
    <w:name w:val="hat"/>
    <w:basedOn w:val="Normal"/>
    <w:next w:val="Normal"/>
    <w:rsid w:val="00E022F5"/>
    <w:pPr>
      <w:spacing w:before="240" w:after="240"/>
      <w:jc w:val="center"/>
      <w:outlineLvl w:val="0"/>
    </w:pPr>
    <w:rPr>
      <w:rFonts w:ascii="Calibri" w:hAnsi="Calibri" w:cs="Arial"/>
      <w:b/>
      <w:bCs/>
      <w:sz w:val="32"/>
      <w:u w:val="single"/>
    </w:rPr>
  </w:style>
  <w:style w:type="character" w:customStyle="1" w:styleId="storyby">
    <w:name w:val="storyby"/>
    <w:basedOn w:val="DefaultParagraphFont"/>
    <w:rsid w:val="00E022F5"/>
  </w:style>
  <w:style w:type="paragraph" w:customStyle="1" w:styleId="LightGrid-Accent31">
    <w:name w:val="Light Grid - Accent 31"/>
    <w:basedOn w:val="Normal"/>
    <w:uiPriority w:val="34"/>
    <w:qFormat/>
    <w:rsid w:val="00E022F5"/>
    <w:pPr>
      <w:ind w:left="720"/>
      <w:contextualSpacing/>
    </w:pPr>
    <w:rPr>
      <w:rFonts w:ascii="Calibri" w:hAnsi="Calibri" w:cs="Calibri"/>
      <w:szCs w:val="20"/>
    </w:rPr>
  </w:style>
  <w:style w:type="paragraph" w:styleId="Title">
    <w:name w:val="Title"/>
    <w:basedOn w:val="Normal"/>
    <w:link w:val="TitleChar"/>
    <w:qFormat/>
    <w:rsid w:val="00E022F5"/>
    <w:pPr>
      <w:jc w:val="center"/>
    </w:pPr>
    <w:rPr>
      <w:rFonts w:ascii="Times" w:eastAsia="Times" w:hAnsi="Times" w:cs="Calibri"/>
      <w:b/>
      <w:color w:val="000000"/>
      <w:szCs w:val="18"/>
    </w:rPr>
  </w:style>
  <w:style w:type="character" w:customStyle="1" w:styleId="TitleChar">
    <w:name w:val="Title Char"/>
    <w:basedOn w:val="DefaultParagraphFont"/>
    <w:link w:val="Title"/>
    <w:rsid w:val="00E022F5"/>
    <w:rPr>
      <w:rFonts w:ascii="Times" w:eastAsia="Times" w:hAnsi="Times" w:cs="Calibri"/>
      <w:b/>
      <w:color w:val="000000"/>
      <w:sz w:val="24"/>
      <w:szCs w:val="18"/>
    </w:rPr>
  </w:style>
  <w:style w:type="character" w:styleId="Strong">
    <w:name w:val="Strong"/>
    <w:uiPriority w:val="22"/>
    <w:qFormat/>
    <w:rsid w:val="00E022F5"/>
    <w:rPr>
      <w:b/>
      <w:bCs/>
    </w:rPr>
  </w:style>
  <w:style w:type="character" w:customStyle="1" w:styleId="apple-style-span">
    <w:name w:val="apple-style-span"/>
    <w:basedOn w:val="DefaultParagraphFont"/>
    <w:rsid w:val="00E022F5"/>
  </w:style>
  <w:style w:type="character" w:customStyle="1" w:styleId="apple-converted-space">
    <w:name w:val="apple-converted-space"/>
    <w:basedOn w:val="DefaultParagraphFont"/>
    <w:rsid w:val="00E022F5"/>
  </w:style>
  <w:style w:type="character" w:customStyle="1" w:styleId="klink">
    <w:name w:val="klink"/>
    <w:basedOn w:val="DefaultParagraphFont"/>
    <w:rsid w:val="00E022F5"/>
  </w:style>
  <w:style w:type="character" w:customStyle="1" w:styleId="Author-Date">
    <w:name w:val="Author-Date"/>
    <w:qFormat/>
    <w:rsid w:val="00E022F5"/>
    <w:rPr>
      <w:b/>
      <w:bCs w:val="0"/>
      <w:sz w:val="24"/>
    </w:rPr>
  </w:style>
  <w:style w:type="character" w:customStyle="1" w:styleId="Heading21Char">
    <w:name w:val="Heading 21 Char"/>
    <w:aliases w:val="Char Char Char Char1 Char1,Char Char Char Char1 Char Char, Char Char Char Char1 Char,Char2 Char,Heading 2 Char Char1 Char,Heading 2 Char Char Char Char2,Heading 2 Char Char Char1,Heading 2 Char Char Char1 Char Char,Heading 2 Char1 Char"/>
    <w:basedOn w:val="DefaultParagraphFont"/>
    <w:rsid w:val="00E022F5"/>
    <w:rPr>
      <w:rFonts w:cs="Arial"/>
      <w:b/>
      <w:bCs/>
      <w:iCs/>
      <w:szCs w:val="28"/>
      <w:lang w:val="en-US" w:eastAsia="en-US" w:bidi="ar-SA"/>
    </w:rPr>
  </w:style>
  <w:style w:type="character" w:customStyle="1" w:styleId="UnderlineChar">
    <w:name w:val="Underline Char"/>
    <w:aliases w:val="Cards + Font: 12 pt Char"/>
    <w:basedOn w:val="DefaultParagraphFont"/>
    <w:rsid w:val="00E022F5"/>
    <w:rPr>
      <w:rFonts w:ascii="Arial Narrow" w:hAnsi="Arial Narrow"/>
      <w:szCs w:val="24"/>
      <w:u w:val="single"/>
    </w:rPr>
  </w:style>
  <w:style w:type="character" w:customStyle="1" w:styleId="CharChar11">
    <w:name w:val="Char Char11"/>
    <w:basedOn w:val="DefaultParagraphFont"/>
    <w:rsid w:val="00E022F5"/>
    <w:rPr>
      <w:rFonts w:cs="Arial"/>
      <w:bCs/>
      <w:szCs w:val="26"/>
      <w:u w:val="single"/>
      <w:lang w:val="en-US" w:eastAsia="en-US" w:bidi="ar-SA"/>
    </w:rPr>
  </w:style>
  <w:style w:type="character" w:customStyle="1" w:styleId="CardTextChar">
    <w:name w:val="Card Text Char"/>
    <w:basedOn w:val="DefaultParagraphFont"/>
    <w:rsid w:val="00E022F5"/>
    <w:rPr>
      <w:rFonts w:ascii="Times New Roman" w:eastAsia="SimSun" w:hAnsi="Times New Roman" w:cs="Times New Roman"/>
      <w:sz w:val="20"/>
      <w:szCs w:val="24"/>
      <w:lang w:eastAsia="zh-CN"/>
    </w:rPr>
  </w:style>
  <w:style w:type="paragraph" w:customStyle="1" w:styleId="MinimizedText">
    <w:name w:val="Minimized Text"/>
    <w:link w:val="MinimizedTextChar"/>
    <w:rsid w:val="00E022F5"/>
    <w:pPr>
      <w:spacing w:after="0" w:line="240" w:lineRule="auto"/>
    </w:pPr>
    <w:rPr>
      <w:rFonts w:ascii="Calibri" w:eastAsia="SimSun" w:hAnsi="Calibri" w:cs="Calibri"/>
      <w:sz w:val="16"/>
      <w:szCs w:val="24"/>
      <w:lang w:eastAsia="zh-CN"/>
    </w:rPr>
  </w:style>
  <w:style w:type="character" w:customStyle="1" w:styleId="MinimizedTextChar">
    <w:name w:val="Minimized Text Char"/>
    <w:basedOn w:val="CardTextChar"/>
    <w:link w:val="MinimizedText"/>
    <w:rsid w:val="00E022F5"/>
    <w:rPr>
      <w:rFonts w:ascii="Calibri" w:eastAsia="SimSun" w:hAnsi="Calibri" w:cs="Calibri"/>
      <w:sz w:val="16"/>
      <w:szCs w:val="24"/>
      <w:lang w:eastAsia="zh-CN"/>
    </w:rPr>
  </w:style>
  <w:style w:type="paragraph" w:customStyle="1" w:styleId="Cites">
    <w:name w:val="Cites"/>
    <w:next w:val="Cards"/>
    <w:qFormat/>
    <w:rsid w:val="00E022F5"/>
    <w:pPr>
      <w:widowControl w:val="0"/>
      <w:spacing w:after="0" w:line="240" w:lineRule="auto"/>
      <w:jc w:val="both"/>
      <w:outlineLvl w:val="2"/>
    </w:pPr>
    <w:rPr>
      <w:rFonts w:ascii="Times New Roman" w:eastAsia="Calibri" w:hAnsi="Times New Roman" w:cs="Times New Roman"/>
      <w:b/>
      <w:sz w:val="20"/>
      <w:szCs w:val="20"/>
    </w:rPr>
  </w:style>
  <w:style w:type="paragraph" w:customStyle="1" w:styleId="Tags">
    <w:name w:val="Tags"/>
    <w:next w:val="Cites"/>
    <w:qFormat/>
    <w:rsid w:val="00E022F5"/>
    <w:pPr>
      <w:widowControl w:val="0"/>
      <w:spacing w:after="0" w:line="240" w:lineRule="auto"/>
      <w:outlineLvl w:val="1"/>
    </w:pPr>
    <w:rPr>
      <w:rFonts w:ascii="Times New Roman" w:eastAsia="Calibri" w:hAnsi="Times New Roman" w:cs="Times New Roman"/>
      <w:b/>
      <w:sz w:val="24"/>
      <w:szCs w:val="20"/>
    </w:rPr>
  </w:style>
  <w:style w:type="paragraph" w:customStyle="1" w:styleId="AuthorDate">
    <w:name w:val="AuthorDate"/>
    <w:next w:val="Nothing"/>
    <w:rsid w:val="00E022F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Font12pt">
    <w:name w:val="Cards + Font 12pt"/>
    <w:basedOn w:val="DefaultParagraphFont"/>
    <w:rsid w:val="00E022F5"/>
    <w:rPr>
      <w:rFonts w:ascii="Times New Roman" w:hAnsi="Times New Roman"/>
      <w:sz w:val="24"/>
      <w:u w:val="single"/>
      <w:lang w:val="en-US" w:eastAsia="en-US" w:bidi="ar-SA"/>
    </w:rPr>
  </w:style>
  <w:style w:type="character" w:customStyle="1" w:styleId="timestamp">
    <w:name w:val="timestamp"/>
    <w:basedOn w:val="DefaultParagraphFont"/>
    <w:rsid w:val="00E022F5"/>
  </w:style>
  <w:style w:type="character" w:customStyle="1" w:styleId="bold">
    <w:name w:val="bold"/>
    <w:basedOn w:val="DefaultParagraphFont"/>
    <w:rsid w:val="00E022F5"/>
  </w:style>
  <w:style w:type="paragraph" w:customStyle="1" w:styleId="Cardstyle">
    <w:name w:val="Cardstyle"/>
    <w:basedOn w:val="Normal"/>
    <w:next w:val="Normal"/>
    <w:rsid w:val="00E022F5"/>
    <w:rPr>
      <w:rFonts w:ascii="Calibri" w:hAnsi="Calibri" w:cs="Calibri"/>
    </w:rPr>
  </w:style>
  <w:style w:type="paragraph" w:customStyle="1" w:styleId="Tagstyle">
    <w:name w:val="Tagstyle"/>
    <w:basedOn w:val="Normal"/>
    <w:next w:val="Normal"/>
    <w:rsid w:val="00E022F5"/>
    <w:rPr>
      <w:rFonts w:ascii="Calibri" w:hAnsi="Calibri" w:cs="Calibri"/>
      <w:b/>
    </w:rPr>
  </w:style>
  <w:style w:type="character" w:customStyle="1" w:styleId="citationunderlineChar">
    <w:name w:val="citation/underline Char"/>
    <w:basedOn w:val="DefaultParagraphFont"/>
    <w:rsid w:val="00E022F5"/>
    <w:rPr>
      <w:b/>
      <w:sz w:val="24"/>
      <w:szCs w:val="24"/>
      <w:u w:val="single"/>
      <w:lang w:val="en-US" w:eastAsia="en-US" w:bidi="ar-SA"/>
    </w:rPr>
  </w:style>
  <w:style w:type="character" w:customStyle="1" w:styleId="UnderliningChar">
    <w:name w:val="Underlining Char"/>
    <w:basedOn w:val="DefaultParagraphFont"/>
    <w:rsid w:val="00E022F5"/>
    <w:rPr>
      <w:rFonts w:ascii="Arial Narrow" w:hAnsi="Arial Narrow"/>
      <w:szCs w:val="24"/>
      <w:u w:val="single"/>
      <w:lang w:val="en-US" w:eastAsia="en-US" w:bidi="ar-SA"/>
    </w:rPr>
  </w:style>
  <w:style w:type="character" w:customStyle="1" w:styleId="MicroTextChar">
    <w:name w:val="MicroText Char"/>
    <w:basedOn w:val="DefaultParagraphFont"/>
    <w:link w:val="MicroText"/>
    <w:rsid w:val="00E022F5"/>
    <w:rPr>
      <w:rFonts w:ascii="Arial Narrow" w:hAnsi="Arial Narrow"/>
      <w:sz w:val="12"/>
      <w:szCs w:val="24"/>
    </w:rPr>
  </w:style>
  <w:style w:type="character" w:customStyle="1" w:styleId="BoldunderlineChar">
    <w:name w:val="Bold/underline Char"/>
    <w:basedOn w:val="DefaultParagraphFont"/>
    <w:rsid w:val="00E022F5"/>
    <w:rPr>
      <w:rFonts w:eastAsia="SimSun"/>
      <w:b/>
      <w:noProof w:val="0"/>
      <w:sz w:val="24"/>
      <w:szCs w:val="24"/>
      <w:u w:val="single"/>
      <w:lang w:val="en-US" w:eastAsia="zh-CN" w:bidi="ar-SA"/>
    </w:rPr>
  </w:style>
  <w:style w:type="character" w:customStyle="1" w:styleId="MinimizeChar">
    <w:name w:val="Minimize Char"/>
    <w:basedOn w:val="DefaultParagraphFont"/>
    <w:link w:val="Minimize"/>
    <w:rsid w:val="00E022F5"/>
    <w:rPr>
      <w:rFonts w:eastAsia="SimSun"/>
      <w:sz w:val="16"/>
      <w:szCs w:val="24"/>
      <w:lang w:eastAsia="zh-CN"/>
    </w:rPr>
  </w:style>
  <w:style w:type="paragraph" w:customStyle="1" w:styleId="Minimize">
    <w:name w:val="Minimize"/>
    <w:basedOn w:val="card0"/>
    <w:next w:val="Normal"/>
    <w:link w:val="MinimizeChar"/>
    <w:rsid w:val="00E022F5"/>
    <w:pPr>
      <w:widowControl w:val="0"/>
      <w:autoSpaceDE w:val="0"/>
      <w:autoSpaceDN w:val="0"/>
      <w:adjustRightInd w:val="0"/>
    </w:pPr>
    <w:rPr>
      <w:rFonts w:asciiTheme="minorHAnsi" w:eastAsia="SimSun" w:hAnsiTheme="minorHAnsi" w:cstheme="minorBidi"/>
      <w:sz w:val="16"/>
      <w:szCs w:val="24"/>
      <w:lang w:eastAsia="zh-CN"/>
    </w:rPr>
  </w:style>
  <w:style w:type="character" w:customStyle="1" w:styleId="underlinetextchar">
    <w:name w:val="underlinetextchar"/>
    <w:basedOn w:val="DefaultParagraphFont"/>
    <w:rsid w:val="00E022F5"/>
  </w:style>
  <w:style w:type="character" w:customStyle="1" w:styleId="CharChar21">
    <w:name w:val="Char Char21"/>
    <w:basedOn w:val="DefaultParagraphFont"/>
    <w:rsid w:val="00E022F5"/>
    <w:rPr>
      <w:rFonts w:cs="Arial"/>
      <w:bCs/>
      <w:u w:val="thick"/>
      <w:lang w:val="en-US" w:eastAsia="en-US" w:bidi="ar-SA"/>
    </w:rPr>
  </w:style>
  <w:style w:type="paragraph" w:styleId="BodyTextIndent">
    <w:name w:val="Body Text Indent"/>
    <w:basedOn w:val="Normal"/>
    <w:link w:val="BodyTextIndentChar"/>
    <w:rsid w:val="00E022F5"/>
    <w:pPr>
      <w:spacing w:after="120"/>
      <w:ind w:left="360"/>
    </w:pPr>
    <w:rPr>
      <w:rFonts w:ascii="Calibri" w:hAnsi="Calibri" w:cs="Calibri"/>
    </w:rPr>
  </w:style>
  <w:style w:type="character" w:customStyle="1" w:styleId="BodyTextIndentChar">
    <w:name w:val="Body Text Indent Char"/>
    <w:basedOn w:val="DefaultParagraphFont"/>
    <w:link w:val="BodyTextIndent"/>
    <w:rsid w:val="00E022F5"/>
    <w:rPr>
      <w:rFonts w:ascii="Calibri" w:hAnsi="Calibri" w:cs="Calibri"/>
      <w:sz w:val="24"/>
    </w:rPr>
  </w:style>
  <w:style w:type="character" w:customStyle="1" w:styleId="verdana">
    <w:name w:val="verdana"/>
    <w:basedOn w:val="DefaultParagraphFont"/>
    <w:rsid w:val="00E022F5"/>
  </w:style>
  <w:style w:type="character" w:customStyle="1" w:styleId="hit">
    <w:name w:val="hit"/>
    <w:basedOn w:val="DefaultParagraphFont"/>
    <w:rsid w:val="00E022F5"/>
  </w:style>
  <w:style w:type="character" w:customStyle="1" w:styleId="spipsurligne">
    <w:name w:val="spip_surligne"/>
    <w:basedOn w:val="DefaultParagraphFont"/>
    <w:rsid w:val="00E022F5"/>
  </w:style>
  <w:style w:type="paragraph" w:styleId="HTMLPreformatted">
    <w:name w:val="HTML Preformatted"/>
    <w:basedOn w:val="Normal"/>
    <w:link w:val="HTMLPreformattedChar"/>
    <w:uiPriority w:val="99"/>
    <w:rsid w:val="00E0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rsid w:val="00E022F5"/>
    <w:rPr>
      <w:rFonts w:ascii="Courier New" w:hAnsi="Courier New" w:cs="Courier New"/>
      <w:sz w:val="24"/>
      <w:szCs w:val="20"/>
    </w:rPr>
  </w:style>
  <w:style w:type="paragraph" w:customStyle="1" w:styleId="Underlining">
    <w:name w:val="Underlining"/>
    <w:basedOn w:val="Normal"/>
    <w:rsid w:val="00E022F5"/>
    <w:rPr>
      <w:rFonts w:ascii="Arial Narrow" w:hAnsi="Arial Narrow" w:cs="Calibri"/>
      <w:u w:val="single"/>
    </w:rPr>
  </w:style>
  <w:style w:type="character" w:customStyle="1" w:styleId="Style2Char">
    <w:name w:val="Style2 Char"/>
    <w:rsid w:val="00E022F5"/>
    <w:rPr>
      <w:rFonts w:ascii="Book Antiqua" w:hAnsi="Book Antiqua"/>
      <w:u w:val="thick"/>
      <w:lang w:val="en-US" w:eastAsia="en-US" w:bidi="ar-SA"/>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rsid w:val="00E022F5"/>
    <w:rPr>
      <w:sz w:val="24"/>
      <w:szCs w:val="24"/>
      <w:lang w:val="en-US" w:eastAsia="en-US" w:bidi="ar-SA"/>
    </w:rPr>
  </w:style>
  <w:style w:type="character" w:customStyle="1" w:styleId="Style1Char">
    <w:name w:val="Style1 Char"/>
    <w:rsid w:val="00E022F5"/>
    <w:rPr>
      <w:rFonts w:ascii="Book Antiqua" w:hAnsi="Book Antiqua"/>
      <w:sz w:val="16"/>
      <w:szCs w:val="16"/>
      <w:lang w:val="en-US" w:eastAsia="en-US" w:bidi="ar-SA"/>
    </w:rPr>
  </w:style>
  <w:style w:type="character" w:styleId="HTMLCite">
    <w:name w:val="HTML Cite"/>
    <w:basedOn w:val="DefaultParagraphFont"/>
    <w:unhideWhenUsed/>
    <w:rsid w:val="00E022F5"/>
    <w:rPr>
      <w:i/>
      <w:iCs/>
    </w:rPr>
  </w:style>
  <w:style w:type="paragraph" w:customStyle="1" w:styleId="Style3">
    <w:name w:val="Style3"/>
    <w:basedOn w:val="Normal"/>
    <w:rsid w:val="00E022F5"/>
    <w:rPr>
      <w:rFonts w:ascii="Arial Narrow" w:hAnsi="Arial Narrow" w:cs="Calibri"/>
      <w:b/>
    </w:rPr>
  </w:style>
  <w:style w:type="character" w:customStyle="1" w:styleId="UnderlineCharChar">
    <w:name w:val="Underline Char Char"/>
    <w:basedOn w:val="DefaultParagraphFont"/>
    <w:rsid w:val="00E022F5"/>
    <w:rPr>
      <w:rFonts w:ascii="Arial Narrow" w:hAnsi="Arial Narrow"/>
      <w:szCs w:val="24"/>
      <w:u w:val="single"/>
      <w:lang w:eastAsia="en-US"/>
    </w:rPr>
  </w:style>
  <w:style w:type="character" w:customStyle="1" w:styleId="CircledChar">
    <w:name w:val="Circled Char"/>
    <w:basedOn w:val="DefaultParagraphFont"/>
    <w:rsid w:val="00E022F5"/>
    <w:rPr>
      <w:rFonts w:eastAsia="Calibri"/>
      <w:b/>
      <w:szCs w:val="24"/>
      <w:u w:val="single"/>
      <w:lang w:eastAsia="en-US"/>
    </w:rPr>
  </w:style>
  <w:style w:type="character" w:customStyle="1" w:styleId="CiteChar">
    <w:name w:val="Cite Char"/>
    <w:basedOn w:val="DefaultParagraphFont"/>
    <w:rsid w:val="00E022F5"/>
    <w:rPr>
      <w:rFonts w:ascii="Times New Roman" w:eastAsia="Times New Roman" w:hAnsi="Times New Roman"/>
      <w:b/>
      <w:szCs w:val="24"/>
      <w:u w:val="single"/>
    </w:rPr>
  </w:style>
  <w:style w:type="character" w:customStyle="1" w:styleId="a">
    <w:name w:val="a"/>
    <w:basedOn w:val="DefaultParagraphFont"/>
    <w:rsid w:val="00E022F5"/>
  </w:style>
  <w:style w:type="character" w:customStyle="1" w:styleId="Style4Char">
    <w:name w:val="Style4 Char"/>
    <w:basedOn w:val="DefaultParagraphFont"/>
    <w:rsid w:val="00E022F5"/>
    <w:rPr>
      <w:rFonts w:ascii="Arial Narrow" w:eastAsia="Times New Roman" w:hAnsi="Arial Narrow"/>
      <w:szCs w:val="24"/>
      <w:u w:val="single"/>
      <w:lang w:eastAsia="en-US"/>
    </w:rPr>
  </w:style>
  <w:style w:type="character" w:customStyle="1" w:styleId="CharChar1">
    <w:name w:val="Char Char1"/>
    <w:basedOn w:val="DefaultParagraphFont"/>
    <w:rsid w:val="00E022F5"/>
    <w:rPr>
      <w:rFonts w:eastAsia="SimSun"/>
      <w:b/>
      <w:bCs/>
      <w:sz w:val="24"/>
      <w:szCs w:val="26"/>
      <w:lang w:val="en-US" w:eastAsia="zh-CN" w:bidi="ar-SA"/>
    </w:rPr>
  </w:style>
  <w:style w:type="character" w:customStyle="1" w:styleId="term">
    <w:name w:val="term"/>
    <w:basedOn w:val="DefaultParagraphFont"/>
    <w:rsid w:val="00E022F5"/>
  </w:style>
  <w:style w:type="character" w:customStyle="1" w:styleId="maintextlarge">
    <w:name w:val="maintext_large"/>
    <w:basedOn w:val="DefaultParagraphFont"/>
    <w:rsid w:val="00E022F5"/>
  </w:style>
  <w:style w:type="character" w:customStyle="1" w:styleId="Bold-UnderlineCharCharChar">
    <w:name w:val="Bold-Underline Char Char Char"/>
    <w:rsid w:val="00E022F5"/>
    <w:rPr>
      <w:rFonts w:ascii="Times New Roman" w:eastAsia="Times New Roman" w:hAnsi="Times New Roman"/>
      <w:b/>
      <w:sz w:val="24"/>
      <w:szCs w:val="24"/>
      <w:u w:val="single"/>
    </w:rPr>
  </w:style>
  <w:style w:type="paragraph" w:customStyle="1" w:styleId="evidencetext">
    <w:name w:val="evidence text"/>
    <w:basedOn w:val="Normal"/>
    <w:rsid w:val="00E022F5"/>
    <w:pPr>
      <w:ind w:left="1008" w:right="720"/>
    </w:pPr>
    <w:rPr>
      <w:rFonts w:ascii="Arial" w:hAnsi="Arial" w:cs="Calibri"/>
      <w:color w:val="000000"/>
      <w:sz w:val="16"/>
    </w:rPr>
  </w:style>
  <w:style w:type="character" w:customStyle="1" w:styleId="reduce2">
    <w:name w:val="reduce2"/>
    <w:basedOn w:val="DefaultParagraphFont"/>
    <w:rsid w:val="00E022F5"/>
    <w:rPr>
      <w:rFonts w:ascii="Arial" w:hAnsi="Arial" w:cs="Arial"/>
      <w:color w:val="000000"/>
      <w:sz w:val="12"/>
      <w:szCs w:val="22"/>
    </w:rPr>
  </w:style>
  <w:style w:type="character" w:customStyle="1" w:styleId="box">
    <w:name w:val="box"/>
    <w:basedOn w:val="DefaultParagraphFont"/>
    <w:rsid w:val="00E022F5"/>
    <w:rPr>
      <w:rFonts w:ascii="Arial" w:hAnsi="Arial" w:cs="Arial"/>
      <w:b/>
      <w:color w:val="000000"/>
      <w:sz w:val="19"/>
      <w:szCs w:val="22"/>
      <w:u w:val="thick"/>
      <w:bdr w:val="single" w:sz="12" w:space="0" w:color="auto"/>
    </w:rPr>
  </w:style>
  <w:style w:type="character" w:customStyle="1" w:styleId="highlight2">
    <w:name w:val="highlight2"/>
    <w:basedOn w:val="DefaultParagraphFont"/>
    <w:rsid w:val="00E022F5"/>
    <w:rPr>
      <w:rFonts w:ascii="Arial" w:hAnsi="Arial"/>
      <w:b/>
      <w:sz w:val="19"/>
      <w:u w:val="thick"/>
      <w:bdr w:val="none" w:sz="0" w:space="0" w:color="auto"/>
      <w:shd w:val="clear" w:color="auto" w:fill="auto"/>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rsid w:val="00E022F5"/>
    <w:pPr>
      <w:ind w:left="288" w:right="288"/>
    </w:pPr>
    <w:rPr>
      <w:rFonts w:ascii="Calibri" w:hAnsi="Calibri" w:cs="Arial"/>
    </w:rPr>
  </w:style>
  <w:style w:type="paragraph" w:customStyle="1" w:styleId="BlockHeadings">
    <w:name w:val="Block Headings"/>
    <w:basedOn w:val="Normal"/>
    <w:autoRedefine/>
    <w:rsid w:val="00E022F5"/>
    <w:pPr>
      <w:jc w:val="center"/>
      <w:outlineLvl w:val="0"/>
    </w:pPr>
    <w:rPr>
      <w:rFonts w:ascii="Arial" w:hAnsi="Arial" w:cs="Calibri"/>
      <w:b/>
      <w:sz w:val="28"/>
    </w:rPr>
  </w:style>
  <w:style w:type="paragraph" w:customStyle="1" w:styleId="BlockHeaderHidden">
    <w:name w:val="Block Header Hidden"/>
    <w:basedOn w:val="Normal"/>
    <w:autoRedefine/>
    <w:rsid w:val="00E022F5"/>
    <w:pPr>
      <w:jc w:val="center"/>
    </w:pPr>
    <w:rPr>
      <w:rFonts w:ascii="Arial" w:hAnsi="Arial" w:cs="Calibri"/>
      <w:b/>
      <w:sz w:val="28"/>
    </w:rPr>
  </w:style>
  <w:style w:type="character" w:customStyle="1" w:styleId="AuthorDateChar">
    <w:name w:val="AuthorDate Char"/>
    <w:basedOn w:val="DefaultParagraphFont"/>
    <w:rsid w:val="00E022F5"/>
    <w:rPr>
      <w:rFonts w:ascii="Times New Roman" w:hAnsi="Times New Roman"/>
      <w:b/>
      <w:sz w:val="24"/>
      <w:u w:val="single"/>
      <w:lang w:val="en-US" w:eastAsia="en-US" w:bidi="ar-SA"/>
    </w:rPr>
  </w:style>
  <w:style w:type="character" w:customStyle="1" w:styleId="subscript1">
    <w:name w:val="subscript1"/>
    <w:basedOn w:val="DefaultParagraphFont"/>
    <w:rsid w:val="00E022F5"/>
  </w:style>
  <w:style w:type="paragraph" w:customStyle="1" w:styleId="CardsHighlighted">
    <w:name w:val="Cards Highlighted"/>
    <w:next w:val="Nothing"/>
    <w:rsid w:val="00E022F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UnderlineChar"/>
    <w:rsid w:val="00E022F5"/>
    <w:rPr>
      <w:rFonts w:ascii="Times New Roman" w:hAnsi="Times New Roman"/>
      <w:sz w:val="24"/>
      <w:szCs w:val="22"/>
      <w:u w:val="single"/>
      <w:shd w:val="clear" w:color="auto" w:fill="00FFFF"/>
      <w:lang w:val="en-US" w:eastAsia="en-US" w:bidi="ar-SA"/>
    </w:rPr>
  </w:style>
  <w:style w:type="character" w:customStyle="1" w:styleId="BlockHeadingsChar">
    <w:name w:val="Block Headings Char"/>
    <w:basedOn w:val="DefaultParagraphFont"/>
    <w:rsid w:val="00E022F5"/>
    <w:rPr>
      <w:rFonts w:ascii="Times New Roman" w:hAnsi="Times New Roman"/>
      <w:b/>
      <w:sz w:val="28"/>
      <w:lang w:val="en-US" w:eastAsia="en-US" w:bidi="ar-SA"/>
    </w:rPr>
  </w:style>
  <w:style w:type="character" w:customStyle="1" w:styleId="CitesChar">
    <w:name w:val="Cites Char"/>
    <w:basedOn w:val="DefaultParagraphFont"/>
    <w:rsid w:val="00E022F5"/>
    <w:rPr>
      <w:rFonts w:ascii="Times New Roman" w:hAnsi="Times New Roman"/>
      <w:b/>
      <w:lang w:val="en-US" w:eastAsia="en-US" w:bidi="ar-SA"/>
    </w:rPr>
  </w:style>
  <w:style w:type="character" w:customStyle="1" w:styleId="BlockHeaderHiddenChar">
    <w:name w:val="Block Header Hidden Char"/>
    <w:basedOn w:val="DefaultParagraphFont"/>
    <w:rsid w:val="00E022F5"/>
    <w:rPr>
      <w:rFonts w:ascii="Times New Roman" w:hAnsi="Times New Roman"/>
      <w:b/>
      <w:sz w:val="28"/>
      <w:lang w:val="en-US" w:eastAsia="en-US" w:bidi="ar-SA"/>
    </w:rPr>
  </w:style>
  <w:style w:type="character" w:customStyle="1" w:styleId="CardsHighlight">
    <w:name w:val="Cards Highlight"/>
    <w:basedOn w:val="DefaultParagraphFont"/>
    <w:rsid w:val="00E022F5"/>
    <w:rPr>
      <w:rFonts w:ascii="Times New Roman" w:hAnsi="Times New Roman"/>
      <w:sz w:val="24"/>
      <w:u w:val="single"/>
      <w:bdr w:val="none" w:sz="0" w:space="0" w:color="auto"/>
      <w:shd w:val="clear" w:color="auto" w:fill="00FFFF"/>
    </w:rPr>
  </w:style>
  <w:style w:type="character" w:customStyle="1" w:styleId="preloadwrap">
    <w:name w:val="preloadwrap"/>
    <w:basedOn w:val="DefaultParagraphFont"/>
    <w:rsid w:val="00E022F5"/>
  </w:style>
  <w:style w:type="character" w:customStyle="1" w:styleId="articlehead">
    <w:name w:val="articlehead"/>
    <w:basedOn w:val="DefaultParagraphFont"/>
    <w:rsid w:val="00E022F5"/>
  </w:style>
  <w:style w:type="character" w:customStyle="1" w:styleId="blsp-spelling-error">
    <w:name w:val="blsp-spelling-error"/>
    <w:basedOn w:val="DefaultParagraphFont"/>
    <w:rsid w:val="00E022F5"/>
  </w:style>
  <w:style w:type="character" w:customStyle="1" w:styleId="pmterms1">
    <w:name w:val="pmterms1"/>
    <w:basedOn w:val="DefaultParagraphFont"/>
    <w:rsid w:val="00E022F5"/>
  </w:style>
  <w:style w:type="character" w:customStyle="1" w:styleId="StyleTimesNewRoman12ptBold">
    <w:name w:val="Style Times New Roman 12 pt Bold"/>
    <w:rsid w:val="00E022F5"/>
    <w:rPr>
      <w:rFonts w:ascii="Times New Roman" w:hAnsi="Times New Roman"/>
      <w:b/>
      <w:bCs/>
      <w:sz w:val="24"/>
    </w:rPr>
  </w:style>
  <w:style w:type="character" w:customStyle="1" w:styleId="commentstext">
    <w:name w:val="comments_text"/>
    <w:basedOn w:val="DefaultParagraphFont"/>
    <w:rsid w:val="00E022F5"/>
  </w:style>
  <w:style w:type="character" w:customStyle="1" w:styleId="tagChar1">
    <w:name w:val="tag Char1"/>
    <w:basedOn w:val="DefaultParagraphFont"/>
    <w:uiPriority w:val="99"/>
    <w:locked/>
    <w:rsid w:val="00E022F5"/>
    <w:rPr>
      <w:rFonts w:ascii="Times New Roman" w:hAnsi="Times New Roman" w:cs="Times New Roman"/>
      <w:b/>
      <w:color w:val="000000"/>
      <w:sz w:val="24"/>
      <w:szCs w:val="20"/>
    </w:rPr>
  </w:style>
  <w:style w:type="paragraph" w:customStyle="1" w:styleId="loose">
    <w:name w:val="loose"/>
    <w:basedOn w:val="Normal"/>
    <w:rsid w:val="00E022F5"/>
    <w:pPr>
      <w:spacing w:before="100" w:beforeAutospacing="1" w:after="100" w:afterAutospacing="1"/>
    </w:pPr>
    <w:rPr>
      <w:rFonts w:ascii="Calibri" w:hAnsi="Calibri" w:cs="Calibri"/>
    </w:rPr>
  </w:style>
  <w:style w:type="paragraph" w:customStyle="1" w:styleId="Cardcite">
    <w:name w:val="Card cite"/>
    <w:basedOn w:val="PlainText"/>
    <w:rsid w:val="00E022F5"/>
    <w:rPr>
      <w:rFonts w:ascii="Courier New" w:hAnsi="Courier New" w:cs="Courier New"/>
      <w:sz w:val="20"/>
      <w:szCs w:val="20"/>
    </w:rPr>
  </w:style>
  <w:style w:type="character" w:customStyle="1" w:styleId="CharacterStyle1">
    <w:name w:val="Character Style 1"/>
    <w:rsid w:val="00E022F5"/>
    <w:rPr>
      <w:rFonts w:ascii="Bookman Old Style" w:hAnsi="Bookman Old Style" w:cs="Bookman Old Style"/>
      <w:sz w:val="18"/>
      <w:szCs w:val="18"/>
    </w:rPr>
  </w:style>
  <w:style w:type="character" w:customStyle="1" w:styleId="CharacterStyle2">
    <w:name w:val="Character Style 2"/>
    <w:rsid w:val="00E022F5"/>
    <w:rPr>
      <w:spacing w:val="10"/>
      <w:sz w:val="20"/>
      <w:szCs w:val="20"/>
    </w:rPr>
  </w:style>
  <w:style w:type="paragraph" w:customStyle="1" w:styleId="pagpag2">
    <w:name w:val="pagpag2"/>
    <w:basedOn w:val="Normal"/>
    <w:rsid w:val="00E022F5"/>
    <w:pPr>
      <w:spacing w:beforeLines="1" w:afterLines="1"/>
    </w:pPr>
    <w:rPr>
      <w:rFonts w:ascii="Times" w:hAnsi="Times" w:cs="Calibri"/>
      <w:szCs w:val="20"/>
    </w:rPr>
  </w:style>
  <w:style w:type="character" w:customStyle="1" w:styleId="article">
    <w:name w:val="article"/>
    <w:basedOn w:val="DefaultParagraphFont"/>
    <w:rsid w:val="00E022F5"/>
  </w:style>
  <w:style w:type="character" w:customStyle="1" w:styleId="il">
    <w:name w:val="il"/>
    <w:basedOn w:val="DefaultParagraphFont"/>
    <w:rsid w:val="00E022F5"/>
  </w:style>
  <w:style w:type="paragraph" w:customStyle="1" w:styleId="Default">
    <w:name w:val="Default"/>
    <w:rsid w:val="00E022F5"/>
    <w:pPr>
      <w:widowControl w:val="0"/>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MicroText">
    <w:name w:val="MicroText"/>
    <w:basedOn w:val="Normal"/>
    <w:next w:val="Normal"/>
    <w:link w:val="MicroTextChar"/>
    <w:rsid w:val="00E022F5"/>
    <w:rPr>
      <w:rFonts w:ascii="Arial Narrow" w:hAnsi="Arial Narrow"/>
      <w:sz w:val="12"/>
      <w:szCs w:val="24"/>
    </w:rPr>
  </w:style>
  <w:style w:type="character" w:customStyle="1" w:styleId="blue">
    <w:name w:val="blue"/>
    <w:basedOn w:val="DefaultParagraphFont"/>
    <w:rsid w:val="00E022F5"/>
  </w:style>
  <w:style w:type="character" w:customStyle="1" w:styleId="italic">
    <w:name w:val="italic"/>
    <w:basedOn w:val="DefaultParagraphFont"/>
    <w:rsid w:val="00E022F5"/>
    <w:rPr>
      <w:rFonts w:cs="Times New Roman"/>
    </w:rPr>
  </w:style>
  <w:style w:type="character" w:customStyle="1" w:styleId="ff2">
    <w:name w:val="ff2"/>
    <w:basedOn w:val="DefaultParagraphFont"/>
    <w:rsid w:val="00E022F5"/>
  </w:style>
  <w:style w:type="character" w:customStyle="1" w:styleId="ib">
    <w:name w:val="ib"/>
    <w:basedOn w:val="DefaultParagraphFont"/>
    <w:rsid w:val="00E022F5"/>
  </w:style>
  <w:style w:type="paragraph" w:customStyle="1" w:styleId="CardStyle0">
    <w:name w:val="Card Style"/>
    <w:basedOn w:val="Normal"/>
    <w:rsid w:val="00E022F5"/>
    <w:rPr>
      <w:rFonts w:ascii="Calibri" w:hAnsi="Calibri" w:cs="Calibri"/>
    </w:rPr>
  </w:style>
  <w:style w:type="paragraph" w:customStyle="1" w:styleId="plff6">
    <w:name w:val="pl ff6"/>
    <w:basedOn w:val="Normal"/>
    <w:rsid w:val="00E022F5"/>
    <w:pPr>
      <w:spacing w:beforeLines="1" w:afterLines="1"/>
    </w:pPr>
    <w:rPr>
      <w:rFonts w:ascii="Times" w:hAnsi="Times" w:cs="Calibri"/>
      <w:szCs w:val="20"/>
    </w:rPr>
  </w:style>
  <w:style w:type="character" w:customStyle="1" w:styleId="ff6">
    <w:name w:val="ff6"/>
    <w:basedOn w:val="DefaultParagraphFont"/>
    <w:rsid w:val="00E022F5"/>
  </w:style>
  <w:style w:type="paragraph" w:customStyle="1" w:styleId="TagStyle0">
    <w:name w:val="Tag Style"/>
    <w:basedOn w:val="CardStyle0"/>
    <w:rsid w:val="00E022F5"/>
    <w:rPr>
      <w:b/>
    </w:rPr>
  </w:style>
  <w:style w:type="paragraph" w:customStyle="1" w:styleId="HeaderStyle">
    <w:name w:val="Header Style"/>
    <w:basedOn w:val="TagStyle0"/>
    <w:rsid w:val="00E022F5"/>
    <w:pPr>
      <w:jc w:val="center"/>
    </w:pPr>
    <w:rPr>
      <w:u w:val="single"/>
    </w:rPr>
  </w:style>
  <w:style w:type="paragraph" w:customStyle="1" w:styleId="HeaderFormat">
    <w:name w:val="Header Format"/>
    <w:basedOn w:val="Normal"/>
    <w:rsid w:val="00E022F5"/>
    <w:pPr>
      <w:jc w:val="center"/>
    </w:pPr>
    <w:rPr>
      <w:rFonts w:ascii="Calibri" w:hAnsi="Calibri" w:cs="Calibri"/>
      <w:b/>
      <w:u w:val="single"/>
    </w:rPr>
  </w:style>
  <w:style w:type="paragraph" w:customStyle="1" w:styleId="TagFormat">
    <w:name w:val="Tag Format"/>
    <w:basedOn w:val="Normal"/>
    <w:rsid w:val="00E022F5"/>
    <w:rPr>
      <w:rFonts w:ascii="Calibri" w:hAnsi="Calibri" w:cs="Calibri"/>
      <w:b/>
    </w:rPr>
  </w:style>
  <w:style w:type="paragraph" w:customStyle="1" w:styleId="CardFormat">
    <w:name w:val="Card Format"/>
    <w:basedOn w:val="Normal"/>
    <w:rsid w:val="00E022F5"/>
    <w:rPr>
      <w:rFonts w:ascii="Calibri" w:hAnsi="Calibri" w:cs="Calibri"/>
    </w:rPr>
  </w:style>
  <w:style w:type="character" w:customStyle="1" w:styleId="Small">
    <w:name w:val="Small"/>
    <w:basedOn w:val="DefaultParagraphFont"/>
    <w:rsid w:val="00E022F5"/>
    <w:rPr>
      <w:rFonts w:ascii="Times New Roman" w:hAnsi="Times New Roman"/>
      <w:sz w:val="12"/>
    </w:rPr>
  </w:style>
  <w:style w:type="paragraph" w:customStyle="1" w:styleId="Cardtext">
    <w:name w:val="Card text"/>
    <w:link w:val="CardtextChar0"/>
    <w:rsid w:val="00E022F5"/>
    <w:pPr>
      <w:widowControl w:val="0"/>
      <w:autoSpaceDE w:val="0"/>
      <w:autoSpaceDN w:val="0"/>
      <w:adjustRightInd w:val="0"/>
      <w:spacing w:after="0" w:line="240" w:lineRule="auto"/>
    </w:pPr>
    <w:rPr>
      <w:rFonts w:ascii="Arial Narrow" w:eastAsia="Times New Roman" w:hAnsi="Arial Narrow" w:cs="Times New Roman"/>
      <w:sz w:val="24"/>
      <w:szCs w:val="24"/>
      <w:u w:val="single"/>
    </w:rPr>
  </w:style>
  <w:style w:type="character" w:customStyle="1" w:styleId="CardtextChar0">
    <w:name w:val="Card text Char"/>
    <w:basedOn w:val="DefaultParagraphFont"/>
    <w:link w:val="Cardtext"/>
    <w:rsid w:val="00E022F5"/>
    <w:rPr>
      <w:rFonts w:ascii="Arial Narrow" w:eastAsia="Times New Roman" w:hAnsi="Arial Narrow" w:cs="Times New Roman"/>
      <w:sz w:val="24"/>
      <w:szCs w:val="24"/>
      <w:u w:val="single"/>
    </w:rPr>
  </w:style>
  <w:style w:type="character" w:customStyle="1" w:styleId="citation0">
    <w:name w:val="citation"/>
    <w:basedOn w:val="DefaultParagraphFont"/>
    <w:rsid w:val="00E022F5"/>
  </w:style>
  <w:style w:type="paragraph" w:customStyle="1" w:styleId="TOCHeading1">
    <w:name w:val="TOC Heading1"/>
    <w:basedOn w:val="Heading1"/>
    <w:next w:val="Normal"/>
    <w:unhideWhenUsed/>
    <w:qFormat/>
    <w:rsid w:val="00E022F5"/>
    <w:pPr>
      <w:pageBreakBefore w:val="0"/>
      <w:jc w:val="left"/>
      <w:outlineLvl w:val="9"/>
    </w:pPr>
    <w:rPr>
      <w:rFonts w:ascii="Cambria" w:eastAsia="Times New Roman" w:hAnsi="Cambria" w:cs="Times New Roman"/>
      <w:color w:val="365F91"/>
      <w:sz w:val="28"/>
    </w:rPr>
  </w:style>
  <w:style w:type="paragraph" w:customStyle="1" w:styleId="pagpag1">
    <w:name w:val="pagpag1"/>
    <w:basedOn w:val="Normal"/>
    <w:rsid w:val="00E022F5"/>
    <w:pPr>
      <w:spacing w:beforeLines="1" w:afterLines="1"/>
    </w:pPr>
    <w:rPr>
      <w:rFonts w:ascii="Times" w:hAnsi="Times" w:cs="Calibri"/>
      <w:szCs w:val="20"/>
    </w:rPr>
  </w:style>
  <w:style w:type="paragraph" w:customStyle="1" w:styleId="pagpag3">
    <w:name w:val="pagpag3"/>
    <w:basedOn w:val="Normal"/>
    <w:rsid w:val="00E022F5"/>
    <w:pPr>
      <w:spacing w:beforeLines="1" w:afterLines="1"/>
    </w:pPr>
    <w:rPr>
      <w:rFonts w:ascii="Times" w:hAnsi="Times" w:cs="Calibri"/>
      <w:szCs w:val="20"/>
    </w:rPr>
  </w:style>
  <w:style w:type="character" w:customStyle="1" w:styleId="ilad">
    <w:name w:val="il_ad"/>
    <w:basedOn w:val="DefaultParagraphFont"/>
    <w:rsid w:val="00E022F5"/>
  </w:style>
  <w:style w:type="character" w:customStyle="1" w:styleId="body">
    <w:name w:val="body"/>
    <w:basedOn w:val="DefaultParagraphFont"/>
    <w:rsid w:val="00E022F5"/>
  </w:style>
  <w:style w:type="paragraph" w:customStyle="1" w:styleId="c3">
    <w:name w:val="c3"/>
    <w:basedOn w:val="Normal"/>
    <w:rsid w:val="00E022F5"/>
    <w:pPr>
      <w:spacing w:beforeLines="1" w:afterLines="1"/>
    </w:pPr>
    <w:rPr>
      <w:rFonts w:ascii="Times" w:hAnsi="Times" w:cs="Calibri"/>
      <w:szCs w:val="20"/>
    </w:rPr>
  </w:style>
  <w:style w:type="character" w:customStyle="1" w:styleId="c2">
    <w:name w:val="c2"/>
    <w:basedOn w:val="DefaultParagraphFont"/>
    <w:rsid w:val="00E022F5"/>
  </w:style>
  <w:style w:type="paragraph" w:customStyle="1" w:styleId="HotRoute">
    <w:name w:val="Hot Route!"/>
    <w:basedOn w:val="Normal"/>
    <w:link w:val="HotRouteChar"/>
    <w:rsid w:val="00E022F5"/>
    <w:pPr>
      <w:ind w:left="144"/>
    </w:pPr>
    <w:rPr>
      <w:rFonts w:ascii="Calibri" w:hAnsi="Calibri" w:cs="Calibri"/>
    </w:rPr>
  </w:style>
  <w:style w:type="character" w:customStyle="1" w:styleId="HotRouteChar">
    <w:name w:val="Hot Route! Char"/>
    <w:basedOn w:val="DefaultParagraphFont"/>
    <w:link w:val="HotRoute"/>
    <w:rsid w:val="00E022F5"/>
    <w:rPr>
      <w:rFonts w:ascii="Calibri" w:hAnsi="Calibri" w:cs="Calibri"/>
      <w:sz w:val="24"/>
    </w:rPr>
  </w:style>
  <w:style w:type="paragraph" w:customStyle="1" w:styleId="Reallyfuckingsmall">
    <w:name w:val="Really fucking small"/>
    <w:basedOn w:val="Normal"/>
    <w:link w:val="ReallyfuckingsmallChar"/>
    <w:rsid w:val="00E022F5"/>
    <w:rPr>
      <w:rFonts w:ascii="Calibri" w:hAnsi="Calibri" w:cs="Calibri"/>
      <w:sz w:val="10"/>
    </w:rPr>
  </w:style>
  <w:style w:type="character" w:customStyle="1" w:styleId="ReallyfuckingsmallChar">
    <w:name w:val="Really fucking small Char"/>
    <w:basedOn w:val="DefaultParagraphFont"/>
    <w:link w:val="Reallyfuckingsmall"/>
    <w:rsid w:val="00E022F5"/>
    <w:rPr>
      <w:rFonts w:ascii="Calibri" w:hAnsi="Calibri" w:cs="Calibri"/>
      <w:sz w:val="10"/>
    </w:rPr>
  </w:style>
  <w:style w:type="paragraph" w:customStyle="1" w:styleId="underlineChar0">
    <w:name w:val="underline Char"/>
    <w:basedOn w:val="Normal"/>
    <w:link w:val="underlineCharChar0"/>
    <w:rsid w:val="00E022F5"/>
    <w:rPr>
      <w:rFonts w:ascii="Calibri" w:hAnsi="Calibri" w:cs="Calibri"/>
      <w:u w:val="single"/>
    </w:rPr>
  </w:style>
  <w:style w:type="character" w:customStyle="1" w:styleId="underlineCharChar0">
    <w:name w:val="underline Char Char"/>
    <w:basedOn w:val="DefaultParagraphFont"/>
    <w:link w:val="underlineChar0"/>
    <w:rsid w:val="00E022F5"/>
    <w:rPr>
      <w:rFonts w:ascii="Calibri" w:hAnsi="Calibri" w:cs="Calibri"/>
      <w:sz w:val="24"/>
      <w:u w:val="single"/>
    </w:rPr>
  </w:style>
  <w:style w:type="paragraph" w:customStyle="1" w:styleId="hotroute0">
    <w:name w:val="hot route!"/>
    <w:basedOn w:val="Normal"/>
    <w:link w:val="hotrouteChar0"/>
    <w:rsid w:val="00E022F5"/>
    <w:pPr>
      <w:ind w:left="144"/>
    </w:pPr>
    <w:rPr>
      <w:rFonts w:ascii="Calibri" w:hAnsi="Calibri" w:cs="Calibri"/>
    </w:rPr>
  </w:style>
  <w:style w:type="character" w:customStyle="1" w:styleId="hotrouteChar0">
    <w:name w:val="hot route! Char"/>
    <w:basedOn w:val="DefaultParagraphFont"/>
    <w:link w:val="hotroute0"/>
    <w:rsid w:val="00E022F5"/>
    <w:rPr>
      <w:rFonts w:ascii="Calibri" w:hAnsi="Calibri" w:cs="Calibri"/>
      <w:sz w:val="24"/>
    </w:rPr>
  </w:style>
  <w:style w:type="paragraph" w:customStyle="1" w:styleId="small0">
    <w:name w:val="small"/>
    <w:basedOn w:val="Normal"/>
    <w:link w:val="smallChar1"/>
    <w:rsid w:val="00E022F5"/>
    <w:rPr>
      <w:rFonts w:ascii="Calibri" w:hAnsi="Calibri" w:cs="Calibri"/>
      <w:sz w:val="16"/>
    </w:rPr>
  </w:style>
  <w:style w:type="character" w:customStyle="1" w:styleId="smallChar1">
    <w:name w:val="small Char1"/>
    <w:basedOn w:val="DefaultParagraphFont"/>
    <w:link w:val="small0"/>
    <w:rsid w:val="00E022F5"/>
    <w:rPr>
      <w:rFonts w:ascii="Calibri" w:hAnsi="Calibri" w:cs="Calibri"/>
      <w:sz w:val="16"/>
    </w:rPr>
  </w:style>
  <w:style w:type="paragraph" w:customStyle="1" w:styleId="reallysmall">
    <w:name w:val="really small"/>
    <w:basedOn w:val="Normal"/>
    <w:link w:val="reallysmallChar"/>
    <w:rsid w:val="00E022F5"/>
    <w:rPr>
      <w:rFonts w:ascii="Calibri" w:hAnsi="Calibri" w:cs="Calibri"/>
      <w:sz w:val="12"/>
    </w:rPr>
  </w:style>
  <w:style w:type="character" w:customStyle="1" w:styleId="reallysmallChar">
    <w:name w:val="really small Char"/>
    <w:basedOn w:val="DefaultParagraphFont"/>
    <w:link w:val="reallysmall"/>
    <w:rsid w:val="00E022F5"/>
    <w:rPr>
      <w:rFonts w:ascii="Calibri" w:hAnsi="Calibri" w:cs="Calibri"/>
      <w:sz w:val="12"/>
    </w:rPr>
  </w:style>
  <w:style w:type="paragraph" w:customStyle="1" w:styleId="Underlined">
    <w:name w:val="Underlined"/>
    <w:basedOn w:val="Normal"/>
    <w:link w:val="UnderlinedChar1"/>
    <w:rsid w:val="00E022F5"/>
    <w:rPr>
      <w:rFonts w:ascii="Century Gothic" w:hAnsi="Century Gothic" w:cs="Calibri"/>
      <w:szCs w:val="20"/>
      <w:u w:val="thick"/>
    </w:rPr>
  </w:style>
  <w:style w:type="character" w:customStyle="1" w:styleId="UnderlinedChar1">
    <w:name w:val="Underlined Char1"/>
    <w:basedOn w:val="DefaultParagraphFont"/>
    <w:link w:val="Underlined"/>
    <w:rsid w:val="00E022F5"/>
    <w:rPr>
      <w:rFonts w:ascii="Century Gothic" w:hAnsi="Century Gothic" w:cs="Calibri"/>
      <w:sz w:val="24"/>
      <w:szCs w:val="20"/>
      <w:u w:val="thick"/>
    </w:rPr>
  </w:style>
  <w:style w:type="character" w:customStyle="1" w:styleId="CitationChar">
    <w:name w:val="Citation Char"/>
    <w:basedOn w:val="UnderlinedChar1"/>
    <w:rsid w:val="00E022F5"/>
    <w:rPr>
      <w:rFonts w:ascii="Century Gothic" w:hAnsi="Century Gothic" w:cs="Calibri"/>
      <w:b/>
      <w:bCs/>
      <w:i/>
      <w:sz w:val="24"/>
      <w:szCs w:val="20"/>
      <w:u w:val="single"/>
    </w:rPr>
  </w:style>
  <w:style w:type="paragraph" w:customStyle="1" w:styleId="HotRoute1">
    <w:name w:val="Hot Route"/>
    <w:basedOn w:val="Normal"/>
    <w:link w:val="HotRouteChar1"/>
    <w:rsid w:val="00E022F5"/>
    <w:pPr>
      <w:ind w:left="144"/>
    </w:pPr>
    <w:rPr>
      <w:rFonts w:ascii="Calibri" w:hAnsi="Calibri" w:cs="Calibri"/>
      <w:szCs w:val="20"/>
    </w:rPr>
  </w:style>
  <w:style w:type="character" w:customStyle="1" w:styleId="HotRouteChar1">
    <w:name w:val="Hot Route Char"/>
    <w:basedOn w:val="DefaultParagraphFont"/>
    <w:link w:val="HotRoute1"/>
    <w:rsid w:val="00E022F5"/>
    <w:rPr>
      <w:rFonts w:ascii="Calibri" w:hAnsi="Calibri" w:cs="Calibri"/>
      <w:sz w:val="24"/>
      <w:szCs w:val="20"/>
    </w:rPr>
  </w:style>
  <w:style w:type="paragraph" w:customStyle="1" w:styleId="StyleUnderline">
    <w:name w:val="Style Underline"/>
    <w:basedOn w:val="Normal"/>
    <w:link w:val="StyleUnderlineChar"/>
    <w:autoRedefine/>
    <w:rsid w:val="00E022F5"/>
    <w:rPr>
      <w:rFonts w:ascii="Calibri" w:hAnsi="Calibri" w:cs="Calibri"/>
      <w:szCs w:val="20"/>
      <w:u w:val="single"/>
    </w:rPr>
  </w:style>
  <w:style w:type="character" w:customStyle="1" w:styleId="StyleUnderlineChar">
    <w:name w:val="Style Underline Char"/>
    <w:basedOn w:val="DefaultParagraphFont"/>
    <w:link w:val="StyleUnderline"/>
    <w:rsid w:val="00E022F5"/>
    <w:rPr>
      <w:rFonts w:ascii="Calibri" w:hAnsi="Calibri" w:cs="Calibri"/>
      <w:sz w:val="24"/>
      <w:szCs w:val="20"/>
      <w:u w:val="single"/>
    </w:rPr>
  </w:style>
  <w:style w:type="character" w:customStyle="1" w:styleId="TitleChar1">
    <w:name w:val="Title Char1"/>
    <w:basedOn w:val="DefaultParagraphFont"/>
    <w:uiPriority w:val="10"/>
    <w:rsid w:val="00E022F5"/>
    <w:rPr>
      <w:rFonts w:asciiTheme="majorHAnsi" w:eastAsiaTheme="majorEastAsia" w:hAnsiTheme="majorHAnsi" w:cstheme="majorBidi"/>
      <w:color w:val="17365D" w:themeColor="text2" w:themeShade="BF"/>
      <w:spacing w:val="5"/>
      <w:kern w:val="28"/>
      <w:sz w:val="52"/>
      <w:szCs w:val="52"/>
    </w:rPr>
  </w:style>
  <w:style w:type="paragraph" w:customStyle="1" w:styleId="tiny">
    <w:name w:val="tiny"/>
    <w:next w:val="Normal"/>
    <w:autoRedefine/>
    <w:rsid w:val="00E022F5"/>
    <w:pPr>
      <w:spacing w:after="0" w:line="240" w:lineRule="auto"/>
      <w:contextualSpacing/>
    </w:pPr>
    <w:rPr>
      <w:rFonts w:ascii="Times New Roman" w:eastAsia="Malgun Gothic" w:hAnsi="Times New Roman" w:cs="Times New Roman"/>
      <w:sz w:val="12"/>
      <w:szCs w:val="24"/>
    </w:rPr>
  </w:style>
  <w:style w:type="character" w:customStyle="1" w:styleId="underlinedChar">
    <w:name w:val="underlined Char"/>
    <w:basedOn w:val="DefaultParagraphFont"/>
    <w:rsid w:val="00E022F5"/>
    <w:rPr>
      <w:rFonts w:eastAsia="Malgun Gothic"/>
      <w:noProof w:val="0"/>
      <w:sz w:val="21"/>
      <w:szCs w:val="24"/>
      <w:u w:val="single"/>
      <w:lang w:val="en-US" w:eastAsia="en-US" w:bidi="ar-SA"/>
    </w:rPr>
  </w:style>
  <w:style w:type="character" w:customStyle="1" w:styleId="bodytext0">
    <w:name w:val="bodytext"/>
    <w:basedOn w:val="DefaultParagraphFont"/>
    <w:rsid w:val="00E022F5"/>
  </w:style>
  <w:style w:type="paragraph" w:customStyle="1" w:styleId="times">
    <w:name w:val="times"/>
    <w:basedOn w:val="Normal"/>
    <w:rsid w:val="00E022F5"/>
    <w:pPr>
      <w:spacing w:before="100" w:beforeAutospacing="1" w:after="100" w:afterAutospacing="1"/>
    </w:pPr>
    <w:rPr>
      <w:rFonts w:ascii="Calibri" w:hAnsi="Calibri" w:cs="Calibri"/>
    </w:rPr>
  </w:style>
  <w:style w:type="character" w:customStyle="1" w:styleId="lingoregion">
    <w:name w:val="lingo_region"/>
    <w:basedOn w:val="DefaultParagraphFont"/>
    <w:rsid w:val="00E022F5"/>
  </w:style>
  <w:style w:type="paragraph" w:customStyle="1" w:styleId="Pa2">
    <w:name w:val="Pa2"/>
    <w:basedOn w:val="Normal"/>
    <w:next w:val="Normal"/>
    <w:rsid w:val="00E022F5"/>
    <w:pPr>
      <w:autoSpaceDE w:val="0"/>
      <w:autoSpaceDN w:val="0"/>
      <w:adjustRightInd w:val="0"/>
      <w:spacing w:after="280" w:line="221" w:lineRule="atLeast"/>
    </w:pPr>
    <w:rPr>
      <w:rFonts w:ascii="Foundry Sterling" w:hAnsi="Foundry Sterling" w:cs="Calibri"/>
    </w:rPr>
  </w:style>
  <w:style w:type="character" w:customStyle="1" w:styleId="SmallText">
    <w:name w:val="Small Text"/>
    <w:basedOn w:val="DefaultParagraphFont"/>
    <w:rsid w:val="00E022F5"/>
    <w:rPr>
      <w:rFonts w:ascii="Times New Roman" w:hAnsi="Times New Roman"/>
      <w:sz w:val="16"/>
    </w:rPr>
  </w:style>
  <w:style w:type="paragraph" w:customStyle="1" w:styleId="Microtext0">
    <w:name w:val="Microtext"/>
    <w:basedOn w:val="Normal"/>
    <w:next w:val="Normal"/>
    <w:link w:val="MicrotextChar0"/>
    <w:rsid w:val="00E022F5"/>
    <w:rPr>
      <w:rFonts w:ascii="Calibri" w:hAnsi="Calibri" w:cs="Calibri"/>
      <w:sz w:val="12"/>
      <w:szCs w:val="12"/>
    </w:rPr>
  </w:style>
  <w:style w:type="character" w:customStyle="1" w:styleId="MicrotextChar0">
    <w:name w:val="Microtext Char"/>
    <w:basedOn w:val="DefaultParagraphFont"/>
    <w:link w:val="Microtext0"/>
    <w:locked/>
    <w:rsid w:val="00E022F5"/>
    <w:rPr>
      <w:rFonts w:ascii="Calibri" w:hAnsi="Calibri" w:cs="Calibri"/>
      <w:sz w:val="12"/>
      <w:szCs w:val="12"/>
    </w:rPr>
  </w:style>
  <w:style w:type="paragraph" w:styleId="NoSpacing">
    <w:name w:val="No Spacing"/>
    <w:aliases w:val="No Spacing1,No Spacing11,No Spacing2,Debate Text,Read stuff,Extra Spacing"/>
    <w:uiPriority w:val="1"/>
    <w:qFormat/>
    <w:rsid w:val="00E022F5"/>
    <w:rPr>
      <w:rFonts w:ascii="Times New Roman" w:hAnsi="Times New Roman"/>
      <w:sz w:val="24"/>
    </w:rPr>
  </w:style>
  <w:style w:type="paragraph" w:customStyle="1" w:styleId="NormalUnderline">
    <w:name w:val="Normal + Underline"/>
    <w:basedOn w:val="Normal"/>
    <w:link w:val="NormalUnderlineChar"/>
    <w:rsid w:val="00E022F5"/>
    <w:pPr>
      <w:ind w:left="720"/>
    </w:pPr>
    <w:rPr>
      <w:rFonts w:ascii="Calibri" w:hAnsi="Calibri" w:cs="Calibri"/>
      <w:b/>
      <w:u w:val="single"/>
    </w:rPr>
  </w:style>
  <w:style w:type="character" w:customStyle="1" w:styleId="NormalUnderlineChar">
    <w:name w:val="Normal + Underline Char"/>
    <w:basedOn w:val="DefaultParagraphFont"/>
    <w:link w:val="NormalUnderline"/>
    <w:rsid w:val="00E022F5"/>
    <w:rPr>
      <w:rFonts w:ascii="Calibri" w:hAnsi="Calibri" w:cs="Calibri"/>
      <w:b/>
      <w:sz w:val="24"/>
      <w:u w:val="single"/>
    </w:rPr>
  </w:style>
  <w:style w:type="paragraph" w:customStyle="1" w:styleId="NormalNoUnderline">
    <w:name w:val="Normal + No Underline"/>
    <w:basedOn w:val="Normal"/>
    <w:rsid w:val="00E022F5"/>
    <w:pPr>
      <w:ind w:left="720"/>
    </w:pPr>
    <w:rPr>
      <w:rFonts w:ascii="Calibri" w:hAnsi="Calibri" w:cs="Calibri"/>
      <w:sz w:val="12"/>
    </w:rPr>
  </w:style>
  <w:style w:type="character" w:customStyle="1" w:styleId="bodycopy">
    <w:name w:val="bodycopy"/>
    <w:basedOn w:val="DefaultParagraphFont"/>
    <w:rsid w:val="00E022F5"/>
  </w:style>
  <w:style w:type="character" w:customStyle="1" w:styleId="articlelocation">
    <w:name w:val="articlelocation"/>
    <w:basedOn w:val="DefaultParagraphFont"/>
    <w:rsid w:val="00E022F5"/>
  </w:style>
  <w:style w:type="paragraph" w:customStyle="1" w:styleId="inside-copy">
    <w:name w:val="inside-copy"/>
    <w:basedOn w:val="Normal"/>
    <w:rsid w:val="00E022F5"/>
    <w:pPr>
      <w:spacing w:beforeLines="1" w:afterLines="1"/>
    </w:pPr>
    <w:rPr>
      <w:rFonts w:ascii="Times" w:hAnsi="Times" w:cs="Calibri"/>
      <w:szCs w:val="20"/>
    </w:rPr>
  </w:style>
  <w:style w:type="character" w:customStyle="1" w:styleId="endemailtag">
    <w:name w:val="endemailtag"/>
    <w:basedOn w:val="DefaultParagraphFont"/>
    <w:rsid w:val="00E022F5"/>
  </w:style>
  <w:style w:type="character" w:customStyle="1" w:styleId="h4">
    <w:name w:val="h4"/>
    <w:basedOn w:val="DefaultParagraphFont"/>
    <w:rsid w:val="00E022F5"/>
  </w:style>
  <w:style w:type="character" w:customStyle="1" w:styleId="CitesChar2">
    <w:name w:val="Cites Char2"/>
    <w:rsid w:val="00E022F5"/>
    <w:rPr>
      <w:rFonts w:ascii="Helvetica Neue" w:hAnsi="Helvetica Neue"/>
      <w:b/>
      <w:bCs/>
      <w:sz w:val="24"/>
      <w:u w:val="single"/>
    </w:rPr>
  </w:style>
  <w:style w:type="character" w:customStyle="1" w:styleId="underLight">
    <w:name w:val="underLight"/>
    <w:qFormat/>
    <w:rsid w:val="00E022F5"/>
    <w:rPr>
      <w:rFonts w:ascii="Helvetica Neue" w:hAnsi="Helvetica Neue"/>
      <w:b w:val="0"/>
      <w:sz w:val="24"/>
      <w:u w:val="single"/>
      <w:bdr w:val="none" w:sz="0" w:space="0" w:color="auto"/>
      <w:shd w:val="clear" w:color="auto" w:fill="18EF00"/>
    </w:rPr>
  </w:style>
  <w:style w:type="paragraph" w:customStyle="1" w:styleId="textbold">
    <w:name w:val="text bold"/>
    <w:basedOn w:val="Normal"/>
    <w:link w:val="underline"/>
    <w:rsid w:val="00E022F5"/>
    <w:pPr>
      <w:ind w:left="720"/>
      <w:jc w:val="both"/>
    </w:pPr>
    <w:rPr>
      <w:rFonts w:asciiTheme="minorHAnsi" w:hAnsiTheme="minorHAnsi"/>
      <w:sz w:val="22"/>
      <w:u w:val="single"/>
    </w:rPr>
  </w:style>
  <w:style w:type="paragraph" w:customStyle="1" w:styleId="Brief-SecondarySource">
    <w:name w:val="Brief - Secondary Source"/>
    <w:basedOn w:val="Normal"/>
    <w:rsid w:val="00E022F5"/>
    <w:rPr>
      <w:rFonts w:ascii="Calibri" w:eastAsia="Times New Roman" w:hAnsi="Calibri" w:cs="Calibri"/>
      <w:sz w:val="14"/>
      <w:szCs w:val="20"/>
    </w:rPr>
  </w:style>
  <w:style w:type="paragraph" w:customStyle="1" w:styleId="Clear">
    <w:name w:val="Clear"/>
    <w:basedOn w:val="Heading4"/>
    <w:rsid w:val="00E022F5"/>
  </w:style>
  <w:style w:type="character" w:customStyle="1" w:styleId="BoldUnderlineChar0">
    <w:name w:val="BoldUnderline Char"/>
    <w:basedOn w:val="DefaultParagraphFont"/>
    <w:link w:val="BoldUnderline0"/>
    <w:locked/>
    <w:rsid w:val="00E022F5"/>
    <w:rPr>
      <w:b/>
      <w:szCs w:val="24"/>
      <w:u w:val="single"/>
    </w:rPr>
  </w:style>
  <w:style w:type="paragraph" w:customStyle="1" w:styleId="BoldUnderline0">
    <w:name w:val="BoldUnderline"/>
    <w:basedOn w:val="Normal"/>
    <w:link w:val="BoldUnderlineChar0"/>
    <w:rsid w:val="00E022F5"/>
    <w:rPr>
      <w:rFonts w:asciiTheme="minorHAnsi" w:hAnsiTheme="minorHAnsi"/>
      <w:b/>
      <w:sz w:val="22"/>
      <w:szCs w:val="24"/>
      <w:u w:val="single"/>
    </w:rPr>
  </w:style>
  <w:style w:type="paragraph" w:customStyle="1" w:styleId="text">
    <w:name w:val="text"/>
    <w:basedOn w:val="Normal"/>
    <w:rsid w:val="00E022F5"/>
    <w:pPr>
      <w:spacing w:before="100" w:beforeAutospacing="1" w:after="100" w:afterAutospacing="1"/>
    </w:pPr>
    <w:rPr>
      <w:rFonts w:eastAsia="Times New Roman" w:cs="Times New Roman"/>
      <w:szCs w:val="24"/>
    </w:rPr>
  </w:style>
  <w:style w:type="paragraph" w:customStyle="1" w:styleId="summary">
    <w:name w:val="summary"/>
    <w:basedOn w:val="Normal"/>
    <w:rsid w:val="00E022F5"/>
    <w:pPr>
      <w:spacing w:before="100" w:beforeAutospacing="1" w:after="100" w:afterAutospacing="1"/>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ruvr.co.uk/2013_02_16/Russia-bucks-grim-economic-trends/" TargetMode="External"/><Relationship Id="rId117" Type="http://schemas.openxmlformats.org/officeDocument/2006/relationships/hyperlink" Target="http://www.telegraph.co.uk/finance/oilprices/9553885/Oil-prices-slump-further-on-Saudi-Arabian-supply-rumours.html" TargetMode="External"/><Relationship Id="rId21" Type="http://schemas.openxmlformats.org/officeDocument/2006/relationships/hyperlink" Target="http://www.theatlantic.com/international/archive/2013/01/russias-tumultous-year-to-come/266748/" TargetMode="External"/><Relationship Id="rId42" Type="http://schemas.openxmlformats.org/officeDocument/2006/relationships/hyperlink" Target="http://www.bloomberg.com/news/2011-08-11/rts-stock-futures-rise-on-oil-u-s-job-data-russia-overnight.html" TargetMode="External"/><Relationship Id="rId47" Type="http://schemas.openxmlformats.org/officeDocument/2006/relationships/hyperlink" Target="http://www.huffingtonpost.com/sheldon-filger/russian-economy-faces-dis_b_201147.html" TargetMode="External"/><Relationship Id="rId63" Type="http://schemas.openxmlformats.org/officeDocument/2006/relationships/hyperlink" Target="http://www.vanguardngr.com/2011/01/understanding-the-political-economy-and-rising-oil-prices/" TargetMode="External"/><Relationship Id="rId68" Type="http://schemas.openxmlformats.org/officeDocument/2006/relationships/hyperlink" Target="http://www.ogbus.ru/eng/authors/Odularo/Odularo_1.pdf" TargetMode="External"/><Relationship Id="rId84" Type="http://schemas.openxmlformats.org/officeDocument/2006/relationships/hyperlink" Target="http://rt.com/business/iea-oil-china-usa-098/" TargetMode="External"/><Relationship Id="rId89" Type="http://schemas.openxmlformats.org/officeDocument/2006/relationships/hyperlink" Target="http://americancenturyblog.com/2011/01/russia%E2%80%99s-push-for-economic-diversificationand-modernization/" TargetMode="External"/><Relationship Id="rId112" Type="http://schemas.openxmlformats.org/officeDocument/2006/relationships/hyperlink" Target="http://www.trefis.com/stock/bp/articles/135743/bp-earnings-will-show-low-oil-gas-prices-impact/2012-07-30" TargetMode="External"/><Relationship Id="rId133" Type="http://schemas.openxmlformats.org/officeDocument/2006/relationships/hyperlink" Target="http://english.ruvr.ru/2012_06_26/79409411/" TargetMode="External"/><Relationship Id="rId138" Type="http://schemas.openxmlformats.org/officeDocument/2006/relationships/hyperlink" Target="http://www.modernrussia.com/" TargetMode="External"/><Relationship Id="rId154" Type="http://schemas.openxmlformats.org/officeDocument/2006/relationships/hyperlink" Target="http://www.americanprogress.org/issues/2010/01/american_primacy.html" TargetMode="External"/><Relationship Id="rId159" Type="http://schemas.openxmlformats.org/officeDocument/2006/relationships/hyperlink" Target="http://www.ibtimes.com/articles/197592/20110814/recession-unemployment-jobs-krugman-kellner-double-dip-recession.htm?frm=google" TargetMode="External"/><Relationship Id="rId175" Type="http://schemas.openxmlformats.org/officeDocument/2006/relationships/hyperlink" Target="http://www.telegraph.co.uk/sponsored/russianow/business/8429136/High-oil-prices-a-mixed-blessing-as-Russias-" TargetMode="External"/><Relationship Id="rId170" Type="http://schemas.openxmlformats.org/officeDocument/2006/relationships/hyperlink" Target="http://articles.economictimes.indiatimes.com/2011-04-18/news/29443933_1_global-recovery-oil-prices-global-economy" TargetMode="External"/><Relationship Id="rId191" Type="http://schemas.openxmlformats.org/officeDocument/2006/relationships/fontTable" Target="fontTable.xml"/><Relationship Id="rId16" Type="http://schemas.openxmlformats.org/officeDocument/2006/relationships/hyperlink" Target="http://money.cnn.com/magazines/fortune/fortune_archive/2007/03/19/8402339/" TargetMode="External"/><Relationship Id="rId107" Type="http://schemas.openxmlformats.org/officeDocument/2006/relationships/hyperlink" Target="http://www.telegraph.co.uk/finance/oilprices/9553885/Oil-prices-slump-further-on-Saudi-Arabian-supply-rumours.html" TargetMode="External"/><Relationship Id="rId11" Type="http://schemas.openxmlformats.org/officeDocument/2006/relationships/hyperlink" Target="http://rt.com/business/deripaska-rt-exclusive-" TargetMode="External"/><Relationship Id="rId32" Type="http://schemas.openxmlformats.org/officeDocument/2006/relationships/hyperlink" Target="http://www.rferl.org/content/five_questions_on_the_russian_economy/24298630.html" TargetMode="External"/><Relationship Id="rId37" Type="http://schemas.openxmlformats.org/officeDocument/2006/relationships/hyperlink" Target="http://www.themoscowtimes.com/opinion/article/us-meltdown-bodes-poorly-for-russia/441819.html" TargetMode="External"/><Relationship Id="rId53" Type="http://schemas.openxmlformats.org/officeDocument/2006/relationships/hyperlink" Target="http://www.brookings.edu/press/review/Summer99/Blair.pdf" TargetMode="External"/><Relationship Id="rId58" Type="http://schemas.openxmlformats.org/officeDocument/2006/relationships/hyperlink" Target="http://www.wagingpeace.org/articles/2009/01/20_open_letter_obama.pdf" TargetMode="External"/><Relationship Id="rId74" Type="http://schemas.openxmlformats.org/officeDocument/2006/relationships/hyperlink" Target="http://www.forbes.com/sites/katyasoldak/2013/01/28/desperately-seeking-investors/" TargetMode="External"/><Relationship Id="rId79" Type="http://schemas.openxmlformats.org/officeDocument/2006/relationships/hyperlink" Target="http://media.usip.org/reports/strat_posture_report.pdf" TargetMode="External"/><Relationship Id="rId102" Type="http://schemas.openxmlformats.org/officeDocument/2006/relationships/hyperlink" Target="http://www.wsoctv.com/news/news/local/gas-oil-prices-predicted-decrease-2013/nTknk/" TargetMode="External"/><Relationship Id="rId123" Type="http://schemas.openxmlformats.org/officeDocument/2006/relationships/hyperlink" Target="http://www.bloomberg.com/news/2012-07-09/ruble-weakens-to-dollar-bond-yields-rise-on-growth-concerns.html" TargetMode="External"/><Relationship Id="rId128" Type="http://schemas.openxmlformats.org/officeDocument/2006/relationships/hyperlink" Target="http://carnegie.ru/publications/?fa=48278&amp;solr_hilite=political" TargetMode="External"/><Relationship Id="rId144" Type="http://schemas.openxmlformats.org/officeDocument/2006/relationships/hyperlink" Target="http://www.miamiherald.com/2010/04/30/1606734/" TargetMode="External"/><Relationship Id="rId149" Type="http://schemas.openxmlformats.org/officeDocument/2006/relationships/hyperlink" Target="http://www.nytimes.com/2012/03/31/business/economy/why-natural-gas-is-cheap-and-gasoline-isnt.html" TargetMode="External"/><Relationship Id="rId5" Type="http://schemas.openxmlformats.org/officeDocument/2006/relationships/styles" Target="styles.xml"/><Relationship Id="rId90" Type="http://schemas.openxmlformats.org/officeDocument/2006/relationships/hyperlink" Target="http://www.arabtimesonline.com/NewsDetails/tabid/96/smid/414/ArticleID/172021/reftab/96/t/Russia-faces-oil-price-battle-as-Iraqi-output-exports-grow/Default.aspx" TargetMode="External"/><Relationship Id="rId95" Type="http://schemas.openxmlformats.org/officeDocument/2006/relationships/hyperlink" Target="http://english.ruvr.ru/2011/08/15/54669169.html" TargetMode="External"/><Relationship Id="rId160" Type="http://schemas.openxmlformats.org/officeDocument/2006/relationships/hyperlink" Target="http://www.ibtimes.com/articles/197592/20110814/recession-unemployment-jobs-krugman-kellner-double-dip-recession.htm?frm=google" TargetMode="External"/><Relationship Id="rId165" Type="http://schemas.openxmlformats.org/officeDocument/2006/relationships/hyperlink" Target="http://finance.yahoo.com/tech-ticker/from-libya-to-bahrain-mideast-instability-%22could-be-worse%22-sending-oil-to-new-highs-says-ashraf-laidi-yftt_535949.html?tickers=%5edji,%5egspc,gld,slv,oil,uso,spy" TargetMode="External"/><Relationship Id="rId181" Type="http://schemas.openxmlformats.org/officeDocument/2006/relationships/hyperlink" Target="http://www.nytimes.com/2011/03/28/business/global/28investor.html?pagewanted=all" TargetMode="External"/><Relationship Id="rId186" Type="http://schemas.openxmlformats.org/officeDocument/2006/relationships/hyperlink" Target="http://www.businessweek.com/news/2011-04-26/saudi-arabia-not-comfortable-with-oil-price-al-falih-says.html" TargetMode="External"/><Relationship Id="rId22" Type="http://schemas.openxmlformats.org/officeDocument/2006/relationships/hyperlink" Target="http://www.stockhouse.com/columnists/2012/sept/19/why-bernanke-refuses-to-let-oil-prices-fall" TargetMode="External"/><Relationship Id="rId27" Type="http://schemas.openxmlformats.org/officeDocument/2006/relationships/hyperlink" Target="http://community.nasdaq.com/News/2012-06/why-russia-etfs-are-not-a-debt-crisis-safe-haven-etf-news-and-commentary.aspx?storyid=146843" TargetMode="External"/><Relationship Id="rId43" Type="http://schemas.openxmlformats.org/officeDocument/2006/relationships/hyperlink" Target="http://www.praguepost.com/business/7900-oil-price-spikes-are-short-term.html" TargetMode="External"/><Relationship Id="rId48" Type="http://schemas.openxmlformats.org/officeDocument/2006/relationships/hyperlink" Target="http://www.rferl.org/content/five_questions_on_the_russian_economy/24298630.html" TargetMode="External"/><Relationship Id="rId64" Type="http://schemas.openxmlformats.org/officeDocument/2006/relationships/hyperlink" Target="http://allafrica.com/stories/201103140277.html" TargetMode="External"/><Relationship Id="rId69" Type="http://schemas.openxmlformats.org/officeDocument/2006/relationships/hyperlink" Target="http://www.jpost.com/Features/FrontLines/Article.aspx?id=231500" TargetMode="External"/><Relationship Id="rId113" Type="http://schemas.openxmlformats.org/officeDocument/2006/relationships/hyperlink" Target="http://www.businessweek.com/news/2013-01-31/russian-economy-expanded-3-dot-4-percent-last-year-slower-than-estimated" TargetMode="External"/><Relationship Id="rId118" Type="http://schemas.openxmlformats.org/officeDocument/2006/relationships/hyperlink" Target="http://vestnikkavkaza.net/articles/economy/29605.html" TargetMode="External"/><Relationship Id="rId134" Type="http://schemas.openxmlformats.org/officeDocument/2006/relationships/hyperlink" Target="http://www.emergingmarkets.org/Article/2682714/Europe/RUSSIAN-ECONOMY-Russias-oil-problem.html" TargetMode="External"/><Relationship Id="rId139" Type="http://schemas.openxmlformats.org/officeDocument/2006/relationships/hyperlink" Target="http://www.theatlantic.com/international/archive/2013/01/russias-tumultous-year-to-come/266748/" TargetMode="External"/><Relationship Id="rId80" Type="http://schemas.openxmlformats.org/officeDocument/2006/relationships/hyperlink" Target="http://www.dailytelegraph.com.au/business/breaking-news/oil-market-dives-on-saudi-output-rumours/story-e6freuyr-1226582355528" TargetMode="External"/><Relationship Id="rId85" Type="http://schemas.openxmlformats.org/officeDocument/2006/relationships/hyperlink" Target="http://arcadiawindstudygroup.org/2011/05/26/wind-wont-end-oil-dependency/" TargetMode="External"/><Relationship Id="rId150" Type="http://schemas.openxmlformats.org/officeDocument/2006/relationships/hyperlink" Target="http://article.nationalreview.com/?%20q=OWQ3ZGYzZTQyZGY4ZWFiZWUxNmYwZT%20JiNWVkMTIxMmU=" TargetMode="External"/><Relationship Id="rId155" Type="http://schemas.openxmlformats.org/officeDocument/2006/relationships/hyperlink" Target="http://www.nationalinterest.org/Article.aspx?id=20484" TargetMode="External"/><Relationship Id="rId171" Type="http://schemas.openxmlformats.org/officeDocument/2006/relationships/hyperlink" Target="http://www.pide.org.pk/psde24/pdf/01.pdf" TargetMode="External"/><Relationship Id="rId176" Type="http://schemas.openxmlformats.org/officeDocument/2006/relationships/hyperlink" Target="http://www.telegraph.co.uk/sponsored/russianow/business/7564203/Russian-bureaucracy-leads-to-corruption.html" TargetMode="External"/><Relationship Id="rId192" Type="http://schemas.openxmlformats.org/officeDocument/2006/relationships/theme" Target="theme/theme1.xml"/><Relationship Id="rId12" Type="http://schemas.openxmlformats.org/officeDocument/2006/relationships/hyperlink" Target="http://www.nytimes.com/2013/06/22/world/europe/russia-to-tap-reserve-funds-for-infrastructure-projects.html?ref=global-home&amp;_r=0" TargetMode="External"/><Relationship Id="rId17" Type="http://schemas.openxmlformats.org/officeDocument/2006/relationships/hyperlink" Target="http://www.businessweek.com/news/2013-01-31/russian-economy-expanded-3-dot-4-percent-last-year-slower-than-estimated" TargetMode="External"/><Relationship Id="rId33" Type="http://schemas.openxmlformats.org/officeDocument/2006/relationships/hyperlink" Target="http://www.rferl.org/content/five_questions_on_the_russian_economy/24298630.html" TargetMode="External"/><Relationship Id="rId38" Type="http://schemas.openxmlformats.org/officeDocument/2006/relationships/hyperlink" Target="http://www.nytimes.com/2011/03/08/business/global/08oil.html?src=busln" TargetMode="External"/><Relationship Id="rId59" Type="http://schemas.openxmlformats.org/officeDocument/2006/relationships/hyperlink" Target="http://www.un.org/ecosocdev/geninfo/afrec/subjindx/131nigr1.htm" TargetMode="External"/><Relationship Id="rId103" Type="http://schemas.openxmlformats.org/officeDocument/2006/relationships/hyperlink" Target="http://www.bdlive.co.za/markets/2013/01/03/oil-falls-below-112-as-us-budget-fear-returns" TargetMode="External"/><Relationship Id="rId108" Type="http://schemas.openxmlformats.org/officeDocument/2006/relationships/hyperlink" Target="http://www.telegraph.co.uk/finance/oilprices/9553885/Oil-prices-slump-further-on-Saudi-Arabian-supply-rumours.html" TargetMode="External"/><Relationship Id="rId124" Type="http://schemas.openxmlformats.org/officeDocument/2006/relationships/hyperlink" Target="http://en.gazeta.ru/news/2012/06/22/a_4637745.shtml" TargetMode="External"/><Relationship Id="rId129" Type="http://schemas.openxmlformats.org/officeDocument/2006/relationships/hyperlink" Target="http://www.ft.com/cms/s/0/313c4ffc-0d6e-11e2-bfcb-00144feabdc0.html" TargetMode="External"/><Relationship Id="rId54" Type="http://schemas.openxmlformats.org/officeDocument/2006/relationships/hyperlink" Target="http://www.princeton.edu/~lisd/publications/wp_russiaseries_bukharin.pdf" TargetMode="External"/><Relationship Id="rId70" Type="http://schemas.openxmlformats.org/officeDocument/2006/relationships/hyperlink" Target="http://weekly.ahram.org.eg/2004/705/op5.htm" TargetMode="External"/><Relationship Id="rId75" Type="http://schemas.openxmlformats.org/officeDocument/2006/relationships/hyperlink" Target="http://online.wsj.com/article/SB100014241278873238643045%2078315870684887926.html?mod=googlenews_wsj" TargetMode="External"/><Relationship Id="rId91" Type="http://schemas.openxmlformats.org/officeDocument/2006/relationships/hyperlink" Target="http://ec.europa.eu/energy/international/russia/doc/20111201_eu_russia_report.pdf" TargetMode="External"/><Relationship Id="rId96" Type="http://schemas.openxmlformats.org/officeDocument/2006/relationships/hyperlink" Target="http://www.economist.com/node/18281774" TargetMode="External"/><Relationship Id="rId140" Type="http://schemas.openxmlformats.org/officeDocument/2006/relationships/hyperlink" Target="http://www.telegraph.co.uk/sponsored/russianow/business/9382538/russia-dutch-disease.html" TargetMode="External"/><Relationship Id="rId145" Type="http://schemas.openxmlformats.org/officeDocument/2006/relationships/hyperlink" Target="http://www.worldpoliticsreview.com/article.aspx?id=3717" TargetMode="External"/><Relationship Id="rId161" Type="http://schemas.openxmlformats.org/officeDocument/2006/relationships/hyperlink" Target="http://www.huffingtonpost.com/raymond-j-learsy/as-stocks-gyrate-the-oil_b_926897.html?ir=Politics" TargetMode="External"/><Relationship Id="rId166" Type="http://schemas.openxmlformats.org/officeDocument/2006/relationships/hyperlink" Target="http://www.hammersmithaccountant.com/business-news/instability-middle-east-sends-oil-prices-soaring/" TargetMode="External"/><Relationship Id="rId182" Type="http://schemas.openxmlformats.org/officeDocument/2006/relationships/hyperlink" Target="http://topics.nytimes.com/top/news/business/energy-environment/oil-petroleum-and-gasoline/index.html?inline=nyt-classifier" TargetMode="External"/><Relationship Id="rId187" Type="http://schemas.openxmlformats.org/officeDocument/2006/relationships/hyperlink" Target="http://www.businessweek.com/news/2011-04-26/saudi-arabia-not-comfortable-with-oil-price-al-falih-says.html" TargetMode="External"/><Relationship Id="rId1" Type="http://schemas.openxmlformats.org/officeDocument/2006/relationships/customXml" Target="../customXml/item1.xml"/><Relationship Id="rId6" Type="http://schemas.microsoft.com/office/2007/relationships/stylesWithEffects" Target="stylesWithEffects.xml"/><Relationship Id="rId23" Type="http://schemas.openxmlformats.org/officeDocument/2006/relationships/hyperlink" Target="http://www.cei.org/gencon/019,02192.cfm" TargetMode="External"/><Relationship Id="rId28" Type="http://schemas.openxmlformats.org/officeDocument/2006/relationships/hyperlink" Target="https://www.cia.gov/library/publications/the-world-factbook/geos/rs.html" TargetMode="External"/><Relationship Id="rId49" Type="http://schemas.openxmlformats.org/officeDocument/2006/relationships/hyperlink" Target="http://www.newsmax.com/archives/articles/2003/5/16/102442.shtml" TargetMode="External"/><Relationship Id="rId114" Type="http://schemas.openxmlformats.org/officeDocument/2006/relationships/hyperlink" Target="http://www.businessweek.com/news/2013-01-31/russian-economy-expanded-3-dot-4-percent-last-year-slower-than-estimated" TargetMode="External"/><Relationship Id="rId119" Type="http://schemas.openxmlformats.org/officeDocument/2006/relationships/hyperlink" Target="http://www.businessweek.com/news/2013-01-31/russian-economy-expanded-3-dot-4-percent-last-year-slower-than-estimated" TargetMode="External"/><Relationship Id="rId44" Type="http://schemas.openxmlformats.org/officeDocument/2006/relationships/hyperlink" Target="http://www.forbes.com/sites/kenrapoza/2011/08/12/low-oil-prices-not-here-to-stay-says-barclays/" TargetMode="External"/><Relationship Id="rId60" Type="http://schemas.openxmlformats.org/officeDocument/2006/relationships/hyperlink" Target="http://www.vanguardngr.com/2011/08/cibn-optimistic-on-nigeria%E2%80%99s-economy/" TargetMode="External"/><Relationship Id="rId65" Type="http://schemas.openxmlformats.org/officeDocument/2006/relationships/hyperlink" Target="http://www.vanguardngr.com/2011/08/cibn-optimistic-on-nigeria%E2%80%99s-economy/" TargetMode="External"/><Relationship Id="rId81" Type="http://schemas.openxmlformats.org/officeDocument/2006/relationships/hyperlink" Target="http://www.forbes.com/sites/katyasoldak/2013/01/28/desperately-seeking-investors/" TargetMode="External"/><Relationship Id="rId86" Type="http://schemas.openxmlformats.org/officeDocument/2006/relationships/hyperlink" Target="http://www.scribd.com/doc/96797299/SEB-report-Russia-resilient-so-far" TargetMode="External"/><Relationship Id="rId130" Type="http://schemas.openxmlformats.org/officeDocument/2006/relationships/hyperlink" Target="http://rt.com/business/news/world-bank-report-russia-543/" TargetMode="External"/><Relationship Id="rId135" Type="http://schemas.openxmlformats.org/officeDocument/2006/relationships/hyperlink" Target="http://eurasia.foreignpolicy.com/posts/2010/10/29/can_russia_make_modernization_work_in_the_21st_century" TargetMode="External"/><Relationship Id="rId151" Type="http://schemas.openxmlformats.org/officeDocument/2006/relationships/hyperlink" Target="http://www.sundayherald.com/oped/opinion/display.var.2495478.0.dont_" TargetMode="External"/><Relationship Id="rId156" Type="http://schemas.openxmlformats.org/officeDocument/2006/relationships/hyperlink" Target="http://www.nationalinterest.org/Article.aspx?id=20484" TargetMode="External"/><Relationship Id="rId177" Type="http://schemas.openxmlformats.org/officeDocument/2006/relationships/hyperlink" Target="http://www.cbc.ca/news/world/story/2011/03/28/russia-corruption.html" TargetMode="External"/><Relationship Id="rId172" Type="http://schemas.openxmlformats.org/officeDocument/2006/relationships/hyperlink" Target="http://www.bloomberg.com/news/2011-04-17/crude-oil-declines-as-saudi-arabia-says-market-is-oversupplied-.html" TargetMode="External"/><Relationship Id="rId13" Type="http://schemas.openxmlformats.org/officeDocument/2006/relationships/hyperlink" Target="http://www.nytimes.com/2013/06/21/world/europe/oil-wealth-reduced-russia-needs-to-lure-foreign-capital.html?pagewanted=all" TargetMode="External"/><Relationship Id="rId18" Type="http://schemas.openxmlformats.org/officeDocument/2006/relationships/hyperlink" Target="http://indrus.in/economics/2013/02/22/imf_more_upbeat_on_growth_than_medvedev_22439.html" TargetMode="External"/><Relationship Id="rId39" Type="http://schemas.openxmlformats.org/officeDocument/2006/relationships/hyperlink" Target="http://www.nytimes.com/2011/03/08/business/global/08oil.html?src=busln" TargetMode="External"/><Relationship Id="rId109" Type="http://schemas.openxmlformats.org/officeDocument/2006/relationships/hyperlink" Target="http://www.cnbc.com/id/48701773" TargetMode="External"/><Relationship Id="rId34" Type="http://schemas.openxmlformats.org/officeDocument/2006/relationships/hyperlink" Target="http://www.huffingtonpost.com/raymond-j-learsy/as-stocks-gyrate-the-oil_b_926897.html?ir=Politics" TargetMode="External"/><Relationship Id="rId50" Type="http://schemas.openxmlformats.org/officeDocument/2006/relationships/hyperlink" Target="http://www.moscowtimes.ru/stories/2008/01/16/008.html" TargetMode="External"/><Relationship Id="rId55" Type="http://schemas.openxmlformats.org/officeDocument/2006/relationships/hyperlink" Target="http://weekly.ahram.org.eg/2004/705/op5.htm" TargetMode="External"/><Relationship Id="rId76" Type="http://schemas.openxmlformats.org/officeDocument/2006/relationships/hyperlink" Target="http://www.worldpoliticsreview.com/articles/12672/global-insights-oil-sector-a-challenge-for-russia-opportunity-for-u-s" TargetMode="External"/><Relationship Id="rId97" Type="http://schemas.openxmlformats.org/officeDocument/2006/relationships/hyperlink" Target="http://www.huffingtonpost.com/raymond-j-learsy/as-stocks-gyrate-the-oil_b_926897.html?ir=Politics" TargetMode="External"/><Relationship Id="rId104" Type="http://schemas.openxmlformats.org/officeDocument/2006/relationships/hyperlink" Target="http://www.bdlive.co.za/markets/2013/01/03/oil-falls-below-112-as-us-budget-fear-returns" TargetMode="External"/><Relationship Id="rId120" Type="http://schemas.openxmlformats.org/officeDocument/2006/relationships/hyperlink" Target="http://www.businessweek.com/news/2012-09-12/russia-to-refrain-from-rate-increase-on-growth-concerns" TargetMode="External"/><Relationship Id="rId125" Type="http://schemas.openxmlformats.org/officeDocument/2006/relationships/hyperlink" Target="http://www.businessweek.com/news/2012-07-08/worsening-outlook-sinks-adrs-as-ctc-tumbles-russia-overnight" TargetMode="External"/><Relationship Id="rId141" Type="http://schemas.openxmlformats.org/officeDocument/2006/relationships/hyperlink" Target="http://www.ibtimes.com/articles/198116/20110815/oil-oil-prices-gasoline-gasoline-prices-gdp-hedge-funds-investment-funds.htm" TargetMode="External"/><Relationship Id="rId146" Type="http://schemas.openxmlformats.org/officeDocument/2006/relationships/hyperlink" Target="http://www.google.com/hostednews/ap/article/ALeqM5jXPJmkJdyKGBu_J5HvhnfYCkYAzgD97VBSE80" TargetMode="External"/><Relationship Id="rId167" Type="http://schemas.openxmlformats.org/officeDocument/2006/relationships/hyperlink" Target="http://www.worldpress.org/Africa/3783.cfm" TargetMode="External"/><Relationship Id="rId188" Type="http://schemas.openxmlformats.org/officeDocument/2006/relationships/hyperlink" Target="http://www.ibtimes.com/articles/198116/20110815/oil-oil-prices-gasoline-gasoline-prices-gdp-hedge-funds-investment-funds.htm" TargetMode="External"/><Relationship Id="rId7" Type="http://schemas.openxmlformats.org/officeDocument/2006/relationships/settings" Target="settings.xml"/><Relationship Id="rId71" Type="http://schemas.openxmlformats.org/officeDocument/2006/relationships/hyperlink" Target="http://www.economist.com/node/18291511" TargetMode="External"/><Relationship Id="rId92" Type="http://schemas.openxmlformats.org/officeDocument/2006/relationships/hyperlink" Target="http://media.usip.org/reports/strat_posture_report.pdf" TargetMode="External"/><Relationship Id="rId162" Type="http://schemas.openxmlformats.org/officeDocument/2006/relationships/hyperlink" Target="http://www.jpost.com/Features/InThespotlight/Article.aspx?id=209605" TargetMode="External"/><Relationship Id="rId183" Type="http://schemas.openxmlformats.org/officeDocument/2006/relationships/hyperlink" Target="http://www.forbes.com/sites/kenrapoza/2011/08/15/why-china-wont-save-oil-prices/" TargetMode="External"/><Relationship Id="rId2" Type="http://schemas.openxmlformats.org/officeDocument/2006/relationships/customXml" Target="../customXml/item2.xml"/><Relationship Id="rId29" Type="http://schemas.openxmlformats.org/officeDocument/2006/relationships/hyperlink" Target="http://vestnikkavkaza.net/articles/economy/29605.html" TargetMode="External"/><Relationship Id="rId24" Type="http://schemas.openxmlformats.org/officeDocument/2006/relationships/hyperlink" Target="http://www.fareedzakaria.com/ARTICLES/newsweek/090604.html" TargetMode="External"/><Relationship Id="rId40" Type="http://schemas.openxmlformats.org/officeDocument/2006/relationships/hyperlink" Target="http://www.rff.org/News/Features/Pages/Reassessing-the-Oil-Security-Premium.aspx" TargetMode="External"/><Relationship Id="rId45" Type="http://schemas.openxmlformats.org/officeDocument/2006/relationships/hyperlink" Target="http://www.economist.com/node/18281774" TargetMode="External"/><Relationship Id="rId66" Type="http://schemas.openxmlformats.org/officeDocument/2006/relationships/hyperlink" Target="http://www.ogbus.ru/eng/authors/Odularo/Odularo_1.pdf" TargetMode="External"/><Relationship Id="rId87" Type="http://schemas.openxmlformats.org/officeDocument/2006/relationships/hyperlink" Target="http://www.worldpoliticsreview.com/articles/12672/global-insights-oil-sector-a-challenge-for-russia-opportunity-for-u-s" TargetMode="External"/><Relationship Id="rId110" Type="http://schemas.openxmlformats.org/officeDocument/2006/relationships/hyperlink" Target="http://www.keyc.tv/story/19159213/oil-prices-fall-as-stimulus-hopes-fade" TargetMode="External"/><Relationship Id="rId115" Type="http://schemas.openxmlformats.org/officeDocument/2006/relationships/hyperlink" Target="http://www.marketwatch.com/story/imf-may-lift-russia-inflation-cut-gdp-views-2012-09-17" TargetMode="External"/><Relationship Id="rId131" Type="http://schemas.openxmlformats.org/officeDocument/2006/relationships/hyperlink" Target="http://rt.com/business/news/oil-price-russia-economy-497/" TargetMode="External"/><Relationship Id="rId136" Type="http://schemas.openxmlformats.org/officeDocument/2006/relationships/hyperlink" Target="http://government.ru/gov/agencies/138/" TargetMode="External"/><Relationship Id="rId157" Type="http://schemas.openxmlformats.org/officeDocument/2006/relationships/hyperlink" Target="http://www.nationalinterest.org/Article.aspx?id=20484" TargetMode="External"/><Relationship Id="rId178" Type="http://schemas.openxmlformats.org/officeDocument/2006/relationships/hyperlink" Target="http://oilprice.com/Energy/Energy-General/Russias-Dysfunctional-Economy-Fails-to-Attract-Investment-Vital-for-Energy.html" TargetMode="External"/><Relationship Id="rId61" Type="http://schemas.openxmlformats.org/officeDocument/2006/relationships/hyperlink" Target="http://www.vanguardngr.com/2011/08/cibn-optimistic-on-nigeria%E2%80%99s-economy/" TargetMode="External"/><Relationship Id="rId82" Type="http://schemas.openxmlformats.org/officeDocument/2006/relationships/hyperlink" Target="http://online.wsj.com/article/SB100014241278873238643045%2078315870684887926.html?mod=googlenews_wsj" TargetMode="External"/><Relationship Id="rId152" Type="http://schemas.openxmlformats.org/officeDocument/2006/relationships/hyperlink" Target="http://www.americanprogress.org/issues/2010/01/american_primacy.html" TargetMode="External"/><Relationship Id="rId173" Type="http://schemas.openxmlformats.org/officeDocument/2006/relationships/hyperlink" Target="http://carnegieendowment.org/2011/03/31/oil-prices-and-middle-east-turmoil-economic-consequences/1fa" TargetMode="External"/><Relationship Id="rId19" Type="http://schemas.openxmlformats.org/officeDocument/2006/relationships/hyperlink" Target="http://www.worldpoliticsreview.com/articles/12672/global-insights-oil-sector-a-challenge-for-russia-opportunity-for-u-s" TargetMode="External"/><Relationship Id="rId14" Type="http://schemas.openxmlformats.org/officeDocument/2006/relationships/hyperlink" Target="http://www.forumspb.com/" TargetMode="External"/><Relationship Id="rId30" Type="http://schemas.openxmlformats.org/officeDocument/2006/relationships/hyperlink" Target="http://www.voanews.com/content/falling-oil-prices-prompt-russian-economic-fears/1206097.html" TargetMode="External"/><Relationship Id="rId35" Type="http://schemas.openxmlformats.org/officeDocument/2006/relationships/hyperlink" Target="http://www.sfgate.com/cgi-bin/article.cgi?f=/g/a/2011/08/09/bloomberg1376-LPNHLD0UQVI901-2K54BETJMKRJGECLL9BTMKJARI.DTL" TargetMode="External"/><Relationship Id="rId56" Type="http://schemas.openxmlformats.org/officeDocument/2006/relationships/hyperlink" Target="http://www.brookings.edu/press/review/Summer99/Blair.pdf" TargetMode="External"/><Relationship Id="rId77" Type="http://schemas.openxmlformats.org/officeDocument/2006/relationships/hyperlink" Target="http://rt.com/business/iea-oil-china-usa-098/" TargetMode="External"/><Relationship Id="rId100" Type="http://schemas.openxmlformats.org/officeDocument/2006/relationships/hyperlink" Target="http://www.reuters.com/article/CentralEuropeanInvestment08/idUSSP32671320080602" TargetMode="External"/><Relationship Id="rId105" Type="http://schemas.openxmlformats.org/officeDocument/2006/relationships/hyperlink" Target="http://www.independent.ie/business/stocks-markets/world-shares-slip-as-profittaking-follows-18month-high-3341844.html" TargetMode="External"/><Relationship Id="rId126" Type="http://schemas.openxmlformats.org/officeDocument/2006/relationships/hyperlink" Target="http://www.businessweek.com/news/2012-08-10/russia-s-economy-expanded-4-percent-in-second-quarter-slowest-in-year" TargetMode="External"/><Relationship Id="rId147" Type="http://schemas.openxmlformats.org/officeDocument/2006/relationships/hyperlink" Target="http://www.ibtimes.com/articles/197592/20110814/recession-unemployment-jobs-krugman-kellner-double-dip-recession.htm?frm=google" TargetMode="External"/><Relationship Id="rId168" Type="http://schemas.openxmlformats.org/officeDocument/2006/relationships/hyperlink" Target="http://www.forbes.com/sites/kenrapoza/2011/08/15/why-china-wont-save-oil-prices/" TargetMode="External"/><Relationship Id="rId8" Type="http://schemas.openxmlformats.org/officeDocument/2006/relationships/webSettings" Target="webSettings.xml"/><Relationship Id="rId51" Type="http://schemas.openxmlformats.org/officeDocument/2006/relationships/hyperlink" Target="http://tcf.org/events/pdfs/ev257/Graham.pdf)CL" TargetMode="External"/><Relationship Id="rId72" Type="http://schemas.openxmlformats.org/officeDocument/2006/relationships/hyperlink" Target="http://www.thisdaylive.com/articles/opec-oil-export-earnings-to-hit-1trillion-in-2011/96523/" TargetMode="External"/><Relationship Id="rId93" Type="http://schemas.openxmlformats.org/officeDocument/2006/relationships/hyperlink" Target="http://www.bbc.co.uk/news/business-18622833" TargetMode="External"/><Relationship Id="rId98" Type="http://schemas.openxmlformats.org/officeDocument/2006/relationships/hyperlink" Target="http://www.nytimes.com/gwire/2011/02/28/28greenwire-soaring-oil-prices-become-popular-argument-for-47763.html?pagewanted=1" TargetMode="External"/><Relationship Id="rId121" Type="http://schemas.openxmlformats.org/officeDocument/2006/relationships/hyperlink" Target="http://www.businessweek.com/news/2012-09-12/russia-to-refrain-from-rate-increase-on-growth-concerns" TargetMode="External"/><Relationship Id="rId142" Type="http://schemas.openxmlformats.org/officeDocument/2006/relationships/hyperlink" Target="http://www.washingtonpost.com/business/markets/russian-ruble-drops-3-pct-against-us-dollar-hit-by-weak-oil-us-debt-downgrade/2011/08/09/gIQANuvx3I_story.html" TargetMode="External"/><Relationship Id="rId163" Type="http://schemas.openxmlformats.org/officeDocument/2006/relationships/hyperlink" Target="http://www.economist.com/node/18285768" TargetMode="External"/><Relationship Id="rId184" Type="http://schemas.openxmlformats.org/officeDocument/2006/relationships/hyperlink" Target="http://www.bbc.co.uk/news/business-12594032" TargetMode="External"/><Relationship Id="rId189" Type="http://schemas.openxmlformats.org/officeDocument/2006/relationships/hyperlink" Target="http://www.ibtimes.com/articles/198116/20110815/oil-oil-prices-gasoline-gasoline-prices-gdp-hedge-funds-investment-funds.htm" TargetMode="External"/><Relationship Id="rId3" Type="http://schemas.openxmlformats.org/officeDocument/2006/relationships/customXml" Target="../customXml/item3.xml"/><Relationship Id="rId25" Type="http://schemas.openxmlformats.org/officeDocument/2006/relationships/hyperlink" Target="http://www.investopedia.com/articles/economics/08/determining-oil-prices.asp" TargetMode="External"/><Relationship Id="rId46" Type="http://schemas.openxmlformats.org/officeDocument/2006/relationships/hyperlink" Target="http://www.msnbc.msn.com/id/48678759/ns/business-motley_fool/" TargetMode="External"/><Relationship Id="rId67" Type="http://schemas.openxmlformats.org/officeDocument/2006/relationships/hyperlink" Target="http://www.ogbus.ru/eng/authors/Odularo/Odularo_1.pdf" TargetMode="External"/><Relationship Id="rId116" Type="http://schemas.openxmlformats.org/officeDocument/2006/relationships/hyperlink" Target="http://www.forbes.com/sites/kenrapoza/2012/10/03/is-russia-ready-for-life-after-oil/" TargetMode="External"/><Relationship Id="rId137" Type="http://schemas.openxmlformats.org/officeDocument/2006/relationships/hyperlink" Target="http://archive.kremlin.ru/articles/216634.shtml" TargetMode="External"/><Relationship Id="rId158" Type="http://schemas.openxmlformats.org/officeDocument/2006/relationships/hyperlink" Target="http://www.guardian.co.uk/commentisfree/2008/aug/11/climatechange" TargetMode="External"/><Relationship Id="rId20" Type="http://schemas.openxmlformats.org/officeDocument/2006/relationships/hyperlink" Target="http://rt.com/business/russia-europe-usa-economy-079/" TargetMode="External"/><Relationship Id="rId41" Type="http://schemas.openxmlformats.org/officeDocument/2006/relationships/hyperlink" Target="http://www.rff.org/documents/RFF-DP-10-05.pdf" TargetMode="External"/><Relationship Id="rId62" Type="http://schemas.openxmlformats.org/officeDocument/2006/relationships/hyperlink" Target="http://www.ogbus.ru/eng/authors/Odularo/Odularo_1.pdf" TargetMode="External"/><Relationship Id="rId83" Type="http://schemas.openxmlformats.org/officeDocument/2006/relationships/hyperlink" Target="http://www.worldpoliticsreview.com/articles/12672/global-insights-oil-sector-a-challenge-for-russia-opportunity-for-u-s" TargetMode="External"/><Relationship Id="rId88" Type="http://schemas.openxmlformats.org/officeDocument/2006/relationships/hyperlink" Target="http://en.rian.ru/analysis/20120127/170994608.html" TargetMode="External"/><Relationship Id="rId111" Type="http://schemas.openxmlformats.org/officeDocument/2006/relationships/hyperlink" Target="http://in.reuters.com/article/2012/08/02/petromineralesltd-results-idINL4E8J22GI20120802" TargetMode="External"/><Relationship Id="rId132" Type="http://schemas.openxmlformats.org/officeDocument/2006/relationships/hyperlink" Target="http://rt.com/business/news/putin-joins-calls-for-brics-getting-more-voting-rights-in-the-imf-385/" TargetMode="External"/><Relationship Id="rId153" Type="http://schemas.openxmlformats.org/officeDocument/2006/relationships/hyperlink" Target="http://watchmannewsletter.typepad.com/news/2009/02/is-the-economic-crisis-a-security-threat-too.html" TargetMode="External"/><Relationship Id="rId174" Type="http://schemas.openxmlformats.org/officeDocument/2006/relationships/hyperlink" Target="http://www.bne.eu/" TargetMode="External"/><Relationship Id="rId179" Type="http://schemas.openxmlformats.org/officeDocument/2006/relationships/hyperlink" Target="http://articles.latimes.com/2011/may/29/world/la-fg-russia-corruption-qa-20110529" TargetMode="External"/><Relationship Id="rId190" Type="http://schemas.openxmlformats.org/officeDocument/2006/relationships/header" Target="header1.xml"/><Relationship Id="rId15" Type="http://schemas.openxmlformats.org/officeDocument/2006/relationships/hyperlink" Target="http://www.nationalreview.com/corner/294768/domestic-oil-policies-do-impact-oil-prices-ike-brannon" TargetMode="External"/><Relationship Id="rId36" Type="http://schemas.openxmlformats.org/officeDocument/2006/relationships/hyperlink" Target="http://www.washingtonpost.com/business/markets/russian-ruble-drops-3-pct-against-us-dollar-hit-by-weak-oil-us-debt-downgrade/2011/08/09/gIQANuvx3I_story.html" TargetMode="External"/><Relationship Id="rId57" Type="http://schemas.openxmlformats.org/officeDocument/2006/relationships/hyperlink" Target="http://www.rand.org/pubs/documented_briefings/2005/RAND_DB457.pdf" TargetMode="External"/><Relationship Id="rId106" Type="http://schemas.openxmlformats.org/officeDocument/2006/relationships/hyperlink" Target="http://blogs.edmontonjournal.com/2012/09/19/oil-prices-down-sharply-as-u-s-inventories-soar/" TargetMode="External"/><Relationship Id="rId127" Type="http://schemas.openxmlformats.org/officeDocument/2006/relationships/hyperlink" Target="http://carnegie.ru/publications/?fa=48278&amp;solr_hilite=political" TargetMode="External"/><Relationship Id="rId10" Type="http://schemas.openxmlformats.org/officeDocument/2006/relationships/endnotes" Target="endnotes.xml"/><Relationship Id="rId31" Type="http://schemas.openxmlformats.org/officeDocument/2006/relationships/hyperlink" Target="http://en.novayagazeta.ru/business/52381.html" TargetMode="External"/><Relationship Id="rId52" Type="http://schemas.openxmlformats.org/officeDocument/2006/relationships/hyperlink" Target="http://www.clas.ufl.edu/users/bmoraski/Democratization/Talbot_FA96.pdf" TargetMode="External"/><Relationship Id="rId73" Type="http://schemas.openxmlformats.org/officeDocument/2006/relationships/hyperlink" Target="http://www.nasdaq.com/article/imf-says-stimulus-wont-help-russias-growth-20130621-00437" TargetMode="External"/><Relationship Id="rId78" Type="http://schemas.openxmlformats.org/officeDocument/2006/relationships/hyperlink" Target="http://www.scribd.com/doc/96797299/SEB-report-Russia-resilient-so-far" TargetMode="External"/><Relationship Id="rId94" Type="http://schemas.openxmlformats.org/officeDocument/2006/relationships/hyperlink" Target="http://www.forbes.com/sites/kenrapoza/2011/08/11/nomura-cuts-russia-growth-forecast/" TargetMode="External"/><Relationship Id="rId99" Type="http://schemas.openxmlformats.org/officeDocument/2006/relationships/hyperlink" Target="http://www.reuters.com/article/CentralEuropeanInvestment08/idUSSP32671320080602" TargetMode="External"/><Relationship Id="rId101" Type="http://schemas.openxmlformats.org/officeDocument/2006/relationships/hyperlink" Target="http://www.ogj.com/articles/2013/01/market-watch-oil-prices-climb-but-joy-over-new-budget-appears-to-wane.html" TargetMode="External"/><Relationship Id="rId122" Type="http://schemas.openxmlformats.org/officeDocument/2006/relationships/hyperlink" Target="http://www.haaretz.com/news/middle-east/russia-fm-u-s-sanctions-on-iran-syria-hurting-russian-economy-1.463516" TargetMode="External"/><Relationship Id="rId143" Type="http://schemas.openxmlformats.org/officeDocument/2006/relationships/hyperlink" Target="http://www.themoscowtimes.com/business/article/moscow-mimics-global-market-reaction/441709.html" TargetMode="External"/><Relationship Id="rId148" Type="http://schemas.openxmlformats.org/officeDocument/2006/relationships/hyperlink" Target="http://www.rff.org/documents/RFF-DP-10-05.pdf" TargetMode="External"/><Relationship Id="rId164" Type="http://schemas.openxmlformats.org/officeDocument/2006/relationships/hyperlink" Target="http://www.bbc.co.uk/news/business-12594032" TargetMode="External"/><Relationship Id="rId169" Type="http://schemas.openxmlformats.org/officeDocument/2006/relationships/hyperlink" Target="http://www.rff.org/News/Features/Pages/Reassessing-the-Oil-Security-Premium.aspx" TargetMode="External"/><Relationship Id="rId185" Type="http://schemas.openxmlformats.org/officeDocument/2006/relationships/hyperlink" Target="http://www.economist.com/node/18285768" TargetMode="External"/><Relationship Id="rId4" Type="http://schemas.openxmlformats.org/officeDocument/2006/relationships/numbering" Target="numbering.xml"/><Relationship Id="rId9" Type="http://schemas.openxmlformats.org/officeDocument/2006/relationships/footnotes" Target="footnotes.xml"/><Relationship Id="rId180" Type="http://schemas.openxmlformats.org/officeDocument/2006/relationships/hyperlink" Target="http://topics.nytimes.com/top/reference/timestopics/people/k/andrew_kramer/index.html?inline=nyt-p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54227</Words>
  <Characters>309099</Characters>
  <Application>Microsoft Office Word</Application>
  <DocSecurity>0</DocSecurity>
  <Lines>2575</Lines>
  <Paragraphs>725</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362601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Maggie</dc:creator>
  <cp:lastModifiedBy>Maggie</cp:lastModifiedBy>
  <cp:revision>1</cp:revision>
  <dcterms:created xsi:type="dcterms:W3CDTF">2013-07-24T00:47:00Z</dcterms:created>
  <dcterms:modified xsi:type="dcterms:W3CDTF">2013-07-24T00:48:00Z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