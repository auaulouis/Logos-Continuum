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94FE1E" w14:textId="77777777" w:rsidR="00D30814" w:rsidRDefault="00D30814" w:rsidP="00D30814">
      <w:pPr>
        <w:pStyle w:val="Heading3"/>
        <w:rPr>
          <w:rFonts w:eastAsia="Times New Roman"/>
          <w:shd w:val="clear" w:color="auto" w:fill="FFFFFF"/>
        </w:rPr>
      </w:pPr>
      <w:r>
        <w:rPr>
          <w:rFonts w:eastAsia="Times New Roman"/>
          <w:shd w:val="clear" w:color="auto" w:fill="FFFFFF"/>
        </w:rPr>
        <w:t>Warming bad</w:t>
      </w:r>
    </w:p>
    <w:p w14:paraId="39E599F1" w14:textId="77777777" w:rsidR="006D7709" w:rsidRDefault="006D7709" w:rsidP="006D7709"/>
    <w:p w14:paraId="384F929C" w14:textId="77777777" w:rsidR="006D7709" w:rsidRDefault="006D7709" w:rsidP="006D7709">
      <w:pPr>
        <w:spacing w:after="200" w:line="276" w:lineRule="auto"/>
      </w:pPr>
      <w:r>
        <w:br w:type="page"/>
      </w:r>
      <w:r>
        <w:lastRenderedPageBreak/>
        <w:t xml:space="preserve"> </w:t>
      </w:r>
    </w:p>
    <w:p w14:paraId="5FB83F44" w14:textId="77777777" w:rsidR="006D7709" w:rsidRDefault="006D7709" w:rsidP="006D7709">
      <w:pPr>
        <w:pStyle w:val="Heading4"/>
      </w:pPr>
      <w:r>
        <w:t xml:space="preserve">Climate change doesn’t just have direct impacts </w:t>
      </w:r>
    </w:p>
    <w:p w14:paraId="3A5FF051" w14:textId="77777777" w:rsidR="006D7709" w:rsidRPr="0003657A" w:rsidRDefault="006D7709" w:rsidP="006D7709">
      <w:pPr>
        <w:pStyle w:val="Heading4"/>
        <w:rPr>
          <w:rStyle w:val="StyleStyleBold12pt"/>
          <w:sz w:val="20"/>
          <w:szCs w:val="20"/>
        </w:rPr>
      </w:pPr>
      <w:r w:rsidRPr="0003657A">
        <w:rPr>
          <w:b w:val="0"/>
          <w:sz w:val="20"/>
          <w:szCs w:val="20"/>
        </w:rPr>
        <w:t>John J.</w:t>
      </w:r>
      <w:r w:rsidRPr="0003657A">
        <w:t xml:space="preserve"> </w:t>
      </w:r>
      <w:proofErr w:type="spellStart"/>
      <w:r w:rsidRPr="00495001">
        <w:rPr>
          <w:highlight w:val="yellow"/>
        </w:rPr>
        <w:t>Wiens</w:t>
      </w:r>
      <w:proofErr w:type="spellEnd"/>
      <w:r w:rsidRPr="0003657A">
        <w:t xml:space="preserve"> </w:t>
      </w:r>
      <w:r w:rsidRPr="0003657A">
        <w:rPr>
          <w:b w:val="0"/>
          <w:sz w:val="20"/>
          <w:szCs w:val="20"/>
        </w:rPr>
        <w:t>October 16,</w:t>
      </w:r>
      <w:r w:rsidRPr="008B3AF3">
        <w:t xml:space="preserve"> </w:t>
      </w:r>
      <w:r w:rsidRPr="00495001">
        <w:rPr>
          <w:b w:val="0"/>
          <w:sz w:val="20"/>
          <w:szCs w:val="20"/>
        </w:rPr>
        <w:t>20</w:t>
      </w:r>
      <w:r w:rsidRPr="00495001">
        <w:rPr>
          <w:highlight w:val="yellow"/>
        </w:rPr>
        <w:t>12</w:t>
      </w:r>
      <w:r>
        <w:t xml:space="preserve"> </w:t>
      </w:r>
      <w:r w:rsidRPr="0003657A">
        <w:rPr>
          <w:rStyle w:val="StyleStyleBold12pt"/>
          <w:sz w:val="20"/>
          <w:szCs w:val="20"/>
        </w:rPr>
        <w:t>Professor at the university of Arizona of ecology and evolutionary biology    New Study Reveals the Causes of Extinction from Global Warming</w:t>
      </w:r>
      <w:r w:rsidRPr="0003657A">
        <w:rPr>
          <w:rStyle w:val="StyleStyleBold12pt"/>
          <w:sz w:val="20"/>
          <w:szCs w:val="20"/>
        </w:rPr>
        <w:br/>
        <w:t>Changing interactions between species may be more dangerous than high temperatures alone - See more at: http://commcgi.cc.stonybrook.edu/am2/publish/General_University_News_2/New_Study_Reveals_the_Causes_of_Extinction_from_Global_Warming.shtml#sthash.SqcW8m0S.dpuf</w:t>
      </w:r>
    </w:p>
    <w:p w14:paraId="0D931A63" w14:textId="77777777" w:rsidR="006D7709" w:rsidRPr="0003657A" w:rsidRDefault="006D7709" w:rsidP="006D7709"/>
    <w:p w14:paraId="5F67FBF7" w14:textId="77777777" w:rsidR="006D7709" w:rsidRPr="008B3AF3" w:rsidRDefault="006D7709" w:rsidP="006D7709">
      <w:pPr>
        <w:rPr>
          <w:rStyle w:val="StyleBoldUnderline"/>
        </w:rPr>
      </w:pPr>
      <w:r w:rsidRPr="006D7709">
        <w:rPr>
          <w:sz w:val="20"/>
          <w:szCs w:val="20"/>
        </w:rPr>
        <w:t>New Study Reveals the Causes of Extinction from Global Warming - ¶ STONY BROOK, NY, October 16, 2012 – A new study, published online today in Proceedings of the Royal Society of London, reviewed 136 case studies to determine the underlying causes of why many populations have gone extinct due to changing climate. The article, entitled “</w:t>
      </w:r>
      <w:hyperlink r:id="rId11" w:history="1">
        <w:r w:rsidRPr="006D7709">
          <w:rPr>
            <w:rStyle w:val="Hyperlink"/>
            <w:sz w:val="20"/>
            <w:szCs w:val="20"/>
          </w:rPr>
          <w:t>How does climate change cause extinction</w:t>
        </w:r>
      </w:hyperlink>
      <w:r w:rsidRPr="006D7709">
        <w:rPr>
          <w:sz w:val="20"/>
          <w:szCs w:val="20"/>
        </w:rPr>
        <w:t xml:space="preserve">?” describes research led by </w:t>
      </w:r>
      <w:hyperlink r:id="rId12" w:history="1">
        <w:r w:rsidRPr="006D7709">
          <w:rPr>
            <w:rStyle w:val="Hyperlink"/>
            <w:sz w:val="20"/>
            <w:szCs w:val="20"/>
          </w:rPr>
          <w:t xml:space="preserve">John J. </w:t>
        </w:r>
        <w:proofErr w:type="spellStart"/>
        <w:r w:rsidRPr="006D7709">
          <w:rPr>
            <w:rStyle w:val="Hyperlink"/>
            <w:sz w:val="20"/>
            <w:szCs w:val="20"/>
          </w:rPr>
          <w:t>Wiens</w:t>
        </w:r>
        <w:proofErr w:type="spellEnd"/>
      </w:hyperlink>
      <w:r w:rsidRPr="006D7709">
        <w:rPr>
          <w:sz w:val="20"/>
          <w:szCs w:val="20"/>
        </w:rPr>
        <w:t xml:space="preserve">, an Associate Professor in the </w:t>
      </w:r>
      <w:hyperlink r:id="rId13" w:history="1">
        <w:r w:rsidRPr="006D7709">
          <w:rPr>
            <w:rStyle w:val="Hyperlink"/>
            <w:sz w:val="20"/>
            <w:szCs w:val="20"/>
          </w:rPr>
          <w:t>Department of Ecology and Evolution</w:t>
        </w:r>
      </w:hyperlink>
      <w:r w:rsidRPr="006D7709">
        <w:rPr>
          <w:sz w:val="20"/>
          <w:szCs w:val="20"/>
        </w:rPr>
        <w:t xml:space="preserve"> at Stony Brook University and by PhD students Abigail E. Cahill and Matthew E. Aiello-</w:t>
      </w:r>
      <w:proofErr w:type="spellStart"/>
      <w:r w:rsidRPr="006D7709">
        <w:rPr>
          <w:sz w:val="20"/>
          <w:szCs w:val="20"/>
        </w:rPr>
        <w:t>Lammens</w:t>
      </w:r>
      <w:proofErr w:type="spellEnd"/>
      <w:r w:rsidRPr="006D7709">
        <w:rPr>
          <w:sz w:val="20"/>
          <w:szCs w:val="20"/>
        </w:rPr>
        <w:t>. According to the authors</w:t>
      </w:r>
      <w:r w:rsidRPr="006D7709">
        <w:rPr>
          <w:rStyle w:val="StyleBoldUnderline"/>
          <w:sz w:val="20"/>
          <w:szCs w:val="20"/>
        </w:rPr>
        <w:t>,</w:t>
      </w:r>
      <w:r w:rsidRPr="008B3AF3">
        <w:rPr>
          <w:rStyle w:val="StyleBoldUnderline"/>
        </w:rPr>
        <w:t xml:space="preserve"> </w:t>
      </w:r>
      <w:r w:rsidRPr="00495001">
        <w:rPr>
          <w:rStyle w:val="StyleBoldUnderline"/>
          <w:highlight w:val="yellow"/>
        </w:rPr>
        <w:t>extinctions of plant and animal populations from human-related climate change are already widespread,</w:t>
      </w:r>
      <w:r w:rsidRPr="008B3AF3">
        <w:rPr>
          <w:rStyle w:val="StyleBoldUnderline"/>
        </w:rPr>
        <w:t xml:space="preserve"> but the causes of these extinctions are very poorly understood.</w:t>
      </w:r>
      <w:r w:rsidRPr="008B3AF3">
        <w:t xml:space="preserve"> </w:t>
      </w:r>
      <w:r w:rsidRPr="008B3AF3">
        <w:rPr>
          <w:rStyle w:val="StyleBoldUnderline"/>
        </w:rPr>
        <w:t xml:space="preserve">Contrary to expectations given global warming, the results of the study show </w:t>
      </w:r>
    </w:p>
    <w:tbl>
      <w:tblPr>
        <w:tblpPr w:leftFromText="45" w:rightFromText="45" w:vertAnchor="text" w:tblpXSpec="right" w:tblpYSpec="center"/>
        <w:tblW w:w="4500" w:type="dxa"/>
        <w:tblCellSpacing w:w="15" w:type="dxa"/>
        <w:shd w:val="clear" w:color="auto" w:fill="FFFFFF"/>
        <w:tblCellMar>
          <w:left w:w="0" w:type="dxa"/>
          <w:right w:w="0" w:type="dxa"/>
        </w:tblCellMar>
        <w:tblLook w:val="04A0" w:firstRow="1" w:lastRow="0" w:firstColumn="1" w:lastColumn="0" w:noHBand="0" w:noVBand="1"/>
      </w:tblPr>
      <w:tblGrid>
        <w:gridCol w:w="4500"/>
      </w:tblGrid>
      <w:tr w:rsidR="006D7709" w:rsidRPr="008B3AF3" w14:paraId="55574AD5" w14:textId="77777777" w:rsidTr="005C3805">
        <w:trPr>
          <w:tblCellSpacing w:w="15" w:type="dxa"/>
        </w:trPr>
        <w:tc>
          <w:tcPr>
            <w:tcW w:w="0" w:type="auto"/>
            <w:shd w:val="clear" w:color="auto" w:fill="FFFFFF"/>
            <w:vAlign w:val="center"/>
            <w:hideMark/>
          </w:tcPr>
          <w:p w14:paraId="333A0ED2" w14:textId="77777777" w:rsidR="006D7709" w:rsidRPr="008B3AF3" w:rsidRDefault="006D7709" w:rsidP="005C3805">
            <w:pPr>
              <w:rPr>
                <w:rStyle w:val="StyleBoldUnderline"/>
              </w:rPr>
            </w:pPr>
          </w:p>
        </w:tc>
      </w:tr>
      <w:tr w:rsidR="006D7709" w:rsidRPr="008B3AF3" w14:paraId="4768F089" w14:textId="77777777" w:rsidTr="005C3805">
        <w:trPr>
          <w:tblCellSpacing w:w="15" w:type="dxa"/>
        </w:trPr>
        <w:tc>
          <w:tcPr>
            <w:tcW w:w="0" w:type="auto"/>
            <w:shd w:val="clear" w:color="auto" w:fill="FFFFFF"/>
            <w:vAlign w:val="center"/>
            <w:hideMark/>
          </w:tcPr>
          <w:p w14:paraId="10DE9E3B" w14:textId="77777777" w:rsidR="006D7709" w:rsidRPr="008B3AF3" w:rsidRDefault="006D7709" w:rsidP="005C3805">
            <w:pPr>
              <w:rPr>
                <w:rStyle w:val="StyleBoldUnderline"/>
              </w:rPr>
            </w:pPr>
          </w:p>
        </w:tc>
      </w:tr>
    </w:tbl>
    <w:p w14:paraId="1FE08CF7" w14:textId="77777777" w:rsidR="006D7709" w:rsidRPr="006D7709" w:rsidRDefault="006D7709" w:rsidP="006D7709">
      <w:pPr>
        <w:rPr>
          <w:shd w:val="clear" w:color="auto" w:fill="FFFFFF"/>
        </w:rPr>
      </w:pPr>
      <w:proofErr w:type="gramStart"/>
      <w:r w:rsidRPr="008B3AF3">
        <w:rPr>
          <w:rStyle w:val="StyleBoldUnderline"/>
        </w:rPr>
        <w:t>that</w:t>
      </w:r>
      <w:proofErr w:type="gramEnd"/>
      <w:r w:rsidRPr="008B3AF3">
        <w:rPr>
          <w:rStyle w:val="StyleBoldUnderline"/>
        </w:rPr>
        <w:t xml:space="preserve"> very few populations have gone extinct simply because temperatures got too hot for the plants and animals to survive</w:t>
      </w:r>
      <w:r w:rsidRPr="008B3AF3">
        <w:t>. “</w:t>
      </w:r>
      <w:r w:rsidRPr="006D7709">
        <w:rPr>
          <w:sz w:val="20"/>
          <w:szCs w:val="20"/>
        </w:rPr>
        <w:t xml:space="preserve">Instead,” said Dr. </w:t>
      </w:r>
      <w:proofErr w:type="spellStart"/>
      <w:r w:rsidRPr="006D7709">
        <w:rPr>
          <w:sz w:val="20"/>
          <w:szCs w:val="20"/>
        </w:rPr>
        <w:t>Wiens</w:t>
      </w:r>
      <w:proofErr w:type="spellEnd"/>
      <w:r w:rsidRPr="008B3AF3">
        <w:t xml:space="preserve">, </w:t>
      </w:r>
      <w:r w:rsidRPr="008B3AF3">
        <w:rPr>
          <w:rStyle w:val="StyleBoldUnderline"/>
        </w:rPr>
        <w:t>“</w:t>
      </w:r>
      <w:r w:rsidRPr="00495001">
        <w:rPr>
          <w:rStyle w:val="StyleBoldUnderline"/>
          <w:highlight w:val="yellow"/>
        </w:rPr>
        <w:t>climate change more often leads to local extinctions and declines by influencing interactions between species</w:t>
      </w:r>
      <w:r w:rsidRPr="008B3AF3">
        <w:rPr>
          <w:rStyle w:val="StyleBoldUnderline"/>
        </w:rPr>
        <w:t>, such as reducing prey populations for predators.</w:t>
      </w:r>
      <w:r w:rsidRPr="008B3AF3">
        <w:t xml:space="preserve"> </w:t>
      </w:r>
      <w:r w:rsidRPr="006D7709">
        <w:rPr>
          <w:sz w:val="20"/>
          <w:szCs w:val="20"/>
        </w:rPr>
        <w:t>These shifting interactions may make even small climatic changes dangerous for the survival of plant and animal species. So, for example</w:t>
      </w:r>
      <w:r w:rsidRPr="008B3AF3">
        <w:t xml:space="preserve">, </w:t>
      </w:r>
      <w:r w:rsidRPr="00495001">
        <w:rPr>
          <w:rStyle w:val="StyleBoldUnderline"/>
          <w:highlight w:val="yellow"/>
        </w:rPr>
        <w:t>many animals may starve to death because of climate change long before the climate gets hot enough for them to die from overheating.”</w:t>
      </w:r>
      <w:r w:rsidRPr="008B3AF3">
        <w:rPr>
          <w:rStyle w:val="StyleBoldUnderline"/>
        </w:rPr>
        <w:t xml:space="preserve"> </w:t>
      </w:r>
      <w:r w:rsidRPr="008B3AF3">
        <w:rPr>
          <w:rStyle w:val="StyleBoldUnderline"/>
        </w:rPr>
        <w:br/>
      </w:r>
      <w:r w:rsidRPr="00D30814">
        <w:rPr>
          <w:shd w:val="clear" w:color="auto" w:fill="FFFFFF"/>
        </w:rPr>
        <w:t> </w:t>
      </w:r>
      <w:r w:rsidRPr="00D30814">
        <w:br/>
      </w:r>
    </w:p>
    <w:p w14:paraId="048CA75E" w14:textId="77777777" w:rsidR="00D30814" w:rsidRPr="00685A58" w:rsidRDefault="00D30814" w:rsidP="006D7709">
      <w:pPr>
        <w:pStyle w:val="Heading4"/>
      </w:pPr>
      <w:r w:rsidRPr="00685A58">
        <w:t>And, there’s no question about warming—it’s real and anthropogenic</w:t>
      </w:r>
    </w:p>
    <w:p w14:paraId="22FD6724" w14:textId="77777777" w:rsidR="00D30814" w:rsidRPr="00685A58" w:rsidRDefault="00D30814" w:rsidP="00D30814">
      <w:pPr>
        <w:pStyle w:val="Nothing"/>
      </w:pPr>
      <w:r w:rsidRPr="00685A58">
        <w:t xml:space="preserve">Stefan </w:t>
      </w:r>
      <w:proofErr w:type="spellStart"/>
      <w:r w:rsidRPr="00C24192">
        <w:rPr>
          <w:rStyle w:val="Author-Date"/>
          <w:highlight w:val="yellow"/>
        </w:rPr>
        <w:t>Rahmstorf</w:t>
      </w:r>
      <w:proofErr w:type="spellEnd"/>
      <w:r w:rsidRPr="00685A58">
        <w:rPr>
          <w:rStyle w:val="Author-Date"/>
        </w:rPr>
        <w:t xml:space="preserve">, </w:t>
      </w:r>
      <w:r w:rsidRPr="00685A58">
        <w:t xml:space="preserve">Professor of Physics @ Potsdam University, Member of the German Advisory Council on Climate Change, </w:t>
      </w:r>
      <w:r w:rsidRPr="00C24192">
        <w:rPr>
          <w:rStyle w:val="Author-Date"/>
        </w:rPr>
        <w:t>20</w:t>
      </w:r>
      <w:r w:rsidRPr="00C24192">
        <w:rPr>
          <w:rStyle w:val="Author-Date"/>
          <w:highlight w:val="yellow"/>
        </w:rPr>
        <w:t>08</w:t>
      </w:r>
      <w:r w:rsidRPr="00C24192">
        <w:rPr>
          <w:highlight w:val="yellow"/>
        </w:rPr>
        <w:t xml:space="preserve"> </w:t>
      </w:r>
      <w:r w:rsidRPr="00C24192">
        <w:t>(Global</w:t>
      </w:r>
      <w:r w:rsidRPr="00685A58">
        <w:t xml:space="preserve"> Warming: Looking Beyond Kyoto, ed. Ernesto Zedillo, Prof. IR @ Yale, p. 42-49)</w:t>
      </w:r>
    </w:p>
    <w:p w14:paraId="6E6A8713" w14:textId="77777777" w:rsidR="00D30814" w:rsidRPr="00685A58" w:rsidRDefault="00D30814" w:rsidP="00D30814">
      <w:pPr>
        <w:tabs>
          <w:tab w:val="left" w:pos="90"/>
        </w:tabs>
        <w:rPr>
          <w:rFonts w:eastAsia="Calibri"/>
        </w:rPr>
      </w:pPr>
    </w:p>
    <w:p w14:paraId="07CCCA2F" w14:textId="77777777" w:rsidR="00D30814" w:rsidRPr="00685A58" w:rsidRDefault="00D30814" w:rsidP="00D30814">
      <w:pPr>
        <w:rPr>
          <w:rFonts w:eastAsia="Calibri"/>
          <w:sz w:val="12"/>
        </w:rPr>
      </w:pPr>
      <w:r w:rsidRPr="00685A58">
        <w:rPr>
          <w:rFonts w:eastAsia="Calibri"/>
          <w:sz w:val="12"/>
        </w:rPr>
        <w:t xml:space="preserve">It is time to turn to statement B: </w:t>
      </w:r>
      <w:r w:rsidRPr="00685A58">
        <w:rPr>
          <w:rStyle w:val="UnderlineChar"/>
          <w:rFonts w:ascii="Times New Roman" w:hAnsi="Times New Roman"/>
          <w:highlight w:val="yellow"/>
        </w:rPr>
        <w:t>human activities are altering the climate</w:t>
      </w:r>
      <w:r w:rsidRPr="00685A58">
        <w:rPr>
          <w:rStyle w:val="UnderlineChar"/>
          <w:rFonts w:ascii="Times New Roman" w:hAnsi="Times New Roman"/>
        </w:rPr>
        <w:t>.</w:t>
      </w:r>
      <w:r w:rsidRPr="00685A58">
        <w:rPr>
          <w:rFonts w:eastAsia="Calibri"/>
          <w:sz w:val="12"/>
        </w:rPr>
        <w:t xml:space="preserve"> This can be broken into two parts. The first is as follows: global climate is warming. This is by now a generally undisputed point (except by novelist Michael Crichton), so we deal with it only briefly.32 The two leading compilations of data measured with thermometers are shown in figure 3-3, that of the National Aeronautics and Space Administration (NASA) and that of the British Hadley Centre for Climate Change. Although they differ in the details, due to the inclusion of different data sets and use of different spatial averaging and quality control procedures, they both show a consistent picture, with a global mean warming of 0.8°C since the late nineteenth century. </w:t>
      </w:r>
      <w:r w:rsidRPr="00685A58">
        <w:rPr>
          <w:rStyle w:val="UnderlineChar"/>
          <w:rFonts w:ascii="Times New Roman" w:hAnsi="Times New Roman"/>
          <w:highlight w:val="yellow"/>
        </w:rPr>
        <w:t>Temperatures over the past ten years</w:t>
      </w:r>
      <w:r w:rsidRPr="00685A58">
        <w:rPr>
          <w:rStyle w:val="UnderlineChar"/>
          <w:rFonts w:ascii="Times New Roman" w:hAnsi="Times New Roman"/>
        </w:rPr>
        <w:t xml:space="preserve"> clearly </w:t>
      </w:r>
      <w:r w:rsidRPr="00685A58">
        <w:rPr>
          <w:rStyle w:val="UnderlineChar"/>
          <w:rFonts w:ascii="Times New Roman" w:hAnsi="Times New Roman"/>
          <w:highlight w:val="yellow"/>
        </w:rPr>
        <w:t>were the warmest</w:t>
      </w:r>
      <w:r w:rsidRPr="00685A58">
        <w:rPr>
          <w:rStyle w:val="UnderlineChar"/>
          <w:rFonts w:ascii="Times New Roman" w:hAnsi="Times New Roman"/>
        </w:rPr>
        <w:t xml:space="preserve"> since measured records have been available. </w:t>
      </w:r>
      <w:r w:rsidRPr="00685A58">
        <w:rPr>
          <w:rFonts w:eastAsia="Calibri"/>
          <w:sz w:val="12"/>
        </w:rPr>
        <w:t xml:space="preserve">The year 1998 sticks out well above the </w:t>
      </w:r>
      <w:proofErr w:type="spellStart"/>
      <w:r w:rsidRPr="00685A58">
        <w:rPr>
          <w:rFonts w:eastAsia="Calibri"/>
          <w:sz w:val="12"/>
        </w:rPr>
        <w:t>longterm</w:t>
      </w:r>
      <w:proofErr w:type="spellEnd"/>
      <w:r w:rsidRPr="00685A58">
        <w:rPr>
          <w:rFonts w:eastAsia="Calibri"/>
          <w:sz w:val="12"/>
        </w:rPr>
        <w:t xml:space="preserve"> trend due to the occurrence of a major El Niño event that year (the last El Niño so far and one of the strongest on record). </w:t>
      </w:r>
      <w:r w:rsidRPr="00685A58">
        <w:rPr>
          <w:rStyle w:val="UnderlineChar"/>
          <w:rFonts w:ascii="Times New Roman" w:hAnsi="Times New Roman"/>
          <w:highlight w:val="yellow"/>
        </w:rPr>
        <w:t>These events</w:t>
      </w:r>
      <w:r w:rsidRPr="00685A58">
        <w:rPr>
          <w:rStyle w:val="UnderlineChar"/>
          <w:rFonts w:ascii="Times New Roman" w:hAnsi="Times New Roman"/>
        </w:rPr>
        <w:t xml:space="preserve"> </w:t>
      </w:r>
      <w:r w:rsidRPr="00685A58">
        <w:rPr>
          <w:rStyle w:val="UnderlineChar"/>
          <w:rFonts w:ascii="Times New Roman" w:hAnsi="Times New Roman"/>
          <w:highlight w:val="yellow"/>
        </w:rPr>
        <w:t>are</w:t>
      </w:r>
      <w:r w:rsidRPr="00685A58">
        <w:rPr>
          <w:rStyle w:val="UnderlineChar"/>
          <w:rFonts w:ascii="Times New Roman" w:hAnsi="Times New Roman"/>
        </w:rPr>
        <w:t xml:space="preserve"> </w:t>
      </w:r>
      <w:r w:rsidRPr="00685A58">
        <w:rPr>
          <w:rStyle w:val="UnderlineChar"/>
          <w:rFonts w:ascii="Times New Roman" w:hAnsi="Times New Roman"/>
          <w:highlight w:val="yellow"/>
        </w:rPr>
        <w:t>examples</w:t>
      </w:r>
      <w:r w:rsidRPr="00685A58">
        <w:rPr>
          <w:rStyle w:val="UnderlineChar"/>
          <w:rFonts w:ascii="Times New Roman" w:hAnsi="Times New Roman"/>
        </w:rPr>
        <w:t xml:space="preserve"> of the largest natural climate variations on multiyear time scales and</w:t>
      </w:r>
      <w:r w:rsidRPr="00685A58">
        <w:rPr>
          <w:rStyle w:val="UnderlineChar"/>
          <w:rFonts w:ascii="Times New Roman" w:hAnsi="Times New Roman"/>
          <w:highlight w:val="yellow"/>
        </w:rPr>
        <w:t>, by releasing heat</w:t>
      </w:r>
      <w:r w:rsidRPr="00685A58">
        <w:rPr>
          <w:rStyle w:val="UnderlineChar"/>
          <w:rFonts w:ascii="Times New Roman" w:hAnsi="Times New Roman"/>
        </w:rPr>
        <w:t xml:space="preserve"> from the ocean, </w:t>
      </w:r>
      <w:r w:rsidRPr="00685A58">
        <w:rPr>
          <w:rStyle w:val="UnderlineChar"/>
          <w:rFonts w:ascii="Times New Roman" w:hAnsi="Times New Roman"/>
          <w:highlight w:val="yellow"/>
        </w:rPr>
        <w:t>generally cause positive anomalies</w:t>
      </w:r>
      <w:r w:rsidRPr="00685A58">
        <w:rPr>
          <w:rStyle w:val="UnderlineChar"/>
          <w:rFonts w:ascii="Times New Roman" w:hAnsi="Times New Roman"/>
        </w:rPr>
        <w:t xml:space="preserve"> </w:t>
      </w:r>
      <w:r w:rsidRPr="00685A58">
        <w:rPr>
          <w:rStyle w:val="UnderlineChar"/>
          <w:rFonts w:ascii="Times New Roman" w:hAnsi="Times New Roman"/>
          <w:highlight w:val="yellow"/>
        </w:rPr>
        <w:t>in</w:t>
      </w:r>
      <w:r w:rsidRPr="00685A58">
        <w:rPr>
          <w:rStyle w:val="UnderlineChar"/>
          <w:rFonts w:ascii="Times New Roman" w:hAnsi="Times New Roman"/>
        </w:rPr>
        <w:t xml:space="preserve"> global </w:t>
      </w:r>
      <w:r w:rsidRPr="00685A58">
        <w:rPr>
          <w:rStyle w:val="UnderlineChar"/>
          <w:rFonts w:ascii="Times New Roman" w:hAnsi="Times New Roman"/>
          <w:highlight w:val="yellow"/>
        </w:rPr>
        <w:t>mean temperature</w:t>
      </w:r>
      <w:r w:rsidRPr="00685A58">
        <w:rPr>
          <w:rStyle w:val="UnderlineChar"/>
          <w:rFonts w:ascii="Times New Roman" w:hAnsi="Times New Roman"/>
        </w:rPr>
        <w:t>.</w:t>
      </w:r>
      <w:r w:rsidRPr="00685A58">
        <w:rPr>
          <w:rFonts w:eastAsia="Calibri"/>
          <w:sz w:val="12"/>
        </w:rPr>
        <w:t xml:space="preserve"> It is remarkable that the year 2005 rivaled the heat of 1998 even though no El Niño event occurred that year. (A bizarre curiosity, perhaps worth mentioning, is that several prominent “climate skeptics” recently used the extreme year 1998 to claim in the media that global warming had ended. In </w:t>
      </w:r>
      <w:proofErr w:type="spellStart"/>
      <w:r w:rsidRPr="00685A58">
        <w:rPr>
          <w:rFonts w:eastAsia="Calibri"/>
          <w:sz w:val="12"/>
        </w:rPr>
        <w:t>Lindzen’s</w:t>
      </w:r>
      <w:proofErr w:type="spellEnd"/>
      <w:r w:rsidRPr="00685A58">
        <w:rPr>
          <w:rFonts w:eastAsia="Calibri"/>
          <w:sz w:val="12"/>
        </w:rPr>
        <w:t xml:space="preserve"> words, “Indeed, the absence of any record breakers during the past seven years is statistical evidence that temperatures are not increasing.”)33 In addition to the surface measurements, the more recent portion of the global warming trend (since 1979) is also documented by satellite data. It is not 42 </w:t>
      </w:r>
      <w:proofErr w:type="spellStart"/>
      <w:r w:rsidRPr="00685A58">
        <w:rPr>
          <w:rFonts w:eastAsia="Calibri"/>
          <w:sz w:val="12"/>
        </w:rPr>
        <w:t>stefan</w:t>
      </w:r>
      <w:proofErr w:type="spellEnd"/>
      <w:r w:rsidRPr="00685A58">
        <w:rPr>
          <w:rFonts w:eastAsia="Calibri"/>
          <w:sz w:val="12"/>
        </w:rPr>
        <w:t xml:space="preserve"> </w:t>
      </w:r>
      <w:proofErr w:type="spellStart"/>
      <w:r w:rsidRPr="00685A58">
        <w:rPr>
          <w:rFonts w:eastAsia="Calibri"/>
          <w:sz w:val="12"/>
        </w:rPr>
        <w:t>rahmstorf</w:t>
      </w:r>
      <w:proofErr w:type="spellEnd"/>
      <w:r w:rsidRPr="00685A58">
        <w:rPr>
          <w:rFonts w:eastAsia="Calibri"/>
          <w:sz w:val="12"/>
        </w:rPr>
        <w:t xml:space="preserve"> straightforward to derive a reliable surface temperature trend from satellites, as they measure radiation coming from throughout the atmosphere (not just near the surface), including the stratosphere, which has strongly cooled</w:t>
      </w:r>
      <w:proofErr w:type="gramStart"/>
      <w:r w:rsidRPr="00685A58">
        <w:rPr>
          <w:rFonts w:eastAsia="Calibri"/>
          <w:sz w:val="12"/>
        </w:rPr>
        <w:t>,34</w:t>
      </w:r>
      <w:proofErr w:type="gramEnd"/>
      <w:r w:rsidRPr="00685A58">
        <w:rPr>
          <w:rFonts w:eastAsia="Calibri"/>
          <w:sz w:val="12"/>
        </w:rPr>
        <w:t xml:space="preserve"> and the records are not homogeneous due to the short life span of individual satellites, the problem of orbital decay, observations at different times of day, and drifts in instrument calibration. Current analyses of these satellite data show trends that are fully consistent with surface measurements and model simulations.35 </w:t>
      </w:r>
      <w:proofErr w:type="gramStart"/>
      <w:r w:rsidRPr="00685A58">
        <w:rPr>
          <w:rFonts w:eastAsia="Calibri"/>
          <w:sz w:val="12"/>
        </w:rPr>
        <w:t>If</w:t>
      </w:r>
      <w:proofErr w:type="gramEnd"/>
      <w:r w:rsidRPr="00685A58">
        <w:rPr>
          <w:rFonts w:eastAsia="Calibri"/>
          <w:sz w:val="12"/>
        </w:rPr>
        <w:t xml:space="preserve"> no reliable temperature measurements existed, could we be sure that the climate is warming? The “canaries in the coal mine” of climate change (as glaciologist Lonnie Thompson puts it) are mountain glaciers. We know, both from old photographs and from the position of the terminal moraines heaped up by the flowing ice, that mountain glaciers have been in retreat all over the world during the past century. There are precious few exceptions, and they are associated with a strong increase in precipitation or local cooling.36 I have inspected examples of shrinking glaciers myself in field trips to Switzerland, Norway, and New Zealand. As glaciers respond sensitively to temperature changes, data on the extent of glaciers have been used to reconstruct a history of Northern Hemisphere temperature over the past four centuries (see figure 3-4).37 Cores drilled in tropical glaciers show signs of recent melting that is unprecedented at least throughout the Holocene—the past 10,000 years.38 Another powerful sign of anthropogenic climate change 43 Source: Reconstructed from proxy data. Mann, Bradley, and Hughes, “Northern Hemisphere Temperatures during the Past Millennium,” as shown in IPCC, Climate Change 2001; </w:t>
      </w:r>
      <w:proofErr w:type="spellStart"/>
      <w:r w:rsidRPr="00685A58">
        <w:rPr>
          <w:rFonts w:eastAsia="Calibri"/>
          <w:sz w:val="12"/>
        </w:rPr>
        <w:t>Moberg</w:t>
      </w:r>
      <w:proofErr w:type="spellEnd"/>
      <w:r w:rsidRPr="00685A58">
        <w:rPr>
          <w:rFonts w:eastAsia="Calibri"/>
          <w:sz w:val="12"/>
        </w:rPr>
        <w:t xml:space="preserve"> and others, “Highly Variable Northern Hemisphere Temperatures”; and </w:t>
      </w:r>
      <w:proofErr w:type="spellStart"/>
      <w:r w:rsidRPr="00685A58">
        <w:rPr>
          <w:rFonts w:eastAsia="Calibri"/>
          <w:sz w:val="12"/>
        </w:rPr>
        <w:t>Oerlemans</w:t>
      </w:r>
      <w:proofErr w:type="spellEnd"/>
      <w:r w:rsidRPr="00685A58">
        <w:rPr>
          <w:rFonts w:eastAsia="Calibri"/>
          <w:sz w:val="12"/>
        </w:rPr>
        <w:t xml:space="preserve">, “Extracting a Climate Signal.” For full references, see notes 37, 39, and 47. Instrumental data are from NASA up to 2005. a. All curves are smoothed over twenty years, and values are given relative to the mean 1951–80. b. Goddard Institute for Space Studies (GISS) data for land and ocean, Northern Hemisphere. Temperature deviation °C Mann et al. 1999 </w:t>
      </w:r>
      <w:proofErr w:type="spellStart"/>
      <w:r w:rsidRPr="00685A58">
        <w:rPr>
          <w:rFonts w:eastAsia="Calibri"/>
          <w:sz w:val="12"/>
        </w:rPr>
        <w:t>Moberg</w:t>
      </w:r>
      <w:proofErr w:type="spellEnd"/>
      <w:r w:rsidRPr="00685A58">
        <w:rPr>
          <w:rFonts w:eastAsia="Calibri"/>
          <w:sz w:val="12"/>
        </w:rPr>
        <w:t xml:space="preserve"> et al. 2005 </w:t>
      </w:r>
      <w:proofErr w:type="spellStart"/>
      <w:r w:rsidRPr="00685A58">
        <w:rPr>
          <w:rFonts w:eastAsia="Calibri"/>
          <w:sz w:val="12"/>
        </w:rPr>
        <w:t>Oerlemans</w:t>
      </w:r>
      <w:proofErr w:type="spellEnd"/>
      <w:r w:rsidRPr="00685A58">
        <w:rPr>
          <w:rFonts w:eastAsia="Calibri"/>
          <w:sz w:val="12"/>
        </w:rPr>
        <w:t xml:space="preserve"> 2005 Obs. data (GISS </w:t>
      </w:r>
      <w:proofErr w:type="spellStart"/>
      <w:r w:rsidRPr="00685A58">
        <w:rPr>
          <w:rFonts w:eastAsia="Calibri"/>
          <w:sz w:val="12"/>
        </w:rPr>
        <w:t>land&amp;ocean</w:t>
      </w:r>
      <w:proofErr w:type="spellEnd"/>
      <w:r w:rsidRPr="00685A58">
        <w:rPr>
          <w:rFonts w:eastAsia="Calibri"/>
          <w:sz w:val="12"/>
        </w:rPr>
        <w:t xml:space="preserve"> NH)b Figure 3-</w:t>
      </w:r>
      <w:r w:rsidRPr="00685A58">
        <w:rPr>
          <w:rStyle w:val="UnderlineChar"/>
          <w:rFonts w:ascii="Times New Roman" w:hAnsi="Times New Roman"/>
        </w:rPr>
        <w:t xml:space="preserve">4. </w:t>
      </w:r>
      <w:r w:rsidRPr="00685A58">
        <w:rPr>
          <w:rStyle w:val="UnderlineChar"/>
          <w:rFonts w:ascii="Times New Roman" w:hAnsi="Times New Roman"/>
          <w:highlight w:val="yellow"/>
        </w:rPr>
        <w:t>Temperature</w:t>
      </w:r>
      <w:r w:rsidRPr="00685A58">
        <w:rPr>
          <w:rStyle w:val="UnderlineChar"/>
          <w:rFonts w:ascii="Times New Roman" w:hAnsi="Times New Roman"/>
        </w:rPr>
        <w:t xml:space="preserve"> of the Northern Hemisphere during the Past </w:t>
      </w:r>
      <w:proofErr w:type="spellStart"/>
      <w:r w:rsidRPr="00685A58">
        <w:rPr>
          <w:rStyle w:val="UnderlineChar"/>
          <w:rFonts w:ascii="Times New Roman" w:hAnsi="Times New Roman"/>
        </w:rPr>
        <w:t>Millenniuma</w:t>
      </w:r>
      <w:proofErr w:type="spellEnd"/>
      <w:r w:rsidRPr="00685A58">
        <w:rPr>
          <w:rStyle w:val="UnderlineChar"/>
          <w:rFonts w:ascii="Times New Roman" w:hAnsi="Times New Roman"/>
        </w:rPr>
        <w:t xml:space="preserve"> warming, visible clearly from satellites, </w:t>
      </w:r>
      <w:r w:rsidRPr="00685A58">
        <w:rPr>
          <w:rStyle w:val="UnderlineChar"/>
          <w:rFonts w:ascii="Times New Roman" w:hAnsi="Times New Roman"/>
          <w:highlight w:val="yellow"/>
        </w:rPr>
        <w:t>is</w:t>
      </w:r>
      <w:r w:rsidRPr="00685A58">
        <w:rPr>
          <w:rStyle w:val="UnderlineChar"/>
          <w:rFonts w:ascii="Times New Roman" w:hAnsi="Times New Roman"/>
        </w:rPr>
        <w:t xml:space="preserve"> the </w:t>
      </w:r>
      <w:r w:rsidRPr="00685A58">
        <w:rPr>
          <w:rStyle w:val="UnderlineChar"/>
          <w:rFonts w:ascii="Times New Roman" w:hAnsi="Times New Roman"/>
          <w:highlight w:val="yellow"/>
        </w:rPr>
        <w:t>shrinking</w:t>
      </w:r>
      <w:r w:rsidRPr="00685A58">
        <w:rPr>
          <w:rStyle w:val="UnderlineChar"/>
          <w:rFonts w:ascii="Times New Roman" w:hAnsi="Times New Roman"/>
        </w:rPr>
        <w:t xml:space="preserve"> Arctic sea </w:t>
      </w:r>
      <w:r w:rsidRPr="00685A58">
        <w:rPr>
          <w:rStyle w:val="UnderlineChar"/>
          <w:rFonts w:ascii="Times New Roman" w:hAnsi="Times New Roman"/>
          <w:highlight w:val="yellow"/>
        </w:rPr>
        <w:t>ice cover</w:t>
      </w:r>
      <w:r w:rsidRPr="00685A58">
        <w:rPr>
          <w:rStyle w:val="UnderlineChar"/>
          <w:rFonts w:ascii="Times New Roman" w:hAnsi="Times New Roman"/>
        </w:rPr>
        <w:t xml:space="preserve"> (figure 3-</w:t>
      </w:r>
      <w:r w:rsidRPr="00685A58">
        <w:rPr>
          <w:rStyle w:val="UnderlineChar"/>
          <w:rFonts w:ascii="Times New Roman" w:hAnsi="Times New Roman"/>
        </w:rPr>
        <w:lastRenderedPageBreak/>
        <w:t>5), which has declined 20 percent since satellite observations began in 1979.</w:t>
      </w:r>
      <w:r w:rsidRPr="00685A58">
        <w:rPr>
          <w:rFonts w:eastAsia="Calibri"/>
          <w:sz w:val="12"/>
        </w:rPr>
        <w:t xml:space="preserve"> While climate clearly became warmer in the twentieth century, much discussion particularly in the popular media has focused on the question of how “unusual” this warming is in a longer-term context. While this is an interesting question, it has often been mixed incorrectly with the question of causation. Scientifically, how unusual recent warming is—say, compared to the past millennium—in itself contains little information about its cause. Even a highly unusual warming could have a natural cause (for example, an exceptional increase in solar activity). And even a warming within the bounds of past natural variations could have a predominantly anthropogenic cause. I come to the question of causation shortly, after briefly visiting the evidence for past natural climate variations. Records from the time before systematic temperature measurements were collected are based on “proxy data,” coming from tree rings, ice cores, corals, and other sources. These proxy data are generally linked to local temperatures in some way, but they may be influenced by other parameters as well (for example, in 1979 and in 2005a precipitation), they may have a seasonal bias (for example, the growth season for tree rings), and high-quality long records are difficult to obtain and therefore few in number and geographic coverage. Therefore, there is still substantial uncertainty in the evolution of past global or hemispheric temperatures. (Comparing only local or regional temperature, as in Europe, is of limited value for our purposes, as regional variations can be much larger than global ones and can have many regional causes, unrelated to global-scale forcing and climate change.) The first quantitative reconstruction for the Northern Hemisphere temperature of the past millennium, including an error estimation, was presented by Mann, Bradley, and Hughes and rightly highlighted in the 2001 IPCC report as one of the major new findings since its 1995 report; it is shown in figure 3-6.39 The analysis suggests that, despite the large error bars, twentieth-century warming is indeed highly unusual and probably was unprecedented during the past millennium. This result, presumably because of its symbolic power, has attracted much criticism, to some extent in scientific journals, but even more so in the popular media. The hockey stick–shaped curve became a symbol for the IPCC, and criticizing this particular data analysis became an avenue for some to question the credibility of the IPCC. </w:t>
      </w:r>
      <w:proofErr w:type="gramStart"/>
      <w:r w:rsidRPr="00685A58">
        <w:rPr>
          <w:rFonts w:eastAsia="Calibri"/>
          <w:sz w:val="12"/>
        </w:rPr>
        <w:t>anthropogenic</w:t>
      </w:r>
      <w:proofErr w:type="gramEnd"/>
      <w:r w:rsidRPr="00685A58">
        <w:rPr>
          <w:rFonts w:eastAsia="Calibri"/>
          <w:sz w:val="12"/>
        </w:rPr>
        <w:t xml:space="preserve"> climate change 45 Source: Data from IPCC, Climate Change 2001. a. The past evolution is shown as in figure 3-5, except that the global (not hemispheric) mean instrumental data are shown, and the temperature origin (0°C anomaly) is placed at the 1990 value of the smoothed instrumental data, since the IPCC projections start in 1990. Two example scenarios (A2, B1) are shown together with the full range (shaded). B1 is a relatively low- and A2 is a relatively high-emissions scenario. The observed temperature rise since 1990 runs along the upper edge of the scenarios. Temperature deviation °C Mann et al. 1999 </w:t>
      </w:r>
      <w:proofErr w:type="spellStart"/>
      <w:r w:rsidRPr="00685A58">
        <w:rPr>
          <w:rFonts w:eastAsia="Calibri"/>
          <w:sz w:val="12"/>
        </w:rPr>
        <w:t>Moberg</w:t>
      </w:r>
      <w:proofErr w:type="spellEnd"/>
      <w:r w:rsidRPr="00685A58">
        <w:rPr>
          <w:rFonts w:eastAsia="Calibri"/>
          <w:sz w:val="12"/>
        </w:rPr>
        <w:t xml:space="preserve"> et al. 2005 </w:t>
      </w:r>
      <w:proofErr w:type="spellStart"/>
      <w:r w:rsidRPr="00685A58">
        <w:rPr>
          <w:rFonts w:eastAsia="Calibri"/>
          <w:sz w:val="12"/>
        </w:rPr>
        <w:t>Oerlemans</w:t>
      </w:r>
      <w:proofErr w:type="spellEnd"/>
      <w:r w:rsidRPr="00685A58">
        <w:rPr>
          <w:rFonts w:eastAsia="Calibri"/>
          <w:sz w:val="12"/>
        </w:rPr>
        <w:t xml:space="preserve"> 2005 Obs. data (GISS </w:t>
      </w:r>
      <w:proofErr w:type="spellStart"/>
      <w:r w:rsidRPr="00685A58">
        <w:rPr>
          <w:rFonts w:eastAsia="Calibri"/>
          <w:sz w:val="12"/>
        </w:rPr>
        <w:t>land&amp;ocean</w:t>
      </w:r>
      <w:proofErr w:type="spellEnd"/>
      <w:r w:rsidRPr="00685A58">
        <w:rPr>
          <w:rFonts w:eastAsia="Calibri"/>
          <w:sz w:val="12"/>
        </w:rPr>
        <w:t xml:space="preserve"> NH)b IPCC Projections Figure 3-6. Global Temperature Projections for the Twenty-First </w:t>
      </w:r>
      <w:proofErr w:type="spellStart"/>
      <w:r w:rsidRPr="00685A58">
        <w:rPr>
          <w:rFonts w:eastAsia="Calibri"/>
          <w:sz w:val="12"/>
        </w:rPr>
        <w:t>Centurya</w:t>
      </w:r>
      <w:proofErr w:type="spellEnd"/>
      <w:r w:rsidRPr="00685A58">
        <w:rPr>
          <w:rFonts w:eastAsia="Calibri"/>
          <w:sz w:val="12"/>
        </w:rPr>
        <w:t xml:space="preserve"> Three important things have been overlooked in much of the media coverage. First, even if the scientific critics had been right, this would not have called into question the very cautious conclusion drawn by the IPCC from the reconstruction by Mann, Bradley, and Hughes: “</w:t>
      </w:r>
      <w:r w:rsidRPr="00685A58">
        <w:rPr>
          <w:rStyle w:val="UnderlineChar"/>
          <w:rFonts w:ascii="Times New Roman" w:hAnsi="Times New Roman"/>
          <w:highlight w:val="yellow"/>
        </w:rPr>
        <w:t>New analyses of proxy data</w:t>
      </w:r>
      <w:r w:rsidRPr="00685A58">
        <w:rPr>
          <w:rFonts w:eastAsia="Calibri"/>
          <w:sz w:val="12"/>
        </w:rPr>
        <w:t xml:space="preserve"> for the Northern Hemisphere </w:t>
      </w:r>
      <w:r w:rsidRPr="00685A58">
        <w:rPr>
          <w:rStyle w:val="UnderlineChar"/>
          <w:rFonts w:ascii="Times New Roman" w:hAnsi="Times New Roman"/>
          <w:highlight w:val="yellow"/>
        </w:rPr>
        <w:t>indicate that the increase in temperature</w:t>
      </w:r>
      <w:r w:rsidRPr="00685A58">
        <w:rPr>
          <w:rFonts w:eastAsia="Calibri"/>
          <w:sz w:val="12"/>
        </w:rPr>
        <w:t xml:space="preserve"> in the twentieth century </w:t>
      </w:r>
      <w:r w:rsidRPr="00685A58">
        <w:rPr>
          <w:rStyle w:val="UnderlineChar"/>
          <w:rFonts w:ascii="Times New Roman" w:hAnsi="Times New Roman"/>
        </w:rPr>
        <w:t xml:space="preserve">is likely to </w:t>
      </w:r>
      <w:r w:rsidRPr="00685A58">
        <w:rPr>
          <w:rStyle w:val="UnderlineChar"/>
          <w:rFonts w:ascii="Times New Roman" w:hAnsi="Times New Roman"/>
          <w:highlight w:val="yellow"/>
        </w:rPr>
        <w:t>have been the largest of any century</w:t>
      </w:r>
      <w:r w:rsidRPr="00685A58">
        <w:rPr>
          <w:rFonts w:eastAsia="Calibri"/>
          <w:sz w:val="12"/>
        </w:rPr>
        <w:t xml:space="preserve"> during the past 1,000 years.” This conclusion has since been supported further by every single one of close to a dozen new reconstructions (two of which are shown in figure 3-6). Second, by far the most serious scientific criticism raised against Mann, Hughes, and Bradley was simply based on a mistake.40 The prominent paper of von </w:t>
      </w:r>
      <w:proofErr w:type="spellStart"/>
      <w:r w:rsidRPr="00685A58">
        <w:rPr>
          <w:rFonts w:eastAsia="Calibri"/>
          <w:sz w:val="12"/>
        </w:rPr>
        <w:t>Storch</w:t>
      </w:r>
      <w:proofErr w:type="spellEnd"/>
      <w:r w:rsidRPr="00685A58">
        <w:rPr>
          <w:rFonts w:eastAsia="Calibri"/>
          <w:sz w:val="12"/>
        </w:rPr>
        <w:t xml:space="preserve"> and others, which claimed (based on a model test) that the method of Mann, Bradley, and Hughes systematically underestimated variability, “was [itself] based on incorrect implementation of the reconstruction procedure.”41 With correct implementation, climate field reconstruction procedures such as the one used by Mann, Bradley, and Hughes have been shown to perform well in similar model tests.42 Third, whether their reconstruction is accurate or not has no bearing on policy. If their analysis underestimated past natural climate variability, this would certainly not argue for </w:t>
      </w:r>
      <w:proofErr w:type="gramStart"/>
      <w:r w:rsidRPr="00685A58">
        <w:rPr>
          <w:rFonts w:eastAsia="Calibri"/>
          <w:sz w:val="12"/>
        </w:rPr>
        <w:t>a smaller</w:t>
      </w:r>
      <w:proofErr w:type="gramEnd"/>
      <w:r w:rsidRPr="00685A58">
        <w:rPr>
          <w:rFonts w:eastAsia="Calibri"/>
          <w:sz w:val="12"/>
        </w:rPr>
        <w:t xml:space="preserve"> climate sensitivity and thus a lesser concern about the consequences of our emissions. Some have argued that, in contrast, it would point to a larger climate sensitivity.43 While this is a valid point in principle, it does not apply in practice to the climate sensitivity estimates discussed herein or to the range given by IPCC, since these did not use the reconstruction of Mann, Hughes, and Bradley or any other proxy records of the past millennium. Media claims that “a pillar of the Kyoto Protocol” had been called into question were therefore misinformed. As an aside, the protocol was agreed in 1997, before the reconstruction in question even existed. The overheated public debate on this topic has, at least, helped to attract more researchers and funding to this area of paleoclimatology; its methodology has advanced significantly, and a number of new reconstructions have been presented in recent years. While the science has moved forward, the first seminal reconstruction by Mann, Hughes, and Bradley has held up remarkably well, with its main features reproduced by more recent work. Further progress probably will require substantial amounts of new proxy data, rather than further refinement of the statistical techniques pioneered by Mann, Hughes, and Bradley. Developing these data sets will require time and substantial effort. It is time to address the final statement: most of the observed warming over the past fifty years is anthropogenic. A large number of studies exist that have taken different approaches to analyze this issue, which is generally called the “attribution problem.” I do not discuss the exact share of the anthropogenic contribution (although this is an interesting question). By “most” I simply mean “more than 50 percent.” 46 </w:t>
      </w:r>
      <w:proofErr w:type="spellStart"/>
      <w:r w:rsidRPr="00685A58">
        <w:rPr>
          <w:rFonts w:eastAsia="Calibri"/>
          <w:sz w:val="12"/>
        </w:rPr>
        <w:t>stefan</w:t>
      </w:r>
      <w:proofErr w:type="spellEnd"/>
      <w:r w:rsidRPr="00685A58">
        <w:rPr>
          <w:rFonts w:eastAsia="Calibri"/>
          <w:sz w:val="12"/>
        </w:rPr>
        <w:t xml:space="preserve"> </w:t>
      </w:r>
      <w:proofErr w:type="spellStart"/>
      <w:r w:rsidRPr="00685A58">
        <w:rPr>
          <w:rFonts w:eastAsia="Calibri"/>
          <w:sz w:val="12"/>
        </w:rPr>
        <w:t>rahmstorf</w:t>
      </w:r>
      <w:proofErr w:type="spellEnd"/>
      <w:r w:rsidRPr="00685A58">
        <w:rPr>
          <w:rFonts w:eastAsia="Calibri"/>
          <w:sz w:val="12"/>
        </w:rPr>
        <w:t xml:space="preserve"> The first and crucial piece of evidence is, of course, that the magnitude of the warming is what is expected from the anthropogenic perturbation of the radiation balance, so </w:t>
      </w:r>
      <w:r w:rsidRPr="00685A58">
        <w:rPr>
          <w:rStyle w:val="UnderlineChar"/>
          <w:rFonts w:ascii="Times New Roman" w:hAnsi="Times New Roman"/>
          <w:highlight w:val="yellow"/>
        </w:rPr>
        <w:t>anthropogenic forcing</w:t>
      </w:r>
      <w:r w:rsidRPr="00685A58">
        <w:rPr>
          <w:rFonts w:eastAsia="Calibri"/>
          <w:sz w:val="12"/>
          <w:highlight w:val="yellow"/>
        </w:rPr>
        <w:t xml:space="preserve"> </w:t>
      </w:r>
      <w:r w:rsidRPr="00685A58">
        <w:rPr>
          <w:rFonts w:eastAsia="Calibri"/>
          <w:sz w:val="12"/>
        </w:rPr>
        <w:t xml:space="preserve">is able to </w:t>
      </w:r>
      <w:r w:rsidRPr="00685A58">
        <w:rPr>
          <w:rStyle w:val="UnderlineChar"/>
          <w:rFonts w:ascii="Times New Roman" w:hAnsi="Times New Roman"/>
          <w:highlight w:val="yellow"/>
        </w:rPr>
        <w:t>explain</w:t>
      </w:r>
      <w:r w:rsidRPr="00685A58">
        <w:rPr>
          <w:rFonts w:eastAsia="Calibri"/>
          <w:sz w:val="12"/>
          <w:highlight w:val="yellow"/>
        </w:rPr>
        <w:t xml:space="preserve"> </w:t>
      </w:r>
      <w:r w:rsidRPr="00685A58">
        <w:rPr>
          <w:rFonts w:eastAsia="Calibri"/>
          <w:sz w:val="12"/>
        </w:rPr>
        <w:t xml:space="preserve">all of </w:t>
      </w:r>
      <w:r w:rsidRPr="00685A58">
        <w:rPr>
          <w:rStyle w:val="UnderlineChar"/>
          <w:rFonts w:ascii="Times New Roman" w:hAnsi="Times New Roman"/>
          <w:highlight w:val="yellow"/>
        </w:rPr>
        <w:t>the temperature rise</w:t>
      </w:r>
      <w:r w:rsidRPr="00685A58">
        <w:rPr>
          <w:rFonts w:eastAsia="Calibri"/>
          <w:sz w:val="12"/>
        </w:rPr>
        <w:t xml:space="preserve">. As discussed here, the rise in greenhouse gases alone corresponds to 2.6 W/m2 of forcing. This by itself, after subtraction of the observed 0.6 W/m2 of ocean heat uptake, would cause 1.6°C of warming since preindustrial times for medium climate sensitivity (3°C). With a current “best guess” aerosol forcing of 1 W/m2, the expected warming is 0.8°C. The point here is not that it is possible to obtain the exact observed number—this is fortuitous because the amount of aerosol forcing is still very uncertain—but that the expected magnitude is roughly right. There can be </w:t>
      </w:r>
      <w:r w:rsidRPr="00685A58">
        <w:rPr>
          <w:rStyle w:val="UnderlineChar"/>
          <w:rFonts w:ascii="Times New Roman" w:hAnsi="Times New Roman"/>
          <w:highlight w:val="yellow"/>
        </w:rPr>
        <w:t>little doubt that</w:t>
      </w:r>
      <w:r w:rsidRPr="00685A58">
        <w:rPr>
          <w:rFonts w:eastAsia="Calibri"/>
          <w:sz w:val="12"/>
          <w:highlight w:val="yellow"/>
        </w:rPr>
        <w:t xml:space="preserve"> </w:t>
      </w:r>
      <w:r w:rsidRPr="00685A58">
        <w:rPr>
          <w:rFonts w:eastAsia="Calibri"/>
          <w:sz w:val="12"/>
        </w:rPr>
        <w:t xml:space="preserve">the </w:t>
      </w:r>
      <w:r w:rsidRPr="00685A58">
        <w:rPr>
          <w:rStyle w:val="UnderlineChar"/>
          <w:rFonts w:ascii="Times New Roman" w:hAnsi="Times New Roman"/>
          <w:highlight w:val="yellow"/>
        </w:rPr>
        <w:t xml:space="preserve">anthropogenic forcing is </w:t>
      </w:r>
      <w:r w:rsidRPr="00685A58">
        <w:rPr>
          <w:rStyle w:val="UnderlineChar"/>
          <w:rFonts w:ascii="Times New Roman" w:hAnsi="Times New Roman"/>
        </w:rPr>
        <w:t xml:space="preserve">large </w:t>
      </w:r>
      <w:r w:rsidRPr="00685A58">
        <w:rPr>
          <w:rStyle w:val="UnderlineChar"/>
          <w:rFonts w:ascii="Times New Roman" w:hAnsi="Times New Roman"/>
          <w:highlight w:val="yellow"/>
        </w:rPr>
        <w:t xml:space="preserve">enough to explain </w:t>
      </w:r>
      <w:r w:rsidRPr="00685A58">
        <w:rPr>
          <w:rFonts w:eastAsia="Calibri"/>
          <w:sz w:val="12"/>
        </w:rPr>
        <w:t xml:space="preserve">most of the </w:t>
      </w:r>
      <w:r w:rsidRPr="00685A58">
        <w:rPr>
          <w:rStyle w:val="UnderlineChar"/>
          <w:rFonts w:ascii="Times New Roman" w:hAnsi="Times New Roman"/>
          <w:highlight w:val="yellow"/>
        </w:rPr>
        <w:t>warming</w:t>
      </w:r>
      <w:r w:rsidRPr="00685A58">
        <w:rPr>
          <w:rFonts w:eastAsia="Calibri"/>
          <w:sz w:val="12"/>
        </w:rPr>
        <w:t xml:space="preserve">. Depending on aerosol forcing and climate sensitivity, it could explain a large fraction of the warming, or all of it, or even more warming than has been observed (leaving room for natural processes to counteract some of the warming). The second important piece of evidence is clear: there is no viable alternative explanation. In the scientific literature, no serious alternative hypothesis has been proposed to explain the observed global warming. Other possible causes, such as solar activity, volcanic activity, cosmic rays, or orbital cycles, are well observed, but they do not show trends capable of explaining the observed warming. Since 1978, solar irradiance has been measured directly from satellites and shows the well-known eleven-year solar cycle, but no trend.44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w:t>
      </w:r>
    </w:p>
    <w:p w14:paraId="56751E4D" w14:textId="77777777" w:rsidR="00D30814" w:rsidRPr="00685A58" w:rsidRDefault="00D30814" w:rsidP="00D30814">
      <w:pPr>
        <w:rPr>
          <w:rFonts w:eastAsia="Calibri"/>
          <w:sz w:val="12"/>
        </w:rPr>
      </w:pPr>
      <w:proofErr w:type="gramStart"/>
      <w:r w:rsidRPr="00685A58">
        <w:rPr>
          <w:rFonts w:eastAsia="Calibri"/>
          <w:sz w:val="12"/>
        </w:rPr>
        <w:t>variation</w:t>
      </w:r>
      <w:proofErr w:type="gramEnd"/>
      <w:r w:rsidRPr="00685A58">
        <w:rPr>
          <w:rFonts w:eastAsia="Calibri"/>
          <w:sz w:val="12"/>
        </w:rPr>
        <w:t xml:space="preserve"> in previous centuries, different authors agree </w:t>
      </w:r>
      <w:r w:rsidRPr="00685A58">
        <w:rPr>
          <w:rStyle w:val="UnderlineChar"/>
          <w:rFonts w:ascii="Times New Roman" w:hAnsi="Times New Roman"/>
          <w:highlight w:val="yellow"/>
        </w:rPr>
        <w:t>that solar activity did not significantly increase during the last sixty-five years</w:t>
      </w:r>
      <w:r w:rsidRPr="00685A58">
        <w:rPr>
          <w:rFonts w:eastAsia="Calibri"/>
          <w:sz w:val="12"/>
        </w:rPr>
        <w:t xml:space="preserve">.45 Therefore, this cannot explain the warming, and neither can any of the other factors mentioned. Models driven by natural factors only, leaving the anthropogenic forcing aside, show a cooling in the second half of the twentieth century (for an example, see figure 2-2, panel a, in chapter 2 of this volume). </w:t>
      </w:r>
      <w:r w:rsidRPr="00685A58">
        <w:rPr>
          <w:rStyle w:val="UnderlineChar"/>
          <w:rFonts w:ascii="Times New Roman" w:hAnsi="Times New Roman"/>
          <w:highlight w:val="yellow"/>
        </w:rPr>
        <w:t>The trend in</w:t>
      </w:r>
      <w:r w:rsidRPr="00685A58">
        <w:rPr>
          <w:rStyle w:val="UnderlineChar"/>
          <w:rFonts w:ascii="Times New Roman" w:hAnsi="Times New Roman"/>
        </w:rPr>
        <w:t xml:space="preserve"> the sum of </w:t>
      </w:r>
      <w:r w:rsidRPr="00685A58">
        <w:rPr>
          <w:rStyle w:val="UnderlineChar"/>
          <w:rFonts w:ascii="Times New Roman" w:hAnsi="Times New Roman"/>
          <w:highlight w:val="yellow"/>
        </w:rPr>
        <w:t xml:space="preserve">natural </w:t>
      </w:r>
      <w:proofErr w:type="spellStart"/>
      <w:r w:rsidRPr="00685A58">
        <w:rPr>
          <w:rStyle w:val="UnderlineChar"/>
          <w:rFonts w:ascii="Times New Roman" w:hAnsi="Times New Roman"/>
          <w:highlight w:val="yellow"/>
        </w:rPr>
        <w:t>forcings</w:t>
      </w:r>
      <w:proofErr w:type="spellEnd"/>
      <w:r w:rsidRPr="00685A58">
        <w:rPr>
          <w:rStyle w:val="UnderlineChar"/>
          <w:rFonts w:ascii="Times New Roman" w:hAnsi="Times New Roman"/>
          <w:highlight w:val="yellow"/>
        </w:rPr>
        <w:t xml:space="preserve"> is downward.4</w:t>
      </w:r>
      <w:r w:rsidRPr="00685A58">
        <w:rPr>
          <w:rStyle w:val="UnderlineChar"/>
          <w:rFonts w:ascii="Times New Roman" w:hAnsi="Times New Roman"/>
        </w:rPr>
        <w:t xml:space="preserve">6 The only way out would be either some as yet undiscovered unknown forcing or a warming trend that arises by chance from an unforced internal variability in the climate system. </w:t>
      </w:r>
      <w:r w:rsidRPr="00685A58">
        <w:rPr>
          <w:rFonts w:eastAsia="Calibri"/>
          <w:sz w:val="12"/>
        </w:rPr>
        <w:t>The latter cannot be completely ruled out, but has to be considered highly unlikely. No evidence in the observed record, proxy data, or current models suggests that such internal variability could cause a sustained trend of global warming of the observed magnitude. As discussed</w:t>
      </w:r>
      <w:r w:rsidRPr="00685A58">
        <w:rPr>
          <w:rStyle w:val="UnderlineChar"/>
          <w:rFonts w:ascii="Times New Roman" w:hAnsi="Times New Roman"/>
        </w:rPr>
        <w:t xml:space="preserve">, </w:t>
      </w:r>
      <w:proofErr w:type="spellStart"/>
      <w:r w:rsidRPr="00685A58">
        <w:rPr>
          <w:rStyle w:val="UnderlineChar"/>
          <w:rFonts w:ascii="Times New Roman" w:hAnsi="Times New Roman"/>
        </w:rPr>
        <w:t>twentiethcentury</w:t>
      </w:r>
      <w:proofErr w:type="spellEnd"/>
      <w:r w:rsidRPr="00685A58">
        <w:rPr>
          <w:rStyle w:val="UnderlineChar"/>
          <w:rFonts w:ascii="Times New Roman" w:hAnsi="Times New Roman"/>
        </w:rPr>
        <w:t xml:space="preserve"> </w:t>
      </w:r>
      <w:r w:rsidRPr="00685A58">
        <w:rPr>
          <w:rStyle w:val="UnderlineChar"/>
          <w:rFonts w:ascii="Times New Roman" w:hAnsi="Times New Roman"/>
          <w:highlight w:val="yellow"/>
        </w:rPr>
        <w:t>warming is unprecedented over the past 1,000 years</w:t>
      </w:r>
      <w:r w:rsidRPr="00685A58">
        <w:rPr>
          <w:rStyle w:val="UnderlineChar"/>
          <w:rFonts w:ascii="Times New Roman" w:hAnsi="Times New Roman"/>
        </w:rPr>
        <w:t xml:space="preserve"> (or even 2,000 years, as the few longer reconstructions available now suggest), </w:t>
      </w:r>
      <w:r w:rsidRPr="00685A58">
        <w:rPr>
          <w:rStyle w:val="UnderlineChar"/>
          <w:rFonts w:ascii="Times New Roman" w:hAnsi="Times New Roman"/>
          <w:highlight w:val="yellow"/>
        </w:rPr>
        <w:t>which</w:t>
      </w:r>
      <w:r w:rsidRPr="00685A58">
        <w:rPr>
          <w:rStyle w:val="UnderlineChar"/>
          <w:rFonts w:ascii="Times New Roman" w:hAnsi="Times New Roman"/>
        </w:rPr>
        <w:t xml:space="preserve"> </w:t>
      </w:r>
      <w:r w:rsidRPr="00685A58">
        <w:rPr>
          <w:rStyle w:val="UnderlineChar"/>
          <w:rFonts w:ascii="Times New Roman" w:hAnsi="Times New Roman"/>
          <w:highlight w:val="yellow"/>
        </w:rPr>
        <w:t>does not support the idea of large internal fluctuations</w:t>
      </w:r>
      <w:r w:rsidRPr="00685A58">
        <w:rPr>
          <w:rStyle w:val="UnderlineChar"/>
          <w:rFonts w:ascii="Times New Roman" w:hAnsi="Times New Roman"/>
        </w:rPr>
        <w:t>.47 Also, those past variations correlate well with past forcing (solar variability, volcanic activity) and thus appear to anthropogenic climate change</w:t>
      </w:r>
      <w:r w:rsidRPr="00685A58">
        <w:rPr>
          <w:rFonts w:eastAsia="Calibri"/>
          <w:sz w:val="12"/>
        </w:rPr>
        <w:t xml:space="preserve"> 47 be largely forced rather than due to unforced internal variability.48 And indeed, it would be difficult for a large and sustained unforced variability to satisfy the fundamental physical law of energy conservation. Natural internal variability generally shifts heat around different parts of the climate system—for example, the large El Niño event of 1998, which warmed the atmosphere by releasing heat stored in the ocean. </w:t>
      </w:r>
      <w:r w:rsidRPr="00685A58">
        <w:rPr>
          <w:rStyle w:val="UnderlineChar"/>
          <w:rFonts w:ascii="Times New Roman" w:hAnsi="Times New Roman"/>
        </w:rPr>
        <w:t>This mechanism implies that the ocean heat content drops as the atmosphere warms. For past decades, as discussed, we observed the atmosphere warming and the ocean heat content increasing, which rules out heat release from the ocean as a cause of surface warming.</w:t>
      </w:r>
      <w:r w:rsidRPr="00685A58">
        <w:rPr>
          <w:rFonts w:eastAsia="Calibri"/>
          <w:sz w:val="12"/>
        </w:rPr>
        <w:t xml:space="preserve"> The heat content of the whole climate system is increasing, and there is no plausible source of this heat other than the heat trapped by greenhouse gases. A completely different approach to attribution is to analyze the spatial patterns of climate change. This is done in so-called fingerprint studies, which associate particular patterns or “fingerprints” with different </w:t>
      </w:r>
      <w:proofErr w:type="spellStart"/>
      <w:r w:rsidRPr="00685A58">
        <w:rPr>
          <w:rFonts w:eastAsia="Calibri"/>
          <w:sz w:val="12"/>
        </w:rPr>
        <w:t>forcings</w:t>
      </w:r>
      <w:proofErr w:type="spellEnd"/>
      <w:r w:rsidRPr="00685A58">
        <w:rPr>
          <w:rFonts w:eastAsia="Calibri"/>
          <w:sz w:val="12"/>
        </w:rPr>
        <w:t xml:space="preserve">.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studies have used different data sets and have been performed by different groups of researchers with different statistical methods. </w:t>
      </w:r>
      <w:r w:rsidRPr="00685A58">
        <w:rPr>
          <w:rStyle w:val="UnderlineChar"/>
          <w:rFonts w:ascii="Times New Roman" w:hAnsi="Times New Roman"/>
        </w:rPr>
        <w:t xml:space="preserve">They consistently conclude that the observed spatial pattern of warming can only be explained by greenhouse gases.49 Overall, it has to be considered highly likely that the observed warming is indeed predominantly due to the human-caused increase in greenhouse gases. </w:t>
      </w:r>
      <w:r w:rsidRPr="00685A58">
        <w:rPr>
          <w:rFonts w:eastAsia="Calibri"/>
          <w:sz w:val="12"/>
        </w:rPr>
        <w:t xml:space="preserve">Discussion and Consequences This paper discussed the evidence for the anthropogenic increase in atmospheric CO2concentration and the effect of CO2on climate, finding that this </w:t>
      </w:r>
      <w:r w:rsidRPr="00685A58">
        <w:rPr>
          <w:rStyle w:val="UnderlineChar"/>
          <w:rFonts w:ascii="Times New Roman" w:hAnsi="Times New Roman"/>
        </w:rPr>
        <w:t xml:space="preserve">anthropogenic increase is proven beyond reasonable doubt and that a mass of evidence points to a CO2effect on climate of 3°C ± 1.5°C </w:t>
      </w:r>
      <w:r w:rsidRPr="00685A58">
        <w:rPr>
          <w:rStyle w:val="UnderlineChar"/>
          <w:rFonts w:ascii="Times New Roman" w:hAnsi="Times New Roman"/>
        </w:rPr>
        <w:lastRenderedPageBreak/>
        <w:t>global warming for a doubling of concentration</w:t>
      </w:r>
      <w:r w:rsidRPr="00685A58">
        <w:rPr>
          <w:rFonts w:eastAsia="Calibri"/>
          <w:sz w:val="12"/>
        </w:rPr>
        <w:t xml:space="preserve">. (This is the classic IPCC range; my personal assessment is that, in the light of new studies since the IPCC Third Assessment Report, the uncertainty range can now be narrowed somewhat to 3°C ± 1°C.) This is based on consistent results from theory, models, and data analysis, and, even in the absence of any computer models, the same result would still hold based on physics and on data from climate history alone. Considering the plethora of consistent evidence, the chance that these conclusions are wrong has to be considered minute. </w:t>
      </w:r>
      <w:r w:rsidRPr="00685A58">
        <w:rPr>
          <w:rStyle w:val="UnderlineChar"/>
          <w:rFonts w:ascii="Times New Roman" w:hAnsi="Times New Roman"/>
        </w:rPr>
        <w:t xml:space="preserve">If the preceding is accepted, then it follows logically and incontrovertibly that </w:t>
      </w:r>
      <w:r w:rsidRPr="00685A58">
        <w:rPr>
          <w:rStyle w:val="UnderlineChar"/>
          <w:rFonts w:ascii="Times New Roman" w:hAnsi="Times New Roman"/>
          <w:highlight w:val="yellow"/>
        </w:rPr>
        <w:t>a</w:t>
      </w:r>
      <w:r w:rsidRPr="00685A58">
        <w:rPr>
          <w:rStyle w:val="UnderlineChar"/>
          <w:rFonts w:ascii="Times New Roman" w:hAnsi="Times New Roman"/>
        </w:rPr>
        <w:t xml:space="preserve"> further </w:t>
      </w:r>
      <w:r w:rsidRPr="00685A58">
        <w:rPr>
          <w:rStyle w:val="UnderlineChar"/>
          <w:rFonts w:ascii="Times New Roman" w:hAnsi="Times New Roman"/>
          <w:highlight w:val="yellow"/>
        </w:rPr>
        <w:t>increase in CO2concentration</w:t>
      </w:r>
      <w:r w:rsidRPr="00685A58">
        <w:rPr>
          <w:rStyle w:val="UnderlineChar"/>
          <w:rFonts w:ascii="Times New Roman" w:hAnsi="Times New Roman"/>
        </w:rPr>
        <w:t xml:space="preserve"> </w:t>
      </w:r>
      <w:r w:rsidRPr="00685A58">
        <w:rPr>
          <w:rStyle w:val="UnderlineChar"/>
          <w:rFonts w:ascii="Times New Roman" w:hAnsi="Times New Roman"/>
          <w:highlight w:val="yellow"/>
        </w:rPr>
        <w:t>will lead to further warming</w:t>
      </w:r>
      <w:r w:rsidRPr="00685A58">
        <w:rPr>
          <w:rStyle w:val="UnderlineChar"/>
          <w:rFonts w:ascii="Times New Roman" w:hAnsi="Times New Roman"/>
        </w:rPr>
        <w:t>. The magnitude of our emissions depends on human behavior, but the climatic</w:t>
      </w:r>
      <w:r w:rsidRPr="00685A58">
        <w:rPr>
          <w:rFonts w:eastAsia="Calibri"/>
          <w:sz w:val="12"/>
        </w:rPr>
        <w:t xml:space="preserve"> 48 </w:t>
      </w:r>
      <w:proofErr w:type="spellStart"/>
      <w:r w:rsidRPr="00685A58">
        <w:rPr>
          <w:rFonts w:eastAsia="Calibri"/>
          <w:sz w:val="12"/>
        </w:rPr>
        <w:t>stefan</w:t>
      </w:r>
      <w:proofErr w:type="spellEnd"/>
      <w:r w:rsidRPr="00685A58">
        <w:rPr>
          <w:rFonts w:eastAsia="Calibri"/>
          <w:sz w:val="12"/>
        </w:rPr>
        <w:t xml:space="preserve"> </w:t>
      </w:r>
      <w:proofErr w:type="spellStart"/>
      <w:r w:rsidRPr="00685A58">
        <w:rPr>
          <w:rFonts w:eastAsia="Calibri"/>
          <w:sz w:val="12"/>
        </w:rPr>
        <w:t>rahmstorf</w:t>
      </w:r>
      <w:proofErr w:type="spellEnd"/>
      <w:r w:rsidRPr="00685A58">
        <w:rPr>
          <w:rFonts w:eastAsia="Calibri"/>
          <w:sz w:val="12"/>
        </w:rPr>
        <w:t xml:space="preserve"> response to various emissions scenarios can be computed from the information presented here. The result is the famous range of future global temperature scenarios shown in figure 3-6.50 Two additional steps are involved in these computations: the consideration of anthropogenic </w:t>
      </w:r>
      <w:proofErr w:type="spellStart"/>
      <w:r w:rsidRPr="00685A58">
        <w:rPr>
          <w:rFonts w:eastAsia="Calibri"/>
          <w:sz w:val="12"/>
        </w:rPr>
        <w:t>forcings</w:t>
      </w:r>
      <w:proofErr w:type="spellEnd"/>
      <w:r w:rsidRPr="00685A58">
        <w:rPr>
          <w:rFonts w:eastAsia="Calibri"/>
          <w:sz w:val="12"/>
        </w:rPr>
        <w:t xml:space="preserve"> other than CO2(for example, other greenhouse gases and aerosols) and the computation of concentrations from the emissions. Other gases are not discussed here, although they are important to get quantitatively accurate results. CO2 is the largest and most important forcing. Concerning concentrations, the scenarios shown basically assume that ocean and biosphere take up a similar share of our emitted CO2as in the past. This could turn out to be an optimistic assumption; some models indicate the possibility of a positive feedback, with the biosphere turning into a carbon source rather than a sink under growing climatic stress.51 It is clear that even in the more optimistic of the shown (non-mitigation) scenarios, global temperature would rise by 2–3°C above its preindustrial level by the end of this century. Even for a </w:t>
      </w:r>
      <w:proofErr w:type="spellStart"/>
      <w:r w:rsidRPr="00685A58">
        <w:rPr>
          <w:rFonts w:eastAsia="Calibri"/>
          <w:sz w:val="12"/>
        </w:rPr>
        <w:t>paleoclimatologist</w:t>
      </w:r>
      <w:proofErr w:type="spellEnd"/>
      <w:r w:rsidRPr="00685A58">
        <w:rPr>
          <w:rFonts w:eastAsia="Calibri"/>
          <w:sz w:val="12"/>
        </w:rPr>
        <w:t xml:space="preserve"> like myself, this is an extraordinarily high temperature, which is very likely unprecedented in at least the past 100,000 years. As far as the data show, we would have to go back about 3 million years, to the Pliocene, for comparable temperatures. The rate of this warming (which is important for the ability of ecosystems to cope) is also highly unusual and unprecedented probably for an even longer time. The last major global warming trend occurred when the last great Ice Age ended between 15,000 and 10,000 years ago: this was a warming of about 5°C over 5,000 years, that is, a rate of only 0.1°C per century.52 The expected magnitude and rate of planetary warming is highly likely to come with major risks and impacts in terms of sea level rise (Pliocene sea level was 25–35 meters higher than now due to smaller Greenland and Antarctic ice sheets), extreme events (for example, hurricane activity is expected to increase in a warmer climate), and ecosystem loss.53 The second part of this paper examined the evidence for the current warming of the planet and discussed what is known about its causes. This part showed that global warming is already a measured and well-established fact, not a theory. </w:t>
      </w:r>
      <w:r w:rsidRPr="00685A58">
        <w:rPr>
          <w:rStyle w:val="UnderlineChar"/>
          <w:rFonts w:ascii="Times New Roman" w:hAnsi="Times New Roman"/>
        </w:rPr>
        <w:t xml:space="preserve">Many different lines of evidence consistently show that </w:t>
      </w:r>
      <w:r w:rsidRPr="00685A58">
        <w:rPr>
          <w:rStyle w:val="UnderlineChar"/>
          <w:rFonts w:ascii="Times New Roman" w:hAnsi="Times New Roman"/>
          <w:highlight w:val="yellow"/>
        </w:rPr>
        <w:t xml:space="preserve">most </w:t>
      </w:r>
      <w:r w:rsidRPr="00685A58">
        <w:rPr>
          <w:rStyle w:val="UnderlineChar"/>
          <w:rFonts w:ascii="Times New Roman" w:hAnsi="Times New Roman"/>
        </w:rPr>
        <w:t xml:space="preserve">of the observed </w:t>
      </w:r>
      <w:r w:rsidRPr="00685A58">
        <w:rPr>
          <w:rStyle w:val="UnderlineChar"/>
          <w:rFonts w:ascii="Times New Roman" w:hAnsi="Times New Roman"/>
          <w:highlight w:val="yellow"/>
        </w:rPr>
        <w:t>warming o</w:t>
      </w:r>
      <w:r w:rsidRPr="00685A58">
        <w:rPr>
          <w:rStyle w:val="UnderlineChar"/>
          <w:rFonts w:ascii="Times New Roman" w:hAnsi="Times New Roman"/>
        </w:rPr>
        <w:t xml:space="preserve">f the past fifty years </w:t>
      </w:r>
      <w:r w:rsidRPr="00685A58">
        <w:rPr>
          <w:rStyle w:val="UnderlineChar"/>
          <w:rFonts w:ascii="Times New Roman" w:hAnsi="Times New Roman"/>
          <w:highlight w:val="yellow"/>
        </w:rPr>
        <w:t>was caused by human activity</w:t>
      </w:r>
      <w:r w:rsidRPr="00685A58">
        <w:rPr>
          <w:rStyle w:val="UnderlineChar"/>
          <w:rFonts w:ascii="Times New Roman" w:hAnsi="Times New Roman"/>
        </w:rPr>
        <w:t xml:space="preserve">. Above all, this warming is exactly what would be expected given the anthropogenic rise in greenhouse gases, and </w:t>
      </w:r>
      <w:r w:rsidRPr="00685A58">
        <w:rPr>
          <w:rStyle w:val="UnderlineChar"/>
          <w:rFonts w:ascii="Times New Roman" w:hAnsi="Times New Roman"/>
          <w:highlight w:val="yellow"/>
        </w:rPr>
        <w:t>no viable alternative explanation for this warming has been proposed</w:t>
      </w:r>
      <w:r w:rsidRPr="00685A58">
        <w:rPr>
          <w:rStyle w:val="UnderlineChar"/>
          <w:rFonts w:ascii="Times New Roman" w:hAnsi="Times New Roman"/>
        </w:rPr>
        <w:t xml:space="preserve"> in the scientific literature. Taken together, the very strong evidence, accumulated from thousands of independent studies, has over the past decades convinced virtually every climatologist around the world (many of whom were initially quite skeptical,</w:t>
      </w:r>
      <w:r w:rsidRPr="00685A58">
        <w:rPr>
          <w:rFonts w:eastAsia="Calibri"/>
          <w:sz w:val="12"/>
        </w:rPr>
        <w:t xml:space="preserve"> including myself) </w:t>
      </w:r>
      <w:r w:rsidRPr="00685A58">
        <w:rPr>
          <w:rStyle w:val="UnderlineChar"/>
          <w:rFonts w:ascii="Times New Roman" w:hAnsi="Times New Roman"/>
        </w:rPr>
        <w:t xml:space="preserve">that </w:t>
      </w:r>
      <w:r w:rsidRPr="00685A58">
        <w:rPr>
          <w:rStyle w:val="UnderlineChar"/>
          <w:rFonts w:ascii="Times New Roman" w:hAnsi="Times New Roman"/>
          <w:highlight w:val="yellow"/>
        </w:rPr>
        <w:t>anthropogenic global warming is a reality with which we need to deal.</w:t>
      </w:r>
      <w:r w:rsidRPr="00685A58">
        <w:rPr>
          <w:rFonts w:eastAsia="Calibri"/>
          <w:sz w:val="12"/>
        </w:rPr>
        <w:t xml:space="preserve"> \</w:t>
      </w:r>
    </w:p>
    <w:p w14:paraId="661856C6" w14:textId="77777777" w:rsidR="00D30814" w:rsidRDefault="00D30814" w:rsidP="00D17C4E">
      <w:pPr>
        <w:rPr>
          <w:rFonts w:ascii="Times New Roman" w:eastAsia="Times New Roman" w:hAnsi="Times New Roman" w:cs="Times New Roman"/>
          <w:color w:val="000000"/>
          <w:sz w:val="27"/>
          <w:szCs w:val="27"/>
          <w:shd w:val="clear" w:color="auto" w:fill="FFFFFF"/>
        </w:rPr>
      </w:pPr>
    </w:p>
    <w:p w14:paraId="4EC5CBDC" w14:textId="77777777" w:rsidR="005A20DF" w:rsidRDefault="005A20DF" w:rsidP="00D17C4E">
      <w:pPr>
        <w:rPr>
          <w:rFonts w:ascii="Times New Roman" w:eastAsia="Times New Roman" w:hAnsi="Times New Roman" w:cs="Times New Roman"/>
          <w:color w:val="000000"/>
          <w:sz w:val="27"/>
          <w:szCs w:val="27"/>
          <w:shd w:val="clear" w:color="auto" w:fill="FFFFFF"/>
        </w:rPr>
      </w:pPr>
    </w:p>
    <w:p w14:paraId="152AA046" w14:textId="77777777" w:rsidR="005A20DF" w:rsidRPr="005A20DF" w:rsidRDefault="005A20DF" w:rsidP="00495001">
      <w:pPr>
        <w:pStyle w:val="Heading4"/>
        <w:rPr>
          <w:rFonts w:eastAsia="Times New Roman"/>
          <w:shd w:val="clear" w:color="auto" w:fill="FFFFFF"/>
        </w:rPr>
      </w:pPr>
      <w:r w:rsidRPr="005A20DF">
        <w:rPr>
          <w:rFonts w:eastAsia="Times New Roman"/>
          <w:shd w:val="clear" w:color="auto" w:fill="FFFFFF"/>
        </w:rPr>
        <w:t xml:space="preserve">Warming causes extinction. </w:t>
      </w:r>
    </w:p>
    <w:p w14:paraId="1F535FBE" w14:textId="77777777" w:rsidR="005A20DF" w:rsidRPr="005A20DF" w:rsidRDefault="005A20DF" w:rsidP="00495001">
      <w:pPr>
        <w:pStyle w:val="Heading4"/>
        <w:rPr>
          <w:rFonts w:eastAsia="Times New Roman"/>
          <w:shd w:val="clear" w:color="auto" w:fill="FFFFFF"/>
        </w:rPr>
      </w:pPr>
      <w:r w:rsidRPr="00495001">
        <w:rPr>
          <w:rFonts w:eastAsia="Times New Roman"/>
          <w:highlight w:val="yellow"/>
          <w:shd w:val="clear" w:color="auto" w:fill="FFFFFF"/>
        </w:rPr>
        <w:t>Henderson ’06</w:t>
      </w:r>
    </w:p>
    <w:p w14:paraId="5C8CCC58" w14:textId="77777777" w:rsidR="005A20DF" w:rsidRPr="00495001" w:rsidRDefault="005A20DF" w:rsidP="005A20DF">
      <w:pPr>
        <w:rPr>
          <w:rFonts w:ascii="Times New Roman" w:eastAsia="Times New Roman" w:hAnsi="Times New Roman" w:cs="Times New Roman"/>
          <w:color w:val="000000"/>
          <w:sz w:val="20"/>
          <w:szCs w:val="20"/>
          <w:shd w:val="clear" w:color="auto" w:fill="FFFFFF"/>
        </w:rPr>
      </w:pPr>
      <w:r w:rsidRPr="00495001">
        <w:rPr>
          <w:rFonts w:ascii="Times New Roman" w:eastAsia="Times New Roman" w:hAnsi="Times New Roman" w:cs="Times New Roman"/>
          <w:color w:val="000000"/>
          <w:sz w:val="20"/>
          <w:szCs w:val="20"/>
          <w:shd w:val="clear" w:color="auto" w:fill="FFFFFF"/>
        </w:rPr>
        <w:t xml:space="preserve">[Bill, Environmental Scientist, Aug 19, “Runaway Global Warming – Denial,” </w:t>
      </w:r>
    </w:p>
    <w:p w14:paraId="20884162" w14:textId="77777777" w:rsidR="005A20DF" w:rsidRPr="00495001" w:rsidRDefault="00B87BDA" w:rsidP="005A20DF">
      <w:pPr>
        <w:rPr>
          <w:rFonts w:ascii="Times New Roman" w:eastAsia="Times New Roman" w:hAnsi="Times New Roman" w:cs="Times New Roman"/>
          <w:color w:val="000000"/>
          <w:sz w:val="20"/>
          <w:szCs w:val="20"/>
          <w:shd w:val="clear" w:color="auto" w:fill="FFFFFF"/>
        </w:rPr>
      </w:pPr>
      <w:hyperlink r:id="rId14" w:history="1">
        <w:r w:rsidR="00495001" w:rsidRPr="00495001">
          <w:rPr>
            <w:rStyle w:val="Hyperlink"/>
            <w:rFonts w:ascii="Times New Roman" w:eastAsia="Times New Roman" w:hAnsi="Times New Roman" w:cs="Times New Roman"/>
            <w:sz w:val="20"/>
            <w:szCs w:val="20"/>
            <w:shd w:val="clear" w:color="auto" w:fill="FFFFFF"/>
          </w:rPr>
          <w:t>http://www.countercurrents.org/cc-henderson190806.htm</w:t>
        </w:r>
      </w:hyperlink>
      <w:r w:rsidR="005A20DF" w:rsidRPr="00495001">
        <w:rPr>
          <w:rFonts w:ascii="Times New Roman" w:eastAsia="Times New Roman" w:hAnsi="Times New Roman" w:cs="Times New Roman"/>
          <w:color w:val="000000"/>
          <w:sz w:val="20"/>
          <w:szCs w:val="20"/>
          <w:shd w:val="clear" w:color="auto" w:fill="FFFFFF"/>
        </w:rPr>
        <w:t xml:space="preserve">] </w:t>
      </w:r>
    </w:p>
    <w:p w14:paraId="26411848" w14:textId="77777777" w:rsidR="00495001" w:rsidRPr="005A20DF" w:rsidRDefault="00495001" w:rsidP="005A20DF">
      <w:pPr>
        <w:rPr>
          <w:rFonts w:ascii="Times New Roman" w:eastAsia="Times New Roman" w:hAnsi="Times New Roman" w:cs="Times New Roman"/>
          <w:color w:val="000000"/>
          <w:sz w:val="27"/>
          <w:szCs w:val="27"/>
          <w:shd w:val="clear" w:color="auto" w:fill="FFFFFF"/>
        </w:rPr>
      </w:pPr>
    </w:p>
    <w:p w14:paraId="2A4D472B" w14:textId="77777777" w:rsidR="005A20DF" w:rsidRPr="00495001" w:rsidRDefault="005A20DF" w:rsidP="005A20DF">
      <w:pPr>
        <w:rPr>
          <w:rStyle w:val="StyleBoldUnderline"/>
        </w:rPr>
      </w:pPr>
      <w:r w:rsidRPr="00495001">
        <w:rPr>
          <w:rStyle w:val="StyleBoldUnderline"/>
        </w:rPr>
        <w:t xml:space="preserve">The scientific debate about human induced global warming is over but policy makers - let alone the happily shopping general public -¶ still seem to not understand the scope of the impending tragedy. Global warming isn't just warmer temperatures, heat waves, melting ¶ ice and threatened polar bears. </w:t>
      </w:r>
      <w:r w:rsidRPr="00495001">
        <w:rPr>
          <w:rStyle w:val="StyleBoldUnderline"/>
          <w:highlight w:val="yellow"/>
        </w:rPr>
        <w:t>Scientific understanding increasingly points to runaway global warming leading to human extinction. If ¶ impossibly Draconian security measures are not immediately put in place to keep further emissions of greenhouse gases out of the ¶ atmosphere we are looking at the death of billions, the end of civilization as we know it and in all probability the end of man's several ¶ million year old existence,</w:t>
      </w:r>
      <w:r w:rsidRPr="00495001">
        <w:rPr>
          <w:rStyle w:val="StyleBoldUnderline"/>
        </w:rPr>
        <w:t xml:space="preserve"> along with the extinction of most flora and fauna beloved to man in the world we share.</w:t>
      </w:r>
    </w:p>
    <w:p w14:paraId="71AFFB42" w14:textId="77777777" w:rsidR="005A20DF" w:rsidRPr="00495001" w:rsidRDefault="005A20DF" w:rsidP="005A20DF">
      <w:pPr>
        <w:rPr>
          <w:rStyle w:val="StyleBoldUnderline"/>
        </w:rPr>
      </w:pPr>
    </w:p>
    <w:p w14:paraId="07470D7D" w14:textId="77777777" w:rsidR="005A20DF" w:rsidRPr="005A20DF" w:rsidRDefault="005A20DF" w:rsidP="005A20DF">
      <w:pPr>
        <w:rPr>
          <w:rFonts w:ascii="Times New Roman" w:eastAsia="Times New Roman" w:hAnsi="Times New Roman" w:cs="Times New Roman"/>
          <w:color w:val="000000"/>
          <w:sz w:val="27"/>
          <w:szCs w:val="27"/>
          <w:shd w:val="clear" w:color="auto" w:fill="FFFFFF"/>
        </w:rPr>
      </w:pPr>
      <w:r w:rsidRPr="005A20DF">
        <w:rPr>
          <w:rFonts w:ascii="Times New Roman" w:eastAsia="Times New Roman" w:hAnsi="Times New Roman" w:cs="Times New Roman"/>
          <w:color w:val="000000"/>
          <w:sz w:val="27"/>
          <w:szCs w:val="27"/>
          <w:shd w:val="clear" w:color="auto" w:fill="FFFFFF"/>
        </w:rPr>
        <w:t xml:space="preserve"> </w:t>
      </w:r>
    </w:p>
    <w:p w14:paraId="4BDD2749" w14:textId="77777777" w:rsidR="005A20DF" w:rsidRPr="005A20DF" w:rsidRDefault="005A20DF" w:rsidP="00495001">
      <w:pPr>
        <w:pStyle w:val="Heading4"/>
        <w:rPr>
          <w:rFonts w:eastAsia="Times New Roman"/>
          <w:shd w:val="clear" w:color="auto" w:fill="FFFFFF"/>
        </w:rPr>
      </w:pPr>
      <w:r w:rsidRPr="005A20DF">
        <w:rPr>
          <w:rFonts w:eastAsia="Times New Roman"/>
          <w:shd w:val="clear" w:color="auto" w:fill="FFFFFF"/>
        </w:rPr>
        <w:t xml:space="preserve">Global warming will cause irreversible extinction. </w:t>
      </w:r>
    </w:p>
    <w:p w14:paraId="7E39022B" w14:textId="77777777" w:rsidR="005A20DF" w:rsidRPr="00495001" w:rsidRDefault="005A20DF" w:rsidP="00495001">
      <w:pPr>
        <w:pStyle w:val="Heading4"/>
        <w:rPr>
          <w:rFonts w:eastAsia="Times New Roman"/>
          <w:b w:val="0"/>
          <w:sz w:val="20"/>
          <w:szCs w:val="20"/>
          <w:shd w:val="clear" w:color="auto" w:fill="FFFFFF"/>
        </w:rPr>
      </w:pPr>
      <w:r w:rsidRPr="00495001">
        <w:rPr>
          <w:rFonts w:eastAsia="Times New Roman"/>
          <w:highlight w:val="yellow"/>
          <w:shd w:val="clear" w:color="auto" w:fill="FFFFFF"/>
        </w:rPr>
        <w:t>Sydney Morning Herald ’03</w:t>
      </w:r>
      <w:r w:rsidRPr="005A20DF">
        <w:rPr>
          <w:rFonts w:eastAsia="Times New Roman"/>
          <w:shd w:val="clear" w:color="auto" w:fill="FFFFFF"/>
        </w:rPr>
        <w:t xml:space="preserve"> </w:t>
      </w:r>
      <w:r w:rsidRPr="00495001">
        <w:rPr>
          <w:rFonts w:eastAsia="Times New Roman"/>
          <w:b w:val="0"/>
          <w:sz w:val="20"/>
          <w:szCs w:val="20"/>
          <w:shd w:val="clear" w:color="auto" w:fill="FFFFFF"/>
        </w:rPr>
        <w:t xml:space="preserve">[Jun 20, “Global Warming threatens Earth with mass extinction,” Lexis] </w:t>
      </w:r>
    </w:p>
    <w:p w14:paraId="6C1525FA" w14:textId="77777777" w:rsidR="00495001" w:rsidRPr="005A20DF" w:rsidRDefault="00495001" w:rsidP="005A20DF">
      <w:pPr>
        <w:rPr>
          <w:rFonts w:ascii="Times New Roman" w:eastAsia="Times New Roman" w:hAnsi="Times New Roman" w:cs="Times New Roman"/>
          <w:color w:val="000000"/>
          <w:sz w:val="27"/>
          <w:szCs w:val="27"/>
          <w:shd w:val="clear" w:color="auto" w:fill="FFFFFF"/>
        </w:rPr>
      </w:pPr>
    </w:p>
    <w:p w14:paraId="025ED97E" w14:textId="77777777" w:rsidR="00D30814" w:rsidRPr="00495001" w:rsidRDefault="005A20DF" w:rsidP="00D17C4E">
      <w:pPr>
        <w:rPr>
          <w:rFonts w:ascii="Times New Roman" w:eastAsia="Times New Roman" w:hAnsi="Times New Roman" w:cs="Times New Roman"/>
          <w:color w:val="000000"/>
          <w:sz w:val="20"/>
          <w:szCs w:val="20"/>
          <w:shd w:val="clear" w:color="auto" w:fill="FFFFFF"/>
        </w:rPr>
      </w:pPr>
      <w:r w:rsidRPr="00495001">
        <w:rPr>
          <w:rStyle w:val="StyleBoldUnderline"/>
          <w:highlight w:val="yellow"/>
        </w:rPr>
        <w:t>Global warming</w:t>
      </w:r>
      <w:r w:rsidRPr="00495001">
        <w:rPr>
          <w:rStyle w:val="StyleBoldUnderline"/>
        </w:rPr>
        <w:t xml:space="preserve"> over the next century could </w:t>
      </w:r>
      <w:r w:rsidRPr="00495001">
        <w:rPr>
          <w:rStyle w:val="StyleBoldUnderline"/>
          <w:highlight w:val="yellow"/>
        </w:rPr>
        <w:t>trigger a catastrophe to rival the worst mass extinction in the history of the planet</w:t>
      </w:r>
      <w:proofErr w:type="gramStart"/>
      <w:r w:rsidRPr="005A20DF">
        <w:rPr>
          <w:rFonts w:ascii="Times New Roman" w:eastAsia="Times New Roman" w:hAnsi="Times New Roman" w:cs="Times New Roman"/>
          <w:color w:val="000000"/>
          <w:sz w:val="27"/>
          <w:szCs w:val="27"/>
          <w:shd w:val="clear" w:color="auto" w:fill="FFFFFF"/>
        </w:rPr>
        <w:t>,</w:t>
      </w:r>
      <w:r w:rsidR="00495001" w:rsidRPr="00495001">
        <w:rPr>
          <w:rFonts w:ascii="Times New Roman" w:eastAsia="Times New Roman" w:hAnsi="Times New Roman" w:cs="Times New Roman"/>
          <w:color w:val="000000"/>
          <w:sz w:val="12"/>
          <w:szCs w:val="27"/>
          <w:shd w:val="clear" w:color="auto" w:fill="FFFFFF"/>
        </w:rPr>
        <w:t>¶</w:t>
      </w:r>
      <w:proofErr w:type="gramEnd"/>
      <w:r w:rsidR="00495001" w:rsidRPr="00495001">
        <w:rPr>
          <w:rFonts w:ascii="Times New Roman" w:eastAsia="Times New Roman" w:hAnsi="Times New Roman" w:cs="Times New Roman"/>
          <w:color w:val="000000"/>
          <w:sz w:val="12"/>
          <w:szCs w:val="27"/>
          <w:shd w:val="clear" w:color="auto" w:fill="FFFFFF"/>
        </w:rPr>
        <w:t xml:space="preserve"> </w:t>
      </w:r>
      <w:r w:rsidRPr="00495001">
        <w:rPr>
          <w:rFonts w:ascii="Times New Roman" w:eastAsia="Times New Roman" w:hAnsi="Times New Roman" w:cs="Times New Roman"/>
          <w:color w:val="000000"/>
          <w:sz w:val="20"/>
          <w:szCs w:val="20"/>
          <w:shd w:val="clear" w:color="auto" w:fill="FFFFFF"/>
        </w:rPr>
        <w:t xml:space="preserve">scientists have warned. Researchers at Bristol University have discovered that a mere 6 degrees of global warming was enough to wipe out up to 95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 xml:space="preserve">per cent of the species which were alive on earth at the end of the Permian period, 250 million years ago. United Nations scientists from the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 xml:space="preserve">Intergovernmental Panel on Climate Change predict up to 6 degrees of warming for the next 100 years if nothing is done about emissions of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lastRenderedPageBreak/>
        <w:t xml:space="preserve">greenhouse gases, principally carbon dioxide, the chief cause of global warming. The Permian mass extinction is now thought to have been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caused by gigantic volcanic eruptions that triggered</w:t>
      </w:r>
      <w:r w:rsidRPr="005A20DF">
        <w:rPr>
          <w:rFonts w:ascii="Times New Roman" w:eastAsia="Times New Roman" w:hAnsi="Times New Roman" w:cs="Times New Roman"/>
          <w:color w:val="000000"/>
          <w:sz w:val="27"/>
          <w:szCs w:val="27"/>
          <w:shd w:val="clear" w:color="auto" w:fill="FFFFFF"/>
        </w:rPr>
        <w:t xml:space="preserve"> </w:t>
      </w:r>
      <w:r w:rsidRPr="00495001">
        <w:rPr>
          <w:rStyle w:val="StyleBoldUnderline"/>
          <w:highlight w:val="yellow"/>
        </w:rPr>
        <w:t>a runaway greenhouse effect</w:t>
      </w:r>
      <w:r w:rsidRPr="005A20DF">
        <w:rPr>
          <w:rFonts w:ascii="Times New Roman" w:eastAsia="Times New Roman" w:hAnsi="Times New Roman" w:cs="Times New Roman"/>
          <w:color w:val="000000"/>
          <w:sz w:val="27"/>
          <w:szCs w:val="27"/>
          <w:shd w:val="clear" w:color="auto" w:fill="FFFFFF"/>
        </w:rPr>
        <w:t xml:space="preserve"> </w:t>
      </w:r>
      <w:r w:rsidRPr="00495001">
        <w:rPr>
          <w:rFonts w:ascii="Times New Roman" w:eastAsia="Times New Roman" w:hAnsi="Times New Roman" w:cs="Times New Roman"/>
          <w:color w:val="000000"/>
          <w:sz w:val="20"/>
          <w:szCs w:val="20"/>
          <w:shd w:val="clear" w:color="auto" w:fill="FFFFFF"/>
        </w:rPr>
        <w:t>and</w:t>
      </w:r>
      <w:r w:rsidRPr="005A20DF">
        <w:rPr>
          <w:rFonts w:ascii="Times New Roman" w:eastAsia="Times New Roman" w:hAnsi="Times New Roman" w:cs="Times New Roman"/>
          <w:color w:val="000000"/>
          <w:sz w:val="27"/>
          <w:szCs w:val="27"/>
          <w:shd w:val="clear" w:color="auto" w:fill="FFFFFF"/>
        </w:rPr>
        <w:t xml:space="preserve"> </w:t>
      </w:r>
      <w:r w:rsidRPr="00495001">
        <w:rPr>
          <w:rStyle w:val="StyleBoldUnderline"/>
          <w:highlight w:val="yellow"/>
        </w:rPr>
        <w:t>nearly put an end to life on Earth</w:t>
      </w:r>
      <w:r w:rsidRPr="00495001">
        <w:rPr>
          <w:rStyle w:val="StyleBoldUnderline"/>
        </w:rPr>
        <w:t>.</w:t>
      </w:r>
      <w:r w:rsidRPr="005A20DF">
        <w:rPr>
          <w:rFonts w:ascii="Times New Roman" w:eastAsia="Times New Roman" w:hAnsi="Times New Roman" w:cs="Times New Roman"/>
          <w:color w:val="000000"/>
          <w:sz w:val="27"/>
          <w:szCs w:val="27"/>
          <w:shd w:val="clear" w:color="auto" w:fill="FFFFFF"/>
        </w:rPr>
        <w:t xml:space="preserve"> </w:t>
      </w:r>
      <w:r w:rsidRPr="00495001">
        <w:rPr>
          <w:rFonts w:ascii="Times New Roman" w:eastAsia="Times New Roman" w:hAnsi="Times New Roman" w:cs="Times New Roman"/>
          <w:color w:val="000000"/>
          <w:sz w:val="20"/>
          <w:szCs w:val="20"/>
          <w:shd w:val="clear" w:color="auto" w:fill="FFFFFF"/>
        </w:rPr>
        <w:t xml:space="preserve">Conditions in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what geologists have termed</w:t>
      </w:r>
      <w:r w:rsidRPr="005A20DF">
        <w:rPr>
          <w:rFonts w:ascii="Times New Roman" w:eastAsia="Times New Roman" w:hAnsi="Times New Roman" w:cs="Times New Roman"/>
          <w:color w:val="000000"/>
          <w:sz w:val="27"/>
          <w:szCs w:val="27"/>
          <w:shd w:val="clear" w:color="auto" w:fill="FFFFFF"/>
        </w:rPr>
        <w:t xml:space="preserve"> </w:t>
      </w:r>
      <w:r w:rsidRPr="00495001">
        <w:rPr>
          <w:rStyle w:val="StyleBoldUnderline"/>
          <w:highlight w:val="yellow"/>
        </w:rPr>
        <w:t xml:space="preserve">this "post apocalyptic greenhouse" were so severe that only one large land animal was left alive and it took </w:t>
      </w:r>
      <w:r w:rsidR="00495001" w:rsidRPr="00495001">
        <w:rPr>
          <w:rStyle w:val="StyleBoldUnderline"/>
          <w:highlight w:val="yellow"/>
        </w:rPr>
        <w:t xml:space="preserve">¶ </w:t>
      </w:r>
      <w:r w:rsidRPr="00495001">
        <w:rPr>
          <w:rStyle w:val="StyleBoldUnderline"/>
          <w:highlight w:val="yellow"/>
        </w:rPr>
        <w:t>100 million years for species diversity to return</w:t>
      </w:r>
      <w:r w:rsidRPr="00495001">
        <w:rPr>
          <w:rStyle w:val="StyleBoldUnderline"/>
        </w:rPr>
        <w:t xml:space="preserve"> </w:t>
      </w:r>
      <w:r w:rsidRPr="00495001">
        <w:rPr>
          <w:rFonts w:ascii="Times New Roman" w:eastAsia="Times New Roman" w:hAnsi="Times New Roman" w:cs="Times New Roman"/>
          <w:color w:val="000000"/>
          <w:sz w:val="20"/>
          <w:szCs w:val="20"/>
          <w:shd w:val="clear" w:color="auto" w:fill="FFFFFF"/>
        </w:rPr>
        <w:t xml:space="preserve">to former levels. This dramatic new finding is revealed in a book by Bristol University's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 xml:space="preserve">head of earth sciences, Michael Benton, which chronicles the geological efforts leading up to the discovery and its potential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 xml:space="preserve">implications. Professor Benton said: "The Permian crisis nearly marked the end of life. It's estimated that </w:t>
      </w:r>
      <w:proofErr w:type="gramStart"/>
      <w:r w:rsidRPr="00495001">
        <w:rPr>
          <w:rFonts w:ascii="Times New Roman" w:eastAsia="Times New Roman" w:hAnsi="Times New Roman" w:cs="Times New Roman"/>
          <w:color w:val="000000"/>
          <w:sz w:val="20"/>
          <w:szCs w:val="20"/>
          <w:shd w:val="clear" w:color="auto" w:fill="FFFFFF"/>
        </w:rPr>
        <w:t>fewer</w:t>
      </w:r>
      <w:proofErr w:type="gramEnd"/>
      <w:r w:rsidRPr="00495001">
        <w:rPr>
          <w:rFonts w:ascii="Times New Roman" w:eastAsia="Times New Roman" w:hAnsi="Times New Roman" w:cs="Times New Roman"/>
          <w:color w:val="000000"/>
          <w:sz w:val="20"/>
          <w:szCs w:val="20"/>
          <w:shd w:val="clear" w:color="auto" w:fill="FFFFFF"/>
        </w:rPr>
        <w:t xml:space="preserve"> than one in 10 species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 xml:space="preserve">survived. Geologists are only now coming to appreciate the severity of this global catastrophe and to understand how and why so many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 xml:space="preserve">species died out so quickly." Other climate experts say they are appalled that a disaster of such magnitude could be repeated within this </w:t>
      </w:r>
      <w:r w:rsidR="00495001" w:rsidRPr="00495001">
        <w:rPr>
          <w:rFonts w:ascii="Times New Roman" w:eastAsia="Times New Roman" w:hAnsi="Times New Roman" w:cs="Times New Roman"/>
          <w:color w:val="000000"/>
          <w:sz w:val="20"/>
          <w:szCs w:val="20"/>
          <w:shd w:val="clear" w:color="auto" w:fill="FFFFFF"/>
        </w:rPr>
        <w:t xml:space="preserve">¶ </w:t>
      </w:r>
      <w:r w:rsidRPr="00495001">
        <w:rPr>
          <w:rFonts w:ascii="Times New Roman" w:eastAsia="Times New Roman" w:hAnsi="Times New Roman" w:cs="Times New Roman"/>
          <w:color w:val="000000"/>
          <w:sz w:val="20"/>
          <w:szCs w:val="20"/>
          <w:shd w:val="clear" w:color="auto" w:fill="FFFFFF"/>
        </w:rPr>
        <w:t>century because of human activities.</w:t>
      </w:r>
      <w:r w:rsidR="00495001" w:rsidRPr="00495001">
        <w:rPr>
          <w:rFonts w:ascii="Times New Roman" w:eastAsia="Times New Roman" w:hAnsi="Times New Roman" w:cs="Times New Roman"/>
          <w:color w:val="000000"/>
          <w:sz w:val="20"/>
          <w:szCs w:val="20"/>
          <w:shd w:val="clear" w:color="auto" w:fill="FFFFFF"/>
        </w:rPr>
        <w:t xml:space="preserve">¶ </w:t>
      </w:r>
    </w:p>
    <w:p w14:paraId="0BCA5905" w14:textId="77777777" w:rsidR="005A20DF" w:rsidRDefault="005A20DF" w:rsidP="00D17C4E">
      <w:pPr>
        <w:rPr>
          <w:rFonts w:ascii="Times New Roman" w:eastAsia="Times New Roman" w:hAnsi="Times New Roman" w:cs="Times New Roman"/>
          <w:color w:val="000000"/>
          <w:sz w:val="27"/>
          <w:szCs w:val="27"/>
          <w:shd w:val="clear" w:color="auto" w:fill="FFFFFF"/>
        </w:rPr>
      </w:pPr>
    </w:p>
    <w:p w14:paraId="6CC5C8AB" w14:textId="77777777" w:rsidR="005A20DF" w:rsidRDefault="005A20DF" w:rsidP="00D17C4E">
      <w:pPr>
        <w:rPr>
          <w:rFonts w:ascii="Times New Roman" w:eastAsia="Times New Roman" w:hAnsi="Times New Roman" w:cs="Times New Roman"/>
          <w:color w:val="000000"/>
          <w:sz w:val="27"/>
          <w:szCs w:val="27"/>
          <w:shd w:val="clear" w:color="auto" w:fill="FFFFFF"/>
        </w:rPr>
      </w:pPr>
    </w:p>
    <w:p w14:paraId="7AB02D43" w14:textId="77777777" w:rsidR="005A20DF" w:rsidRPr="006D7709" w:rsidRDefault="005A20DF" w:rsidP="006D7709">
      <w:pPr>
        <w:pStyle w:val="Heading4"/>
      </w:pPr>
      <w:r w:rsidRPr="005A20DF">
        <w:rPr>
          <w:rFonts w:ascii="Times New Roman" w:eastAsia="Times New Roman" w:hAnsi="Times New Roman" w:cs="Times New Roman"/>
          <w:color w:val="000000"/>
          <w:sz w:val="27"/>
          <w:szCs w:val="27"/>
          <w:shd w:val="clear" w:color="auto" w:fill="FFFFFF"/>
        </w:rPr>
        <w:t xml:space="preserve">a. </w:t>
      </w:r>
      <w:r w:rsidRPr="006D7709">
        <w:t xml:space="preserve">Global warming will rapidly collapse the oceans. </w:t>
      </w:r>
    </w:p>
    <w:p w14:paraId="53C55CA6" w14:textId="77777777" w:rsidR="005A20DF" w:rsidRDefault="005A20DF" w:rsidP="006D7709">
      <w:pPr>
        <w:pStyle w:val="Heading4"/>
        <w:rPr>
          <w:rFonts w:ascii="Times New Roman" w:eastAsia="Times New Roman" w:hAnsi="Times New Roman" w:cs="Times New Roman"/>
          <w:color w:val="000000"/>
          <w:sz w:val="27"/>
          <w:szCs w:val="27"/>
          <w:shd w:val="clear" w:color="auto" w:fill="FFFFFF"/>
        </w:rPr>
      </w:pPr>
      <w:r w:rsidRPr="006D7709">
        <w:rPr>
          <w:rFonts w:ascii="Times New Roman" w:eastAsia="Times New Roman" w:hAnsi="Times New Roman" w:cs="Times New Roman"/>
          <w:color w:val="000000"/>
          <w:sz w:val="27"/>
          <w:szCs w:val="27"/>
          <w:highlight w:val="yellow"/>
          <w:shd w:val="clear" w:color="auto" w:fill="FFFFFF"/>
        </w:rPr>
        <w:t>Sydney Morning Herald ’08</w:t>
      </w:r>
      <w:r w:rsidRPr="005A20DF">
        <w:rPr>
          <w:rFonts w:ascii="Times New Roman" w:eastAsia="Times New Roman" w:hAnsi="Times New Roman" w:cs="Times New Roman"/>
          <w:color w:val="000000"/>
          <w:sz w:val="27"/>
          <w:szCs w:val="27"/>
          <w:shd w:val="clear" w:color="auto" w:fill="FFFFFF"/>
        </w:rPr>
        <w:t xml:space="preserve"> [</w:t>
      </w:r>
      <w:r w:rsidRPr="00522E7B">
        <w:rPr>
          <w:rFonts w:ascii="Times New Roman" w:eastAsia="Times New Roman" w:hAnsi="Times New Roman" w:cs="Times New Roman"/>
          <w:b w:val="0"/>
          <w:color w:val="000000"/>
          <w:sz w:val="20"/>
          <w:szCs w:val="20"/>
          <w:shd w:val="clear" w:color="auto" w:fill="FFFFFF"/>
        </w:rPr>
        <w:t xml:space="preserve">Jun 7, “Putting sea life to the acid test,” </w:t>
      </w:r>
      <w:hyperlink r:id="rId15" w:anchor="contentSwap2" w:history="1">
        <w:r w:rsidR="00495001" w:rsidRPr="00522E7B">
          <w:rPr>
            <w:rStyle w:val="Hyperlink"/>
            <w:rFonts w:ascii="Times New Roman" w:eastAsia="Times New Roman" w:hAnsi="Times New Roman" w:cs="Times New Roman"/>
            <w:b w:val="0"/>
            <w:sz w:val="20"/>
            <w:szCs w:val="20"/>
            <w:shd w:val="clear" w:color="auto" w:fill="FFFFFF"/>
          </w:rPr>
          <w:t>http://www.smh.com.au/news/environment/putting-sea-lifeto-the-acid-test/2008/06/06/1212259115421.html?page=fullpage#contentSwap2</w:t>
        </w:r>
      </w:hyperlink>
      <w:r w:rsidRPr="00522E7B">
        <w:rPr>
          <w:rFonts w:ascii="Times New Roman" w:eastAsia="Times New Roman" w:hAnsi="Times New Roman" w:cs="Times New Roman"/>
          <w:b w:val="0"/>
          <w:color w:val="000000"/>
          <w:sz w:val="20"/>
          <w:szCs w:val="20"/>
          <w:shd w:val="clear" w:color="auto" w:fill="FFFFFF"/>
        </w:rPr>
        <w:t>]</w:t>
      </w:r>
      <w:r w:rsidRPr="005A20DF">
        <w:rPr>
          <w:rFonts w:ascii="Times New Roman" w:eastAsia="Times New Roman" w:hAnsi="Times New Roman" w:cs="Times New Roman"/>
          <w:color w:val="000000"/>
          <w:sz w:val="27"/>
          <w:szCs w:val="27"/>
          <w:shd w:val="clear" w:color="auto" w:fill="FFFFFF"/>
        </w:rPr>
        <w:t xml:space="preserve"> </w:t>
      </w:r>
    </w:p>
    <w:p w14:paraId="55802924" w14:textId="77777777" w:rsidR="00495001" w:rsidRPr="005A20DF" w:rsidRDefault="00495001" w:rsidP="005A20DF">
      <w:pPr>
        <w:rPr>
          <w:rFonts w:ascii="Times New Roman" w:eastAsia="Times New Roman" w:hAnsi="Times New Roman" w:cs="Times New Roman"/>
          <w:color w:val="000000"/>
          <w:sz w:val="27"/>
          <w:szCs w:val="27"/>
          <w:shd w:val="clear" w:color="auto" w:fill="FFFFFF"/>
        </w:rPr>
      </w:pPr>
    </w:p>
    <w:p w14:paraId="30B725F1" w14:textId="77777777" w:rsidR="005A20DF" w:rsidRPr="00214FB2" w:rsidRDefault="005A20DF" w:rsidP="005A20DF">
      <w:pPr>
        <w:rPr>
          <w:rStyle w:val="StyleBoldUnderline"/>
        </w:rPr>
      </w:pPr>
      <w:r w:rsidRPr="00214FB2">
        <w:rPr>
          <w:rStyle w:val="StyleBoldUnderline"/>
          <w:highlight w:val="yellow"/>
        </w:rPr>
        <w:t>Global warming and chemical change are creating a deadly double threat to our oceans</w:t>
      </w:r>
      <w:r w:rsidRPr="00214FB2">
        <w:rPr>
          <w:rStyle w:val="StyleBoldUnderline"/>
        </w:rPr>
        <w:t>,</w:t>
      </w:r>
      <w:r w:rsidRPr="005A20DF">
        <w:rPr>
          <w:rFonts w:ascii="Times New Roman" w:eastAsia="Times New Roman" w:hAnsi="Times New Roman" w:cs="Times New Roman"/>
          <w:color w:val="000000"/>
          <w:sz w:val="27"/>
          <w:szCs w:val="27"/>
          <w:shd w:val="clear" w:color="auto" w:fill="FFFFFF"/>
        </w:rPr>
        <w:t xml:space="preserve"> writes </w:t>
      </w:r>
      <w:r w:rsidRPr="00214FB2">
        <w:rPr>
          <w:rFonts w:ascii="Times New Roman" w:eastAsia="Times New Roman" w:hAnsi="Times New Roman" w:cs="Times New Roman"/>
          <w:color w:val="000000"/>
          <w:sz w:val="20"/>
          <w:szCs w:val="20"/>
          <w:shd w:val="clear" w:color="auto" w:fill="FFFFFF"/>
        </w:rPr>
        <w:t xml:space="preserve">Marian </w:t>
      </w:r>
      <w:proofErr w:type="spellStart"/>
      <w:r w:rsidRPr="00214FB2">
        <w:rPr>
          <w:rFonts w:ascii="Times New Roman" w:eastAsia="Times New Roman" w:hAnsi="Times New Roman" w:cs="Times New Roman"/>
          <w:color w:val="000000"/>
          <w:sz w:val="20"/>
          <w:szCs w:val="20"/>
          <w:shd w:val="clear" w:color="auto" w:fill="FFFFFF"/>
        </w:rPr>
        <w:t>Wilkinson.In</w:t>
      </w:r>
      <w:proofErr w:type="spellEnd"/>
      <w:r w:rsidRPr="00214FB2">
        <w:rPr>
          <w:rFonts w:ascii="Times New Roman" w:eastAsia="Times New Roman" w:hAnsi="Times New Roman" w:cs="Times New Roman"/>
          <w:color w:val="000000"/>
          <w:sz w:val="20"/>
          <w:szCs w:val="20"/>
          <w:shd w:val="clear" w:color="auto" w:fill="FFFFFF"/>
        </w:rPr>
        <w:t xml:space="preserve"> a Hobart laboratory a few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weeks ago, a young marine biologist placed the shell of a tiny sea snail on a weighing scale and held her breath. Donna Roberts's critical experiment rested on getting the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exact weight of this fragile specimen; any movement in the room could instantly throw off the delicate scale, so sensitive it is called a microbalance. Roberts had been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weighing 100 of these shells, stripped from snails that had been collected from the depths of the great Southern Ocean half way between Tasmania and Antarctica. The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snails, known to biologists as </w:t>
      </w:r>
      <w:proofErr w:type="spellStart"/>
      <w:r w:rsidRPr="00214FB2">
        <w:rPr>
          <w:rFonts w:ascii="Times New Roman" w:eastAsia="Times New Roman" w:hAnsi="Times New Roman" w:cs="Times New Roman"/>
          <w:color w:val="000000"/>
          <w:sz w:val="20"/>
          <w:szCs w:val="20"/>
          <w:shd w:val="clear" w:color="auto" w:fill="FFFFFF"/>
        </w:rPr>
        <w:t>pteropods</w:t>
      </w:r>
      <w:proofErr w:type="spellEnd"/>
      <w:r w:rsidRPr="00214FB2">
        <w:rPr>
          <w:rFonts w:ascii="Times New Roman" w:eastAsia="Times New Roman" w:hAnsi="Times New Roman" w:cs="Times New Roman"/>
          <w:color w:val="000000"/>
          <w:sz w:val="20"/>
          <w:szCs w:val="20"/>
          <w:shd w:val="clear" w:color="auto" w:fill="FFFFFF"/>
        </w:rPr>
        <w:t xml:space="preserve">, swim through the sea like butterflies. They are as abundant as krill and help feed the ocean's huge schools of fish. The shell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specimens dated back to 1996 and the earlier ones had weighed in at 20 micrograms. But Roberts observed that as the specimens became more recent, the weight of the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shells had fallen. When her last specimen, from 2005, weighed in at just 10 micrograms, Roberts barely dared to breathe. "Wow, what is going on?" she asked herself. A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halving of shell weight in just one decade was a real worry. Roberts's still unpublished research is just one reason why her collaborator, Dr Will Howard, from the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Antarctic Climate and Ecosystems Cooperative Research Centre, this week convened an extraordinary meeting of Australia's leading marine scientists in Hobart. For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three days, the 50 scientists, along with colleagues from America and New Zealand, focused their collective minds on a threat that has emerged, it seems, from out of the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blue: the growing acidification of our oceans. These scientists now know that burning fossil fuels and massive land clearing are not just warming the planet and raising sea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temperatures, they are also changing the chemical make up of the oceans</w:t>
      </w:r>
      <w:r w:rsidRPr="005A20DF">
        <w:rPr>
          <w:rFonts w:ascii="Times New Roman" w:eastAsia="Times New Roman" w:hAnsi="Times New Roman" w:cs="Times New Roman"/>
          <w:color w:val="000000"/>
          <w:sz w:val="27"/>
          <w:szCs w:val="27"/>
          <w:shd w:val="clear" w:color="auto" w:fill="FFFFFF"/>
        </w:rPr>
        <w:t xml:space="preserve">. </w:t>
      </w:r>
      <w:r w:rsidRPr="00214FB2">
        <w:rPr>
          <w:rStyle w:val="StyleBoldUnderline"/>
          <w:highlight w:val="yellow"/>
        </w:rPr>
        <w:t xml:space="preserve">A vast amount of the carbon dioxide humans have pumped into the </w:t>
      </w:r>
      <w:r w:rsidR="00214FB2" w:rsidRPr="00214FB2">
        <w:rPr>
          <w:rStyle w:val="StyleBoldUnderline"/>
          <w:highlight w:val="yellow"/>
        </w:rPr>
        <w:t xml:space="preserve">¶ </w:t>
      </w:r>
      <w:r w:rsidRPr="00214FB2">
        <w:rPr>
          <w:rStyle w:val="StyleBoldUnderline"/>
          <w:highlight w:val="yellow"/>
        </w:rPr>
        <w:t>atmosphere since the industrial revolution has been absorbed by oceans.</w:t>
      </w:r>
      <w:r w:rsidRPr="005A20DF">
        <w:rPr>
          <w:rFonts w:ascii="Times New Roman" w:eastAsia="Times New Roman" w:hAnsi="Times New Roman" w:cs="Times New Roman"/>
          <w:color w:val="000000"/>
          <w:sz w:val="27"/>
          <w:szCs w:val="27"/>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A new report by the Antarctic research centre, released at the Hobart meeting,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says that about half the fossil fuel carbon dioxide released into the atmosphere by humans has now dissolved into the oceans.</w:t>
      </w:r>
      <w:r w:rsidRPr="005A20DF">
        <w:rPr>
          <w:rFonts w:ascii="Times New Roman" w:eastAsia="Times New Roman" w:hAnsi="Times New Roman" w:cs="Times New Roman"/>
          <w:color w:val="000000"/>
          <w:sz w:val="27"/>
          <w:szCs w:val="27"/>
          <w:shd w:val="clear" w:color="auto" w:fill="FFFFFF"/>
        </w:rPr>
        <w:t xml:space="preserve"> </w:t>
      </w:r>
      <w:r w:rsidRPr="00214FB2">
        <w:rPr>
          <w:rStyle w:val="StyleBoldUnderline"/>
          <w:highlight w:val="yellow"/>
        </w:rPr>
        <w:t xml:space="preserve">If we keep pumping carbon </w:t>
      </w:r>
      <w:r w:rsidR="00214FB2" w:rsidRPr="00214FB2">
        <w:rPr>
          <w:rStyle w:val="StyleBoldUnderline"/>
          <w:highlight w:val="yellow"/>
        </w:rPr>
        <w:t xml:space="preserve">¶ </w:t>
      </w:r>
      <w:r w:rsidRPr="00214FB2">
        <w:rPr>
          <w:rStyle w:val="StyleBoldUnderline"/>
          <w:highlight w:val="yellow"/>
        </w:rPr>
        <w:t xml:space="preserve">dioxide into the atmosphere at the current projections, by 2100 the ocean acidification will be three times that experienced at the end of </w:t>
      </w:r>
      <w:r w:rsidR="00214FB2" w:rsidRPr="00214FB2">
        <w:rPr>
          <w:rStyle w:val="StyleBoldUnderline"/>
          <w:highlight w:val="yellow"/>
        </w:rPr>
        <w:t xml:space="preserve">¶ </w:t>
      </w:r>
      <w:r w:rsidRPr="00214FB2">
        <w:rPr>
          <w:rStyle w:val="StyleBoldUnderline"/>
          <w:highlight w:val="yellow"/>
        </w:rPr>
        <w:t>the glacial period,</w:t>
      </w:r>
      <w:r w:rsidRPr="00214FB2">
        <w:rPr>
          <w:rStyle w:val="StyleBoldUnderline"/>
        </w:rPr>
        <w:t xml:space="preserve"> 15,000 years ago. The chemistry is basic. </w:t>
      </w:r>
      <w:r w:rsidRPr="00214FB2">
        <w:rPr>
          <w:rStyle w:val="StyleBoldUnderline"/>
          <w:highlight w:val="yellow"/>
        </w:rPr>
        <w:t xml:space="preserve">The ocean is a weakly alkaline solution. When carbon dioxide sucked in </w:t>
      </w:r>
      <w:r w:rsidR="00214FB2" w:rsidRPr="00214FB2">
        <w:rPr>
          <w:rStyle w:val="StyleBoldUnderline"/>
          <w:highlight w:val="yellow"/>
        </w:rPr>
        <w:t xml:space="preserve">¶ </w:t>
      </w:r>
      <w:r w:rsidRPr="00214FB2">
        <w:rPr>
          <w:rStyle w:val="StyleBoldUnderline"/>
          <w:highlight w:val="yellow"/>
        </w:rPr>
        <w:t xml:space="preserve">from the atmosphere dissolves in sea water, it forms a weak acid, making the ocean more acidic. For sea life with fragile shells, corals </w:t>
      </w:r>
      <w:r w:rsidR="00214FB2" w:rsidRPr="00214FB2">
        <w:rPr>
          <w:rStyle w:val="StyleBoldUnderline"/>
          <w:highlight w:val="yellow"/>
        </w:rPr>
        <w:t xml:space="preserve">¶ </w:t>
      </w:r>
      <w:r w:rsidRPr="00214FB2">
        <w:rPr>
          <w:rStyle w:val="StyleBoldUnderline"/>
          <w:highlight w:val="yellow"/>
        </w:rPr>
        <w:t xml:space="preserve">and countless other sea creatures, a more acidic ocean could be disastrous and have unknown impacts right up the marine food chain. </w:t>
      </w:r>
      <w:r w:rsidR="00214FB2" w:rsidRPr="00214FB2">
        <w:rPr>
          <w:rStyle w:val="StyleBoldUnderline"/>
          <w:highlight w:val="yellow"/>
        </w:rPr>
        <w:t>¶</w:t>
      </w:r>
      <w:r w:rsidR="00214FB2" w:rsidRPr="00214FB2">
        <w:rPr>
          <w:rStyle w:val="StyleBoldUnderline"/>
        </w:rPr>
        <w:t xml:space="preserve"> </w:t>
      </w:r>
    </w:p>
    <w:p w14:paraId="7D375C8C" w14:textId="77777777" w:rsidR="006D7709" w:rsidRDefault="006D7709">
      <w:pPr>
        <w:spacing w:after="200" w:line="276" w:lineRule="auto"/>
        <w:rPr>
          <w:rFonts w:ascii="Times New Roman" w:eastAsia="Times New Roman" w:hAnsi="Times New Roman" w:cs="Times New Roman"/>
          <w:color w:val="000000"/>
          <w:sz w:val="27"/>
          <w:szCs w:val="27"/>
          <w:shd w:val="clear" w:color="auto" w:fill="FFFFFF"/>
        </w:rPr>
      </w:pPr>
      <w:r>
        <w:rPr>
          <w:rFonts w:ascii="Times New Roman" w:eastAsia="Times New Roman" w:hAnsi="Times New Roman" w:cs="Times New Roman"/>
          <w:color w:val="000000"/>
          <w:sz w:val="27"/>
          <w:szCs w:val="27"/>
          <w:shd w:val="clear" w:color="auto" w:fill="FFFFFF"/>
        </w:rPr>
        <w:br w:type="page"/>
      </w:r>
    </w:p>
    <w:p w14:paraId="4FE66A6F" w14:textId="77777777" w:rsidR="00214FB2" w:rsidRPr="005A20DF" w:rsidRDefault="00214FB2" w:rsidP="005A20DF">
      <w:pPr>
        <w:rPr>
          <w:rFonts w:ascii="Times New Roman" w:eastAsia="Times New Roman" w:hAnsi="Times New Roman" w:cs="Times New Roman"/>
          <w:color w:val="000000"/>
          <w:sz w:val="27"/>
          <w:szCs w:val="27"/>
          <w:shd w:val="clear" w:color="auto" w:fill="FFFFFF"/>
        </w:rPr>
      </w:pPr>
    </w:p>
    <w:p w14:paraId="558DFCAA" w14:textId="77777777" w:rsidR="005A20DF" w:rsidRPr="005A20DF" w:rsidRDefault="005A20DF" w:rsidP="00214FB2">
      <w:pPr>
        <w:pStyle w:val="Heading4"/>
        <w:rPr>
          <w:rFonts w:eastAsia="Times New Roman"/>
          <w:shd w:val="clear" w:color="auto" w:fill="FFFFFF"/>
        </w:rPr>
      </w:pPr>
      <w:r w:rsidRPr="005A20DF">
        <w:rPr>
          <w:rFonts w:eastAsia="Times New Roman"/>
          <w:shd w:val="clear" w:color="auto" w:fill="FFFFFF"/>
        </w:rPr>
        <w:t xml:space="preserve">b. Ocean collapse causes extinction. </w:t>
      </w:r>
    </w:p>
    <w:p w14:paraId="4322E584" w14:textId="77777777" w:rsidR="005A20DF" w:rsidRPr="00214FB2" w:rsidRDefault="005A20DF" w:rsidP="005A20DF">
      <w:pPr>
        <w:rPr>
          <w:rFonts w:ascii="Times New Roman" w:eastAsia="Times New Roman" w:hAnsi="Times New Roman" w:cs="Times New Roman"/>
          <w:color w:val="000000"/>
          <w:sz w:val="20"/>
          <w:szCs w:val="20"/>
          <w:shd w:val="clear" w:color="auto" w:fill="FFFFFF"/>
        </w:rPr>
      </w:pPr>
      <w:r w:rsidRPr="00214FB2">
        <w:rPr>
          <w:rFonts w:eastAsiaTheme="majorEastAsia" w:cstheme="majorBidi"/>
          <w:b/>
          <w:bCs/>
          <w:iCs/>
          <w:sz w:val="26"/>
          <w:highlight w:val="yellow"/>
        </w:rPr>
        <w:t>Craig ’03</w:t>
      </w:r>
      <w:r w:rsidRPr="005A20DF">
        <w:rPr>
          <w:rFonts w:ascii="Times New Roman" w:eastAsia="Times New Roman" w:hAnsi="Times New Roman" w:cs="Times New Roman"/>
          <w:color w:val="000000"/>
          <w:sz w:val="27"/>
          <w:szCs w:val="27"/>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[Robin </w:t>
      </w:r>
      <w:proofErr w:type="spellStart"/>
      <w:r w:rsidRPr="00214FB2">
        <w:rPr>
          <w:rFonts w:ascii="Times New Roman" w:eastAsia="Times New Roman" w:hAnsi="Times New Roman" w:cs="Times New Roman"/>
          <w:color w:val="000000"/>
          <w:sz w:val="20"/>
          <w:szCs w:val="20"/>
          <w:shd w:val="clear" w:color="auto" w:fill="FFFFFF"/>
        </w:rPr>
        <w:t>Kundis</w:t>
      </w:r>
      <w:proofErr w:type="spellEnd"/>
      <w:r w:rsidRPr="00214FB2">
        <w:rPr>
          <w:rFonts w:ascii="Times New Roman" w:eastAsia="Times New Roman" w:hAnsi="Times New Roman" w:cs="Times New Roman"/>
          <w:color w:val="000000"/>
          <w:sz w:val="20"/>
          <w:szCs w:val="20"/>
          <w:shd w:val="clear" w:color="auto" w:fill="FFFFFF"/>
        </w:rPr>
        <w:t xml:space="preserve">, Associate Profess of Law at Indiana, </w:t>
      </w:r>
      <w:proofErr w:type="gramStart"/>
      <w:r w:rsidRPr="00214FB2">
        <w:rPr>
          <w:rFonts w:ascii="Times New Roman" w:eastAsia="Times New Roman" w:hAnsi="Times New Roman" w:cs="Times New Roman"/>
          <w:color w:val="000000"/>
          <w:sz w:val="20"/>
          <w:szCs w:val="20"/>
          <w:shd w:val="clear" w:color="auto" w:fill="FFFFFF"/>
        </w:rPr>
        <w:t>Winter</w:t>
      </w:r>
      <w:proofErr w:type="gramEnd"/>
      <w:r w:rsidRPr="00214FB2">
        <w:rPr>
          <w:rFonts w:ascii="Times New Roman" w:eastAsia="Times New Roman" w:hAnsi="Times New Roman" w:cs="Times New Roman"/>
          <w:color w:val="000000"/>
          <w:sz w:val="20"/>
          <w:szCs w:val="20"/>
          <w:shd w:val="clear" w:color="auto" w:fill="FFFFFF"/>
        </w:rPr>
        <w:t xml:space="preserve">, “Taking Steps Toward Marine Wilderness Protection? Fishing </w:t>
      </w:r>
    </w:p>
    <w:p w14:paraId="2CCBD80A" w14:textId="77777777" w:rsidR="005A20DF" w:rsidRPr="00214FB2" w:rsidRDefault="005A20DF" w:rsidP="005A20DF">
      <w:pPr>
        <w:rPr>
          <w:rFonts w:ascii="Times New Roman" w:eastAsia="Times New Roman" w:hAnsi="Times New Roman" w:cs="Times New Roman"/>
          <w:color w:val="000000"/>
          <w:sz w:val="20"/>
          <w:szCs w:val="20"/>
          <w:shd w:val="clear" w:color="auto" w:fill="FFFFFF"/>
        </w:rPr>
      </w:pPr>
      <w:r w:rsidRPr="00214FB2">
        <w:rPr>
          <w:rFonts w:ascii="Times New Roman" w:eastAsia="Times New Roman" w:hAnsi="Times New Roman" w:cs="Times New Roman"/>
          <w:color w:val="000000"/>
          <w:sz w:val="20"/>
          <w:szCs w:val="20"/>
          <w:shd w:val="clear" w:color="auto" w:fill="FFFFFF"/>
        </w:rPr>
        <w:t xml:space="preserve">and Coral Reef Marine Reserves in Florida and Hawaii,” 34 </w:t>
      </w:r>
      <w:proofErr w:type="spellStart"/>
      <w:r w:rsidRPr="00214FB2">
        <w:rPr>
          <w:rFonts w:ascii="Times New Roman" w:eastAsia="Times New Roman" w:hAnsi="Times New Roman" w:cs="Times New Roman"/>
          <w:color w:val="000000"/>
          <w:sz w:val="20"/>
          <w:szCs w:val="20"/>
          <w:shd w:val="clear" w:color="auto" w:fill="FFFFFF"/>
        </w:rPr>
        <w:t>McGeorge</w:t>
      </w:r>
      <w:proofErr w:type="spellEnd"/>
      <w:r w:rsidRPr="00214FB2">
        <w:rPr>
          <w:rFonts w:ascii="Times New Roman" w:eastAsia="Times New Roman" w:hAnsi="Times New Roman" w:cs="Times New Roman"/>
          <w:color w:val="000000"/>
          <w:sz w:val="20"/>
          <w:szCs w:val="20"/>
          <w:shd w:val="clear" w:color="auto" w:fill="FFFFFF"/>
        </w:rPr>
        <w:t xml:space="preserve"> L. Rev. 155, Lexis] </w:t>
      </w:r>
    </w:p>
    <w:p w14:paraId="232BBE5E" w14:textId="77777777" w:rsidR="00214FB2" w:rsidRPr="005A20DF" w:rsidRDefault="00214FB2" w:rsidP="005A20DF">
      <w:pPr>
        <w:rPr>
          <w:rFonts w:ascii="Times New Roman" w:eastAsia="Times New Roman" w:hAnsi="Times New Roman" w:cs="Times New Roman"/>
          <w:color w:val="000000"/>
          <w:sz w:val="27"/>
          <w:szCs w:val="27"/>
          <w:shd w:val="clear" w:color="auto" w:fill="FFFFFF"/>
        </w:rPr>
      </w:pPr>
    </w:p>
    <w:p w14:paraId="6032E19B" w14:textId="77777777" w:rsidR="005A20DF" w:rsidRDefault="005A20DF" w:rsidP="005A20DF">
      <w:pPr>
        <w:rPr>
          <w:rFonts w:ascii="Times New Roman" w:eastAsia="Times New Roman" w:hAnsi="Times New Roman" w:cs="Times New Roman"/>
          <w:color w:val="000000"/>
          <w:sz w:val="27"/>
          <w:szCs w:val="27"/>
          <w:shd w:val="clear" w:color="auto" w:fill="FFFFFF"/>
        </w:rPr>
      </w:pPr>
      <w:r w:rsidRPr="00214FB2">
        <w:rPr>
          <w:rFonts w:ascii="Times New Roman" w:eastAsia="Times New Roman" w:hAnsi="Times New Roman" w:cs="Times New Roman"/>
          <w:color w:val="000000"/>
          <w:sz w:val="20"/>
          <w:szCs w:val="20"/>
          <w:shd w:val="clear" w:color="auto" w:fill="FFFFFF"/>
        </w:rPr>
        <w:t xml:space="preserve">The world’s oceans contain many resources and provide many services that humans consider valuable. “Occupying more than seventy percent of the Earth’s surface and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ninety-five percent of the biosphere,”</w:t>
      </w:r>
      <w:r w:rsidRPr="005A20DF">
        <w:rPr>
          <w:rFonts w:ascii="Times New Roman" w:eastAsia="Times New Roman" w:hAnsi="Times New Roman" w:cs="Times New Roman"/>
          <w:color w:val="000000"/>
          <w:sz w:val="27"/>
          <w:szCs w:val="27"/>
          <w:shd w:val="clear" w:color="auto" w:fill="FFFFFF"/>
        </w:rPr>
        <w:t xml:space="preserve"> </w:t>
      </w:r>
      <w:r w:rsidRPr="00214FB2">
        <w:rPr>
          <w:rStyle w:val="StyleBoldUnderline"/>
          <w:highlight w:val="yellow"/>
        </w:rPr>
        <w:t>oceans provide</w:t>
      </w:r>
      <w:r w:rsidRPr="005A20DF">
        <w:rPr>
          <w:rFonts w:ascii="Times New Roman" w:eastAsia="Times New Roman" w:hAnsi="Times New Roman" w:cs="Times New Roman"/>
          <w:color w:val="000000"/>
          <w:sz w:val="27"/>
          <w:szCs w:val="27"/>
          <w:shd w:val="clear" w:color="auto" w:fill="FFFFFF"/>
        </w:rPr>
        <w:t xml:space="preserve"> </w:t>
      </w:r>
      <w:r w:rsidRPr="00214FB2">
        <w:rPr>
          <w:rFonts w:ascii="Times New Roman" w:eastAsia="Times New Roman" w:hAnsi="Times New Roman" w:cs="Times New Roman"/>
          <w:color w:val="000000"/>
          <w:sz w:val="20"/>
          <w:szCs w:val="20"/>
          <w:shd w:val="clear" w:color="auto" w:fill="FFFFFF"/>
        </w:rPr>
        <w:t>food; marketable goods such as shells, aquarium fish, and pharmaceuticals</w:t>
      </w:r>
      <w:r w:rsidRPr="005A20DF">
        <w:rPr>
          <w:rFonts w:ascii="Times New Roman" w:eastAsia="Times New Roman" w:hAnsi="Times New Roman" w:cs="Times New Roman"/>
          <w:color w:val="000000"/>
          <w:sz w:val="27"/>
          <w:szCs w:val="27"/>
          <w:shd w:val="clear" w:color="auto" w:fill="FFFFFF"/>
        </w:rPr>
        <w:t xml:space="preserve">; </w:t>
      </w:r>
      <w:r w:rsidRPr="00214FB2">
        <w:rPr>
          <w:rStyle w:val="StyleBoldUnderline"/>
          <w:highlight w:val="yellow"/>
        </w:rPr>
        <w:t>life support processes</w:t>
      </w:r>
      <w:r w:rsidRPr="005A20DF">
        <w:rPr>
          <w:rFonts w:ascii="Times New Roman" w:eastAsia="Times New Roman" w:hAnsi="Times New Roman" w:cs="Times New Roman"/>
          <w:color w:val="000000"/>
          <w:sz w:val="27"/>
          <w:szCs w:val="27"/>
          <w:shd w:val="clear" w:color="auto" w:fill="FFFFFF"/>
        </w:rPr>
        <w:t xml:space="preserve">, </w:t>
      </w:r>
      <w:r w:rsidR="00214FB2" w:rsidRPr="00214FB2">
        <w:rPr>
          <w:rFonts w:ascii="Times New Roman" w:eastAsia="Times New Roman" w:hAnsi="Times New Roman" w:cs="Times New Roman"/>
          <w:color w:val="000000"/>
          <w:sz w:val="12"/>
          <w:szCs w:val="27"/>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including carbon sequestration, nutrient cycling, and weather mechanics; and quality of life, both aesthetic and economic, for millions of people worldwide. Indeed, it is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difficult to overstate the importance of the ocean to humanity’s well-being: </w:t>
      </w:r>
      <w:r w:rsidRPr="005A20DF">
        <w:rPr>
          <w:rFonts w:ascii="Times New Roman" w:eastAsia="Times New Roman" w:hAnsi="Times New Roman" w:cs="Times New Roman"/>
          <w:color w:val="000000"/>
          <w:sz w:val="27"/>
          <w:szCs w:val="27"/>
          <w:shd w:val="clear" w:color="auto" w:fill="FFFFFF"/>
        </w:rPr>
        <w:t>“</w:t>
      </w:r>
      <w:r w:rsidRPr="00214FB2">
        <w:rPr>
          <w:rStyle w:val="StyleBoldUnderline"/>
          <w:highlight w:val="yellow"/>
        </w:rPr>
        <w:t xml:space="preserve">The ocean is the cradle of life on our planet, and it remains the axis of </w:t>
      </w:r>
      <w:r w:rsidR="00214FB2" w:rsidRPr="00214FB2">
        <w:rPr>
          <w:rStyle w:val="StyleBoldUnderline"/>
          <w:highlight w:val="yellow"/>
        </w:rPr>
        <w:t xml:space="preserve">¶ </w:t>
      </w:r>
      <w:r w:rsidRPr="00214FB2">
        <w:rPr>
          <w:rStyle w:val="StyleBoldUnderline"/>
          <w:highlight w:val="yellow"/>
        </w:rPr>
        <w:t>existence, the locus of planetary biodiversity</w:t>
      </w:r>
      <w:r w:rsidRPr="00214FB2">
        <w:rPr>
          <w:rFonts w:ascii="Times New Roman" w:eastAsia="Times New Roman" w:hAnsi="Times New Roman" w:cs="Times New Roman"/>
          <w:color w:val="000000"/>
          <w:sz w:val="20"/>
          <w:szCs w:val="20"/>
          <w:shd w:val="clear" w:color="auto" w:fill="FFFFFF"/>
        </w:rPr>
        <w:t xml:space="preserve">, and the engine of the chemical and hydrological cycles that create and maintain our atmosphere and climate.”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Ocean and coastal ecosystem services have been calculated to be worth over twenty billion dollars per year, worldwide. In addition, many people assign heritage and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existence value to the ocean and its creatures, viewing the world’s seas as a common legacy to be passed on relatively intact to future generations. (It continues…) More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generally, </w:t>
      </w:r>
      <w:r w:rsidRPr="00214FB2">
        <w:rPr>
          <w:rStyle w:val="StyleBoldUnderline"/>
          <w:highlight w:val="yellow"/>
        </w:rPr>
        <w:t xml:space="preserve">“ocean ecosystems play a major role in the global geochemical cycling of all the elements that represent the basic building </w:t>
      </w:r>
      <w:r w:rsidR="00214FB2" w:rsidRPr="00214FB2">
        <w:rPr>
          <w:rStyle w:val="StyleBoldUnderline"/>
          <w:highlight w:val="yellow"/>
        </w:rPr>
        <w:t xml:space="preserve">¶ </w:t>
      </w:r>
      <w:r w:rsidRPr="00214FB2">
        <w:rPr>
          <w:rStyle w:val="StyleBoldUnderline"/>
          <w:highlight w:val="yellow"/>
        </w:rPr>
        <w:t>blocks of living organisms</w:t>
      </w:r>
      <w:r w:rsidRPr="005A20DF">
        <w:rPr>
          <w:rFonts w:ascii="Times New Roman" w:eastAsia="Times New Roman" w:hAnsi="Times New Roman" w:cs="Times New Roman"/>
          <w:color w:val="000000"/>
          <w:sz w:val="27"/>
          <w:szCs w:val="27"/>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carbon, nitrogen, oxygen, phosphorous, and sulfur, as well as other less abundant but necessary elements”. In a very real and direct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sense, therefore,</w:t>
      </w:r>
      <w:r w:rsidRPr="005A20DF">
        <w:rPr>
          <w:rFonts w:ascii="Times New Roman" w:eastAsia="Times New Roman" w:hAnsi="Times New Roman" w:cs="Times New Roman"/>
          <w:color w:val="000000"/>
          <w:sz w:val="27"/>
          <w:szCs w:val="27"/>
          <w:shd w:val="clear" w:color="auto" w:fill="FFFFFF"/>
        </w:rPr>
        <w:t xml:space="preserve"> </w:t>
      </w:r>
      <w:r w:rsidRPr="00214FB2">
        <w:rPr>
          <w:rStyle w:val="StyleBoldUnderline"/>
          <w:highlight w:val="yellow"/>
        </w:rPr>
        <w:t>human degradation of marine ecosystems impairs the planet’s ability to support life.</w:t>
      </w:r>
      <w:r w:rsidRPr="00214FB2">
        <w:rPr>
          <w:rStyle w:val="StyleBoldUnderline"/>
        </w:rPr>
        <w:t xml:space="preserve"> </w:t>
      </w:r>
      <w:r w:rsidRPr="00214FB2">
        <w:rPr>
          <w:rFonts w:ascii="Times New Roman" w:eastAsia="Times New Roman" w:hAnsi="Times New Roman" w:cs="Times New Roman"/>
          <w:color w:val="000000"/>
          <w:sz w:val="20"/>
          <w:szCs w:val="20"/>
          <w:shd w:val="clear" w:color="auto" w:fill="FFFFFF"/>
        </w:rPr>
        <w:t xml:space="preserve">Maintaining biodiversity is often critical to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maintaining the functions of marine ecosystems. Current evidence shows that, in general, an ecosystem’s ability to keep functioning in the face of disturbance is strongly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dependent on its biodiversity, “indicating that more diverse ecosystems are more stable. (It continues…) We may not know much about the sea, but we do know this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much:</w:t>
      </w:r>
      <w:r w:rsidRPr="005A20DF">
        <w:rPr>
          <w:rFonts w:ascii="Times New Roman" w:eastAsia="Times New Roman" w:hAnsi="Times New Roman" w:cs="Times New Roman"/>
          <w:color w:val="000000"/>
          <w:sz w:val="27"/>
          <w:szCs w:val="27"/>
          <w:shd w:val="clear" w:color="auto" w:fill="FFFFFF"/>
        </w:rPr>
        <w:t xml:space="preserve"> </w:t>
      </w:r>
      <w:r w:rsidRPr="00214FB2">
        <w:rPr>
          <w:rStyle w:val="StyleBoldUnderline"/>
          <w:highlight w:val="yellow"/>
        </w:rPr>
        <w:t>If we kill the ocean we kill ourselves, and we will take most of the biosphere with us.</w:t>
      </w:r>
      <w:r w:rsidRPr="00214FB2">
        <w:rPr>
          <w:rStyle w:val="StyleBoldUnderline"/>
        </w:rPr>
        <w:t xml:space="preserve"> </w:t>
      </w:r>
      <w:r w:rsidRPr="00214FB2">
        <w:rPr>
          <w:rFonts w:ascii="Times New Roman" w:eastAsia="Times New Roman" w:hAnsi="Times New Roman" w:cs="Times New Roman"/>
          <w:color w:val="000000"/>
          <w:sz w:val="20"/>
          <w:szCs w:val="20"/>
          <w:shd w:val="clear" w:color="auto" w:fill="FFFFFF"/>
        </w:rPr>
        <w:t xml:space="preserve">The Black Sea is almost dead, 863 its once-complex and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 xml:space="preserve">productive ecosystem almost entirely replaced by a monoculture of comb jellies, "starving out fish and dolphins, emptying fishermen's nets, and converting the web of </w:t>
      </w:r>
      <w:r w:rsidR="00214FB2" w:rsidRPr="00214FB2">
        <w:rPr>
          <w:rFonts w:ascii="Times New Roman" w:eastAsia="Times New Roman" w:hAnsi="Times New Roman" w:cs="Times New Roman"/>
          <w:color w:val="000000"/>
          <w:sz w:val="20"/>
          <w:szCs w:val="20"/>
          <w:shd w:val="clear" w:color="auto" w:fill="FFFFFF"/>
        </w:rPr>
        <w:t xml:space="preserve">¶ </w:t>
      </w:r>
      <w:r w:rsidRPr="00214FB2">
        <w:rPr>
          <w:rFonts w:ascii="Times New Roman" w:eastAsia="Times New Roman" w:hAnsi="Times New Roman" w:cs="Times New Roman"/>
          <w:color w:val="000000"/>
          <w:sz w:val="20"/>
          <w:szCs w:val="20"/>
          <w:shd w:val="clear" w:color="auto" w:fill="FFFFFF"/>
        </w:rPr>
        <w:t>life into brainless, wraith-like blobs of jelly." 864 More importantly, the Black Sea is not necessarily unique.</w:t>
      </w:r>
    </w:p>
    <w:p w14:paraId="1B05DFC3" w14:textId="77777777" w:rsidR="005A20DF" w:rsidRDefault="005A20DF" w:rsidP="00D17C4E">
      <w:pPr>
        <w:rPr>
          <w:rFonts w:ascii="Times New Roman" w:eastAsia="Times New Roman" w:hAnsi="Times New Roman" w:cs="Times New Roman"/>
          <w:color w:val="000000"/>
          <w:sz w:val="27"/>
          <w:szCs w:val="27"/>
          <w:shd w:val="clear" w:color="auto" w:fill="FFFFFF"/>
        </w:rPr>
      </w:pPr>
    </w:p>
    <w:p w14:paraId="4B65F742" w14:textId="77777777" w:rsidR="0030381A" w:rsidRDefault="0030381A" w:rsidP="0030381A">
      <w:pPr>
        <w:pStyle w:val="Heading4"/>
      </w:pPr>
      <w:r>
        <w:t>Global warming leads to loss of biodiversity…</w:t>
      </w:r>
    </w:p>
    <w:p w14:paraId="21CB7A64" w14:textId="77777777" w:rsidR="0030381A" w:rsidRPr="0030381A" w:rsidRDefault="00D30814" w:rsidP="0030381A">
      <w:pPr>
        <w:pStyle w:val="Heading4"/>
      </w:pPr>
      <w:r w:rsidRPr="00FF03FC">
        <w:rPr>
          <w:color w:val="666666"/>
          <w:sz w:val="28"/>
          <w:szCs w:val="28"/>
        </w:rPr>
        <w:t> </w:t>
      </w:r>
      <w:hyperlink r:id="rId16" w:history="1">
        <w:r w:rsidRPr="008B3AF3">
          <w:rPr>
            <w:sz w:val="28"/>
            <w:szCs w:val="28"/>
            <w:highlight w:val="yellow"/>
          </w:rPr>
          <w:t>Rom</w:t>
        </w:r>
      </w:hyperlink>
      <w:r w:rsidRPr="008B3AF3">
        <w:rPr>
          <w:sz w:val="28"/>
          <w:szCs w:val="28"/>
          <w:highlight w:val="yellow"/>
        </w:rPr>
        <w:t>m</w:t>
      </w:r>
      <w:r w:rsidR="00FF03FC" w:rsidRPr="00FF03FC">
        <w:rPr>
          <w:sz w:val="28"/>
          <w:szCs w:val="28"/>
        </w:rPr>
        <w:t xml:space="preserve"> </w:t>
      </w:r>
      <w:r w:rsidR="00FF03FC" w:rsidRPr="0030381A">
        <w:rPr>
          <w:b w:val="0"/>
          <w:color w:val="000000"/>
          <w:sz w:val="20"/>
          <w:szCs w:val="20"/>
          <w:shd w:val="clear" w:color="auto" w:fill="FFFFFF"/>
        </w:rPr>
        <w:t xml:space="preserve">is a Fellow at American Progress and is the editor of Climate Progress </w:t>
      </w:r>
      <w:r w:rsidR="0030381A" w:rsidRPr="0030381A">
        <w:rPr>
          <w:b w:val="0"/>
          <w:color w:val="000000"/>
          <w:sz w:val="20"/>
          <w:szCs w:val="20"/>
          <w:shd w:val="clear" w:color="auto" w:fill="FFFFFF"/>
        </w:rPr>
        <w:t>R</w:t>
      </w:r>
      <w:r w:rsidR="00FF03FC" w:rsidRPr="0030381A">
        <w:rPr>
          <w:b w:val="0"/>
          <w:color w:val="000000"/>
          <w:sz w:val="20"/>
          <w:szCs w:val="20"/>
          <w:shd w:val="clear" w:color="auto" w:fill="FFFFFF"/>
        </w:rPr>
        <w:t>omm was acting assistant secretary of energy for energy efficiency and renewable energy in 199</w:t>
      </w:r>
      <w:r w:rsidR="0030381A">
        <w:rPr>
          <w:b w:val="0"/>
          <w:color w:val="000000"/>
          <w:sz w:val="20"/>
          <w:szCs w:val="20"/>
          <w:shd w:val="clear" w:color="auto" w:fill="FFFFFF"/>
        </w:rPr>
        <w:t xml:space="preserve">7 </w:t>
      </w:r>
      <w:r w:rsidR="008B3AF3">
        <w:rPr>
          <w:b w:val="0"/>
          <w:color w:val="000000"/>
          <w:sz w:val="20"/>
          <w:szCs w:val="20"/>
          <w:shd w:val="clear" w:color="auto" w:fill="FFFFFF"/>
        </w:rPr>
        <w:t xml:space="preserve">Joe Romm </w:t>
      </w:r>
      <w:hyperlink r:id="rId17" w:history="1">
        <w:r w:rsidRPr="0030381A">
          <w:rPr>
            <w:rStyle w:val="StyleStyleBold12pt"/>
            <w:sz w:val="20"/>
            <w:szCs w:val="20"/>
          </w:rPr>
          <w:t>http://thinkprogress.org/climate/2011/09/20/323639/global-warming-extinction-of-biodiversity/?mobile=nc</w:t>
        </w:r>
      </w:hyperlink>
      <w:r w:rsidRPr="0030381A">
        <w:rPr>
          <w:rStyle w:val="StyleStyleBold12pt"/>
          <w:sz w:val="20"/>
          <w:szCs w:val="20"/>
        </w:rPr>
        <w:t xml:space="preserve">     </w:t>
      </w:r>
      <w:hyperlink r:id="rId18" w:history="1">
        <w:r w:rsidRPr="0030381A">
          <w:rPr>
            <w:rStyle w:val="StyleStyleBold12pt"/>
            <w:sz w:val="20"/>
            <w:szCs w:val="20"/>
          </w:rPr>
          <w:t>Global Warming May Cause Far Higher Extinction of Biodiversity Than Previously Thought</w:t>
        </w:r>
      </w:hyperlink>
      <w:r w:rsidR="0030381A" w:rsidRPr="0030381A">
        <w:rPr>
          <w:sz w:val="20"/>
          <w:szCs w:val="20"/>
          <w:shd w:val="clear" w:color="auto" w:fill="FFFFFF"/>
        </w:rPr>
        <w:t xml:space="preserve"> </w:t>
      </w:r>
      <w:r w:rsidR="0030381A" w:rsidRPr="0030381A">
        <w:rPr>
          <w:b w:val="0"/>
          <w:sz w:val="20"/>
          <w:szCs w:val="20"/>
          <w:shd w:val="clear" w:color="auto" w:fill="FFFFFF"/>
        </w:rPr>
        <w:t>Sep 20, 20</w:t>
      </w:r>
      <w:r w:rsidR="0030381A" w:rsidRPr="008B3AF3">
        <w:rPr>
          <w:sz w:val="28"/>
          <w:szCs w:val="28"/>
          <w:highlight w:val="yellow"/>
          <w:shd w:val="clear" w:color="auto" w:fill="FFFFFF"/>
        </w:rPr>
        <w:t>11</w:t>
      </w:r>
    </w:p>
    <w:p w14:paraId="162318E2" w14:textId="77777777" w:rsidR="00D30814" w:rsidRDefault="00FF03FC" w:rsidP="0030381A">
      <w:pPr>
        <w:pStyle w:val="Heading4"/>
        <w:rPr>
          <w:rFonts w:ascii="Times New Roman" w:eastAsia="Times New Roman" w:hAnsi="Times New Roman" w:cs="Times New Roman"/>
          <w:color w:val="000000"/>
          <w:sz w:val="27"/>
          <w:szCs w:val="27"/>
          <w:shd w:val="clear" w:color="auto" w:fill="FFFFFF"/>
        </w:rPr>
      </w:pPr>
      <w:r w:rsidRPr="00FF03FC">
        <w:rPr>
          <w:rStyle w:val="apple-converted-space"/>
          <w:color w:val="666666"/>
          <w:sz w:val="28"/>
          <w:szCs w:val="28"/>
          <w:shd w:val="clear" w:color="auto" w:fill="FFFFFF"/>
        </w:rPr>
        <w:t> </w:t>
      </w:r>
    </w:p>
    <w:p w14:paraId="5B7E65AD" w14:textId="77777777" w:rsidR="00D30814" w:rsidRPr="00C02AE9" w:rsidRDefault="00D30814" w:rsidP="0030381A">
      <w:pPr>
        <w:rPr>
          <w:rStyle w:val="StyleBoldUnderline"/>
        </w:rPr>
      </w:pPr>
      <w:r w:rsidRPr="008B3AF3">
        <w:rPr>
          <w:rStyle w:val="StyleBoldUnderline"/>
          <w:highlight w:val="yellow"/>
        </w:rPr>
        <w:t>If global warming continues as expected</w:t>
      </w:r>
      <w:r w:rsidRPr="0030381A">
        <w:rPr>
          <w:rStyle w:val="StyleBoldUnderline"/>
        </w:rPr>
        <w:t xml:space="preserve">, it is estimated that almost </w:t>
      </w:r>
      <w:r w:rsidRPr="008B3AF3">
        <w:rPr>
          <w:rStyle w:val="StyleBoldUnderline"/>
          <w:highlight w:val="yellow"/>
        </w:rPr>
        <w:t>a third of all</w:t>
      </w:r>
      <w:r w:rsidRPr="0030381A">
        <w:rPr>
          <w:rStyle w:val="StyleBoldUnderline"/>
        </w:rPr>
        <w:t xml:space="preserve"> flora and fauna </w:t>
      </w:r>
      <w:r w:rsidRPr="008B3AF3">
        <w:rPr>
          <w:rStyle w:val="StyleBoldUnderline"/>
          <w:highlight w:val="yellow"/>
        </w:rPr>
        <w:t>species worldwide could become extinct</w:t>
      </w:r>
      <w:r w:rsidRPr="0030381A">
        <w:rPr>
          <w:rStyle w:val="StyleBoldUnderline"/>
        </w:rPr>
        <w:t>.</w:t>
      </w:r>
      <w:r w:rsidRPr="00D30814">
        <w:rPr>
          <w:color w:val="000000"/>
          <w:szCs w:val="23"/>
        </w:rPr>
        <w:t xml:space="preserve"> </w:t>
      </w:r>
      <w:r w:rsidRPr="008B3AF3">
        <w:rPr>
          <w:rStyle w:val="StyleBoldUnderline"/>
          <w:highlight w:val="yellow"/>
        </w:rPr>
        <w:t>Scientists … discovered that</w:t>
      </w:r>
      <w:r w:rsidR="0030381A" w:rsidRPr="0030381A">
        <w:rPr>
          <w:rStyle w:val="StyleBoldUnderline"/>
        </w:rPr>
        <w:t xml:space="preserve"> </w:t>
      </w:r>
      <w:r w:rsidRPr="0030381A">
        <w:rPr>
          <w:rStyle w:val="StyleBoldUnderline"/>
        </w:rPr>
        <w:t xml:space="preserve">the proportion of actual biodiversity loss should quite clearly be revised upwards: by 2080, </w:t>
      </w:r>
      <w:r w:rsidRPr="008B3AF3">
        <w:rPr>
          <w:rStyle w:val="StyleBoldUnderline"/>
          <w:highlight w:val="yellow"/>
        </w:rPr>
        <w:t>more than 80% of genetic diversity within species may disappear in certain groups of organisms</w:t>
      </w:r>
      <w:r w:rsidRPr="008B3AF3">
        <w:rPr>
          <w:color w:val="000000"/>
          <w:szCs w:val="23"/>
          <w:highlight w:val="yellow"/>
        </w:rPr>
        <w:t>,</w:t>
      </w:r>
      <w:r w:rsidRPr="00D30814">
        <w:rPr>
          <w:color w:val="000000"/>
          <w:szCs w:val="23"/>
        </w:rPr>
        <w:t xml:space="preserve"> </w:t>
      </w:r>
      <w:r w:rsidRPr="0003657A">
        <w:rPr>
          <w:color w:val="000000"/>
          <w:sz w:val="20"/>
          <w:szCs w:val="20"/>
        </w:rPr>
        <w:t>according to researchers in the title story of the journal</w:t>
      </w:r>
      <w:r w:rsidR="0030381A" w:rsidRPr="0003657A">
        <w:rPr>
          <w:color w:val="000000"/>
          <w:sz w:val="20"/>
          <w:szCs w:val="20"/>
        </w:rPr>
        <w:t xml:space="preserve"> </w:t>
      </w:r>
      <w:r w:rsidRPr="0003657A">
        <w:rPr>
          <w:i/>
          <w:iCs/>
          <w:color w:val="000000"/>
          <w:sz w:val="20"/>
          <w:szCs w:val="20"/>
        </w:rPr>
        <w:t>Nature Climate Change</w:t>
      </w:r>
      <w:r w:rsidRPr="0003657A">
        <w:rPr>
          <w:color w:val="000000"/>
          <w:sz w:val="20"/>
          <w:szCs w:val="20"/>
        </w:rPr>
        <w:t>.</w:t>
      </w:r>
      <w:r w:rsidR="0030381A" w:rsidRPr="0003657A">
        <w:rPr>
          <w:color w:val="000000"/>
          <w:sz w:val="20"/>
          <w:szCs w:val="20"/>
        </w:rPr>
        <w:t xml:space="preserve"> </w:t>
      </w:r>
      <w:r w:rsidRPr="0003657A">
        <w:rPr>
          <w:color w:val="000000"/>
          <w:sz w:val="20"/>
          <w:szCs w:val="20"/>
        </w:rPr>
        <w:t>The study is the first world-wide to quantify the loss of biological diversity on the basis of genetic diversity.</w:t>
      </w:r>
      <w:r w:rsidR="0030381A" w:rsidRPr="0003657A">
        <w:rPr>
          <w:color w:val="000000"/>
          <w:sz w:val="20"/>
          <w:szCs w:val="20"/>
        </w:rPr>
        <w:t xml:space="preserve">¶ </w:t>
      </w:r>
      <w:r w:rsidRPr="0003657A">
        <w:rPr>
          <w:color w:val="000000"/>
          <w:sz w:val="20"/>
          <w:szCs w:val="20"/>
        </w:rPr>
        <w:t xml:space="preserve">That’s from </w:t>
      </w:r>
      <w:r w:rsidRPr="0003657A">
        <w:rPr>
          <w:sz w:val="20"/>
          <w:szCs w:val="20"/>
        </w:rPr>
        <w:t>the</w:t>
      </w:r>
      <w:r w:rsidR="0030381A" w:rsidRPr="0003657A">
        <w:rPr>
          <w:sz w:val="20"/>
          <w:szCs w:val="20"/>
        </w:rPr>
        <w:t xml:space="preserve"> </w:t>
      </w:r>
      <w:hyperlink r:id="rId19" w:history="1">
        <w:r w:rsidRPr="0003657A">
          <w:rPr>
            <w:rStyle w:val="Hyperlink"/>
            <w:sz w:val="20"/>
            <w:szCs w:val="20"/>
          </w:rPr>
          <w:t>news release</w:t>
        </w:r>
      </w:hyperlink>
      <w:r w:rsidR="0030381A" w:rsidRPr="0003657A">
        <w:rPr>
          <w:color w:val="000000"/>
          <w:sz w:val="20"/>
          <w:szCs w:val="20"/>
        </w:rPr>
        <w:t xml:space="preserve"> </w:t>
      </w:r>
      <w:r w:rsidRPr="0003657A">
        <w:rPr>
          <w:color w:val="000000"/>
          <w:sz w:val="20"/>
          <w:szCs w:val="20"/>
        </w:rPr>
        <w:t>of a study, “</w:t>
      </w:r>
      <w:hyperlink r:id="rId20" w:history="1">
        <w:r w:rsidRPr="0003657A">
          <w:rPr>
            <w:rStyle w:val="Hyperlink"/>
            <w:sz w:val="20"/>
            <w:szCs w:val="20"/>
          </w:rPr>
          <w:t>Cryptic biodiversity loss linked to global climate change</w:t>
        </w:r>
      </w:hyperlink>
      <w:r w:rsidRPr="0003657A">
        <w:rPr>
          <w:sz w:val="20"/>
          <w:szCs w:val="20"/>
        </w:rPr>
        <w:t>” (</w:t>
      </w:r>
      <w:r w:rsidRPr="0003657A">
        <w:rPr>
          <w:color w:val="000000"/>
          <w:sz w:val="20"/>
          <w:szCs w:val="20"/>
        </w:rPr>
        <w:t xml:space="preserve">subs. </w:t>
      </w:r>
      <w:proofErr w:type="spellStart"/>
      <w:r w:rsidRPr="0003657A">
        <w:rPr>
          <w:color w:val="000000"/>
          <w:sz w:val="20"/>
          <w:szCs w:val="20"/>
        </w:rPr>
        <w:t>req’d</w:t>
      </w:r>
      <w:proofErr w:type="spellEnd"/>
      <w:r w:rsidRPr="0003657A">
        <w:rPr>
          <w:color w:val="000000"/>
          <w:sz w:val="20"/>
          <w:szCs w:val="20"/>
        </w:rPr>
        <w:t>).</w:t>
      </w:r>
      <w:r w:rsidR="0030381A">
        <w:rPr>
          <w:color w:val="000000"/>
          <w:szCs w:val="23"/>
        </w:rPr>
        <w:t xml:space="preserve"> </w:t>
      </w:r>
      <w:r w:rsidRPr="0030381A">
        <w:rPr>
          <w:rStyle w:val="StyleBoldUnderline"/>
        </w:rPr>
        <w:t>The recent scientific literature continues to paint a bleak picture of what</w:t>
      </w:r>
      <w:r w:rsidR="0030381A" w:rsidRPr="0030381A">
        <w:rPr>
          <w:rStyle w:val="StyleBoldUnderline"/>
        </w:rPr>
        <w:t xml:space="preserve"> </w:t>
      </w:r>
      <w:r w:rsidR="006E2175" w:rsidRPr="0030381A">
        <w:rPr>
          <w:rStyle w:val="StyleBoldUnderline"/>
        </w:rPr>
        <w:fldChar w:fldCharType="begin"/>
      </w:r>
      <w:r w:rsidRPr="0030381A">
        <w:rPr>
          <w:rStyle w:val="StyleBoldUnderline"/>
        </w:rPr>
        <w:instrText xml:space="preserve"> HYPERLINK "http://climateprogress.org/2010/04/21/lets-rename-earth-day/" </w:instrText>
      </w:r>
      <w:r w:rsidR="006E2175" w:rsidRPr="0030381A">
        <w:rPr>
          <w:rStyle w:val="StyleBoldUnderline"/>
        </w:rPr>
        <w:fldChar w:fldCharType="separate"/>
      </w:r>
      <w:r w:rsidRPr="0030381A">
        <w:rPr>
          <w:rStyle w:val="Hyperlink"/>
        </w:rPr>
        <w:t>Homo</w:t>
      </w:r>
      <w:r w:rsidR="0030381A" w:rsidRPr="0030381A">
        <w:rPr>
          <w:rStyle w:val="Hyperlink"/>
        </w:rPr>
        <w:t xml:space="preserve"> </w:t>
      </w:r>
      <w:del w:id="0" w:author="Unknown">
        <w:r w:rsidRPr="0030381A">
          <w:rPr>
            <w:rStyle w:val="Hyperlink"/>
          </w:rPr>
          <w:delText>sapiens</w:delText>
        </w:r>
      </w:del>
      <w:r w:rsidR="0030381A" w:rsidRPr="0030381A">
        <w:rPr>
          <w:rStyle w:val="Hyperlink"/>
        </w:rPr>
        <w:t xml:space="preserve"> </w:t>
      </w:r>
      <w:r w:rsidRPr="0030381A">
        <w:rPr>
          <w:rStyle w:val="Hyperlink"/>
        </w:rPr>
        <w:t>‘sapiens’</w:t>
      </w:r>
      <w:r w:rsidR="006E2175" w:rsidRPr="0030381A">
        <w:rPr>
          <w:rStyle w:val="StyleBoldUnderline"/>
        </w:rPr>
        <w:fldChar w:fldCharType="end"/>
      </w:r>
      <w:r w:rsidR="0030381A" w:rsidRPr="0030381A">
        <w:rPr>
          <w:rStyle w:val="StyleBoldUnderline"/>
        </w:rPr>
        <w:t xml:space="preserve"> </w:t>
      </w:r>
      <w:r w:rsidRPr="0030381A">
        <w:rPr>
          <w:rStyle w:val="StyleBoldUnderline"/>
        </w:rPr>
        <w:t>is doing to the other species on the planet</w:t>
      </w:r>
      <w:proofErr w:type="gramStart"/>
      <w:r w:rsidRPr="0030381A">
        <w:rPr>
          <w:rStyle w:val="StyleBoldUnderline"/>
        </w:rPr>
        <w:t>.</w:t>
      </w:r>
      <w:r w:rsidR="0030381A" w:rsidRPr="0030381A">
        <w:rPr>
          <w:rStyle w:val="StyleBoldUnderline"/>
        </w:rPr>
        <w:t>¶</w:t>
      </w:r>
      <w:proofErr w:type="gramEnd"/>
      <w:r w:rsidR="0030381A" w:rsidRPr="0030381A">
        <w:rPr>
          <w:rStyle w:val="StyleBoldUnderline"/>
        </w:rPr>
        <w:t xml:space="preserve"> </w:t>
      </w:r>
      <w:r w:rsidRPr="0030381A">
        <w:rPr>
          <w:rStyle w:val="StyleBoldUnderline"/>
        </w:rPr>
        <w:t>In 2007, the Intergovernmental Panel on Climate Change</w:t>
      </w:r>
      <w:r w:rsidR="0030381A" w:rsidRPr="0030381A">
        <w:rPr>
          <w:rStyle w:val="StyleBoldUnderline"/>
        </w:rPr>
        <w:t xml:space="preserve"> </w:t>
      </w:r>
      <w:hyperlink r:id="rId21" w:history="1">
        <w:r w:rsidRPr="0030381A">
          <w:rPr>
            <w:rStyle w:val="StyleBoldUnderline"/>
          </w:rPr>
          <w:t>warned</w:t>
        </w:r>
      </w:hyperlink>
      <w:r w:rsidR="0030381A" w:rsidRPr="0030381A">
        <w:rPr>
          <w:rStyle w:val="StyleBoldUnderline"/>
        </w:rPr>
        <w:t xml:space="preserve"> </w:t>
      </w:r>
      <w:r w:rsidRPr="0030381A">
        <w:rPr>
          <w:rStyle w:val="StyleBoldUnderline"/>
        </w:rPr>
        <w:t>that “</w:t>
      </w:r>
      <w:r w:rsidRPr="008B3AF3">
        <w:rPr>
          <w:rStyle w:val="StyleBoldUnderline"/>
          <w:highlight w:val="yellow"/>
        </w:rPr>
        <w:t>as global average temperature increase</w:t>
      </w:r>
      <w:r w:rsidRPr="0030381A">
        <w:rPr>
          <w:rStyle w:val="StyleBoldUnderline"/>
        </w:rPr>
        <w:t xml:space="preserve"> exceeds about 3.5°C [relative to 1980 to 1999],</w:t>
      </w:r>
      <w:r w:rsidR="0030381A" w:rsidRPr="0030381A">
        <w:rPr>
          <w:rStyle w:val="StyleBoldUnderline"/>
        </w:rPr>
        <w:t xml:space="preserve"> </w:t>
      </w:r>
      <w:r w:rsidRPr="008B3AF3">
        <w:rPr>
          <w:rStyle w:val="StyleBoldUnderline"/>
          <w:highlight w:val="yellow"/>
        </w:rPr>
        <w:t>model projections suggest significant extinctions</w:t>
      </w:r>
      <w:r w:rsidRPr="0030381A">
        <w:rPr>
          <w:rStyle w:val="StyleBoldUnderline"/>
        </w:rPr>
        <w:t xml:space="preserve"> (40-70% of species assessed) </w:t>
      </w:r>
      <w:r w:rsidRPr="008B3AF3">
        <w:rPr>
          <w:rStyle w:val="StyleBoldUnderline"/>
          <w:highlight w:val="yellow"/>
        </w:rPr>
        <w:t xml:space="preserve">around </w:t>
      </w:r>
      <w:r w:rsidRPr="008B3AF3">
        <w:rPr>
          <w:rStyle w:val="StyleBoldUnderline"/>
          <w:highlight w:val="yellow"/>
        </w:rPr>
        <w:lastRenderedPageBreak/>
        <w:t>the globe</w:t>
      </w:r>
      <w:r w:rsidRPr="0030381A">
        <w:rPr>
          <w:rStyle w:val="StyleBoldUnderline"/>
        </w:rPr>
        <w:t>.</w:t>
      </w:r>
      <w:r w:rsidRPr="00D30814">
        <w:rPr>
          <w:color w:val="000000"/>
          <w:szCs w:val="23"/>
        </w:rPr>
        <w:t>”</w:t>
      </w:r>
      <w:r w:rsidR="0030381A">
        <w:rPr>
          <w:color w:val="000000"/>
          <w:szCs w:val="23"/>
        </w:rPr>
        <w:t xml:space="preserve"> </w:t>
      </w:r>
      <w:r w:rsidRPr="0003657A">
        <w:rPr>
          <w:color w:val="000000"/>
          <w:sz w:val="20"/>
          <w:szCs w:val="20"/>
        </w:rPr>
        <w:t>That is a temperature rise over pre-industrial levels of a bit more than 4.0°C.</w:t>
      </w:r>
      <w:r w:rsidR="0030381A" w:rsidRPr="0003657A">
        <w:rPr>
          <w:color w:val="000000"/>
          <w:sz w:val="20"/>
          <w:szCs w:val="20"/>
        </w:rPr>
        <w:t xml:space="preserve"> </w:t>
      </w:r>
      <w:r w:rsidRPr="0003657A">
        <w:rPr>
          <w:sz w:val="20"/>
          <w:szCs w:val="20"/>
        </w:rPr>
        <w:t>So</w:t>
      </w:r>
      <w:r w:rsidR="0030381A" w:rsidRPr="0003657A">
        <w:rPr>
          <w:sz w:val="20"/>
          <w:szCs w:val="20"/>
        </w:rPr>
        <w:t xml:space="preserve"> </w:t>
      </w:r>
      <w:hyperlink r:id="rId22" w:history="1">
        <w:r w:rsidRPr="0003657A">
          <w:rPr>
            <w:rStyle w:val="Hyperlink"/>
            <w:sz w:val="20"/>
            <w:szCs w:val="20"/>
          </w:rPr>
          <w:t>the 5°C rise we are facing</w:t>
        </w:r>
      </w:hyperlink>
      <w:r w:rsidR="0030381A" w:rsidRPr="0003657A">
        <w:rPr>
          <w:sz w:val="20"/>
          <w:szCs w:val="20"/>
        </w:rPr>
        <w:t xml:space="preserve"> </w:t>
      </w:r>
      <w:r w:rsidRPr="0003657A">
        <w:rPr>
          <w:sz w:val="20"/>
          <w:szCs w:val="20"/>
        </w:rPr>
        <w:t>on our current emissions path would likely put extinctions beyond the high end of that range.</w:t>
      </w:r>
      <w:r w:rsidR="0030381A" w:rsidRPr="0003657A">
        <w:rPr>
          <w:sz w:val="20"/>
          <w:szCs w:val="20"/>
        </w:rPr>
        <w:t xml:space="preserve">¶ </w:t>
      </w:r>
      <w:r w:rsidRPr="0003657A">
        <w:rPr>
          <w:sz w:val="20"/>
          <w:szCs w:val="20"/>
        </w:rPr>
        <w:t>Last fall, the Royal Society ran a special issue on “Biological diversity in a changing world,” concluding</w:t>
      </w:r>
      <w:r w:rsidRPr="0030381A">
        <w:t xml:space="preserve"> “</w:t>
      </w:r>
      <w:hyperlink r:id="rId23" w:history="1">
        <w:r w:rsidRPr="0030381A">
          <w:rPr>
            <w:rStyle w:val="StyleBoldUnderline"/>
          </w:rPr>
          <w:t>There are very strong indications that the current rate of species extinctions far exceeds anything in the fossil record</w:t>
        </w:r>
      </w:hyperlink>
      <w:r w:rsidRPr="0030381A">
        <w:rPr>
          <w:rStyle w:val="StyleBoldUnderline"/>
        </w:rPr>
        <w:t>.”</w:t>
      </w:r>
      <w:r w:rsidR="0030381A" w:rsidRPr="0030381A">
        <w:t xml:space="preserve">¶ </w:t>
      </w:r>
      <w:r w:rsidRPr="0003657A">
        <w:rPr>
          <w:sz w:val="20"/>
          <w:szCs w:val="20"/>
        </w:rPr>
        <w:t>I realize that the mass extinction of non-human life on this planet isn’t going to be a great driver for human action.</w:t>
      </w:r>
      <w:r w:rsidR="0030381A" w:rsidRPr="0003657A">
        <w:rPr>
          <w:sz w:val="20"/>
          <w:szCs w:val="20"/>
        </w:rPr>
        <w:t xml:space="preserve"> </w:t>
      </w:r>
      <w:r w:rsidRPr="0003657A">
        <w:rPr>
          <w:sz w:val="20"/>
          <w:szCs w:val="20"/>
        </w:rPr>
        <w:t>Most people simply don’t get that the mass extinctions we are causing could directly harm our children and grandchildren as much as sea level rise.</w:t>
      </w:r>
      <w:r w:rsidR="0030381A" w:rsidRPr="0030381A">
        <w:t xml:space="preserve"> </w:t>
      </w:r>
      <w:r w:rsidRPr="008B3AF3">
        <w:rPr>
          <w:rStyle w:val="StyleBoldUnderline"/>
          <w:highlight w:val="yellow"/>
        </w:rPr>
        <w:t>Such extinctions threaten the entire fabric of life on which we depend for food,</w:t>
      </w:r>
      <w:r w:rsidRPr="0030381A">
        <w:rPr>
          <w:rStyle w:val="StyleBoldUnderline"/>
        </w:rPr>
        <w:t xml:space="preserve"> among other things.</w:t>
      </w:r>
      <w:r w:rsidR="0030381A" w:rsidRPr="0030381A">
        <w:t xml:space="preserve"> </w:t>
      </w:r>
      <w:r w:rsidRPr="0003657A">
        <w:rPr>
          <w:sz w:val="20"/>
          <w:szCs w:val="20"/>
        </w:rPr>
        <w:t>This may be clearest in the case of marine life — see “</w:t>
      </w:r>
      <w:hyperlink r:id="rId24" w:tooltip="Permanent Link to Geological Society:  Acidifying oceans spell marine biological meltdown " w:history="1">
        <w:r w:rsidRPr="0003657A">
          <w:rPr>
            <w:rStyle w:val="Hyperlink"/>
            <w:sz w:val="20"/>
            <w:szCs w:val="20"/>
          </w:rPr>
          <w:t>Geological Society (8/10):</w:t>
        </w:r>
      </w:hyperlink>
      <w:r w:rsidR="0030381A" w:rsidRPr="0003657A">
        <w:rPr>
          <w:sz w:val="20"/>
          <w:szCs w:val="20"/>
        </w:rPr>
        <w:t xml:space="preserve"> </w:t>
      </w:r>
      <w:r w:rsidRPr="0003657A">
        <w:rPr>
          <w:sz w:val="20"/>
          <w:szCs w:val="20"/>
        </w:rPr>
        <w:t>Acidifying oceans spell marine biological meltdown “by end of century.”</w:t>
      </w:r>
      <w:r w:rsidR="0030381A" w:rsidRPr="0003657A">
        <w:rPr>
          <w:sz w:val="20"/>
          <w:szCs w:val="20"/>
        </w:rPr>
        <w:t xml:space="preserve"> </w:t>
      </w:r>
      <w:r w:rsidRPr="0003657A">
        <w:rPr>
          <w:sz w:val="20"/>
          <w:szCs w:val="20"/>
        </w:rPr>
        <w:t xml:space="preserve">And then there’s the worst-case scenario </w:t>
      </w:r>
      <w:proofErr w:type="spellStart"/>
      <w:r w:rsidRPr="0003657A">
        <w:rPr>
          <w:sz w:val="20"/>
          <w:szCs w:val="20"/>
        </w:rPr>
        <w:t>in</w:t>
      </w:r>
      <w:hyperlink r:id="rId25" w:history="1">
        <w:r w:rsidRPr="0003657A">
          <w:rPr>
            <w:rStyle w:val="Hyperlink"/>
            <w:sz w:val="20"/>
            <w:szCs w:val="20"/>
          </w:rPr>
          <w:t>Nature</w:t>
        </w:r>
        <w:proofErr w:type="spellEnd"/>
        <w:r w:rsidR="0030381A" w:rsidRPr="0003657A">
          <w:rPr>
            <w:rStyle w:val="Hyperlink"/>
            <w:sz w:val="20"/>
            <w:szCs w:val="20"/>
          </w:rPr>
          <w:t xml:space="preserve"> </w:t>
        </w:r>
        <w:r w:rsidRPr="0003657A">
          <w:rPr>
            <w:rStyle w:val="Hyperlink"/>
            <w:sz w:val="20"/>
            <w:szCs w:val="20"/>
          </w:rPr>
          <w:t>Stunner — “Global warming blamed for 40% decline in the ocean’s phytoplankton”:</w:t>
        </w:r>
      </w:hyperlink>
      <w:r w:rsidRPr="0003657A">
        <w:rPr>
          <w:sz w:val="20"/>
          <w:szCs w:val="20"/>
        </w:rPr>
        <w:t>“</w:t>
      </w:r>
      <w:r w:rsidRPr="008B3AF3">
        <w:rPr>
          <w:rStyle w:val="StyleBoldUnderline"/>
          <w:highlight w:val="yellow"/>
        </w:rPr>
        <w:t>Microscopic life crucial to the marine food chain is dying out. The consequences could be catastrophic.”</w:t>
      </w:r>
    </w:p>
    <w:p w14:paraId="1B0F73F1" w14:textId="77777777" w:rsidR="00D30814" w:rsidRPr="0030381A" w:rsidRDefault="00D30814" w:rsidP="0030381A"/>
    <w:p w14:paraId="3ADFB314" w14:textId="77777777" w:rsidR="00FF03FC" w:rsidRPr="0030381A" w:rsidRDefault="00FF03FC" w:rsidP="0030381A"/>
    <w:p w14:paraId="32E5C787" w14:textId="77777777" w:rsidR="00FF03FC" w:rsidRDefault="00FF03FC" w:rsidP="00D17C4E"/>
    <w:p w14:paraId="342467E6" w14:textId="77777777" w:rsidR="00FF03FC" w:rsidRPr="00AD7B24" w:rsidRDefault="00FF03FC" w:rsidP="006D7709">
      <w:pPr>
        <w:pStyle w:val="Heading4"/>
        <w:rPr>
          <w:rStyle w:val="DebateUnderline"/>
          <w:u w:val="none"/>
          <w:lang w:eastAsia="ko-KR"/>
        </w:rPr>
      </w:pPr>
      <w:r w:rsidRPr="00AD7B24">
        <w:rPr>
          <w:rStyle w:val="DebateUnderline"/>
          <w:rFonts w:hint="eastAsia"/>
          <w:u w:val="none"/>
          <w:lang w:eastAsia="ko-KR"/>
        </w:rPr>
        <w:t>Biodiversity loss risks extinction</w:t>
      </w:r>
    </w:p>
    <w:p w14:paraId="73B2C4EF" w14:textId="77777777" w:rsidR="00FF03FC" w:rsidRDefault="00FF03FC" w:rsidP="00FF03FC">
      <w:pPr>
        <w:pStyle w:val="Cites"/>
      </w:pPr>
      <w:r w:rsidRPr="006D7709">
        <w:rPr>
          <w:rStyle w:val="StyleStyleBold12pt"/>
          <w:rFonts w:ascii="Calibri" w:eastAsiaTheme="majorEastAsia" w:hAnsi="Calibri" w:cstheme="majorBidi"/>
          <w:iCs/>
          <w:szCs w:val="22"/>
          <w:highlight w:val="yellow"/>
        </w:rPr>
        <w:t>Walsh 10</w:t>
      </w:r>
      <w:r>
        <w:t xml:space="preserve"> [Bryan, </w:t>
      </w:r>
      <w:r w:rsidRPr="004A1F8D">
        <w:t>covers environment, energy and — when the need arises — particularly alarming diseases for TIME magazine</w:t>
      </w:r>
      <w:r>
        <w:t>, Wildlife: A Global Convention on Biodiversity Opens in Japan, But Can It Make a Difference? October 18, 2010</w:t>
      </w:r>
      <w:r w:rsidRPr="004A1F8D">
        <w:t xml:space="preserve"> </w:t>
      </w:r>
      <w:r w:rsidRPr="00623285">
        <w:t>http://ecocentric.blogs.time.com/2010/10/18/wildlife-a-global-convention-on-biodiversity-opens-in-japan-but-can-it-make-a-difference/#ixzz131wU6CSp</w:t>
      </w:r>
      <w:r>
        <w:t xml:space="preserve">] </w:t>
      </w:r>
    </w:p>
    <w:p w14:paraId="2C39F19F" w14:textId="77777777" w:rsidR="00FF03FC" w:rsidRDefault="00FF03FC" w:rsidP="00FF03FC">
      <w:pPr>
        <w:pStyle w:val="Nothing"/>
        <w:rPr>
          <w:lang w:eastAsia="ko-KR"/>
        </w:rPr>
      </w:pPr>
    </w:p>
    <w:p w14:paraId="45F730B6" w14:textId="77777777" w:rsidR="00FF03FC" w:rsidRDefault="00FF03FC" w:rsidP="00FF03FC">
      <w:pPr>
        <w:pStyle w:val="Cards"/>
        <w:rPr>
          <w:rStyle w:val="DebateUnderline"/>
          <w:lang w:eastAsia="ko-KR"/>
        </w:rPr>
      </w:pPr>
      <w:r w:rsidRPr="00DB74E7">
        <w:rPr>
          <w:rStyle w:val="DebateUnderline"/>
        </w:rPr>
        <w:t xml:space="preserve">The story of non-human life on the planet Earth over the past few decades is a simple one: </w:t>
      </w:r>
      <w:r w:rsidRPr="00E26D3F">
        <w:rPr>
          <w:rStyle w:val="DebateUnderline"/>
        </w:rPr>
        <w:t>loss</w:t>
      </w:r>
      <w:r w:rsidRPr="00DB74E7">
        <w:rPr>
          <w:rStyle w:val="DebateUnderline"/>
        </w:rPr>
        <w:t xml:space="preserve">. </w:t>
      </w:r>
      <w:r>
        <w:t>While there are always a few bright spots—including the recovery of threatened animals like the brown pelican, thanks to the quietly revolutionary Endangered Species Act—</w:t>
      </w:r>
      <w:r w:rsidRPr="00C02AE9">
        <w:rPr>
          <w:rStyle w:val="DebateUnderline"/>
          <w:highlight w:val="yellow"/>
          <w:shd w:val="clear" w:color="auto" w:fill="00FFFF"/>
        </w:rPr>
        <w:t>on a planetary scale biodiversity is steadily marching backwards, with extinctions rising and habitat destroyed</w:t>
      </w:r>
      <w:r w:rsidRPr="00C02AE9">
        <w:rPr>
          <w:rStyle w:val="DebateUnderline"/>
          <w:highlight w:val="yellow"/>
        </w:rPr>
        <w:t>.</w:t>
      </w:r>
      <w:r w:rsidRPr="00E26D3F">
        <w:rPr>
          <w:rStyle w:val="DebateUnderline"/>
        </w:rPr>
        <w:t xml:space="preserve"> Species</w:t>
      </w:r>
      <w:r>
        <w:t xml:space="preserve"> as diverse as the tiger—less than 3,500 live in the wild today—to tiny frogs </w:t>
      </w:r>
      <w:r w:rsidRPr="00E26D3F">
        <w:rPr>
          <w:rStyle w:val="DebateUnderline"/>
        </w:rPr>
        <w:t>could be gone forever if the trends keep heading downwards.</w:t>
      </w:r>
      <w:r>
        <w:t xml:space="preserve"> In a bitterly ironic twist, back in 2002 the United Nations declared that 2010 would be the international year of biodiversity, and countries agreed to" achieve a significant reduction of the current rate of biodiversity loss at the global, regional and national level," as part of the UN Convention on Biological Diversity (CBD). At this paper in Science shows (download a PDF here), however, the world has utterly failed to reduce the rate of biodiversity loss, and </w:t>
      </w:r>
      <w:r w:rsidRPr="00C02AE9">
        <w:rPr>
          <w:rStyle w:val="DebateUnderline"/>
          <w:highlight w:val="yellow"/>
          <w:shd w:val="clear" w:color="auto" w:fill="00FFFF"/>
        </w:rPr>
        <w:t>by just about every measurement, things are getting worse all the time</w:t>
      </w:r>
      <w:r w:rsidRPr="00E26D3F">
        <w:rPr>
          <w:rStyle w:val="DebateUnderline"/>
        </w:rPr>
        <w:t>.</w:t>
      </w:r>
      <w:r>
        <w:t xml:space="preserve"> (Read the Global Biodiversity Outlook if you really want to be depressed.)  With that cheery backdrop, representatives from nearly 200 nations are meeting in the Japanese city of Nagoya—home to Toyota and not a whole lot else—for the 10th summit of the CBD, where they will set new goals for reducing species loss and slowing habitat destruction. At the very least, they should know how critical the biodiversity challenge is—as Japanese Environment Minister Ryo Matsumoto said in an opening speech:      </w:t>
      </w:r>
      <w:r w:rsidRPr="00C02AE9">
        <w:rPr>
          <w:rStyle w:val="DebateUnderline"/>
          <w:highlight w:val="yellow"/>
          <w:shd w:val="clear" w:color="auto" w:fill="00FFFF"/>
        </w:rPr>
        <w:t>All life on Earth exists thanks to</w:t>
      </w:r>
      <w:r w:rsidRPr="00E26D3F">
        <w:rPr>
          <w:rStyle w:val="DebateUnderline"/>
        </w:rPr>
        <w:t xml:space="preserve"> the benefits from </w:t>
      </w:r>
      <w:r w:rsidRPr="00C02AE9">
        <w:rPr>
          <w:rStyle w:val="DebateUnderline"/>
          <w:highlight w:val="yellow"/>
          <w:shd w:val="clear" w:color="auto" w:fill="00FFFF"/>
        </w:rPr>
        <w:t>biodiversity</w:t>
      </w:r>
      <w:r w:rsidRPr="00E26D3F">
        <w:rPr>
          <w:rStyle w:val="DebateUnderline"/>
        </w:rPr>
        <w:t xml:space="preserve"> in the forms of fertile soil, clear water and clean air. </w:t>
      </w:r>
      <w:r w:rsidRPr="00C02AE9">
        <w:rPr>
          <w:rStyle w:val="DebateUnderline"/>
          <w:highlight w:val="yellow"/>
          <w:shd w:val="clear" w:color="auto" w:fill="00FFFF"/>
        </w:rPr>
        <w:t>We are now close to a 'tipping point'</w:t>
      </w:r>
      <w:r w:rsidRPr="00E26D3F">
        <w:rPr>
          <w:rStyle w:val="DebateUnderline"/>
        </w:rPr>
        <w:t xml:space="preserve"> - that is, we are about to reach </w:t>
      </w:r>
      <w:r w:rsidRPr="00C02AE9">
        <w:rPr>
          <w:rStyle w:val="DebateUnderline"/>
          <w:highlight w:val="yellow"/>
          <w:shd w:val="clear" w:color="auto" w:fill="00FFFF"/>
        </w:rPr>
        <w:t>a threshold beyond which biodiversity loss will become irreversible</w:t>
      </w:r>
      <w:r w:rsidRPr="00E26D3F">
        <w:rPr>
          <w:rStyle w:val="DebateUnderline"/>
        </w:rPr>
        <w:t xml:space="preserve">, and may cross that threshold </w:t>
      </w:r>
      <w:r w:rsidRPr="00C02AE9">
        <w:rPr>
          <w:rStyle w:val="DebateUnderline"/>
          <w:highlight w:val="yellow"/>
          <w:shd w:val="clear" w:color="auto" w:fill="00FFFF"/>
        </w:rPr>
        <w:t>in the next 10 years if we do not make proactive efforts for conserving biodiversity</w:t>
      </w:r>
      <w:r w:rsidRPr="00C02AE9">
        <w:rPr>
          <w:rStyle w:val="DebateUnderline"/>
          <w:highlight w:val="yellow"/>
        </w:rPr>
        <w:t>.</w:t>
      </w:r>
      <w:r w:rsidRPr="00E26D3F">
        <w:rPr>
          <w:rStyle w:val="DebateUnderline"/>
        </w:rPr>
        <w:t xml:space="preserve">  Ahmed </w:t>
      </w:r>
      <w:proofErr w:type="spellStart"/>
      <w:r w:rsidRPr="00E26D3F">
        <w:rPr>
          <w:rStyle w:val="DebateUnderline"/>
        </w:rPr>
        <w:t>Djoghlaf</w:t>
      </w:r>
      <w:proofErr w:type="spellEnd"/>
      <w:r w:rsidRPr="00E26D3F">
        <w:rPr>
          <w:rStyle w:val="DebateUnderline"/>
        </w:rPr>
        <w:t>, the executive secretary of the CBD, struck an even darker note, reminding diplomats that they were on a clock—and time was running out</w:t>
      </w:r>
      <w:r>
        <w:t xml:space="preserve">:      Let's have the courage to look in the eyes of our children and admit that we have failed, individually and collectively, to </w:t>
      </w:r>
      <w:proofErr w:type="spellStart"/>
      <w:r>
        <w:t>fulfil</w:t>
      </w:r>
      <w:proofErr w:type="spellEnd"/>
      <w:r>
        <w:t xml:space="preserve"> the Johannesburg promise made by 110 heads of state to substantially reduce the rate of loss of biodiversity by 2010. Let us look in the eyes of our children and admit that we continue to lose biodiversity at an unprecedented rate, thus mortgaging their future.  But what will actually come out of the Nagoya summit, which will continue until Oct. 29? Most likely there will be another agreement—a new protocol—outlining various global strategies on sustaining </w:t>
      </w:r>
      <w:r>
        <w:lastRenderedPageBreak/>
        <w:t xml:space="preserve">biodiversity and goals on slowing the rate of species loss. (You can download a PDF of the discussion draft document that will be picked over at Nagoya.) It won't be hard for governments to agree on general ambitions for reducing biodiversity loss—who's against saving pandas?—but the negotiations will be much trickier on the question of who will actually pay for a more </w:t>
      </w:r>
      <w:proofErr w:type="spellStart"/>
      <w:r>
        <w:t>biodiverse</w:t>
      </w:r>
      <w:proofErr w:type="spellEnd"/>
      <w:r>
        <w:t xml:space="preserve"> planet? And much as we've seen in international climate change negotiations, the essential divide is between the developed and developing nations—and neither side seems ready to bend.  The reality is that much of the world's biodiversity—the most fantastic species and the most complete forests—is found in the poorer, less developed parts of the world. That's in part because the world's poor have been, well, too poor to develop the land around them in the way rich nations have. (There was once a beautiful, undeveloped island off the East Coast of the U.S., with wetlands and abundant forests. It was called </w:t>
      </w:r>
      <w:proofErr w:type="spellStart"/>
      <w:r>
        <w:t>Mannahatta</w:t>
      </w:r>
      <w:proofErr w:type="spellEnd"/>
      <w:r>
        <w:t xml:space="preserve">. It's a little different now.) As a result, the rural poor—especially in tropical nations—are directly dependent on healthy wildlife and plants in a way that inhabitants of developed nations aren't. So on one hand that makes the poor directly vulnerable when species are lost and forests are chopped down—which often results in migration to thronging urban areas. But on the other, poverty often drives the rural poor to slash-and-burn forests for agriculture, or hunt endangered species to sell for bush meat. Conservation and development have to go hand in hand.  That hasn't always been the mantra of the conservation movement—as Rebecca </w:t>
      </w:r>
      <w:proofErr w:type="spellStart"/>
      <w:r>
        <w:t>Tuhus-Dubrow</w:t>
      </w:r>
      <w:proofErr w:type="spellEnd"/>
      <w:r>
        <w:t xml:space="preserve"> writes in Slate, conservation projects in the past sometimes displaced the human inhabitants over a reserve or park, privileging nature over people. But that's changed in recent decades—environmental groups like Conservation International or the Nature Conservancy now spend as much of their time working on development as they do in protecting nature. "Save the people, save the wildlife"—that's the new mantra.  The missing ingredient is money—and that's what will be up for debate at Nagoya. As climate change has risen on the international agenda, funding for biodiversity has lagged—the 33 member nations of the Organization for Economic Co-operation and Development (OECD) donated $8.5 billion for climate change mitigation projects in 2008, but just $3 billion annually for biodiversity. One way to change that could be through "payment for ecosystem services</w:t>
      </w:r>
      <w:r w:rsidRPr="00C02AE9">
        <w:rPr>
          <w:highlight w:val="yellow"/>
        </w:rPr>
        <w:t xml:space="preserve">." </w:t>
      </w:r>
      <w:r w:rsidRPr="00C02AE9">
        <w:rPr>
          <w:rStyle w:val="DebateUnderline"/>
          <w:highlight w:val="yellow"/>
          <w:shd w:val="clear" w:color="auto" w:fill="00FFFF"/>
        </w:rPr>
        <w:t xml:space="preserve">A </w:t>
      </w:r>
      <w:proofErr w:type="spellStart"/>
      <w:r w:rsidRPr="00C02AE9">
        <w:rPr>
          <w:rStyle w:val="DebateUnderline"/>
          <w:highlight w:val="yellow"/>
          <w:shd w:val="clear" w:color="auto" w:fill="00FFFF"/>
        </w:rPr>
        <w:t>biodiverse</w:t>
      </w:r>
      <w:proofErr w:type="spellEnd"/>
      <w:r w:rsidRPr="00C02AE9">
        <w:rPr>
          <w:rStyle w:val="DebateUnderline"/>
          <w:highlight w:val="yellow"/>
          <w:shd w:val="clear" w:color="auto" w:fill="00FFFF"/>
        </w:rPr>
        <w:t xml:space="preserve"> landscape</w:t>
      </w:r>
      <w:r w:rsidRPr="003D0F8D">
        <w:rPr>
          <w:rStyle w:val="DebateUnderline"/>
        </w:rPr>
        <w:t xml:space="preserve">, intact forests, clean water and air—all of these ebbing qualities of a healthy world </w:t>
      </w:r>
      <w:r w:rsidRPr="00C02AE9">
        <w:rPr>
          <w:rStyle w:val="DebateUnderline"/>
          <w:highlight w:val="yellow"/>
          <w:shd w:val="clear" w:color="auto" w:fill="00FFFF"/>
        </w:rPr>
        <w:t>are vital for our economies</w:t>
      </w:r>
      <w:r w:rsidRPr="003D0F8D">
        <w:rPr>
          <w:rStyle w:val="DebateUnderline"/>
        </w:rPr>
        <w:t xml:space="preserve"> as well.</w:t>
      </w:r>
      <w:r>
        <w:t xml:space="preserve"> (The Economics of Ecosystems and Biodiversity, </w:t>
      </w:r>
      <w:proofErr w:type="gramStart"/>
      <w:r w:rsidRPr="003D0F8D">
        <w:rPr>
          <w:rStyle w:val="DebateUnderline"/>
        </w:rPr>
        <w:t>a</w:t>
      </w:r>
      <w:proofErr w:type="gramEnd"/>
      <w:r w:rsidRPr="003D0F8D">
        <w:rPr>
          <w:rStyle w:val="DebateUnderline"/>
        </w:rPr>
        <w:t xml:space="preserve"> </w:t>
      </w:r>
      <w:r w:rsidRPr="00C02AE9">
        <w:rPr>
          <w:rStyle w:val="DebateUnderline"/>
          <w:highlight w:val="yellow"/>
          <w:shd w:val="clear" w:color="auto" w:fill="00FFFF"/>
        </w:rPr>
        <w:t>UN</w:t>
      </w:r>
      <w:r w:rsidRPr="003D0F8D">
        <w:rPr>
          <w:rStyle w:val="DebateUnderline"/>
        </w:rPr>
        <w:t xml:space="preserve">-funded </w:t>
      </w:r>
      <w:r w:rsidRPr="00C02AE9">
        <w:rPr>
          <w:rStyle w:val="DebateUnderline"/>
          <w:highlight w:val="yellow"/>
          <w:shd w:val="clear" w:color="auto" w:fill="00FFFF"/>
        </w:rPr>
        <w:t>study, estimates</w:t>
      </w:r>
      <w:r>
        <w:t xml:space="preserve"> that </w:t>
      </w:r>
      <w:r w:rsidRPr="00C02AE9">
        <w:rPr>
          <w:rStyle w:val="DebateUnderline"/>
          <w:highlight w:val="yellow"/>
          <w:shd w:val="clear" w:color="auto" w:fill="00FFFF"/>
        </w:rPr>
        <w:t>nature degradation costs the world $2</w:t>
      </w:r>
      <w:r w:rsidRPr="003D0F8D">
        <w:rPr>
          <w:rStyle w:val="DebateUnderline"/>
        </w:rPr>
        <w:t xml:space="preserve"> trillion </w:t>
      </w:r>
      <w:r w:rsidRPr="00C02AE9">
        <w:rPr>
          <w:rStyle w:val="DebateUnderline"/>
          <w:highlight w:val="yellow"/>
          <w:shd w:val="clear" w:color="auto" w:fill="00FFFF"/>
        </w:rPr>
        <w:t>to $5 trillion a year</w:t>
      </w:r>
      <w:r w:rsidRPr="00C02AE9">
        <w:rPr>
          <w:highlight w:val="yellow"/>
        </w:rPr>
        <w:t>,</w:t>
      </w:r>
      <w:r>
        <w:t xml:space="preserve"> with the poorest nations bearing the brunt of the loss.) Rich countries could pay more </w:t>
      </w:r>
      <w:proofErr w:type="spellStart"/>
      <w:r>
        <w:t>biodiverse</w:t>
      </w:r>
      <w:proofErr w:type="spellEnd"/>
      <w:r>
        <w:t xml:space="preserve"> developing nations to keep nature running—allowing poorer countries to capitalize on their natural resources without slashing and burning.  Will that work? I'm skeptical—the experience of climate change negotiations have shown that the nations of the world are great at high ideals and fuzzy goals, but not so hot at actually dividing up the pie in a more sustainable fashion. That doesn't mean there aren't smaller solutions—like Costa Rica's just-announced debt-for-nature deal—but a big bang from Japan this month doesn't seem too likely. The problem is as simple as it is unsolvable, at least so far—there's no clear path to national development so far that doesn't take from the natural world. That worked for rich nations, but we're rapidly running out of planet, as a report last week from the World Wildlife Fund showed. And there's something greater at stake as well, as the naturalist E.O. Wilson once put it:      </w:t>
      </w:r>
      <w:r w:rsidRPr="003D0F8D">
        <w:rPr>
          <w:rStyle w:val="DebateUnderline"/>
        </w:rPr>
        <w:t xml:space="preserve">The one process now going on that will take </w:t>
      </w:r>
      <w:r w:rsidRPr="00DB74E7">
        <w:rPr>
          <w:rStyle w:val="DebateUnderline"/>
        </w:rPr>
        <w:t>millions of years to correct</w:t>
      </w:r>
      <w:r w:rsidRPr="003D0F8D">
        <w:rPr>
          <w:rStyle w:val="DebateUnderline"/>
        </w:rPr>
        <w:t xml:space="preserve"> is the loss of genetic and species diversity by the destruction of natural habitats-this is the folly our descendants are least likely to forgive us.  </w:t>
      </w:r>
      <w:r w:rsidRPr="00DB74E7">
        <w:rPr>
          <w:rStyle w:val="DebateUnderline"/>
        </w:rPr>
        <w:t xml:space="preserve">We're </w:t>
      </w:r>
      <w:r w:rsidRPr="00C02AE9">
        <w:rPr>
          <w:rStyle w:val="DebateUnderline"/>
          <w:highlight w:val="yellow"/>
          <w:shd w:val="clear" w:color="auto" w:fill="00FFFF"/>
        </w:rPr>
        <w:t>losing nature</w:t>
      </w:r>
      <w:r w:rsidRPr="003D0F8D">
        <w:rPr>
          <w:rStyle w:val="DebateUnderline"/>
        </w:rPr>
        <w:t>.</w:t>
      </w:r>
      <w:r>
        <w:t xml:space="preserve"> And </w:t>
      </w:r>
      <w:r w:rsidRPr="003D0F8D">
        <w:rPr>
          <w:rStyle w:val="DebateUnderline"/>
        </w:rPr>
        <w:t xml:space="preserve">that loss really </w:t>
      </w:r>
      <w:r w:rsidRPr="00C02AE9">
        <w:rPr>
          <w:rStyle w:val="DebateUnderline"/>
          <w:highlight w:val="yellow"/>
          <w:shd w:val="clear" w:color="auto" w:fill="00FFFF"/>
        </w:rPr>
        <w:t>is forever</w:t>
      </w:r>
      <w:r w:rsidRPr="003D0F8D">
        <w:rPr>
          <w:rStyle w:val="DebateUnderline"/>
        </w:rPr>
        <w:t>.</w:t>
      </w:r>
    </w:p>
    <w:p w14:paraId="371488B0" w14:textId="77777777" w:rsidR="00FF03FC" w:rsidRDefault="00FF03FC" w:rsidP="00FF03FC">
      <w:pPr>
        <w:pStyle w:val="Nothing"/>
        <w:rPr>
          <w:lang w:eastAsia="ko-KR"/>
        </w:rPr>
      </w:pPr>
    </w:p>
    <w:p w14:paraId="29CCA839" w14:textId="77777777" w:rsidR="00FF03FC" w:rsidRPr="00F577F7" w:rsidRDefault="00FF03FC" w:rsidP="006D7709">
      <w:pPr>
        <w:pStyle w:val="Heading4"/>
        <w:rPr>
          <w:lang w:eastAsia="ko-KR"/>
        </w:rPr>
      </w:pPr>
      <w:r w:rsidRPr="00F577F7">
        <w:rPr>
          <w:lang w:eastAsia="ko-KR"/>
        </w:rPr>
        <w:t>Biodiversity loss will cause planetary extinction</w:t>
      </w:r>
    </w:p>
    <w:p w14:paraId="2B5E55D8" w14:textId="77777777" w:rsidR="00FF03FC" w:rsidRPr="006D7709" w:rsidRDefault="00FF03FC" w:rsidP="006D7709">
      <w:pPr>
        <w:pStyle w:val="Heading4"/>
        <w:rPr>
          <w:b w:val="0"/>
          <w:sz w:val="20"/>
          <w:szCs w:val="20"/>
          <w:u w:val="thick"/>
          <w:lang w:eastAsia="ko-KR"/>
        </w:rPr>
      </w:pPr>
      <w:r w:rsidRPr="006D7709">
        <w:rPr>
          <w:rStyle w:val="Author-Date"/>
          <w:b/>
          <w:highlight w:val="yellow"/>
        </w:rPr>
        <w:t>Diner 94</w:t>
      </w:r>
      <w:r w:rsidRPr="00F577F7">
        <w:rPr>
          <w:lang w:eastAsia="ko-KR"/>
        </w:rPr>
        <w:t xml:space="preserve"> </w:t>
      </w:r>
      <w:r w:rsidRPr="006D7709">
        <w:rPr>
          <w:b w:val="0"/>
          <w:sz w:val="20"/>
          <w:szCs w:val="20"/>
          <w:lang w:eastAsia="ko-KR"/>
        </w:rPr>
        <w:t xml:space="preserve">– Judge Advocate General’s Corps of US Army [David N., Military Law Review, </w:t>
      </w:r>
      <w:proofErr w:type="gramStart"/>
      <w:r w:rsidRPr="006D7709">
        <w:rPr>
          <w:b w:val="0"/>
          <w:sz w:val="20"/>
          <w:szCs w:val="20"/>
          <w:lang w:eastAsia="ko-KR"/>
        </w:rPr>
        <w:t>Winter</w:t>
      </w:r>
      <w:proofErr w:type="gramEnd"/>
      <w:r w:rsidRPr="006D7709">
        <w:rPr>
          <w:b w:val="0"/>
          <w:sz w:val="20"/>
          <w:szCs w:val="20"/>
          <w:lang w:eastAsia="ko-KR"/>
        </w:rPr>
        <w:t xml:space="preserve">, 143 Mil. L. Rev. 161, LN] </w:t>
      </w:r>
    </w:p>
    <w:p w14:paraId="5D100FB7" w14:textId="77777777" w:rsidR="00FF03FC" w:rsidRPr="00F577F7" w:rsidRDefault="00FF03FC" w:rsidP="00FF03FC">
      <w:pPr>
        <w:pStyle w:val="Nothing"/>
        <w:rPr>
          <w:rStyle w:val="DebateUnderline"/>
          <w:lang w:eastAsia="ko-KR"/>
        </w:rPr>
      </w:pPr>
    </w:p>
    <w:p w14:paraId="4C37CDED" w14:textId="77777777" w:rsidR="00FF03FC" w:rsidRPr="00E27EFC" w:rsidRDefault="00FF03FC" w:rsidP="00FF03FC">
      <w:pPr>
        <w:pStyle w:val="Cards"/>
        <w:rPr>
          <w:lang w:eastAsia="ko-KR"/>
        </w:rPr>
      </w:pPr>
      <w:r w:rsidRPr="00F577F7">
        <w:rPr>
          <w:lang w:eastAsia="ko-KR"/>
        </w:rPr>
        <w:t xml:space="preserve">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proofErr w:type="gramStart"/>
      <w:r w:rsidRPr="00F577F7">
        <w:rPr>
          <w:lang w:eastAsia="ko-KR"/>
        </w:rPr>
        <w:t>n67</w:t>
      </w:r>
      <w:proofErr w:type="gramEnd"/>
      <w:r w:rsidRPr="00F577F7">
        <w:rPr>
          <w:lang w:eastAsia="ko-KR"/>
        </w:rPr>
        <w:t xml:space="preserve"> </w:t>
      </w:r>
      <w:r w:rsidRPr="00C02AE9">
        <w:rPr>
          <w:rStyle w:val="DebateUnderline"/>
          <w:highlight w:val="yellow"/>
          <w:lang w:eastAsia="ko-KR"/>
        </w:rPr>
        <w:t xml:space="preserve">In past </w:t>
      </w:r>
      <w:r w:rsidRPr="00C02AE9">
        <w:rPr>
          <w:rStyle w:val="DebateUnderline"/>
          <w:highlight w:val="yellow"/>
          <w:lang w:eastAsia="ko-KR"/>
        </w:rPr>
        <w:lastRenderedPageBreak/>
        <w:t>mass extinction episodes,</w:t>
      </w:r>
      <w:r w:rsidRPr="00F577F7">
        <w:rPr>
          <w:rStyle w:val="DebateUnderline"/>
          <w:lang w:eastAsia="ko-KR"/>
        </w:rPr>
        <w:t xml:space="preserve"> </w:t>
      </w:r>
      <w:r w:rsidRPr="00C02AE9">
        <w:rPr>
          <w:rStyle w:val="DebateUnderline"/>
          <w:highlight w:val="yellow"/>
          <w:lang w:eastAsia="ko-KR"/>
        </w:rPr>
        <w:t>as many as ninety percent of the existing species perished</w:t>
      </w:r>
      <w:r w:rsidRPr="00F577F7">
        <w:rPr>
          <w:rStyle w:val="DebateUnderline"/>
          <w:lang w:eastAsia="ko-KR"/>
        </w:rPr>
        <w:t>, and yet the world moved forward</w:t>
      </w:r>
      <w:r w:rsidRPr="00F577F7">
        <w:rPr>
          <w:lang w:eastAsia="ko-KR"/>
        </w:rPr>
        <w:t xml:space="preserve">, and new species replaced the old. </w:t>
      </w:r>
      <w:r w:rsidRPr="00C02AE9">
        <w:rPr>
          <w:rStyle w:val="DebateUnderline"/>
          <w:highlight w:val="yellow"/>
          <w:lang w:eastAsia="ko-KR"/>
        </w:rPr>
        <w:t>So why should the world be concerned now? The prime reason is the world's survival</w:t>
      </w:r>
      <w:r w:rsidRPr="00F577F7">
        <w:rPr>
          <w:rStyle w:val="DebateUnderline"/>
          <w:lang w:eastAsia="ko-KR"/>
        </w:rPr>
        <w:t xml:space="preserve">. Like all animal life, humans live off of other species. </w:t>
      </w:r>
      <w:r w:rsidRPr="00C02AE9">
        <w:rPr>
          <w:rStyle w:val="DebateUnderline"/>
          <w:highlight w:val="yellow"/>
          <w:lang w:eastAsia="ko-KR"/>
        </w:rPr>
        <w:t>At some point, the number of species could decline</w:t>
      </w:r>
      <w:r w:rsidRPr="00F577F7">
        <w:rPr>
          <w:rStyle w:val="DebateUnderline"/>
          <w:lang w:eastAsia="ko-KR"/>
        </w:rPr>
        <w:t xml:space="preserve"> to the point at which the ecosystem fails, </w:t>
      </w:r>
      <w:r w:rsidRPr="00C02AE9">
        <w:rPr>
          <w:rStyle w:val="DebateUnderline"/>
          <w:highlight w:val="yellow"/>
          <w:lang w:eastAsia="ko-KR"/>
        </w:rPr>
        <w:t>and then humans also would become extinct</w:t>
      </w:r>
      <w:r w:rsidRPr="00F577F7">
        <w:rPr>
          <w:lang w:eastAsia="ko-KR"/>
        </w:rPr>
        <w:t xml:space="preserve">. No one knows how many [*171] species the world needs to support human life, and to find out -- by </w:t>
      </w:r>
      <w:r w:rsidRPr="00F577F7">
        <w:rPr>
          <w:rStyle w:val="DebateUnderline"/>
          <w:lang w:eastAsia="ko-KR"/>
        </w:rPr>
        <w:t>allowing certain species to become extinct -- would not be sound policy</w:t>
      </w:r>
      <w:r w:rsidRPr="00F577F7">
        <w:rPr>
          <w:lang w:eastAsia="ko-KR"/>
        </w:rPr>
        <w:t xml:space="preserve">. In addition to food, species offer many direct and indirect benefits to mankind. </w:t>
      </w:r>
      <w:proofErr w:type="gramStart"/>
      <w:r w:rsidRPr="00F577F7">
        <w:rPr>
          <w:lang w:eastAsia="ko-KR"/>
        </w:rPr>
        <w:t>n68</w:t>
      </w:r>
      <w:proofErr w:type="gramEnd"/>
      <w:r w:rsidRPr="00F577F7">
        <w:rPr>
          <w:lang w:eastAsia="ko-KR"/>
        </w:rPr>
        <w:t xml:space="preserve"> 2. Ecological Value. -- Ecological value is the value that species have in maintaining the environment. Pest, n69 erosion, and flood control are prime benefits certain species provide to man. Plants and animals also provide additional ecological services -- pollution control, n70 oxygen production, sewage treatment, and biodegradation. </w:t>
      </w:r>
      <w:proofErr w:type="gramStart"/>
      <w:r w:rsidRPr="00F577F7">
        <w:rPr>
          <w:lang w:eastAsia="ko-KR"/>
        </w:rPr>
        <w:t>n71</w:t>
      </w:r>
      <w:proofErr w:type="gramEnd"/>
      <w:r w:rsidRPr="00F577F7">
        <w:rPr>
          <w:lang w:eastAsia="ko-KR"/>
        </w:rPr>
        <w:t xml:space="preserve"> 3. </w:t>
      </w:r>
      <w:proofErr w:type="gramStart"/>
      <w:r w:rsidRPr="00F577F7">
        <w:rPr>
          <w:lang w:eastAsia="ko-KR"/>
        </w:rPr>
        <w:t>Scientific and Utilitarian Value.</w:t>
      </w:r>
      <w:proofErr w:type="gramEnd"/>
      <w:r w:rsidRPr="00F577F7">
        <w:rPr>
          <w:lang w:eastAsia="ko-KR"/>
        </w:rPr>
        <w:t xml:space="preserve"> -- Scientific value is the use of species for research into the physical processes of the world. </w:t>
      </w:r>
      <w:proofErr w:type="gramStart"/>
      <w:r w:rsidRPr="00F577F7">
        <w:rPr>
          <w:lang w:eastAsia="ko-KR"/>
        </w:rPr>
        <w:t>n72</w:t>
      </w:r>
      <w:proofErr w:type="gramEnd"/>
      <w:r w:rsidRPr="00F577F7">
        <w:rPr>
          <w:lang w:eastAsia="ko-KR"/>
        </w:rPr>
        <w:t xml:space="preserve"> Without plants and animals, a large portion of basic scientific research would be impossible. Utilitarian value is the direct utility humans draw from plants and animals. </w:t>
      </w:r>
      <w:proofErr w:type="gramStart"/>
      <w:r w:rsidRPr="00F577F7">
        <w:rPr>
          <w:lang w:eastAsia="ko-KR"/>
        </w:rPr>
        <w:t>n73</w:t>
      </w:r>
      <w:proofErr w:type="gramEnd"/>
      <w:r w:rsidRPr="00F577F7">
        <w:rPr>
          <w:lang w:eastAsia="ko-KR"/>
        </w:rPr>
        <w:t xml:space="preserve"> Only a fraction of the [*172] earth's species have been examined, and mankind may someday desperately need the species that it is exterminating today. To accept that the snail darter, harelip sucker, or Dismal Swamp southeastern shrew n74 could save mankind may be difficult for some. Many, if not most, species are</w:t>
      </w:r>
      <w:r w:rsidRPr="00F577F7">
        <w:rPr>
          <w:rFonts w:hint="eastAsia"/>
          <w:lang w:eastAsia="ko-KR"/>
        </w:rPr>
        <w:t xml:space="preserve"> </w:t>
      </w:r>
      <w:r w:rsidRPr="00F577F7">
        <w:rPr>
          <w:lang w:eastAsia="ko-KR"/>
        </w:rPr>
        <w:t xml:space="preserve">useless to man in a direct utilitarian sense. Nonetheless, they may be critical in an indirect role, because their extirpations could affect a directly useful species negatively. In a closely interconnected ecosystem, the loss of a species affects other species dependent on it. </w:t>
      </w:r>
      <w:proofErr w:type="gramStart"/>
      <w:r w:rsidRPr="00F577F7">
        <w:rPr>
          <w:lang w:eastAsia="ko-KR"/>
        </w:rPr>
        <w:t>n75</w:t>
      </w:r>
      <w:proofErr w:type="gramEnd"/>
      <w:r w:rsidRPr="00F577F7">
        <w:rPr>
          <w:lang w:eastAsia="ko-KR"/>
        </w:rPr>
        <w:t xml:space="preserve"> Moreover, as the number of species decline, the effect of each new extinction on the remaining species increases dramatically. </w:t>
      </w:r>
      <w:proofErr w:type="gramStart"/>
      <w:r w:rsidRPr="00F577F7">
        <w:rPr>
          <w:lang w:eastAsia="ko-KR"/>
        </w:rPr>
        <w:t>n76</w:t>
      </w:r>
      <w:proofErr w:type="gramEnd"/>
      <w:r w:rsidRPr="00F577F7">
        <w:rPr>
          <w:lang w:eastAsia="ko-KR"/>
        </w:rPr>
        <w:t xml:space="preserve"> 4. Biological Diversity. -- The main premise of species preservation is that diversity is better than simplicity. </w:t>
      </w:r>
      <w:proofErr w:type="gramStart"/>
      <w:r w:rsidRPr="00F577F7">
        <w:rPr>
          <w:lang w:eastAsia="ko-KR"/>
        </w:rPr>
        <w:t>n77</w:t>
      </w:r>
      <w:proofErr w:type="gramEnd"/>
      <w:r w:rsidRPr="00F577F7">
        <w:rPr>
          <w:lang w:eastAsia="ko-KR"/>
        </w:rPr>
        <w:t xml:space="preserve"> As the current mass extinction has progressed, the world's biological diversity generally has decreased. This trend occurs within ecosystems by reducing the number of species, and within species by reducing the number of individuals. Both trends carry serious future implications. </w:t>
      </w:r>
      <w:r w:rsidRPr="00F577F7">
        <w:rPr>
          <w:rStyle w:val="DebateUnderline"/>
          <w:lang w:eastAsia="ko-KR"/>
        </w:rPr>
        <w:t>Biologically diverse ecosystems are characterized by a large number of specialist species, filling narrow ecological niches. These ecosystems inherently are more stable than less diverse systems. "The more complex the ecosystem, the more successfully it can resist a stress</w:t>
      </w:r>
      <w:r w:rsidRPr="00F577F7">
        <w:rPr>
          <w:lang w:eastAsia="ko-KR"/>
        </w:rPr>
        <w:t>. . . . [l]</w:t>
      </w:r>
      <w:proofErr w:type="spellStart"/>
      <w:r w:rsidRPr="00F577F7">
        <w:rPr>
          <w:lang w:eastAsia="ko-KR"/>
        </w:rPr>
        <w:t>ike</w:t>
      </w:r>
      <w:proofErr w:type="spellEnd"/>
      <w:r w:rsidRPr="00F577F7">
        <w:rPr>
          <w:lang w:eastAsia="ko-KR"/>
        </w:rPr>
        <w:t xml:space="preserve"> a net, in which each knot is connected to others by several strands, such a fabric can resist collapse better than a simple, </w:t>
      </w:r>
      <w:proofErr w:type="spellStart"/>
      <w:r w:rsidRPr="00F577F7">
        <w:rPr>
          <w:lang w:eastAsia="ko-KR"/>
        </w:rPr>
        <w:t>unbranched</w:t>
      </w:r>
      <w:proofErr w:type="spellEnd"/>
      <w:r w:rsidRPr="00F577F7">
        <w:rPr>
          <w:lang w:eastAsia="ko-KR"/>
        </w:rPr>
        <w:t xml:space="preserve"> circle of threads -- which if cut anywhere breaks down as a whole." n79 By causing </w:t>
      </w:r>
      <w:r w:rsidRPr="00C02AE9">
        <w:rPr>
          <w:rStyle w:val="DebateUnderline"/>
          <w:highlight w:val="yellow"/>
          <w:lang w:eastAsia="ko-KR"/>
        </w:rPr>
        <w:t>widespread extinctions</w:t>
      </w:r>
      <w:r w:rsidRPr="00F577F7">
        <w:rPr>
          <w:lang w:eastAsia="ko-KR"/>
        </w:rPr>
        <w:t xml:space="preserve">, humans </w:t>
      </w:r>
      <w:r w:rsidRPr="00C02AE9">
        <w:rPr>
          <w:rStyle w:val="DebateUnderline"/>
          <w:highlight w:val="yellow"/>
          <w:lang w:eastAsia="ko-KR"/>
        </w:rPr>
        <w:t>have artificially simplified many ecosystems. As biologic simplicity increases, so does the risk of ecosystem failure</w:t>
      </w:r>
      <w:r w:rsidRPr="00F577F7">
        <w:rPr>
          <w:lang w:eastAsia="ko-KR"/>
        </w:rPr>
        <w:t xml:space="preserve">. The spreading Sahara Desert in Africa, and </w:t>
      </w:r>
      <w:r w:rsidRPr="00F577F7">
        <w:rPr>
          <w:rStyle w:val="DebateUnderline"/>
          <w:lang w:eastAsia="ko-KR"/>
        </w:rPr>
        <w:t>the dustbowl conditions of the 1930s in the United States are relatively mild examples of what might be expected if this trend continues</w:t>
      </w:r>
      <w:r w:rsidRPr="00F577F7">
        <w:rPr>
          <w:lang w:eastAsia="ko-KR"/>
        </w:rPr>
        <w:t xml:space="preserve">. Theoretically, </w:t>
      </w:r>
      <w:r w:rsidRPr="00C02AE9">
        <w:rPr>
          <w:rStyle w:val="DebateUnderline"/>
          <w:highlight w:val="yellow"/>
          <w:lang w:eastAsia="ko-KR"/>
        </w:rPr>
        <w:t>each new animal or plant extinction</w:t>
      </w:r>
      <w:r w:rsidRPr="00F577F7">
        <w:rPr>
          <w:rStyle w:val="DebateUnderline"/>
          <w:lang w:eastAsia="ko-KR"/>
        </w:rPr>
        <w:t xml:space="preserve">, with all its dimly perceived and intertwined affects, </w:t>
      </w:r>
      <w:r w:rsidRPr="00C02AE9">
        <w:rPr>
          <w:rStyle w:val="DebateUnderline"/>
          <w:highlight w:val="yellow"/>
          <w:lang w:eastAsia="ko-KR"/>
        </w:rPr>
        <w:t>could cause total ecosystem collapse and human extinction.</w:t>
      </w:r>
      <w:r w:rsidRPr="00F577F7">
        <w:rPr>
          <w:rStyle w:val="DebateUnderline"/>
          <w:lang w:eastAsia="ko-KR"/>
        </w:rPr>
        <w:t xml:space="preserve"> </w:t>
      </w:r>
      <w:proofErr w:type="gramStart"/>
      <w:r w:rsidRPr="00C02AE9">
        <w:rPr>
          <w:rStyle w:val="DebateUnderline"/>
          <w:highlight w:val="yellow"/>
          <w:lang w:eastAsia="ko-KR"/>
        </w:rPr>
        <w:t>Each new extinction</w:t>
      </w:r>
      <w:proofErr w:type="gramEnd"/>
      <w:r w:rsidRPr="00C02AE9">
        <w:rPr>
          <w:rStyle w:val="DebateUnderline"/>
          <w:highlight w:val="yellow"/>
          <w:lang w:eastAsia="ko-KR"/>
        </w:rPr>
        <w:t xml:space="preserve"> increases the risk of disaster</w:t>
      </w:r>
      <w:r w:rsidRPr="00F577F7">
        <w:rPr>
          <w:rStyle w:val="DebateUnderline"/>
          <w:lang w:eastAsia="ko-KR"/>
        </w:rPr>
        <w:t>. Like a mechanic removing, one by one, the rivets from an aircraft's wings, [</w:t>
      </w:r>
      <w:proofErr w:type="spellStart"/>
      <w:proofErr w:type="gramStart"/>
      <w:r w:rsidRPr="00F577F7">
        <w:rPr>
          <w:rStyle w:val="DebateUnderline"/>
          <w:lang w:eastAsia="ko-KR"/>
        </w:rPr>
        <w:t>hu</w:t>
      </w:r>
      <w:proofErr w:type="spellEnd"/>
      <w:r w:rsidRPr="00F577F7">
        <w:rPr>
          <w:rStyle w:val="DebateUnderline"/>
          <w:lang w:eastAsia="ko-KR"/>
        </w:rPr>
        <w:t>]mankind</w:t>
      </w:r>
      <w:proofErr w:type="gramEnd"/>
      <w:r w:rsidRPr="00F577F7">
        <w:rPr>
          <w:rStyle w:val="DebateUnderline"/>
          <w:lang w:eastAsia="ko-KR"/>
        </w:rPr>
        <w:t xml:space="preserve"> may be edging closer to the abyss</w:t>
      </w:r>
      <w:r w:rsidRPr="00F577F7">
        <w:rPr>
          <w:lang w:eastAsia="ko-KR"/>
        </w:rPr>
        <w:t>.</w:t>
      </w:r>
    </w:p>
    <w:p w14:paraId="13E3CCE6" w14:textId="77777777" w:rsidR="00334A03" w:rsidRDefault="00334A03">
      <w:pPr>
        <w:spacing w:after="200" w:line="276" w:lineRule="auto"/>
      </w:pPr>
      <w:r>
        <w:br w:type="page"/>
      </w:r>
    </w:p>
    <w:p w14:paraId="25385831" w14:textId="77777777" w:rsidR="00FF03FC" w:rsidRDefault="00FF03FC" w:rsidP="00D17C4E"/>
    <w:p w14:paraId="7D9C11F6" w14:textId="77777777" w:rsidR="00334A03" w:rsidRDefault="00334A03" w:rsidP="00D17C4E"/>
    <w:p w14:paraId="6769F31D" w14:textId="77777777" w:rsidR="00334A03" w:rsidRDefault="00334A03" w:rsidP="00D17C4E"/>
    <w:p w14:paraId="66A09D56" w14:textId="77777777" w:rsidR="00334A03" w:rsidRDefault="00334A03" w:rsidP="00D17C4E"/>
    <w:p w14:paraId="3AC0EB79" w14:textId="77777777" w:rsidR="00334A03" w:rsidRDefault="0003657A" w:rsidP="0003657A">
      <w:pPr>
        <w:pStyle w:val="Heading4"/>
      </w:pPr>
      <w:r>
        <w:t xml:space="preserve">Climate change is real and anthropogenic </w:t>
      </w:r>
    </w:p>
    <w:p w14:paraId="161644C5" w14:textId="77777777" w:rsidR="0003657A" w:rsidRPr="0003657A" w:rsidRDefault="0003657A" w:rsidP="0003657A">
      <w:pPr>
        <w:rPr>
          <w:rStyle w:val="StyleStyleBold12pt"/>
        </w:rPr>
      </w:pPr>
      <w:r w:rsidRPr="00214FB2">
        <w:rPr>
          <w:rStyle w:val="StyleStyleBold12pt"/>
          <w:highlight w:val="yellow"/>
        </w:rPr>
        <w:t>ACS 10</w:t>
      </w:r>
      <w:r w:rsidRPr="0003657A">
        <w:rPr>
          <w:rStyle w:val="StyleStyleBold12pt"/>
        </w:rPr>
        <w:t xml:space="preserve"> </w:t>
      </w:r>
    </w:p>
    <w:p w14:paraId="6F58FBCD" w14:textId="77777777" w:rsidR="0003657A" w:rsidRPr="0003657A" w:rsidRDefault="0003657A" w:rsidP="0003657A">
      <w:pPr>
        <w:rPr>
          <w:sz w:val="20"/>
          <w:szCs w:val="20"/>
        </w:rPr>
      </w:pPr>
      <w:r w:rsidRPr="0003657A">
        <w:rPr>
          <w:sz w:val="20"/>
          <w:szCs w:val="20"/>
        </w:rPr>
        <w:t xml:space="preserve">The American Chemical Society is a non-profit scientific and educational organization, chartered by Congress, with more than 163,000 chemical scientists and engineers as members CLIMATE CHANGE </w:t>
      </w:r>
      <w:hyperlink r:id="rId26" w:history="1">
        <w:r w:rsidRPr="0003657A">
          <w:rPr>
            <w:rStyle w:val="Hyperlink"/>
            <w:sz w:val="20"/>
            <w:szCs w:val="20"/>
          </w:rPr>
          <w:t>http://www.acs.org/content/dam/acsorg/policy/publicpolicies/promote/globalclimatechange/2010-15-climate-statement-pdf.pdf</w:t>
        </w:r>
      </w:hyperlink>
    </w:p>
    <w:p w14:paraId="43C0D731" w14:textId="77777777" w:rsidR="00334A03" w:rsidRDefault="00334A03" w:rsidP="00D17C4E"/>
    <w:p w14:paraId="580C460C" w14:textId="77777777" w:rsidR="00334A03" w:rsidRPr="0003657A" w:rsidRDefault="00334A03" w:rsidP="00334A03">
      <w:pPr>
        <w:rPr>
          <w:sz w:val="20"/>
          <w:szCs w:val="20"/>
        </w:rPr>
      </w:pPr>
      <w:r w:rsidRPr="0003657A">
        <w:rPr>
          <w:sz w:val="20"/>
          <w:szCs w:val="20"/>
        </w:rPr>
        <w:t xml:space="preserve">“Careful and comprehensive scientific assessments have clearly demonstrated that the Earth’s </w:t>
      </w:r>
    </w:p>
    <w:p w14:paraId="69E80CA1" w14:textId="77777777" w:rsidR="00334A03" w:rsidRPr="0003657A" w:rsidRDefault="00334A03" w:rsidP="00334A03">
      <w:pPr>
        <w:rPr>
          <w:sz w:val="20"/>
          <w:szCs w:val="20"/>
        </w:rPr>
      </w:pPr>
      <w:proofErr w:type="gramStart"/>
      <w:r w:rsidRPr="0003657A">
        <w:rPr>
          <w:sz w:val="20"/>
          <w:szCs w:val="20"/>
        </w:rPr>
        <w:t>climate</w:t>
      </w:r>
      <w:proofErr w:type="gramEnd"/>
      <w:r w:rsidRPr="0003657A">
        <w:rPr>
          <w:sz w:val="20"/>
          <w:szCs w:val="20"/>
        </w:rPr>
        <w:t xml:space="preserve"> system is changing in response to growing atmospheric burdens of greenhouse gases (GHGs) </w:t>
      </w:r>
    </w:p>
    <w:p w14:paraId="06396744" w14:textId="77777777" w:rsidR="00334A03" w:rsidRPr="0003657A" w:rsidRDefault="00334A03" w:rsidP="00334A03">
      <w:pPr>
        <w:rPr>
          <w:rStyle w:val="StyleBoldUnderline"/>
        </w:rPr>
      </w:pPr>
      <w:proofErr w:type="gramStart"/>
      <w:r w:rsidRPr="0003657A">
        <w:rPr>
          <w:sz w:val="20"/>
          <w:szCs w:val="20"/>
        </w:rPr>
        <w:t>and</w:t>
      </w:r>
      <w:proofErr w:type="gramEnd"/>
      <w:r w:rsidRPr="0003657A">
        <w:rPr>
          <w:sz w:val="20"/>
          <w:szCs w:val="20"/>
        </w:rPr>
        <w:t xml:space="preserve"> absorbing aerosol particles.” (IPCC, 2007)</w:t>
      </w:r>
      <w:r>
        <w:t xml:space="preserve"> “</w:t>
      </w:r>
      <w:r w:rsidRPr="00214FB2">
        <w:rPr>
          <w:rStyle w:val="StyleBoldUnderline"/>
          <w:highlight w:val="yellow"/>
        </w:rPr>
        <w:t>Climate change is occurring</w:t>
      </w:r>
      <w:r w:rsidRPr="0003657A">
        <w:rPr>
          <w:rStyle w:val="StyleBoldUnderline"/>
        </w:rPr>
        <w:t xml:space="preserve">, is caused largely by </w:t>
      </w:r>
    </w:p>
    <w:p w14:paraId="633B48F5" w14:textId="77777777" w:rsidR="00334A03" w:rsidRPr="00214FB2" w:rsidRDefault="00334A03" w:rsidP="00334A03">
      <w:pPr>
        <w:rPr>
          <w:rStyle w:val="StyleBoldUnderline"/>
          <w:highlight w:val="yellow"/>
        </w:rPr>
      </w:pPr>
      <w:proofErr w:type="gramStart"/>
      <w:r w:rsidRPr="0003657A">
        <w:rPr>
          <w:rStyle w:val="StyleBoldUnderline"/>
        </w:rPr>
        <w:t>human</w:t>
      </w:r>
      <w:proofErr w:type="gramEnd"/>
      <w:r w:rsidRPr="0003657A">
        <w:rPr>
          <w:rStyle w:val="StyleBoldUnderline"/>
        </w:rPr>
        <w:t xml:space="preserve"> activities, and poses significant risks for—</w:t>
      </w:r>
      <w:r w:rsidRPr="00214FB2">
        <w:rPr>
          <w:rStyle w:val="StyleBoldUnderline"/>
          <w:highlight w:val="yellow"/>
        </w:rPr>
        <w:t xml:space="preserve">and in many cases is already affecting—a broad </w:t>
      </w:r>
    </w:p>
    <w:p w14:paraId="746AD41D" w14:textId="77777777" w:rsidR="00334A03" w:rsidRPr="00214FB2" w:rsidRDefault="00334A03" w:rsidP="00334A03">
      <w:pPr>
        <w:rPr>
          <w:rStyle w:val="StyleBoldUnderline"/>
          <w:highlight w:val="yellow"/>
        </w:rPr>
      </w:pPr>
      <w:proofErr w:type="gramStart"/>
      <w:r w:rsidRPr="00214FB2">
        <w:rPr>
          <w:rStyle w:val="StyleBoldUnderline"/>
          <w:highlight w:val="yellow"/>
        </w:rPr>
        <w:t>range</w:t>
      </w:r>
      <w:proofErr w:type="gramEnd"/>
      <w:r w:rsidRPr="00214FB2">
        <w:rPr>
          <w:rStyle w:val="StyleBoldUnderline"/>
          <w:highlight w:val="yellow"/>
        </w:rPr>
        <w:t xml:space="preserve"> of human and natural systems.”</w:t>
      </w:r>
      <w:r w:rsidRPr="0003657A">
        <w:rPr>
          <w:rStyle w:val="StyleBoldUnderline"/>
        </w:rPr>
        <w:t xml:space="preserve"> </w:t>
      </w:r>
      <w:r w:rsidRPr="0003657A">
        <w:rPr>
          <w:sz w:val="20"/>
          <w:szCs w:val="20"/>
        </w:rPr>
        <w:t>(NRC, 2010a)</w:t>
      </w:r>
      <w:r>
        <w:t xml:space="preserve"> “</w:t>
      </w:r>
      <w:r w:rsidRPr="00214FB2">
        <w:rPr>
          <w:rStyle w:val="StyleBoldUnderline"/>
          <w:highlight w:val="yellow"/>
        </w:rPr>
        <w:t>The potential threats are serious</w:t>
      </w:r>
      <w:r w:rsidRPr="0003657A">
        <w:rPr>
          <w:rStyle w:val="StyleBoldUnderline"/>
        </w:rPr>
        <w:t xml:space="preserve"> and </w:t>
      </w:r>
      <w:r w:rsidRPr="00214FB2">
        <w:rPr>
          <w:rStyle w:val="StyleBoldUnderline"/>
          <w:highlight w:val="yellow"/>
        </w:rPr>
        <w:t xml:space="preserve">actions </w:t>
      </w:r>
    </w:p>
    <w:p w14:paraId="41585911" w14:textId="77777777" w:rsidR="00334A03" w:rsidRPr="0003657A" w:rsidRDefault="00334A03" w:rsidP="00334A03">
      <w:pPr>
        <w:rPr>
          <w:rStyle w:val="StyleBoldUnderline"/>
        </w:rPr>
      </w:pPr>
      <w:proofErr w:type="gramStart"/>
      <w:r w:rsidRPr="00214FB2">
        <w:rPr>
          <w:rStyle w:val="StyleBoldUnderline"/>
          <w:highlight w:val="yellow"/>
        </w:rPr>
        <w:t>are</w:t>
      </w:r>
      <w:proofErr w:type="gramEnd"/>
      <w:r w:rsidRPr="00214FB2">
        <w:rPr>
          <w:rStyle w:val="StyleBoldUnderline"/>
          <w:highlight w:val="yellow"/>
        </w:rPr>
        <w:t xml:space="preserve"> required to mitigate climate change risks</w:t>
      </w:r>
      <w:r w:rsidRPr="0003657A">
        <w:rPr>
          <w:rStyle w:val="StyleBoldUnderline"/>
        </w:rPr>
        <w:t xml:space="preserve"> and to adapt to deleterious climate change impacts that </w:t>
      </w:r>
    </w:p>
    <w:p w14:paraId="755DB6D1" w14:textId="77777777" w:rsidR="00334A03" w:rsidRPr="0003657A" w:rsidRDefault="00334A03" w:rsidP="00334A03">
      <w:pPr>
        <w:rPr>
          <w:rStyle w:val="StyleBoldUnderline"/>
        </w:rPr>
      </w:pPr>
      <w:proofErr w:type="gramStart"/>
      <w:r w:rsidRPr="0003657A">
        <w:rPr>
          <w:rStyle w:val="StyleBoldUnderline"/>
        </w:rPr>
        <w:t>probably</w:t>
      </w:r>
      <w:proofErr w:type="gramEnd"/>
      <w:r w:rsidRPr="0003657A">
        <w:rPr>
          <w:rStyle w:val="StyleBoldUnderline"/>
        </w:rPr>
        <w:t xml:space="preserve"> cannot be avoided.” (NRC, 2010b, c)</w:t>
      </w:r>
    </w:p>
    <w:p w14:paraId="273B615E" w14:textId="77777777" w:rsidR="00334A03" w:rsidRDefault="00334A03" w:rsidP="00334A03">
      <w:pPr>
        <w:rPr>
          <w:rStyle w:val="StyleBoldUnderline"/>
        </w:rPr>
      </w:pPr>
    </w:p>
    <w:p w14:paraId="2C132D4A" w14:textId="77777777" w:rsidR="005C3805" w:rsidRDefault="005C3805" w:rsidP="00334A03">
      <w:pPr>
        <w:rPr>
          <w:rStyle w:val="StyleBoldUnderline"/>
        </w:rPr>
      </w:pPr>
    </w:p>
    <w:p w14:paraId="76BD3710" w14:textId="77777777" w:rsidR="005C3805" w:rsidRPr="00D621BE" w:rsidRDefault="005C3805" w:rsidP="005C3805">
      <w:pPr>
        <w:pStyle w:val="Heading4"/>
      </w:pPr>
      <w:r w:rsidRPr="00D621BE">
        <w:t>Warming causes extinction</w:t>
      </w:r>
    </w:p>
    <w:p w14:paraId="53F65015" w14:textId="77777777" w:rsidR="005C3805" w:rsidRPr="002D34F8" w:rsidRDefault="005C3805" w:rsidP="005C3805">
      <w:pPr>
        <w:rPr>
          <w:b/>
          <w:sz w:val="20"/>
          <w:szCs w:val="20"/>
        </w:rPr>
      </w:pPr>
      <w:r w:rsidRPr="002D34F8">
        <w:rPr>
          <w:rStyle w:val="StyleStyleBold12pt"/>
          <w:highlight w:val="yellow"/>
        </w:rPr>
        <w:t>EAN 12</w:t>
      </w:r>
      <w:r w:rsidRPr="00D621BE">
        <w:rPr>
          <w:b/>
        </w:rPr>
        <w:t xml:space="preserve"> </w:t>
      </w:r>
      <w:r w:rsidRPr="00D621BE">
        <w:t>(</w:t>
      </w:r>
      <w:r w:rsidRPr="002D34F8">
        <w:rPr>
          <w:rStyle w:val="StyleStyleBold12pt"/>
          <w:b w:val="0"/>
          <w:sz w:val="20"/>
          <w:szCs w:val="20"/>
        </w:rPr>
        <w:t xml:space="preserve">The, </w:t>
      </w:r>
      <w:proofErr w:type="spellStart"/>
      <w:r w:rsidRPr="002D34F8">
        <w:rPr>
          <w:rStyle w:val="StyleStyleBold12pt"/>
          <w:b w:val="0"/>
          <w:sz w:val="20"/>
          <w:szCs w:val="20"/>
        </w:rPr>
        <w:t>EurActiv</w:t>
      </w:r>
      <w:proofErr w:type="spellEnd"/>
      <w:r w:rsidRPr="002D34F8">
        <w:rPr>
          <w:rStyle w:val="StyleStyleBold12pt"/>
          <w:b w:val="0"/>
          <w:sz w:val="20"/>
          <w:szCs w:val="20"/>
        </w:rPr>
        <w:t xml:space="preserve"> Network, EU political news network providing policy information and current events throughout several countries in 15 languages, citing the Royal Society’s findings, 3-20-12, “EU Climate Broker: World Faces 4 Degrees of Warming,” </w:t>
      </w:r>
      <w:hyperlink r:id="rId27" w:history="1">
        <w:r w:rsidRPr="002D34F8">
          <w:rPr>
            <w:rStyle w:val="StyleStyleBold12pt"/>
            <w:b w:val="0"/>
            <w:sz w:val="20"/>
            <w:szCs w:val="20"/>
          </w:rPr>
          <w:t>http://www.euractiv.com/climate-environment/eu-climate-broker-world-faces-4-degrees-warming-news-511586</w:t>
        </w:r>
      </w:hyperlink>
      <w:r w:rsidRPr="002D34F8">
        <w:rPr>
          <w:rStyle w:val="StyleStyleBold12pt"/>
          <w:b w:val="0"/>
          <w:sz w:val="20"/>
          <w:szCs w:val="20"/>
        </w:rPr>
        <w:t xml:space="preserve">) </w:t>
      </w:r>
    </w:p>
    <w:p w14:paraId="2B6B056E" w14:textId="77777777" w:rsidR="005C3805" w:rsidRPr="00D621BE" w:rsidRDefault="005C3805" w:rsidP="005C3805"/>
    <w:p w14:paraId="43BC1198" w14:textId="77777777" w:rsidR="005C3805" w:rsidRPr="00D621BE" w:rsidRDefault="005C3805" w:rsidP="005C3805">
      <w:pPr>
        <w:rPr>
          <w:sz w:val="16"/>
        </w:rPr>
      </w:pPr>
      <w:r w:rsidRPr="002D34F8">
        <w:rPr>
          <w:rStyle w:val="StyleBoldUnderline"/>
          <w:highlight w:val="yellow"/>
        </w:rPr>
        <w:t>Existential risk</w:t>
      </w:r>
      <w:r w:rsidRPr="002D34F8">
        <w:rPr>
          <w:rStyle w:val="StyleBoldUnderline"/>
        </w:rPr>
        <w:t xml:space="preserve"> </w:t>
      </w:r>
      <w:proofErr w:type="gramStart"/>
      <w:r w:rsidRPr="002D34F8">
        <w:rPr>
          <w:rStyle w:val="StyleBoldUnderline"/>
        </w:rPr>
        <w:t>A</w:t>
      </w:r>
      <w:proofErr w:type="gramEnd"/>
      <w:r w:rsidRPr="002D34F8">
        <w:rPr>
          <w:rStyle w:val="StyleBoldUnderline"/>
        </w:rPr>
        <w:t xml:space="preserve"> report by the Royal Society last year found that with planetary warming of four degrees or more, the limits for human and environmental adaptation “are likely to be exceeded in many parts of the world”. The London-based Royal Society report estimated that at </w:t>
      </w:r>
      <w:r w:rsidRPr="002D34F8">
        <w:rPr>
          <w:rStyle w:val="StyleBoldUnderline"/>
          <w:highlight w:val="yellow"/>
        </w:rPr>
        <w:t>four degrees of global warming, half the world’s current agricultural land would become unusable</w:t>
      </w:r>
      <w:r w:rsidRPr="002D34F8">
        <w:rPr>
          <w:rStyle w:val="StyleBoldUnderline"/>
        </w:rPr>
        <w:t xml:space="preserve">, sea levels would rise by up to two </w:t>
      </w:r>
      <w:proofErr w:type="spellStart"/>
      <w:r w:rsidRPr="002D34F8">
        <w:rPr>
          <w:rStyle w:val="StyleBoldUnderline"/>
        </w:rPr>
        <w:t>metres</w:t>
      </w:r>
      <w:proofErr w:type="spellEnd"/>
      <w:r w:rsidRPr="002D34F8">
        <w:rPr>
          <w:rStyle w:val="StyleBoldUnderline"/>
        </w:rPr>
        <w:t xml:space="preserve">, and around </w:t>
      </w:r>
      <w:r w:rsidRPr="002D34F8">
        <w:rPr>
          <w:rStyle w:val="StyleBoldUnderline"/>
          <w:highlight w:val="yellow"/>
        </w:rPr>
        <w:t>40% of the world’s species would become extinct. Meanwhile droughts and wildfires would ravage the globe. “The ecosystem services upon which human livelihoods depend would not be preserved,”</w:t>
      </w:r>
      <w:r w:rsidRPr="00D621BE">
        <w:rPr>
          <w:sz w:val="16"/>
          <w:szCs w:val="18"/>
        </w:rPr>
        <w:t xml:space="preserve"> the authors contended. “I would be interested to hear from the US and Japan what they intend to bring to the table in the negotiations this year to at least start bridging that gap [between two and four degrees],” </w:t>
      </w:r>
      <w:proofErr w:type="spellStart"/>
      <w:r w:rsidRPr="00D621BE">
        <w:rPr>
          <w:sz w:val="16"/>
          <w:szCs w:val="18"/>
        </w:rPr>
        <w:t>Runge</w:t>
      </w:r>
      <w:proofErr w:type="spellEnd"/>
      <w:r w:rsidRPr="00D621BE">
        <w:rPr>
          <w:sz w:val="16"/>
          <w:szCs w:val="18"/>
        </w:rPr>
        <w:t xml:space="preserve">-Metzger said. </w:t>
      </w:r>
    </w:p>
    <w:p w14:paraId="20FBDCBF" w14:textId="77777777" w:rsidR="005C3805" w:rsidRPr="00D621BE" w:rsidRDefault="005C3805" w:rsidP="005C3805">
      <w:pPr>
        <w:rPr>
          <w:sz w:val="14"/>
        </w:rPr>
      </w:pPr>
    </w:p>
    <w:p w14:paraId="79504DC5" w14:textId="77777777" w:rsidR="005C3805" w:rsidRPr="0003657A" w:rsidRDefault="005C3805" w:rsidP="00334A03">
      <w:pPr>
        <w:rPr>
          <w:rStyle w:val="StyleBoldUnderline"/>
        </w:rPr>
      </w:pPr>
    </w:p>
    <w:p w14:paraId="18C47C39" w14:textId="77777777" w:rsidR="00334A03" w:rsidRDefault="006D7709" w:rsidP="006D7709">
      <w:pPr>
        <w:pStyle w:val="Heading3"/>
      </w:pPr>
      <w:r>
        <w:lastRenderedPageBreak/>
        <w:t xml:space="preserve">Co-op solves warming </w:t>
      </w:r>
    </w:p>
    <w:p w14:paraId="44DE61B6" w14:textId="77777777" w:rsidR="00334A03" w:rsidRDefault="00334A03" w:rsidP="00BC49DD">
      <w:pPr>
        <w:pStyle w:val="Heading4"/>
      </w:pPr>
      <w:r>
        <w:t>Co</w:t>
      </w:r>
      <w:r w:rsidR="002D34F8">
        <w:t>-</w:t>
      </w:r>
      <w:r>
        <w:t>op key to solve warming</w:t>
      </w:r>
    </w:p>
    <w:p w14:paraId="22575624" w14:textId="77777777" w:rsidR="0003657A" w:rsidRPr="0003657A" w:rsidRDefault="0003657A" w:rsidP="0003657A">
      <w:pPr>
        <w:rPr>
          <w:rStyle w:val="StyleStyleBold12pt"/>
        </w:rPr>
      </w:pPr>
      <w:r w:rsidRPr="0003657A">
        <w:rPr>
          <w:rStyle w:val="StyleStyleBold12pt"/>
        </w:rPr>
        <w:t xml:space="preserve">ACS 10 </w:t>
      </w:r>
    </w:p>
    <w:p w14:paraId="0B906073" w14:textId="77777777" w:rsidR="0003657A" w:rsidRPr="0003657A" w:rsidRDefault="0003657A" w:rsidP="0003657A">
      <w:pPr>
        <w:rPr>
          <w:sz w:val="20"/>
          <w:szCs w:val="20"/>
        </w:rPr>
      </w:pPr>
      <w:r w:rsidRPr="0003657A">
        <w:rPr>
          <w:sz w:val="20"/>
          <w:szCs w:val="20"/>
        </w:rPr>
        <w:t xml:space="preserve">The American Chemical Society is a non-profit scientific and educational organization, chartered by Congress, with more than 163,000 chemical scientists and engineers as members CLIMATE CHANGE </w:t>
      </w:r>
      <w:hyperlink r:id="rId28" w:history="1">
        <w:r w:rsidRPr="0003657A">
          <w:rPr>
            <w:rStyle w:val="Hyperlink"/>
            <w:sz w:val="20"/>
            <w:szCs w:val="20"/>
          </w:rPr>
          <w:t>http://www.acs.org/content/dam/acsorg/policy/publicpolicies/promote/globalclimatechange/2010-15-climate-statement-pdf.pdf</w:t>
        </w:r>
      </w:hyperlink>
    </w:p>
    <w:p w14:paraId="3CD0C630" w14:textId="77777777" w:rsidR="00334A03" w:rsidRDefault="00334A03" w:rsidP="00334A03"/>
    <w:p w14:paraId="304FF1EF" w14:textId="77777777" w:rsidR="00334A03" w:rsidRPr="002D34F8" w:rsidRDefault="00334A03" w:rsidP="00334A03">
      <w:pPr>
        <w:rPr>
          <w:sz w:val="20"/>
          <w:szCs w:val="20"/>
        </w:rPr>
      </w:pPr>
      <w:r w:rsidRPr="002D34F8">
        <w:rPr>
          <w:sz w:val="20"/>
          <w:szCs w:val="20"/>
        </w:rPr>
        <w:t xml:space="preserve">Successfully addressing the challenges of global, regional, and local climate change requires </w:t>
      </w:r>
    </w:p>
    <w:p w14:paraId="06013725" w14:textId="77777777" w:rsidR="00334A03" w:rsidRPr="002D34F8" w:rsidRDefault="00334A03" w:rsidP="00334A03">
      <w:pPr>
        <w:rPr>
          <w:sz w:val="20"/>
          <w:szCs w:val="20"/>
        </w:rPr>
      </w:pPr>
      <w:proofErr w:type="gramStart"/>
      <w:r w:rsidRPr="002D34F8">
        <w:rPr>
          <w:sz w:val="20"/>
          <w:szCs w:val="20"/>
        </w:rPr>
        <w:t>enhanced</w:t>
      </w:r>
      <w:proofErr w:type="gramEnd"/>
      <w:r w:rsidRPr="002D34F8">
        <w:rPr>
          <w:sz w:val="20"/>
          <w:szCs w:val="20"/>
        </w:rPr>
        <w:t xml:space="preserve"> understanding of Earth system dynamics at many scales. Climate change is a very </w:t>
      </w:r>
    </w:p>
    <w:p w14:paraId="77AD2755" w14:textId="77777777" w:rsidR="00334A03" w:rsidRPr="002D34F8" w:rsidRDefault="00334A03" w:rsidP="00334A03">
      <w:pPr>
        <w:rPr>
          <w:sz w:val="20"/>
          <w:szCs w:val="20"/>
        </w:rPr>
      </w:pPr>
      <w:proofErr w:type="gramStart"/>
      <w:r w:rsidRPr="002D34F8">
        <w:rPr>
          <w:sz w:val="20"/>
          <w:szCs w:val="20"/>
        </w:rPr>
        <w:t>complex</w:t>
      </w:r>
      <w:proofErr w:type="gramEnd"/>
      <w:r w:rsidRPr="002D34F8">
        <w:rPr>
          <w:sz w:val="20"/>
          <w:szCs w:val="20"/>
        </w:rPr>
        <w:t xml:space="preserve"> phenomenon involving the coupled physical, chemical, and biological processes affecting </w:t>
      </w:r>
    </w:p>
    <w:p w14:paraId="48CADE1E" w14:textId="77777777" w:rsidR="00334A03" w:rsidRPr="00BC49DD" w:rsidRDefault="00334A03" w:rsidP="00334A03">
      <w:pPr>
        <w:rPr>
          <w:rStyle w:val="StyleBoldUnderline"/>
          <w:highlight w:val="yellow"/>
        </w:rPr>
      </w:pPr>
      <w:proofErr w:type="gramStart"/>
      <w:r w:rsidRPr="002D34F8">
        <w:rPr>
          <w:sz w:val="20"/>
          <w:szCs w:val="20"/>
        </w:rPr>
        <w:t>the</w:t>
      </w:r>
      <w:proofErr w:type="gramEnd"/>
      <w:r w:rsidRPr="002D34F8">
        <w:rPr>
          <w:sz w:val="20"/>
          <w:szCs w:val="20"/>
        </w:rPr>
        <w:t xml:space="preserve"> atmosphere, land and fresh water surfaces, and the oceans. (NRC, 2010a)</w:t>
      </w:r>
      <w:r>
        <w:t xml:space="preserve"> </w:t>
      </w:r>
      <w:r w:rsidRPr="00BC49DD">
        <w:rPr>
          <w:rStyle w:val="StyleBoldUnderline"/>
          <w:highlight w:val="yellow"/>
        </w:rPr>
        <w:t>The U</w:t>
      </w:r>
      <w:r w:rsidRPr="00BC49DD">
        <w:rPr>
          <w:rStyle w:val="StyleBoldUnderline"/>
        </w:rPr>
        <w:t xml:space="preserve">nited </w:t>
      </w:r>
      <w:r w:rsidRPr="00BC49DD">
        <w:rPr>
          <w:rStyle w:val="StyleBoldUnderline"/>
          <w:highlight w:val="yellow"/>
        </w:rPr>
        <w:t>S</w:t>
      </w:r>
      <w:r w:rsidRPr="00BC49DD">
        <w:rPr>
          <w:rStyle w:val="StyleBoldUnderline"/>
        </w:rPr>
        <w:t xml:space="preserve">tates </w:t>
      </w:r>
      <w:r w:rsidRPr="00BC49DD">
        <w:rPr>
          <w:rStyle w:val="StyleBoldUnderline"/>
          <w:highlight w:val="yellow"/>
        </w:rPr>
        <w:t xml:space="preserve">has </w:t>
      </w:r>
    </w:p>
    <w:p w14:paraId="29B7F0A7" w14:textId="77777777" w:rsidR="00334A03" w:rsidRPr="00BC49DD" w:rsidRDefault="00334A03" w:rsidP="00334A03">
      <w:pPr>
        <w:rPr>
          <w:rStyle w:val="StyleBoldUnderline"/>
          <w:highlight w:val="yellow"/>
        </w:rPr>
      </w:pPr>
      <w:proofErr w:type="gramStart"/>
      <w:r w:rsidRPr="00BC49DD">
        <w:rPr>
          <w:rStyle w:val="StyleBoldUnderline"/>
          <w:highlight w:val="yellow"/>
        </w:rPr>
        <w:t>been</w:t>
      </w:r>
      <w:proofErr w:type="gramEnd"/>
      <w:r w:rsidRPr="00BC49DD">
        <w:rPr>
          <w:rStyle w:val="StyleBoldUnderline"/>
          <w:highlight w:val="yellow"/>
        </w:rPr>
        <w:t xml:space="preserve"> a leader in Earth system and climate change research</w:t>
      </w:r>
      <w:r w:rsidRPr="00BC49DD">
        <w:rPr>
          <w:rStyle w:val="StyleBoldUnderline"/>
        </w:rPr>
        <w:t xml:space="preserve">, and, after a reduction in support at </w:t>
      </w:r>
      <w:proofErr w:type="spellStart"/>
      <w:r w:rsidRPr="00BC49DD">
        <w:rPr>
          <w:rStyle w:val="StyleBoldUnderline"/>
        </w:rPr>
        <w:t>middecade</w:t>
      </w:r>
      <w:proofErr w:type="spellEnd"/>
      <w:r w:rsidRPr="00BC49DD">
        <w:rPr>
          <w:rStyle w:val="StyleBoldUnderline"/>
        </w:rPr>
        <w:t xml:space="preserve">, </w:t>
      </w:r>
      <w:r w:rsidRPr="00BC49DD">
        <w:rPr>
          <w:rStyle w:val="StyleBoldUnderline"/>
          <w:highlight w:val="yellow"/>
        </w:rPr>
        <w:t>federal funding has recently increased.</w:t>
      </w:r>
      <w:r w:rsidRPr="00BC49DD">
        <w:rPr>
          <w:rStyle w:val="StyleBoldUnderline"/>
        </w:rPr>
        <w:t xml:space="preserve"> </w:t>
      </w:r>
      <w:r w:rsidRPr="00BC49DD">
        <w:rPr>
          <w:rStyle w:val="StyleBoldUnderline"/>
          <w:highlight w:val="yellow"/>
        </w:rPr>
        <w:t xml:space="preserve">This enhanced research funding is required to </w:t>
      </w:r>
    </w:p>
    <w:p w14:paraId="109802A6" w14:textId="77777777" w:rsidR="00334A03" w:rsidRPr="00BC49DD" w:rsidRDefault="00334A03" w:rsidP="00334A03">
      <w:pPr>
        <w:rPr>
          <w:rStyle w:val="StyleBoldUnderline"/>
        </w:rPr>
      </w:pPr>
      <w:proofErr w:type="gramStart"/>
      <w:r w:rsidRPr="00BC49DD">
        <w:rPr>
          <w:rStyle w:val="StyleBoldUnderline"/>
          <w:highlight w:val="yellow"/>
        </w:rPr>
        <w:t>support</w:t>
      </w:r>
      <w:proofErr w:type="gramEnd"/>
      <w:r w:rsidRPr="00BC49DD">
        <w:rPr>
          <w:rStyle w:val="StyleBoldUnderline"/>
          <w:highlight w:val="yellow"/>
        </w:rPr>
        <w:t xml:space="preserve"> increased activities</w:t>
      </w:r>
      <w:r w:rsidRPr="00BC49DD">
        <w:rPr>
          <w:rStyle w:val="StyleBoldUnderline"/>
        </w:rPr>
        <w:t xml:space="preserve"> addressing a range of vital topics</w:t>
      </w:r>
      <w:r w:rsidRPr="00BC49DD">
        <w:rPr>
          <w:rStyle w:val="StyleBoldUnderline"/>
          <w:highlight w:val="yellow"/>
        </w:rPr>
        <w:t>, including</w:t>
      </w:r>
      <w:r w:rsidRPr="00BC49DD">
        <w:rPr>
          <w:rStyle w:val="StyleBoldUnderline"/>
        </w:rPr>
        <w:t xml:space="preserve"> atmospheric chemistry, </w:t>
      </w:r>
    </w:p>
    <w:p w14:paraId="32AA54D3" w14:textId="77777777" w:rsidR="00334A03" w:rsidRPr="00BC49DD" w:rsidRDefault="00334A03" w:rsidP="00334A03">
      <w:pPr>
        <w:rPr>
          <w:rStyle w:val="StyleBoldUnderline"/>
          <w:highlight w:val="yellow"/>
        </w:rPr>
      </w:pPr>
      <w:proofErr w:type="gramStart"/>
      <w:r w:rsidRPr="00BC49DD">
        <w:rPr>
          <w:rStyle w:val="StyleBoldUnderline"/>
        </w:rPr>
        <w:t>dynamics</w:t>
      </w:r>
      <w:proofErr w:type="gramEnd"/>
      <w:r w:rsidRPr="00BC49DD">
        <w:rPr>
          <w:rStyle w:val="StyleBoldUnderline"/>
        </w:rPr>
        <w:t xml:space="preserve"> and </w:t>
      </w:r>
      <w:proofErr w:type="spellStart"/>
      <w:r w:rsidRPr="00BC49DD">
        <w:rPr>
          <w:rStyle w:val="StyleBoldUnderline"/>
        </w:rPr>
        <w:t>radiative</w:t>
      </w:r>
      <w:proofErr w:type="spellEnd"/>
      <w:r w:rsidRPr="00BC49DD">
        <w:rPr>
          <w:rStyle w:val="StyleBoldUnderline"/>
        </w:rPr>
        <w:t xml:space="preserve"> transport; cloud and aerosol chemistry and physics; </w:t>
      </w:r>
      <w:r w:rsidRPr="00BC49DD">
        <w:rPr>
          <w:rStyle w:val="StyleBoldUnderline"/>
          <w:highlight w:val="yellow"/>
        </w:rPr>
        <w:t xml:space="preserve">ocean biogeochemistry </w:t>
      </w:r>
    </w:p>
    <w:p w14:paraId="4B84F72C" w14:textId="77777777" w:rsidR="00334A03" w:rsidRPr="00BC49DD" w:rsidRDefault="00334A03" w:rsidP="00334A03">
      <w:pPr>
        <w:rPr>
          <w:rStyle w:val="StyleBoldUnderline"/>
          <w:highlight w:val="yellow"/>
        </w:rPr>
      </w:pPr>
      <w:proofErr w:type="gramStart"/>
      <w:r w:rsidRPr="00BC49DD">
        <w:rPr>
          <w:rStyle w:val="StyleBoldUnderline"/>
          <w:highlight w:val="yellow"/>
        </w:rPr>
        <w:t>and</w:t>
      </w:r>
      <w:proofErr w:type="gramEnd"/>
      <w:r w:rsidRPr="00BC49DD">
        <w:rPr>
          <w:rStyle w:val="StyleBoldUnderline"/>
          <w:highlight w:val="yellow"/>
        </w:rPr>
        <w:t xml:space="preserve"> dynamics; glacial, ice cap and sea ice dynamics</w:t>
      </w:r>
      <w:r w:rsidRPr="00BC49DD">
        <w:rPr>
          <w:rStyle w:val="StyleBoldUnderline"/>
        </w:rPr>
        <w:t xml:space="preserve">; hydrology; terrestrial and </w:t>
      </w:r>
      <w:r w:rsidRPr="00BC49DD">
        <w:rPr>
          <w:rStyle w:val="StyleBoldUnderline"/>
          <w:highlight w:val="yellow"/>
        </w:rPr>
        <w:t xml:space="preserve">ocean ecology; soil </w:t>
      </w:r>
    </w:p>
    <w:p w14:paraId="470B28A1" w14:textId="77777777" w:rsidR="00334A03" w:rsidRPr="002D34F8" w:rsidRDefault="00334A03" w:rsidP="00334A03">
      <w:pPr>
        <w:rPr>
          <w:sz w:val="20"/>
          <w:szCs w:val="20"/>
        </w:rPr>
      </w:pPr>
      <w:proofErr w:type="gramStart"/>
      <w:r w:rsidRPr="00BC49DD">
        <w:rPr>
          <w:rStyle w:val="StyleBoldUnderline"/>
          <w:highlight w:val="yellow"/>
        </w:rPr>
        <w:t>microbiology</w:t>
      </w:r>
      <w:proofErr w:type="gramEnd"/>
      <w:r w:rsidRPr="00BC49DD">
        <w:rPr>
          <w:rStyle w:val="StyleBoldUnderline"/>
          <w:highlight w:val="yellow"/>
        </w:rPr>
        <w:t>; multi-scale Earth system modeling and other key discipline</w:t>
      </w:r>
      <w:r w:rsidRPr="00BC49DD">
        <w:rPr>
          <w:highlight w:val="yellow"/>
        </w:rPr>
        <w:t>s</w:t>
      </w:r>
      <w:r>
        <w:t xml:space="preserve">. </w:t>
      </w:r>
      <w:r w:rsidRPr="002D34F8">
        <w:rPr>
          <w:sz w:val="20"/>
          <w:szCs w:val="20"/>
        </w:rPr>
        <w:t xml:space="preserve">The ability to quantify </w:t>
      </w:r>
    </w:p>
    <w:p w14:paraId="12227392" w14:textId="77777777" w:rsidR="00334A03" w:rsidRPr="002D34F8" w:rsidRDefault="00334A03" w:rsidP="00334A03">
      <w:pPr>
        <w:rPr>
          <w:sz w:val="20"/>
          <w:szCs w:val="20"/>
        </w:rPr>
      </w:pPr>
      <w:proofErr w:type="gramStart"/>
      <w:r w:rsidRPr="002D34F8">
        <w:rPr>
          <w:sz w:val="20"/>
          <w:szCs w:val="20"/>
        </w:rPr>
        <w:t>trends</w:t>
      </w:r>
      <w:proofErr w:type="gramEnd"/>
      <w:r w:rsidRPr="002D34F8">
        <w:rPr>
          <w:sz w:val="20"/>
          <w:szCs w:val="20"/>
        </w:rPr>
        <w:t xml:space="preserve"> in climate parameters and resulting impacts on geological and ecological systems at relevant </w:t>
      </w:r>
    </w:p>
    <w:p w14:paraId="4EB85BAA" w14:textId="77777777" w:rsidR="00334A03" w:rsidRPr="002D34F8" w:rsidRDefault="00334A03" w:rsidP="00334A03">
      <w:pPr>
        <w:rPr>
          <w:sz w:val="20"/>
          <w:szCs w:val="20"/>
        </w:rPr>
      </w:pPr>
      <w:proofErr w:type="gramStart"/>
      <w:r w:rsidRPr="002D34F8">
        <w:rPr>
          <w:sz w:val="20"/>
          <w:szCs w:val="20"/>
        </w:rPr>
        <w:t>scales</w:t>
      </w:r>
      <w:proofErr w:type="gramEnd"/>
      <w:r w:rsidRPr="002D34F8">
        <w:rPr>
          <w:sz w:val="20"/>
          <w:szCs w:val="20"/>
        </w:rPr>
        <w:t xml:space="preserve"> will require the enhancement and maintenance of sophisticated Earth observation satellites as </w:t>
      </w:r>
    </w:p>
    <w:p w14:paraId="11A1685F" w14:textId="77777777" w:rsidR="00334A03" w:rsidRPr="002D34F8" w:rsidRDefault="00334A03" w:rsidP="00334A03">
      <w:pPr>
        <w:rPr>
          <w:sz w:val="20"/>
          <w:szCs w:val="20"/>
        </w:rPr>
      </w:pPr>
      <w:proofErr w:type="gramStart"/>
      <w:r w:rsidRPr="002D34F8">
        <w:rPr>
          <w:sz w:val="20"/>
          <w:szCs w:val="20"/>
        </w:rPr>
        <w:t>well</w:t>
      </w:r>
      <w:proofErr w:type="gramEnd"/>
      <w:r w:rsidRPr="002D34F8">
        <w:rPr>
          <w:sz w:val="20"/>
          <w:szCs w:val="20"/>
        </w:rPr>
        <w:t xml:space="preserve"> as comprehensive in situ atmospheric, oceanic, and ecological sensor systems. Earth systems </w:t>
      </w:r>
    </w:p>
    <w:p w14:paraId="782DAF4B" w14:textId="77777777" w:rsidR="00334A03" w:rsidRPr="002D34F8" w:rsidRDefault="00334A03" w:rsidP="00334A03">
      <w:pPr>
        <w:rPr>
          <w:sz w:val="20"/>
          <w:szCs w:val="20"/>
        </w:rPr>
      </w:pPr>
      <w:proofErr w:type="gramStart"/>
      <w:r w:rsidRPr="002D34F8">
        <w:rPr>
          <w:sz w:val="20"/>
          <w:szCs w:val="20"/>
        </w:rPr>
        <w:t>research</w:t>
      </w:r>
      <w:proofErr w:type="gramEnd"/>
      <w:r w:rsidRPr="002D34F8">
        <w:rPr>
          <w:sz w:val="20"/>
          <w:szCs w:val="20"/>
        </w:rPr>
        <w:t xml:space="preserve"> must thoroughly investigate the rate, extent, and consequences of changing ocean acidity </w:t>
      </w:r>
    </w:p>
    <w:p w14:paraId="0BAAC596" w14:textId="77777777" w:rsidR="00334A03" w:rsidRPr="002D34F8" w:rsidRDefault="00334A03" w:rsidP="00334A03">
      <w:pPr>
        <w:rPr>
          <w:sz w:val="20"/>
          <w:szCs w:val="20"/>
        </w:rPr>
      </w:pPr>
      <w:r w:rsidRPr="002D34F8">
        <w:rPr>
          <w:sz w:val="20"/>
          <w:szCs w:val="20"/>
        </w:rPr>
        <w:t xml:space="preserve">(NRC, 2010e) and to evaluate the effectiveness and consequences of </w:t>
      </w:r>
      <w:proofErr w:type="spellStart"/>
      <w:r w:rsidRPr="002D34F8">
        <w:rPr>
          <w:sz w:val="20"/>
          <w:szCs w:val="20"/>
        </w:rPr>
        <w:t>geoengineering</w:t>
      </w:r>
      <w:proofErr w:type="spellEnd"/>
      <w:r w:rsidRPr="002D34F8">
        <w:rPr>
          <w:sz w:val="20"/>
          <w:szCs w:val="20"/>
        </w:rPr>
        <w:t xml:space="preserve"> schemes to </w:t>
      </w:r>
    </w:p>
    <w:p w14:paraId="316AD05A" w14:textId="77777777" w:rsidR="00334A03" w:rsidRPr="002D34F8" w:rsidRDefault="00334A03" w:rsidP="00334A03">
      <w:pPr>
        <w:rPr>
          <w:sz w:val="20"/>
          <w:szCs w:val="20"/>
        </w:rPr>
      </w:pPr>
      <w:proofErr w:type="gramStart"/>
      <w:r w:rsidRPr="002D34F8">
        <w:rPr>
          <w:sz w:val="20"/>
          <w:szCs w:val="20"/>
        </w:rPr>
        <w:t>manipulate</w:t>
      </w:r>
      <w:proofErr w:type="gramEnd"/>
      <w:r w:rsidRPr="002D34F8">
        <w:rPr>
          <w:sz w:val="20"/>
          <w:szCs w:val="20"/>
        </w:rPr>
        <w:t xml:space="preserve"> solar radiation reaching the Earth’s surface and to remove and sequester greenhouse </w:t>
      </w:r>
    </w:p>
    <w:p w14:paraId="69C7E3C2" w14:textId="77777777" w:rsidR="00334A03" w:rsidRPr="00BC49DD" w:rsidRDefault="00334A03" w:rsidP="00334A03">
      <w:pPr>
        <w:rPr>
          <w:rStyle w:val="StyleBoldUnderline"/>
        </w:rPr>
      </w:pPr>
      <w:proofErr w:type="gramStart"/>
      <w:r w:rsidRPr="002D34F8">
        <w:rPr>
          <w:sz w:val="20"/>
          <w:szCs w:val="20"/>
        </w:rPr>
        <w:t>gases</w:t>
      </w:r>
      <w:proofErr w:type="gramEnd"/>
      <w:r w:rsidRPr="002D34F8">
        <w:rPr>
          <w:sz w:val="20"/>
          <w:szCs w:val="20"/>
        </w:rPr>
        <w:t xml:space="preserve"> from emissions streams or the ambient atmosphere.</w:t>
      </w:r>
      <w:r w:rsidR="00BC49DD" w:rsidRPr="002D34F8">
        <w:rPr>
          <w:sz w:val="20"/>
          <w:szCs w:val="20"/>
        </w:rPr>
        <w:t xml:space="preserve"> </w:t>
      </w:r>
      <w:r w:rsidRPr="002D34F8">
        <w:rPr>
          <w:sz w:val="20"/>
          <w:szCs w:val="20"/>
        </w:rPr>
        <w:t xml:space="preserve">However, the research challenge is not only to develop a more comprehensive understanding of </w:t>
      </w:r>
      <w:proofErr w:type="gramStart"/>
      <w:r w:rsidRPr="002D34F8">
        <w:rPr>
          <w:sz w:val="20"/>
          <w:szCs w:val="20"/>
        </w:rPr>
        <w:t xml:space="preserve">the </w:t>
      </w:r>
      <w:r w:rsidR="00BC49DD" w:rsidRPr="002D34F8">
        <w:rPr>
          <w:sz w:val="20"/>
          <w:szCs w:val="20"/>
        </w:rPr>
        <w:t xml:space="preserve"> </w:t>
      </w:r>
      <w:r w:rsidRPr="002D34F8">
        <w:rPr>
          <w:sz w:val="20"/>
          <w:szCs w:val="20"/>
        </w:rPr>
        <w:t>Earth</w:t>
      </w:r>
      <w:proofErr w:type="gramEnd"/>
      <w:r w:rsidRPr="002D34F8">
        <w:rPr>
          <w:sz w:val="20"/>
          <w:szCs w:val="20"/>
        </w:rPr>
        <w:t xml:space="preserve"> systems that create and respond to climate, but to develop the scientific understanding </w:t>
      </w:r>
      <w:r w:rsidR="00BC49DD" w:rsidRPr="002D34F8">
        <w:rPr>
          <w:sz w:val="20"/>
          <w:szCs w:val="20"/>
        </w:rPr>
        <w:t xml:space="preserve"> </w:t>
      </w:r>
      <w:r w:rsidRPr="002D34F8">
        <w:rPr>
          <w:sz w:val="20"/>
          <w:szCs w:val="20"/>
        </w:rPr>
        <w:t>necessary for society to develop, evaluate, and wisely adopt strategies capable of mitigating drastic climate change and to adapt to the inevitable climate changes that are already occurring and will evolve before successful mitigation strategies can be effective.</w:t>
      </w:r>
      <w:r>
        <w:t xml:space="preserve"> </w:t>
      </w:r>
      <w:r w:rsidRPr="00BC49DD">
        <w:rPr>
          <w:rStyle w:val="StyleBoldUnderline"/>
        </w:rPr>
        <w:t>Thus, “climate research needs to be integrative and interdisciplinary,” encompassing many societal components and activities that are profoundly influenced by climate, including fresh water resources, agriculture; fisheries and food production, public health, transportation, the built environment, energy production and use, and economic well-being</w:t>
      </w:r>
      <w:r>
        <w:t>. (</w:t>
      </w:r>
      <w:r w:rsidRPr="002D34F8">
        <w:rPr>
          <w:sz w:val="20"/>
          <w:szCs w:val="20"/>
        </w:rPr>
        <w:t>NRC, 2010a)Recommendation 1a - Maintain robust and uninterrupted federal funding for a comprehensive U.S. Earth systems research program to better define and document current and predict future impacts of climate change on local, regional, national and global scales.</w:t>
      </w:r>
      <w:r>
        <w:t xml:space="preserve"> </w:t>
      </w:r>
      <w:r w:rsidRPr="00BC49DD">
        <w:rPr>
          <w:rStyle w:val="StyleBoldUnderline"/>
          <w:highlight w:val="yellow"/>
        </w:rPr>
        <w:t>Cooperation and collaboration with other nations on both a wide-ranging Earth systems research agenda and the maintenance and enhancement of necessary Earth observing systems that detect and track key climate parameters should be emphasized.</w:t>
      </w:r>
    </w:p>
    <w:p w14:paraId="34798C3A" w14:textId="77777777" w:rsidR="00334A03" w:rsidRDefault="00334A03" w:rsidP="00D17C4E"/>
    <w:p w14:paraId="3605657D" w14:textId="77777777" w:rsidR="00480301" w:rsidRDefault="00480301" w:rsidP="00D17C4E"/>
    <w:p w14:paraId="08132CC7" w14:textId="77777777" w:rsidR="00480301" w:rsidRDefault="00480301" w:rsidP="00D17C4E"/>
    <w:p w14:paraId="62A982E4" w14:textId="77777777" w:rsidR="00480301" w:rsidRDefault="00480301" w:rsidP="00D17C4E"/>
    <w:p w14:paraId="1C0F524D" w14:textId="77777777" w:rsidR="00480301" w:rsidRDefault="00480301" w:rsidP="00480301">
      <w:pPr>
        <w:pStyle w:val="Heading4"/>
      </w:pPr>
      <w:r>
        <w:t xml:space="preserve">Soft power is key to cooperation -- solves climate, disease, crime, and terrorism </w:t>
      </w:r>
    </w:p>
    <w:p w14:paraId="12D515EA" w14:textId="77777777" w:rsidR="00480301" w:rsidRDefault="00480301" w:rsidP="00480301">
      <w:r w:rsidRPr="00CB25BD">
        <w:rPr>
          <w:rStyle w:val="Heading4Char"/>
          <w:highlight w:val="yellow"/>
        </w:rPr>
        <w:t>Nye</w:t>
      </w:r>
      <w:r>
        <w:t xml:space="preserve">, Professor of International Relations, Harvard, </w:t>
      </w:r>
      <w:r w:rsidRPr="00480301">
        <w:rPr>
          <w:rStyle w:val="Heading4Char"/>
        </w:rPr>
        <w:t>‘</w:t>
      </w:r>
      <w:r w:rsidRPr="00CB25BD">
        <w:rPr>
          <w:rStyle w:val="Heading4Char"/>
          <w:highlight w:val="yellow"/>
        </w:rPr>
        <w:t>04</w:t>
      </w:r>
      <w:r>
        <w:t xml:space="preserve"> </w:t>
      </w:r>
    </w:p>
    <w:p w14:paraId="13B65F7E" w14:textId="77777777" w:rsidR="00480301" w:rsidRDefault="00480301" w:rsidP="00480301">
      <w:r>
        <w:t xml:space="preserve"> [Joseph S., “Soft Power and American Foreign Policy,” Summer 2004, Political Science Quarterly, Volume 119, </w:t>
      </w:r>
    </w:p>
    <w:p w14:paraId="567A2210" w14:textId="77777777" w:rsidR="00480301" w:rsidRDefault="00480301" w:rsidP="00480301">
      <w:r>
        <w:lastRenderedPageBreak/>
        <w:t xml:space="preserve">Issue 2; page 255, </w:t>
      </w:r>
      <w:proofErr w:type="spellStart"/>
      <w:r>
        <w:t>proquest</w:t>
      </w:r>
      <w:proofErr w:type="spellEnd"/>
      <w:r>
        <w:t>, download date: 9-21-07]</w:t>
      </w:r>
    </w:p>
    <w:p w14:paraId="2679AFFB" w14:textId="77777777" w:rsidR="00480301" w:rsidRDefault="00480301" w:rsidP="00480301">
      <w:r>
        <w:t xml:space="preserve"> </w:t>
      </w:r>
    </w:p>
    <w:p w14:paraId="256106CD" w14:textId="77777777" w:rsidR="00480301" w:rsidRDefault="00480301" w:rsidP="00480301">
      <w:pPr>
        <w:rPr>
          <w:rStyle w:val="StyleBoldUnderline"/>
        </w:rPr>
      </w:pPr>
      <w:r w:rsidRPr="00480301">
        <w:rPr>
          <w:sz w:val="16"/>
          <w:szCs w:val="16"/>
        </w:rPr>
        <w:t xml:space="preserve">Power depends on context, and the distribution of power differs greatly in different domains. In the global information age, power is distributed among ¶ countries in a pattern that resembles a complex three-dimensional chess game. On the top chessboard of political-military issues, military power is largely ¶ unipolar, but on the economic board, the United States is not a hegemon or an empire, and it must bargain as an equal when Europe acts in a unified way. ¶ </w:t>
      </w:r>
      <w:proofErr w:type="gramStart"/>
      <w:r w:rsidRPr="00480301">
        <w:rPr>
          <w:sz w:val="16"/>
          <w:szCs w:val="16"/>
        </w:rPr>
        <w:t>And</w:t>
      </w:r>
      <w:proofErr w:type="gramEnd"/>
      <w:r w:rsidRPr="00480301">
        <w:rPr>
          <w:sz w:val="16"/>
          <w:szCs w:val="16"/>
        </w:rPr>
        <w:t xml:space="preserve"> on the bottom chessboard of transnational relations, power is chaotically dispersed, and it makes no sense to use traditional terms such as </w:t>
      </w:r>
      <w:proofErr w:type="spellStart"/>
      <w:r w:rsidRPr="00480301">
        <w:rPr>
          <w:sz w:val="16"/>
          <w:szCs w:val="16"/>
        </w:rPr>
        <w:t>unipolarity</w:t>
      </w:r>
      <w:proofErr w:type="spellEnd"/>
      <w:r w:rsidRPr="00480301">
        <w:rPr>
          <w:sz w:val="16"/>
          <w:szCs w:val="16"/>
        </w:rPr>
        <w:t xml:space="preserve">, ¶ hegemony, or American empire. Those who recommend an imperial American foreign policy based on traditional military descriptions of American power ¶ are relying on woefully inadequate analysis. If you are in a three-dimensional game, you will lose if you focus only on one board and fail to notice the other ¶ boards and the vertical connections among them-witness the connections in the war on terrorism between military actions on the top board, where we ¶ removed a dangerous tyrant in Iraq, but simultaneously increased the ability of the al Qaeda network to gain new recruits on the bottom, transnational ¶ board. Because of its leading edge in the information revolution and its past investment in military power, the United States will likely remain the world's ¶ single most powerful country well into the twenty-first century. French dreams of a multipolar military world are unlikely to be realized anytime soon, and ¶ the German Foreign Minister, </w:t>
      </w:r>
      <w:proofErr w:type="spellStart"/>
      <w:r w:rsidRPr="00480301">
        <w:rPr>
          <w:sz w:val="16"/>
          <w:szCs w:val="16"/>
        </w:rPr>
        <w:t>Joschka</w:t>
      </w:r>
      <w:proofErr w:type="spellEnd"/>
      <w:r w:rsidRPr="00480301">
        <w:rPr>
          <w:sz w:val="16"/>
          <w:szCs w:val="16"/>
        </w:rPr>
        <w:t xml:space="preserve"> Fischer, has explicitly eschewed such a </w:t>
      </w:r>
      <w:proofErr w:type="spellStart"/>
      <w:r w:rsidRPr="00480301">
        <w:rPr>
          <w:sz w:val="16"/>
          <w:szCs w:val="16"/>
        </w:rPr>
        <w:t>goal.</w:t>
      </w:r>
      <w:r w:rsidRPr="00480301">
        <w:rPr>
          <w:rStyle w:val="StyleBoldUnderline"/>
        </w:rPr>
        <w:t>But</w:t>
      </w:r>
      <w:proofErr w:type="spellEnd"/>
      <w:r w:rsidRPr="00480301">
        <w:rPr>
          <w:rStyle w:val="StyleBoldUnderline"/>
        </w:rPr>
        <w:t xml:space="preserve"> not all the important types of power come out of the ¶ barrel of a gun</w:t>
      </w:r>
      <w:r>
        <w:t xml:space="preserve">. </w:t>
      </w:r>
      <w:r w:rsidRPr="00480301">
        <w:rPr>
          <w:sz w:val="16"/>
          <w:szCs w:val="16"/>
        </w:rPr>
        <w:t>Hard power is relevant to getting the outcomes we want on all three chessboards, but</w:t>
      </w:r>
      <w:r>
        <w:t xml:space="preserve"> </w:t>
      </w:r>
      <w:r w:rsidRPr="00CB25BD">
        <w:rPr>
          <w:rStyle w:val="StyleBoldUnderline"/>
          <w:highlight w:val="yellow"/>
        </w:rPr>
        <w:t>many</w:t>
      </w:r>
      <w:r w:rsidRPr="00480301">
        <w:rPr>
          <w:rStyle w:val="StyleBoldUnderline"/>
        </w:rPr>
        <w:t xml:space="preserve"> of the transnational ¶ </w:t>
      </w:r>
      <w:r w:rsidRPr="00CB25BD">
        <w:rPr>
          <w:rStyle w:val="StyleBoldUnderline"/>
          <w:highlight w:val="yellow"/>
        </w:rPr>
        <w:t>issues, such as climate change</w:t>
      </w:r>
      <w:r w:rsidRPr="00480301">
        <w:rPr>
          <w:rStyle w:val="StyleBoldUnderline"/>
        </w:rPr>
        <w:t xml:space="preserve">, </w:t>
      </w:r>
      <w:r w:rsidRPr="00CB25BD">
        <w:rPr>
          <w:rStyle w:val="StyleBoldUnderline"/>
          <w:highlight w:val="yellow"/>
        </w:rPr>
        <w:t>the spread of infectious diseases, international crime, and terrorism,</w:t>
      </w:r>
      <w:r w:rsidRPr="00480301">
        <w:rPr>
          <w:rStyle w:val="StyleBoldUnderline"/>
        </w:rPr>
        <w:t xml:space="preserve"> </w:t>
      </w:r>
      <w:r w:rsidRPr="00CB25BD">
        <w:rPr>
          <w:rStyle w:val="StyleBoldUnderline"/>
        </w:rPr>
        <w:t>cannot be resolved by ¶ military force alone.</w:t>
      </w:r>
      <w:r w:rsidRPr="00480301">
        <w:rPr>
          <w:rStyle w:val="StyleBoldUnderline"/>
        </w:rPr>
        <w:t xml:space="preserve"> Representing the dark side of globalization, these issues are inherently multilateral and </w:t>
      </w:r>
      <w:r w:rsidRPr="00CB25BD">
        <w:rPr>
          <w:rStyle w:val="StyleBoldUnderline"/>
          <w:highlight w:val="yellow"/>
        </w:rPr>
        <w:t>require ¶ cooperation for their solution.</w:t>
      </w:r>
      <w:r w:rsidRPr="00480301">
        <w:rPr>
          <w:rStyle w:val="StyleBoldUnderline"/>
        </w:rPr>
        <w:t xml:space="preserve"> Soft power is particularly important in dealing with the issues that arise from the bottom ¶ chessboard of transnational relations. To describe such a world as an American empire fails to capture the real nature of the¶ foreign policy tasks that we face.</w:t>
      </w:r>
    </w:p>
    <w:p w14:paraId="164EBF6A" w14:textId="77777777" w:rsidR="00480301" w:rsidRDefault="00480301" w:rsidP="00480301">
      <w:pPr>
        <w:rPr>
          <w:rStyle w:val="StyleBoldUnderline"/>
        </w:rPr>
      </w:pPr>
    </w:p>
    <w:p w14:paraId="66121049" w14:textId="77777777" w:rsidR="00CB25BD" w:rsidRPr="00D621BE" w:rsidRDefault="00CB25BD" w:rsidP="00CB25BD">
      <w:pPr>
        <w:rPr>
          <w:sz w:val="14"/>
        </w:rPr>
      </w:pPr>
    </w:p>
    <w:p w14:paraId="5E07A4FF" w14:textId="77777777" w:rsidR="00480301" w:rsidRDefault="00480301" w:rsidP="00480301">
      <w:pPr>
        <w:rPr>
          <w:rStyle w:val="StyleBoldUnderline"/>
        </w:rPr>
      </w:pPr>
    </w:p>
    <w:p w14:paraId="6651BABA" w14:textId="77777777" w:rsidR="00B571C4" w:rsidRDefault="005C3805" w:rsidP="005A20DF">
      <w:pPr>
        <w:pStyle w:val="Heading3"/>
      </w:pPr>
      <w:bookmarkStart w:id="1" w:name="_GoBack"/>
      <w:bookmarkEnd w:id="1"/>
      <w:r>
        <w:lastRenderedPageBreak/>
        <w:t xml:space="preserve">AFF </w:t>
      </w:r>
      <w:r w:rsidR="00304710">
        <w:t>Warming happening now</w:t>
      </w:r>
    </w:p>
    <w:p w14:paraId="68756795" w14:textId="77777777" w:rsidR="008F5933" w:rsidRPr="008F5933" w:rsidRDefault="008F5933" w:rsidP="008F5933"/>
    <w:p w14:paraId="7B139C30" w14:textId="77777777" w:rsidR="008F5933" w:rsidRDefault="008F5933" w:rsidP="008F5933">
      <w:pPr>
        <w:pStyle w:val="Heading4"/>
      </w:pPr>
      <w:r>
        <w:t xml:space="preserve">Hurricane sandy proves warming is happening now </w:t>
      </w:r>
    </w:p>
    <w:p w14:paraId="3A5BCE35" w14:textId="77777777" w:rsidR="008F5933" w:rsidRPr="00035B9D" w:rsidRDefault="00B87BDA" w:rsidP="008F5933">
      <w:pPr>
        <w:rPr>
          <w:rStyle w:val="StyleStyleBold12pt"/>
          <w:b w:val="0"/>
          <w:sz w:val="20"/>
          <w:szCs w:val="20"/>
        </w:rPr>
      </w:pPr>
      <w:hyperlink r:id="rId29" w:history="1">
        <w:r w:rsidR="008F5933" w:rsidRPr="0094069B">
          <w:rPr>
            <w:rStyle w:val="StyleStyleBold12pt"/>
            <w:highlight w:val="yellow"/>
          </w:rPr>
          <w:t>Hansen</w:t>
        </w:r>
      </w:hyperlink>
      <w:proofErr w:type="gramStart"/>
      <w:r w:rsidR="008F5933" w:rsidRPr="0094069B">
        <w:rPr>
          <w:rStyle w:val="StyleStyleBold12pt"/>
          <w:highlight w:val="yellow"/>
        </w:rPr>
        <w:t xml:space="preserve">  12</w:t>
      </w:r>
      <w:proofErr w:type="gramEnd"/>
      <w:r w:rsidR="00035B9D">
        <w:rPr>
          <w:rStyle w:val="StyleStyleBold12pt"/>
        </w:rPr>
        <w:t xml:space="preserve"> </w:t>
      </w:r>
      <w:r w:rsidR="00035B9D" w:rsidRPr="00035B9D">
        <w:rPr>
          <w:rStyle w:val="StyleStyleBold12pt"/>
          <w:b w:val="0"/>
          <w:sz w:val="20"/>
          <w:szCs w:val="20"/>
        </w:rPr>
        <w:t>James Hansen is director of </w:t>
      </w:r>
      <w:hyperlink r:id="rId30" w:history="1">
        <w:proofErr w:type="spellStart"/>
        <w:r w:rsidR="00035B9D" w:rsidRPr="00035B9D">
          <w:rPr>
            <w:rStyle w:val="StyleStyleBold12pt"/>
            <w:b w:val="0"/>
            <w:sz w:val="20"/>
            <w:szCs w:val="20"/>
          </w:rPr>
          <w:t>Nasa's</w:t>
        </w:r>
        <w:proofErr w:type="spellEnd"/>
        <w:r w:rsidR="00035B9D" w:rsidRPr="00035B9D">
          <w:rPr>
            <w:rStyle w:val="StyleStyleBold12pt"/>
            <w:b w:val="0"/>
            <w:sz w:val="20"/>
            <w:szCs w:val="20"/>
          </w:rPr>
          <w:t xml:space="preserve"> Goddard Institute for Space Studies</w:t>
        </w:r>
      </w:hyperlink>
      <w:r w:rsidR="00035B9D" w:rsidRPr="00035B9D">
        <w:rPr>
          <w:rStyle w:val="StyleStyleBold12pt"/>
          <w:b w:val="0"/>
          <w:sz w:val="20"/>
          <w:szCs w:val="20"/>
        </w:rPr>
        <w:t> and adjunct professor in the department of earth and environmental sciences at Columbia University</w:t>
      </w:r>
    </w:p>
    <w:p w14:paraId="6F0288F7" w14:textId="77777777" w:rsidR="008F5933" w:rsidRPr="00035B9D" w:rsidRDefault="00035B9D" w:rsidP="008F5933">
      <w:pPr>
        <w:rPr>
          <w:rStyle w:val="StyleStyleBold12pt"/>
          <w:b w:val="0"/>
          <w:sz w:val="20"/>
          <w:szCs w:val="20"/>
        </w:rPr>
      </w:pPr>
      <w:r w:rsidRPr="00035B9D">
        <w:rPr>
          <w:rStyle w:val="StyleStyleBold12pt"/>
          <w:b w:val="0"/>
          <w:sz w:val="20"/>
          <w:szCs w:val="20"/>
        </w:rPr>
        <w:t xml:space="preserve"> </w:t>
      </w:r>
      <w:r w:rsidR="008F5933" w:rsidRPr="00035B9D">
        <w:rPr>
          <w:rStyle w:val="StyleStyleBold12pt"/>
          <w:b w:val="0"/>
          <w:sz w:val="20"/>
          <w:szCs w:val="20"/>
        </w:rPr>
        <w:t>Climate change is happening now – a carbon price must follow</w:t>
      </w:r>
    </w:p>
    <w:p w14:paraId="4F4D5108" w14:textId="77777777" w:rsidR="008F5933" w:rsidRPr="00035B9D" w:rsidRDefault="008F5933" w:rsidP="008F5933">
      <w:pPr>
        <w:rPr>
          <w:rStyle w:val="StyleStyleBold12pt"/>
          <w:b w:val="0"/>
          <w:sz w:val="20"/>
          <w:szCs w:val="20"/>
        </w:rPr>
      </w:pPr>
      <w:r w:rsidRPr="00035B9D">
        <w:rPr>
          <w:rStyle w:val="StyleStyleBold12pt"/>
          <w:b w:val="0"/>
          <w:sz w:val="20"/>
          <w:szCs w:val="20"/>
        </w:rPr>
        <w:t xml:space="preserve">The extreme weather events of 2012 are what we have been warning of for 25 years, but the answer is plain to see </w:t>
      </w:r>
      <w:hyperlink r:id="rId31" w:history="1">
        <w:r w:rsidRPr="00035B9D">
          <w:rPr>
            <w:rStyle w:val="StyleStyleBold12pt"/>
            <w:b w:val="0"/>
            <w:sz w:val="20"/>
            <w:szCs w:val="20"/>
          </w:rPr>
          <w:t>http://www.guardian.co.uk/environment/2012/nov/29/climate-change-carbon-price</w:t>
        </w:r>
      </w:hyperlink>
      <w:r w:rsidRPr="00035B9D">
        <w:rPr>
          <w:rStyle w:val="StyleStyleBold12pt"/>
          <w:b w:val="0"/>
          <w:sz w:val="20"/>
          <w:szCs w:val="20"/>
        </w:rPr>
        <w:t xml:space="preserve"> James Thursday 29 November 2012</w:t>
      </w:r>
    </w:p>
    <w:p w14:paraId="642A8FEC" w14:textId="77777777" w:rsidR="008F5933" w:rsidRPr="008F5933" w:rsidRDefault="008F5933" w:rsidP="008F5933"/>
    <w:p w14:paraId="4FE03FC7" w14:textId="77777777" w:rsidR="00304710" w:rsidRPr="0094069B" w:rsidRDefault="00304710" w:rsidP="008F5933">
      <w:pPr>
        <w:rPr>
          <w:rStyle w:val="StyleBoldUnderline"/>
        </w:rPr>
      </w:pPr>
      <w:r w:rsidRPr="003458B6">
        <w:rPr>
          <w:sz w:val="20"/>
          <w:szCs w:val="20"/>
        </w:rPr>
        <w:t>Extreme temperatures deliver more than heat</w:t>
      </w:r>
      <w:proofErr w:type="gramStart"/>
      <w:r w:rsidRPr="0094069B">
        <w:rPr>
          <w:rStyle w:val="StyleBoldUnderline"/>
        </w:rPr>
        <w:t>.</w:t>
      </w:r>
      <w:r w:rsidR="008F5933" w:rsidRPr="0094069B">
        <w:rPr>
          <w:rStyle w:val="StyleBoldUnderline"/>
        </w:rPr>
        <w:t>¶</w:t>
      </w:r>
      <w:proofErr w:type="gramEnd"/>
      <w:r w:rsidR="008F5933" w:rsidRPr="0094069B">
        <w:rPr>
          <w:rStyle w:val="StyleBoldUnderline"/>
        </w:rPr>
        <w:t xml:space="preserve"> </w:t>
      </w:r>
      <w:r w:rsidRPr="003458B6">
        <w:rPr>
          <w:rStyle w:val="StyleBoldUnderline"/>
          <w:highlight w:val="yellow"/>
        </w:rPr>
        <w:t>The water cycle is</w:t>
      </w:r>
      <w:r w:rsidRPr="0094069B">
        <w:rPr>
          <w:rStyle w:val="StyleBoldUnderline"/>
        </w:rPr>
        <w:t xml:space="preserve"> especially </w:t>
      </w:r>
      <w:r w:rsidRPr="003458B6">
        <w:rPr>
          <w:rStyle w:val="StyleBoldUnderline"/>
          <w:highlight w:val="yellow"/>
        </w:rPr>
        <w:t>sensitive to rising temperatures</w:t>
      </w:r>
      <w:r w:rsidRPr="003458B6">
        <w:rPr>
          <w:highlight w:val="yellow"/>
        </w:rPr>
        <w:t>.</w:t>
      </w:r>
      <w:r w:rsidRPr="008F5933">
        <w:t xml:space="preserve"> </w:t>
      </w:r>
      <w:r w:rsidRPr="003458B6">
        <w:rPr>
          <w:rStyle w:val="StyleBoldUnderline"/>
          <w:highlight w:val="yellow"/>
        </w:rPr>
        <w:t>Increased heat speeds up evaporation, causing more extreme droughts, like the</w:t>
      </w:r>
      <w:hyperlink r:id="rId32" w:history="1">
        <w:r w:rsidRPr="003458B6">
          <w:rPr>
            <w:rStyle w:val="StyleBoldUnderline"/>
            <w:highlight w:val="yellow"/>
          </w:rPr>
          <w:t>$5bn (and counting) drought in Texas and Oklahoma</w:t>
        </w:r>
      </w:hyperlink>
      <w:r w:rsidRPr="003458B6">
        <w:rPr>
          <w:sz w:val="20"/>
          <w:szCs w:val="20"/>
        </w:rPr>
        <w:t>. It is linked to an expanding wildfire season and an increase by several fold in the frequency of large fires in the American west</w:t>
      </w:r>
      <w:proofErr w:type="gramStart"/>
      <w:r w:rsidRPr="008F5933">
        <w:t>.</w:t>
      </w:r>
      <w:r w:rsidR="008F5933" w:rsidRPr="008F5933">
        <w:t>¶</w:t>
      </w:r>
      <w:proofErr w:type="gramEnd"/>
      <w:r w:rsidR="008F5933" w:rsidRPr="008F5933">
        <w:t xml:space="preserve"> </w:t>
      </w:r>
      <w:r w:rsidRPr="0094069B">
        <w:rPr>
          <w:rStyle w:val="StyleBoldUnderline"/>
        </w:rPr>
        <w:t xml:space="preserve">The </w:t>
      </w:r>
      <w:r w:rsidRPr="003458B6">
        <w:rPr>
          <w:rStyle w:val="StyleBoldUnderline"/>
          <w:highlight w:val="yellow"/>
        </w:rPr>
        <w:t>heat also leads to more extreme sea surface temperatures –</w:t>
      </w:r>
      <w:r w:rsidRPr="0094069B">
        <w:rPr>
          <w:rStyle w:val="StyleBoldUnderline"/>
        </w:rPr>
        <w:t xml:space="preserve"> a key culprit behind Sandy's devastating force</w:t>
      </w:r>
      <w:r w:rsidRPr="008F5933">
        <w:t xml:space="preserve">. </w:t>
      </w:r>
      <w:r w:rsidRPr="003458B6">
        <w:rPr>
          <w:rStyle w:val="StyleBoldUnderline"/>
          <w:highlight w:val="yellow"/>
        </w:rPr>
        <w:t xml:space="preserve">The latent heat in atmospheric water </w:t>
      </w:r>
      <w:proofErr w:type="spellStart"/>
      <w:r w:rsidRPr="003458B6">
        <w:rPr>
          <w:rStyle w:val="StyleBoldUnderline"/>
          <w:highlight w:val="yellow"/>
        </w:rPr>
        <w:t>vapour</w:t>
      </w:r>
      <w:proofErr w:type="spellEnd"/>
      <w:r w:rsidRPr="003458B6">
        <w:rPr>
          <w:rStyle w:val="StyleBoldUnderline"/>
          <w:highlight w:val="yellow"/>
        </w:rPr>
        <w:t xml:space="preserve"> is the fuel that powers tornadoes, thunderstorms, </w:t>
      </w:r>
      <w:proofErr w:type="spellStart"/>
      <w:r w:rsidRPr="003458B6">
        <w:rPr>
          <w:rStyle w:val="StyleBoldUnderline"/>
          <w:highlight w:val="yellow"/>
        </w:rPr>
        <w:t>and</w:t>
      </w:r>
      <w:hyperlink r:id="rId33" w:tooltip="More from guardian.co.uk on Hurricanes" w:history="1">
        <w:r w:rsidRPr="003458B6">
          <w:rPr>
            <w:rStyle w:val="StyleBoldUnderline"/>
            <w:highlight w:val="yellow"/>
          </w:rPr>
          <w:t>hurricanes</w:t>
        </w:r>
        <w:proofErr w:type="spellEnd"/>
      </w:hyperlink>
      <w:r w:rsidRPr="0094069B">
        <w:rPr>
          <w:rStyle w:val="StyleBoldUnderline"/>
        </w:rPr>
        <w:t>.</w:t>
      </w:r>
      <w:r w:rsidRPr="008F5933">
        <w:t xml:space="preserve"> </w:t>
      </w:r>
      <w:r w:rsidRPr="003458B6">
        <w:rPr>
          <w:sz w:val="20"/>
          <w:szCs w:val="20"/>
        </w:rPr>
        <w:t xml:space="preserve">Stepping up evaporation with warmer temperatures is like stepping on the gas: More energy-rich </w:t>
      </w:r>
      <w:proofErr w:type="spellStart"/>
      <w:r w:rsidRPr="003458B6">
        <w:rPr>
          <w:sz w:val="20"/>
          <w:szCs w:val="20"/>
        </w:rPr>
        <w:t>vapour</w:t>
      </w:r>
      <w:proofErr w:type="spellEnd"/>
      <w:r w:rsidRPr="003458B6">
        <w:rPr>
          <w:sz w:val="20"/>
          <w:szCs w:val="20"/>
        </w:rPr>
        <w:t xml:space="preserve"> condenses into water drops, releasing more latent heat as it does so, causing more powerful storms, increased rainfall and more extreme flooding. This is not a matter of belief. This is high-school science class</w:t>
      </w:r>
      <w:proofErr w:type="gramStart"/>
      <w:r w:rsidRPr="003458B6">
        <w:rPr>
          <w:sz w:val="20"/>
          <w:szCs w:val="20"/>
        </w:rPr>
        <w:t>.</w:t>
      </w:r>
      <w:r w:rsidR="008F5933" w:rsidRPr="003458B6">
        <w:rPr>
          <w:sz w:val="20"/>
          <w:szCs w:val="20"/>
        </w:rPr>
        <w:t>¶</w:t>
      </w:r>
      <w:proofErr w:type="gramEnd"/>
      <w:r w:rsidR="008F5933" w:rsidRPr="008F5933">
        <w:t xml:space="preserve"> </w:t>
      </w:r>
      <w:r w:rsidRPr="003458B6">
        <w:rPr>
          <w:rStyle w:val="StyleBoldUnderline"/>
          <w:highlight w:val="yellow"/>
        </w:rPr>
        <w:t>The chances of getting a late October hurricane in New York without the help of global warming are extremely small. In that sense, you can blame Sandy on global warming.</w:t>
      </w:r>
      <w:r w:rsidRPr="003458B6">
        <w:rPr>
          <w:highlight w:val="yellow"/>
        </w:rPr>
        <w:t xml:space="preserve"> </w:t>
      </w:r>
      <w:r w:rsidRPr="003458B6">
        <w:rPr>
          <w:sz w:val="20"/>
          <w:szCs w:val="20"/>
          <w:highlight w:val="yellow"/>
        </w:rPr>
        <w:t>S</w:t>
      </w:r>
      <w:r w:rsidRPr="0094069B">
        <w:rPr>
          <w:sz w:val="20"/>
          <w:szCs w:val="20"/>
        </w:rPr>
        <w:t>andy was the strongest recorded storm, measured by barometric pressure, to make landfall north of Cape Hatteras, eclipsing the hurricane of 1938.</w:t>
      </w:r>
      <w:r w:rsidR="008F5933" w:rsidRPr="0094069B">
        <w:rPr>
          <w:sz w:val="20"/>
          <w:szCs w:val="20"/>
        </w:rPr>
        <w:t xml:space="preserve">¶ </w:t>
      </w:r>
      <w:r w:rsidRPr="0094069B">
        <w:rPr>
          <w:sz w:val="20"/>
          <w:szCs w:val="20"/>
        </w:rPr>
        <w:t>But this fixation on determining the blame for a particular storm, or disputing the causal link between climate change and this or that storm, is misguided.</w:t>
      </w:r>
      <w:r w:rsidR="008F5933" w:rsidRPr="0094069B">
        <w:rPr>
          <w:sz w:val="20"/>
          <w:szCs w:val="20"/>
        </w:rPr>
        <w:t xml:space="preserve">¶ </w:t>
      </w:r>
      <w:r w:rsidRPr="0094069B">
        <w:rPr>
          <w:sz w:val="20"/>
          <w:szCs w:val="20"/>
        </w:rPr>
        <w:t>A better path forward means listening to the growing chorus –</w:t>
      </w:r>
      <w:r w:rsidRPr="008F5933">
        <w:t xml:space="preserve"> </w:t>
      </w:r>
      <w:r w:rsidRPr="0094069B">
        <w:rPr>
          <w:rStyle w:val="StyleBoldUnderline"/>
        </w:rPr>
        <w:t>Sandy, extreme droughts and wildfires, intense rainstorms, record-breaking melting of Arctic sea ice – and taking action. Think of it like taking out an insurance policy for the planet.</w:t>
      </w:r>
      <w:r w:rsidR="008F5933" w:rsidRPr="0094069B">
        <w:rPr>
          <w:rStyle w:val="StyleBoldUnderline"/>
        </w:rPr>
        <w:t xml:space="preserve">¶ </w:t>
      </w:r>
    </w:p>
    <w:p w14:paraId="68FB9679" w14:textId="77777777" w:rsidR="008F5933" w:rsidRDefault="008F5933" w:rsidP="008F5933"/>
    <w:p w14:paraId="16C8905A" w14:textId="77777777" w:rsidR="005C3805" w:rsidRPr="00D30814" w:rsidRDefault="005C3805" w:rsidP="005C3805">
      <w:pPr>
        <w:pStyle w:val="Heading4"/>
        <w:rPr>
          <w:rFonts w:eastAsia="Times New Roman"/>
          <w:kern w:val="36"/>
        </w:rPr>
      </w:pPr>
      <w:r w:rsidRPr="00D30814">
        <w:rPr>
          <w:rFonts w:eastAsia="Times New Roman"/>
          <w:kern w:val="36"/>
        </w:rPr>
        <w:t>Global War</w:t>
      </w:r>
      <w:r>
        <w:rPr>
          <w:rFonts w:eastAsia="Times New Roman"/>
          <w:kern w:val="36"/>
        </w:rPr>
        <w:t>ming Already Causing Extinction</w:t>
      </w:r>
    </w:p>
    <w:p w14:paraId="275691DB" w14:textId="77777777" w:rsidR="005C3805" w:rsidRPr="0030381A" w:rsidRDefault="005C3805" w:rsidP="005C3805">
      <w:pPr>
        <w:pStyle w:val="Heading4"/>
        <w:rPr>
          <w:rStyle w:val="StyleStyleBold12pt"/>
          <w:sz w:val="20"/>
          <w:szCs w:val="20"/>
        </w:rPr>
      </w:pPr>
      <w:proofErr w:type="gramStart"/>
      <w:r w:rsidRPr="0030381A">
        <w:rPr>
          <w:highlight w:val="yellow"/>
        </w:rPr>
        <w:t>Hoag  06</w:t>
      </w:r>
      <w:proofErr w:type="gramEnd"/>
      <w:r>
        <w:rPr>
          <w:color w:val="666666"/>
          <w:sz w:val="20"/>
          <w:szCs w:val="20"/>
          <w:shd w:val="clear" w:color="auto" w:fill="FFFFFF"/>
        </w:rPr>
        <w:t xml:space="preserve"> </w:t>
      </w:r>
      <w:r w:rsidRPr="0003657A">
        <w:rPr>
          <w:b w:val="0"/>
          <w:sz w:val="20"/>
          <w:szCs w:val="20"/>
          <w:shd w:val="clear" w:color="auto" w:fill="FFFFFF"/>
        </w:rPr>
        <w:t xml:space="preserve">an environmental journalist that has </w:t>
      </w:r>
      <w:r w:rsidRPr="008F5933">
        <w:rPr>
          <w:b w:val="0"/>
          <w:sz w:val="20"/>
          <w:szCs w:val="20"/>
        </w:rPr>
        <w:t>won honors for excellence in health research journalism.</w:t>
      </w:r>
      <w:r w:rsidRPr="0030381A">
        <w:rPr>
          <w:b w:val="0"/>
          <w:sz w:val="20"/>
          <w:szCs w:val="20"/>
        </w:rPr>
        <w:t xml:space="preserve"> </w:t>
      </w:r>
      <w:proofErr w:type="gramStart"/>
      <w:r w:rsidRPr="0030381A">
        <w:rPr>
          <w:b w:val="0"/>
          <w:sz w:val="20"/>
          <w:szCs w:val="20"/>
        </w:rPr>
        <w:t>Hannah</w:t>
      </w:r>
      <w:r w:rsidRPr="0030381A">
        <w:rPr>
          <w:b w:val="0"/>
          <w:color w:val="666666"/>
          <w:sz w:val="20"/>
          <w:szCs w:val="20"/>
          <w:shd w:val="clear" w:color="auto" w:fill="FFFFFF"/>
        </w:rPr>
        <w:t xml:space="preserve"> </w:t>
      </w:r>
      <w:r>
        <w:rPr>
          <w:color w:val="666666"/>
          <w:sz w:val="20"/>
          <w:szCs w:val="20"/>
          <w:shd w:val="clear" w:color="auto" w:fill="FFFFFF"/>
        </w:rPr>
        <w:t xml:space="preserve"> </w:t>
      </w:r>
      <w:r w:rsidRPr="0030381A">
        <w:rPr>
          <w:rStyle w:val="StyleStyleBold12pt"/>
          <w:sz w:val="20"/>
          <w:szCs w:val="20"/>
        </w:rPr>
        <w:t>Global</w:t>
      </w:r>
      <w:proofErr w:type="gramEnd"/>
      <w:r w:rsidRPr="0030381A">
        <w:rPr>
          <w:rStyle w:val="StyleStyleBold12pt"/>
          <w:sz w:val="20"/>
          <w:szCs w:val="20"/>
        </w:rPr>
        <w:t xml:space="preserve"> Warming Already Causing Extinctions, Scientists Say</w:t>
      </w:r>
      <w:r>
        <w:rPr>
          <w:rStyle w:val="StyleStyleBold12pt"/>
          <w:sz w:val="20"/>
          <w:szCs w:val="20"/>
        </w:rPr>
        <w:t xml:space="preserve"> </w:t>
      </w:r>
      <w:hyperlink r:id="rId34" w:history="1">
        <w:r w:rsidRPr="0030381A">
          <w:rPr>
            <w:rStyle w:val="StyleStyleBold12pt"/>
            <w:sz w:val="20"/>
            <w:szCs w:val="20"/>
          </w:rPr>
          <w:t>http://news.nationalgeographic.com/news/2006/11/061128-global-warming.html</w:t>
        </w:r>
      </w:hyperlink>
      <w:r w:rsidRPr="0030381A">
        <w:rPr>
          <w:rStyle w:val="StyleStyleBold12pt"/>
          <w:sz w:val="20"/>
          <w:szCs w:val="20"/>
        </w:rPr>
        <w:t xml:space="preserve"> November 28, 2006</w:t>
      </w:r>
    </w:p>
    <w:p w14:paraId="3F264B23" w14:textId="77777777" w:rsidR="005C3805" w:rsidRPr="008F5933" w:rsidRDefault="005C3805" w:rsidP="005C3805"/>
    <w:p w14:paraId="3B1D499E" w14:textId="77777777" w:rsidR="005C3805" w:rsidRPr="008F5933" w:rsidRDefault="005C3805" w:rsidP="005C3805">
      <w:r w:rsidRPr="008F5933">
        <w:rPr>
          <w:rStyle w:val="StyleBoldUnderline"/>
        </w:rPr>
        <w:t>N</w:t>
      </w:r>
      <w:r w:rsidRPr="006D7709">
        <w:rPr>
          <w:rStyle w:val="StyleBoldUnderline"/>
          <w:highlight w:val="yellow"/>
        </w:rPr>
        <w:t>o matter where they look, scientists are finding that global warming is already killing specie</w:t>
      </w:r>
      <w:r w:rsidRPr="008F5933">
        <w:rPr>
          <w:rStyle w:val="StyleBoldUnderline"/>
        </w:rPr>
        <w:t>s—and at a much faster rate than had originally been predicted</w:t>
      </w:r>
      <w:r w:rsidRPr="008F5933">
        <w:t>. "</w:t>
      </w:r>
      <w:r w:rsidRPr="008F5933">
        <w:rPr>
          <w:sz w:val="20"/>
          <w:szCs w:val="20"/>
        </w:rPr>
        <w:t xml:space="preserve">What surprises me most is that it has happened so soon," said biologist Camille Parmesan of the University of Texas, Austin, lead author of a new study of global warming's </w:t>
      </w:r>
      <w:proofErr w:type="spellStart"/>
      <w:r w:rsidRPr="008F5933">
        <w:rPr>
          <w:sz w:val="20"/>
          <w:szCs w:val="20"/>
        </w:rPr>
        <w:t>effects.Parmesan</w:t>
      </w:r>
      <w:proofErr w:type="spellEnd"/>
      <w:r w:rsidRPr="008F5933">
        <w:rPr>
          <w:sz w:val="20"/>
          <w:szCs w:val="20"/>
        </w:rPr>
        <w:t xml:space="preserve"> and most other scientists hadn't expected to see species extinctions from global warming until 2020</w:t>
      </w:r>
      <w:r w:rsidRPr="008F5933">
        <w:rPr>
          <w:rStyle w:val="StyleBoldUnderline"/>
        </w:rPr>
        <w:t>. But populations of frogs, butterflies, ocean corals, and polar birds have already gone extinct because of climate change, Parmesan said. Scientists were right about which species would suffer first—plants and animals that live only in narrow temperature ranges and those living in cold climates such as Earth's Poles or mountaintops</w:t>
      </w:r>
      <w:r w:rsidRPr="008F5933">
        <w:t xml:space="preserve">. </w:t>
      </w:r>
      <w:r w:rsidRPr="00495001">
        <w:rPr>
          <w:rStyle w:val="StyleBoldUnderline"/>
        </w:rPr>
        <w:t>"</w:t>
      </w:r>
      <w:r w:rsidRPr="006D7709">
        <w:rPr>
          <w:rStyle w:val="StyleBoldUnderline"/>
          <w:highlight w:val="yellow"/>
        </w:rPr>
        <w:t>The species dependent on sea ice—</w:t>
      </w:r>
      <w:hyperlink r:id="rId35" w:history="1">
        <w:r w:rsidRPr="006D7709">
          <w:rPr>
            <w:rStyle w:val="StyleBoldUnderline"/>
            <w:highlight w:val="yellow"/>
          </w:rPr>
          <w:t>polar bear</w:t>
        </w:r>
      </w:hyperlink>
      <w:r w:rsidRPr="006D7709">
        <w:rPr>
          <w:rStyle w:val="StyleBoldUnderline"/>
          <w:highlight w:val="yellow"/>
        </w:rPr>
        <w:t xml:space="preserve">, ring seal, </w:t>
      </w:r>
      <w:hyperlink r:id="rId36" w:history="1">
        <w:r w:rsidRPr="006D7709">
          <w:rPr>
            <w:rStyle w:val="StyleBoldUnderline"/>
            <w:highlight w:val="yellow"/>
          </w:rPr>
          <w:t>emperor penguin</w:t>
        </w:r>
      </w:hyperlink>
      <w:r w:rsidRPr="006D7709">
        <w:rPr>
          <w:rStyle w:val="StyleBoldUnderline"/>
          <w:highlight w:val="yellow"/>
        </w:rPr>
        <w:t xml:space="preserve">, </w:t>
      </w:r>
      <w:hyperlink r:id="rId37" w:history="1">
        <w:proofErr w:type="spellStart"/>
        <w:r w:rsidRPr="006D7709">
          <w:rPr>
            <w:rStyle w:val="StyleBoldUnderline"/>
            <w:highlight w:val="yellow"/>
          </w:rPr>
          <w:t>Adélie</w:t>
        </w:r>
        <w:proofErr w:type="spellEnd"/>
        <w:r w:rsidRPr="006D7709">
          <w:rPr>
            <w:rStyle w:val="StyleBoldUnderline"/>
            <w:highlight w:val="yellow"/>
          </w:rPr>
          <w:t xml:space="preserve"> penguin</w:t>
        </w:r>
      </w:hyperlink>
      <w:r w:rsidRPr="006D7709">
        <w:rPr>
          <w:rStyle w:val="StyleBoldUnderline"/>
          <w:highlight w:val="yellow"/>
        </w:rPr>
        <w:t>—and the cloud forest frogs are showing massive extinctions,"</w:t>
      </w:r>
      <w:r w:rsidRPr="00495001">
        <w:rPr>
          <w:rStyle w:val="StyleBoldUnderline"/>
        </w:rPr>
        <w:t xml:space="preserve"> Parmesan said.</w:t>
      </w:r>
      <w:r w:rsidRPr="008F5933">
        <w:t xml:space="preserve"> </w:t>
      </w:r>
      <w:r w:rsidRPr="00495001">
        <w:rPr>
          <w:sz w:val="20"/>
          <w:szCs w:val="20"/>
        </w:rPr>
        <w:t>Her review compiles 866 scientific studies on the effects of climate change on terrestrial, marine, and freshwater species. The study appears in the December issue of the Annual Review of Ecology, Evolution, and Systematics. Global Phenomenon Bill Fraser is a wildlife ecologist with the Polar Oceans Research Group in Sheridan, Montana.</w:t>
      </w:r>
      <w:r w:rsidRPr="008F5933">
        <w:t xml:space="preserve"> "</w:t>
      </w:r>
      <w:r w:rsidRPr="006D7709">
        <w:rPr>
          <w:rStyle w:val="StyleBoldUnderline"/>
          <w:highlight w:val="yellow"/>
        </w:rPr>
        <w:t xml:space="preserve">There is no longer a question of whether one species or </w:t>
      </w:r>
      <w:r w:rsidRPr="006D7709">
        <w:rPr>
          <w:rStyle w:val="StyleBoldUnderline"/>
          <w:highlight w:val="yellow"/>
        </w:rPr>
        <w:lastRenderedPageBreak/>
        <w:t>ecosystem is experiencing climate change.</w:t>
      </w:r>
      <w:r w:rsidRPr="008F5933">
        <w:t xml:space="preserve"> [</w:t>
      </w:r>
      <w:r w:rsidRPr="00495001">
        <w:rPr>
          <w:sz w:val="20"/>
          <w:szCs w:val="20"/>
        </w:rPr>
        <w:t>Parmesan's] paper makes it evident that it is almost global," he said.</w:t>
      </w:r>
      <w:r w:rsidRPr="008F5933">
        <w:t xml:space="preserve"> </w:t>
      </w:r>
      <w:r w:rsidRPr="006D7709">
        <w:rPr>
          <w:highlight w:val="yellow"/>
        </w:rPr>
        <w:t>"</w:t>
      </w:r>
      <w:r w:rsidRPr="006D7709">
        <w:rPr>
          <w:rStyle w:val="StyleBoldUnderline"/>
          <w:highlight w:val="yellow"/>
        </w:rPr>
        <w:t>The scale now is so vast that you cannot continue to ignore climate change</w:t>
      </w:r>
      <w:r w:rsidRPr="00495001">
        <w:rPr>
          <w:rStyle w:val="StyleBoldUnderline"/>
        </w:rPr>
        <w:t>,"</w:t>
      </w:r>
      <w:r w:rsidRPr="008F5933">
        <w:t xml:space="preserve"> </w:t>
      </w:r>
      <w:r w:rsidRPr="00495001">
        <w:rPr>
          <w:sz w:val="20"/>
          <w:szCs w:val="20"/>
        </w:rPr>
        <w:t>added Fraser, who began studying penguins in the Antarctic more than 30 years ago. "It is going to have some severe consequences." Many species, for example, have shifted their ranges in response to rising temperatures.</w:t>
      </w:r>
    </w:p>
    <w:p w14:paraId="6D9E0C4F" w14:textId="77777777" w:rsidR="005C3805" w:rsidRDefault="005C3805" w:rsidP="005C3805"/>
    <w:p w14:paraId="634B31B3" w14:textId="77777777" w:rsidR="008F5933" w:rsidRDefault="008F5933" w:rsidP="008F5933"/>
    <w:p w14:paraId="56BE9BBC" w14:textId="77777777" w:rsidR="008F5933" w:rsidRDefault="005C3805" w:rsidP="008F5933">
      <w:pPr>
        <w:pStyle w:val="Heading3"/>
      </w:pPr>
      <w:r>
        <w:lastRenderedPageBreak/>
        <w:t xml:space="preserve">NEG </w:t>
      </w:r>
      <w:r w:rsidR="008F5933">
        <w:t>Warming prevents ice age</w:t>
      </w:r>
    </w:p>
    <w:p w14:paraId="696950DD" w14:textId="77777777" w:rsidR="008F5933" w:rsidRDefault="008F5933" w:rsidP="008F5933">
      <w:pPr>
        <w:pStyle w:val="Heading4"/>
      </w:pPr>
      <w:r>
        <w:t xml:space="preserve">a. Ice age is coming now - extinction by 2027. </w:t>
      </w:r>
    </w:p>
    <w:p w14:paraId="085018C3" w14:textId="77777777" w:rsidR="008F5933" w:rsidRDefault="008F5933" w:rsidP="008F5933">
      <w:r w:rsidRPr="008F5933">
        <w:rPr>
          <w:rFonts w:eastAsiaTheme="majorEastAsia" w:cstheme="majorBidi"/>
          <w:b/>
          <w:bCs/>
          <w:iCs/>
          <w:sz w:val="26"/>
          <w:highlight w:val="yellow"/>
        </w:rPr>
        <w:t>Chapman ’08</w:t>
      </w:r>
      <w:r>
        <w:t xml:space="preserve"> [Phil, geophysicist and </w:t>
      </w:r>
      <w:proofErr w:type="spellStart"/>
      <w:r>
        <w:t>astronautical</w:t>
      </w:r>
      <w:proofErr w:type="spellEnd"/>
      <w:r>
        <w:t xml:space="preserve"> engineer, Apr 23, “Sorry to ruin the fun, but an ice age cometh,” </w:t>
      </w:r>
    </w:p>
    <w:p w14:paraId="03D2A897" w14:textId="77777777" w:rsidR="008F5933" w:rsidRDefault="00B87BDA" w:rsidP="008F5933">
      <w:hyperlink r:id="rId38" w:history="1">
        <w:r w:rsidR="008F5933" w:rsidRPr="00B66B55">
          <w:rPr>
            <w:rStyle w:val="Hyperlink"/>
          </w:rPr>
          <w:t>http://www.theaustralian.news.com.au/story/0,25197,23583376-5013480,00.html</w:t>
        </w:r>
      </w:hyperlink>
      <w:r w:rsidR="008F5933">
        <w:t xml:space="preserve">] </w:t>
      </w:r>
    </w:p>
    <w:p w14:paraId="439A61BA" w14:textId="77777777" w:rsidR="008F5933" w:rsidRDefault="008F5933" w:rsidP="008F5933"/>
    <w:p w14:paraId="14A3F13E" w14:textId="77777777" w:rsidR="008F5933" w:rsidRPr="003458B6" w:rsidRDefault="008F5933" w:rsidP="008F5933">
      <w:pPr>
        <w:rPr>
          <w:rStyle w:val="StyleBoldUnderline"/>
        </w:rPr>
      </w:pPr>
      <w:r w:rsidRPr="003458B6">
        <w:rPr>
          <w:sz w:val="20"/>
          <w:szCs w:val="20"/>
        </w:rPr>
        <w:t>Disconcerting as it may be to true believers in global warming,</w:t>
      </w:r>
      <w:r>
        <w:t xml:space="preserve"> </w:t>
      </w:r>
      <w:r w:rsidRPr="003458B6">
        <w:rPr>
          <w:rStyle w:val="StyleBoldUnderline"/>
          <w:highlight w:val="yellow"/>
        </w:rPr>
        <w:t xml:space="preserve">the average temperature on Earth has remained steady or slowly declined during the ¶ past decade, despite the continued increase in the atmospheric concentration of carbon dioxide, and now the global temperature is ¶ falling precipitously. </w:t>
      </w:r>
      <w:proofErr w:type="gramStart"/>
      <w:r w:rsidRPr="003458B6">
        <w:rPr>
          <w:rStyle w:val="StyleBoldUnderline"/>
          <w:highlight w:val="yellow"/>
        </w:rPr>
        <w:t>All</w:t>
      </w:r>
      <w:r w:rsidRPr="003458B6">
        <w:rPr>
          <w:rStyle w:val="StyleBoldUnderline"/>
        </w:rPr>
        <w:t xml:space="preserve"> </w:t>
      </w:r>
      <w:r>
        <w:t>f</w:t>
      </w:r>
      <w:r w:rsidRPr="003458B6">
        <w:rPr>
          <w:sz w:val="20"/>
          <w:szCs w:val="20"/>
        </w:rPr>
        <w:t xml:space="preserve">our </w:t>
      </w:r>
      <w:r w:rsidRPr="003458B6">
        <w:rPr>
          <w:rStyle w:val="StyleBoldUnderline"/>
          <w:highlight w:val="yellow"/>
        </w:rPr>
        <w:t>agencies that track Earth's temperature</w:t>
      </w:r>
      <w:r>
        <w:t xml:space="preserve"> </w:t>
      </w:r>
      <w:r w:rsidRPr="003458B6">
        <w:rPr>
          <w:sz w:val="20"/>
          <w:szCs w:val="20"/>
        </w:rPr>
        <w:t>(the Hadley Climate Research Unit in Britain, the NASA Goddard Institute for ¶ Space Studies in New York, the Christy group at the University of Alabama, and Remote Sensing Systems Inc in California)</w:t>
      </w:r>
      <w:r>
        <w:t xml:space="preserve"> </w:t>
      </w:r>
      <w:r w:rsidRPr="003458B6">
        <w:rPr>
          <w:rStyle w:val="StyleBoldUnderline"/>
          <w:highlight w:val="yellow"/>
        </w:rPr>
        <w:t>report that it cooled by about 0.7C</w:t>
      </w:r>
      <w:r w:rsidRPr="008F5933">
        <w:rPr>
          <w:sz w:val="12"/>
        </w:rPr>
        <w:t xml:space="preserve">¶ </w:t>
      </w:r>
      <w:r w:rsidRPr="003458B6">
        <w:rPr>
          <w:sz w:val="20"/>
          <w:szCs w:val="20"/>
        </w:rPr>
        <w:t>in 2007</w:t>
      </w:r>
      <w:r>
        <w:t>.</w:t>
      </w:r>
      <w:proofErr w:type="gramEnd"/>
      <w:r>
        <w:t xml:space="preserve"> </w:t>
      </w:r>
      <w:r w:rsidRPr="003458B6">
        <w:rPr>
          <w:rStyle w:val="StyleBoldUnderline"/>
          <w:highlight w:val="yellow"/>
        </w:rPr>
        <w:t>This is the fastest temperature change in the instrumental record</w:t>
      </w:r>
      <w:r>
        <w:t xml:space="preserve"> </w:t>
      </w:r>
      <w:r w:rsidRPr="003458B6">
        <w:rPr>
          <w:sz w:val="20"/>
          <w:szCs w:val="20"/>
        </w:rPr>
        <w:t>and it puts us back where we were in 1930. If the temperature does not soon ¶ recover, we will have to conclude that</w:t>
      </w:r>
      <w:r>
        <w:t xml:space="preserve"> </w:t>
      </w:r>
      <w:r w:rsidRPr="003458B6">
        <w:rPr>
          <w:rStyle w:val="StyleBoldUnderline"/>
          <w:highlight w:val="yellow"/>
        </w:rPr>
        <w:t>global warming is ove</w:t>
      </w:r>
      <w:r>
        <w:t xml:space="preserve">r. </w:t>
      </w:r>
      <w:r w:rsidRPr="003458B6">
        <w:rPr>
          <w:sz w:val="20"/>
          <w:szCs w:val="20"/>
        </w:rPr>
        <w:t xml:space="preserve">There is also plenty of anecdotal evidence that </w:t>
      </w:r>
      <w:r w:rsidRPr="003458B6">
        <w:rPr>
          <w:rStyle w:val="StyleBoldUnderline"/>
          <w:highlight w:val="yellow"/>
        </w:rPr>
        <w:t>2007 was exceptionally cold. It snowed ¶ in Baghdad for the first time in centuries, the winter in China was simply terrible and the extent of Antarctic sea ice in the austral winter ¶ was the greatest on record</w:t>
      </w:r>
      <w:r w:rsidRPr="003458B6">
        <w:rPr>
          <w:rStyle w:val="StyleBoldUnderline"/>
        </w:rPr>
        <w:t xml:space="preserve"> </w:t>
      </w:r>
      <w:r w:rsidRPr="003458B6">
        <w:rPr>
          <w:sz w:val="20"/>
          <w:szCs w:val="20"/>
        </w:rPr>
        <w:t>since James Cook discovered the place in 1770. It is generally not possible to draw conclusions about climatic trends from events in a ¶ single year, so I would normally dismiss this cold snap as transient, pending what happens in the next few years. This is where SOHO comes in. The sunspot number ¶ follows a cycle of somewhat variable length, averaging 11 years. The most recent minimum was in March last year. The new cycle, No.24, was supposed to start soon ¶ after that, with a gradual build-up in sunspot numbers. It didn't happen. The first sunspot appeared in January this year and lasted only two days. A tiny spot appeared ¶ last Monday but vanished within 24 hours. Another little spot appeared this Monday. Pray that there will be many more, and soon. The reason this matters is that</w:t>
      </w:r>
      <w:r>
        <w:t xml:space="preserve"> </w:t>
      </w:r>
      <w:r w:rsidRPr="003458B6">
        <w:rPr>
          <w:rStyle w:val="StyleBoldUnderline"/>
          <w:highlight w:val="yellow"/>
        </w:rPr>
        <w:t>there ¶ is a close correlation between variations in the sunspot cycle and Earth's climate.</w:t>
      </w:r>
      <w:r>
        <w:t xml:space="preserve"> </w:t>
      </w:r>
      <w:r w:rsidRPr="003458B6">
        <w:rPr>
          <w:sz w:val="20"/>
          <w:szCs w:val="20"/>
        </w:rPr>
        <w:t xml:space="preserve">The previous time a cycle was delayed like this was in the Dalton ¶ Minimum, an especially cold period that lasted several decades from 1790. Northern winters became ferocious: in particular, the rout of Napoleon's Grand Army during ¶ the retreat from Moscow in 1812 was at least partly due to the lack of sunspots. That the rapid temperature decline in 2007 coincided with the failure of cycle No.24 to ¶ begin on schedule is not proof of a causal connection but it is cause for concern. It is time to put aside the global warming dogma, at least to begin contingency planning ¶ about what to do if we are moving into another little ice age, similar to the one that lasted from 1100 to 1850. </w:t>
      </w:r>
      <w:r w:rsidRPr="003458B6">
        <w:rPr>
          <w:rStyle w:val="StyleBoldUnderline"/>
          <w:highlight w:val="yellow"/>
        </w:rPr>
        <w:t>There is no doubt that the next little ice age ¶ would be much worse than the previous one and much more harmful than anything warming may do</w:t>
      </w:r>
      <w:r>
        <w:t xml:space="preserve">. </w:t>
      </w:r>
      <w:r w:rsidRPr="003458B6">
        <w:rPr>
          <w:sz w:val="20"/>
          <w:szCs w:val="20"/>
        </w:rPr>
        <w:t>There are many more people now and we ¶ have become dependent on a few temperate agricultural areas, especially in the US and Canada.</w:t>
      </w:r>
      <w:r>
        <w:t xml:space="preserve"> </w:t>
      </w:r>
      <w:r w:rsidRPr="003458B6">
        <w:rPr>
          <w:rStyle w:val="StyleBoldUnderline"/>
          <w:highlight w:val="yellow"/>
        </w:rPr>
        <w:t>Global warming would increase agricultural output, but ¶ global cooling will decrease it. Millions will starve if we do nothing to prepare for it</w:t>
      </w:r>
      <w:r>
        <w:t xml:space="preserve"> </w:t>
      </w:r>
      <w:r w:rsidRPr="003458B6">
        <w:rPr>
          <w:sz w:val="20"/>
          <w:szCs w:val="20"/>
        </w:rPr>
        <w:t>(such as planning changes in agriculture to compensate),</w:t>
      </w:r>
      <w:r>
        <w:t xml:space="preserve"> </w:t>
      </w:r>
      <w:r w:rsidRPr="003458B6">
        <w:rPr>
          <w:rStyle w:val="StyleBoldUnderline"/>
          <w:highlight w:val="yellow"/>
        </w:rPr>
        <w:t>and ¶ millions more will die from cold-related diseases</w:t>
      </w:r>
      <w:r>
        <w:t xml:space="preserve">. </w:t>
      </w:r>
      <w:r w:rsidRPr="003458B6">
        <w:rPr>
          <w:sz w:val="20"/>
          <w:szCs w:val="20"/>
        </w:rPr>
        <w:t xml:space="preserve">There is also another possibility, remote but much more serious. The Greenland and Antarctic ice cores ¶ and other evidence show that for the past several million years, severe glaciation has almost always afflicted our planet. The bleak truth is that, under normal conditions, ¶ most of North America and Europe are buried under about 1.5km of ice. This bitterly frigid climate is interrupted occasionally by brief warm </w:t>
      </w:r>
      <w:proofErr w:type="spellStart"/>
      <w:r w:rsidRPr="003458B6">
        <w:rPr>
          <w:sz w:val="20"/>
          <w:szCs w:val="20"/>
        </w:rPr>
        <w:t>interglacials</w:t>
      </w:r>
      <w:proofErr w:type="spellEnd"/>
      <w:r w:rsidRPr="003458B6">
        <w:rPr>
          <w:sz w:val="20"/>
          <w:szCs w:val="20"/>
        </w:rPr>
        <w:t xml:space="preserve">, typically ¶ lasting less than 10,000 years. The interglacial we have enjoyed throughout recorded human history, called the Holocene, began 11,000 years ago, so the ice is overdue. ¶ </w:t>
      </w:r>
      <w:proofErr w:type="gramStart"/>
      <w:r w:rsidRPr="003458B6">
        <w:rPr>
          <w:sz w:val="20"/>
          <w:szCs w:val="20"/>
        </w:rPr>
        <w:t>We</w:t>
      </w:r>
      <w:proofErr w:type="gramEnd"/>
      <w:r w:rsidRPr="003458B6">
        <w:rPr>
          <w:sz w:val="20"/>
          <w:szCs w:val="20"/>
        </w:rPr>
        <w:t xml:space="preserve"> also know that glaciation can occur quickly: the required decline in global temperature is about 12C and it can happen in 20 years</w:t>
      </w:r>
      <w:r>
        <w:t xml:space="preserve">. </w:t>
      </w:r>
      <w:r w:rsidRPr="003458B6">
        <w:rPr>
          <w:rStyle w:val="StyleBoldUnderline"/>
          <w:highlight w:val="yellow"/>
        </w:rPr>
        <w:t xml:space="preserve">The next descent into </w:t>
      </w:r>
      <w:proofErr w:type="gramStart"/>
      <w:r w:rsidRPr="003458B6">
        <w:rPr>
          <w:rStyle w:val="StyleBoldUnderline"/>
          <w:highlight w:val="yellow"/>
        </w:rPr>
        <w:t>an</w:t>
      </w:r>
      <w:proofErr w:type="gramEnd"/>
      <w:r w:rsidRPr="003458B6">
        <w:rPr>
          <w:rStyle w:val="StyleBoldUnderline"/>
          <w:highlight w:val="yellow"/>
        </w:rPr>
        <w:t xml:space="preserve"> ¶ ice age is inevitable but may not happen for another 1000 years.</w:t>
      </w:r>
      <w:r>
        <w:t xml:space="preserve"> </w:t>
      </w:r>
      <w:r w:rsidRPr="003458B6">
        <w:rPr>
          <w:sz w:val="20"/>
          <w:szCs w:val="20"/>
        </w:rPr>
        <w:t>On the other hand,</w:t>
      </w:r>
      <w:r>
        <w:t xml:space="preserve"> </w:t>
      </w:r>
      <w:r w:rsidRPr="003458B6">
        <w:rPr>
          <w:rStyle w:val="StyleBoldUnderline"/>
          <w:highlight w:val="yellow"/>
        </w:rPr>
        <w:t>it must be noted that the cooling in 2007 was even ¶ faster than in typical glacial transitions. If it continued for 20 years, the temperature would be 14C cooler in 2027. By then, most of the ¶ advanced nations would have ceased to exist, vanishing under the ice, and the rest of the world would be faced with a catastrophe ¶ beyond imagining.</w:t>
      </w:r>
      <w:r w:rsidRPr="003458B6">
        <w:rPr>
          <w:rStyle w:val="StyleBoldUnderline"/>
        </w:rPr>
        <w:t xml:space="preserve"> </w:t>
      </w:r>
    </w:p>
    <w:p w14:paraId="706A94BD" w14:textId="77777777" w:rsidR="008F5933" w:rsidRDefault="008F5933" w:rsidP="008F5933"/>
    <w:p w14:paraId="43D8FFDC" w14:textId="77777777" w:rsidR="008F5933" w:rsidRDefault="008F5933" w:rsidP="008F5933">
      <w:r w:rsidRPr="008F5933">
        <w:rPr>
          <w:rFonts w:eastAsiaTheme="majorEastAsia" w:cstheme="majorBidi"/>
          <w:b/>
          <w:bCs/>
          <w:iCs/>
          <w:sz w:val="26"/>
        </w:rPr>
        <w:t>b. Warming prevents the ice age</w:t>
      </w:r>
      <w:r>
        <w:t xml:space="preserve">. </w:t>
      </w:r>
    </w:p>
    <w:p w14:paraId="76DC75A8" w14:textId="77777777" w:rsidR="008F5933" w:rsidRDefault="008F5933" w:rsidP="008F5933">
      <w:r w:rsidRPr="008F5933">
        <w:rPr>
          <w:rFonts w:eastAsiaTheme="majorEastAsia" w:cstheme="majorBidi"/>
          <w:b/>
          <w:bCs/>
          <w:iCs/>
          <w:sz w:val="26"/>
          <w:highlight w:val="yellow"/>
        </w:rPr>
        <w:t>Business Wire ’91</w:t>
      </w:r>
      <w:r>
        <w:t xml:space="preserve"> [Feb 14, “Study: global warming may be beneficial,” Lexis] </w:t>
      </w:r>
    </w:p>
    <w:p w14:paraId="029AACF7" w14:textId="77777777" w:rsidR="008F5933" w:rsidRDefault="008F5933" w:rsidP="008F5933"/>
    <w:p w14:paraId="02EA27D2" w14:textId="77777777" w:rsidR="008F5933" w:rsidRPr="0032195C" w:rsidRDefault="008F5933" w:rsidP="008F5933">
      <w:pPr>
        <w:rPr>
          <w:sz w:val="20"/>
          <w:szCs w:val="20"/>
        </w:rPr>
      </w:pPr>
      <w:r w:rsidRPr="0032195C">
        <w:rPr>
          <w:rStyle w:val="StyleBoldUnderline"/>
          <w:highlight w:val="yellow"/>
        </w:rPr>
        <w:t>Global warming may be needed in order to prevent the next ice age, which is long overdue on nature's timetable</w:t>
      </w:r>
      <w:r>
        <w:t xml:space="preserve">, </w:t>
      </w:r>
      <w:r w:rsidRPr="0032195C">
        <w:rPr>
          <w:sz w:val="20"/>
          <w:szCs w:val="20"/>
        </w:rPr>
        <w:t xml:space="preserve">according to a study ¶ produced by the National Center for Policy Analysis. ''The costs of global warming are being exaggerated and the benefits are being ¶ ignored,'' said the study's author, Kent </w:t>
      </w:r>
      <w:proofErr w:type="spellStart"/>
      <w:r w:rsidRPr="0032195C">
        <w:rPr>
          <w:sz w:val="20"/>
          <w:szCs w:val="20"/>
        </w:rPr>
        <w:t>Jeffreys</w:t>
      </w:r>
      <w:proofErr w:type="spellEnd"/>
      <w:r w:rsidRPr="0032195C">
        <w:rPr>
          <w:sz w:val="20"/>
          <w:szCs w:val="20"/>
        </w:rPr>
        <w:t xml:space="preserve">, who is director of environmental studies at the Competitive Enterprise Institute in ¶ Washington. Drawing on scientific evidence which </w:t>
      </w:r>
      <w:proofErr w:type="spellStart"/>
      <w:r w:rsidRPr="0032195C">
        <w:rPr>
          <w:sz w:val="20"/>
          <w:szCs w:val="20"/>
        </w:rPr>
        <w:t>Jeffreys</w:t>
      </w:r>
      <w:proofErr w:type="spellEnd"/>
      <w:r w:rsidRPr="0032195C">
        <w:rPr>
          <w:sz w:val="20"/>
          <w:szCs w:val="20"/>
        </w:rPr>
        <w:t xml:space="preserve"> says has been overlooked in the global warming policy debate, the study ¶ says that: --</w:t>
      </w:r>
      <w:r>
        <w:t xml:space="preserve"> </w:t>
      </w:r>
      <w:r w:rsidRPr="0032195C">
        <w:rPr>
          <w:rStyle w:val="StyleBoldUnderline"/>
          <w:highlight w:val="yellow"/>
        </w:rPr>
        <w:t>In the past two to three million years, the earth's temperature has gone through at least 17 climate cycles, with ice ages ¶ lasting about 100,000 years interrupted by warm periods lasting about 10,000 years. -- Since the current warm period is about 13,000 ¶ years old, the next ice age is long overdue</w:t>
      </w:r>
      <w:r>
        <w:t xml:space="preserve">. </w:t>
      </w:r>
      <w:r w:rsidRPr="0032195C">
        <w:rPr>
          <w:sz w:val="20"/>
          <w:szCs w:val="20"/>
        </w:rPr>
        <w:t>-- During the coldest period of the last ice age, about 25,000 years ago, most of North ¶ America was completely covered by ice</w:t>
      </w:r>
      <w:r>
        <w:t xml:space="preserve">. </w:t>
      </w:r>
      <w:r w:rsidRPr="0032195C">
        <w:rPr>
          <w:rStyle w:val="StyleBoldUnderline"/>
          <w:highlight w:val="yellow"/>
        </w:rPr>
        <w:t>''The natural temperature of the earth is cold, not warm,</w:t>
      </w:r>
      <w:r>
        <w:t xml:space="preserve">'' </w:t>
      </w:r>
      <w:r w:rsidRPr="0032195C">
        <w:rPr>
          <w:sz w:val="20"/>
          <w:szCs w:val="20"/>
        </w:rPr>
        <w:t xml:space="preserve">said </w:t>
      </w:r>
      <w:proofErr w:type="spellStart"/>
      <w:r w:rsidRPr="0032195C">
        <w:rPr>
          <w:sz w:val="20"/>
          <w:szCs w:val="20"/>
        </w:rPr>
        <w:t>Jeffreys</w:t>
      </w:r>
      <w:proofErr w:type="spellEnd"/>
      <w:r w:rsidRPr="0032195C">
        <w:rPr>
          <w:sz w:val="20"/>
          <w:szCs w:val="20"/>
        </w:rPr>
        <w:t xml:space="preserve">. ''The warm temperature ¶ we now enjoy has existed only 10 percent of the time over the last three million years and only 2 percent of the time over the last 15 ¶ million years.'' </w:t>
      </w:r>
      <w:proofErr w:type="spellStart"/>
      <w:r w:rsidRPr="0032195C">
        <w:rPr>
          <w:sz w:val="20"/>
          <w:szCs w:val="20"/>
        </w:rPr>
        <w:t>Jeffreys</w:t>
      </w:r>
      <w:proofErr w:type="spellEnd"/>
      <w:r w:rsidRPr="0032195C">
        <w:rPr>
          <w:sz w:val="20"/>
          <w:szCs w:val="20"/>
        </w:rPr>
        <w:t xml:space="preserve"> said there is no hard evidence that we are experiencing</w:t>
      </w:r>
      <w:r>
        <w:t xml:space="preserve"> </w:t>
      </w:r>
      <w:r w:rsidRPr="0032195C">
        <w:rPr>
          <w:rStyle w:val="StyleBoldUnderline"/>
          <w:highlight w:val="yellow"/>
        </w:rPr>
        <w:t>a global warming</w:t>
      </w:r>
      <w:r w:rsidRPr="0032195C">
        <w:rPr>
          <w:sz w:val="20"/>
          <w:szCs w:val="20"/>
        </w:rPr>
        <w:t>. But it</w:t>
      </w:r>
      <w:r>
        <w:t xml:space="preserve"> </w:t>
      </w:r>
      <w:r w:rsidRPr="0032195C">
        <w:rPr>
          <w:rStyle w:val="StyleBoldUnderline"/>
          <w:highlight w:val="yellow"/>
        </w:rPr>
        <w:t>may be</w:t>
      </w:r>
      <w:r>
        <w:t xml:space="preserve"> </w:t>
      </w:r>
      <w:r w:rsidRPr="0032195C">
        <w:rPr>
          <w:sz w:val="20"/>
          <w:szCs w:val="20"/>
        </w:rPr>
        <w:t>just what is needed. ¶ ''Enhancing the greenhouse effect may be</w:t>
      </w:r>
      <w:r>
        <w:t xml:space="preserve"> </w:t>
      </w:r>
      <w:r w:rsidRPr="0032195C">
        <w:rPr>
          <w:rStyle w:val="StyleBoldUnderline"/>
          <w:highlight w:val="yellow"/>
        </w:rPr>
        <w:t>necessary for our survival,</w:t>
      </w:r>
      <w:r>
        <w:t xml:space="preserve">'' </w:t>
      </w:r>
      <w:r w:rsidRPr="0032195C">
        <w:rPr>
          <w:sz w:val="20"/>
          <w:szCs w:val="20"/>
        </w:rPr>
        <w:t xml:space="preserve">he said. The study said that human emissions of carbon dioxide ¶ (CO2) from the use of carbon-based fuels may have other benefits for the planet. According to </w:t>
      </w:r>
      <w:proofErr w:type="spellStart"/>
      <w:r w:rsidRPr="0032195C">
        <w:rPr>
          <w:sz w:val="20"/>
          <w:szCs w:val="20"/>
        </w:rPr>
        <w:t>Jeffreys</w:t>
      </w:r>
      <w:proofErr w:type="spellEnd"/>
      <w:r w:rsidRPr="0032195C">
        <w:rPr>
          <w:sz w:val="20"/>
          <w:szCs w:val="20"/>
        </w:rPr>
        <w:t>: -- Humans contribute only 5 ¶ percent of the CO2 in the atmosphere, while nature contributes 95 percent. -- Throughout the earth's 4.5 billion year history there have ¶ been wide swings in the amount of CO2 in the atmosphere, but the long-term trend is toward less CO2. -- If the long-term trend ¶ continues, and there is no scientific reason why it should not, the earth will eventually become a lifeless planet</w:t>
      </w:r>
    </w:p>
    <w:p w14:paraId="6C065D95" w14:textId="77777777" w:rsidR="008F5933" w:rsidRPr="0032195C" w:rsidRDefault="008F5933" w:rsidP="008F5933">
      <w:pPr>
        <w:rPr>
          <w:sz w:val="20"/>
          <w:szCs w:val="20"/>
        </w:rPr>
      </w:pPr>
    </w:p>
    <w:p w14:paraId="4B411A1B" w14:textId="77777777" w:rsidR="008F5933" w:rsidRDefault="008F5933" w:rsidP="008F5933"/>
    <w:p w14:paraId="1B934F42" w14:textId="77777777" w:rsidR="008F5933" w:rsidRDefault="008F5933" w:rsidP="008F5933">
      <w:pPr>
        <w:pStyle w:val="Heading4"/>
      </w:pPr>
      <w:r>
        <w:t xml:space="preserve">Cooling is worse than warming. </w:t>
      </w:r>
    </w:p>
    <w:p w14:paraId="7D545B75" w14:textId="77777777" w:rsidR="008F5933" w:rsidRDefault="008F5933" w:rsidP="008F5933">
      <w:proofErr w:type="spellStart"/>
      <w:r w:rsidRPr="008F5933">
        <w:rPr>
          <w:rStyle w:val="Heading4Char"/>
          <w:highlight w:val="yellow"/>
        </w:rPr>
        <w:t>D’Aleo</w:t>
      </w:r>
      <w:proofErr w:type="spellEnd"/>
      <w:r w:rsidRPr="008F5933">
        <w:rPr>
          <w:rStyle w:val="Heading4Char"/>
          <w:highlight w:val="yellow"/>
        </w:rPr>
        <w:t xml:space="preserve"> ’07 [</w:t>
      </w:r>
      <w:r>
        <w:t xml:space="preserve">Joseph, Meteorologist as Weather Services International Corporation, Jul 9, “Global Warming – Is Carbon Dioxide </w:t>
      </w:r>
    </w:p>
    <w:p w14:paraId="28459875" w14:textId="77777777" w:rsidR="008F5933" w:rsidRDefault="008F5933" w:rsidP="008F5933">
      <w:r>
        <w:t xml:space="preserve">Getting a Bad Rap?” http://www.energytribune.com/articles.cfm?aid=544#] </w:t>
      </w:r>
    </w:p>
    <w:p w14:paraId="10F68B36" w14:textId="77777777" w:rsidR="008F5933" w:rsidRDefault="008F5933" w:rsidP="008F5933"/>
    <w:p w14:paraId="5D474DC3" w14:textId="77777777" w:rsidR="008F5933" w:rsidRDefault="008F5933" w:rsidP="008F5933">
      <w:r w:rsidRPr="0032195C">
        <w:rPr>
          <w:sz w:val="20"/>
          <w:szCs w:val="20"/>
        </w:rPr>
        <w:t>Lost in all of this is the fact that we have had an optimum climate the last 30 years – with warmer temperatures, more rainfall, and ¶ increased CO2 – that has enabled us to grow more food in more places, and consume less energy than had the cold weather of the 60s ¶ and 70s persisted</w:t>
      </w:r>
      <w:r>
        <w:t xml:space="preserve">. </w:t>
      </w:r>
      <w:r w:rsidRPr="0032195C">
        <w:rPr>
          <w:rStyle w:val="StyleBoldUnderline"/>
          <w:highlight w:val="yellow"/>
        </w:rPr>
        <w:t>Descending back into a little Ice Age has far greater negative consequences than a slow and relative minor ¶ warming. Crop failures and famines are more common due to dryness and cold, and the world would consume more energy for ¶ heating</w:t>
      </w:r>
      <w:r>
        <w:t xml:space="preserve">. </w:t>
      </w:r>
      <w:r w:rsidRPr="0032195C">
        <w:rPr>
          <w:sz w:val="20"/>
          <w:szCs w:val="20"/>
        </w:rPr>
        <w:t>We may look back at the late 20th and early 21st centuries as the golden years. Future generations will shake their heads over¶ how we failed to recognize a good thing when we had it and how science was hijacked by politics, environmentalism, and greed. We ¶ would be better off spending all our dollars and efforts on maximizing energy sources, new and old, than trying to eliminate a gas that ¶ does far more good than harm.</w:t>
      </w:r>
    </w:p>
    <w:p w14:paraId="137F260F" w14:textId="77777777" w:rsidR="002D34F8" w:rsidRDefault="002D34F8" w:rsidP="008F5933"/>
    <w:p w14:paraId="0FE3B65D" w14:textId="77777777" w:rsidR="002D34F8" w:rsidRDefault="002D34F8" w:rsidP="008F5933"/>
    <w:p w14:paraId="2DD7C802" w14:textId="77777777" w:rsidR="002D34F8" w:rsidRDefault="002D34F8" w:rsidP="008F5933"/>
    <w:p w14:paraId="4A20AD5F" w14:textId="77777777" w:rsidR="002D34F8" w:rsidRDefault="005C3805" w:rsidP="002D34F8">
      <w:pPr>
        <w:pStyle w:val="Heading3"/>
      </w:pPr>
      <w:proofErr w:type="spellStart"/>
      <w:r>
        <w:lastRenderedPageBreak/>
        <w:t>Neg</w:t>
      </w:r>
      <w:proofErr w:type="spellEnd"/>
      <w:r>
        <w:t xml:space="preserve"> </w:t>
      </w:r>
      <w:r w:rsidR="002D34F8">
        <w:t xml:space="preserve">U.S not key to solve warming </w:t>
      </w:r>
    </w:p>
    <w:p w14:paraId="62A7FBA3" w14:textId="77777777" w:rsidR="002D34F8" w:rsidRDefault="002D34F8" w:rsidP="002D34F8">
      <w:pPr>
        <w:pStyle w:val="Heading4"/>
      </w:pPr>
      <w:r>
        <w:t xml:space="preserve">The US isn’t key – nobody else cares what we do. </w:t>
      </w:r>
    </w:p>
    <w:p w14:paraId="616D8C28" w14:textId="77777777" w:rsidR="002D34F8" w:rsidRPr="002D34F8" w:rsidRDefault="002D34F8" w:rsidP="002D34F8">
      <w:pPr>
        <w:pStyle w:val="Heading4"/>
        <w:rPr>
          <w:b w:val="0"/>
          <w:sz w:val="20"/>
          <w:szCs w:val="20"/>
        </w:rPr>
      </w:pPr>
      <w:r w:rsidRPr="002D34F8">
        <w:rPr>
          <w:highlight w:val="yellow"/>
        </w:rPr>
        <w:t>Murray</w:t>
      </w:r>
      <w:r>
        <w:t xml:space="preserve"> </w:t>
      </w:r>
      <w:r w:rsidRPr="002D34F8">
        <w:rPr>
          <w:highlight w:val="yellow"/>
        </w:rPr>
        <w:t>’07</w:t>
      </w:r>
      <w:r>
        <w:t xml:space="preserve"> </w:t>
      </w:r>
      <w:r w:rsidRPr="002D34F8">
        <w:rPr>
          <w:b w:val="0"/>
          <w:sz w:val="20"/>
          <w:szCs w:val="20"/>
        </w:rPr>
        <w:t xml:space="preserve">[Iain, Senior Fellow in Energy, Science and Technology at Competitive Enterprise institute, Mar 27, “Five Biggest Myths about Global Warming,” http://cei.org/gencon/019,05845.cfm] </w:t>
      </w:r>
    </w:p>
    <w:p w14:paraId="42A6C29B" w14:textId="77777777" w:rsidR="002D34F8" w:rsidRDefault="002D34F8" w:rsidP="002D34F8"/>
    <w:p w14:paraId="1284999D" w14:textId="77777777" w:rsidR="002D34F8" w:rsidRDefault="002D34F8" w:rsidP="002D34F8">
      <w:pPr>
        <w:rPr>
          <w:rStyle w:val="StyleBoldUnderline"/>
        </w:rPr>
      </w:pPr>
      <w:r w:rsidRPr="0032195C">
        <w:rPr>
          <w:sz w:val="20"/>
          <w:szCs w:val="20"/>
        </w:rPr>
        <w:t>Finally</w:t>
      </w:r>
      <w:r>
        <w:t xml:space="preserve">, </w:t>
      </w:r>
      <w:r w:rsidRPr="002D34F8">
        <w:rPr>
          <w:rStyle w:val="StyleBoldUnderline"/>
          <w:highlight w:val="yellow"/>
        </w:rPr>
        <w:t>the rest of the world is not waiting for America’s lead on climate change. Europe has attempted to put a price on carbon and¶ has failed to reduce emissions because of its internal tensions. Measures attempted in Canada, Japan and New Zealand have also failed.¶ China, India, and the G-77 group of developing nations have outright refused to accept any restriction on their emissions</w:t>
      </w:r>
      <w:r>
        <w:t xml:space="preserve"> (</w:t>
      </w:r>
      <w:r w:rsidRPr="0032195C">
        <w:rPr>
          <w:sz w:val="20"/>
          <w:szCs w:val="20"/>
        </w:rPr>
        <w:t xml:space="preserve">China could ¶ overtake the U.S. as the world’s leading greenhouse gas emitter later this year). The rest of the world has two reasons for demanding ¶ American action: First, </w:t>
      </w:r>
      <w:r w:rsidRPr="002D34F8">
        <w:rPr>
          <w:rStyle w:val="StyleBoldUnderline"/>
          <w:highlight w:val="yellow"/>
        </w:rPr>
        <w:t>blaming America absolves them of responsibility and, second, emissions restrictions will hobble America’s ¶ economy, allowing the rest of the world to play catch-up.</w:t>
      </w:r>
      <w:r w:rsidRPr="002D34F8">
        <w:rPr>
          <w:rStyle w:val="StyleBoldUnderline"/>
        </w:rPr>
        <w:t xml:space="preserve"> </w:t>
      </w:r>
      <w:r w:rsidRPr="0032195C">
        <w:rPr>
          <w:sz w:val="20"/>
          <w:szCs w:val="20"/>
        </w:rPr>
        <w:t xml:space="preserve">For climate alarmists, these are harsh realities, inconvenient truths if you will. ¶ </w:t>
      </w:r>
      <w:proofErr w:type="gramStart"/>
      <w:r w:rsidRPr="0032195C">
        <w:rPr>
          <w:sz w:val="20"/>
          <w:szCs w:val="20"/>
        </w:rPr>
        <w:t>The</w:t>
      </w:r>
      <w:proofErr w:type="gramEnd"/>
      <w:r w:rsidRPr="0032195C">
        <w:rPr>
          <w:sz w:val="20"/>
          <w:szCs w:val="20"/>
        </w:rPr>
        <w:t xml:space="preserve"> global warming debate is rife with confusion and misunderstanding. As a thorough review of the implications of the science</w:t>
      </w:r>
      <w:proofErr w:type="gramStart"/>
      <w:r w:rsidRPr="0032195C">
        <w:rPr>
          <w:sz w:val="20"/>
          <w:szCs w:val="20"/>
        </w:rPr>
        <w:t>,¶</w:t>
      </w:r>
      <w:proofErr w:type="gramEnd"/>
      <w:r w:rsidRPr="0032195C">
        <w:rPr>
          <w:sz w:val="20"/>
          <w:szCs w:val="20"/>
        </w:rPr>
        <w:t xml:space="preserve"> economics and geopolitics of the debate shows, the supposed</w:t>
      </w:r>
      <w:r>
        <w:t xml:space="preserve"> </w:t>
      </w:r>
      <w:r w:rsidRPr="002D34F8">
        <w:rPr>
          <w:rStyle w:val="StyleBoldUnderline"/>
          <w:highlight w:val="yellow"/>
        </w:rPr>
        <w:t>cure is worse than the disease.</w:t>
      </w:r>
    </w:p>
    <w:p w14:paraId="0405E5B2" w14:textId="77777777" w:rsidR="002D34F8" w:rsidRDefault="002D34F8" w:rsidP="002D34F8">
      <w:pPr>
        <w:rPr>
          <w:rStyle w:val="StyleBoldUnderline"/>
        </w:rPr>
      </w:pPr>
    </w:p>
    <w:p w14:paraId="71497FFB" w14:textId="77777777" w:rsidR="002D34F8" w:rsidRDefault="002D34F8" w:rsidP="002D34F8">
      <w:pPr>
        <w:rPr>
          <w:rStyle w:val="StyleBoldUnderline"/>
        </w:rPr>
      </w:pPr>
    </w:p>
    <w:p w14:paraId="2BBFA15E" w14:textId="77777777" w:rsidR="002D34F8" w:rsidRPr="002042C8" w:rsidRDefault="005C3805" w:rsidP="002042C8">
      <w:pPr>
        <w:pStyle w:val="Heading3"/>
        <w:rPr>
          <w:rStyle w:val="StyleBoldUnderline"/>
          <w:b/>
          <w:sz w:val="28"/>
          <w:szCs w:val="28"/>
        </w:rPr>
      </w:pPr>
      <w:proofErr w:type="spellStart"/>
      <w:r>
        <w:rPr>
          <w:rStyle w:val="StyleBoldUnderline"/>
          <w:b/>
          <w:sz w:val="28"/>
          <w:szCs w:val="28"/>
        </w:rPr>
        <w:lastRenderedPageBreak/>
        <w:t>Neg</w:t>
      </w:r>
      <w:proofErr w:type="spellEnd"/>
      <w:r>
        <w:rPr>
          <w:rStyle w:val="StyleBoldUnderline"/>
          <w:b/>
          <w:sz w:val="28"/>
          <w:szCs w:val="28"/>
        </w:rPr>
        <w:t xml:space="preserve"> </w:t>
      </w:r>
      <w:r w:rsidR="002D34F8" w:rsidRPr="002042C8">
        <w:rPr>
          <w:rStyle w:val="StyleBoldUnderline"/>
          <w:b/>
          <w:sz w:val="28"/>
          <w:szCs w:val="28"/>
        </w:rPr>
        <w:t xml:space="preserve">AT: Warming </w:t>
      </w:r>
      <w:r w:rsidR="002042C8">
        <w:rPr>
          <w:rStyle w:val="StyleBoldUnderline"/>
          <w:b/>
          <w:sz w:val="28"/>
          <w:szCs w:val="28"/>
        </w:rPr>
        <w:t xml:space="preserve">= </w:t>
      </w:r>
      <w:r w:rsidR="002D34F8" w:rsidRPr="002042C8">
        <w:rPr>
          <w:rStyle w:val="StyleBoldUnderline"/>
          <w:b/>
          <w:sz w:val="28"/>
          <w:szCs w:val="28"/>
        </w:rPr>
        <w:t>Ocean Collapse</w:t>
      </w:r>
    </w:p>
    <w:p w14:paraId="719E5D40" w14:textId="77777777" w:rsidR="002D34F8" w:rsidRPr="002042C8" w:rsidRDefault="002D34F8" w:rsidP="002D34F8">
      <w:pPr>
        <w:rPr>
          <w:rStyle w:val="StyleStyleBold12pt"/>
        </w:rPr>
      </w:pPr>
      <w:r w:rsidRPr="002042C8">
        <w:rPr>
          <w:rStyle w:val="StyleStyleBold12pt"/>
        </w:rPr>
        <w:t xml:space="preserve">Warming doesn’t harm ocean life. </w:t>
      </w:r>
    </w:p>
    <w:p w14:paraId="636C52BD" w14:textId="77777777" w:rsidR="002D34F8" w:rsidRDefault="002D34F8" w:rsidP="002D34F8">
      <w:pPr>
        <w:rPr>
          <w:rStyle w:val="StyleStyleBold12pt"/>
          <w:b w:val="0"/>
          <w:sz w:val="20"/>
          <w:szCs w:val="20"/>
        </w:rPr>
      </w:pPr>
      <w:r w:rsidRPr="002042C8">
        <w:rPr>
          <w:rStyle w:val="StyleStyleBold12pt"/>
          <w:highlight w:val="yellow"/>
        </w:rPr>
        <w:t>Lovell ’02</w:t>
      </w:r>
      <w:r w:rsidRPr="002042C8">
        <w:rPr>
          <w:rStyle w:val="StyleStyleBold12pt"/>
        </w:rPr>
        <w:t xml:space="preserve"> </w:t>
      </w:r>
      <w:r w:rsidRPr="002042C8">
        <w:rPr>
          <w:rStyle w:val="StyleStyleBold12pt"/>
          <w:b w:val="0"/>
          <w:sz w:val="20"/>
          <w:szCs w:val="20"/>
        </w:rPr>
        <w:t xml:space="preserve">[Jeremy, Reuters, Sep 9, “Exotic Antarctic Species Face Climate Wipeout,” Lexis] </w:t>
      </w:r>
    </w:p>
    <w:p w14:paraId="4DAF0B7B" w14:textId="77777777" w:rsidR="002042C8" w:rsidRPr="002042C8" w:rsidRDefault="002042C8" w:rsidP="002D34F8">
      <w:pPr>
        <w:rPr>
          <w:rStyle w:val="StyleStyleBold12pt"/>
        </w:rPr>
      </w:pPr>
    </w:p>
    <w:p w14:paraId="4F5839F6" w14:textId="77777777" w:rsidR="002D34F8" w:rsidRDefault="002D34F8" w:rsidP="002042C8">
      <w:pPr>
        <w:rPr>
          <w:sz w:val="20"/>
          <w:szCs w:val="20"/>
        </w:rPr>
      </w:pPr>
      <w:r w:rsidRPr="002042C8">
        <w:rPr>
          <w:rStyle w:val="StyleBoldUnderline"/>
        </w:rPr>
        <w:t xml:space="preserve">Scientist Andrew </w:t>
      </w:r>
      <w:proofErr w:type="spellStart"/>
      <w:r w:rsidRPr="002042C8">
        <w:rPr>
          <w:rStyle w:val="StyleBoldUnderline"/>
          <w:highlight w:val="yellow"/>
        </w:rPr>
        <w:t>Brierley</w:t>
      </w:r>
      <w:proofErr w:type="spellEnd"/>
      <w:r w:rsidRPr="002042C8">
        <w:rPr>
          <w:rStyle w:val="StyleBoldUnderline"/>
          <w:highlight w:val="yellow"/>
        </w:rPr>
        <w:t>,</w:t>
      </w:r>
      <w:r w:rsidRPr="002042C8">
        <w:rPr>
          <w:rStyle w:val="StyleBoldUnderline"/>
        </w:rPr>
        <w:t xml:space="preserve"> of the University of St. Andrews in Scotland, </w:t>
      </w:r>
      <w:r w:rsidRPr="002042C8">
        <w:rPr>
          <w:rStyle w:val="StyleBoldUnderline"/>
          <w:highlight w:val="yellow"/>
        </w:rPr>
        <w:t xml:space="preserve">said his studies showed that on the plus side of climate change, </w:t>
      </w:r>
      <w:r w:rsidR="002042C8" w:rsidRPr="002042C8">
        <w:rPr>
          <w:rStyle w:val="StyleBoldUnderline"/>
          <w:highlight w:val="yellow"/>
        </w:rPr>
        <w:t xml:space="preserve">¶ </w:t>
      </w:r>
      <w:r w:rsidRPr="002042C8">
        <w:rPr>
          <w:rStyle w:val="StyleBoldUnderline"/>
          <w:highlight w:val="yellow"/>
        </w:rPr>
        <w:t>krill -- a basic foodstuff of whales and penguins -- might not be as much at risk as previously thought.</w:t>
      </w:r>
      <w:r w:rsidRPr="002042C8">
        <w:rPr>
          <w:rStyle w:val="StyleBoldUnderline"/>
        </w:rPr>
        <w:t xml:space="preserve"> He told the same news</w:t>
      </w:r>
      <w:r w:rsidR="002042C8" w:rsidRPr="002042C8">
        <w:rPr>
          <w:rStyle w:val="StyleBoldUnderline"/>
        </w:rPr>
        <w:t xml:space="preserve">¶ </w:t>
      </w:r>
      <w:r w:rsidRPr="002042C8">
        <w:rPr>
          <w:rStyle w:val="StyleBoldUnderline"/>
        </w:rPr>
        <w:t xml:space="preserve">conference that </w:t>
      </w:r>
      <w:r w:rsidRPr="002042C8">
        <w:rPr>
          <w:rStyle w:val="StyleBoldUnderline"/>
          <w:highlight w:val="yellow"/>
        </w:rPr>
        <w:t>krill</w:t>
      </w:r>
      <w:r w:rsidRPr="002042C8">
        <w:rPr>
          <w:rStyle w:val="StyleBoldUnderline"/>
        </w:rPr>
        <w:t xml:space="preserve"> -- minute shrimp-like creatures -- </w:t>
      </w:r>
      <w:r w:rsidRPr="002042C8">
        <w:rPr>
          <w:rStyle w:val="StyleBoldUnderline"/>
          <w:highlight w:val="yellow"/>
        </w:rPr>
        <w:t xml:space="preserve">had been found to be concentrated at the edge of the Antarctic sea ice and </w:t>
      </w:r>
      <w:r w:rsidR="002042C8" w:rsidRPr="002042C8">
        <w:rPr>
          <w:rStyle w:val="StyleBoldUnderline"/>
          <w:highlight w:val="yellow"/>
        </w:rPr>
        <w:t xml:space="preserve">¶ </w:t>
      </w:r>
      <w:r w:rsidRPr="002042C8">
        <w:rPr>
          <w:rStyle w:val="StyleBoldUnderline"/>
          <w:highlight w:val="yellow"/>
        </w:rPr>
        <w:t xml:space="preserve">therefore lost relatively little of their habitat as the ice receded with global warming. "The edge of the sea ice is relatively small </w:t>
      </w:r>
      <w:r w:rsidR="002042C8" w:rsidRPr="002042C8">
        <w:rPr>
          <w:rStyle w:val="StyleBoldUnderline"/>
          <w:highlight w:val="yellow"/>
        </w:rPr>
        <w:t xml:space="preserve">¶ </w:t>
      </w:r>
      <w:r w:rsidRPr="002042C8">
        <w:rPr>
          <w:rStyle w:val="StyleBoldUnderline"/>
          <w:highlight w:val="yellow"/>
        </w:rPr>
        <w:t>compared to the total area of the ice shelf, and that is critical</w:t>
      </w:r>
      <w:r w:rsidRPr="002042C8">
        <w:rPr>
          <w:rStyle w:val="StyleBoldUnderline"/>
        </w:rPr>
        <w:t>,"</w:t>
      </w:r>
      <w:r w:rsidRPr="002042C8">
        <w:t xml:space="preserve"> </w:t>
      </w:r>
      <w:r w:rsidRPr="002042C8">
        <w:rPr>
          <w:sz w:val="20"/>
          <w:szCs w:val="20"/>
        </w:rPr>
        <w:t>he said. "A smaller proportion of the krill's habitat is lost than the total."</w:t>
      </w:r>
    </w:p>
    <w:p w14:paraId="06B468C3" w14:textId="77777777" w:rsidR="002042C8" w:rsidRDefault="002042C8" w:rsidP="002042C8">
      <w:pPr>
        <w:rPr>
          <w:sz w:val="20"/>
          <w:szCs w:val="20"/>
        </w:rPr>
      </w:pPr>
    </w:p>
    <w:p w14:paraId="5223C4E0" w14:textId="77777777" w:rsidR="002042C8" w:rsidRDefault="002042C8" w:rsidP="002042C8">
      <w:pPr>
        <w:rPr>
          <w:sz w:val="20"/>
          <w:szCs w:val="20"/>
        </w:rPr>
      </w:pPr>
    </w:p>
    <w:p w14:paraId="41449C84" w14:textId="77777777" w:rsidR="002042C8" w:rsidRDefault="002042C8" w:rsidP="002042C8">
      <w:pPr>
        <w:rPr>
          <w:sz w:val="20"/>
          <w:szCs w:val="20"/>
        </w:rPr>
      </w:pPr>
    </w:p>
    <w:p w14:paraId="00355750" w14:textId="77777777" w:rsidR="002042C8" w:rsidRDefault="002042C8" w:rsidP="002042C8">
      <w:pPr>
        <w:rPr>
          <w:sz w:val="20"/>
          <w:szCs w:val="20"/>
        </w:rPr>
      </w:pPr>
    </w:p>
    <w:p w14:paraId="196345FF" w14:textId="77777777" w:rsidR="002042C8" w:rsidRDefault="002042C8" w:rsidP="002042C8">
      <w:pPr>
        <w:rPr>
          <w:sz w:val="20"/>
          <w:szCs w:val="20"/>
        </w:rPr>
      </w:pPr>
    </w:p>
    <w:p w14:paraId="10810861" w14:textId="77777777" w:rsidR="002042C8" w:rsidRDefault="002042C8" w:rsidP="002042C8">
      <w:pPr>
        <w:rPr>
          <w:sz w:val="20"/>
          <w:szCs w:val="20"/>
        </w:rPr>
      </w:pPr>
    </w:p>
    <w:p w14:paraId="412B30AF" w14:textId="77777777" w:rsidR="002042C8" w:rsidRDefault="005C3805" w:rsidP="002042C8">
      <w:pPr>
        <w:pStyle w:val="Heading3"/>
      </w:pPr>
      <w:proofErr w:type="spellStart"/>
      <w:r>
        <w:lastRenderedPageBreak/>
        <w:t>Neg</w:t>
      </w:r>
      <w:proofErr w:type="spellEnd"/>
      <w:r>
        <w:t xml:space="preserve"> </w:t>
      </w:r>
      <w:r w:rsidR="002042C8">
        <w:t xml:space="preserve">Warming doesn’t cause extinction </w:t>
      </w:r>
    </w:p>
    <w:p w14:paraId="30F7857E" w14:textId="77777777" w:rsidR="00035B9D" w:rsidRPr="00035B9D" w:rsidRDefault="00035B9D" w:rsidP="00035B9D"/>
    <w:p w14:paraId="22C90F9D" w14:textId="77777777" w:rsidR="003458B6" w:rsidRDefault="00035B9D" w:rsidP="00035B9D">
      <w:pPr>
        <w:pStyle w:val="Heading4"/>
      </w:pPr>
      <w:r>
        <w:t xml:space="preserve">Warming won’t lead to extinction </w:t>
      </w:r>
    </w:p>
    <w:p w14:paraId="1668AF89" w14:textId="77777777" w:rsidR="00035B9D" w:rsidRPr="00035B9D" w:rsidRDefault="00035B9D" w:rsidP="003458B6">
      <w:pPr>
        <w:rPr>
          <w:rStyle w:val="StyleStyleBold12pt"/>
          <w:b w:val="0"/>
          <w:sz w:val="20"/>
          <w:szCs w:val="20"/>
        </w:rPr>
      </w:pPr>
      <w:r w:rsidRPr="00035B9D">
        <w:rPr>
          <w:rStyle w:val="StyleStyleBold12pt"/>
          <w:b w:val="0"/>
          <w:sz w:val="20"/>
          <w:szCs w:val="20"/>
        </w:rPr>
        <w:t>DANIEL B</w:t>
      </w:r>
      <w:r w:rsidRPr="00035B9D">
        <w:rPr>
          <w:rStyle w:val="StyleStyleBold12pt"/>
        </w:rPr>
        <w:t xml:space="preserve">. </w:t>
      </w:r>
      <w:r w:rsidRPr="00035B9D">
        <w:rPr>
          <w:rStyle w:val="StyleStyleBold12pt"/>
          <w:highlight w:val="yellow"/>
        </w:rPr>
        <w:t>BOTKIN</w:t>
      </w:r>
      <w:r w:rsidRPr="00035B9D">
        <w:rPr>
          <w:rStyle w:val="StyleStyleBold12pt"/>
        </w:rPr>
        <w:t xml:space="preserve"> </w:t>
      </w:r>
      <w:r w:rsidRPr="00035B9D">
        <w:rPr>
          <w:rStyle w:val="StyleStyleBold12pt"/>
          <w:b w:val="0"/>
          <w:sz w:val="20"/>
          <w:szCs w:val="20"/>
        </w:rPr>
        <w:t>October 17, 20</w:t>
      </w:r>
      <w:r w:rsidRPr="00035B9D">
        <w:rPr>
          <w:rStyle w:val="StyleStyleBold12pt"/>
          <w:highlight w:val="yellow"/>
        </w:rPr>
        <w:t>07</w:t>
      </w:r>
      <w:r w:rsidRPr="00035B9D">
        <w:rPr>
          <w:rStyle w:val="StyleStyleBold12pt"/>
        </w:rPr>
        <w:t xml:space="preserve">; </w:t>
      </w:r>
      <w:r w:rsidRPr="00035B9D">
        <w:rPr>
          <w:rStyle w:val="StyleStyleBold12pt"/>
          <w:b w:val="0"/>
          <w:sz w:val="20"/>
          <w:szCs w:val="20"/>
        </w:rPr>
        <w:t xml:space="preserve">Daniel </w:t>
      </w:r>
      <w:proofErr w:type="spellStart"/>
      <w:r w:rsidRPr="00035B9D">
        <w:rPr>
          <w:rStyle w:val="StyleStyleBold12pt"/>
          <w:b w:val="0"/>
          <w:sz w:val="20"/>
          <w:szCs w:val="20"/>
        </w:rPr>
        <w:t>Botkin</w:t>
      </w:r>
      <w:proofErr w:type="spellEnd"/>
      <w:r w:rsidRPr="00035B9D">
        <w:rPr>
          <w:rStyle w:val="StyleStyleBold12pt"/>
          <w:b w:val="0"/>
          <w:sz w:val="20"/>
          <w:szCs w:val="20"/>
        </w:rPr>
        <w:t> is a scientist who studies life from a planetary perspective, a biologist who has helped solve major environmental issues, and a writer about nature.</w:t>
      </w:r>
    </w:p>
    <w:p w14:paraId="4922E8C5" w14:textId="77777777" w:rsidR="003458B6" w:rsidRPr="00035B9D" w:rsidRDefault="00035B9D" w:rsidP="003458B6">
      <w:pPr>
        <w:rPr>
          <w:rStyle w:val="StyleStyleBold12pt"/>
          <w:b w:val="0"/>
          <w:sz w:val="20"/>
          <w:szCs w:val="20"/>
        </w:rPr>
      </w:pPr>
      <w:r w:rsidRPr="00035B9D">
        <w:rPr>
          <w:rStyle w:val="StyleStyleBold12pt"/>
          <w:b w:val="0"/>
          <w:sz w:val="20"/>
          <w:szCs w:val="20"/>
        </w:rPr>
        <w:t xml:space="preserve"> Page A19 the wall street journal </w:t>
      </w:r>
      <w:proofErr w:type="spellStart"/>
      <w:r w:rsidRPr="00035B9D">
        <w:rPr>
          <w:rStyle w:val="StyleStyleBold12pt"/>
          <w:b w:val="0"/>
          <w:sz w:val="20"/>
          <w:szCs w:val="20"/>
        </w:rPr>
        <w:t>GlobalWarming</w:t>
      </w:r>
      <w:proofErr w:type="spellEnd"/>
      <w:r w:rsidRPr="00035B9D">
        <w:rPr>
          <w:rStyle w:val="StyleStyleBold12pt"/>
          <w:b w:val="0"/>
          <w:sz w:val="20"/>
          <w:szCs w:val="20"/>
        </w:rPr>
        <w:t xml:space="preserve"> Delusions </w:t>
      </w:r>
      <w:hyperlink r:id="rId39" w:history="1">
        <w:r w:rsidRPr="00035B9D">
          <w:rPr>
            <w:rStyle w:val="StyleStyleBold12pt"/>
            <w:b w:val="0"/>
            <w:sz w:val="20"/>
            <w:szCs w:val="20"/>
          </w:rPr>
          <w:t>http://junksciencearchive.com/oct07/Global_Warming_Delusions-WSJ.com.pdf</w:t>
        </w:r>
      </w:hyperlink>
    </w:p>
    <w:p w14:paraId="5B48AAC7" w14:textId="77777777" w:rsidR="00035B9D" w:rsidRDefault="00035B9D" w:rsidP="003458B6"/>
    <w:p w14:paraId="0DCC6CA3" w14:textId="77777777" w:rsidR="003458B6" w:rsidRPr="00522E7B" w:rsidRDefault="00035B9D" w:rsidP="00035B9D">
      <w:pPr>
        <w:rPr>
          <w:sz w:val="20"/>
          <w:szCs w:val="20"/>
        </w:rPr>
      </w:pPr>
      <w:r w:rsidRPr="00522E7B">
        <w:rPr>
          <w:rStyle w:val="StyleBoldUnderline"/>
          <w:highlight w:val="yellow"/>
        </w:rPr>
        <w:t>Global warming doesn't matter</w:t>
      </w:r>
      <w:r w:rsidRPr="00522E7B">
        <w:rPr>
          <w:rStyle w:val="StyleBoldUnderline"/>
        </w:rPr>
        <w:t xml:space="preserve"> </w:t>
      </w:r>
      <w:r w:rsidRPr="00522E7B">
        <w:rPr>
          <w:sz w:val="20"/>
          <w:szCs w:val="20"/>
        </w:rPr>
        <w:t>except to the extent that it will affect life -- ours and that¶ of all living things on Earth. And contrary to the latest news</w:t>
      </w:r>
      <w:r>
        <w:t xml:space="preserve">, </w:t>
      </w:r>
      <w:r w:rsidRPr="00522E7B">
        <w:rPr>
          <w:rStyle w:val="StyleBoldUnderline"/>
          <w:highlight w:val="yellow"/>
        </w:rPr>
        <w:t>the evidence that global¶ warming will have serious effects on life is</w:t>
      </w:r>
      <w:r w:rsidR="00522E7B" w:rsidRPr="00522E7B">
        <w:rPr>
          <w:rStyle w:val="StyleBoldUnderline"/>
          <w:highlight w:val="yellow"/>
        </w:rPr>
        <w:t xml:space="preserve"> </w:t>
      </w:r>
      <w:r w:rsidRPr="00522E7B">
        <w:rPr>
          <w:rStyle w:val="StyleBoldUnderline"/>
          <w:highlight w:val="yellow"/>
        </w:rPr>
        <w:t>thin.</w:t>
      </w:r>
      <w:r w:rsidRPr="00522E7B">
        <w:rPr>
          <w:rStyle w:val="StyleBoldUnderline"/>
        </w:rPr>
        <w:t xml:space="preserve"> </w:t>
      </w:r>
      <w:r w:rsidRPr="00522E7B">
        <w:rPr>
          <w:rStyle w:val="StyleBoldUnderline"/>
          <w:highlight w:val="yellow"/>
        </w:rPr>
        <w:t xml:space="preserve">Most evidence </w:t>
      </w:r>
      <w:proofErr w:type="spellStart"/>
      <w:r w:rsidRPr="00522E7B">
        <w:rPr>
          <w:rStyle w:val="StyleBoldUnderline"/>
          <w:highlight w:val="yellow"/>
        </w:rPr>
        <w:t>suggeststhe</w:t>
      </w:r>
      <w:proofErr w:type="spellEnd"/>
      <w:r w:rsidRPr="00522E7B">
        <w:rPr>
          <w:rStyle w:val="StyleBoldUnderline"/>
          <w:highlight w:val="yellow"/>
        </w:rPr>
        <w:t xml:space="preserve"> contrary</w:t>
      </w:r>
      <w:r>
        <w:t>.</w:t>
      </w:r>
      <w:r w:rsidRPr="00035B9D">
        <w:rPr>
          <w:sz w:val="12"/>
        </w:rPr>
        <w:t xml:space="preserve">¶ </w:t>
      </w:r>
      <w:r w:rsidRPr="00522E7B">
        <w:rPr>
          <w:sz w:val="20"/>
          <w:szCs w:val="20"/>
        </w:rPr>
        <w:t xml:space="preserve">Case in point: This year's United Nations¶ report on climate change and other¶ </w:t>
      </w:r>
      <w:proofErr w:type="spellStart"/>
      <w:r w:rsidRPr="00522E7B">
        <w:rPr>
          <w:sz w:val="20"/>
          <w:szCs w:val="20"/>
        </w:rPr>
        <w:t>documentssay</w:t>
      </w:r>
      <w:proofErr w:type="spellEnd"/>
      <w:r w:rsidRPr="00522E7B">
        <w:rPr>
          <w:rStyle w:val="StyleBoldUnderline"/>
          <w:sz w:val="20"/>
          <w:szCs w:val="20"/>
        </w:rPr>
        <w:t xml:space="preserve"> </w:t>
      </w:r>
      <w:r w:rsidRPr="00522E7B">
        <w:rPr>
          <w:rStyle w:val="StyleBoldUnderline"/>
          <w:highlight w:val="yellow"/>
        </w:rPr>
        <w:t xml:space="preserve">that 20%-30% of plant and¶ </w:t>
      </w:r>
      <w:proofErr w:type="spellStart"/>
      <w:r w:rsidRPr="00522E7B">
        <w:rPr>
          <w:rStyle w:val="StyleBoldUnderline"/>
          <w:highlight w:val="yellow"/>
        </w:rPr>
        <w:t>animalspecies</w:t>
      </w:r>
      <w:proofErr w:type="spellEnd"/>
      <w:r w:rsidRPr="00522E7B">
        <w:rPr>
          <w:rStyle w:val="StyleBoldUnderline"/>
          <w:highlight w:val="yellow"/>
        </w:rPr>
        <w:t xml:space="preserve"> will be threatened with extinction in this century due to¶ global warming</w:t>
      </w:r>
      <w:r>
        <w:t xml:space="preserve"> </w:t>
      </w:r>
      <w:r w:rsidRPr="00522E7B">
        <w:rPr>
          <w:sz w:val="20"/>
          <w:szCs w:val="20"/>
        </w:rPr>
        <w:t>-- a truly terrifying thought</w:t>
      </w:r>
      <w:r w:rsidRPr="00522E7B">
        <w:rPr>
          <w:highlight w:val="yellow"/>
        </w:rPr>
        <w:t xml:space="preserve">. </w:t>
      </w:r>
      <w:r w:rsidRPr="00522E7B">
        <w:rPr>
          <w:rStyle w:val="StyleBoldUnderline"/>
          <w:highlight w:val="yellow"/>
        </w:rPr>
        <w:t>Yet, during the past 2.5 million¶ years</w:t>
      </w:r>
      <w:r w:rsidRPr="00522E7B">
        <w:rPr>
          <w:rStyle w:val="StyleBoldUnderline"/>
        </w:rPr>
        <w:t xml:space="preserve">, a period </w:t>
      </w:r>
      <w:proofErr w:type="spellStart"/>
      <w:r w:rsidRPr="00522E7B">
        <w:rPr>
          <w:rStyle w:val="StyleBoldUnderline"/>
        </w:rPr>
        <w:t>thatscientists</w:t>
      </w:r>
      <w:proofErr w:type="spellEnd"/>
      <w:r w:rsidRPr="00522E7B">
        <w:rPr>
          <w:rStyle w:val="StyleBoldUnderline"/>
        </w:rPr>
        <w:t xml:space="preserve"> now know experienced </w:t>
      </w:r>
      <w:r w:rsidRPr="00522E7B">
        <w:rPr>
          <w:rStyle w:val="StyleBoldUnderline"/>
          <w:highlight w:val="yellow"/>
        </w:rPr>
        <w:t xml:space="preserve">climatic changes as¶ rapid and as warm as modern climatological </w:t>
      </w:r>
      <w:proofErr w:type="spellStart"/>
      <w:r w:rsidRPr="00522E7B">
        <w:rPr>
          <w:rStyle w:val="StyleBoldUnderline"/>
          <w:highlight w:val="yellow"/>
        </w:rPr>
        <w:t>modelssuggest</w:t>
      </w:r>
      <w:proofErr w:type="spellEnd"/>
      <w:r w:rsidRPr="00522E7B">
        <w:rPr>
          <w:rStyle w:val="StyleBoldUnderline"/>
          <w:highlight w:val="yellow"/>
        </w:rPr>
        <w:t xml:space="preserve"> will happen to¶ us, almost none </w:t>
      </w:r>
      <w:proofErr w:type="spellStart"/>
      <w:r w:rsidRPr="00522E7B">
        <w:rPr>
          <w:rStyle w:val="StyleBoldUnderline"/>
          <w:highlight w:val="yellow"/>
        </w:rPr>
        <w:t>ofthe</w:t>
      </w:r>
      <w:proofErr w:type="spellEnd"/>
      <w:r w:rsidRPr="00522E7B">
        <w:rPr>
          <w:rStyle w:val="StyleBoldUnderline"/>
          <w:highlight w:val="yellow"/>
        </w:rPr>
        <w:t xml:space="preserve"> millions </w:t>
      </w:r>
      <w:proofErr w:type="spellStart"/>
      <w:r w:rsidRPr="00522E7B">
        <w:rPr>
          <w:rStyle w:val="StyleBoldUnderline"/>
          <w:highlight w:val="yellow"/>
        </w:rPr>
        <w:t>ofspecies</w:t>
      </w:r>
      <w:proofErr w:type="spellEnd"/>
      <w:r w:rsidRPr="00522E7B">
        <w:rPr>
          <w:rStyle w:val="StyleBoldUnderline"/>
          <w:highlight w:val="yellow"/>
        </w:rPr>
        <w:t xml:space="preserve"> on Earth went extinct</w:t>
      </w:r>
      <w:r w:rsidRPr="00522E7B">
        <w:rPr>
          <w:highlight w:val="yellow"/>
        </w:rPr>
        <w:t>.</w:t>
      </w:r>
      <w:r>
        <w:t xml:space="preserve"> </w:t>
      </w:r>
      <w:r w:rsidRPr="00522E7B">
        <w:rPr>
          <w:sz w:val="20"/>
          <w:szCs w:val="20"/>
        </w:rPr>
        <w:t xml:space="preserve">The¶ exceptions were about 20 species </w:t>
      </w:r>
      <w:proofErr w:type="spellStart"/>
      <w:r w:rsidRPr="00522E7B">
        <w:rPr>
          <w:sz w:val="20"/>
          <w:szCs w:val="20"/>
        </w:rPr>
        <w:t>oflarge</w:t>
      </w:r>
      <w:proofErr w:type="spellEnd"/>
      <w:r w:rsidRPr="00522E7B">
        <w:rPr>
          <w:sz w:val="20"/>
          <w:szCs w:val="20"/>
        </w:rPr>
        <w:t xml:space="preserve"> mammals(the famous </w:t>
      </w:r>
      <w:proofErr w:type="spellStart"/>
      <w:r w:rsidRPr="00522E7B">
        <w:rPr>
          <w:sz w:val="20"/>
          <w:szCs w:val="20"/>
        </w:rPr>
        <w:t>megafauna</w:t>
      </w:r>
      <w:proofErr w:type="spellEnd"/>
      <w:r w:rsidRPr="00522E7B">
        <w:rPr>
          <w:sz w:val="20"/>
          <w:szCs w:val="20"/>
        </w:rPr>
        <w:t xml:space="preserve">¶ </w:t>
      </w:r>
      <w:proofErr w:type="spellStart"/>
      <w:r w:rsidRPr="00522E7B">
        <w:rPr>
          <w:sz w:val="20"/>
          <w:szCs w:val="20"/>
        </w:rPr>
        <w:t>ofthe</w:t>
      </w:r>
      <w:proofErr w:type="spellEnd"/>
      <w:r w:rsidRPr="00522E7B">
        <w:rPr>
          <w:sz w:val="20"/>
          <w:szCs w:val="20"/>
        </w:rPr>
        <w:t xml:space="preserve"> last ice age --saber-tooth tigers, hairy mammoths and the like), which¶ went extinct about 10,000 to 5,000 years ago at the end </w:t>
      </w:r>
      <w:proofErr w:type="spellStart"/>
      <w:r w:rsidRPr="00522E7B">
        <w:rPr>
          <w:sz w:val="20"/>
          <w:szCs w:val="20"/>
        </w:rPr>
        <w:t>ofthe</w:t>
      </w:r>
      <w:proofErr w:type="spellEnd"/>
      <w:r w:rsidRPr="00522E7B">
        <w:rPr>
          <w:sz w:val="20"/>
          <w:szCs w:val="20"/>
        </w:rPr>
        <w:t xml:space="preserve"> last ice age,¶ and many dominant trees and shrubs of northwestern Europe. But elsewhere</w:t>
      </w:r>
      <w:proofErr w:type="gramStart"/>
      <w:r w:rsidRPr="00522E7B">
        <w:rPr>
          <w:sz w:val="20"/>
          <w:szCs w:val="20"/>
        </w:rPr>
        <w:t>,¶</w:t>
      </w:r>
      <w:proofErr w:type="gramEnd"/>
      <w:r w:rsidRPr="00522E7B">
        <w:rPr>
          <w:sz w:val="20"/>
          <w:szCs w:val="20"/>
        </w:rPr>
        <w:t xml:space="preserve"> including North America, few </w:t>
      </w:r>
      <w:proofErr w:type="spellStart"/>
      <w:r w:rsidRPr="00522E7B">
        <w:rPr>
          <w:sz w:val="20"/>
          <w:szCs w:val="20"/>
        </w:rPr>
        <w:t>plantspecies</w:t>
      </w:r>
      <w:proofErr w:type="spellEnd"/>
      <w:r w:rsidRPr="00522E7B">
        <w:rPr>
          <w:sz w:val="20"/>
          <w:szCs w:val="20"/>
        </w:rPr>
        <w:t xml:space="preserve"> went extinct, and few mammals.</w:t>
      </w:r>
    </w:p>
    <w:p w14:paraId="7670629B" w14:textId="77777777" w:rsidR="003458B6" w:rsidRDefault="003458B6" w:rsidP="003458B6"/>
    <w:p w14:paraId="5083D9C1" w14:textId="77777777" w:rsidR="00035B9D" w:rsidRDefault="00035B9D">
      <w:pPr>
        <w:spacing w:after="200" w:line="276" w:lineRule="auto"/>
      </w:pPr>
      <w:r>
        <w:br w:type="page"/>
      </w:r>
    </w:p>
    <w:p w14:paraId="6D45AE48" w14:textId="77777777" w:rsidR="00035B9D" w:rsidRDefault="00523AEF" w:rsidP="00523AEF">
      <w:pPr>
        <w:pStyle w:val="Heading3"/>
      </w:pPr>
      <w:r>
        <w:lastRenderedPageBreak/>
        <w:t>AT ice age</w:t>
      </w:r>
    </w:p>
    <w:p w14:paraId="253BF2F3" w14:textId="77777777" w:rsidR="00523AEF" w:rsidRDefault="00523AEF" w:rsidP="00522E7B">
      <w:pPr>
        <w:pStyle w:val="Heading4"/>
      </w:pPr>
      <w:r>
        <w:t xml:space="preserve">Turn – warming will cause an ice age. </w:t>
      </w:r>
    </w:p>
    <w:p w14:paraId="07E4123F" w14:textId="77777777" w:rsidR="00523AEF" w:rsidRDefault="00523AEF" w:rsidP="00523AEF">
      <w:r w:rsidRPr="00522E7B">
        <w:rPr>
          <w:rStyle w:val="StyleStyleBold12pt"/>
          <w:highlight w:val="yellow"/>
        </w:rPr>
        <w:t>Hartmann ’04</w:t>
      </w:r>
      <w:r>
        <w:t xml:space="preserve"> [Thom, Political Analyst, Jan 20, “How Global Warming May cause the Next Ice Age,” </w:t>
      </w:r>
    </w:p>
    <w:p w14:paraId="539CB6AE" w14:textId="77777777" w:rsidR="00522E7B" w:rsidRDefault="00B87BDA" w:rsidP="00523AEF">
      <w:hyperlink r:id="rId40" w:history="1">
        <w:r w:rsidR="00522E7B" w:rsidRPr="00B66B55">
          <w:rPr>
            <w:rStyle w:val="Hyperlink"/>
          </w:rPr>
          <w:t>http://www.commondreams.org/views04/0130-11.htm</w:t>
        </w:r>
      </w:hyperlink>
      <w:r w:rsidR="00523AEF">
        <w:t>]</w:t>
      </w:r>
    </w:p>
    <w:p w14:paraId="3E19091A" w14:textId="77777777" w:rsidR="00523AEF" w:rsidRDefault="00523AEF" w:rsidP="00523AEF">
      <w:r>
        <w:t xml:space="preserve"> </w:t>
      </w:r>
    </w:p>
    <w:p w14:paraId="617F06C1" w14:textId="77777777" w:rsidR="00523AEF" w:rsidRDefault="00523AEF" w:rsidP="00523AEF">
      <w:r>
        <w:t xml:space="preserve">While global warming is being officially ignored by the political arm of the Bush administration, and Al Gore's recent conference on the </w:t>
      </w:r>
      <w:r w:rsidRPr="00523AEF">
        <w:rPr>
          <w:sz w:val="12"/>
        </w:rPr>
        <w:t xml:space="preserve">¶ </w:t>
      </w:r>
      <w:r>
        <w:t xml:space="preserve">topic during one of the coldest days of recent years provided joke fodder for conservative talk show hosts, the citizens of Europe and </w:t>
      </w:r>
      <w:r w:rsidRPr="00523AEF">
        <w:rPr>
          <w:sz w:val="12"/>
        </w:rPr>
        <w:t xml:space="preserve">¶ </w:t>
      </w:r>
      <w:r w:rsidRPr="00522E7B">
        <w:rPr>
          <w:rStyle w:val="StyleBoldUnderline"/>
          <w:highlight w:val="yellow"/>
        </w:rPr>
        <w:t>the Pentagon are taking a new look at the greatest danger such climate change could produce for the northern hemisphere - a sudden ¶ shift into a new ice age.</w:t>
      </w:r>
      <w:r>
        <w:t xml:space="preserve"> What they're finding is not at all comforting. In quick summary, </w:t>
      </w:r>
      <w:r w:rsidRPr="00522E7B">
        <w:rPr>
          <w:rStyle w:val="StyleBoldUnderline"/>
          <w:highlight w:val="yellow"/>
        </w:rPr>
        <w:t>if enough cold, fresh water coming from the ¶ melting polar ice caps and the melting glaciers of Greenland flows into the northern Atlantic, it will shut down the Gulf Stream,</w:t>
      </w:r>
      <w:r w:rsidRPr="00522E7B">
        <w:rPr>
          <w:rStyle w:val="StyleBoldUnderline"/>
        </w:rPr>
        <w:t xml:space="preserve"> </w:t>
      </w:r>
      <w:r>
        <w:t xml:space="preserve">which </w:t>
      </w:r>
      <w:r w:rsidRPr="00523AEF">
        <w:rPr>
          <w:sz w:val="12"/>
        </w:rPr>
        <w:t xml:space="preserve">¶ </w:t>
      </w:r>
      <w:r>
        <w:t xml:space="preserve">keeps Europe and northeastern North America warm. The worst-case scenario would be a full-blown return of the last ice age - in a </w:t>
      </w:r>
      <w:r w:rsidRPr="00523AEF">
        <w:rPr>
          <w:sz w:val="12"/>
        </w:rPr>
        <w:t xml:space="preserve">¶ </w:t>
      </w:r>
      <w:r>
        <w:t xml:space="preserve">period as short as 2 to 3 years from its onset - and the mid-case scenario would be a period like the "little ice age" of a few centuries </w:t>
      </w:r>
      <w:r w:rsidRPr="00523AEF">
        <w:rPr>
          <w:sz w:val="12"/>
        </w:rPr>
        <w:t xml:space="preserve">¶ </w:t>
      </w:r>
      <w:r>
        <w:t xml:space="preserve">ago that disrupted worldwide weather patterns leading to extremely harsh winters, droughts, worldwide desertification, crop failures, </w:t>
      </w:r>
      <w:r w:rsidRPr="00523AEF">
        <w:rPr>
          <w:sz w:val="12"/>
        </w:rPr>
        <w:t xml:space="preserve">¶ </w:t>
      </w:r>
      <w:r>
        <w:t xml:space="preserve">and wars around the world. </w:t>
      </w:r>
    </w:p>
    <w:p w14:paraId="613311EC" w14:textId="77777777" w:rsidR="00523AEF" w:rsidRDefault="00523AEF" w:rsidP="00523AEF"/>
    <w:p w14:paraId="7F437594" w14:textId="77777777" w:rsidR="00523AEF" w:rsidRDefault="00523AEF" w:rsidP="00522E7B">
      <w:pPr>
        <w:pStyle w:val="Heading4"/>
      </w:pPr>
      <w:r>
        <w:t xml:space="preserve">No uniqueness – no impending ice age now. </w:t>
      </w:r>
    </w:p>
    <w:p w14:paraId="5A02AFB7" w14:textId="77777777" w:rsidR="00523AEF" w:rsidRDefault="00523AEF" w:rsidP="00523AEF">
      <w:r w:rsidRPr="00522E7B">
        <w:rPr>
          <w:rStyle w:val="StyleStyleBold12pt"/>
          <w:highlight w:val="yellow"/>
        </w:rPr>
        <w:t>Thompson ’08</w:t>
      </w:r>
      <w:r>
        <w:t xml:space="preserve"> [Andrea, Live Science, Jun 12, “Could Waning Sunspots Bring On New Ice Age?” </w:t>
      </w:r>
    </w:p>
    <w:p w14:paraId="341BF08C" w14:textId="77777777" w:rsidR="00523AEF" w:rsidRDefault="00B87BDA" w:rsidP="00523AEF">
      <w:hyperlink r:id="rId41" w:history="1">
        <w:r w:rsidR="00522E7B" w:rsidRPr="00B66B55">
          <w:rPr>
            <w:rStyle w:val="Hyperlink"/>
          </w:rPr>
          <w:t>http://www.foxnews.com/story/0,2933,366061,00.html</w:t>
        </w:r>
      </w:hyperlink>
      <w:r w:rsidR="00523AEF">
        <w:t xml:space="preserve">] </w:t>
      </w:r>
    </w:p>
    <w:p w14:paraId="2EE8085F" w14:textId="77777777" w:rsidR="00522E7B" w:rsidRDefault="00522E7B" w:rsidP="00523AEF"/>
    <w:p w14:paraId="1695F25D" w14:textId="77777777" w:rsidR="00523AEF" w:rsidRPr="00522E7B" w:rsidRDefault="00523AEF" w:rsidP="003458B6">
      <w:pPr>
        <w:rPr>
          <w:sz w:val="20"/>
          <w:szCs w:val="20"/>
        </w:rPr>
      </w:pPr>
      <w:r w:rsidRPr="00522E7B">
        <w:rPr>
          <w:rStyle w:val="StyleBoldUnderline"/>
          <w:highlight w:val="yellow"/>
        </w:rPr>
        <w:t>No impending ice age</w:t>
      </w:r>
      <w:r w:rsidRPr="00523AEF">
        <w:rPr>
          <w:sz w:val="12"/>
        </w:rPr>
        <w:t xml:space="preserve">¶ </w:t>
      </w:r>
      <w:r w:rsidRPr="00522E7B">
        <w:rPr>
          <w:sz w:val="20"/>
          <w:szCs w:val="20"/>
        </w:rPr>
        <w:t>Though there is debate about how and whether the Maunder minimum actually caused the Little Ice Age, scientists have proposed a¶ few hypotheses as to how it could have done so. One idea springs from the fact that the sun emits much more ultraviolet radiation ¶ when it is covered in sunspots, which can affect the chemistry of Earth's atmosphere. The other is that when the sun is active, it ¶ produces tangled magnetic fields that keep out galactic cosmic rays</w:t>
      </w:r>
      <w:r>
        <w:t xml:space="preserve">. </w:t>
      </w:r>
      <w:r w:rsidRPr="00522E7B">
        <w:rPr>
          <w:rStyle w:val="StyleBoldUnderline"/>
          <w:highlight w:val="yellow"/>
        </w:rPr>
        <w:t>Some scientists have proposed that a lack of sunspots means these ¶ cosmic rays are bombarding Earth and creating clouds, which can help cool the planet's surface</w:t>
      </w:r>
      <w:r>
        <w:t xml:space="preserve">. </w:t>
      </w:r>
      <w:r w:rsidRPr="00522E7B">
        <w:rPr>
          <w:sz w:val="20"/>
          <w:szCs w:val="20"/>
        </w:rPr>
        <w:t>But these ideas aren't yet proven, and¶ anyway, the sun's contribution is small compared to volcanoes, El Niño and greenhouse gases, Hathaway notes. Even if there were¶ another Maunder minimum, he says,</w:t>
      </w:r>
      <w:r>
        <w:t xml:space="preserve"> </w:t>
      </w:r>
      <w:r w:rsidRPr="00522E7B">
        <w:rPr>
          <w:rStyle w:val="StyleBoldUnderline"/>
          <w:highlight w:val="yellow"/>
        </w:rPr>
        <w:t>we would still suffer the effects of greenhouse gases and the Earth's climate would remain warm.</w:t>
      </w:r>
      <w:r w:rsidRPr="00522E7B">
        <w:rPr>
          <w:rStyle w:val="StyleBoldUnderline"/>
        </w:rPr>
        <w:t xml:space="preserve"> </w:t>
      </w:r>
      <w:r w:rsidRPr="00523AEF">
        <w:rPr>
          <w:sz w:val="12"/>
        </w:rPr>
        <w:t xml:space="preserve">¶ </w:t>
      </w:r>
      <w:r w:rsidRPr="00522E7B">
        <w:rPr>
          <w:sz w:val="20"/>
          <w:szCs w:val="20"/>
        </w:rPr>
        <w:t xml:space="preserve">"It doesn't overpower them at all," Hathaway said.¶ </w:t>
      </w:r>
    </w:p>
    <w:p w14:paraId="117FA910" w14:textId="77777777" w:rsidR="003458B6" w:rsidRPr="003458B6" w:rsidRDefault="005C3805" w:rsidP="003458B6">
      <w:pPr>
        <w:pStyle w:val="Heading3"/>
      </w:pPr>
      <w:proofErr w:type="spellStart"/>
      <w:r>
        <w:lastRenderedPageBreak/>
        <w:t>Neg</w:t>
      </w:r>
      <w:proofErr w:type="spellEnd"/>
      <w:r>
        <w:t xml:space="preserve"> </w:t>
      </w:r>
      <w:r w:rsidR="003458B6">
        <w:t xml:space="preserve">Warming isn’t real </w:t>
      </w:r>
    </w:p>
    <w:p w14:paraId="69858508" w14:textId="77777777" w:rsidR="003458B6" w:rsidRDefault="003458B6" w:rsidP="0032195C">
      <w:pPr>
        <w:pStyle w:val="Heading4"/>
      </w:pPr>
      <w:r>
        <w:t xml:space="preserve">Warming doesn’t exist – temperature measurements show cooling. </w:t>
      </w:r>
    </w:p>
    <w:p w14:paraId="424D62EA" w14:textId="77777777" w:rsidR="0032195C" w:rsidRPr="0032195C" w:rsidRDefault="003458B6" w:rsidP="0032195C">
      <w:pPr>
        <w:pStyle w:val="Heading4"/>
        <w:rPr>
          <w:b w:val="0"/>
          <w:sz w:val="20"/>
          <w:szCs w:val="20"/>
        </w:rPr>
      </w:pPr>
      <w:r w:rsidRPr="0032195C">
        <w:rPr>
          <w:highlight w:val="yellow"/>
        </w:rPr>
        <w:t>Robinson ’98</w:t>
      </w:r>
      <w:r>
        <w:t xml:space="preserve"> </w:t>
      </w:r>
      <w:r w:rsidRPr="0032195C">
        <w:rPr>
          <w:b w:val="0"/>
          <w:sz w:val="20"/>
          <w:szCs w:val="20"/>
        </w:rPr>
        <w:t>[Arthur, Oregon Institute of Science and medicine, “Environmental effect</w:t>
      </w:r>
      <w:r w:rsidR="0032195C" w:rsidRPr="0032195C">
        <w:rPr>
          <w:b w:val="0"/>
          <w:sz w:val="20"/>
          <w:szCs w:val="20"/>
        </w:rPr>
        <w:t xml:space="preserve">s of increased carbon dioxide,” </w:t>
      </w:r>
      <w:hyperlink r:id="rId42" w:history="1">
        <w:r w:rsidR="0032195C" w:rsidRPr="0032195C">
          <w:rPr>
            <w:rStyle w:val="Hyperlink"/>
            <w:b w:val="0"/>
            <w:sz w:val="20"/>
            <w:szCs w:val="20"/>
          </w:rPr>
          <w:t>http://www.oism.org/pproject/s33p36.htm</w:t>
        </w:r>
      </w:hyperlink>
      <w:r w:rsidRPr="0032195C">
        <w:rPr>
          <w:b w:val="0"/>
          <w:sz w:val="20"/>
          <w:szCs w:val="20"/>
        </w:rPr>
        <w:t>]</w:t>
      </w:r>
    </w:p>
    <w:p w14:paraId="2DD89123" w14:textId="77777777" w:rsidR="003458B6" w:rsidRDefault="003458B6" w:rsidP="003458B6">
      <w:r>
        <w:t xml:space="preserve"> </w:t>
      </w:r>
    </w:p>
    <w:p w14:paraId="6844B54B" w14:textId="77777777" w:rsidR="003458B6" w:rsidRPr="006D7709" w:rsidRDefault="003458B6" w:rsidP="003458B6">
      <w:pPr>
        <w:rPr>
          <w:sz w:val="20"/>
          <w:szCs w:val="20"/>
        </w:rPr>
      </w:pPr>
      <w:r w:rsidRPr="006D7709">
        <w:rPr>
          <w:sz w:val="20"/>
          <w:szCs w:val="20"/>
        </w:rPr>
        <w:t xml:space="preserve">World leaders gathered in Kyoto, Japan, in December 1997 to consider a world treaty restricting emissions of ''greenhouse gases,'' </w:t>
      </w:r>
      <w:r w:rsidR="0032195C" w:rsidRPr="006D7709">
        <w:rPr>
          <w:sz w:val="20"/>
          <w:szCs w:val="20"/>
        </w:rPr>
        <w:t xml:space="preserve">¶ </w:t>
      </w:r>
      <w:r w:rsidRPr="006D7709">
        <w:rPr>
          <w:sz w:val="20"/>
          <w:szCs w:val="20"/>
        </w:rPr>
        <w:t xml:space="preserve">chiefly carbon dioxide (CO2), that are thought to cause ''global warming'' severe increases in Earth's atmospheric and surface </w:t>
      </w:r>
      <w:r w:rsidR="0032195C" w:rsidRPr="006D7709">
        <w:rPr>
          <w:sz w:val="20"/>
          <w:szCs w:val="20"/>
        </w:rPr>
        <w:t xml:space="preserve">¶ </w:t>
      </w:r>
      <w:r w:rsidRPr="006D7709">
        <w:rPr>
          <w:sz w:val="20"/>
          <w:szCs w:val="20"/>
        </w:rPr>
        <w:t xml:space="preserve">temperatures, with disastrous environmental consequences. Predictions of global warming are based on computer climate modeling, a </w:t>
      </w:r>
      <w:r w:rsidR="0032195C" w:rsidRPr="006D7709">
        <w:rPr>
          <w:sz w:val="20"/>
          <w:szCs w:val="20"/>
        </w:rPr>
        <w:t xml:space="preserve">¶ </w:t>
      </w:r>
      <w:r w:rsidRPr="006D7709">
        <w:rPr>
          <w:sz w:val="20"/>
          <w:szCs w:val="20"/>
        </w:rPr>
        <w:t>branch of science still in its infancy.</w:t>
      </w:r>
      <w:r>
        <w:t xml:space="preserve"> </w:t>
      </w:r>
      <w:r w:rsidRPr="006D7709">
        <w:rPr>
          <w:rStyle w:val="StyleBoldUnderline"/>
          <w:highlight w:val="yellow"/>
        </w:rPr>
        <w:t xml:space="preserve">The empirical evidence actual </w:t>
      </w:r>
      <w:proofErr w:type="gramStart"/>
      <w:r w:rsidRPr="006D7709">
        <w:rPr>
          <w:rStyle w:val="StyleBoldUnderline"/>
          <w:highlight w:val="yellow"/>
        </w:rPr>
        <w:t>measurements of Earth's temperature shows</w:t>
      </w:r>
      <w:proofErr w:type="gramEnd"/>
      <w:r w:rsidRPr="006D7709">
        <w:rPr>
          <w:rStyle w:val="StyleBoldUnderline"/>
          <w:highlight w:val="yellow"/>
        </w:rPr>
        <w:t xml:space="preserve"> no man-made warming </w:t>
      </w:r>
      <w:r w:rsidR="0032195C" w:rsidRPr="006D7709">
        <w:rPr>
          <w:rStyle w:val="StyleBoldUnderline"/>
          <w:highlight w:val="yellow"/>
        </w:rPr>
        <w:t xml:space="preserve">¶ </w:t>
      </w:r>
      <w:r w:rsidRPr="006D7709">
        <w:rPr>
          <w:rStyle w:val="StyleBoldUnderline"/>
          <w:highlight w:val="yellow"/>
        </w:rPr>
        <w:t>trend</w:t>
      </w:r>
      <w:r>
        <w:t xml:space="preserve">. </w:t>
      </w:r>
      <w:r w:rsidRPr="006D7709">
        <w:rPr>
          <w:rStyle w:val="StyleBoldUnderline"/>
          <w:highlight w:val="yellow"/>
        </w:rPr>
        <w:t>Indeed, over the past two decades, when CO2 levels have been at their highest, global average temperatures have actually cooled</w:t>
      </w:r>
      <w:r>
        <w:t xml:space="preserve"> </w:t>
      </w:r>
      <w:r w:rsidR="0032195C" w:rsidRPr="006D7709">
        <w:rPr>
          <w:sz w:val="20"/>
          <w:szCs w:val="20"/>
        </w:rPr>
        <w:t xml:space="preserve">¶ </w:t>
      </w:r>
      <w:r w:rsidRPr="006D7709">
        <w:rPr>
          <w:sz w:val="20"/>
          <w:szCs w:val="20"/>
        </w:rPr>
        <w:t xml:space="preserve">slightly. To be sure, CO2 levels have increased substantially since the Industrial Revolution, and are expected to continue doing so. It </w:t>
      </w:r>
      <w:r w:rsidR="0032195C" w:rsidRPr="006D7709">
        <w:rPr>
          <w:sz w:val="20"/>
          <w:szCs w:val="20"/>
        </w:rPr>
        <w:t xml:space="preserve">¶ </w:t>
      </w:r>
      <w:r w:rsidRPr="006D7709">
        <w:rPr>
          <w:sz w:val="20"/>
          <w:szCs w:val="20"/>
        </w:rPr>
        <w:t>is reasonable to believe that humans have been responsible for much of this increase.</w:t>
      </w:r>
      <w:r>
        <w:t xml:space="preserve"> </w:t>
      </w:r>
      <w:r w:rsidRPr="006D7709">
        <w:rPr>
          <w:rStyle w:val="StyleBoldUnderline"/>
          <w:highlight w:val="yellow"/>
        </w:rPr>
        <w:t xml:space="preserve">But the effect on the environment is likely to be </w:t>
      </w:r>
      <w:r w:rsidR="0032195C" w:rsidRPr="006D7709">
        <w:rPr>
          <w:rStyle w:val="StyleBoldUnderline"/>
          <w:highlight w:val="yellow"/>
        </w:rPr>
        <w:t xml:space="preserve">¶ </w:t>
      </w:r>
      <w:r w:rsidRPr="006D7709">
        <w:rPr>
          <w:rStyle w:val="StyleBoldUnderline"/>
          <w:highlight w:val="yellow"/>
        </w:rPr>
        <w:t>benign</w:t>
      </w:r>
      <w:r>
        <w:t xml:space="preserve">. </w:t>
      </w:r>
      <w:r w:rsidRPr="006D7709">
        <w:rPr>
          <w:rStyle w:val="StyleBoldUnderline"/>
          <w:highlight w:val="yellow"/>
        </w:rPr>
        <w:t>Greenhouse gases cause plant life, and the animal life that depends upon it, to thrive</w:t>
      </w:r>
      <w:r>
        <w:t xml:space="preserve">. </w:t>
      </w:r>
      <w:r w:rsidRPr="006D7709">
        <w:rPr>
          <w:sz w:val="20"/>
          <w:szCs w:val="20"/>
        </w:rPr>
        <w:t xml:space="preserve">What mankind is doing is liberating </w:t>
      </w:r>
      <w:r w:rsidR="0032195C" w:rsidRPr="006D7709">
        <w:rPr>
          <w:sz w:val="20"/>
          <w:szCs w:val="20"/>
        </w:rPr>
        <w:t xml:space="preserve">¶ </w:t>
      </w:r>
      <w:r w:rsidRPr="006D7709">
        <w:rPr>
          <w:sz w:val="20"/>
          <w:szCs w:val="20"/>
        </w:rPr>
        <w:t xml:space="preserve">carbon from beneath the Earth's surface and putting it into the atmosphere, where it is available for conversion into living organisms. </w:t>
      </w:r>
    </w:p>
    <w:p w14:paraId="2EEBE653" w14:textId="77777777" w:rsidR="0032195C" w:rsidRDefault="0032195C" w:rsidP="003458B6"/>
    <w:p w14:paraId="2AEFBD18" w14:textId="77777777" w:rsidR="003458B6" w:rsidRDefault="003458B6" w:rsidP="0032195C">
      <w:pPr>
        <w:pStyle w:val="Heading4"/>
      </w:pPr>
      <w:r>
        <w:t xml:space="preserve">Global climate models are ineffective. </w:t>
      </w:r>
    </w:p>
    <w:p w14:paraId="4A360B5F" w14:textId="77777777" w:rsidR="0032195C" w:rsidRDefault="003458B6" w:rsidP="003458B6">
      <w:r w:rsidRPr="0032195C">
        <w:rPr>
          <w:rFonts w:eastAsiaTheme="majorEastAsia" w:cstheme="majorBidi"/>
          <w:b/>
          <w:bCs/>
          <w:iCs/>
          <w:sz w:val="26"/>
          <w:highlight w:val="yellow"/>
        </w:rPr>
        <w:t>Taylor ’04</w:t>
      </w:r>
      <w:r>
        <w:t xml:space="preserve"> [James, Award winning researcher and editor for E</w:t>
      </w:r>
      <w:r w:rsidR="006D7709">
        <w:t xml:space="preserve">nvironment &amp; Climate News, May, </w:t>
      </w:r>
      <w:r>
        <w:t xml:space="preserve">“Global Warming Fears Melting”] </w:t>
      </w:r>
    </w:p>
    <w:p w14:paraId="165F2A8F" w14:textId="77777777" w:rsidR="006D7709" w:rsidRDefault="006D7709" w:rsidP="003458B6"/>
    <w:p w14:paraId="5BF06AC4" w14:textId="77777777" w:rsidR="003458B6" w:rsidRPr="006D7709" w:rsidRDefault="003458B6" w:rsidP="003458B6">
      <w:pPr>
        <w:rPr>
          <w:sz w:val="20"/>
          <w:szCs w:val="20"/>
        </w:rPr>
      </w:pPr>
      <w:r w:rsidRPr="006D7709">
        <w:rPr>
          <w:rStyle w:val="StyleBoldUnderline"/>
          <w:highlight w:val="yellow"/>
        </w:rPr>
        <w:t>According to the new NASA data, water evaporation has not increased</w:t>
      </w:r>
      <w:r>
        <w:t xml:space="preserve"> </w:t>
      </w:r>
      <w:r w:rsidRPr="006D7709">
        <w:rPr>
          <w:sz w:val="20"/>
          <w:szCs w:val="20"/>
        </w:rPr>
        <w:t xml:space="preserve">nearly as much as alarmists have predicted and have factored </w:t>
      </w:r>
      <w:r w:rsidR="0032195C" w:rsidRPr="006D7709">
        <w:rPr>
          <w:sz w:val="20"/>
          <w:szCs w:val="20"/>
        </w:rPr>
        <w:t xml:space="preserve">¶ </w:t>
      </w:r>
      <w:r w:rsidRPr="006D7709">
        <w:rPr>
          <w:sz w:val="20"/>
          <w:szCs w:val="20"/>
        </w:rPr>
        <w:t xml:space="preserve">into their computer models. As a result, according to the March 18 New York Times, "Dr. </w:t>
      </w:r>
      <w:proofErr w:type="spellStart"/>
      <w:r w:rsidRPr="006D7709">
        <w:rPr>
          <w:sz w:val="20"/>
          <w:szCs w:val="20"/>
        </w:rPr>
        <w:t>Minschwaner</w:t>
      </w:r>
      <w:proofErr w:type="spellEnd"/>
      <w:r w:rsidRPr="006D7709">
        <w:rPr>
          <w:sz w:val="20"/>
          <w:szCs w:val="20"/>
        </w:rPr>
        <w:t xml:space="preserve"> said the new research raised </w:t>
      </w:r>
      <w:r w:rsidR="0032195C" w:rsidRPr="006D7709">
        <w:rPr>
          <w:sz w:val="20"/>
          <w:szCs w:val="20"/>
        </w:rPr>
        <w:t xml:space="preserve">¶ </w:t>
      </w:r>
      <w:r w:rsidRPr="006D7709">
        <w:rPr>
          <w:sz w:val="20"/>
          <w:szCs w:val="20"/>
        </w:rPr>
        <w:t xml:space="preserve">questions about the high end" of temperature predictions from the Intergovernmental Panel on Climate Change, which estimates the </w:t>
      </w:r>
      <w:r w:rsidR="0032195C" w:rsidRPr="006D7709">
        <w:rPr>
          <w:sz w:val="20"/>
          <w:szCs w:val="20"/>
        </w:rPr>
        <w:t xml:space="preserve">¶ </w:t>
      </w:r>
      <w:r w:rsidRPr="006D7709">
        <w:rPr>
          <w:sz w:val="20"/>
          <w:szCs w:val="20"/>
        </w:rPr>
        <w:t>Earth's climate could warm 2.5 to 10º Fahrenheit in the next century.</w:t>
      </w:r>
      <w:r>
        <w:t xml:space="preserve"> </w:t>
      </w:r>
      <w:r w:rsidRPr="006D7709">
        <w:rPr>
          <w:rStyle w:val="StyleBoldUnderline"/>
          <w:highlight w:val="yellow"/>
        </w:rPr>
        <w:t xml:space="preserve">According to Environment &amp; Energy Daily, the new data show </w:t>
      </w:r>
      <w:r w:rsidR="0032195C" w:rsidRPr="006D7709">
        <w:rPr>
          <w:rStyle w:val="StyleBoldUnderline"/>
          <w:highlight w:val="yellow"/>
        </w:rPr>
        <w:t xml:space="preserve">¶ </w:t>
      </w:r>
      <w:r w:rsidRPr="006D7709">
        <w:rPr>
          <w:rStyle w:val="StyleBoldUnderline"/>
          <w:highlight w:val="yellow"/>
        </w:rPr>
        <w:t>"predictions about global warming have exaggerated its potential effects</w:t>
      </w:r>
      <w:r w:rsidRPr="006D7709">
        <w:rPr>
          <w:rStyle w:val="StyleBoldUnderline"/>
          <w:sz w:val="20"/>
          <w:szCs w:val="20"/>
          <w:highlight w:val="yellow"/>
        </w:rPr>
        <w:t>.</w:t>
      </w:r>
      <w:r w:rsidRPr="006D7709">
        <w:rPr>
          <w:sz w:val="20"/>
          <w:szCs w:val="20"/>
        </w:rPr>
        <w:t xml:space="preserve">" "Since water vapor is the most important </w:t>
      </w:r>
      <w:r w:rsidR="0032195C" w:rsidRPr="006D7709">
        <w:rPr>
          <w:sz w:val="20"/>
          <w:szCs w:val="20"/>
        </w:rPr>
        <w:t xml:space="preserve">¶ </w:t>
      </w:r>
      <w:proofErr w:type="spellStart"/>
      <w:r w:rsidRPr="006D7709">
        <w:rPr>
          <w:sz w:val="20"/>
          <w:szCs w:val="20"/>
        </w:rPr>
        <w:t>heattrapping</w:t>
      </w:r>
      <w:proofErr w:type="spellEnd"/>
      <w:r w:rsidRPr="006D7709">
        <w:rPr>
          <w:sz w:val="20"/>
          <w:szCs w:val="20"/>
        </w:rPr>
        <w:t xml:space="preserve"> greenhouse gas in our atmosphere," stated a related March 15 NASA press release</w:t>
      </w:r>
      <w:r>
        <w:t>, "</w:t>
      </w:r>
      <w:r w:rsidRPr="006D7709">
        <w:rPr>
          <w:rStyle w:val="StyleBoldUnderline"/>
          <w:highlight w:val="yellow"/>
        </w:rPr>
        <w:t xml:space="preserve">some climate forecasts may be </w:t>
      </w:r>
      <w:r w:rsidR="0032195C" w:rsidRPr="006D7709">
        <w:rPr>
          <w:rStyle w:val="StyleBoldUnderline"/>
          <w:highlight w:val="yellow"/>
        </w:rPr>
        <w:t xml:space="preserve">¶ </w:t>
      </w:r>
      <w:r w:rsidRPr="006D7709">
        <w:rPr>
          <w:rStyle w:val="StyleBoldUnderline"/>
          <w:highlight w:val="yellow"/>
        </w:rPr>
        <w:t>overestimating future temperature increases</w:t>
      </w:r>
      <w:r w:rsidRPr="006D7709">
        <w:rPr>
          <w:sz w:val="20"/>
          <w:szCs w:val="20"/>
        </w:rPr>
        <w:t xml:space="preserve">.” Stated </w:t>
      </w:r>
      <w:proofErr w:type="gramStart"/>
      <w:r w:rsidRPr="006D7709">
        <w:rPr>
          <w:sz w:val="20"/>
          <w:szCs w:val="20"/>
        </w:rPr>
        <w:t>NASA,</w:t>
      </w:r>
      <w:proofErr w:type="gramEnd"/>
      <w:r w:rsidRPr="006D7709">
        <w:rPr>
          <w:sz w:val="20"/>
          <w:szCs w:val="20"/>
        </w:rPr>
        <w:t xml:space="preserve"> "In most computer models relative humidity tends to remain fixed at </w:t>
      </w:r>
      <w:r w:rsidR="0032195C" w:rsidRPr="006D7709">
        <w:rPr>
          <w:sz w:val="20"/>
          <w:szCs w:val="20"/>
        </w:rPr>
        <w:t xml:space="preserve">¶ </w:t>
      </w:r>
      <w:r w:rsidRPr="006D7709">
        <w:rPr>
          <w:sz w:val="20"/>
          <w:szCs w:val="20"/>
        </w:rPr>
        <w:t xml:space="preserve">current levels. Models that include water vapor feedback with constant relative humidity predict the Earth's surface will warm nearly </w:t>
      </w:r>
      <w:r w:rsidR="0032195C" w:rsidRPr="006D7709">
        <w:rPr>
          <w:sz w:val="20"/>
          <w:szCs w:val="20"/>
        </w:rPr>
        <w:t xml:space="preserve">¶ </w:t>
      </w:r>
      <w:r w:rsidRPr="006D7709">
        <w:rPr>
          <w:sz w:val="20"/>
          <w:szCs w:val="20"/>
        </w:rPr>
        <w:t xml:space="preserve">twice as much over the next 100 years as models that contain no water vapor feedback.” However, "The increases in water vapor with </w:t>
      </w:r>
      <w:r w:rsidR="0032195C" w:rsidRPr="006D7709">
        <w:rPr>
          <w:sz w:val="20"/>
          <w:szCs w:val="20"/>
        </w:rPr>
        <w:t xml:space="preserve">¶ </w:t>
      </w:r>
      <w:r w:rsidRPr="006D7709">
        <w:rPr>
          <w:sz w:val="20"/>
          <w:szCs w:val="20"/>
        </w:rPr>
        <w:t xml:space="preserve">warmer temperatures are not large enough to maintain a constant relative humidity," NASA quoted </w:t>
      </w:r>
      <w:proofErr w:type="spellStart"/>
      <w:r w:rsidRPr="006D7709">
        <w:rPr>
          <w:sz w:val="20"/>
          <w:szCs w:val="20"/>
        </w:rPr>
        <w:t>Minschwaner</w:t>
      </w:r>
      <w:proofErr w:type="spellEnd"/>
      <w:r w:rsidRPr="006D7709">
        <w:rPr>
          <w:sz w:val="20"/>
          <w:szCs w:val="20"/>
        </w:rPr>
        <w:t xml:space="preserve"> as saying. "These new </w:t>
      </w:r>
      <w:r w:rsidR="0032195C" w:rsidRPr="006D7709">
        <w:rPr>
          <w:sz w:val="20"/>
          <w:szCs w:val="20"/>
        </w:rPr>
        <w:t xml:space="preserve">¶ </w:t>
      </w:r>
      <w:r w:rsidRPr="006D7709">
        <w:rPr>
          <w:sz w:val="20"/>
          <w:szCs w:val="20"/>
        </w:rPr>
        <w:t xml:space="preserve">findings will be useful for testing and improving global climate models," said NASA. </w:t>
      </w:r>
    </w:p>
    <w:p w14:paraId="313CD199" w14:textId="77777777" w:rsidR="0032195C" w:rsidRDefault="0032195C">
      <w:pPr>
        <w:spacing w:after="200" w:line="276" w:lineRule="auto"/>
      </w:pPr>
      <w:r>
        <w:br w:type="page"/>
      </w:r>
    </w:p>
    <w:p w14:paraId="05419FBF" w14:textId="77777777" w:rsidR="0032195C" w:rsidRDefault="0032195C" w:rsidP="003458B6"/>
    <w:p w14:paraId="419A089A" w14:textId="77777777" w:rsidR="003458B6" w:rsidRDefault="003458B6" w:rsidP="0032195C">
      <w:pPr>
        <w:pStyle w:val="Heading4"/>
      </w:pPr>
      <w:r>
        <w:t xml:space="preserve">Alarmist predictions are wrong – data doesn’t support. </w:t>
      </w:r>
    </w:p>
    <w:p w14:paraId="4D48C7D9" w14:textId="77777777" w:rsidR="003458B6" w:rsidRPr="0032195C" w:rsidRDefault="003458B6" w:rsidP="0032195C">
      <w:pPr>
        <w:pStyle w:val="Heading4"/>
        <w:rPr>
          <w:b w:val="0"/>
          <w:sz w:val="20"/>
          <w:szCs w:val="20"/>
        </w:rPr>
      </w:pPr>
      <w:r w:rsidRPr="006D7709">
        <w:rPr>
          <w:highlight w:val="yellow"/>
        </w:rPr>
        <w:t>Taylor ’07</w:t>
      </w:r>
      <w:r>
        <w:t xml:space="preserve"> </w:t>
      </w:r>
      <w:r w:rsidRPr="0032195C">
        <w:rPr>
          <w:b w:val="0"/>
          <w:sz w:val="20"/>
          <w:szCs w:val="20"/>
        </w:rPr>
        <w:t xml:space="preserve">[James, Award winning researcher and editor for Environment &amp; Climate News, Apr 16, Environment Issue Suite] </w:t>
      </w:r>
    </w:p>
    <w:p w14:paraId="7C27A9BE" w14:textId="77777777" w:rsidR="0032195C" w:rsidRDefault="0032195C" w:rsidP="003458B6"/>
    <w:p w14:paraId="18A7DD08" w14:textId="77777777" w:rsidR="002042C8" w:rsidRPr="006D7709" w:rsidRDefault="003458B6" w:rsidP="003458B6">
      <w:pPr>
        <w:rPr>
          <w:sz w:val="20"/>
          <w:szCs w:val="20"/>
        </w:rPr>
      </w:pPr>
      <w:r w:rsidRPr="006D7709">
        <w:rPr>
          <w:rStyle w:val="StyleBoldUnderline"/>
          <w:highlight w:val="yellow"/>
        </w:rPr>
        <w:t>Global warming is a prime example of the alarmism that characterizes much of the environmental movement</w:t>
      </w:r>
      <w:r>
        <w:t xml:space="preserve">. </w:t>
      </w:r>
      <w:r w:rsidRPr="006D7709">
        <w:rPr>
          <w:sz w:val="20"/>
          <w:szCs w:val="20"/>
        </w:rPr>
        <w:t xml:space="preserve">Media coverage of the </w:t>
      </w:r>
      <w:r w:rsidR="0032195C" w:rsidRPr="006D7709">
        <w:rPr>
          <w:sz w:val="20"/>
          <w:szCs w:val="20"/>
        </w:rPr>
        <w:t xml:space="preserve">¶ </w:t>
      </w:r>
      <w:r w:rsidRPr="006D7709">
        <w:rPr>
          <w:sz w:val="20"/>
          <w:szCs w:val="20"/>
        </w:rPr>
        <w:t xml:space="preserve">topic is heavily slanted toward alarmism because “bad news sells,” making it difficult for climate realists to get a fair hearing. Al Gore’s </w:t>
      </w:r>
      <w:r w:rsidR="0032195C" w:rsidRPr="006D7709">
        <w:rPr>
          <w:sz w:val="20"/>
          <w:szCs w:val="20"/>
        </w:rPr>
        <w:t xml:space="preserve">¶ </w:t>
      </w:r>
      <w:r w:rsidRPr="006D7709">
        <w:rPr>
          <w:sz w:val="20"/>
          <w:szCs w:val="20"/>
        </w:rPr>
        <w:t xml:space="preserve">recent movie, “An Inconvenient Truth,” has been severely critiqued by many experts, yet it is being shown in high schools across the </w:t>
      </w:r>
      <w:r w:rsidR="0032195C" w:rsidRPr="006D7709">
        <w:rPr>
          <w:sz w:val="20"/>
          <w:szCs w:val="20"/>
        </w:rPr>
        <w:t xml:space="preserve">¶ </w:t>
      </w:r>
      <w:r w:rsidRPr="006D7709">
        <w:rPr>
          <w:sz w:val="20"/>
          <w:szCs w:val="20"/>
        </w:rPr>
        <w:t>country as an educational documentary</w:t>
      </w:r>
      <w:r>
        <w:t xml:space="preserve">. </w:t>
      </w:r>
      <w:r w:rsidRPr="006D7709">
        <w:rPr>
          <w:rStyle w:val="StyleBoldUnderline"/>
          <w:highlight w:val="yellow"/>
        </w:rPr>
        <w:t>Climate science reveals that the world has warmed about 1 degree C during the past century</w:t>
      </w:r>
      <w:r>
        <w:t xml:space="preserve">, </w:t>
      </w:r>
      <w:r w:rsidR="0032195C" w:rsidRPr="0032195C">
        <w:rPr>
          <w:sz w:val="12"/>
        </w:rPr>
        <w:t xml:space="preserve">¶ </w:t>
      </w:r>
      <w:r w:rsidRPr="006D7709">
        <w:rPr>
          <w:sz w:val="20"/>
          <w:szCs w:val="20"/>
        </w:rPr>
        <w:t xml:space="preserve">with half of that warming occurring before human emissions could have been responsible. </w:t>
      </w:r>
      <w:r w:rsidRPr="006D7709">
        <w:rPr>
          <w:rStyle w:val="StyleBoldUnderline"/>
          <w:highlight w:val="yellow"/>
        </w:rPr>
        <w:t xml:space="preserve">Even if human activity is responsible for 100 </w:t>
      </w:r>
      <w:r w:rsidR="0032195C" w:rsidRPr="006D7709">
        <w:rPr>
          <w:rStyle w:val="StyleBoldUnderline"/>
          <w:highlight w:val="yellow"/>
        </w:rPr>
        <w:t xml:space="preserve">¶ </w:t>
      </w:r>
      <w:r w:rsidRPr="006D7709">
        <w:rPr>
          <w:rStyle w:val="StyleBoldUnderline"/>
          <w:highlight w:val="yellow"/>
        </w:rPr>
        <w:t>percent of the warming since 1940, it is only about 0.5 degrees C</w:t>
      </w:r>
      <w:r>
        <w:t xml:space="preserve">., </w:t>
      </w:r>
      <w:r w:rsidRPr="006D7709">
        <w:rPr>
          <w:sz w:val="20"/>
          <w:szCs w:val="20"/>
        </w:rPr>
        <w:t xml:space="preserve">an amount so small it is within the error range of the instruments </w:t>
      </w:r>
      <w:r w:rsidR="0032195C" w:rsidRPr="006D7709">
        <w:rPr>
          <w:sz w:val="20"/>
          <w:szCs w:val="20"/>
        </w:rPr>
        <w:t xml:space="preserve">¶ </w:t>
      </w:r>
      <w:r w:rsidRPr="006D7709">
        <w:rPr>
          <w:sz w:val="20"/>
          <w:szCs w:val="20"/>
        </w:rPr>
        <w:t>used to measure global temperatures. There is no consensus about the causes, effects, or future rate of global warming</w:t>
      </w:r>
      <w:r>
        <w:t xml:space="preserve">. </w:t>
      </w:r>
      <w:r w:rsidRPr="006D7709">
        <w:rPr>
          <w:rStyle w:val="StyleBoldUnderline"/>
          <w:highlight w:val="yellow"/>
        </w:rPr>
        <w:t xml:space="preserve">Most climate </w:t>
      </w:r>
      <w:r w:rsidR="0032195C" w:rsidRPr="006D7709">
        <w:rPr>
          <w:rStyle w:val="StyleBoldUnderline"/>
          <w:highlight w:val="yellow"/>
        </w:rPr>
        <w:t xml:space="preserve">¶ </w:t>
      </w:r>
      <w:r w:rsidRPr="006D7709">
        <w:rPr>
          <w:rStyle w:val="StyleBoldUnderline"/>
          <w:highlight w:val="yellow"/>
        </w:rPr>
        <w:t>scientists doubt the reliability of computer models</w:t>
      </w:r>
      <w:r>
        <w:t xml:space="preserve"> </w:t>
      </w:r>
      <w:r w:rsidRPr="006D7709">
        <w:rPr>
          <w:sz w:val="20"/>
          <w:szCs w:val="20"/>
        </w:rPr>
        <w:t xml:space="preserve">and the accuracy of land-based temperature records Reports by the IPCC are </w:t>
      </w:r>
      <w:r w:rsidR="0032195C" w:rsidRPr="006D7709">
        <w:rPr>
          <w:sz w:val="20"/>
          <w:szCs w:val="20"/>
        </w:rPr>
        <w:t xml:space="preserve">¶ </w:t>
      </w:r>
      <w:r w:rsidRPr="006D7709">
        <w:rPr>
          <w:sz w:val="20"/>
          <w:szCs w:val="20"/>
        </w:rPr>
        <w:t xml:space="preserve">unreliable due to political editing and rewriting of the reports’ conclusions. Some of the key evidence cited in past IPCC reports has </w:t>
      </w:r>
      <w:r w:rsidR="0032195C" w:rsidRPr="006D7709">
        <w:rPr>
          <w:sz w:val="20"/>
          <w:szCs w:val="20"/>
        </w:rPr>
        <w:t xml:space="preserve">¶ </w:t>
      </w:r>
      <w:r w:rsidRPr="006D7709">
        <w:rPr>
          <w:sz w:val="20"/>
          <w:szCs w:val="20"/>
        </w:rPr>
        <w:t>been shown to be fraudulent.</w:t>
      </w:r>
    </w:p>
    <w:p w14:paraId="7AD72AE2" w14:textId="77777777" w:rsidR="0032195C" w:rsidRPr="006D7709" w:rsidRDefault="0032195C" w:rsidP="003458B6">
      <w:pPr>
        <w:rPr>
          <w:sz w:val="20"/>
          <w:szCs w:val="20"/>
        </w:rPr>
      </w:pPr>
    </w:p>
    <w:p w14:paraId="2B951C09" w14:textId="77777777" w:rsidR="0032195C" w:rsidRDefault="0032195C" w:rsidP="003458B6"/>
    <w:p w14:paraId="12614988" w14:textId="77777777" w:rsidR="0032195C" w:rsidRPr="002042C8" w:rsidRDefault="0032195C" w:rsidP="003458B6"/>
    <w:sectPr w:rsidR="0032195C" w:rsidRPr="002042C8" w:rsidSect="00BC7A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564CDF" w14:textId="77777777" w:rsidR="00DD6F20" w:rsidRDefault="00DD6F20" w:rsidP="005F5576">
      <w:r>
        <w:separator/>
      </w:r>
    </w:p>
  </w:endnote>
  <w:endnote w:type="continuationSeparator" w:id="0">
    <w:p w14:paraId="00A9D498" w14:textId="77777777" w:rsidR="00DD6F20" w:rsidRDefault="00DD6F2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Arial Narrow">
    <w:panose1 w:val="020B0606020202030204"/>
    <w:charset w:val="00"/>
    <w:family w:val="auto"/>
    <w:pitch w:val="variable"/>
    <w:sig w:usb0="00000287" w:usb1="00000800" w:usb2="00000000" w:usb3="00000000" w:csb0="0000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4EAC17" w14:textId="77777777" w:rsidR="00DD6F20" w:rsidRDefault="00DD6F20" w:rsidP="005F5576">
      <w:r>
        <w:separator/>
      </w:r>
    </w:p>
  </w:footnote>
  <w:footnote w:type="continuationSeparator" w:id="0">
    <w:p w14:paraId="429BBCC0" w14:textId="77777777" w:rsidR="00DD6F20" w:rsidRDefault="00DD6F20"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FD1DDC"/>
    <w:multiLevelType w:val="multilevel"/>
    <w:tmpl w:val="8CB2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03FC"/>
    <w:rsid w:val="000022F2"/>
    <w:rsid w:val="0000459F"/>
    <w:rsid w:val="00004EB4"/>
    <w:rsid w:val="0002196C"/>
    <w:rsid w:val="00021F29"/>
    <w:rsid w:val="00027EED"/>
    <w:rsid w:val="0003041D"/>
    <w:rsid w:val="00033028"/>
    <w:rsid w:val="00035B9D"/>
    <w:rsid w:val="000360A7"/>
    <w:rsid w:val="0003657A"/>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418D"/>
    <w:rsid w:val="0016509D"/>
    <w:rsid w:val="0016711C"/>
    <w:rsid w:val="00167A9F"/>
    <w:rsid w:val="001711E1"/>
    <w:rsid w:val="00175018"/>
    <w:rsid w:val="00176757"/>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42C8"/>
    <w:rsid w:val="002101DA"/>
    <w:rsid w:val="00214FB2"/>
    <w:rsid w:val="00217499"/>
    <w:rsid w:val="0024023F"/>
    <w:rsid w:val="00240C4E"/>
    <w:rsid w:val="00243DC0"/>
    <w:rsid w:val="00250E16"/>
    <w:rsid w:val="00257696"/>
    <w:rsid w:val="0026382E"/>
    <w:rsid w:val="00272786"/>
    <w:rsid w:val="002818C8"/>
    <w:rsid w:val="00287AB7"/>
    <w:rsid w:val="00294D00"/>
    <w:rsid w:val="002A213E"/>
    <w:rsid w:val="002A612B"/>
    <w:rsid w:val="002B68A4"/>
    <w:rsid w:val="002C571D"/>
    <w:rsid w:val="002C5772"/>
    <w:rsid w:val="002D0374"/>
    <w:rsid w:val="002D2946"/>
    <w:rsid w:val="002D34F8"/>
    <w:rsid w:val="002D529E"/>
    <w:rsid w:val="002D6BD6"/>
    <w:rsid w:val="002E4DD9"/>
    <w:rsid w:val="002F0314"/>
    <w:rsid w:val="0030381A"/>
    <w:rsid w:val="00304710"/>
    <w:rsid w:val="0031182D"/>
    <w:rsid w:val="00314B9D"/>
    <w:rsid w:val="00315CA2"/>
    <w:rsid w:val="00316FEB"/>
    <w:rsid w:val="0032195C"/>
    <w:rsid w:val="00326EEB"/>
    <w:rsid w:val="0033078A"/>
    <w:rsid w:val="00331559"/>
    <w:rsid w:val="00334A03"/>
    <w:rsid w:val="00341D6C"/>
    <w:rsid w:val="00344E91"/>
    <w:rsid w:val="003458B6"/>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266"/>
    <w:rsid w:val="00475E03"/>
    <w:rsid w:val="00476723"/>
    <w:rsid w:val="0047798D"/>
    <w:rsid w:val="00480301"/>
    <w:rsid w:val="004931DE"/>
    <w:rsid w:val="00495001"/>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E7B"/>
    <w:rsid w:val="00523AEF"/>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20DF"/>
    <w:rsid w:val="005A506B"/>
    <w:rsid w:val="005A701C"/>
    <w:rsid w:val="005B2444"/>
    <w:rsid w:val="005B2D14"/>
    <w:rsid w:val="005B3140"/>
    <w:rsid w:val="005C0B05"/>
    <w:rsid w:val="005C38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44C9"/>
    <w:rsid w:val="00656C61"/>
    <w:rsid w:val="006672D8"/>
    <w:rsid w:val="00670D96"/>
    <w:rsid w:val="00672877"/>
    <w:rsid w:val="00683154"/>
    <w:rsid w:val="00690115"/>
    <w:rsid w:val="00690898"/>
    <w:rsid w:val="00693039"/>
    <w:rsid w:val="00693A5A"/>
    <w:rsid w:val="006B302F"/>
    <w:rsid w:val="006C64D4"/>
    <w:rsid w:val="006D7709"/>
    <w:rsid w:val="006E2175"/>
    <w:rsid w:val="006E53F0"/>
    <w:rsid w:val="006F46C3"/>
    <w:rsid w:val="006F7CDF"/>
    <w:rsid w:val="00700BDB"/>
    <w:rsid w:val="0070121B"/>
    <w:rsid w:val="00701E73"/>
    <w:rsid w:val="00706489"/>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057"/>
    <w:rsid w:val="008B24B7"/>
    <w:rsid w:val="008B3AF3"/>
    <w:rsid w:val="008C2CD8"/>
    <w:rsid w:val="008C5743"/>
    <w:rsid w:val="008C68EE"/>
    <w:rsid w:val="008C7F44"/>
    <w:rsid w:val="008D4273"/>
    <w:rsid w:val="008D4EF3"/>
    <w:rsid w:val="008E0E4F"/>
    <w:rsid w:val="008E1FD5"/>
    <w:rsid w:val="008E4139"/>
    <w:rsid w:val="008F322F"/>
    <w:rsid w:val="008F5933"/>
    <w:rsid w:val="00907DFE"/>
    <w:rsid w:val="00914596"/>
    <w:rsid w:val="009146BF"/>
    <w:rsid w:val="00915AD4"/>
    <w:rsid w:val="00915EF1"/>
    <w:rsid w:val="00924C08"/>
    <w:rsid w:val="00927D88"/>
    <w:rsid w:val="00930D1F"/>
    <w:rsid w:val="00935127"/>
    <w:rsid w:val="0094025E"/>
    <w:rsid w:val="0094069B"/>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2E3E"/>
    <w:rsid w:val="00B564DB"/>
    <w:rsid w:val="00B571C4"/>
    <w:rsid w:val="00B65959"/>
    <w:rsid w:val="00B768B6"/>
    <w:rsid w:val="00B816A3"/>
    <w:rsid w:val="00B87BDA"/>
    <w:rsid w:val="00B908D1"/>
    <w:rsid w:val="00B940D1"/>
    <w:rsid w:val="00BB58BD"/>
    <w:rsid w:val="00BB6A26"/>
    <w:rsid w:val="00BC1034"/>
    <w:rsid w:val="00BC49DD"/>
    <w:rsid w:val="00BC7A87"/>
    <w:rsid w:val="00BE2408"/>
    <w:rsid w:val="00BE3EC6"/>
    <w:rsid w:val="00BE5BEB"/>
    <w:rsid w:val="00BE6528"/>
    <w:rsid w:val="00C0087A"/>
    <w:rsid w:val="00C02AE9"/>
    <w:rsid w:val="00C05F9D"/>
    <w:rsid w:val="00C27212"/>
    <w:rsid w:val="00C34185"/>
    <w:rsid w:val="00C42DD6"/>
    <w:rsid w:val="00C545E7"/>
    <w:rsid w:val="00C66858"/>
    <w:rsid w:val="00C72E69"/>
    <w:rsid w:val="00C7411E"/>
    <w:rsid w:val="00C84988"/>
    <w:rsid w:val="00CA4AF6"/>
    <w:rsid w:val="00CA59CA"/>
    <w:rsid w:val="00CB2356"/>
    <w:rsid w:val="00CB25BD"/>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814"/>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6F20"/>
    <w:rsid w:val="00DD7F91"/>
    <w:rsid w:val="00E00376"/>
    <w:rsid w:val="00E01016"/>
    <w:rsid w:val="00E043B1"/>
    <w:rsid w:val="00E07B9C"/>
    <w:rsid w:val="00E12DC3"/>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03FC"/>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E65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A20D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A20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20D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20D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A20D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A20D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A20DF"/>
    <w:rPr>
      <w:rFonts w:ascii="Calibri" w:eastAsiaTheme="majorEastAsia" w:hAnsi="Calibri" w:cstheme="majorBidi"/>
      <w:b/>
      <w:bCs/>
      <w:sz w:val="44"/>
      <w:szCs w:val="26"/>
      <w:u w:val="double"/>
    </w:rPr>
  </w:style>
  <w:style w:type="character" w:styleId="Emphasis">
    <w:name w:val="Emphasis"/>
    <w:basedOn w:val="DefaultParagraphFont"/>
    <w:uiPriority w:val="20"/>
    <w:qFormat/>
    <w:rsid w:val="005A20D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A20DF"/>
    <w:rPr>
      <w:b/>
      <w:bCs/>
    </w:rPr>
  </w:style>
  <w:style w:type="character" w:customStyle="1" w:styleId="Heading3Char">
    <w:name w:val="Heading 3 Char"/>
    <w:aliases w:val="Block Char"/>
    <w:basedOn w:val="DefaultParagraphFont"/>
    <w:link w:val="Heading3"/>
    <w:uiPriority w:val="3"/>
    <w:rsid w:val="005A20DF"/>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A20DF"/>
    <w:rPr>
      <w:b/>
      <w:bCs/>
      <w:sz w:val="22"/>
      <w:u w:val="single"/>
    </w:rPr>
  </w:style>
  <w:style w:type="character" w:customStyle="1" w:styleId="StyleStyleBold12pt">
    <w:name w:val="Style Style Bold + 12 pt"/>
    <w:aliases w:val="Cite"/>
    <w:basedOn w:val="StyleBold"/>
    <w:uiPriority w:val="5"/>
    <w:qFormat/>
    <w:rsid w:val="005A20DF"/>
    <w:rPr>
      <w:b/>
      <w:bCs/>
      <w:sz w:val="26"/>
      <w:u w:val="none"/>
    </w:rPr>
  </w:style>
  <w:style w:type="paragraph" w:styleId="Header">
    <w:name w:val="header"/>
    <w:basedOn w:val="Normal"/>
    <w:link w:val="HeaderChar"/>
    <w:uiPriority w:val="99"/>
    <w:semiHidden/>
    <w:rsid w:val="005A20DF"/>
    <w:pPr>
      <w:tabs>
        <w:tab w:val="center" w:pos="4680"/>
        <w:tab w:val="right" w:pos="9360"/>
      </w:tabs>
    </w:pPr>
  </w:style>
  <w:style w:type="character" w:customStyle="1" w:styleId="HeaderChar">
    <w:name w:val="Header Char"/>
    <w:basedOn w:val="DefaultParagraphFont"/>
    <w:link w:val="Header"/>
    <w:uiPriority w:val="99"/>
    <w:semiHidden/>
    <w:rsid w:val="005A20DF"/>
    <w:rPr>
      <w:rFonts w:ascii="Calibri" w:hAnsi="Calibri" w:cs="Calibri"/>
    </w:rPr>
  </w:style>
  <w:style w:type="paragraph" w:styleId="Footer">
    <w:name w:val="footer"/>
    <w:basedOn w:val="Normal"/>
    <w:link w:val="FooterChar"/>
    <w:uiPriority w:val="99"/>
    <w:semiHidden/>
    <w:rsid w:val="005A20DF"/>
    <w:pPr>
      <w:tabs>
        <w:tab w:val="center" w:pos="4680"/>
        <w:tab w:val="right" w:pos="9360"/>
      </w:tabs>
    </w:pPr>
  </w:style>
  <w:style w:type="character" w:customStyle="1" w:styleId="FooterChar">
    <w:name w:val="Footer Char"/>
    <w:basedOn w:val="DefaultParagraphFont"/>
    <w:link w:val="Footer"/>
    <w:uiPriority w:val="99"/>
    <w:semiHidden/>
    <w:rsid w:val="005A20DF"/>
    <w:rPr>
      <w:rFonts w:ascii="Calibri" w:hAnsi="Calibri" w:cs="Calibri"/>
    </w:rPr>
  </w:style>
  <w:style w:type="character" w:styleId="Hyperlink">
    <w:name w:val="Hyperlink"/>
    <w:basedOn w:val="DefaultParagraphFont"/>
    <w:uiPriority w:val="99"/>
    <w:semiHidden/>
    <w:rsid w:val="005A20DF"/>
    <w:rPr>
      <w:color w:val="auto"/>
      <w:u w:val="none"/>
    </w:rPr>
  </w:style>
  <w:style w:type="character" w:styleId="FollowedHyperlink">
    <w:name w:val="FollowedHyperlink"/>
    <w:basedOn w:val="DefaultParagraphFont"/>
    <w:uiPriority w:val="99"/>
    <w:semiHidden/>
    <w:rsid w:val="005A20DF"/>
    <w:rPr>
      <w:color w:val="auto"/>
      <w:u w:val="none"/>
    </w:rPr>
  </w:style>
  <w:style w:type="character" w:customStyle="1" w:styleId="Heading4Char">
    <w:name w:val="Heading 4 Char"/>
    <w:aliases w:val="Tag Char"/>
    <w:basedOn w:val="DefaultParagraphFont"/>
    <w:link w:val="Heading4"/>
    <w:uiPriority w:val="4"/>
    <w:rsid w:val="005A20DF"/>
    <w:rPr>
      <w:rFonts w:ascii="Calibri" w:eastAsiaTheme="majorEastAsia" w:hAnsi="Calibri" w:cstheme="majorBidi"/>
      <w:b/>
      <w:bCs/>
      <w:iCs/>
      <w:sz w:val="26"/>
    </w:rPr>
  </w:style>
  <w:style w:type="paragraph" w:customStyle="1" w:styleId="intro">
    <w:name w:val="intro"/>
    <w:basedOn w:val="Normal"/>
    <w:rsid w:val="00D30814"/>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30814"/>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30814"/>
  </w:style>
  <w:style w:type="paragraph" w:customStyle="1" w:styleId="section">
    <w:name w:val="section"/>
    <w:basedOn w:val="Normal"/>
    <w:rsid w:val="00D30814"/>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D30814"/>
    <w:rPr>
      <w:rFonts w:ascii="Tahoma" w:hAnsi="Tahoma" w:cs="Tahoma"/>
      <w:sz w:val="16"/>
      <w:szCs w:val="16"/>
    </w:rPr>
  </w:style>
  <w:style w:type="character" w:customStyle="1" w:styleId="DocumentMapChar">
    <w:name w:val="Document Map Char"/>
    <w:basedOn w:val="DefaultParagraphFont"/>
    <w:link w:val="DocumentMap"/>
    <w:uiPriority w:val="99"/>
    <w:semiHidden/>
    <w:rsid w:val="00D30814"/>
    <w:rPr>
      <w:rFonts w:ascii="Tahoma" w:hAnsi="Tahoma" w:cs="Tahoma"/>
      <w:sz w:val="16"/>
      <w:szCs w:val="16"/>
    </w:rPr>
  </w:style>
  <w:style w:type="character" w:styleId="Strong">
    <w:name w:val="Strong"/>
    <w:basedOn w:val="DefaultParagraphFont"/>
    <w:uiPriority w:val="22"/>
    <w:qFormat/>
    <w:rsid w:val="00D30814"/>
    <w:rPr>
      <w:b/>
      <w:bCs/>
    </w:rPr>
  </w:style>
  <w:style w:type="character" w:customStyle="1" w:styleId="imagecaption">
    <w:name w:val="image_caption"/>
    <w:basedOn w:val="DefaultParagraphFont"/>
    <w:rsid w:val="00D30814"/>
  </w:style>
  <w:style w:type="paragraph" w:customStyle="1" w:styleId="Nothing">
    <w:name w:val="Nothing"/>
    <w:link w:val="NothingChar"/>
    <w:qFormat/>
    <w:rsid w:val="00D30814"/>
    <w:pPr>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D30814"/>
    <w:rPr>
      <w:b/>
      <w:sz w:val="24"/>
    </w:rPr>
  </w:style>
  <w:style w:type="paragraph" w:customStyle="1" w:styleId="Tags">
    <w:name w:val="Tags"/>
    <w:aliases w:val="No Spacing,No Spacing1,Debate Text,No Spacing11,No Spacing2,Read stuff,Card,tags,No Spacing111,No Spacing3,No Spacing1111,No Spacing4,No Spacing21,No Spacing211,Tag and Cite,No Spacing5,No Spacing51,tag,No Spacing111111,Card Format,Small Text"/>
    <w:next w:val="Nothing"/>
    <w:link w:val="TagsChar"/>
    <w:qFormat/>
    <w:rsid w:val="00D30814"/>
    <w:pPr>
      <w:widowControl w:val="0"/>
      <w:spacing w:after="0" w:line="240" w:lineRule="auto"/>
      <w:outlineLvl w:val="1"/>
    </w:pPr>
    <w:rPr>
      <w:rFonts w:ascii="Times New Roman" w:eastAsia="Times New Roman" w:hAnsi="Times New Roman" w:cs="Times New Roman"/>
      <w:b/>
      <w:sz w:val="24"/>
      <w:szCs w:val="24"/>
    </w:rPr>
  </w:style>
  <w:style w:type="character" w:customStyle="1" w:styleId="NothingChar">
    <w:name w:val="Nothing Char"/>
    <w:link w:val="Nothing"/>
    <w:rsid w:val="00D30814"/>
    <w:rPr>
      <w:rFonts w:ascii="Times New Roman" w:eastAsia="Times New Roman" w:hAnsi="Times New Roman" w:cs="Times New Roman"/>
      <w:sz w:val="20"/>
      <w:szCs w:val="24"/>
    </w:rPr>
  </w:style>
  <w:style w:type="character" w:customStyle="1" w:styleId="TagsChar">
    <w:name w:val="Tags Char"/>
    <w:aliases w:val="Heading 2 Char2 Char Char1,Heading 2 Char Char1 Char1,Char Char Char Char1,Char Char2,Char Char Char Char Char Char1,No Spacing Char Char, Char Char3,Heading 2 Char Char1 Char Char1,Heading 2 Char2 Char Char Char Char1,Heading 2 Char2 Char2"/>
    <w:link w:val="Tags"/>
    <w:qFormat/>
    <w:rsid w:val="00D30814"/>
    <w:rPr>
      <w:rFonts w:ascii="Times New Roman" w:eastAsia="Times New Roman" w:hAnsi="Times New Roman"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UnderlineChar"/>
    <w:qFormat/>
    <w:rsid w:val="00D30814"/>
    <w:rPr>
      <w:rFonts w:ascii="Arial Narrow" w:eastAsia="Calibri" w:hAnsi="Arial Narrow" w:cstheme="minorBidi"/>
      <w:u w:val="thick"/>
    </w:rPr>
  </w:style>
  <w:style w:type="character" w:customStyle="1" w:styleId="UnderlineChar">
    <w:name w:val="Underline Char"/>
    <w:aliases w:val="Bold Cite Char,Title Char,Heading 3 Char1,Citation Char Char Char,Heading 3 Char1 Char Char Char,Heading 3 Char Char Char Char Char,Citation Char Char Char Char Char,Citation Char1 Char Char Char,Heading 3 Char Char1 Char,cites Char Char"/>
    <w:link w:val="CardsFont12pt"/>
    <w:qFormat/>
    <w:rsid w:val="00D30814"/>
    <w:rPr>
      <w:rFonts w:ascii="Arial Narrow" w:eastAsia="Calibri" w:hAnsi="Arial Narrow"/>
      <w:szCs w:val="22"/>
      <w:u w:val="thick"/>
    </w:rPr>
  </w:style>
  <w:style w:type="paragraph" w:customStyle="1" w:styleId="Cards">
    <w:name w:val="Cards"/>
    <w:next w:val="Nothing"/>
    <w:link w:val="CardsChar"/>
    <w:qFormat/>
    <w:rsid w:val="00FF03F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FF03FC"/>
    <w:rPr>
      <w:rFonts w:ascii="Times New Roman" w:hAnsi="Times New Roman"/>
      <w:sz w:val="24"/>
      <w:u w:val="thick"/>
    </w:rPr>
  </w:style>
  <w:style w:type="paragraph" w:customStyle="1" w:styleId="Cites">
    <w:name w:val="Cites"/>
    <w:next w:val="Cards"/>
    <w:link w:val="CitesChar"/>
    <w:qFormat/>
    <w:rsid w:val="00FF03F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FF03FC"/>
    <w:rPr>
      <w:rFonts w:ascii="Times New Roman" w:eastAsia="Times New Roman" w:hAnsi="Times New Roman" w:cs="Times New Roman"/>
      <w:sz w:val="20"/>
      <w:szCs w:val="24"/>
    </w:rPr>
  </w:style>
  <w:style w:type="character" w:customStyle="1" w:styleId="CardsChar">
    <w:name w:val="Cards Char"/>
    <w:link w:val="Cards"/>
    <w:rsid w:val="00FF03FC"/>
    <w:rPr>
      <w:rFonts w:ascii="Times New Roman" w:eastAsia="Times New Roman" w:hAnsi="Times New Roman" w:cs="Times New Roman"/>
      <w:sz w:val="20"/>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qFormat/>
    <w:rsid w:val="00B571C4"/>
    <w:rPr>
      <w:b/>
      <w:sz w:val="24"/>
      <w:lang w:val="en-US" w:eastAsia="en-US" w:bidi="ar-SA"/>
    </w:rPr>
  </w:style>
  <w:style w:type="paragraph" w:customStyle="1" w:styleId="card">
    <w:name w:val="card"/>
    <w:basedOn w:val="Normal"/>
    <w:next w:val="Normal"/>
    <w:link w:val="cardChar"/>
    <w:qFormat/>
    <w:rsid w:val="00B571C4"/>
    <w:pPr>
      <w:ind w:left="288" w:right="288"/>
    </w:pPr>
    <w:rPr>
      <w:rFonts w:ascii="Times New Roman" w:eastAsia="Times New Roman" w:hAnsi="Times New Roman" w:cs="Times New Roman"/>
      <w:sz w:val="16"/>
      <w:szCs w:val="24"/>
    </w:rPr>
  </w:style>
  <w:style w:type="character" w:customStyle="1" w:styleId="cardChar">
    <w:name w:val="card Char"/>
    <w:basedOn w:val="DefaultParagraphFont"/>
    <w:link w:val="card"/>
    <w:rsid w:val="00B571C4"/>
    <w:rPr>
      <w:rFonts w:ascii="Times New Roman" w:eastAsia="Times New Roman" w:hAnsi="Times New Roman" w:cs="Times New Roman"/>
      <w:sz w:val="16"/>
      <w:szCs w:val="24"/>
    </w:rPr>
  </w:style>
  <w:style w:type="character" w:customStyle="1" w:styleId="underline">
    <w:name w:val="underline"/>
    <w:basedOn w:val="DefaultParagraphFont"/>
    <w:qFormat/>
    <w:rsid w:val="00B571C4"/>
    <w:rPr>
      <w:sz w:val="20"/>
      <w:u w:val="single"/>
    </w:rPr>
  </w:style>
  <w:style w:type="character" w:customStyle="1" w:styleId="CardsChar1">
    <w:name w:val="Cards Char1"/>
    <w:locked/>
    <w:rsid w:val="00B571C4"/>
    <w:rPr>
      <w:szCs w:val="24"/>
    </w:rPr>
  </w:style>
  <w:style w:type="character" w:customStyle="1" w:styleId="cite">
    <w:name w:val="cite"/>
    <w:basedOn w:val="DefaultParagraphFont"/>
    <w:rsid w:val="005A20DF"/>
    <w:rPr>
      <w:rFonts w:ascii="Times New Roman" w:hAnsi="Times New Roman"/>
      <w:b/>
      <w:sz w:val="24"/>
    </w:rPr>
  </w:style>
  <w:style w:type="paragraph" w:customStyle="1" w:styleId="HotRoute">
    <w:name w:val="Hot Route!"/>
    <w:basedOn w:val="Normal"/>
    <w:rsid w:val="005A20DF"/>
    <w:pPr>
      <w:ind w:left="144"/>
    </w:pPr>
    <w:rPr>
      <w:rFonts w:ascii="Times New Roman" w:eastAsia="Times New Roman" w:hAnsi="Times New Roman" w:cs="Times New Roman"/>
      <w:sz w:val="20"/>
      <w:szCs w:val="24"/>
      <w:lang w:bidi="en-US"/>
    </w:rPr>
  </w:style>
  <w:style w:type="paragraph" w:customStyle="1" w:styleId="HotRoute0">
    <w:name w:val="Hot Route"/>
    <w:basedOn w:val="Normal"/>
    <w:rsid w:val="005A20DF"/>
    <w:pPr>
      <w:ind w:left="144"/>
    </w:pPr>
    <w:rPr>
      <w:rFonts w:ascii="Times New Roman" w:eastAsia="Times New Roman" w:hAnsi="Times New Roman" w:cs="Times New Roman"/>
      <w:sz w:val="20"/>
      <w:szCs w:val="24"/>
    </w:rPr>
  </w:style>
  <w:style w:type="character" w:customStyle="1" w:styleId="StyleUnderlineChar">
    <w:name w:val="Style Underline Char"/>
    <w:basedOn w:val="DefaultParagraphFont"/>
    <w:rsid w:val="005A20DF"/>
    <w:rPr>
      <w:u w:val="single"/>
      <w:lang w:val="en-US" w:eastAsia="en-US" w:bidi="ar-SA"/>
    </w:rPr>
  </w:style>
  <w:style w:type="paragraph" w:customStyle="1" w:styleId="stand-first-alone">
    <w:name w:val="stand-first-alone"/>
    <w:basedOn w:val="Normal"/>
    <w:rsid w:val="008F5933"/>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B52E3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52E3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A20D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A20D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A20D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A20D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A20D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A20D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A20DF"/>
    <w:rPr>
      <w:rFonts w:ascii="Calibri" w:eastAsiaTheme="majorEastAsia" w:hAnsi="Calibri" w:cstheme="majorBidi"/>
      <w:b/>
      <w:bCs/>
      <w:sz w:val="44"/>
      <w:szCs w:val="26"/>
      <w:u w:val="double"/>
    </w:rPr>
  </w:style>
  <w:style w:type="character" w:styleId="Emphasis">
    <w:name w:val="Emphasis"/>
    <w:basedOn w:val="DefaultParagraphFont"/>
    <w:uiPriority w:val="20"/>
    <w:qFormat/>
    <w:rsid w:val="005A20D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A20DF"/>
    <w:rPr>
      <w:b/>
      <w:bCs/>
    </w:rPr>
  </w:style>
  <w:style w:type="character" w:customStyle="1" w:styleId="Heading3Char">
    <w:name w:val="Heading 3 Char"/>
    <w:aliases w:val="Block Char"/>
    <w:basedOn w:val="DefaultParagraphFont"/>
    <w:link w:val="Heading3"/>
    <w:uiPriority w:val="3"/>
    <w:rsid w:val="005A20DF"/>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5A20DF"/>
    <w:rPr>
      <w:b/>
      <w:bCs/>
      <w:sz w:val="22"/>
      <w:u w:val="single"/>
    </w:rPr>
  </w:style>
  <w:style w:type="character" w:customStyle="1" w:styleId="StyleStyleBold12pt">
    <w:name w:val="Style Style Bold + 12 pt"/>
    <w:aliases w:val="Cite"/>
    <w:basedOn w:val="StyleBold"/>
    <w:uiPriority w:val="5"/>
    <w:qFormat/>
    <w:rsid w:val="005A20DF"/>
    <w:rPr>
      <w:b/>
      <w:bCs/>
      <w:sz w:val="26"/>
      <w:u w:val="none"/>
    </w:rPr>
  </w:style>
  <w:style w:type="paragraph" w:styleId="Header">
    <w:name w:val="header"/>
    <w:basedOn w:val="Normal"/>
    <w:link w:val="HeaderChar"/>
    <w:uiPriority w:val="99"/>
    <w:semiHidden/>
    <w:rsid w:val="005A20DF"/>
    <w:pPr>
      <w:tabs>
        <w:tab w:val="center" w:pos="4680"/>
        <w:tab w:val="right" w:pos="9360"/>
      </w:tabs>
    </w:pPr>
  </w:style>
  <w:style w:type="character" w:customStyle="1" w:styleId="HeaderChar">
    <w:name w:val="Header Char"/>
    <w:basedOn w:val="DefaultParagraphFont"/>
    <w:link w:val="Header"/>
    <w:uiPriority w:val="99"/>
    <w:semiHidden/>
    <w:rsid w:val="005A20DF"/>
    <w:rPr>
      <w:rFonts w:ascii="Calibri" w:hAnsi="Calibri" w:cs="Calibri"/>
    </w:rPr>
  </w:style>
  <w:style w:type="paragraph" w:styleId="Footer">
    <w:name w:val="footer"/>
    <w:basedOn w:val="Normal"/>
    <w:link w:val="FooterChar"/>
    <w:uiPriority w:val="99"/>
    <w:semiHidden/>
    <w:rsid w:val="005A20DF"/>
    <w:pPr>
      <w:tabs>
        <w:tab w:val="center" w:pos="4680"/>
        <w:tab w:val="right" w:pos="9360"/>
      </w:tabs>
    </w:pPr>
  </w:style>
  <w:style w:type="character" w:customStyle="1" w:styleId="FooterChar">
    <w:name w:val="Footer Char"/>
    <w:basedOn w:val="DefaultParagraphFont"/>
    <w:link w:val="Footer"/>
    <w:uiPriority w:val="99"/>
    <w:semiHidden/>
    <w:rsid w:val="005A20DF"/>
    <w:rPr>
      <w:rFonts w:ascii="Calibri" w:hAnsi="Calibri" w:cs="Calibri"/>
    </w:rPr>
  </w:style>
  <w:style w:type="character" w:styleId="Hyperlink">
    <w:name w:val="Hyperlink"/>
    <w:basedOn w:val="DefaultParagraphFont"/>
    <w:uiPriority w:val="99"/>
    <w:semiHidden/>
    <w:rsid w:val="005A20DF"/>
    <w:rPr>
      <w:color w:val="auto"/>
      <w:u w:val="none"/>
    </w:rPr>
  </w:style>
  <w:style w:type="character" w:styleId="FollowedHyperlink">
    <w:name w:val="FollowedHyperlink"/>
    <w:basedOn w:val="DefaultParagraphFont"/>
    <w:uiPriority w:val="99"/>
    <w:semiHidden/>
    <w:rsid w:val="005A20DF"/>
    <w:rPr>
      <w:color w:val="auto"/>
      <w:u w:val="none"/>
    </w:rPr>
  </w:style>
  <w:style w:type="character" w:customStyle="1" w:styleId="Heading4Char">
    <w:name w:val="Heading 4 Char"/>
    <w:aliases w:val="Tag Char"/>
    <w:basedOn w:val="DefaultParagraphFont"/>
    <w:link w:val="Heading4"/>
    <w:uiPriority w:val="4"/>
    <w:rsid w:val="005A20DF"/>
    <w:rPr>
      <w:rFonts w:ascii="Calibri" w:eastAsiaTheme="majorEastAsia" w:hAnsi="Calibri" w:cstheme="majorBidi"/>
      <w:b/>
      <w:bCs/>
      <w:iCs/>
      <w:sz w:val="26"/>
    </w:rPr>
  </w:style>
  <w:style w:type="paragraph" w:customStyle="1" w:styleId="intro">
    <w:name w:val="intro"/>
    <w:basedOn w:val="Normal"/>
    <w:rsid w:val="00D30814"/>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30814"/>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D30814"/>
  </w:style>
  <w:style w:type="paragraph" w:customStyle="1" w:styleId="section">
    <w:name w:val="section"/>
    <w:basedOn w:val="Normal"/>
    <w:rsid w:val="00D30814"/>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D30814"/>
    <w:rPr>
      <w:rFonts w:ascii="Tahoma" w:hAnsi="Tahoma" w:cs="Tahoma"/>
      <w:sz w:val="16"/>
      <w:szCs w:val="16"/>
    </w:rPr>
  </w:style>
  <w:style w:type="character" w:customStyle="1" w:styleId="DocumentMapChar">
    <w:name w:val="Document Map Char"/>
    <w:basedOn w:val="DefaultParagraphFont"/>
    <w:link w:val="DocumentMap"/>
    <w:uiPriority w:val="99"/>
    <w:semiHidden/>
    <w:rsid w:val="00D30814"/>
    <w:rPr>
      <w:rFonts w:ascii="Tahoma" w:hAnsi="Tahoma" w:cs="Tahoma"/>
      <w:sz w:val="16"/>
      <w:szCs w:val="16"/>
    </w:rPr>
  </w:style>
  <w:style w:type="character" w:styleId="Strong">
    <w:name w:val="Strong"/>
    <w:basedOn w:val="DefaultParagraphFont"/>
    <w:uiPriority w:val="22"/>
    <w:qFormat/>
    <w:rsid w:val="00D30814"/>
    <w:rPr>
      <w:b/>
      <w:bCs/>
    </w:rPr>
  </w:style>
  <w:style w:type="character" w:customStyle="1" w:styleId="imagecaption">
    <w:name w:val="image_caption"/>
    <w:basedOn w:val="DefaultParagraphFont"/>
    <w:rsid w:val="00D30814"/>
  </w:style>
  <w:style w:type="paragraph" w:customStyle="1" w:styleId="Nothing">
    <w:name w:val="Nothing"/>
    <w:link w:val="NothingChar"/>
    <w:qFormat/>
    <w:rsid w:val="00D30814"/>
    <w:pPr>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D30814"/>
    <w:rPr>
      <w:b/>
      <w:sz w:val="24"/>
    </w:rPr>
  </w:style>
  <w:style w:type="paragraph" w:customStyle="1" w:styleId="Tags">
    <w:name w:val="Tags"/>
    <w:aliases w:val="No Spacing,No Spacing1,Debate Text,No Spacing11,No Spacing2,Read stuff,Card,tags,No Spacing111,No Spacing3,No Spacing1111,No Spacing4,No Spacing21,No Spacing211,Tag and Cite,No Spacing5,No Spacing51,tag,No Spacing111111,Card Format,Small Text"/>
    <w:next w:val="Nothing"/>
    <w:link w:val="TagsChar"/>
    <w:qFormat/>
    <w:rsid w:val="00D30814"/>
    <w:pPr>
      <w:widowControl w:val="0"/>
      <w:spacing w:after="0" w:line="240" w:lineRule="auto"/>
      <w:outlineLvl w:val="1"/>
    </w:pPr>
    <w:rPr>
      <w:rFonts w:ascii="Times New Roman" w:eastAsia="Times New Roman" w:hAnsi="Times New Roman" w:cs="Times New Roman"/>
      <w:b/>
      <w:sz w:val="24"/>
      <w:szCs w:val="24"/>
    </w:rPr>
  </w:style>
  <w:style w:type="character" w:customStyle="1" w:styleId="NothingChar">
    <w:name w:val="Nothing Char"/>
    <w:link w:val="Nothing"/>
    <w:rsid w:val="00D30814"/>
    <w:rPr>
      <w:rFonts w:ascii="Times New Roman" w:eastAsia="Times New Roman" w:hAnsi="Times New Roman" w:cs="Times New Roman"/>
      <w:sz w:val="20"/>
      <w:szCs w:val="24"/>
    </w:rPr>
  </w:style>
  <w:style w:type="character" w:customStyle="1" w:styleId="TagsChar">
    <w:name w:val="Tags Char"/>
    <w:aliases w:val="Heading 2 Char2 Char Char1,Heading 2 Char Char1 Char1,Char Char Char Char1,Char Char2,Char Char Char Char Char Char1,No Spacing Char Char, Char Char3,Heading 2 Char Char1 Char Char1,Heading 2 Char2 Char Char Char Char1,Heading 2 Char2 Char2"/>
    <w:link w:val="Tags"/>
    <w:qFormat/>
    <w:rsid w:val="00D30814"/>
    <w:rPr>
      <w:rFonts w:ascii="Times New Roman" w:eastAsia="Times New Roman" w:hAnsi="Times New Roman"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UnderlineChar"/>
    <w:qFormat/>
    <w:rsid w:val="00D30814"/>
    <w:rPr>
      <w:rFonts w:ascii="Arial Narrow" w:eastAsia="Calibri" w:hAnsi="Arial Narrow" w:cstheme="minorBidi"/>
      <w:u w:val="thick"/>
    </w:rPr>
  </w:style>
  <w:style w:type="character" w:customStyle="1" w:styleId="UnderlineChar">
    <w:name w:val="Underline Char"/>
    <w:aliases w:val="Bold Cite Char,Title Char,Heading 3 Char1,Citation Char Char Char,Heading 3 Char1 Char Char Char,Heading 3 Char Char Char Char Char,Citation Char Char Char Char Char,Citation Char1 Char Char Char,Heading 3 Char Char1 Char,cites Char Char"/>
    <w:link w:val="CardsFont12pt"/>
    <w:qFormat/>
    <w:rsid w:val="00D30814"/>
    <w:rPr>
      <w:rFonts w:ascii="Arial Narrow" w:eastAsia="Calibri" w:hAnsi="Arial Narrow"/>
      <w:szCs w:val="22"/>
      <w:u w:val="thick"/>
    </w:rPr>
  </w:style>
  <w:style w:type="paragraph" w:customStyle="1" w:styleId="Cards">
    <w:name w:val="Cards"/>
    <w:next w:val="Nothing"/>
    <w:link w:val="CardsChar"/>
    <w:qFormat/>
    <w:rsid w:val="00FF03FC"/>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FF03FC"/>
    <w:rPr>
      <w:rFonts w:ascii="Times New Roman" w:hAnsi="Times New Roman"/>
      <w:sz w:val="24"/>
      <w:u w:val="thick"/>
    </w:rPr>
  </w:style>
  <w:style w:type="paragraph" w:customStyle="1" w:styleId="Cites">
    <w:name w:val="Cites"/>
    <w:next w:val="Cards"/>
    <w:link w:val="CitesChar"/>
    <w:qFormat/>
    <w:rsid w:val="00FF03F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FF03FC"/>
    <w:rPr>
      <w:rFonts w:ascii="Times New Roman" w:eastAsia="Times New Roman" w:hAnsi="Times New Roman" w:cs="Times New Roman"/>
      <w:sz w:val="20"/>
      <w:szCs w:val="24"/>
    </w:rPr>
  </w:style>
  <w:style w:type="character" w:customStyle="1" w:styleId="CardsChar">
    <w:name w:val="Cards Char"/>
    <w:link w:val="Cards"/>
    <w:rsid w:val="00FF03FC"/>
    <w:rPr>
      <w:rFonts w:ascii="Times New Roman" w:eastAsia="Times New Roman" w:hAnsi="Times New Roman" w:cs="Times New Roman"/>
      <w:sz w:val="20"/>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qFormat/>
    <w:rsid w:val="00B571C4"/>
    <w:rPr>
      <w:b/>
      <w:sz w:val="24"/>
      <w:lang w:val="en-US" w:eastAsia="en-US" w:bidi="ar-SA"/>
    </w:rPr>
  </w:style>
  <w:style w:type="paragraph" w:customStyle="1" w:styleId="card">
    <w:name w:val="card"/>
    <w:basedOn w:val="Normal"/>
    <w:next w:val="Normal"/>
    <w:link w:val="cardChar"/>
    <w:qFormat/>
    <w:rsid w:val="00B571C4"/>
    <w:pPr>
      <w:ind w:left="288" w:right="288"/>
    </w:pPr>
    <w:rPr>
      <w:rFonts w:ascii="Times New Roman" w:eastAsia="Times New Roman" w:hAnsi="Times New Roman" w:cs="Times New Roman"/>
      <w:sz w:val="16"/>
      <w:szCs w:val="24"/>
    </w:rPr>
  </w:style>
  <w:style w:type="character" w:customStyle="1" w:styleId="cardChar">
    <w:name w:val="card Char"/>
    <w:basedOn w:val="DefaultParagraphFont"/>
    <w:link w:val="card"/>
    <w:rsid w:val="00B571C4"/>
    <w:rPr>
      <w:rFonts w:ascii="Times New Roman" w:eastAsia="Times New Roman" w:hAnsi="Times New Roman" w:cs="Times New Roman"/>
      <w:sz w:val="16"/>
      <w:szCs w:val="24"/>
    </w:rPr>
  </w:style>
  <w:style w:type="character" w:customStyle="1" w:styleId="underline">
    <w:name w:val="underline"/>
    <w:basedOn w:val="DefaultParagraphFont"/>
    <w:qFormat/>
    <w:rsid w:val="00B571C4"/>
    <w:rPr>
      <w:sz w:val="20"/>
      <w:u w:val="single"/>
    </w:rPr>
  </w:style>
  <w:style w:type="character" w:customStyle="1" w:styleId="CardsChar1">
    <w:name w:val="Cards Char1"/>
    <w:locked/>
    <w:rsid w:val="00B571C4"/>
    <w:rPr>
      <w:szCs w:val="24"/>
    </w:rPr>
  </w:style>
  <w:style w:type="character" w:customStyle="1" w:styleId="cite">
    <w:name w:val="cite"/>
    <w:basedOn w:val="DefaultParagraphFont"/>
    <w:rsid w:val="005A20DF"/>
    <w:rPr>
      <w:rFonts w:ascii="Times New Roman" w:hAnsi="Times New Roman"/>
      <w:b/>
      <w:sz w:val="24"/>
    </w:rPr>
  </w:style>
  <w:style w:type="paragraph" w:customStyle="1" w:styleId="HotRoute">
    <w:name w:val="Hot Route!"/>
    <w:basedOn w:val="Normal"/>
    <w:rsid w:val="005A20DF"/>
    <w:pPr>
      <w:ind w:left="144"/>
    </w:pPr>
    <w:rPr>
      <w:rFonts w:ascii="Times New Roman" w:eastAsia="Times New Roman" w:hAnsi="Times New Roman" w:cs="Times New Roman"/>
      <w:sz w:val="20"/>
      <w:szCs w:val="24"/>
      <w:lang w:bidi="en-US"/>
    </w:rPr>
  </w:style>
  <w:style w:type="paragraph" w:customStyle="1" w:styleId="HotRoute0">
    <w:name w:val="Hot Route"/>
    <w:basedOn w:val="Normal"/>
    <w:rsid w:val="005A20DF"/>
    <w:pPr>
      <w:ind w:left="144"/>
    </w:pPr>
    <w:rPr>
      <w:rFonts w:ascii="Times New Roman" w:eastAsia="Times New Roman" w:hAnsi="Times New Roman" w:cs="Times New Roman"/>
      <w:sz w:val="20"/>
      <w:szCs w:val="24"/>
    </w:rPr>
  </w:style>
  <w:style w:type="character" w:customStyle="1" w:styleId="StyleUnderlineChar">
    <w:name w:val="Style Underline Char"/>
    <w:basedOn w:val="DefaultParagraphFont"/>
    <w:rsid w:val="005A20DF"/>
    <w:rPr>
      <w:u w:val="single"/>
      <w:lang w:val="en-US" w:eastAsia="en-US" w:bidi="ar-SA"/>
    </w:rPr>
  </w:style>
  <w:style w:type="paragraph" w:customStyle="1" w:styleId="stand-first-alone">
    <w:name w:val="stand-first-alone"/>
    <w:basedOn w:val="Normal"/>
    <w:rsid w:val="008F5933"/>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rsid w:val="00B52E3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52E3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0939">
      <w:bodyDiv w:val="1"/>
      <w:marLeft w:val="0"/>
      <w:marRight w:val="0"/>
      <w:marTop w:val="0"/>
      <w:marBottom w:val="0"/>
      <w:divBdr>
        <w:top w:val="none" w:sz="0" w:space="0" w:color="auto"/>
        <w:left w:val="none" w:sz="0" w:space="0" w:color="auto"/>
        <w:bottom w:val="none" w:sz="0" w:space="0" w:color="auto"/>
        <w:right w:val="none" w:sz="0" w:space="0" w:color="auto"/>
      </w:divBdr>
      <w:divsChild>
        <w:div w:id="177474347">
          <w:marLeft w:val="0"/>
          <w:marRight w:val="225"/>
          <w:marTop w:val="45"/>
          <w:marBottom w:val="225"/>
          <w:divBdr>
            <w:top w:val="single" w:sz="6" w:space="8" w:color="CCCCCC"/>
            <w:left w:val="single" w:sz="6" w:space="8" w:color="CCCCCC"/>
            <w:bottom w:val="single" w:sz="6" w:space="8" w:color="CCCCCC"/>
            <w:right w:val="single" w:sz="6" w:space="8" w:color="CCCCCC"/>
          </w:divBdr>
          <w:divsChild>
            <w:div w:id="742676841">
              <w:marLeft w:val="0"/>
              <w:marRight w:val="0"/>
              <w:marTop w:val="0"/>
              <w:marBottom w:val="75"/>
              <w:divBdr>
                <w:top w:val="none" w:sz="0" w:space="0" w:color="auto"/>
                <w:left w:val="none" w:sz="0" w:space="0" w:color="auto"/>
                <w:bottom w:val="none" w:sz="0" w:space="0" w:color="auto"/>
                <w:right w:val="none" w:sz="0" w:space="0" w:color="auto"/>
              </w:divBdr>
              <w:divsChild>
                <w:div w:id="1059399100">
                  <w:marLeft w:val="0"/>
                  <w:marRight w:val="0"/>
                  <w:marTop w:val="0"/>
                  <w:marBottom w:val="0"/>
                  <w:divBdr>
                    <w:top w:val="none" w:sz="0" w:space="0" w:color="auto"/>
                    <w:left w:val="none" w:sz="0" w:space="0" w:color="auto"/>
                    <w:bottom w:val="none" w:sz="0" w:space="0" w:color="auto"/>
                    <w:right w:val="none" w:sz="0" w:space="0" w:color="auto"/>
                  </w:divBdr>
                </w:div>
              </w:divsChild>
            </w:div>
            <w:div w:id="868222335">
              <w:marLeft w:val="0"/>
              <w:marRight w:val="0"/>
              <w:marTop w:val="0"/>
              <w:marBottom w:val="180"/>
              <w:divBdr>
                <w:top w:val="none" w:sz="0" w:space="0" w:color="auto"/>
                <w:left w:val="none" w:sz="0" w:space="0" w:color="auto"/>
                <w:bottom w:val="single" w:sz="6" w:space="9" w:color="CCCCCC"/>
                <w:right w:val="none" w:sz="0" w:space="0" w:color="auto"/>
              </w:divBdr>
            </w:div>
            <w:div w:id="18378443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31354114">
      <w:bodyDiv w:val="1"/>
      <w:marLeft w:val="0"/>
      <w:marRight w:val="0"/>
      <w:marTop w:val="0"/>
      <w:marBottom w:val="0"/>
      <w:divBdr>
        <w:top w:val="none" w:sz="0" w:space="0" w:color="auto"/>
        <w:left w:val="none" w:sz="0" w:space="0" w:color="auto"/>
        <w:bottom w:val="none" w:sz="0" w:space="0" w:color="auto"/>
        <w:right w:val="none" w:sz="0" w:space="0" w:color="auto"/>
      </w:divBdr>
    </w:div>
    <w:div w:id="568079557">
      <w:bodyDiv w:val="1"/>
      <w:marLeft w:val="0"/>
      <w:marRight w:val="0"/>
      <w:marTop w:val="0"/>
      <w:marBottom w:val="0"/>
      <w:divBdr>
        <w:top w:val="none" w:sz="0" w:space="0" w:color="auto"/>
        <w:left w:val="none" w:sz="0" w:space="0" w:color="auto"/>
        <w:bottom w:val="none" w:sz="0" w:space="0" w:color="auto"/>
        <w:right w:val="none" w:sz="0" w:space="0" w:color="auto"/>
      </w:divBdr>
    </w:div>
    <w:div w:id="1120953595">
      <w:bodyDiv w:val="1"/>
      <w:marLeft w:val="0"/>
      <w:marRight w:val="0"/>
      <w:marTop w:val="0"/>
      <w:marBottom w:val="0"/>
      <w:divBdr>
        <w:top w:val="none" w:sz="0" w:space="0" w:color="auto"/>
        <w:left w:val="none" w:sz="0" w:space="0" w:color="auto"/>
        <w:bottom w:val="none" w:sz="0" w:space="0" w:color="auto"/>
        <w:right w:val="none" w:sz="0" w:space="0" w:color="auto"/>
      </w:divBdr>
    </w:div>
    <w:div w:id="1624845383">
      <w:bodyDiv w:val="1"/>
      <w:marLeft w:val="0"/>
      <w:marRight w:val="0"/>
      <w:marTop w:val="0"/>
      <w:marBottom w:val="0"/>
      <w:divBdr>
        <w:top w:val="none" w:sz="0" w:space="0" w:color="auto"/>
        <w:left w:val="none" w:sz="0" w:space="0" w:color="auto"/>
        <w:bottom w:val="none" w:sz="0" w:space="0" w:color="auto"/>
        <w:right w:val="none" w:sz="0" w:space="0" w:color="auto"/>
      </w:divBdr>
    </w:div>
    <w:div w:id="1702626944">
      <w:bodyDiv w:val="1"/>
      <w:marLeft w:val="0"/>
      <w:marRight w:val="0"/>
      <w:marTop w:val="0"/>
      <w:marBottom w:val="0"/>
      <w:divBdr>
        <w:top w:val="none" w:sz="0" w:space="0" w:color="auto"/>
        <w:left w:val="none" w:sz="0" w:space="0" w:color="auto"/>
        <w:bottom w:val="none" w:sz="0" w:space="0" w:color="auto"/>
        <w:right w:val="none" w:sz="0" w:space="0" w:color="auto"/>
      </w:divBdr>
      <w:divsChild>
        <w:div w:id="415639874">
          <w:blockQuote w:val="1"/>
          <w:marLeft w:val="750"/>
          <w:marRight w:val="750"/>
          <w:marTop w:val="150"/>
          <w:marBottom w:val="150"/>
          <w:divBdr>
            <w:top w:val="none" w:sz="0" w:space="0" w:color="auto"/>
            <w:left w:val="none" w:sz="0" w:space="0" w:color="auto"/>
            <w:bottom w:val="none" w:sz="0" w:space="0" w:color="auto"/>
            <w:right w:val="none" w:sz="0" w:space="0" w:color="auto"/>
          </w:divBdr>
        </w:div>
      </w:divsChild>
    </w:div>
    <w:div w:id="1776293349">
      <w:bodyDiv w:val="1"/>
      <w:marLeft w:val="0"/>
      <w:marRight w:val="0"/>
      <w:marTop w:val="0"/>
      <w:marBottom w:val="0"/>
      <w:divBdr>
        <w:top w:val="none" w:sz="0" w:space="0" w:color="auto"/>
        <w:left w:val="none" w:sz="0" w:space="0" w:color="auto"/>
        <w:bottom w:val="none" w:sz="0" w:space="0" w:color="auto"/>
        <w:right w:val="none" w:sz="0" w:space="0" w:color="auto"/>
      </w:divBdr>
      <w:divsChild>
        <w:div w:id="539248110">
          <w:marLeft w:val="0"/>
          <w:marRight w:val="0"/>
          <w:marTop w:val="0"/>
          <w:marBottom w:val="0"/>
          <w:divBdr>
            <w:top w:val="none" w:sz="0" w:space="0" w:color="auto"/>
            <w:left w:val="none" w:sz="0" w:space="0" w:color="auto"/>
            <w:bottom w:val="none" w:sz="0" w:space="0" w:color="auto"/>
            <w:right w:val="none" w:sz="0" w:space="0" w:color="auto"/>
          </w:divBdr>
        </w:div>
      </w:divsChild>
    </w:div>
    <w:div w:id="185633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ature.com/nclimate/journal/v1/n6/full/nclimate1191.html" TargetMode="External"/><Relationship Id="rId21" Type="http://schemas.openxmlformats.org/officeDocument/2006/relationships/hyperlink" Target="http://www.ipcc.ch/pdf/assessment-report/ar4/syr/ar4_syr_spm.pdf" TargetMode="External"/><Relationship Id="rId22" Type="http://schemas.openxmlformats.org/officeDocument/2006/relationships/hyperlink" Target="http://climateprogress.org/2009/03/22/an-introduction-to-global-warming-impacts-hell-and-high-water/" TargetMode="External"/><Relationship Id="rId23" Type="http://schemas.openxmlformats.org/officeDocument/2006/relationships/hyperlink" Target="http://thinkprogress.org/romm/2010/11/09/206989/royal-society-rate-of-species-extinctions-far-exceeds-anything-in-the-fossil-recordo/" TargetMode="External"/><Relationship Id="rId24" Type="http://schemas.openxmlformats.org/officeDocument/2006/relationships/hyperlink" Target="http://climateprogress.org/2010/08/31/geological-society-acid-ocean-marine-lif/" TargetMode="External"/><Relationship Id="rId25" Type="http://schemas.openxmlformats.org/officeDocument/2006/relationships/hyperlink" Target="http://thinkprogress.org/romm/2010/07/29/206497/nature-decline-ocean-phytoplankton-global-warming-boris-worm/" TargetMode="External"/><Relationship Id="rId26" Type="http://schemas.openxmlformats.org/officeDocument/2006/relationships/hyperlink" Target="http://www.acs.org/content/dam/acsorg/policy/publicpolicies/promote/globalclimatechange/2010-15-climate-statement-pdf.pdf" TargetMode="External"/><Relationship Id="rId27" Type="http://schemas.openxmlformats.org/officeDocument/2006/relationships/hyperlink" Target="http://www.euractiv.com/climate-environment/eu-climate-broker-world-faces-4-degrees-warming-news-511586" TargetMode="External"/><Relationship Id="rId28" Type="http://schemas.openxmlformats.org/officeDocument/2006/relationships/hyperlink" Target="http://www.acs.org/content/dam/acsorg/policy/publicpolicies/promote/globalclimatechange/2010-15-climate-statement-pdf.pdf" TargetMode="External"/><Relationship Id="rId29" Type="http://schemas.openxmlformats.org/officeDocument/2006/relationships/hyperlink" Target="http://www.guardian.co.uk/profile/james-hanse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www.giss.nasa.gov/" TargetMode="External"/><Relationship Id="rId31" Type="http://schemas.openxmlformats.org/officeDocument/2006/relationships/hyperlink" Target="http://www.guardian.co.uk/environment/2012/nov/29/climate-change-carbon-price" TargetMode="External"/><Relationship Id="rId32" Type="http://schemas.openxmlformats.org/officeDocument/2006/relationships/hyperlink" Target="http://www.guardian.co.uk/environment/2012/jul/13/drought-declaration-natural-disaster-states"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guardian.co.uk/world/hurricanes" TargetMode="External"/><Relationship Id="rId34" Type="http://schemas.openxmlformats.org/officeDocument/2006/relationships/hyperlink" Target="http://news.nationalgeographic.com/news/2006/11/061128-global-warming.html" TargetMode="External"/><Relationship Id="rId35" Type="http://schemas.openxmlformats.org/officeDocument/2006/relationships/hyperlink" Target="http://www.nationalgeographic.com/animals/mammals/polar-bear.html" TargetMode="External"/><Relationship Id="rId36" Type="http://schemas.openxmlformats.org/officeDocument/2006/relationships/hyperlink" Target="http://www3.nationalgeographic.com/animals/birds/emperor-penguin.html" TargetMode="External"/><Relationship Id="rId10" Type="http://schemas.openxmlformats.org/officeDocument/2006/relationships/endnotes" Target="endnotes.xml"/><Relationship Id="rId11" Type="http://schemas.openxmlformats.org/officeDocument/2006/relationships/hyperlink" Target="http://rspb.royalsocietypublishing.org/content/early/2012/10/15/rspb.2012.1890.full.pdf+html?sid=7ce108ef-97fc-401d-903c-0a5c96f0c7b2" TargetMode="External"/><Relationship Id="rId12" Type="http://schemas.openxmlformats.org/officeDocument/2006/relationships/hyperlink" Target="http://life.bio.sunysb.edu/ee/wienslab/homepage.html" TargetMode="External"/><Relationship Id="rId13" Type="http://schemas.openxmlformats.org/officeDocument/2006/relationships/hyperlink" Target="http://life.bio.sunysb.edu/ee/" TargetMode="External"/><Relationship Id="rId14" Type="http://schemas.openxmlformats.org/officeDocument/2006/relationships/hyperlink" Target="http://www.countercurrents.org/cc-henderson190806.htm" TargetMode="External"/><Relationship Id="rId15" Type="http://schemas.openxmlformats.org/officeDocument/2006/relationships/hyperlink" Target="http://www.smh.com.au/news/environment/putting-sea-lifeto-the-acid-test/2008/06/06/1212259115421.html?page=fullpage" TargetMode="External"/><Relationship Id="rId16" Type="http://schemas.openxmlformats.org/officeDocument/2006/relationships/hyperlink" Target="http://thinkprogress.org/author/joe/" TargetMode="External"/><Relationship Id="rId17" Type="http://schemas.openxmlformats.org/officeDocument/2006/relationships/hyperlink" Target="http://thinkprogress.org/climate/2011/09/20/323639/global-warming-extinction-of-biodiversity/?mobile=nc" TargetMode="External"/><Relationship Id="rId18" Type="http://schemas.openxmlformats.org/officeDocument/2006/relationships/hyperlink" Target="http://thinkprogress.org/climate/2011/09/20/323639/global-warming-extinction-of-biodiversity/" TargetMode="External"/><Relationship Id="rId19" Type="http://schemas.openxmlformats.org/officeDocument/2006/relationships/hyperlink" Target="http://www.sciencedaily.com/releases/2011/08/110824091146.htm" TargetMode="External"/><Relationship Id="rId37" Type="http://schemas.openxmlformats.org/officeDocument/2006/relationships/hyperlink" Target="http://www.nationalgeographic.com/animals/birds/adelie-penguin.html" TargetMode="External"/><Relationship Id="rId38" Type="http://schemas.openxmlformats.org/officeDocument/2006/relationships/hyperlink" Target="http://www.theaustralian.news.com.au/story/0,25197,23583376-5013480,00.html" TargetMode="External"/><Relationship Id="rId39" Type="http://schemas.openxmlformats.org/officeDocument/2006/relationships/hyperlink" Target="http://junksciencearchive.com/oct07/Global_Warming_Delusions-WSJ.com.pdf" TargetMode="External"/><Relationship Id="rId40" Type="http://schemas.openxmlformats.org/officeDocument/2006/relationships/hyperlink" Target="http://www.commondreams.org/views04/0130-11.htm" TargetMode="External"/><Relationship Id="rId41" Type="http://schemas.openxmlformats.org/officeDocument/2006/relationships/hyperlink" Target="http://www.foxnews.com/story/0,2933,366061,00.html" TargetMode="External"/><Relationship Id="rId42" Type="http://schemas.openxmlformats.org/officeDocument/2006/relationships/hyperlink" Target="http://www.oism.org/pproject/s33p36.htm"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\Users\Owner\AppData\Roaming\Microsoft\Templates\Debate.dotm</Template>
  <TotalTime>1</TotalTime>
  <Pages>22</Pages>
  <Words>11841</Words>
  <Characters>67499</Characters>
  <Application>Microsoft Macintosh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79182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Team 2012</dc:creator>
  <cp:lastModifiedBy>Mikaela Malsin</cp:lastModifiedBy>
  <cp:revision>3</cp:revision>
  <dcterms:created xsi:type="dcterms:W3CDTF">2013-07-11T01:40:00Z</dcterms:created>
  <dcterms:modified xsi:type="dcterms:W3CDTF">2013-07-11T03:09:00Z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