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4BA" w:rsidRDefault="00D204BA" w:rsidP="00480D65">
      <w:pPr>
        <w:pStyle w:val="Heading1"/>
      </w:pPr>
      <w:r>
        <w:t>NOTES</w:t>
      </w:r>
    </w:p>
    <w:p w:rsidR="00D204BA" w:rsidRDefault="00D204BA" w:rsidP="00D204BA"/>
    <w:p w:rsidR="00D204BA" w:rsidRPr="0011692D" w:rsidRDefault="00D204BA" w:rsidP="00D204BA">
      <w:pPr>
        <w:pStyle w:val="ListParagraph"/>
        <w:numPr>
          <w:ilvl w:val="0"/>
          <w:numId w:val="4"/>
        </w:numPr>
        <w:rPr>
          <w:sz w:val="24"/>
          <w:szCs w:val="24"/>
        </w:rPr>
      </w:pPr>
      <w:r w:rsidRPr="0011692D">
        <w:rPr>
          <w:sz w:val="24"/>
          <w:szCs w:val="24"/>
        </w:rPr>
        <w:t>The file doesn’t contain full structured DAs and CPs.  You will need to access other files to get the impacts but the basic case specific arguments are here for numerous arguments.</w:t>
      </w:r>
    </w:p>
    <w:p w:rsidR="003239D7" w:rsidRPr="0011692D" w:rsidRDefault="003239D7" w:rsidP="00D204BA">
      <w:pPr>
        <w:pStyle w:val="ListParagraph"/>
        <w:numPr>
          <w:ilvl w:val="0"/>
          <w:numId w:val="4"/>
        </w:numPr>
        <w:rPr>
          <w:sz w:val="24"/>
          <w:szCs w:val="24"/>
        </w:rPr>
      </w:pPr>
      <w:r w:rsidRPr="0011692D">
        <w:rPr>
          <w:sz w:val="24"/>
          <w:szCs w:val="24"/>
        </w:rPr>
        <w:t>Some of the cards could be considered aff.  It depends on the way they run certain advantages. So listen carefully to the aff.  Just because a card is in this negative file doesn’t mean it will always be a negative card.</w:t>
      </w:r>
    </w:p>
    <w:p w:rsidR="003239D7" w:rsidRPr="00D204BA" w:rsidRDefault="003239D7" w:rsidP="0011692D">
      <w:pPr>
        <w:pStyle w:val="ListParagraph"/>
      </w:pPr>
    </w:p>
    <w:p w:rsidR="00480D65" w:rsidRDefault="00480D65" w:rsidP="00480D65">
      <w:pPr>
        <w:pStyle w:val="Heading1"/>
      </w:pPr>
      <w:r>
        <w:lastRenderedPageBreak/>
        <w:t>Topicality</w:t>
      </w:r>
    </w:p>
    <w:p w:rsidR="002852A1" w:rsidRPr="002800A9" w:rsidRDefault="002852A1" w:rsidP="002852A1">
      <w:pPr>
        <w:pStyle w:val="Heading3"/>
      </w:pPr>
      <w:r w:rsidRPr="002800A9">
        <w:lastRenderedPageBreak/>
        <w:t>Topicality: engagement</w:t>
      </w:r>
    </w:p>
    <w:p w:rsidR="002852A1" w:rsidRDefault="002852A1" w:rsidP="002852A1">
      <w:pPr>
        <w:pStyle w:val="Heading4"/>
        <w:rPr>
          <w:ins w:id="0" w:author="Kay, Ruth"/>
        </w:rPr>
      </w:pPr>
      <w:r>
        <w:t>A. Definition: an engagement requires an agreement</w:t>
      </w:r>
    </w:p>
    <w:p w:rsidR="002852A1" w:rsidRDefault="002852A1" w:rsidP="002852A1">
      <w:r w:rsidRPr="001E2F5A">
        <w:rPr>
          <w:rStyle w:val="StyleStyleBold12pt"/>
        </w:rPr>
        <w:t>People’s Guide to the U.S. Constitution 13</w:t>
      </w:r>
      <w:r>
        <w:t xml:space="preserve"> </w:t>
      </w:r>
      <w:r w:rsidRPr="001E2F5A">
        <w:rPr>
          <w:sz w:val="16"/>
          <w:szCs w:val="16"/>
        </w:rPr>
        <w:t>(Constitution Guide. "Glossary." Constitution Guide. The People's Guide to the United States Constitution, 2013. Web. Accessed 17 July 2013. &lt;http://thepeoplesguidetotheusconstitution.com/glossary/&gt;.)//AR</w:t>
      </w:r>
    </w:p>
    <w:p w:rsidR="002852A1" w:rsidRDefault="002852A1" w:rsidP="002852A1"/>
    <w:p w:rsidR="002852A1" w:rsidRPr="008E2D60" w:rsidRDefault="002852A1" w:rsidP="002852A1">
      <w:pPr>
        <w:rPr>
          <w:u w:val="single"/>
        </w:rPr>
      </w:pPr>
      <w:r w:rsidRPr="008E2D60">
        <w:rPr>
          <w:u w:val="single"/>
        </w:rPr>
        <w:t>Engagements: obligations by agreement or contract</w:t>
      </w:r>
    </w:p>
    <w:p w:rsidR="002852A1" w:rsidRDefault="002852A1" w:rsidP="002852A1"/>
    <w:p w:rsidR="002852A1" w:rsidRDefault="002852A1" w:rsidP="002852A1">
      <w:pPr>
        <w:pStyle w:val="Heading4"/>
      </w:pPr>
      <w:r>
        <w:t>B. Violation: The affirmative only lifts an embargo and does not engage one of the topic countries</w:t>
      </w:r>
    </w:p>
    <w:p w:rsidR="002852A1" w:rsidRDefault="002852A1" w:rsidP="002852A1"/>
    <w:p w:rsidR="002852A1" w:rsidRDefault="002852A1" w:rsidP="002852A1">
      <w:pPr>
        <w:pStyle w:val="Heading4"/>
      </w:pPr>
      <w:r>
        <w:t xml:space="preserve">C. Standards: </w:t>
      </w:r>
    </w:p>
    <w:p w:rsidR="002852A1" w:rsidRPr="007D6C4C" w:rsidRDefault="002852A1" w:rsidP="002852A1">
      <w:pPr>
        <w:ind w:left="720" w:firstLine="720"/>
        <w:rPr>
          <w:rStyle w:val="StyleStyleBold12pt"/>
        </w:rPr>
      </w:pPr>
      <w:r w:rsidRPr="007D6C4C">
        <w:rPr>
          <w:rStyle w:val="StyleStyleBold12pt"/>
        </w:rPr>
        <w:t>Ground:</w:t>
      </w:r>
    </w:p>
    <w:p w:rsidR="002852A1" w:rsidRDefault="002852A1" w:rsidP="002852A1">
      <w:pPr>
        <w:ind w:left="2160"/>
      </w:pPr>
      <w:r>
        <w:t>The negative team’s interpretation of the resolution restricts the number of cases that fall within the topic by not allowing plans that don’t have a formal agreement; therefore, the affirmative team cannot come here and run any case they choose.  By doing this you, as the judge, increase the educational value of this debate round.</w:t>
      </w:r>
    </w:p>
    <w:p w:rsidR="002852A1" w:rsidRPr="007D6C4C" w:rsidRDefault="00133A0E" w:rsidP="002852A1">
      <w:pPr>
        <w:rPr>
          <w:rStyle w:val="StyleStyleBold12pt"/>
        </w:rPr>
      </w:pPr>
      <w:r>
        <w:rPr>
          <w:rStyle w:val="StyleStyleBold12pt"/>
        </w:rPr>
        <w:tab/>
      </w:r>
      <w:r>
        <w:rPr>
          <w:rStyle w:val="StyleStyleBold12pt"/>
        </w:rPr>
        <w:tab/>
        <w:t>Brightline</w:t>
      </w:r>
      <w:r w:rsidR="002852A1" w:rsidRPr="007D6C4C">
        <w:rPr>
          <w:rStyle w:val="StyleStyleBold12pt"/>
        </w:rPr>
        <w:t xml:space="preserve">: </w:t>
      </w:r>
    </w:p>
    <w:p w:rsidR="002852A1" w:rsidRDefault="00133A0E" w:rsidP="002852A1">
      <w:pPr>
        <w:ind w:left="2160"/>
      </w:pPr>
      <w:r>
        <w:t>The definition clearly provides a brightline between what is topical and not topical. An agreement is topical removing an agreement isn’t.</w:t>
      </w:r>
    </w:p>
    <w:p w:rsidR="002852A1" w:rsidRDefault="002852A1" w:rsidP="002852A1"/>
    <w:p w:rsidR="002852A1" w:rsidRDefault="002852A1" w:rsidP="002852A1">
      <w:pPr>
        <w:pStyle w:val="Heading4"/>
      </w:pPr>
      <w:r>
        <w:t xml:space="preserve">D. Voters: </w:t>
      </w:r>
    </w:p>
    <w:p w:rsidR="002852A1" w:rsidRDefault="002852A1" w:rsidP="002852A1">
      <w:pPr>
        <w:ind w:firstLine="720"/>
        <w:rPr>
          <w:rStyle w:val="StyleStyleBold12pt"/>
        </w:rPr>
      </w:pPr>
      <w:r>
        <w:rPr>
          <w:rStyle w:val="StyleStyleBold12pt"/>
        </w:rPr>
        <w:t>Education:</w:t>
      </w:r>
    </w:p>
    <w:p w:rsidR="002852A1" w:rsidRDefault="002852A1" w:rsidP="002852A1">
      <w:pPr>
        <w:rPr>
          <w:shd w:val="clear" w:color="auto" w:fill="FFFFFF"/>
        </w:rPr>
      </w:pPr>
      <w:r>
        <w:rPr>
          <w:shd w:val="clear" w:color="auto" w:fill="FFFFFF"/>
        </w:rPr>
        <w:tab/>
      </w:r>
      <w:r>
        <w:rPr>
          <w:shd w:val="clear" w:color="auto" w:fill="FFFFFF"/>
        </w:rPr>
        <w:tab/>
        <w:t>Aff can’t run any case they want, effectively destroying our education on the topic.</w:t>
      </w:r>
    </w:p>
    <w:p w:rsidR="002852A1" w:rsidRPr="00C56F5B" w:rsidRDefault="002852A1" w:rsidP="002852A1">
      <w:pPr>
        <w:rPr>
          <w:rStyle w:val="StyleStyleBold12pt"/>
        </w:rPr>
      </w:pPr>
      <w:r>
        <w:rPr>
          <w:shd w:val="clear" w:color="auto" w:fill="FFFFFF"/>
        </w:rPr>
        <w:tab/>
      </w:r>
      <w:r w:rsidRPr="00C56F5B">
        <w:rPr>
          <w:rStyle w:val="StyleStyleBold12pt"/>
        </w:rPr>
        <w:t>Ground:</w:t>
      </w:r>
    </w:p>
    <w:p w:rsidR="002852A1" w:rsidRDefault="002852A1" w:rsidP="002852A1">
      <w:pPr>
        <w:ind w:left="1440"/>
        <w:rPr>
          <w:shd w:val="clear" w:color="auto" w:fill="FFFFFF"/>
        </w:rPr>
      </w:pPr>
      <w:r>
        <w:rPr>
          <w:shd w:val="clear" w:color="auto" w:fill="FFFFFF"/>
        </w:rPr>
        <w:t>Limits the need to research plans that do not have a formal agreement with another entity.</w:t>
      </w:r>
    </w:p>
    <w:p w:rsidR="002852A1" w:rsidRPr="00C56F5B" w:rsidRDefault="002852A1" w:rsidP="002852A1">
      <w:pPr>
        <w:rPr>
          <w:rStyle w:val="StyleStyleBold12pt"/>
        </w:rPr>
      </w:pPr>
      <w:r w:rsidRPr="00C56F5B">
        <w:rPr>
          <w:rStyle w:val="StyleStyleBold12pt"/>
        </w:rPr>
        <w:tab/>
        <w:t>Fairness:</w:t>
      </w:r>
    </w:p>
    <w:p w:rsidR="002852A1" w:rsidRDefault="002852A1" w:rsidP="002852A1">
      <w:pPr>
        <w:rPr>
          <w:shd w:val="clear" w:color="auto" w:fill="FFFFFF"/>
        </w:rPr>
      </w:pPr>
      <w:r>
        <w:rPr>
          <w:shd w:val="clear" w:color="auto" w:fill="FFFFFF"/>
        </w:rPr>
        <w:tab/>
      </w:r>
      <w:r>
        <w:rPr>
          <w:shd w:val="clear" w:color="auto" w:fill="FFFFFF"/>
        </w:rPr>
        <w:tab/>
        <w:t>Unfair to debate a non-topical case.</w:t>
      </w:r>
    </w:p>
    <w:p w:rsidR="002852A1" w:rsidRDefault="002852A1" w:rsidP="002852A1">
      <w:pPr>
        <w:rPr>
          <w:rFonts w:ascii="Arial" w:hAnsi="Arial" w:cs="Arial"/>
          <w:color w:val="000000"/>
          <w:szCs w:val="20"/>
          <w:shd w:val="clear" w:color="auto" w:fill="FFFFFF"/>
        </w:rPr>
      </w:pPr>
    </w:p>
    <w:p w:rsidR="002852A1" w:rsidRDefault="002852A1" w:rsidP="002852A1">
      <w:pPr>
        <w:rPr>
          <w:rFonts w:ascii="Arial" w:hAnsi="Arial" w:cs="Arial"/>
          <w:color w:val="000000"/>
          <w:szCs w:val="20"/>
          <w:shd w:val="clear" w:color="auto" w:fill="FFFFFF"/>
        </w:rPr>
      </w:pPr>
    </w:p>
    <w:p w:rsidR="00024C33" w:rsidRDefault="00024C33" w:rsidP="00024C33"/>
    <w:p w:rsidR="00024C33" w:rsidRDefault="00024C33" w:rsidP="00024C33"/>
    <w:p w:rsidR="002852A1" w:rsidRDefault="002852A1" w:rsidP="002852A1">
      <w:pPr>
        <w:pStyle w:val="Heading3"/>
        <w:rPr>
          <w:shd w:val="clear" w:color="auto" w:fill="FFFFFF"/>
        </w:rPr>
      </w:pPr>
      <w:r>
        <w:rPr>
          <w:shd w:val="clear" w:color="auto" w:fill="FFFFFF"/>
        </w:rPr>
        <w:lastRenderedPageBreak/>
        <w:t>Topicality: Its</w:t>
      </w:r>
    </w:p>
    <w:p w:rsidR="002852A1" w:rsidRPr="00E44043" w:rsidRDefault="002852A1" w:rsidP="002852A1">
      <w:pPr>
        <w:pStyle w:val="Heading4"/>
        <w:rPr>
          <w:rStyle w:val="StyleStyleBold12pt"/>
          <w:rFonts w:asciiTheme="minorHAnsi" w:hAnsiTheme="minorHAnsi" w:cs="Arial"/>
          <w:b/>
          <w:bCs/>
          <w:color w:val="000000"/>
          <w:szCs w:val="26"/>
          <w:shd w:val="clear" w:color="auto" w:fill="FFFFFF"/>
        </w:rPr>
      </w:pPr>
      <w:r>
        <w:rPr>
          <w:rStyle w:val="StyleStyleBold12pt"/>
          <w:rFonts w:asciiTheme="minorHAnsi" w:hAnsiTheme="minorHAnsi" w:cs="Arial"/>
          <w:color w:val="000000"/>
          <w:szCs w:val="26"/>
          <w:shd w:val="clear" w:color="auto" w:fill="FFFFFF"/>
        </w:rPr>
        <w:t>A</w:t>
      </w:r>
      <w:r w:rsidRPr="00E44043">
        <w:rPr>
          <w:rStyle w:val="StyleStyleBold12pt"/>
          <w:rFonts w:asciiTheme="minorHAnsi" w:hAnsiTheme="minorHAnsi" w:cs="Arial"/>
          <w:color w:val="000000"/>
          <w:szCs w:val="26"/>
          <w:shd w:val="clear" w:color="auto" w:fill="FFFFFF"/>
        </w:rPr>
        <w:t>. Interpretation: its means of itself</w:t>
      </w:r>
    </w:p>
    <w:p w:rsidR="002852A1" w:rsidRPr="00E44043" w:rsidRDefault="002852A1" w:rsidP="002852A1">
      <w:pPr>
        <w:rPr>
          <w:rStyle w:val="StyleStyleBold12pt"/>
          <w:rFonts w:asciiTheme="minorHAnsi" w:hAnsiTheme="minorHAnsi" w:cs="Arial"/>
          <w:b w:val="0"/>
          <w:bCs w:val="0"/>
          <w:color w:val="000000"/>
          <w:szCs w:val="20"/>
          <w:shd w:val="clear" w:color="auto" w:fill="FFFFFF"/>
        </w:rPr>
      </w:pPr>
      <w:r w:rsidRPr="00E44043">
        <w:rPr>
          <w:rStyle w:val="StyleStyleBold12pt"/>
          <w:rFonts w:asciiTheme="minorHAnsi" w:hAnsiTheme="minorHAnsi" w:cs="Arial"/>
          <w:color w:val="000000"/>
          <w:sz w:val="16"/>
          <w:szCs w:val="16"/>
          <w:shd w:val="clear" w:color="auto" w:fill="FFFFFF"/>
        </w:rPr>
        <w:t>Erin</w:t>
      </w:r>
      <w:r w:rsidRPr="00E44043">
        <w:rPr>
          <w:rStyle w:val="StyleStyleBold12pt"/>
          <w:rFonts w:asciiTheme="minorHAnsi" w:hAnsiTheme="minorHAnsi" w:cs="Arial"/>
          <w:color w:val="000000"/>
          <w:szCs w:val="20"/>
          <w:shd w:val="clear" w:color="auto" w:fill="FFFFFF"/>
        </w:rPr>
        <w:t xml:space="preserve"> </w:t>
      </w:r>
      <w:r w:rsidRPr="00E44043">
        <w:rPr>
          <w:rStyle w:val="StyleStyleBold12pt"/>
          <w:rFonts w:asciiTheme="minorHAnsi" w:hAnsiTheme="minorHAnsi"/>
        </w:rPr>
        <w:t>McKean, 2003</w:t>
      </w:r>
      <w:r w:rsidRPr="00E44043">
        <w:rPr>
          <w:rStyle w:val="StyleStyleBold12pt"/>
          <w:rFonts w:asciiTheme="minorHAnsi" w:hAnsiTheme="minorHAnsi" w:cs="Arial"/>
          <w:color w:val="000000"/>
          <w:szCs w:val="20"/>
          <w:shd w:val="clear" w:color="auto" w:fill="FFFFFF"/>
        </w:rPr>
        <w:t xml:space="preserve"> </w:t>
      </w:r>
      <w:r w:rsidRPr="00E44043">
        <w:rPr>
          <w:rStyle w:val="StyleStyleBold12pt"/>
          <w:rFonts w:asciiTheme="minorHAnsi" w:hAnsiTheme="minorHAnsi" w:cs="Arial"/>
          <w:color w:val="000000"/>
          <w:sz w:val="16"/>
          <w:szCs w:val="16"/>
          <w:shd w:val="clear" w:color="auto" w:fill="FFFFFF"/>
        </w:rPr>
        <w:t>(Sr. Editor), THE OXFORD AMERICAN DICTIONARY AND THESAURUS, 2003, 798.</w:t>
      </w:r>
      <w:r w:rsidRPr="00E44043">
        <w:rPr>
          <w:rStyle w:val="StyleStyleBold12pt"/>
          <w:rFonts w:asciiTheme="minorHAnsi" w:hAnsiTheme="minorHAnsi" w:cs="Arial"/>
          <w:color w:val="000000"/>
          <w:szCs w:val="20"/>
          <w:shd w:val="clear" w:color="auto" w:fill="FFFFFF"/>
        </w:rPr>
        <w:t xml:space="preserve"> </w:t>
      </w:r>
    </w:p>
    <w:p w:rsidR="002852A1" w:rsidRDefault="002852A1" w:rsidP="002852A1">
      <w:pPr>
        <w:rPr>
          <w:rStyle w:val="StyleStyleBold12pt"/>
          <w:rFonts w:asciiTheme="minorHAnsi" w:hAnsiTheme="minorHAnsi" w:cs="Arial"/>
          <w:b w:val="0"/>
          <w:bCs w:val="0"/>
          <w:color w:val="000000"/>
          <w:sz w:val="22"/>
          <w:u w:val="single"/>
          <w:shd w:val="clear" w:color="auto" w:fill="FFFFFF"/>
        </w:rPr>
      </w:pPr>
    </w:p>
    <w:p w:rsidR="002852A1" w:rsidRPr="00E44043" w:rsidRDefault="002852A1" w:rsidP="002852A1">
      <w:pPr>
        <w:rPr>
          <w:rStyle w:val="StyleStyleBold12pt"/>
          <w:rFonts w:asciiTheme="minorHAnsi" w:hAnsiTheme="minorHAnsi" w:cs="Arial"/>
          <w:b w:val="0"/>
          <w:bCs w:val="0"/>
          <w:color w:val="000000"/>
          <w:sz w:val="22"/>
          <w:u w:val="single"/>
          <w:shd w:val="clear" w:color="auto" w:fill="FFFFFF"/>
        </w:rPr>
      </w:pPr>
      <w:r w:rsidRPr="00E44043">
        <w:rPr>
          <w:rStyle w:val="StyleStyleBold12pt"/>
          <w:rFonts w:asciiTheme="minorHAnsi" w:hAnsiTheme="minorHAnsi" w:cs="Arial"/>
          <w:color w:val="000000"/>
          <w:sz w:val="22"/>
          <w:u w:val="single"/>
          <w:shd w:val="clear" w:color="auto" w:fill="FFFFFF"/>
        </w:rPr>
        <w:t>Its: Of itself.</w:t>
      </w:r>
    </w:p>
    <w:p w:rsidR="002852A1" w:rsidRPr="00E44043" w:rsidRDefault="002852A1" w:rsidP="002852A1">
      <w:pPr>
        <w:tabs>
          <w:tab w:val="left" w:pos="1575"/>
        </w:tabs>
        <w:rPr>
          <w:rStyle w:val="StyleStyleBold12pt"/>
          <w:rFonts w:asciiTheme="minorHAnsi" w:hAnsiTheme="minorHAnsi" w:cs="Arial"/>
          <w:b w:val="0"/>
          <w:bCs w:val="0"/>
          <w:color w:val="000000"/>
          <w:sz w:val="22"/>
          <w:shd w:val="clear" w:color="auto" w:fill="FFFFFF"/>
        </w:rPr>
      </w:pPr>
    </w:p>
    <w:p w:rsidR="002852A1" w:rsidRPr="00E44043" w:rsidRDefault="002852A1" w:rsidP="002852A1">
      <w:pPr>
        <w:tabs>
          <w:tab w:val="left" w:pos="1575"/>
        </w:tabs>
        <w:rPr>
          <w:rStyle w:val="StyleStyleBold12pt"/>
          <w:rFonts w:asciiTheme="minorHAnsi" w:hAnsiTheme="minorHAnsi" w:cs="Arial"/>
          <w:b w:val="0"/>
          <w:bCs w:val="0"/>
          <w:color w:val="000000"/>
          <w:sz w:val="22"/>
          <w:shd w:val="clear" w:color="auto" w:fill="FFFFFF"/>
        </w:rPr>
      </w:pPr>
    </w:p>
    <w:p w:rsidR="002852A1" w:rsidRPr="00E44043" w:rsidRDefault="002852A1" w:rsidP="002852A1">
      <w:pPr>
        <w:pStyle w:val="Heading4"/>
        <w:rPr>
          <w:rStyle w:val="StyleStyleBold12pt"/>
          <w:rFonts w:asciiTheme="minorHAnsi" w:hAnsiTheme="minorHAnsi" w:cs="Arial"/>
          <w:b/>
          <w:bCs/>
          <w:color w:val="000000"/>
          <w:szCs w:val="26"/>
          <w:shd w:val="clear" w:color="auto" w:fill="FFFFFF"/>
        </w:rPr>
      </w:pPr>
      <w:r>
        <w:rPr>
          <w:rStyle w:val="StyleStyleBold12pt"/>
          <w:rFonts w:asciiTheme="minorHAnsi" w:hAnsiTheme="minorHAnsi" w:cs="Arial"/>
          <w:color w:val="000000"/>
          <w:szCs w:val="26"/>
          <w:shd w:val="clear" w:color="auto" w:fill="FFFFFF"/>
        </w:rPr>
        <w:t>B</w:t>
      </w:r>
      <w:r w:rsidRPr="00E44043">
        <w:rPr>
          <w:rStyle w:val="StyleStyleBold12pt"/>
          <w:rFonts w:asciiTheme="minorHAnsi" w:hAnsiTheme="minorHAnsi" w:cs="Arial"/>
          <w:color w:val="000000"/>
          <w:szCs w:val="26"/>
          <w:shd w:val="clear" w:color="auto" w:fill="FFFFFF"/>
        </w:rPr>
        <w:t xml:space="preserve">. Violation: </w:t>
      </w:r>
      <w:r>
        <w:rPr>
          <w:rStyle w:val="StyleStyleBold12pt"/>
          <w:rFonts w:asciiTheme="minorHAnsi" w:hAnsiTheme="minorHAnsi" w:cs="Arial"/>
          <w:color w:val="000000"/>
          <w:szCs w:val="26"/>
          <w:shd w:val="clear" w:color="auto" w:fill="FFFFFF"/>
        </w:rPr>
        <w:t>The aff expands commercially owned markets, not USFG owned ones</w:t>
      </w:r>
      <w:r w:rsidR="00F407BC">
        <w:rPr>
          <w:rStyle w:val="StyleStyleBold12pt"/>
          <w:rFonts w:asciiTheme="minorHAnsi" w:hAnsiTheme="minorHAnsi" w:cs="Arial"/>
          <w:color w:val="000000"/>
          <w:szCs w:val="26"/>
          <w:shd w:val="clear" w:color="auto" w:fill="FFFFFF"/>
        </w:rPr>
        <w:t>. The word its should only allow the affirmative to increase the economic engagement of the USFG.</w:t>
      </w:r>
    </w:p>
    <w:p w:rsidR="002852A1" w:rsidRDefault="002852A1" w:rsidP="002852A1">
      <w:pPr>
        <w:rPr>
          <w:rStyle w:val="StyleStyleBold12pt"/>
          <w:rFonts w:asciiTheme="minorHAnsi" w:hAnsiTheme="minorHAnsi" w:cs="Arial"/>
          <w:b w:val="0"/>
          <w:bCs w:val="0"/>
          <w:color w:val="000000"/>
          <w:sz w:val="22"/>
          <w:shd w:val="clear" w:color="auto" w:fill="FFFFFF"/>
        </w:rPr>
      </w:pPr>
    </w:p>
    <w:p w:rsidR="002852A1" w:rsidRDefault="002852A1" w:rsidP="002852A1">
      <w:pPr>
        <w:rPr>
          <w:rStyle w:val="StyleStyleBold12pt"/>
          <w:rFonts w:asciiTheme="minorHAnsi" w:hAnsiTheme="minorHAnsi" w:cs="Arial"/>
          <w:b w:val="0"/>
          <w:bCs w:val="0"/>
          <w:color w:val="000000"/>
          <w:sz w:val="22"/>
          <w:shd w:val="clear" w:color="auto" w:fill="FFFFFF"/>
        </w:rPr>
      </w:pPr>
    </w:p>
    <w:p w:rsidR="002852A1" w:rsidRDefault="002852A1" w:rsidP="002852A1">
      <w:pPr>
        <w:pStyle w:val="Heading4"/>
        <w:rPr>
          <w:shd w:val="clear" w:color="auto" w:fill="FFFFFF"/>
        </w:rPr>
      </w:pPr>
      <w:r>
        <w:rPr>
          <w:shd w:val="clear" w:color="auto" w:fill="FFFFFF"/>
        </w:rPr>
        <w:t xml:space="preserve">C. Standards: </w:t>
      </w:r>
    </w:p>
    <w:p w:rsidR="002852A1" w:rsidRDefault="002852A1" w:rsidP="00133A0E">
      <w:pPr>
        <w:ind w:left="720"/>
        <w:rPr>
          <w:shd w:val="clear" w:color="auto" w:fill="FFFFFF"/>
        </w:rPr>
      </w:pPr>
      <w:r w:rsidRPr="007D6C4C">
        <w:rPr>
          <w:rStyle w:val="StyleStyleBold12pt"/>
        </w:rPr>
        <w:tab/>
      </w:r>
    </w:p>
    <w:p w:rsidR="002852A1" w:rsidRPr="000255E2" w:rsidRDefault="002852A1" w:rsidP="002852A1">
      <w:pPr>
        <w:ind w:left="720" w:firstLine="720"/>
        <w:rPr>
          <w:rStyle w:val="StyleStyleBold12pt"/>
        </w:rPr>
      </w:pPr>
      <w:r w:rsidRPr="000255E2">
        <w:rPr>
          <w:rStyle w:val="StyleStyleBold12pt"/>
        </w:rPr>
        <w:t xml:space="preserve">Predictability: </w:t>
      </w:r>
    </w:p>
    <w:p w:rsidR="002852A1" w:rsidRDefault="002852A1" w:rsidP="002852A1">
      <w:pPr>
        <w:ind w:left="2160"/>
        <w:rPr>
          <w:shd w:val="clear" w:color="auto" w:fill="FFFFFF"/>
        </w:rPr>
      </w:pPr>
      <w:r>
        <w:rPr>
          <w:shd w:val="clear" w:color="auto" w:fill="FFFFFF"/>
        </w:rPr>
        <w:t>The text is the only inherent link to the resolution, the only nonsubjective way to evaluate the meaning of the topic. Predictability is key to education and fairness because it's a prerequisite for balanced clash since preparation is key to effective debating.</w:t>
      </w:r>
    </w:p>
    <w:p w:rsidR="002852A1" w:rsidRPr="000255E2" w:rsidRDefault="002852A1" w:rsidP="002852A1">
      <w:pPr>
        <w:ind w:left="720" w:firstLine="720"/>
        <w:rPr>
          <w:rStyle w:val="StyleStyleBold12pt"/>
        </w:rPr>
      </w:pPr>
      <w:r w:rsidRPr="000255E2">
        <w:rPr>
          <w:rStyle w:val="StyleStyleBold12pt"/>
        </w:rPr>
        <w:t xml:space="preserve">Limits: </w:t>
      </w:r>
    </w:p>
    <w:p w:rsidR="002852A1" w:rsidRDefault="002852A1" w:rsidP="002852A1">
      <w:pPr>
        <w:ind w:left="2160"/>
        <w:rPr>
          <w:shd w:val="clear" w:color="auto" w:fill="FFFFFF"/>
        </w:rPr>
      </w:pPr>
      <w:r>
        <w:rPr>
          <w:shd w:val="clear" w:color="auto" w:fill="FFFFFF"/>
        </w:rPr>
        <w:t>There's a myriad of various commercial markets the affirmative can engage with, they justify making any form of economic engagement topical. Affirmatives can always leverage topicality evidence specific to their case and produce higher quality literature on issues of education and predictability, along with counterinterpretations set up to edge out negative T offense while still allowing "just" their case - you have to hold the line by preventing any commercial market cases at all or the negative will be overwhelmed.</w:t>
      </w:r>
    </w:p>
    <w:p w:rsidR="002852A1" w:rsidRDefault="002852A1" w:rsidP="002852A1">
      <w:pPr>
        <w:rPr>
          <w:shd w:val="clear" w:color="auto" w:fill="FFFFFF"/>
        </w:rPr>
      </w:pPr>
    </w:p>
    <w:p w:rsidR="002852A1" w:rsidRDefault="002852A1" w:rsidP="002852A1">
      <w:pPr>
        <w:pStyle w:val="Heading4"/>
        <w:rPr>
          <w:shd w:val="clear" w:color="auto" w:fill="FFFFFF"/>
        </w:rPr>
      </w:pPr>
      <w:r>
        <w:rPr>
          <w:shd w:val="clear" w:color="auto" w:fill="FFFFFF"/>
        </w:rPr>
        <w:t>D. Voters:</w:t>
      </w:r>
    </w:p>
    <w:p w:rsidR="002852A1" w:rsidRDefault="002852A1" w:rsidP="002852A1">
      <w:pPr>
        <w:rPr>
          <w:rStyle w:val="StyleStyleBold12pt"/>
        </w:rPr>
      </w:pPr>
    </w:p>
    <w:p w:rsidR="002852A1" w:rsidRDefault="002852A1" w:rsidP="002852A1">
      <w:pPr>
        <w:rPr>
          <w:rStyle w:val="StyleStyleBold12pt"/>
        </w:rPr>
      </w:pPr>
      <w:r>
        <w:rPr>
          <w:rStyle w:val="StyleStyleBold12pt"/>
        </w:rPr>
        <w:tab/>
      </w:r>
      <w:r>
        <w:rPr>
          <w:rStyle w:val="StyleStyleBold12pt"/>
        </w:rPr>
        <w:tab/>
        <w:t>Fairness:</w:t>
      </w:r>
    </w:p>
    <w:p w:rsidR="002852A1" w:rsidRDefault="002852A1" w:rsidP="002852A1">
      <w:pPr>
        <w:rPr>
          <w:rStyle w:val="StyleStyleBold12pt"/>
          <w:b w:val="0"/>
          <w:sz w:val="22"/>
        </w:rPr>
      </w:pPr>
      <w:r>
        <w:rPr>
          <w:rStyle w:val="StyleStyleBold12pt"/>
          <w:sz w:val="22"/>
        </w:rPr>
        <w:tab/>
      </w:r>
      <w:r>
        <w:rPr>
          <w:rStyle w:val="StyleStyleBold12pt"/>
          <w:sz w:val="22"/>
        </w:rPr>
        <w:tab/>
      </w:r>
      <w:r>
        <w:rPr>
          <w:rStyle w:val="StyleStyleBold12pt"/>
          <w:sz w:val="22"/>
        </w:rPr>
        <w:tab/>
        <w:t>Unfair to debate a non-topical case.</w:t>
      </w:r>
    </w:p>
    <w:p w:rsidR="002852A1" w:rsidRPr="000255E2" w:rsidRDefault="002852A1" w:rsidP="002852A1">
      <w:pPr>
        <w:rPr>
          <w:rStyle w:val="StyleStyleBold12pt"/>
        </w:rPr>
      </w:pPr>
      <w:r w:rsidRPr="000255E2">
        <w:rPr>
          <w:rStyle w:val="StyleStyleBold12pt"/>
        </w:rPr>
        <w:tab/>
      </w:r>
      <w:r w:rsidRPr="000255E2">
        <w:rPr>
          <w:rStyle w:val="StyleStyleBold12pt"/>
        </w:rPr>
        <w:tab/>
        <w:t>Education:</w:t>
      </w:r>
    </w:p>
    <w:p w:rsidR="002852A1" w:rsidRPr="000255E2" w:rsidRDefault="002852A1" w:rsidP="002852A1">
      <w:pPr>
        <w:rPr>
          <w:rStyle w:val="StyleStyleBold12pt"/>
          <w:b w:val="0"/>
          <w:sz w:val="22"/>
        </w:rPr>
      </w:pPr>
      <w:r>
        <w:rPr>
          <w:rStyle w:val="StyleStyleBold12pt"/>
          <w:sz w:val="22"/>
        </w:rPr>
        <w:tab/>
      </w:r>
      <w:r>
        <w:rPr>
          <w:rStyle w:val="StyleStyleBold12pt"/>
          <w:sz w:val="22"/>
        </w:rPr>
        <w:tab/>
      </w:r>
      <w:r>
        <w:rPr>
          <w:rStyle w:val="StyleStyleBold12pt"/>
          <w:sz w:val="22"/>
        </w:rPr>
        <w:tab/>
        <w:t>Does not educate about economic engagement that the USFG engages in.</w:t>
      </w:r>
    </w:p>
    <w:p w:rsidR="002852A1" w:rsidRPr="004C563A" w:rsidRDefault="002852A1" w:rsidP="002852A1">
      <w:pPr>
        <w:rPr>
          <w:rStyle w:val="StyleBoldUnderline"/>
        </w:rPr>
      </w:pPr>
    </w:p>
    <w:p w:rsidR="00480D65" w:rsidRDefault="00480D65" w:rsidP="00480D65">
      <w:pPr>
        <w:pStyle w:val="Heading1"/>
      </w:pPr>
      <w:r>
        <w:lastRenderedPageBreak/>
        <w:t>China</w:t>
      </w:r>
    </w:p>
    <w:p w:rsidR="00480D65" w:rsidRDefault="00480D65" w:rsidP="00480D65"/>
    <w:p w:rsidR="00480D65" w:rsidRPr="005169F7" w:rsidRDefault="00480D65" w:rsidP="00480D65">
      <w:pPr>
        <w:pStyle w:val="Heading4"/>
      </w:pPr>
      <w:r w:rsidRPr="005169F7">
        <w:t>China is invested in Cuba and Latin America</w:t>
      </w:r>
    </w:p>
    <w:p w:rsidR="00480D65" w:rsidRDefault="00480D65" w:rsidP="00480D65">
      <w:pPr>
        <w:rPr>
          <w:b/>
          <w:szCs w:val="16"/>
          <w:u w:val="single"/>
        </w:rPr>
      </w:pPr>
    </w:p>
    <w:p w:rsidR="00480D65" w:rsidRPr="00CE1752" w:rsidRDefault="00480D65" w:rsidP="00480D65">
      <w:pPr>
        <w:rPr>
          <w:b/>
          <w:szCs w:val="16"/>
          <w:u w:val="single"/>
        </w:rPr>
      </w:pPr>
      <w:r>
        <w:rPr>
          <w:b/>
          <w:szCs w:val="16"/>
          <w:u w:val="single"/>
        </w:rPr>
        <w:t>UPI, 2013</w:t>
      </w:r>
    </w:p>
    <w:p w:rsidR="00480D65" w:rsidRDefault="00480D65" w:rsidP="00480D65">
      <w:pPr>
        <w:rPr>
          <w:sz w:val="16"/>
          <w:szCs w:val="16"/>
        </w:rPr>
      </w:pPr>
    </w:p>
    <w:p w:rsidR="00480D65" w:rsidRDefault="00480D65" w:rsidP="00480D65">
      <w:pPr>
        <w:rPr>
          <w:sz w:val="16"/>
          <w:szCs w:val="16"/>
        </w:rPr>
      </w:pPr>
      <w:r>
        <w:rPr>
          <w:sz w:val="16"/>
          <w:szCs w:val="16"/>
        </w:rPr>
        <w:t xml:space="preserve">United Press International, June 19, 2013 at 10:11 AM, “World News”, “China and Cuba seek greater cooperation”, </w:t>
      </w:r>
      <w:hyperlink r:id="rId10" w:anchor="ixzz2ZGaptUiR" w:history="1">
        <w:r w:rsidRPr="007F5A62">
          <w:rPr>
            <w:rStyle w:val="Hyperlink"/>
            <w:sz w:val="16"/>
            <w:szCs w:val="16"/>
          </w:rPr>
          <w:t>http://www.upi.com/Top_News/World-News/2013/06/19/China-and-Cuba-seek-greater-cooperation/UPI-69371371651113/#ixzz2ZGaptUiR</w:t>
        </w:r>
      </w:hyperlink>
      <w:r>
        <w:rPr>
          <w:rStyle w:val="Hyperlink"/>
          <w:sz w:val="16"/>
          <w:szCs w:val="16"/>
        </w:rPr>
        <w:t>, Date Accessed: 6/16/2013, TK</w:t>
      </w:r>
    </w:p>
    <w:p w:rsidR="00480D65" w:rsidRDefault="00480D65" w:rsidP="00480D65">
      <w:pPr>
        <w:rPr>
          <w:sz w:val="16"/>
          <w:szCs w:val="16"/>
        </w:rPr>
      </w:pPr>
    </w:p>
    <w:p w:rsidR="00480D65" w:rsidRPr="00C36D19" w:rsidRDefault="00480D65" w:rsidP="00480D65">
      <w:pPr>
        <w:rPr>
          <w:sz w:val="16"/>
          <w:szCs w:val="16"/>
        </w:rPr>
      </w:pPr>
    </w:p>
    <w:p w:rsidR="00480D65" w:rsidRPr="00666EFF" w:rsidRDefault="00480D65" w:rsidP="00480D65">
      <w:r w:rsidRPr="00666EFF">
        <w:t xml:space="preserve">Xi told Cuba's visiting first vice president, Miguel Diaz-Canel, that </w:t>
      </w:r>
      <w:r w:rsidRPr="00666EFF">
        <w:rPr>
          <w:b/>
          <w:highlight w:val="yellow"/>
          <w:u w:val="single"/>
        </w:rPr>
        <w:t>China would like to forge a good partnership with Latin American and Caribbean nations,</w:t>
      </w:r>
      <w:r w:rsidRPr="00666EFF">
        <w:rPr>
          <w:b/>
          <w:u w:val="single"/>
        </w:rPr>
        <w:t xml:space="preserve"> </w:t>
      </w:r>
      <w:r w:rsidRPr="00666EFF">
        <w:t>the official Chinese news agency Xinhua reported.</w:t>
      </w:r>
    </w:p>
    <w:p w:rsidR="00480D65" w:rsidRPr="00720CAC" w:rsidRDefault="00480D65" w:rsidP="00480D65">
      <w:r w:rsidRPr="00720CAC">
        <w:rPr>
          <w:b/>
          <w:highlight w:val="yellow"/>
          <w:u w:val="single"/>
        </w:rPr>
        <w:t>The Chinese leader called for stronger cooperation between China and Latin America</w:t>
      </w:r>
      <w:r w:rsidRPr="00666EFF">
        <w:t>.</w:t>
      </w:r>
      <w:r>
        <w:t xml:space="preserve"> </w:t>
      </w:r>
      <w:r w:rsidRPr="00666EFF">
        <w:t xml:space="preserve">As for </w:t>
      </w:r>
      <w:r w:rsidRPr="00666EFF">
        <w:rPr>
          <w:b/>
          <w:highlight w:val="yellow"/>
          <w:u w:val="single"/>
        </w:rPr>
        <w:t>China and Cuba</w:t>
      </w:r>
      <w:r w:rsidRPr="00666EFF">
        <w:t xml:space="preserve">, Xi said he </w:t>
      </w:r>
      <w:r w:rsidRPr="00666EFF">
        <w:rPr>
          <w:b/>
          <w:highlight w:val="yellow"/>
          <w:u w:val="single"/>
        </w:rPr>
        <w:t xml:space="preserve">would like to maintain a bilateral high-level exchange of visits, increase party-to-party exchanges and enhance political trust. </w:t>
      </w:r>
      <w:r w:rsidRPr="00666EFF">
        <w:t>Diaz-Canel said</w:t>
      </w:r>
      <w:r w:rsidRPr="00666EFF">
        <w:rPr>
          <w:b/>
          <w:u w:val="single"/>
        </w:rPr>
        <w:t xml:space="preserve"> </w:t>
      </w:r>
      <w:r w:rsidRPr="00666EFF">
        <w:rPr>
          <w:b/>
          <w:highlight w:val="yellow"/>
          <w:u w:val="single"/>
        </w:rPr>
        <w:t>Cuba places great importance on building ties with China.</w:t>
      </w:r>
      <w:r w:rsidRPr="00666EFF">
        <w:rPr>
          <w:b/>
          <w:u w:val="single"/>
        </w:rPr>
        <w:t xml:space="preserve"> </w:t>
      </w:r>
      <w:r w:rsidRPr="00666EFF">
        <w:t>He concludes his three-day visit to China on Wednesday</w:t>
      </w:r>
      <w:r>
        <w:t>.</w:t>
      </w:r>
    </w:p>
    <w:p w:rsidR="00480D65" w:rsidRDefault="00480D65" w:rsidP="00480D65"/>
    <w:p w:rsidR="00480D65" w:rsidRDefault="00480D65" w:rsidP="00480D65">
      <w:pPr>
        <w:pStyle w:val="Heading1"/>
      </w:pPr>
      <w:r>
        <w:lastRenderedPageBreak/>
        <w:t xml:space="preserve">Oil </w:t>
      </w:r>
    </w:p>
    <w:p w:rsidR="00480D65" w:rsidRDefault="00480D65" w:rsidP="00480D65">
      <w:pPr>
        <w:pStyle w:val="Heading4"/>
      </w:pPr>
      <w:r>
        <w:t xml:space="preserve">Cuban Oil Fails, companies worldwide forsake Cuban Oil </w:t>
      </w:r>
    </w:p>
    <w:p w:rsidR="00480D65" w:rsidRPr="005057CB" w:rsidRDefault="00480D65" w:rsidP="00480D65">
      <w:pPr>
        <w:rPr>
          <w:b/>
        </w:rPr>
      </w:pPr>
    </w:p>
    <w:p w:rsidR="00480D65" w:rsidRPr="00664E14" w:rsidRDefault="00480D65" w:rsidP="00480D65">
      <w:pPr>
        <w:rPr>
          <w:b/>
          <w:u w:val="single"/>
        </w:rPr>
      </w:pPr>
      <w:r w:rsidRPr="00664E14">
        <w:rPr>
          <w:b/>
          <w:u w:val="single"/>
        </w:rPr>
        <w:t>O’Grady, ‘13</w:t>
      </w:r>
    </w:p>
    <w:p w:rsidR="00480D65" w:rsidRPr="005057CB" w:rsidRDefault="00480D65" w:rsidP="00480D65">
      <w:pPr>
        <w:rPr>
          <w:b/>
        </w:rPr>
      </w:pPr>
    </w:p>
    <w:p w:rsidR="00480D65" w:rsidRPr="005057CB" w:rsidRDefault="00480D65" w:rsidP="00480D65">
      <w:pPr>
        <w:rPr>
          <w:sz w:val="16"/>
        </w:rPr>
      </w:pPr>
      <w:r w:rsidRPr="005057CB">
        <w:rPr>
          <w:sz w:val="16"/>
        </w:rPr>
        <w:t xml:space="preserve">Mary Anastasia O’Grady (Mary O'Grady is a member of the editorial board at The Wall Street Journal and writes editorial columns on Latin America, trade and international economics. She is also editor of "The Americas," a weekly column that appears every Monday and deals with politics, economics and business in Latin America and Canada.), ”Cuba's Oil Bust”, Online Wall Street Journal, April 24, 2013, 12:47 p.m. ET, </w:t>
      </w:r>
      <w:hyperlink r:id="rId11" w:history="1">
        <w:r w:rsidRPr="005057CB">
          <w:rPr>
            <w:rStyle w:val="Hyperlink"/>
            <w:sz w:val="16"/>
          </w:rPr>
          <w:t>http://online.wsj.com/article/SB10001424127887324474004578442511561458392.html</w:t>
        </w:r>
      </w:hyperlink>
      <w:r w:rsidRPr="005057CB">
        <w:rPr>
          <w:sz w:val="16"/>
        </w:rPr>
        <w:t>, TK</w:t>
      </w:r>
    </w:p>
    <w:p w:rsidR="00480D65" w:rsidRPr="005057CB" w:rsidRDefault="00480D65" w:rsidP="00480D65">
      <w:pPr>
        <w:rPr>
          <w:sz w:val="16"/>
        </w:rPr>
      </w:pPr>
    </w:p>
    <w:p w:rsidR="00480D65" w:rsidRPr="005057CB" w:rsidRDefault="00480D65" w:rsidP="00480D65">
      <w:pPr>
        <w:rPr>
          <w:sz w:val="16"/>
        </w:rPr>
      </w:pPr>
    </w:p>
    <w:p w:rsidR="00480D65" w:rsidRPr="005057CB" w:rsidRDefault="00480D65" w:rsidP="00480D65">
      <w:r w:rsidRPr="005057CB">
        <w:t>Remember all the hype about Cuba drilling for oil in Caribbean waters and American companies missing out on the bonanza because of the U.S. embargo? Well, like all the other Cuban get-rich-quick schemes of the past 50 years, this one seems to have flopped too.</w:t>
      </w:r>
    </w:p>
    <w:p w:rsidR="00480D65" w:rsidRPr="005057CB" w:rsidRDefault="00480D65" w:rsidP="00480D65"/>
    <w:p w:rsidR="00480D65" w:rsidRPr="005057CB" w:rsidRDefault="00480D65" w:rsidP="00480D65">
      <w:r w:rsidRPr="005057CB">
        <w:t>Last week, Florida's Sun Sentinel reported that "</w:t>
      </w:r>
      <w:r w:rsidRPr="00664E14">
        <w:rPr>
          <w:b/>
          <w:highlight w:val="yellow"/>
          <w:u w:val="single"/>
        </w:rPr>
        <w:t>after spending nearly $700 million</w:t>
      </w:r>
      <w:r w:rsidRPr="005057CB">
        <w:t xml:space="preserve"> during a decade, </w:t>
      </w:r>
      <w:r w:rsidRPr="00664E14">
        <w:rPr>
          <w:b/>
          <w:highlight w:val="yellow"/>
          <w:u w:val="single"/>
        </w:rPr>
        <w:t>energy companies</w:t>
      </w:r>
      <w:r w:rsidRPr="005057CB">
        <w:t xml:space="preserve"> from </w:t>
      </w:r>
      <w:r w:rsidRPr="00664E14">
        <w:rPr>
          <w:b/>
          <w:highlight w:val="yellow"/>
          <w:u w:val="single"/>
        </w:rPr>
        <w:t>around the world have all but abandoned their search for oil in deep waters off the north coast of Cuba</w:t>
      </w:r>
      <w:r w:rsidRPr="005057CB">
        <w:t xml:space="preserve"> near Florida." Separately, CubaStandard.com reported on Friday that "the shallow-water drilling platform used by Russian oil company OAO Zarubezhneft will leave Cuban waters June 1, to be redeployed to Asia."</w:t>
      </w:r>
    </w:p>
    <w:p w:rsidR="00480D65" w:rsidRPr="005057CB" w:rsidRDefault="00480D65" w:rsidP="00480D65"/>
    <w:p w:rsidR="00480D65" w:rsidRPr="005057CB" w:rsidRDefault="00480D65" w:rsidP="00480D65">
      <w:pPr>
        <w:rPr>
          <w:b/>
        </w:rPr>
      </w:pPr>
      <w:r w:rsidRPr="005057CB">
        <w:t xml:space="preserve">According to the Sun Sentinel story, Jorge Piñon, an oil-industry guru who had been cheering Cuba's exploration attempts, said </w:t>
      </w:r>
      <w:r w:rsidRPr="00664E14">
        <w:rPr>
          <w:u w:val="single"/>
        </w:rPr>
        <w:t>"</w:t>
      </w:r>
      <w:r w:rsidRPr="00664E14">
        <w:rPr>
          <w:b/>
          <w:highlight w:val="yellow"/>
          <w:u w:val="single"/>
        </w:rPr>
        <w:t>Companies are saying, 'We cannot spend any more capital on this high-risk exploration.</w:t>
      </w:r>
      <w:r w:rsidRPr="00664E14">
        <w:rPr>
          <w:u w:val="single"/>
        </w:rPr>
        <w:t xml:space="preserve"> </w:t>
      </w:r>
      <w:r w:rsidRPr="00664E14">
        <w:rPr>
          <w:b/>
          <w:highlight w:val="yellow"/>
          <w:u w:val="single"/>
        </w:rPr>
        <w:t>We'd rather go to Brazil; we'd rather go to Angola; we'd rather go to other places in the world where the technological and geological challenges are less.'"</w:t>
      </w:r>
    </w:p>
    <w:p w:rsidR="00480D65" w:rsidRDefault="00480D65" w:rsidP="00480D65"/>
    <w:p w:rsidR="00480D65" w:rsidRPr="00D17C4E" w:rsidRDefault="00480D65" w:rsidP="00480D65"/>
    <w:p w:rsidR="00480D65" w:rsidRDefault="00480D65" w:rsidP="00480D65">
      <w:pPr>
        <w:pStyle w:val="Heading1"/>
      </w:pPr>
      <w:r>
        <w:lastRenderedPageBreak/>
        <w:t xml:space="preserve">Cuba relations </w:t>
      </w:r>
    </w:p>
    <w:p w:rsidR="003C009B" w:rsidRDefault="003C009B" w:rsidP="003C009B"/>
    <w:p w:rsidR="003C009B" w:rsidRPr="003C009B" w:rsidRDefault="003C009B" w:rsidP="003C009B">
      <w:pPr>
        <w:pStyle w:val="Heading3"/>
      </w:pPr>
      <w:r>
        <w:lastRenderedPageBreak/>
        <w:t>Latin America</w:t>
      </w:r>
    </w:p>
    <w:p w:rsidR="00480D65" w:rsidRDefault="00480D65" w:rsidP="00480D65">
      <w:pPr>
        <w:pStyle w:val="Heading4"/>
      </w:pPr>
      <w:r>
        <w:t>No relations improvement</w:t>
      </w:r>
    </w:p>
    <w:p w:rsidR="00480D65" w:rsidRPr="00407B68" w:rsidRDefault="00480D65" w:rsidP="00480D65"/>
    <w:p w:rsidR="00480D65" w:rsidRPr="00382F88" w:rsidRDefault="00480D65" w:rsidP="00480D65">
      <w:r>
        <w:t xml:space="preserve">Jaime </w:t>
      </w:r>
      <w:r w:rsidRPr="00A42D9C">
        <w:rPr>
          <w:rStyle w:val="StyleStyleBold12pt"/>
        </w:rPr>
        <w:t>Suchlicki</w:t>
      </w:r>
      <w:r>
        <w:t xml:space="preserve">, Professor of History and International Studies at the University of Miami.  – June, </w:t>
      </w:r>
      <w:r w:rsidRPr="00A42D9C">
        <w:rPr>
          <w:rStyle w:val="StyleStyleBold12pt"/>
        </w:rPr>
        <w:t>2000</w:t>
      </w:r>
      <w:r>
        <w:t xml:space="preserve"> – “The U.S. Embargo of Cuba” – University of Miami -- </w:t>
      </w:r>
      <w:hyperlink r:id="rId12" w:history="1">
        <w:r w:rsidRPr="000C3B8C">
          <w:rPr>
            <w:rStyle w:val="Hyperlink"/>
          </w:rPr>
          <w:t>http://www6.miami.edu/iccas/USEmbargo.pdf</w:t>
        </w:r>
      </w:hyperlink>
      <w:r>
        <w:t xml:space="preserve"> -- pg 16 -- Accessed 7/17/13 WJ</w:t>
      </w:r>
    </w:p>
    <w:p w:rsidR="00480D65" w:rsidRDefault="00480D65" w:rsidP="00480D65"/>
    <w:p w:rsidR="00480D65" w:rsidRDefault="00480D65" w:rsidP="00480D65">
      <w:pPr>
        <w:rPr>
          <w:rStyle w:val="StyleBoldUnderline"/>
        </w:rPr>
      </w:pPr>
      <w:r w:rsidRPr="00B87DEE">
        <w:rPr>
          <w:rStyle w:val="StyleBoldUnderline"/>
          <w:highlight w:val="yellow"/>
        </w:rPr>
        <w:t>Cuba is not an important issue in U.S.-Latin American relations.</w:t>
      </w:r>
      <w:r>
        <w:t xml:space="preserve"> The U.S.-Latin American agenda includes as priority items trade, investment, transfer of technology, migration, drugs, environment, and intellectual property rights. Cuba is not a priority item on this agenda. </w:t>
      </w:r>
      <w:r w:rsidRPr="00B87DEE">
        <w:rPr>
          <w:rStyle w:val="StyleBoldUnderline"/>
        </w:rPr>
        <w:t xml:space="preserve">While publicly many </w:t>
      </w:r>
      <w:r w:rsidRPr="00B87DEE">
        <w:rPr>
          <w:rStyle w:val="StyleBoldUnderline"/>
          <w:highlight w:val="yellow"/>
        </w:rPr>
        <w:t>Latin American</w:t>
      </w:r>
      <w:r w:rsidRPr="00B87DEE">
        <w:rPr>
          <w:rStyle w:val="StyleBoldUnderline"/>
        </w:rPr>
        <w:t xml:space="preserve"> countries oppose the embargo, privately they </w:t>
      </w:r>
      <w:r w:rsidRPr="00B87DEE">
        <w:rPr>
          <w:rStyle w:val="StyleBoldUnderline"/>
          <w:highlight w:val="yellow"/>
        </w:rPr>
        <w:t>are extremely concerned that Cuba will divert investments from their countries</w:t>
      </w:r>
      <w:r w:rsidRPr="00B87DEE">
        <w:rPr>
          <w:rStyle w:val="StyleBoldUnderline"/>
        </w:rPr>
        <w:t xml:space="preserve"> to the island, </w:t>
      </w:r>
      <w:r w:rsidRPr="00382F88">
        <w:rPr>
          <w:rStyle w:val="StyleBoldUnderline"/>
          <w:highlight w:val="yellow"/>
        </w:rPr>
        <w:t>and</w:t>
      </w:r>
      <w:r w:rsidRPr="00B87DEE">
        <w:rPr>
          <w:rStyle w:val="StyleBoldUnderline"/>
        </w:rPr>
        <w:t xml:space="preserve"> particularly </w:t>
      </w:r>
      <w:r w:rsidRPr="00382F88">
        <w:rPr>
          <w:rStyle w:val="StyleBoldUnderline"/>
          <w:highlight w:val="yellow"/>
        </w:rPr>
        <w:t>that tourism will flock to Cuba</w:t>
      </w:r>
      <w:r w:rsidRPr="00B87DEE">
        <w:rPr>
          <w:rStyle w:val="StyleBoldUnderline"/>
        </w:rPr>
        <w:t>, to the detriment of the Caribbean economies.</w:t>
      </w:r>
    </w:p>
    <w:p w:rsidR="00480D65" w:rsidRDefault="00480D65" w:rsidP="00480D65">
      <w:pPr>
        <w:rPr>
          <w:rStyle w:val="StyleBoldUnderline"/>
        </w:rPr>
      </w:pPr>
    </w:p>
    <w:p w:rsidR="00480D65" w:rsidRDefault="00480D65" w:rsidP="00480D65">
      <w:pPr>
        <w:rPr>
          <w:rStyle w:val="StyleBoldUnderline"/>
        </w:rPr>
      </w:pPr>
    </w:p>
    <w:p w:rsidR="00480D65" w:rsidRDefault="00480D65" w:rsidP="00480D65">
      <w:pPr>
        <w:rPr>
          <w:rStyle w:val="StyleBoldUnderline"/>
        </w:rPr>
      </w:pPr>
    </w:p>
    <w:p w:rsidR="00480D65" w:rsidRDefault="00480D65" w:rsidP="00480D65">
      <w:pPr>
        <w:rPr>
          <w:rStyle w:val="StyleBoldUnderline"/>
        </w:rPr>
      </w:pPr>
    </w:p>
    <w:p w:rsidR="00480D65" w:rsidRDefault="00480D65" w:rsidP="00480D65">
      <w:pPr>
        <w:pStyle w:val="Heading4"/>
      </w:pPr>
      <w:r>
        <w:t>Lifting embargo hurt US relations with the rest of Latin America</w:t>
      </w:r>
    </w:p>
    <w:p w:rsidR="00480D65" w:rsidRPr="00336049" w:rsidRDefault="00480D65" w:rsidP="00480D65">
      <w:pPr>
        <w:rPr>
          <w:rStyle w:val="StyleStyleBold12pt"/>
        </w:rPr>
      </w:pPr>
      <w:r w:rsidRPr="00336049">
        <w:rPr>
          <w:rStyle w:val="StyleStyleBold12pt"/>
        </w:rPr>
        <w:t>Suchlicki 2007</w:t>
      </w:r>
    </w:p>
    <w:p w:rsidR="00480D65" w:rsidRPr="00336049" w:rsidRDefault="00480D65" w:rsidP="00480D65">
      <w:r>
        <w:t>[</w:t>
      </w:r>
      <w:r w:rsidRPr="00336049">
        <w:t>Jaime Suchlicki</w:t>
      </w:r>
      <w:r>
        <w:t xml:space="preserve">, </w:t>
      </w:r>
      <w:r w:rsidRPr="00336049">
        <w:t>Emilio Bacardi Moreau Distinguished Professor and Director, Institute for Cuban and Cuban-Americ</w:t>
      </w:r>
      <w:r>
        <w:t xml:space="preserve">an Studies, University of Miami, </w:t>
      </w:r>
      <w:r w:rsidRPr="00336049">
        <w:t>“</w:t>
      </w:r>
      <w:r w:rsidRPr="00336049">
        <w:rPr>
          <w:bCs/>
        </w:rPr>
        <w:t>Don't Lift the Cuba Travel Ban”</w:t>
      </w:r>
      <w:r>
        <w:rPr>
          <w:bCs/>
        </w:rPr>
        <w:t xml:space="preserve"> 4/11/07 </w:t>
      </w:r>
      <w:hyperlink r:id="rId13" w:history="1">
        <w:r w:rsidRPr="00336049">
          <w:rPr>
            <w:rStyle w:val="Hyperlink"/>
            <w:bCs/>
          </w:rPr>
          <w:t>http://archive.frontpagemag.com/readArticle.aspx?ARTID=26082</w:t>
        </w:r>
      </w:hyperlink>
      <w:r>
        <w:rPr>
          <w:bCs/>
        </w:rPr>
        <w:t xml:space="preserve"> Accessed 7/18/2013 MJM]</w:t>
      </w:r>
    </w:p>
    <w:p w:rsidR="00480D65" w:rsidRDefault="00480D65" w:rsidP="00480D65"/>
    <w:p w:rsidR="00480D65" w:rsidRPr="00F11BB6" w:rsidRDefault="00480D65" w:rsidP="00480D65">
      <w:pPr>
        <w:rPr>
          <w:rStyle w:val="StyleBoldUnderline"/>
        </w:rPr>
      </w:pPr>
      <w:r w:rsidRPr="00F11BB6">
        <w:rPr>
          <w:rStyle w:val="StyleBoldUnderline"/>
          <w:highlight w:val="yellow"/>
        </w:rPr>
        <w:t>Since the Ford/Carter era, U.S. policy toward Latin America has emphasized democracy, human rights and constitutional government</w:t>
      </w:r>
      <w:r w:rsidRPr="00F11BB6">
        <w:rPr>
          <w:rStyle w:val="StyleBoldUnderline"/>
        </w:rPr>
        <w:t xml:space="preserve">. Under President Reagan the U.S. intervened in Grenada, under President Bush, Sr. the U.S. intervened in Panama and under President Clinton the U.S. landed marines in Haiti, all to restore democracy to those countries. </w:t>
      </w:r>
      <w:r w:rsidRPr="00F11BB6">
        <w:rPr>
          <w:rStyle w:val="StyleBoldUnderline"/>
          <w:highlight w:val="yellow"/>
        </w:rPr>
        <w:t>The U.S. has prevented military coups in the region and supported the will of the people in free elections.</w:t>
      </w:r>
      <w:r w:rsidRPr="00F11BB6">
        <w:rPr>
          <w:rStyle w:val="StyleBoldUnderline"/>
        </w:rPr>
        <w:t xml:space="preserve"> While the U.S. policy has not been uniformly applied throughout the world, </w:t>
      </w:r>
      <w:r w:rsidRPr="00F11BB6">
        <w:rPr>
          <w:rStyle w:val="StyleBoldUnderline"/>
          <w:highlight w:val="yellow"/>
        </w:rPr>
        <w:t>it is U.S. policy in the region. Cuba is part of Latin America.</w:t>
      </w:r>
      <w:r w:rsidRPr="00F11BB6">
        <w:rPr>
          <w:rStyle w:val="StyleBoldUnderline"/>
        </w:rPr>
        <w:t xml:space="preserve"> </w:t>
      </w:r>
      <w:r w:rsidRPr="00F11BB6">
        <w:rPr>
          <w:rStyle w:val="StyleBoldUnderline"/>
          <w:highlight w:val="yellow"/>
        </w:rPr>
        <w:t>A normalization of relations with a military dictatorship in Cuba will send the wrong message to the rest of the continent.</w:t>
      </w:r>
    </w:p>
    <w:p w:rsidR="00480D65" w:rsidRPr="00F11BB6" w:rsidRDefault="00480D65" w:rsidP="00480D65">
      <w:pPr>
        <w:rPr>
          <w:rStyle w:val="StyleBoldUnderline"/>
        </w:rPr>
      </w:pPr>
      <w:r w:rsidRPr="00F11BB6">
        <w:rPr>
          <w:rStyle w:val="StyleBoldUnderline"/>
        </w:rPr>
        <w:t>Supporting regimes and dictators that violate human rights and abuse their population is an ill-advised policy that rewards and encourages further abuses.</w:t>
      </w:r>
    </w:p>
    <w:p w:rsidR="00480D65" w:rsidRDefault="00480D65" w:rsidP="00480D65">
      <w:pPr>
        <w:pStyle w:val="Heading4"/>
      </w:pPr>
      <w:r w:rsidRPr="00407B68">
        <w:t xml:space="preserve">Turn-lifting embargo hurts </w:t>
      </w:r>
      <w:r>
        <w:t xml:space="preserve">US and </w:t>
      </w:r>
      <w:r w:rsidRPr="00407B68">
        <w:t>Latin economies</w:t>
      </w:r>
    </w:p>
    <w:p w:rsidR="00480D65" w:rsidRDefault="00480D65" w:rsidP="00480D65"/>
    <w:p w:rsidR="00480D65" w:rsidRPr="00382F88" w:rsidRDefault="00480D65" w:rsidP="00480D65">
      <w:r>
        <w:t xml:space="preserve">Jaime </w:t>
      </w:r>
      <w:r w:rsidRPr="00A42D9C">
        <w:rPr>
          <w:rStyle w:val="StyleStyleBold12pt"/>
        </w:rPr>
        <w:t>Suchlicki</w:t>
      </w:r>
      <w:r>
        <w:t xml:space="preserve">, Professor of History and International Studies at the University of Miami.  – June, </w:t>
      </w:r>
      <w:r w:rsidRPr="00A42D9C">
        <w:rPr>
          <w:rStyle w:val="StyleStyleBold12pt"/>
        </w:rPr>
        <w:t>2000</w:t>
      </w:r>
      <w:r>
        <w:t xml:space="preserve"> – “The U.S. Embargo of Cuba” – University of Miami -- </w:t>
      </w:r>
      <w:hyperlink r:id="rId14" w:history="1">
        <w:r w:rsidRPr="000C3B8C">
          <w:rPr>
            <w:rStyle w:val="Hyperlink"/>
          </w:rPr>
          <w:t>http://www6.miami.edu/iccas/USEmbargo.pdf</w:t>
        </w:r>
      </w:hyperlink>
      <w:r>
        <w:t xml:space="preserve"> -- pg 15 -- Accessed 7/17/13 WJ</w:t>
      </w:r>
    </w:p>
    <w:p w:rsidR="00480D65" w:rsidRDefault="00480D65" w:rsidP="00480D65">
      <w:pPr>
        <w:rPr>
          <w:rStyle w:val="StyleBoldUnderline"/>
        </w:rPr>
      </w:pPr>
    </w:p>
    <w:p w:rsidR="00480D65" w:rsidRDefault="00480D65" w:rsidP="00480D65">
      <w:pPr>
        <w:rPr>
          <w:rStyle w:val="StyleBoldUnderline"/>
        </w:rPr>
      </w:pPr>
      <w:r w:rsidRPr="000065E3">
        <w:rPr>
          <w:rStyle w:val="StyleBoldUnderline"/>
        </w:rPr>
        <w:t xml:space="preserve">Given </w:t>
      </w:r>
      <w:r w:rsidRPr="00275C53">
        <w:rPr>
          <w:rStyle w:val="StyleBoldUnderline"/>
          <w:highlight w:val="yellow"/>
        </w:rPr>
        <w:t>Cuba’s</w:t>
      </w:r>
      <w:r w:rsidRPr="000065E3">
        <w:rPr>
          <w:rStyle w:val="StyleBoldUnderline"/>
        </w:rPr>
        <w:t xml:space="preserve"> scant foreign exchange, its </w:t>
      </w:r>
      <w:r w:rsidRPr="00275C53">
        <w:rPr>
          <w:rStyle w:val="StyleBoldUnderline"/>
          <w:highlight w:val="yellow"/>
        </w:rPr>
        <w:t>ability to buy U.S. products remains very limited</w:t>
      </w:r>
      <w:r w:rsidRPr="000065E3">
        <w:rPr>
          <w:rStyle w:val="StyleBoldUnderline"/>
        </w:rPr>
        <w:t>.</w:t>
      </w:r>
      <w:r>
        <w:rPr>
          <w:rStyle w:val="StyleBoldUnderline"/>
          <w:u w:val="none"/>
        </w:rPr>
        <w:t xml:space="preserve"> </w:t>
      </w:r>
      <w:r w:rsidRPr="00275C53">
        <w:rPr>
          <w:rStyle w:val="StyleBoldUnderline"/>
          <w:highlight w:val="yellow"/>
        </w:rPr>
        <w:t>Cuba’s major exports</w:t>
      </w:r>
      <w:r w:rsidRPr="000065E3">
        <w:rPr>
          <w:rStyle w:val="StyleBoldUnderline"/>
        </w:rPr>
        <w:t>, i.e. sugar, tobacco, nickel,</w:t>
      </w:r>
      <w:r>
        <w:rPr>
          <w:rStyle w:val="StyleBoldUnderline"/>
        </w:rPr>
        <w:t xml:space="preserve"> </w:t>
      </w:r>
      <w:r w:rsidRPr="000065E3">
        <w:rPr>
          <w:rStyle w:val="StyleBoldUnderline"/>
        </w:rPr>
        <w:t xml:space="preserve">citrus, </w:t>
      </w:r>
      <w:r w:rsidRPr="00275C53">
        <w:rPr>
          <w:rStyle w:val="StyleBoldUnderline"/>
          <w:highlight w:val="yellow"/>
        </w:rPr>
        <w:t>are neither economically nor strategically important to the United States.</w:t>
      </w:r>
    </w:p>
    <w:p w:rsidR="00480D65" w:rsidRDefault="00480D65" w:rsidP="00480D65">
      <w:pPr>
        <w:rPr>
          <w:rStyle w:val="StyleBoldUnderline"/>
        </w:rPr>
      </w:pPr>
    </w:p>
    <w:p w:rsidR="00480D65" w:rsidRDefault="00480D65" w:rsidP="00480D65">
      <w:pPr>
        <w:rPr>
          <w:rStyle w:val="StyleBoldUnderline"/>
        </w:rPr>
      </w:pPr>
      <w:r w:rsidRPr="00275C53">
        <w:rPr>
          <w:rStyle w:val="StyleBoldUnderline"/>
          <w:highlight w:val="yellow"/>
        </w:rPr>
        <w:t>Lifting the embargo would create severe market distortions in the already precarious economies of the Caribbean and Central America</w:t>
      </w:r>
      <w:r>
        <w:rPr>
          <w:rStyle w:val="StyleBoldUnderline"/>
          <w:u w:val="none"/>
        </w:rPr>
        <w:t xml:space="preserve"> </w:t>
      </w:r>
      <w:r w:rsidRPr="006A3B78">
        <w:rPr>
          <w:rStyle w:val="StyleBoldUnderline"/>
        </w:rPr>
        <w:t>since the U.S. would have to divert some portion of the existing sugar quota away from these countries to accommodate Cuba.</w:t>
      </w:r>
      <w:r>
        <w:rPr>
          <w:rStyle w:val="StyleBoldUnderline"/>
          <w:u w:val="none"/>
        </w:rPr>
        <w:t xml:space="preserve"> </w:t>
      </w:r>
      <w:r w:rsidRPr="00275C53">
        <w:rPr>
          <w:rStyle w:val="StyleBoldUnderline"/>
          <w:highlight w:val="yellow"/>
        </w:rPr>
        <w:t>The impact of tourism diversion toward Cuba would profoundly hurt the economies of the Caribbean and Central American countries.</w:t>
      </w:r>
    </w:p>
    <w:p w:rsidR="00480D65" w:rsidRDefault="00480D65" w:rsidP="00480D65">
      <w:pPr>
        <w:rPr>
          <w:rStyle w:val="StyleBoldUnderline"/>
        </w:rPr>
      </w:pPr>
    </w:p>
    <w:p w:rsidR="00480D65" w:rsidRDefault="00480D65" w:rsidP="00480D65">
      <w:pPr>
        <w:rPr>
          <w:rStyle w:val="StyleBoldUnderline"/>
          <w:b/>
          <w:u w:val="none"/>
        </w:rPr>
      </w:pPr>
      <w:r w:rsidRPr="000065E3">
        <w:rPr>
          <w:rStyle w:val="StyleBoldUnderline"/>
        </w:rPr>
        <w:t xml:space="preserve"> </w:t>
      </w:r>
      <w:r w:rsidRPr="00E1788F">
        <w:rPr>
          <w:rStyle w:val="StyleBoldUnderline"/>
          <w:highlight w:val="yellow"/>
        </w:rPr>
        <w:t>Cuba, cited as one of the worst political and commercial risks in the world by several recently issued country risk guides</w:t>
      </w:r>
      <w:r>
        <w:rPr>
          <w:rStyle w:val="StyleBoldUnderline"/>
          <w:u w:val="none"/>
        </w:rPr>
        <w:t xml:space="preserve">, lags far behind China and Vietnam in establishing the necessary conditions for economic development and successful corporate involvement. Current foreign investments are small and limited to dollar sectors of the economy such as the tourist industry and mining. </w:t>
      </w:r>
      <w:r w:rsidRPr="00407B68">
        <w:rPr>
          <w:rStyle w:val="StyleBoldUnderline"/>
        </w:rPr>
        <w:t>American companies are not “losing out.”</w:t>
      </w:r>
      <w:r>
        <w:rPr>
          <w:rStyle w:val="StyleBoldUnderline"/>
          <w:u w:val="none"/>
        </w:rPr>
        <w:t xml:space="preserve"> In a free Cuba, U.S. companies will quickly regain the prominent role they held in pre-Castro Cuba. </w:t>
      </w:r>
    </w:p>
    <w:p w:rsidR="00480D65" w:rsidRDefault="00480D65" w:rsidP="00480D65">
      <w:pPr>
        <w:rPr>
          <w:rStyle w:val="StyleBoldUnderline"/>
          <w:b/>
          <w:u w:val="none"/>
        </w:rPr>
      </w:pPr>
    </w:p>
    <w:p w:rsidR="00480D65" w:rsidRDefault="00480D65" w:rsidP="00480D65">
      <w:pPr>
        <w:rPr>
          <w:rStyle w:val="StyleBoldUnderline"/>
          <w:b/>
          <w:u w:val="none"/>
        </w:rPr>
      </w:pPr>
    </w:p>
    <w:p w:rsidR="00480D65" w:rsidRPr="003C009B" w:rsidRDefault="003C009B" w:rsidP="003C009B">
      <w:pPr>
        <w:pStyle w:val="Heading3"/>
      </w:pPr>
      <w:r w:rsidRPr="003C009B">
        <w:lastRenderedPageBreak/>
        <w:t>North Korea relations</w:t>
      </w:r>
    </w:p>
    <w:p w:rsidR="00480D65" w:rsidRPr="006C1AAC" w:rsidRDefault="00480D65" w:rsidP="00480D65">
      <w:pPr>
        <w:rPr>
          <w:rStyle w:val="StyleBoldUnderline"/>
          <w:b/>
          <w:u w:val="none"/>
        </w:rPr>
      </w:pPr>
    </w:p>
    <w:p w:rsidR="00480D65" w:rsidRDefault="00480D65" w:rsidP="00480D65">
      <w:pPr>
        <w:rPr>
          <w:sz w:val="24"/>
          <w:szCs w:val="24"/>
        </w:rPr>
      </w:pPr>
      <w:r w:rsidRPr="00425494">
        <w:rPr>
          <w:sz w:val="2"/>
          <w:szCs w:val="2"/>
        </w:rPr>
        <w:t>L</w:t>
      </w:r>
    </w:p>
    <w:p w:rsidR="003C009B" w:rsidRPr="00270A7E" w:rsidRDefault="003C009B" w:rsidP="003C009B">
      <w:pPr>
        <w:pStyle w:val="Heading4"/>
        <w:rPr>
          <w:rStyle w:val="StyleStyleBold12pt"/>
        </w:rPr>
      </w:pPr>
      <w:r w:rsidRPr="00270A7E">
        <w:rPr>
          <w:rStyle w:val="StyleStyleBold12pt"/>
        </w:rPr>
        <w:t>North Korea and Cuba Solidifying  Diplomatic Ties</w:t>
      </w:r>
    </w:p>
    <w:p w:rsidR="003C009B" w:rsidRPr="00270A7E" w:rsidRDefault="003C009B" w:rsidP="003C009B">
      <w:pPr>
        <w:rPr>
          <w:rStyle w:val="StyleStyleBold12pt"/>
        </w:rPr>
      </w:pPr>
      <w:r w:rsidRPr="00270A7E">
        <w:rPr>
          <w:rStyle w:val="StyleStyleBold12pt"/>
        </w:rPr>
        <w:t>Martyn 13</w:t>
      </w:r>
    </w:p>
    <w:p w:rsidR="003C009B" w:rsidRDefault="003C009B" w:rsidP="003C009B">
      <w:r>
        <w:t xml:space="preserve">Martyn </w:t>
      </w:r>
      <w:r w:rsidRPr="006A3E0E">
        <w:t>Williams</w:t>
      </w:r>
      <w:r>
        <w:t xml:space="preserve">, nknews.org reporter, nknews, “KPA Chief of Staff meets Raul Castro in Cuba” Updated July 3 </w:t>
      </w:r>
      <w:r w:rsidRPr="006A3E0E">
        <w:t>2013</w:t>
      </w:r>
      <w:r>
        <w:t xml:space="preserve">, </w:t>
      </w:r>
      <w:hyperlink r:id="rId15" w:history="1">
        <w:r w:rsidRPr="00E14FA2">
          <w:rPr>
            <w:color w:val="0000FF"/>
            <w:u w:val="single"/>
          </w:rPr>
          <w:t>http://www.nknews.org/2013/07/kpa-chief-of-staff-meets-raul-castro-in-cuba/</w:t>
        </w:r>
      </w:hyperlink>
      <w:r>
        <w:t xml:space="preserve"> Accessed July 16 2013</w:t>
      </w:r>
    </w:p>
    <w:p w:rsidR="003C009B" w:rsidRPr="00E14FA2" w:rsidRDefault="003C009B" w:rsidP="003C009B"/>
    <w:p w:rsidR="003C009B" w:rsidRDefault="003C009B" w:rsidP="003C009B">
      <w:r>
        <w:t xml:space="preserve">SAN JOSE – Kim </w:t>
      </w:r>
      <w:r w:rsidRPr="006A3E0E">
        <w:rPr>
          <w:highlight w:val="yellow"/>
        </w:rPr>
        <w:t>Kyok Sik, Chief of Staff of the Korean People’s Army, met Cuban President Raul Castro</w:t>
      </w:r>
      <w:r>
        <w:t xml:space="preserve"> on Monday </w:t>
      </w:r>
      <w:r w:rsidRPr="006A3E0E">
        <w:rPr>
          <w:highlight w:val="yellow"/>
        </w:rPr>
        <w:t>while on a visit to Cuba</w:t>
      </w:r>
      <w:r>
        <w:t>, media in Havana reported on Tuesday.</w:t>
      </w:r>
    </w:p>
    <w:p w:rsidR="003C009B" w:rsidRDefault="003C009B" w:rsidP="003C009B"/>
    <w:p w:rsidR="003C009B" w:rsidRDefault="003C009B" w:rsidP="003C009B">
      <w:r>
        <w:t>Few details were provided of the meeting, which is understood to have taken place at the Defense Ministry in Havana.</w:t>
      </w:r>
    </w:p>
    <w:p w:rsidR="003C009B" w:rsidRDefault="003C009B" w:rsidP="003C009B"/>
    <w:p w:rsidR="003C009B" w:rsidRDefault="003C009B" w:rsidP="003C009B">
      <w:r>
        <w:t xml:space="preserve">Quoting Cuban television, the ACN news agency said </w:t>
      </w:r>
      <w:r w:rsidRPr="006A3E0E">
        <w:rPr>
          <w:highlight w:val="yellow"/>
        </w:rPr>
        <w:t>the meeting, “addressed historic relations between their countries and expressed their willingness to keep strengthening such links.”</w:t>
      </w:r>
    </w:p>
    <w:p w:rsidR="003C009B" w:rsidRDefault="003C009B" w:rsidP="003C009B"/>
    <w:p w:rsidR="003C009B" w:rsidRDefault="003C009B" w:rsidP="003C009B">
      <w:r>
        <w:t>The meeting with the Cuban president came a day after Kim met with Leopoldo Cintra Frias, minister of the Revolutionary Armed Forces of Cuba. Kim is in Cuba on the invitation of the armed forces.</w:t>
      </w:r>
    </w:p>
    <w:p w:rsidR="003C009B" w:rsidRDefault="003C009B" w:rsidP="003C009B"/>
    <w:p w:rsidR="003C009B" w:rsidRDefault="003C009B" w:rsidP="003C009B">
      <w:r>
        <w:t>At the military meeting Kim was accompanied by North Korea’s ambassador to Cuba, Jon Yong Jin, reported KCNA.</w:t>
      </w:r>
    </w:p>
    <w:p w:rsidR="003C009B" w:rsidRDefault="003C009B" w:rsidP="003C009B"/>
    <w:p w:rsidR="003C009B" w:rsidRDefault="003C009B" w:rsidP="003C009B">
      <w:r w:rsidRPr="006A3E0E">
        <w:rPr>
          <w:highlight w:val="yellow"/>
        </w:rPr>
        <w:t>“Both sides informed the situation of their countries and exchanged views on boosting the friendly relations between the two armies and peoples of the two countries,”</w:t>
      </w:r>
      <w:r>
        <w:t xml:space="preserve"> the North Korean news agency said. “The talks proceeded in a comradely and friendly atmosphere.”</w:t>
      </w:r>
    </w:p>
    <w:p w:rsidR="003C009B" w:rsidRDefault="003C009B" w:rsidP="003C009B"/>
    <w:p w:rsidR="003C009B" w:rsidRDefault="003C009B" w:rsidP="003C009B">
      <w:r>
        <w:t>ACN added, “the visiting Korean general said his visit Cuba has allowed him to corroborate the island’s success in the defense of socialism in the face of US aggressions.”</w:t>
      </w:r>
    </w:p>
    <w:p w:rsidR="003C009B" w:rsidRDefault="003C009B" w:rsidP="003C009B"/>
    <w:p w:rsidR="003C009B" w:rsidRDefault="003C009B" w:rsidP="003C009B">
      <w:r>
        <w:t>The Prensa agency carried an almost identical report.</w:t>
      </w:r>
    </w:p>
    <w:p w:rsidR="003C009B" w:rsidRDefault="003C009B" w:rsidP="003C009B"/>
    <w:p w:rsidR="003C009B" w:rsidRDefault="003C009B" w:rsidP="003C009B">
      <w:r>
        <w:t>The North Korean delegation left Pyongyang on June 26, according to a KCNA report.</w:t>
      </w:r>
    </w:p>
    <w:p w:rsidR="003C009B" w:rsidRDefault="003C009B" w:rsidP="003C009B"/>
    <w:p w:rsidR="003C009B" w:rsidRDefault="003C009B" w:rsidP="003C009B">
      <w:r w:rsidRPr="006A3E0E">
        <w:rPr>
          <w:highlight w:val="yellow"/>
        </w:rPr>
        <w:t>North Korea and Cuba has long-standing ties.</w:t>
      </w:r>
      <w:r>
        <w:t xml:space="preserve"> The island nation is well known to North Koreans as it regularly features during the international news portion of the main TV evening news bulletin.</w:t>
      </w:r>
    </w:p>
    <w:p w:rsidR="003C009B" w:rsidRDefault="003C009B" w:rsidP="003C009B"/>
    <w:p w:rsidR="003C009B" w:rsidRDefault="003C009B" w:rsidP="003C009B"/>
    <w:p w:rsidR="003C009B" w:rsidRPr="00270A7E" w:rsidRDefault="003C009B" w:rsidP="003C009B">
      <w:pPr>
        <w:pStyle w:val="Heading4"/>
      </w:pPr>
      <w:r>
        <w:t>N</w:t>
      </w:r>
      <w:r w:rsidRPr="00270A7E">
        <w:t>orth Korea and Cuba concrete relations with Arms Trade</w:t>
      </w:r>
    </w:p>
    <w:p w:rsidR="003C009B" w:rsidRDefault="003C009B" w:rsidP="003C009B">
      <w:pPr>
        <w:rPr>
          <w:rStyle w:val="StyleStyleBold12pt"/>
        </w:rPr>
      </w:pPr>
    </w:p>
    <w:p w:rsidR="003C009B" w:rsidRPr="00270A7E" w:rsidRDefault="003C009B" w:rsidP="003C009B">
      <w:pPr>
        <w:rPr>
          <w:rStyle w:val="StyleStyleBold12pt"/>
        </w:rPr>
      </w:pPr>
      <w:r w:rsidRPr="00270A7E">
        <w:rPr>
          <w:rStyle w:val="StyleStyleBold12pt"/>
        </w:rPr>
        <w:t>Kenber 13</w:t>
      </w:r>
    </w:p>
    <w:p w:rsidR="003C009B" w:rsidRDefault="003C009B" w:rsidP="003C009B">
      <w:r w:rsidRPr="00B43A77">
        <w:t>Billy Kenber</w:t>
      </w:r>
      <w:r>
        <w:t xml:space="preserve">-Washington Post Reporter, “North Korean ship seized in Panama Canal carried suspected missile-system components”, </w:t>
      </w:r>
      <w:r w:rsidRPr="00B43A77">
        <w:rPr>
          <w:u w:val="single"/>
        </w:rPr>
        <w:t>Washington Post</w:t>
      </w:r>
      <w:r>
        <w:t xml:space="preserve">, July 16 </w:t>
      </w:r>
      <w:r w:rsidRPr="00B43A77">
        <w:t>2013</w:t>
      </w:r>
      <w:r>
        <w:t xml:space="preserve">, </w:t>
      </w:r>
      <w:hyperlink r:id="rId16" w:history="1">
        <w:r w:rsidRPr="005D09B3">
          <w:rPr>
            <w:rStyle w:val="Hyperlink"/>
          </w:rPr>
          <w:t>http://www.washingtonpost.com/world/national-security/north-korean-ship-seized-in-panama-canal-carried-suspected-missile-system-components/2013/07/16/0234ad22-ee4f-11e2-9008-61e94a7ea20d_story.html</w:t>
        </w:r>
      </w:hyperlink>
      <w:r>
        <w:t xml:space="preserve"> Accessed July 16 2013 </w:t>
      </w:r>
    </w:p>
    <w:p w:rsidR="003C009B" w:rsidRDefault="003C009B" w:rsidP="003C009B"/>
    <w:p w:rsidR="003C009B" w:rsidRDefault="003C009B" w:rsidP="003C009B">
      <w:r w:rsidRPr="00B43A77">
        <w:rPr>
          <w:highlight w:val="yellow"/>
        </w:rPr>
        <w:t>An aging North Korean freighter carrying suspected missile-system components hidden beneath bags of sugar was seized in Panama last week on its return from Cuba,</w:t>
      </w:r>
      <w:r>
        <w:t xml:space="preserve"> Panamanian officials announced Tuesday.</w:t>
      </w:r>
    </w:p>
    <w:p w:rsidR="003C009B" w:rsidRDefault="003C009B" w:rsidP="003C009B"/>
    <w:p w:rsidR="003C009B" w:rsidRDefault="003C009B" w:rsidP="003C009B">
      <w:r w:rsidRPr="00B43A77">
        <w:rPr>
          <w:highlight w:val="yellow"/>
        </w:rPr>
        <w:t>The Chong Chon Gang, a rusting, 14,000-metric-ton ship that carries a painted North Korean flag, was traveling through the Panama Canal last week when it was intercepted and boarded by drug enforcement agents</w:t>
      </w:r>
      <w:r>
        <w:t xml:space="preserve"> who had received a tip that it was smuggling narcotics.</w:t>
      </w:r>
    </w:p>
    <w:p w:rsidR="003C009B" w:rsidRDefault="003C009B" w:rsidP="003C009B"/>
    <w:p w:rsidR="003C009B" w:rsidRDefault="003C009B" w:rsidP="003C009B"/>
    <w:p w:rsidR="003C009B" w:rsidRDefault="003C009B" w:rsidP="003C009B">
      <w:r>
        <w:t>In dramatic scenes described by Panamanian President Ricardo Martinelli, officers were met with violent resistance from the 35-strong crew during efforts to redirect the vessel to port and the ship’s captain subsequently tried to commit suicide. He is hospitalized in stable condition after slitting his throat with a knife, according to wire reports.</w:t>
      </w:r>
    </w:p>
    <w:p w:rsidR="003C009B" w:rsidRDefault="003C009B" w:rsidP="003C009B"/>
    <w:p w:rsidR="003C009B" w:rsidRDefault="003C009B" w:rsidP="003C009B">
      <w:r>
        <w:t>Martinelli, who used his Twitter account to post a photograph, taken in the ship’s hold, of a long green missile-shaped object, told local radio that “sophisticated missile equipment” had been discovered.</w:t>
      </w:r>
    </w:p>
    <w:p w:rsidR="003C009B" w:rsidRDefault="003C009B" w:rsidP="003C009B"/>
    <w:p w:rsidR="003C009B" w:rsidRDefault="003C009B" w:rsidP="003C009B">
      <w:r>
        <w:t>“That is not allowed,” he said. “The Panama Canal is a canal of peace, not war.”</w:t>
      </w:r>
    </w:p>
    <w:p w:rsidR="003C009B" w:rsidRDefault="003C009B" w:rsidP="003C009B"/>
    <w:p w:rsidR="003C009B" w:rsidRDefault="003C009B" w:rsidP="003C009B">
      <w:r w:rsidRPr="00B43A77">
        <w:rPr>
          <w:highlight w:val="yellow"/>
        </w:rPr>
        <w:t>The ship’s concealed cargo appears to be in breach of U.N. sanctions that prevent North Korea from exporting weapons and from importing all but small arms.</w:t>
      </w:r>
    </w:p>
    <w:p w:rsidR="003C009B" w:rsidRDefault="003C009B" w:rsidP="003C009B"/>
    <w:p w:rsidR="003C009B" w:rsidRDefault="003C009B" w:rsidP="003C009B">
      <w:r>
        <w:t>Officials arrested the crew Monday after making the discovery and are removing 250,000 bags of sugar so they can thoroughly inspect the ship, a process they say may take up to a week.</w:t>
      </w:r>
    </w:p>
    <w:p w:rsidR="003C009B" w:rsidRDefault="003C009B" w:rsidP="003C009B"/>
    <w:p w:rsidR="003C009B" w:rsidRDefault="003C009B" w:rsidP="003C009B">
      <w:r>
        <w:t>The United States said it “strongly supports” the decision to intercept the freighter.</w:t>
      </w:r>
    </w:p>
    <w:p w:rsidR="003C009B" w:rsidRDefault="003C009B" w:rsidP="003C009B"/>
    <w:p w:rsidR="003C009B" w:rsidRDefault="003C009B" w:rsidP="003C009B">
      <w:r>
        <w:t>Late Tuesday, the Cuban Foreign Ministry said in a statement that the ship was carrying 240 metric tons of “obsolete defensive weapons” to be repaired in North Korea and returned to Cuba. It listed the weapons as two Volga and Pechora antiaircraft missile systems, nine missiles “in parts and spares,” two Mig-21 aircraft and 15 engines for the planes — “all of it manufactured in the mid-twentieth century.”</w:t>
      </w:r>
    </w:p>
    <w:p w:rsidR="003C009B" w:rsidRDefault="003C009B" w:rsidP="003C009B"/>
    <w:p w:rsidR="003C009B" w:rsidRDefault="003C009B" w:rsidP="003C009B">
      <w:r>
        <w:t>The statement also said Cuba has “unwavering commitment” to peace, nuclear disarmament and international law.</w:t>
      </w:r>
    </w:p>
    <w:p w:rsidR="003C009B" w:rsidRDefault="003C009B" w:rsidP="003C009B"/>
    <w:p w:rsidR="003C009B" w:rsidRDefault="003C009B" w:rsidP="003C009B">
      <w:r>
        <w:t>North Korea had not commented on the incident.</w:t>
      </w:r>
    </w:p>
    <w:p w:rsidR="003C009B" w:rsidRDefault="003C009B" w:rsidP="003C009B"/>
    <w:p w:rsidR="003C009B" w:rsidRDefault="003C009B" w:rsidP="003C009B">
      <w:r>
        <w:t>The 450-foot-long Chong Chon Gang was tracked leaving the Russian port of Vostochnyy on April 12 and entered the Panama Canal at the start of June with Havana as its stated destination, the maritime company Lloyd’s List Intelligence said.</w:t>
      </w:r>
    </w:p>
    <w:p w:rsidR="003C009B" w:rsidRDefault="003C009B" w:rsidP="003C009B"/>
    <w:p w:rsidR="003C009B" w:rsidRDefault="003C009B" w:rsidP="003C009B">
      <w:r>
        <w:t>Crew members appear to have turned off the ship’s automatic tracking system for the voyage. The ship did not reappear until July 11, when it was diverted to Manzanillo, Panama.</w:t>
      </w:r>
    </w:p>
    <w:p w:rsidR="003C009B" w:rsidRDefault="003C009B" w:rsidP="003C009B"/>
    <w:p w:rsidR="003C009B" w:rsidRDefault="003C009B" w:rsidP="003C009B">
      <w:r>
        <w:t>Hugh Griffiths, a maritime arms trafficking expert based at the Stockholm International Peace Research Institute, said in an interview Tuesday that he had been monitoring the vessel since 2010, when it was detained by Ukrainian authorities who discovered small-arms ammunition, light weapons and narcotics on board.</w:t>
      </w:r>
    </w:p>
    <w:p w:rsidR="003C009B" w:rsidRDefault="003C009B" w:rsidP="003C009B"/>
    <w:p w:rsidR="003C009B" w:rsidRDefault="003C009B" w:rsidP="003C009B">
      <w:r>
        <w:t>Before the most recent incident, Griffiths said, the freighter had last used the Panama Canal in 2002 and had not sailed in the Western Hemisphere since then.</w:t>
      </w:r>
    </w:p>
    <w:p w:rsidR="003C009B" w:rsidRDefault="003C009B" w:rsidP="003C009B"/>
    <w:p w:rsidR="003C009B" w:rsidRDefault="003C009B" w:rsidP="003C009B">
      <w:r>
        <w:t>“Until April of this year it was being logged in Chinese ports, and before that it traveled to places in the Indian Ocean like Bangladesh, Iran and Pakistan,” he said.</w:t>
      </w:r>
    </w:p>
    <w:p w:rsidR="003C009B" w:rsidRDefault="003C009B" w:rsidP="003C009B"/>
    <w:p w:rsidR="003C009B" w:rsidRDefault="003C009B" w:rsidP="003C009B">
      <w:r>
        <w:t>Griffiths said the Chong Chon Gang’s voyage was highly unusual. “The North Korean fleet is on a safety watch list, so they’re inspected very frequently, and they’re also, of course, on arms trafficking watch lists,” Griffiths said. “. . . It’s pretty crazy, sending a ship to Cuba. It’s very obvious.”</w:t>
      </w:r>
    </w:p>
    <w:p w:rsidR="003C009B" w:rsidRDefault="003C009B" w:rsidP="003C009B"/>
    <w:p w:rsidR="003C009B" w:rsidRDefault="003C009B" w:rsidP="003C009B">
      <w:r w:rsidRPr="00B43A77">
        <w:rPr>
          <w:highlight w:val="yellow"/>
        </w:rPr>
        <w:t>The discovery follows recent signs that North Korea is attempting to foster a closer relationship with Cuba.</w:t>
      </w:r>
      <w:r>
        <w:t xml:space="preserve"> This month, the head of the North Korean armed forces visited Cuba and met with President Raúl Castro.</w:t>
      </w:r>
    </w:p>
    <w:p w:rsidR="003C009B" w:rsidRPr="00DB1728" w:rsidRDefault="003C009B" w:rsidP="003C009B">
      <w:pPr>
        <w:rPr>
          <w:b/>
          <w:u w:val="single"/>
        </w:rPr>
      </w:pPr>
    </w:p>
    <w:p w:rsidR="003C009B" w:rsidRDefault="003C009B" w:rsidP="003C009B">
      <w:pPr>
        <w:pStyle w:val="Heading3"/>
      </w:pPr>
      <w:r>
        <w:lastRenderedPageBreak/>
        <w:t>Russia</w:t>
      </w:r>
    </w:p>
    <w:p w:rsidR="003C009B" w:rsidRPr="003C009B" w:rsidRDefault="003C009B" w:rsidP="003C009B"/>
    <w:p w:rsidR="00FB3B46" w:rsidRDefault="00FB3B46" w:rsidP="00FB3B46">
      <w:pPr>
        <w:pStyle w:val="Heading4"/>
        <w:rPr>
          <w:rStyle w:val="StyleBoldUnderline"/>
          <w:b w:val="0"/>
          <w:sz w:val="24"/>
          <w:u w:val="none"/>
        </w:rPr>
      </w:pPr>
      <w:r w:rsidRPr="006D0930">
        <w:rPr>
          <w:rStyle w:val="StyleBoldUnderline"/>
          <w:sz w:val="24"/>
          <w:u w:val="none"/>
        </w:rPr>
        <w:t>Russia Cuba relations high</w:t>
      </w:r>
    </w:p>
    <w:p w:rsidR="00FB3B46" w:rsidRDefault="00FB3B46" w:rsidP="00FB3B46"/>
    <w:p w:rsidR="00FB3B46" w:rsidRDefault="00FB3B46" w:rsidP="00FB3B46">
      <w:pPr>
        <w:rPr>
          <w:sz w:val="24"/>
          <w:szCs w:val="24"/>
        </w:rPr>
      </w:pPr>
      <w:r>
        <w:rPr>
          <w:sz w:val="24"/>
          <w:szCs w:val="24"/>
        </w:rPr>
        <w:t xml:space="preserve">Avery </w:t>
      </w:r>
      <w:r w:rsidRPr="008854A4">
        <w:rPr>
          <w:rStyle w:val="StyleStyleBold12pt"/>
          <w:u w:val="single"/>
        </w:rPr>
        <w:t>Kelly</w:t>
      </w:r>
      <w:r w:rsidRPr="002429ED">
        <w:rPr>
          <w:sz w:val="24"/>
          <w:szCs w:val="24"/>
        </w:rPr>
        <w:t xml:space="preserve"> – February 22, </w:t>
      </w:r>
      <w:r w:rsidRPr="002429ED">
        <w:rPr>
          <w:rStyle w:val="StyleStyleBold12pt"/>
          <w:szCs w:val="24"/>
          <w:u w:val="single"/>
        </w:rPr>
        <w:t>2013</w:t>
      </w:r>
      <w:r w:rsidRPr="002429ED">
        <w:rPr>
          <w:sz w:val="24"/>
          <w:szCs w:val="24"/>
        </w:rPr>
        <w:t xml:space="preserve"> – “Cuba: Agreements with Russia to Strengthen Alliance” </w:t>
      </w:r>
      <w:r>
        <w:rPr>
          <w:sz w:val="24"/>
          <w:szCs w:val="24"/>
        </w:rPr>
        <w:t>–</w:t>
      </w:r>
      <w:r w:rsidRPr="002429ED">
        <w:rPr>
          <w:sz w:val="24"/>
          <w:szCs w:val="24"/>
        </w:rPr>
        <w:t xml:space="preserve"> </w:t>
      </w:r>
      <w:r>
        <w:rPr>
          <w:sz w:val="24"/>
          <w:szCs w:val="24"/>
        </w:rPr>
        <w:t>Argentinean Independent --</w:t>
      </w:r>
      <w:hyperlink r:id="rId17" w:anchor="hide" w:history="1">
        <w:r w:rsidRPr="003A430A">
          <w:rPr>
            <w:rStyle w:val="Hyperlink"/>
            <w:sz w:val="24"/>
            <w:szCs w:val="24"/>
          </w:rPr>
          <w:t>http://www.argentinaindependent.com/currentaffairs/newsfromlatinamerica/cuba-agreements-with-russia-to-strengthen-alliance/#hide</w:t>
        </w:r>
      </w:hyperlink>
    </w:p>
    <w:p w:rsidR="00FB3B46" w:rsidRPr="002429ED" w:rsidRDefault="00FB3B46" w:rsidP="00FB3B46">
      <w:pPr>
        <w:rPr>
          <w:sz w:val="24"/>
          <w:szCs w:val="24"/>
        </w:rPr>
      </w:pPr>
      <w:r>
        <w:rPr>
          <w:sz w:val="24"/>
          <w:szCs w:val="24"/>
        </w:rPr>
        <w:t>Accessed 7/17/13 -- WJ</w:t>
      </w:r>
    </w:p>
    <w:p w:rsidR="00FB3B46" w:rsidRPr="002429ED" w:rsidRDefault="00FB3B46" w:rsidP="00FB3B46">
      <w:pPr>
        <w:rPr>
          <w:sz w:val="24"/>
          <w:szCs w:val="24"/>
          <w:highlight w:val="yellow"/>
        </w:rPr>
      </w:pPr>
    </w:p>
    <w:p w:rsidR="00FB3B46" w:rsidRDefault="00FB3B46" w:rsidP="00FB3B46">
      <w:pPr>
        <w:rPr>
          <w:rStyle w:val="StyleBoldUnderline"/>
          <w:sz w:val="24"/>
          <w:szCs w:val="24"/>
        </w:rPr>
      </w:pPr>
      <w:r w:rsidRPr="002429ED">
        <w:rPr>
          <w:rStyle w:val="StyleBoldUnderline"/>
          <w:sz w:val="24"/>
          <w:szCs w:val="24"/>
          <w:highlight w:val="yellow"/>
        </w:rPr>
        <w:t>Cuba and Russia signed ten agreements to strengthen diplomatic and commercial relations</w:t>
      </w:r>
      <w:r w:rsidRPr="002429ED">
        <w:rPr>
          <w:rStyle w:val="StyleBoldUnderline"/>
          <w:sz w:val="24"/>
          <w:szCs w:val="24"/>
        </w:rPr>
        <w:t xml:space="preserve">, as the first order of business in a series of bilateral talks currently taking place in Havana. </w:t>
      </w:r>
    </w:p>
    <w:p w:rsidR="00FB3B46" w:rsidRDefault="00FB3B46" w:rsidP="00FB3B46">
      <w:pPr>
        <w:rPr>
          <w:rStyle w:val="StyleBoldUnderline"/>
          <w:sz w:val="24"/>
          <w:szCs w:val="24"/>
        </w:rPr>
      </w:pPr>
    </w:p>
    <w:p w:rsidR="00FB3B46" w:rsidRDefault="00FB3B46" w:rsidP="00FB3B46">
      <w:pPr>
        <w:rPr>
          <w:sz w:val="24"/>
          <w:szCs w:val="24"/>
        </w:rPr>
      </w:pPr>
      <w:r w:rsidRPr="00496218">
        <w:rPr>
          <w:rStyle w:val="StyleBoldUnderline"/>
          <w:bCs w:val="0"/>
          <w:sz w:val="24"/>
          <w:szCs w:val="24"/>
          <w:highlight w:val="yellow"/>
        </w:rPr>
        <w:t>The</w:t>
      </w:r>
      <w:r w:rsidRPr="00496218">
        <w:rPr>
          <w:b/>
          <w:bCs/>
        </w:rPr>
        <w:t xml:space="preserve"> </w:t>
      </w:r>
      <w:r w:rsidRPr="00496218">
        <w:rPr>
          <w:bCs/>
        </w:rPr>
        <w:t>series</w:t>
      </w:r>
      <w:r w:rsidRPr="002429ED">
        <w:rPr>
          <w:sz w:val="24"/>
          <w:szCs w:val="24"/>
        </w:rPr>
        <w:t xml:space="preserve"> </w:t>
      </w:r>
      <w:r w:rsidRPr="00496218">
        <w:rPr>
          <w:sz w:val="24"/>
          <w:szCs w:val="24"/>
        </w:rPr>
        <w:t>of</w:t>
      </w:r>
      <w:r w:rsidRPr="002429ED">
        <w:rPr>
          <w:sz w:val="24"/>
          <w:szCs w:val="24"/>
        </w:rPr>
        <w:t xml:space="preserve"> </w:t>
      </w:r>
      <w:r w:rsidRPr="00496218">
        <w:rPr>
          <w:rStyle w:val="StyleBoldUnderline"/>
          <w:sz w:val="24"/>
          <w:highlight w:val="yellow"/>
        </w:rPr>
        <w:t xml:space="preserve">accords </w:t>
      </w:r>
      <w:r w:rsidRPr="00496218">
        <w:rPr>
          <w:rStyle w:val="StyleBoldUnderline"/>
          <w:bCs w:val="0"/>
          <w:sz w:val="24"/>
          <w:szCs w:val="24"/>
          <w:highlight w:val="yellow"/>
        </w:rPr>
        <w:t>s</w:t>
      </w:r>
      <w:r w:rsidRPr="002429ED">
        <w:rPr>
          <w:rStyle w:val="StyleBoldUnderline"/>
          <w:sz w:val="24"/>
          <w:szCs w:val="24"/>
          <w:highlight w:val="yellow"/>
        </w:rPr>
        <w:t>olidifies the states’ cooperation on issues</w:t>
      </w:r>
      <w:r w:rsidRPr="002429ED">
        <w:rPr>
          <w:rStyle w:val="StyleBoldUnderline"/>
          <w:sz w:val="24"/>
          <w:szCs w:val="24"/>
        </w:rPr>
        <w:t xml:space="preserve"> including space exploration and aeronautics, debt regulation, energy, customs terms, education, nuclear medicine, permanent embassy installation, the environment, and national archives.</w:t>
      </w:r>
      <w:r w:rsidRPr="002429ED">
        <w:rPr>
          <w:sz w:val="24"/>
          <w:szCs w:val="24"/>
        </w:rPr>
        <w:t xml:space="preserve"> </w:t>
      </w:r>
    </w:p>
    <w:p w:rsidR="00FB3B46" w:rsidRDefault="00FB3B46" w:rsidP="00FB3B46"/>
    <w:p w:rsidR="004E5DC0" w:rsidRDefault="004E5DC0" w:rsidP="004E5DC0">
      <w:pPr>
        <w:pStyle w:val="Heading4"/>
      </w:pPr>
      <w:r>
        <w:t>Snowden case hurts US-Russia relations</w:t>
      </w:r>
    </w:p>
    <w:p w:rsidR="004E5DC0" w:rsidRDefault="004E5DC0" w:rsidP="004E5DC0"/>
    <w:p w:rsidR="004E5DC0" w:rsidRDefault="004E5DC0" w:rsidP="004E5DC0">
      <w:r>
        <w:t xml:space="preserve">Dmitri </w:t>
      </w:r>
      <w:r w:rsidRPr="009D730A">
        <w:rPr>
          <w:rStyle w:val="StyleStyleBold12pt"/>
          <w:u w:val="single"/>
        </w:rPr>
        <w:t>Trenin</w:t>
      </w:r>
      <w:r>
        <w:t xml:space="preserve">, July 11, </w:t>
      </w:r>
      <w:r w:rsidRPr="009D730A">
        <w:rPr>
          <w:rStyle w:val="StyleStyleBold12pt"/>
          <w:u w:val="single"/>
        </w:rPr>
        <w:t>2013</w:t>
      </w:r>
      <w:r>
        <w:t>, “Aeroflop - Snowden takes his toll on US-Russian relations”, World News Australia, http://www.sbs.com.au/news/article/1787998/Comment-Aeroflop-Snowden-takes-his-toll-on-US-Russ, Accessed 7/18/13 -- WJ</w:t>
      </w:r>
    </w:p>
    <w:p w:rsidR="004E5DC0" w:rsidRDefault="004E5DC0" w:rsidP="004E5DC0"/>
    <w:p w:rsidR="004E5DC0" w:rsidRDefault="004E5DC0" w:rsidP="004E5DC0">
      <w:r>
        <w:t>The Snowden case provides both a reality check and an interesting insight into U.S.-Russian relations.</w:t>
      </w:r>
    </w:p>
    <w:p w:rsidR="004E5DC0" w:rsidRDefault="004E5DC0" w:rsidP="004E5DC0"/>
    <w:p w:rsidR="004E5DC0" w:rsidRDefault="004E5DC0" w:rsidP="004E5DC0">
      <w:r>
        <w:t xml:space="preserve">Here are the facts: Edward Snowden, a whistleblower to some and a traitor to others, was certainly not a Russian spy. His arrival at Sheremetyevo International Airport was part of a complicated plan that had gone awry. Snowden was handed off by China, let down by Ecuador, and then got stuck in Moscow. Russia did not expel Snowden to the United States, but neither did it use him as a propaganda asset by giving him asylum and allowing him to hold press conferences. </w:t>
      </w:r>
      <w:r w:rsidRPr="0035562A">
        <w:rPr>
          <w:rStyle w:val="StyleBoldUnderline"/>
          <w:highlight w:val="yellow"/>
        </w:rPr>
        <w:t>Moscow's fragile relationship with Washington was strained as a result</w:t>
      </w:r>
      <w:r>
        <w:t>, but Russia demonstrated that it is one of the few countries in the world that is prepared to stand up to the United States.</w:t>
      </w:r>
    </w:p>
    <w:p w:rsidR="004E5DC0" w:rsidRDefault="004E5DC0" w:rsidP="004E5DC0"/>
    <w:p w:rsidR="004E5DC0" w:rsidRPr="0035562A" w:rsidRDefault="004E5DC0" w:rsidP="004E5DC0">
      <w:pPr>
        <w:rPr>
          <w:rStyle w:val="StyleBoldUnderline"/>
        </w:rPr>
      </w:pPr>
      <w:r w:rsidRPr="008C7E6D">
        <w:rPr>
          <w:bCs/>
        </w:rPr>
        <w:t>One can only guess at what level a decision was taken in Moscow allowing Snowden to board the Aeroflot flight in Hong Kong bound for Sheremetyevo</w:t>
      </w:r>
      <w:r w:rsidRPr="008C7E6D">
        <w:t xml:space="preserve">. </w:t>
      </w:r>
      <w:r w:rsidRPr="00BD2189">
        <w:rPr>
          <w:rStyle w:val="StyleBoldUnderline"/>
        </w:rPr>
        <w:t xml:space="preserve">It is certainly true that </w:t>
      </w:r>
      <w:r w:rsidRPr="0035562A">
        <w:rPr>
          <w:rStyle w:val="StyleBoldUnderline"/>
          <w:highlight w:val="yellow"/>
        </w:rPr>
        <w:t>Russia's state-run media trumpeted the former CIA employee's revelations</w:t>
      </w:r>
      <w:r w:rsidRPr="00BD2189">
        <w:rPr>
          <w:rStyle w:val="StyleBoldUnderline"/>
        </w:rPr>
        <w:t xml:space="preserve"> — </w:t>
      </w:r>
      <w:r w:rsidRPr="0035562A">
        <w:rPr>
          <w:rStyle w:val="StyleBoldUnderline"/>
        </w:rPr>
        <w:t xml:space="preserve">including the details of the PRISM program, the eavesdropping on conversations of G20 leaders, and the snooping on EU delegations in Washington and New York — </w:t>
      </w:r>
      <w:r w:rsidRPr="00770D07">
        <w:rPr>
          <w:rStyle w:val="StyleBoldUnderline"/>
          <w:highlight w:val="yellow"/>
        </w:rPr>
        <w:t>as evidence of the "true nature" of U.S. foreign policy, confounding Washington's claim to the moral high ground</w:t>
      </w:r>
      <w:r w:rsidRPr="008C7E6D">
        <w:rPr>
          <w:bCs/>
        </w:rPr>
        <w:t>.</w:t>
      </w:r>
      <w:r w:rsidRPr="008C7E6D">
        <w:t xml:space="preserve"> Like Julian Assange and Bradley Manning</w:t>
      </w:r>
      <w:r w:rsidRPr="008C7E6D">
        <w:rPr>
          <w:bCs/>
        </w:rPr>
        <w:t xml:space="preserve">, </w:t>
      </w:r>
      <w:r w:rsidRPr="0035562A">
        <w:rPr>
          <w:rStyle w:val="StyleBoldUnderline"/>
        </w:rPr>
        <w:t xml:space="preserve">Edward </w:t>
      </w:r>
      <w:r w:rsidRPr="00770D07">
        <w:rPr>
          <w:rStyle w:val="StyleBoldUnderline"/>
          <w:highlight w:val="yellow"/>
        </w:rPr>
        <w:t>Snowden</w:t>
      </w:r>
      <w:r w:rsidRPr="008C7E6D">
        <w:t>, in the Kremlin's eyes</w:t>
      </w:r>
      <w:r w:rsidRPr="00770D07">
        <w:rPr>
          <w:highlight w:val="yellow"/>
        </w:rPr>
        <w:t xml:space="preserve">, </w:t>
      </w:r>
      <w:r w:rsidRPr="00770D07">
        <w:rPr>
          <w:rStyle w:val="StyleBoldUnderline"/>
          <w:highlight w:val="yellow"/>
        </w:rPr>
        <w:t>has played a useful function in exposing what President Putin calls U.S. government hypocrisy.</w:t>
      </w:r>
    </w:p>
    <w:p w:rsidR="004E5DC0" w:rsidRDefault="004E5DC0" w:rsidP="004E5DC0"/>
    <w:p w:rsidR="004E5DC0" w:rsidRDefault="004E5DC0" w:rsidP="004E5DC0"/>
    <w:p w:rsidR="004E5DC0" w:rsidRPr="002800A9" w:rsidRDefault="004E5DC0" w:rsidP="004E5DC0">
      <w:pPr>
        <w:pStyle w:val="Heading4"/>
      </w:pPr>
      <w:r w:rsidRPr="002800A9">
        <w:t>US-Russia relations low – Snowden and cyber attacks</w:t>
      </w:r>
    </w:p>
    <w:p w:rsidR="004E5DC0" w:rsidRDefault="004E5DC0" w:rsidP="004E5DC0"/>
    <w:p w:rsidR="004E5DC0" w:rsidRPr="0057603B" w:rsidRDefault="004E5DC0" w:rsidP="004E5DC0">
      <w:r>
        <w:t xml:space="preserve">Karina G. Ibrahim, July 17, 2013 – “From Arms Race to Cyber-Space: U.S.-Russian Relations and the Prospects of Cyber Warfare” – </w:t>
      </w:r>
      <w:r>
        <w:rPr>
          <w:i/>
        </w:rPr>
        <w:t xml:space="preserve">Center for Strategic and International Studies </w:t>
      </w:r>
      <w:r>
        <w:t xml:space="preserve">-- </w:t>
      </w:r>
      <w:hyperlink r:id="rId18" w:history="1">
        <w:r w:rsidRPr="00E9701E">
          <w:rPr>
            <w:rStyle w:val="Hyperlink"/>
          </w:rPr>
          <w:t>http://csis.org/blog/arms-race-cyber-space-us-russian-relations-and-prospects-cyber-warfare -- Accessed 7/18/13</w:t>
        </w:r>
      </w:hyperlink>
      <w:r>
        <w:t xml:space="preserve"> -- WJ</w:t>
      </w:r>
    </w:p>
    <w:p w:rsidR="004E5DC0" w:rsidRDefault="004E5DC0" w:rsidP="004E5DC0"/>
    <w:p w:rsidR="004E5DC0" w:rsidRDefault="004E5DC0" w:rsidP="004E5DC0">
      <w:r>
        <w:t>In the month of June</w:t>
      </w:r>
      <w:r w:rsidRPr="00FE0BAB">
        <w:rPr>
          <w:rStyle w:val="StyleBoldUnderline"/>
        </w:rPr>
        <w:t xml:space="preserve">, </w:t>
      </w:r>
      <w:r w:rsidRPr="00E357F1">
        <w:rPr>
          <w:rStyle w:val="StyleBoldUnderline"/>
          <w:highlight w:val="yellow"/>
        </w:rPr>
        <w:t>the already strained U.S.-Russia relationship has</w:t>
      </w:r>
      <w:r w:rsidRPr="00FE0BAB">
        <w:rPr>
          <w:rStyle w:val="StyleBoldUnderline"/>
        </w:rPr>
        <w:t xml:space="preserve"> once again </w:t>
      </w:r>
      <w:r w:rsidRPr="00E357F1">
        <w:rPr>
          <w:rStyle w:val="StyleBoldUnderline"/>
          <w:highlight w:val="yellow"/>
        </w:rPr>
        <w:t>been tested by developments in the cybersecurity field</w:t>
      </w:r>
      <w:r>
        <w:t xml:space="preserve">. </w:t>
      </w:r>
      <w:r w:rsidRPr="00714BB1">
        <w:rPr>
          <w:rStyle w:val="StyleBoldUnderline"/>
          <w:highlight w:val="yellow"/>
        </w:rPr>
        <w:t>Amidst c</w:t>
      </w:r>
      <w:r w:rsidRPr="00E357F1">
        <w:rPr>
          <w:rStyle w:val="StyleBoldUnderline"/>
          <w:highlight w:val="yellow"/>
        </w:rPr>
        <w:t>yber-attacks against the United States</w:t>
      </w:r>
      <w:r w:rsidRPr="003F10B9">
        <w:rPr>
          <w:rStyle w:val="StyleBoldUnderline"/>
        </w:rPr>
        <w:t xml:space="preserve"> purportedly emanating </w:t>
      </w:r>
      <w:r w:rsidRPr="00E357F1">
        <w:rPr>
          <w:rStyle w:val="StyleBoldUnderline"/>
          <w:highlight w:val="yellow"/>
        </w:rPr>
        <w:t xml:space="preserve">from Russia and the </w:t>
      </w:r>
      <w:r w:rsidRPr="00E357F1">
        <w:rPr>
          <w:rStyle w:val="StyleBoldUnderline"/>
          <w:highlight w:val="yellow"/>
        </w:rPr>
        <w:lastRenderedPageBreak/>
        <w:t>damaging revelations from</w:t>
      </w:r>
      <w:r w:rsidRPr="003F10B9">
        <w:rPr>
          <w:rStyle w:val="StyleBoldUnderline"/>
        </w:rPr>
        <w:t xml:space="preserve"> U.S. former security contractor Edward </w:t>
      </w:r>
      <w:r w:rsidRPr="00E357F1">
        <w:rPr>
          <w:rStyle w:val="StyleBoldUnderline"/>
          <w:highlight w:val="yellow"/>
        </w:rPr>
        <w:t>Snowden</w:t>
      </w:r>
      <w:r w:rsidRPr="003F10B9">
        <w:rPr>
          <w:rStyle w:val="StyleBoldUnderline"/>
        </w:rPr>
        <w:t xml:space="preserve">, </w:t>
      </w:r>
      <w:r w:rsidRPr="00714BB1">
        <w:rPr>
          <w:rStyle w:val="StyleBoldUnderline"/>
          <w:highlight w:val="yellow"/>
        </w:rPr>
        <w:t>the two countries face difficulties in establishing</w:t>
      </w:r>
      <w:r w:rsidRPr="003F10B9">
        <w:rPr>
          <w:rStyle w:val="StyleBoldUnderline"/>
        </w:rPr>
        <w:t xml:space="preserve"> cyber defense </w:t>
      </w:r>
      <w:r w:rsidRPr="00714BB1">
        <w:rPr>
          <w:rStyle w:val="StyleBoldUnderline"/>
          <w:highlight w:val="yellow"/>
        </w:rPr>
        <w:t xml:space="preserve">partnerships </w:t>
      </w:r>
      <w:r w:rsidRPr="00A66553">
        <w:rPr>
          <w:rStyle w:val="StyleBoldUnderline"/>
        </w:rPr>
        <w:t>due to the legacy of mistrust and diverging national interests</w:t>
      </w:r>
      <w:r w:rsidRPr="00A66553">
        <w:t>. However, U.S. cooperation with Russia, an advanced cyber actor, is necessary to effectively manage cyber conflict. Th</w:t>
      </w:r>
      <w:r>
        <w:t>rough the development of sustainable bilateral relations, U.S. and Russia can begin to invest in confidence-building and increase transparency to address the emergence of cybersecurity threats.</w:t>
      </w:r>
    </w:p>
    <w:p w:rsidR="004E5DC0" w:rsidRDefault="004E5DC0" w:rsidP="004E5DC0"/>
    <w:p w:rsidR="004E5DC0" w:rsidRDefault="004E5DC0" w:rsidP="004E5DC0">
      <w:r w:rsidRPr="00A66553">
        <w:rPr>
          <w:rStyle w:val="StyleBoldUnderline"/>
          <w:highlight w:val="yellow"/>
        </w:rPr>
        <w:t>The failure of a U.S.-Russia</w:t>
      </w:r>
      <w:r>
        <w:t xml:space="preserve"> cybersecurity </w:t>
      </w:r>
      <w:r w:rsidRPr="00A66553">
        <w:rPr>
          <w:rStyle w:val="StyleBoldUnderline"/>
          <w:highlight w:val="yellow"/>
        </w:rPr>
        <w:t>partnership to develop stems from a history of mistrust, further exacerbated by the ongoing allegations of</w:t>
      </w:r>
      <w:r>
        <w:t xml:space="preserve"> cyber-attacks and cyber-espionage (collectively referred to as </w:t>
      </w:r>
      <w:r w:rsidRPr="00A66553">
        <w:rPr>
          <w:rStyle w:val="StyleBoldUnderline"/>
          <w:highlight w:val="yellow"/>
        </w:rPr>
        <w:t>cyberwarfare</w:t>
      </w:r>
      <w:r>
        <w:t xml:space="preserve">). </w:t>
      </w:r>
      <w:r w:rsidRPr="00434F3A">
        <w:rPr>
          <w:rStyle w:val="StyleBoldUnderline"/>
        </w:rPr>
        <w:t xml:space="preserve">An increase in network probes and hacking attempts suggests that </w:t>
      </w:r>
      <w:r w:rsidRPr="00B93060">
        <w:rPr>
          <w:rStyle w:val="StyleBoldUnderline"/>
          <w:highlight w:val="yellow"/>
        </w:rPr>
        <w:t>Russia is</w:t>
      </w:r>
      <w:r w:rsidRPr="00434F3A">
        <w:rPr>
          <w:rStyle w:val="StyleBoldUnderline"/>
        </w:rPr>
        <w:t xml:space="preserve"> either </w:t>
      </w:r>
      <w:r w:rsidRPr="00B93060">
        <w:rPr>
          <w:rStyle w:val="StyleBoldUnderline"/>
          <w:highlight w:val="yellow"/>
        </w:rPr>
        <w:t>attempting to carry out cyber-intrusions against U.S. systems</w:t>
      </w:r>
      <w:r w:rsidRPr="00434F3A">
        <w:rPr>
          <w:rStyle w:val="StyleBoldUnderline"/>
        </w:rPr>
        <w:t>, or at least sanctioning such acts</w:t>
      </w:r>
      <w:r>
        <w:t>. Recently, the Office of the National Counterintelligence Executive indicated that “Russia’s intelligence services are conducting a range of activities to collect economic information and technology from U.S. targets.” However, the Russian government denies involvement in these alleged cyber-intrusions.</w:t>
      </w:r>
    </w:p>
    <w:p w:rsidR="004E5DC0" w:rsidRDefault="004E5DC0" w:rsidP="004E5DC0"/>
    <w:p w:rsidR="004E5DC0" w:rsidRDefault="004E5DC0" w:rsidP="004E5DC0">
      <w:r>
        <w:t xml:space="preserve">Similarly, </w:t>
      </w:r>
      <w:r w:rsidRPr="00160A45">
        <w:rPr>
          <w:rStyle w:val="StyleBoldUnderline"/>
        </w:rPr>
        <w:t xml:space="preserve">recent developments in </w:t>
      </w:r>
      <w:r w:rsidRPr="00B93060">
        <w:rPr>
          <w:rStyle w:val="StyleBoldUnderline"/>
          <w:highlight w:val="yellow"/>
        </w:rPr>
        <w:t>the Snowden case have undermined the potential for mutual cooperation</w:t>
      </w:r>
      <w:r w:rsidRPr="00160A45">
        <w:rPr>
          <w:rStyle w:val="StyleBoldUnderline"/>
        </w:rPr>
        <w:t xml:space="preserve">. </w:t>
      </w:r>
      <w:r w:rsidRPr="00B93060">
        <w:rPr>
          <w:rStyle w:val="StyleBoldUnderline"/>
          <w:highlight w:val="yellow"/>
        </w:rPr>
        <w:t>Snowden’s revelations</w:t>
      </w:r>
      <w:r>
        <w:t xml:space="preserve"> about American cyber-espionage on its allies and other states </w:t>
      </w:r>
      <w:r w:rsidRPr="00160A45">
        <w:rPr>
          <w:rStyle w:val="StyleBoldUnderline"/>
        </w:rPr>
        <w:t>have angered a number of European allies and raised questions about the goals of U.S. surveillance programs.</w:t>
      </w:r>
      <w:r>
        <w:t xml:space="preserve"> </w:t>
      </w:r>
      <w:r w:rsidRPr="00160A45">
        <w:rPr>
          <w:rStyle w:val="StyleBoldUnderline"/>
        </w:rPr>
        <w:t xml:space="preserve">These revelations, alongside Russia’s alleged offensive cyber activities, </w:t>
      </w:r>
      <w:r w:rsidRPr="00B93060">
        <w:rPr>
          <w:rStyle w:val="StyleBoldUnderline"/>
          <w:highlight w:val="yellow"/>
        </w:rPr>
        <w:t>have reduced already low levels of trust between the U.S. and Russia</w:t>
      </w:r>
      <w:r>
        <w:t xml:space="preserve"> and have stalled the development of a successful cyber defense initiative to mitigate global cybersecurity challenges.</w:t>
      </w:r>
    </w:p>
    <w:p w:rsidR="004E5DC0" w:rsidRDefault="004E5DC0" w:rsidP="004E5DC0"/>
    <w:p w:rsidR="004E5DC0" w:rsidRDefault="004E5DC0" w:rsidP="004E5DC0">
      <w:r>
        <w:t>Perhaps more importantly, the two states’ cyber defense policies are largely incompatible with each other, and their fundamentally different approaches hinder cooperation. In the most recent Worldwide Threat Assessment, Director of National Intelligence James Clapper ranked cyber threats to the United States as the most pressing threat to national security. As an increasing number of U.S. critical infrastructures are exploited through cyber-attacks, the United States have begun initiating an effort to improve cyber-security through its multiple agencies, including the Department of Homeland Security, the Department of Defense, the Federal Bureau of Investigation, and the National Security Agency.  This effort emphasizes United States’ initiative to safeguard its critical infrastructures, such as financial systems, chemical plants, and water and electric utilities, from domestic and international cyber criminals.</w:t>
      </w:r>
    </w:p>
    <w:p w:rsidR="004E5DC0" w:rsidRDefault="004E5DC0" w:rsidP="004E5DC0"/>
    <w:p w:rsidR="004E5DC0" w:rsidRDefault="004E5DC0" w:rsidP="004E5DC0">
      <w:r>
        <w:t xml:space="preserve">While Russia’s goals may be similar, the means by which it plans to achieve them are diametrically opposed. Russia’s main concern is the protection of strategically important information. In pursuit of this aim, Russia permits the censorship of information that aims to “disrupt the integrity of the Russian Federation.” The Information Security Doctrine of the Russian Federation states, moreover, that one of the key measures in maintaining cyber security is “stepping up counterpropaganda activities aimed at preventing negative consequences of the spread of disinformation about Russian domestic policy.” This approach differs greatly from that of the United States, which does not restrict the free flow of information and focuses mainly on establishing norms for monitoring cybercrime. </w:t>
      </w:r>
    </w:p>
    <w:p w:rsidR="004E5DC0" w:rsidRDefault="004E5DC0" w:rsidP="004E5DC0"/>
    <w:p w:rsidR="004E5DC0" w:rsidRDefault="004E5DC0" w:rsidP="004E5DC0">
      <w:r w:rsidRPr="002166E8">
        <w:rPr>
          <w:rStyle w:val="StyleBoldUnderline"/>
        </w:rPr>
        <w:t xml:space="preserve">Ultimately, an </w:t>
      </w:r>
      <w:r w:rsidRPr="004A78AA">
        <w:rPr>
          <w:rStyle w:val="StyleBoldUnderline"/>
          <w:highlight w:val="yellow"/>
        </w:rPr>
        <w:t>absence of trust and diverging national interests between United States and Russia will prevent the two states from furthering collaboration</w:t>
      </w:r>
      <w:r>
        <w:t xml:space="preserve">, both on cybersecurity and </w:t>
      </w:r>
      <w:r w:rsidRPr="004A78AA">
        <w:rPr>
          <w:rStyle w:val="StyleBoldUnderline"/>
          <w:highlight w:val="yellow"/>
        </w:rPr>
        <w:t>on</w:t>
      </w:r>
      <w:r w:rsidRPr="002166E8">
        <w:rPr>
          <w:rStyle w:val="StyleBoldUnderline"/>
        </w:rPr>
        <w:t xml:space="preserve"> other </w:t>
      </w:r>
      <w:r w:rsidRPr="004A78AA">
        <w:rPr>
          <w:rStyle w:val="StyleBoldUnderline"/>
          <w:highlight w:val="yellow"/>
        </w:rPr>
        <w:t>issues</w:t>
      </w:r>
      <w:r>
        <w:t>. The idea of reestablishing trust and enhancing cooperative measures seems implausible considering a common history of offensive cyber-operations and failed cybersecurity dialogue in the past.</w:t>
      </w:r>
    </w:p>
    <w:p w:rsidR="004E5DC0" w:rsidRDefault="004E5DC0" w:rsidP="004E5DC0"/>
    <w:p w:rsidR="003C009B" w:rsidRDefault="003C009B" w:rsidP="003C009B">
      <w:pPr>
        <w:pStyle w:val="Heading4"/>
      </w:pPr>
      <w:r>
        <w:t>Strong military cooperation between Russia and Cuba</w:t>
      </w:r>
    </w:p>
    <w:p w:rsidR="003C009B" w:rsidRPr="0056094E" w:rsidRDefault="003C009B" w:rsidP="003C009B"/>
    <w:p w:rsidR="003C009B" w:rsidRDefault="003C009B" w:rsidP="003C009B">
      <w:r w:rsidRPr="00D56003">
        <w:rPr>
          <w:rStyle w:val="StyleStyleBold12pt"/>
          <w:u w:val="single"/>
        </w:rPr>
        <w:t>Global Times</w:t>
      </w:r>
      <w:r>
        <w:t xml:space="preserve"> – April 20, </w:t>
      </w:r>
      <w:r w:rsidRPr="00D56003">
        <w:rPr>
          <w:rStyle w:val="StyleStyleBold12pt"/>
          <w:u w:val="single"/>
        </w:rPr>
        <w:t>2013</w:t>
      </w:r>
      <w:r>
        <w:t xml:space="preserve"> – “Russia to pursue further military cooperation with Cuba” -- </w:t>
      </w:r>
      <w:hyperlink r:id="rId19" w:anchor=".Ueak_41QHLI" w:history="1">
        <w:r w:rsidRPr="003A430A">
          <w:rPr>
            <w:rStyle w:val="Hyperlink"/>
          </w:rPr>
          <w:t>http://www.globaltimes.cn/content/776242.shtml#.Ueak_41QHLI</w:t>
        </w:r>
      </w:hyperlink>
    </w:p>
    <w:p w:rsidR="003C009B" w:rsidRDefault="003C009B" w:rsidP="003C009B">
      <w:r>
        <w:t>Accessed 7/17/13 -- WJ</w:t>
      </w:r>
    </w:p>
    <w:p w:rsidR="003C009B" w:rsidRPr="0056094E" w:rsidRDefault="003C009B" w:rsidP="003C009B"/>
    <w:p w:rsidR="003C009B" w:rsidRDefault="003C009B" w:rsidP="003C009B">
      <w:r w:rsidRPr="006932C3">
        <w:rPr>
          <w:rStyle w:val="StyleBoldUnderline"/>
          <w:highlight w:val="yellow"/>
        </w:rPr>
        <w:t>Russia has good military cooperation with Cuba and will continue expanding their military ties</w:t>
      </w:r>
      <w:r w:rsidRPr="006932C3">
        <w:rPr>
          <w:highlight w:val="yellow"/>
        </w:rPr>
        <w:t>,</w:t>
      </w:r>
      <w:r>
        <w:t xml:space="preserve"> Cuban official Prensa Latina news agency quoted a Russian general as saying here Friday.</w:t>
      </w:r>
    </w:p>
    <w:p w:rsidR="003C009B" w:rsidRDefault="003C009B" w:rsidP="003C009B"/>
    <w:p w:rsidR="003C009B" w:rsidRDefault="003C009B" w:rsidP="003C009B">
      <w:r w:rsidRPr="006932C3">
        <w:rPr>
          <w:rStyle w:val="StyleBoldUnderline"/>
          <w:highlight w:val="yellow"/>
        </w:rPr>
        <w:t>The two countries have collaborated in various military fields such as cadre training, operational combat training and technical cooperation</w:t>
      </w:r>
      <w:r>
        <w:t>, said Russia's Chief of General Staff Valery Gerasimov, who arrived in Havana on Thursday for a four-day working visit.</w:t>
      </w:r>
    </w:p>
    <w:p w:rsidR="003C009B" w:rsidRDefault="003C009B" w:rsidP="003C009B"/>
    <w:p w:rsidR="003C009B" w:rsidRDefault="003C009B" w:rsidP="003C009B">
      <w:r>
        <w:t>He was welcomed by his Cuban counterpart General Alvaro Lopez Miera on Friday and laid a wreath to Cuban pro-independence hero Antonio Maceo at the Cacahual Mausoleum outside Havana.</w:t>
      </w:r>
    </w:p>
    <w:p w:rsidR="003C009B" w:rsidRDefault="003C009B" w:rsidP="003C009B"/>
    <w:p w:rsidR="003C009B" w:rsidRDefault="003C009B" w:rsidP="003C009B">
      <w:r>
        <w:t>His agenda in Cuba covers touring important tank units and other military units, schools and institutions.</w:t>
      </w:r>
    </w:p>
    <w:p w:rsidR="003C009B" w:rsidRDefault="003C009B" w:rsidP="003C009B"/>
    <w:p w:rsidR="003C009B" w:rsidRDefault="003C009B" w:rsidP="003C009B">
      <w:r w:rsidRPr="006932C3">
        <w:rPr>
          <w:rStyle w:val="StyleBoldUnderline"/>
        </w:rPr>
        <w:t>Russia and Cuba were close economic and political allies during the Cold War. But their relations diminished after the collapse of the Soviet Union in 1991 till 2008</w:t>
      </w:r>
      <w:r>
        <w:t xml:space="preserve">, when Cuban leader Raul </w:t>
      </w:r>
      <w:r w:rsidRPr="00123E8F">
        <w:rPr>
          <w:rStyle w:val="StyleBoldUnderline"/>
          <w:highlight w:val="yellow"/>
        </w:rPr>
        <w:t>Castro began a very active policy of restoring the old links with Moscow</w:t>
      </w:r>
      <w:r>
        <w:t>, including mutual visits by the two countries' presidents.</w:t>
      </w:r>
    </w:p>
    <w:p w:rsidR="003C009B" w:rsidRDefault="003C009B" w:rsidP="003C009B"/>
    <w:p w:rsidR="00FD7402" w:rsidRPr="00DC13D0" w:rsidRDefault="00FD7402" w:rsidP="00FD7402">
      <w:pPr>
        <w:pStyle w:val="Heading4"/>
        <w:rPr>
          <w:sz w:val="20"/>
        </w:rPr>
      </w:pPr>
      <w:r>
        <w:t>Cuba/Russian relations threaten the US</w:t>
      </w:r>
    </w:p>
    <w:p w:rsidR="00FD7402" w:rsidRPr="00DC13D0" w:rsidRDefault="00FD7402" w:rsidP="00FD7402">
      <w:pPr>
        <w:rPr>
          <w:rStyle w:val="StyleStyleBold12pt"/>
        </w:rPr>
      </w:pPr>
      <w:r w:rsidRPr="00DC13D0">
        <w:rPr>
          <w:rStyle w:val="StyleStyleBold12pt"/>
        </w:rPr>
        <w:t>McDonnell 2010</w:t>
      </w:r>
    </w:p>
    <w:p w:rsidR="00FD7402" w:rsidRPr="00DC13D0" w:rsidRDefault="00FD7402" w:rsidP="00FD7402">
      <w:pPr>
        <w:rPr>
          <w:szCs w:val="20"/>
        </w:rPr>
      </w:pPr>
      <w:r w:rsidRPr="00DC13D0">
        <w:rPr>
          <w:szCs w:val="20"/>
        </w:rPr>
        <w:t>Kate McDonnell Royal United Services Institute Analysis, 27 Aug 2010</w:t>
      </w:r>
    </w:p>
    <w:p w:rsidR="00FD7402" w:rsidRPr="00DC13D0" w:rsidRDefault="00FD7402" w:rsidP="00FD7402">
      <w:pPr>
        <w:rPr>
          <w:szCs w:val="20"/>
        </w:rPr>
      </w:pPr>
      <w:r w:rsidRPr="00DC13D0">
        <w:rPr>
          <w:szCs w:val="20"/>
        </w:rPr>
        <w:t>http://www.rusi.org/analysis/commentary/ref:C4C77983F1BD6D/#.UeQPnm3NrDk</w:t>
      </w:r>
    </w:p>
    <w:p w:rsidR="00FD7402" w:rsidRPr="00DC13D0" w:rsidRDefault="00FD7402" w:rsidP="00FD7402">
      <w:pPr>
        <w:rPr>
          <w:szCs w:val="20"/>
        </w:rPr>
      </w:pPr>
      <w:r w:rsidRPr="00DC13D0">
        <w:rPr>
          <w:szCs w:val="20"/>
        </w:rPr>
        <w:t xml:space="preserve">One threat from Cuba does not come in the form of violence or political turbulence. In 2009, Russia renewed its cooled relations with Cuba, securing oil-drilling rights off the island's coast. The effects of this partnership are yet to be seen, but </w:t>
      </w:r>
      <w:r w:rsidRPr="00091FDF">
        <w:rPr>
          <w:rStyle w:val="StyleBoldUnderline"/>
        </w:rPr>
        <w:t>Russian control of assets in the Gulf of Mexico will not be looked on favourably by the United States</w:t>
      </w:r>
      <w:r w:rsidRPr="00DC13D0">
        <w:rPr>
          <w:szCs w:val="20"/>
        </w:rPr>
        <w:t xml:space="preserve">7.  With oil becoming an increasingly valuable and expensive commodity, </w:t>
      </w:r>
      <w:r w:rsidRPr="00091FDF">
        <w:rPr>
          <w:rStyle w:val="StyleBoldUnderline"/>
        </w:rPr>
        <w:t>such a move by Russia could be seen as a threat to US fuel security</w:t>
      </w:r>
      <w:r w:rsidRPr="00DC13D0">
        <w:rPr>
          <w:szCs w:val="20"/>
        </w:rPr>
        <w:t xml:space="preserve">. Unfortunately, maintaining hostile relations with Cuba is unlikely to improve the situation. </w:t>
      </w:r>
      <w:r w:rsidRPr="00091FDF">
        <w:t>The best way to secure the region's assets would be to make an agreement to drill in the area themselves: a situation that would require a distinct change in policy towards the regime, and more diplomatic effort than the US appears willing to commit.</w:t>
      </w:r>
    </w:p>
    <w:p w:rsidR="0007786F" w:rsidRDefault="0007786F" w:rsidP="0007786F">
      <w:pPr>
        <w:pStyle w:val="Heading4"/>
      </w:pPr>
      <w:r>
        <w:t xml:space="preserve">Enhanced Cuba-Russia ties </w:t>
      </w:r>
      <w:r w:rsidRPr="006703E5">
        <w:rPr>
          <w:i/>
          <w:u w:val="single"/>
        </w:rPr>
        <w:t>can</w:t>
      </w:r>
      <w:r>
        <w:t xml:space="preserve"> serve as a flashpoint between the US and Russia.</w:t>
      </w:r>
    </w:p>
    <w:p w:rsidR="0007786F" w:rsidRDefault="0007786F" w:rsidP="0007786F"/>
    <w:p w:rsidR="0007786F" w:rsidRPr="006703E5" w:rsidRDefault="0007786F" w:rsidP="0007786F">
      <w:pPr>
        <w:rPr>
          <w:rStyle w:val="StyleStyleBold12pt"/>
        </w:rPr>
      </w:pPr>
      <w:r w:rsidRPr="006703E5">
        <w:rPr>
          <w:rStyle w:val="StyleStyleBold12pt"/>
        </w:rPr>
        <w:t>Richter ‘8</w:t>
      </w:r>
    </w:p>
    <w:p w:rsidR="0007786F" w:rsidRPr="001921FB" w:rsidRDefault="0007786F" w:rsidP="0007786F">
      <w:pPr>
        <w:rPr>
          <w:szCs w:val="20"/>
        </w:rPr>
      </w:pPr>
      <w:r w:rsidRPr="001921FB">
        <w:rPr>
          <w:szCs w:val="20"/>
        </w:rPr>
        <w:t xml:space="preserve">Paul Richter, staff writer, 9-1-2008, “Moscow-Havana ties worry U.S.” LA Times, </w:t>
      </w:r>
      <w:hyperlink r:id="rId20" w:history="1">
        <w:r w:rsidRPr="001921FB">
          <w:rPr>
            <w:rStyle w:val="Hyperlink"/>
            <w:szCs w:val="20"/>
          </w:rPr>
          <w:t>http://articles.latimes.com/2008/sep/01/world/fg-usrussia1</w:t>
        </w:r>
      </w:hyperlink>
    </w:p>
    <w:p w:rsidR="0007786F" w:rsidRPr="001921FB" w:rsidRDefault="0007786F" w:rsidP="0007786F">
      <w:pPr>
        <w:rPr>
          <w:szCs w:val="20"/>
        </w:rPr>
      </w:pPr>
    </w:p>
    <w:p w:rsidR="0007786F" w:rsidRPr="001921FB" w:rsidRDefault="0007786F" w:rsidP="0007786F">
      <w:pPr>
        <w:rPr>
          <w:rStyle w:val="StyleBoldUnderline"/>
          <w:szCs w:val="20"/>
        </w:rPr>
      </w:pPr>
      <w:r w:rsidRPr="001921FB">
        <w:rPr>
          <w:szCs w:val="20"/>
        </w:rPr>
        <w:t xml:space="preserve">But at a time when Russia has intervened forcefully in Georgia and is extending the global reach of its rebuilt military, some senior officials fear it may not be only bluster.¶ Russia "has strategic ties to Cuba again, or at least, that's where they're going," a senior U.S. official said recently, speaking, like others, on condition of anonymity because of the sensitive implications of the assessments.¶ The officials said they doubted the Russians would risk stationing nuclear bombers on Cuba. But </w:t>
      </w:r>
      <w:r w:rsidRPr="001921FB">
        <w:rPr>
          <w:rStyle w:val="StyleBoldUnderline"/>
          <w:szCs w:val="20"/>
        </w:rPr>
        <w:t>some believe that Moscow might seek to restore its once-energetic intelligence cooperation with Havana, and to resume limited military cooperation</w:t>
      </w:r>
      <w:r w:rsidRPr="001921FB">
        <w:rPr>
          <w:szCs w:val="20"/>
        </w:rPr>
        <w:t xml:space="preserve">, possibly including refueling stops for aircraft and warships.¶ In the current environment, </w:t>
      </w:r>
      <w:r w:rsidRPr="001921FB">
        <w:rPr>
          <w:rStyle w:val="StyleBoldUnderline"/>
          <w:szCs w:val="20"/>
        </w:rPr>
        <w:t>such contacts would make U.S. officials uneasy, serving as a reminder of a military relationship between Havana and Moscow</w:t>
      </w:r>
      <w:r w:rsidRPr="001921FB">
        <w:rPr>
          <w:szCs w:val="20"/>
        </w:rPr>
        <w:t xml:space="preserve"> that stretched from the Cuban Revolution in 1959 until a weakened, post-Soviet Russia finally closed a massive electronic intelligence complex in Lourdes near Havana in 2001.¶ One senior military officer said </w:t>
      </w:r>
      <w:r w:rsidRPr="001921FB">
        <w:rPr>
          <w:rStyle w:val="StyleBoldUnderline"/>
          <w:szCs w:val="20"/>
        </w:rPr>
        <w:t xml:space="preserve">a return of Russian ships or planes could force additional U.S. deployments in the region. </w:t>
      </w:r>
      <w:r w:rsidRPr="001921FB">
        <w:rPr>
          <w:szCs w:val="20"/>
        </w:rPr>
        <w:t>But the Bush administration and Pentagon declined to comment publicly on the implications.¶ "</w:t>
      </w:r>
      <w:r w:rsidRPr="001921FB">
        <w:rPr>
          <w:rStyle w:val="StyleBoldUnderline"/>
          <w:szCs w:val="20"/>
        </w:rPr>
        <w:t>It is very Cold War retro</w:t>
      </w:r>
      <w:r w:rsidRPr="001921FB">
        <w:rPr>
          <w:szCs w:val="20"/>
        </w:rPr>
        <w:t>," said a government official. "</w:t>
      </w:r>
      <w:r w:rsidRPr="001921FB">
        <w:rPr>
          <w:rStyle w:val="StyleBoldUnderline"/>
          <w:szCs w:val="20"/>
        </w:rPr>
        <w:t>The topic could be reminiscent of the Cuban missile crisis, and that is a chapter that people don't want to revisit</w:t>
      </w:r>
      <w:r w:rsidRPr="001921FB">
        <w:rPr>
          <w:szCs w:val="20"/>
        </w:rPr>
        <w:t xml:space="preserve">."¶ The Russian Defense Ministry dismissed a report in the newspaper Izvestia in July that quoted an unidentified Russian official as saying the government intended to begin basing Tupolev Tu-160 Blackjack and Tupolev Tu-95 Bear nuclear bombers in Cuba.¶ However, the report was taken seriously enough in Washington that </w:t>
      </w:r>
      <w:r w:rsidRPr="001921FB">
        <w:rPr>
          <w:rStyle w:val="StyleBoldUnderline"/>
          <w:szCs w:val="20"/>
        </w:rPr>
        <w:t>Gen</w:t>
      </w:r>
      <w:r w:rsidRPr="001921FB">
        <w:rPr>
          <w:szCs w:val="20"/>
        </w:rPr>
        <w:t xml:space="preserve">. Norton A. </w:t>
      </w:r>
      <w:r w:rsidRPr="001921FB">
        <w:rPr>
          <w:rStyle w:val="StyleBoldUnderline"/>
          <w:szCs w:val="20"/>
        </w:rPr>
        <w:t>Schwartz</w:t>
      </w:r>
      <w:r w:rsidRPr="001921FB">
        <w:rPr>
          <w:szCs w:val="20"/>
        </w:rPr>
        <w:t xml:space="preserve">, the new Air Force chief of staff, </w:t>
      </w:r>
      <w:r w:rsidRPr="001921FB">
        <w:rPr>
          <w:rStyle w:val="StyleBoldUnderline"/>
          <w:szCs w:val="20"/>
        </w:rPr>
        <w:t>said during his Senate confirmation hearing at the time that sending the bombers would cross a "red line in the sand."</w:t>
      </w:r>
    </w:p>
    <w:p w:rsidR="0007786F" w:rsidRDefault="0007786F" w:rsidP="0007786F"/>
    <w:p w:rsidR="0007786F" w:rsidRDefault="0007786F" w:rsidP="0007786F">
      <w:pPr>
        <w:pStyle w:val="Heading4"/>
      </w:pPr>
      <w:r>
        <w:t>Latin America is capable of being a flashpoint in US-Russia Relations</w:t>
      </w:r>
    </w:p>
    <w:p w:rsidR="0007786F" w:rsidRPr="0095285D" w:rsidRDefault="0007786F" w:rsidP="0007786F">
      <w:pPr>
        <w:rPr>
          <w:b/>
        </w:rPr>
      </w:pPr>
    </w:p>
    <w:p w:rsidR="0007786F" w:rsidRPr="0095285D" w:rsidRDefault="0007786F" w:rsidP="0007786F">
      <w:pPr>
        <w:rPr>
          <w:rStyle w:val="StyleStyleBold12pt"/>
        </w:rPr>
      </w:pPr>
      <w:r w:rsidRPr="0095285D">
        <w:rPr>
          <w:rStyle w:val="StyleStyleBold12pt"/>
        </w:rPr>
        <w:t>Shaidle ‘8</w:t>
      </w:r>
      <w:r w:rsidRPr="0095285D">
        <w:rPr>
          <w:rStyle w:val="StyleStyleBold12pt"/>
        </w:rPr>
        <w:tab/>
      </w:r>
    </w:p>
    <w:p w:rsidR="0007786F" w:rsidRPr="001921FB" w:rsidRDefault="0007786F" w:rsidP="0007786F">
      <w:pPr>
        <w:rPr>
          <w:szCs w:val="20"/>
        </w:rPr>
      </w:pPr>
      <w:r w:rsidRPr="001921FB">
        <w:rPr>
          <w:szCs w:val="20"/>
        </w:rPr>
        <w:lastRenderedPageBreak/>
        <w:t xml:space="preserve">(Kathy Shaidle –formerly of CBC News, Toronto Star and Catholic New Times magazine, </w:t>
      </w:r>
      <w:r w:rsidRPr="001921FB">
        <w:rPr>
          <w:szCs w:val="20"/>
          <w:u w:val="single"/>
        </w:rPr>
        <w:t>Front Page Magazine</w:t>
      </w:r>
      <w:r w:rsidRPr="001921FB">
        <w:rPr>
          <w:szCs w:val="20"/>
        </w:rPr>
        <w:t xml:space="preserve"> -- November 21, 2008 http://frontpagemag.com/articles/Read.aspx?GUID=09F4497B-2550-4FA1-8DDA-401382BFC4B9)</w:t>
      </w:r>
    </w:p>
    <w:p w:rsidR="0007786F" w:rsidRPr="001921FB" w:rsidRDefault="0007786F" w:rsidP="0007786F">
      <w:pPr>
        <w:rPr>
          <w:szCs w:val="20"/>
          <w:u w:val="single"/>
        </w:rPr>
      </w:pPr>
    </w:p>
    <w:p w:rsidR="0007786F" w:rsidRDefault="0007786F" w:rsidP="0007786F">
      <w:pPr>
        <w:rPr>
          <w:szCs w:val="20"/>
        </w:rPr>
      </w:pPr>
      <w:r w:rsidRPr="001921FB">
        <w:rPr>
          <w:szCs w:val="20"/>
          <w:u w:val="single"/>
        </w:rPr>
        <w:t xml:space="preserve">Alliances among America’s enemies have been accelerating </w:t>
      </w:r>
      <w:r w:rsidRPr="001921FB">
        <w:rPr>
          <w:szCs w:val="20"/>
        </w:rPr>
        <w:t xml:space="preserve">at an unprecedented rate. As reported by FrontPage throughout this year, </w:t>
      </w:r>
      <w:r w:rsidRPr="001921FB">
        <w:rPr>
          <w:szCs w:val="20"/>
          <w:u w:val="single"/>
        </w:rPr>
        <w:t>Russia, Cuba and Venezuela have recently signed numerous</w:t>
      </w:r>
      <w:r w:rsidRPr="001921FB">
        <w:rPr>
          <w:szCs w:val="20"/>
        </w:rPr>
        <w:t xml:space="preserve"> economic and military </w:t>
      </w:r>
      <w:r w:rsidRPr="001921FB">
        <w:rPr>
          <w:szCs w:val="20"/>
          <w:u w:val="single"/>
        </w:rPr>
        <w:t xml:space="preserve">agreements. </w:t>
      </w:r>
      <w:r w:rsidRPr="001921FB">
        <w:rPr>
          <w:rStyle w:val="StyleBoldUnderline"/>
          <w:szCs w:val="20"/>
        </w:rPr>
        <w:t>Now,</w:t>
      </w:r>
      <w:r w:rsidRPr="001921FB">
        <w:rPr>
          <w:szCs w:val="20"/>
        </w:rPr>
        <w:t xml:space="preserve"> at the end of this month, </w:t>
      </w:r>
      <w:r w:rsidRPr="001921FB">
        <w:rPr>
          <w:rStyle w:val="StyleBoldUnderline"/>
          <w:szCs w:val="20"/>
        </w:rPr>
        <w:t>the three nations are gathering once again for</w:t>
      </w:r>
      <w:r w:rsidRPr="001921FB">
        <w:rPr>
          <w:szCs w:val="20"/>
        </w:rPr>
        <w:t xml:space="preserve"> a series of historic </w:t>
      </w:r>
      <w:r w:rsidRPr="001921FB">
        <w:rPr>
          <w:rStyle w:val="StyleBoldUnderline"/>
          <w:szCs w:val="20"/>
        </w:rPr>
        <w:t>meetings</w:t>
      </w:r>
      <w:r w:rsidRPr="001921FB">
        <w:rPr>
          <w:szCs w:val="20"/>
        </w:rPr>
        <w:t xml:space="preserve">.  </w:t>
      </w:r>
    </w:p>
    <w:p w:rsidR="0007786F" w:rsidRDefault="0007786F" w:rsidP="0007786F">
      <w:pPr>
        <w:rPr>
          <w:szCs w:val="20"/>
        </w:rPr>
      </w:pPr>
      <w:r w:rsidRPr="001921FB">
        <w:rPr>
          <w:szCs w:val="20"/>
        </w:rPr>
        <w:t xml:space="preserve">Raul Castro is scheduled to make his first visit to Venezuela since becoming the new President of Cuba after his elderly brother Fidel stepped aside earlier this year. The event is expected to take place in Caracas on November 26, and will involve the Bolivarian Alternative for the Americas (ALBA), an international cooperation organization in Latin America and the Caribbean, and Petrocaribe, a Caribbean oil alliance. Venezuelan President Hugo Chavez has long hoped to hold a summit dedicated to tackling the ongoing financial crisis, an event he has said would be an alternative to the recent G20 summit in Washington.  </w:t>
      </w:r>
    </w:p>
    <w:p w:rsidR="0007786F" w:rsidRDefault="0007786F" w:rsidP="0007786F">
      <w:pPr>
        <w:rPr>
          <w:szCs w:val="20"/>
        </w:rPr>
      </w:pPr>
      <w:r w:rsidRPr="001921FB">
        <w:rPr>
          <w:szCs w:val="20"/>
        </w:rPr>
        <w:t xml:space="preserve">That same week, </w:t>
      </w:r>
      <w:r w:rsidRPr="001921FB">
        <w:rPr>
          <w:szCs w:val="20"/>
          <w:u w:val="single"/>
        </w:rPr>
        <w:t>Russian President</w:t>
      </w:r>
      <w:r w:rsidRPr="001921FB">
        <w:rPr>
          <w:szCs w:val="20"/>
        </w:rPr>
        <w:t xml:space="preserve"> Dmitry </w:t>
      </w:r>
      <w:r w:rsidRPr="001921FB">
        <w:rPr>
          <w:szCs w:val="20"/>
          <w:u w:val="single"/>
        </w:rPr>
        <w:t>Medvedev will visit Brazil, Venezuela and Cuba</w:t>
      </w:r>
      <w:r w:rsidRPr="001921FB">
        <w:rPr>
          <w:szCs w:val="20"/>
        </w:rPr>
        <w:t xml:space="preserve"> following the Asia-Pacific Economic Cooperation (APEC) summit in Peru.  </w:t>
      </w:r>
    </w:p>
    <w:p w:rsidR="0007786F" w:rsidRDefault="0007786F" w:rsidP="0007786F">
      <w:pPr>
        <w:rPr>
          <w:szCs w:val="20"/>
        </w:rPr>
      </w:pPr>
      <w:r w:rsidRPr="001921FB">
        <w:rPr>
          <w:szCs w:val="20"/>
          <w:u w:val="single"/>
        </w:rPr>
        <w:t>The timing of these summits is no coincidence. “Viewing the transfer of power between</w:t>
      </w:r>
      <w:r w:rsidRPr="001921FB">
        <w:rPr>
          <w:szCs w:val="20"/>
        </w:rPr>
        <w:t xml:space="preserve"> U.S. President George W. </w:t>
      </w:r>
      <w:r w:rsidRPr="001921FB">
        <w:rPr>
          <w:szCs w:val="20"/>
          <w:u w:val="single"/>
        </w:rPr>
        <w:t>Bush and</w:t>
      </w:r>
      <w:r w:rsidRPr="001921FB">
        <w:rPr>
          <w:szCs w:val="20"/>
        </w:rPr>
        <w:t xml:space="preserve"> President-elect Barack </w:t>
      </w:r>
      <w:r w:rsidRPr="001921FB">
        <w:rPr>
          <w:szCs w:val="20"/>
          <w:u w:val="single"/>
        </w:rPr>
        <w:t>Obama as a key transition period</w:t>
      </w:r>
      <w:r w:rsidRPr="001921FB">
        <w:rPr>
          <w:szCs w:val="20"/>
        </w:rPr>
        <w:t xml:space="preserve">,” say Stratfor analysts, Medvedev’s </w:t>
      </w:r>
      <w:r w:rsidRPr="001921FB">
        <w:rPr>
          <w:szCs w:val="20"/>
          <w:u w:val="single"/>
        </w:rPr>
        <w:t>“intent is to remind the incoming U.S. president that [Medvedev] too can play in another power’s near abroad</w:t>
      </w:r>
      <w:r w:rsidRPr="001921FB">
        <w:rPr>
          <w:szCs w:val="20"/>
        </w:rPr>
        <w:t xml:space="preserve">.”  </w:t>
      </w:r>
    </w:p>
    <w:p w:rsidR="0007786F" w:rsidRDefault="0007786F" w:rsidP="0007786F">
      <w:pPr>
        <w:rPr>
          <w:szCs w:val="20"/>
        </w:rPr>
      </w:pPr>
      <w:r w:rsidRPr="001921FB">
        <w:rPr>
          <w:szCs w:val="20"/>
        </w:rPr>
        <w:t xml:space="preserve">The same thinking motivates Castro and Chavez as well – they need to “lay out the chessboard for the incoming U.S. President.” </w:t>
      </w:r>
    </w:p>
    <w:p w:rsidR="0007786F" w:rsidRDefault="0007786F" w:rsidP="0007786F">
      <w:pPr>
        <w:rPr>
          <w:szCs w:val="20"/>
        </w:rPr>
      </w:pPr>
      <w:r w:rsidRPr="001921FB">
        <w:rPr>
          <w:szCs w:val="20"/>
        </w:rPr>
        <w:t xml:space="preserve"> Chavez in particular desperately requires the prestige such meetings can provide him; Venezuelan voters go to the polls in state and local elections just a few days before his meeting with Castro, and the results may indicate that Chavez’s popularity has fallen. Plummeting oil prices mean Chavez has far less leverage to bully his people, his neighbors and the United States, and less money to pay his mounting domestic and foreign bills. However, Medvedev’s visit to Chavez will coincide with joint Russian exercises off the shore of Venezuela. Perhaps the military spectacle will be enough to reinvigorate Chavez’s diminishing personal “brand”, even briefly. </w:t>
      </w:r>
    </w:p>
    <w:p w:rsidR="0007786F" w:rsidRDefault="0007786F" w:rsidP="0007786F">
      <w:pPr>
        <w:rPr>
          <w:szCs w:val="20"/>
        </w:rPr>
      </w:pPr>
      <w:r w:rsidRPr="001921FB">
        <w:rPr>
          <w:szCs w:val="20"/>
        </w:rPr>
        <w:t xml:space="preserve"> For Raul Castro, who has stood in his brother’s long shadow for decades, these widely publicized gatherings let him position himself as a serious, recognized, long term leader among the world’s – for lack of a better expression -- anti-American nations.  </w:t>
      </w:r>
    </w:p>
    <w:p w:rsidR="0007786F" w:rsidRDefault="0007786F" w:rsidP="0007786F">
      <w:pPr>
        <w:rPr>
          <w:szCs w:val="20"/>
        </w:rPr>
      </w:pPr>
      <w:r w:rsidRPr="001921FB">
        <w:rPr>
          <w:szCs w:val="20"/>
        </w:rPr>
        <w:t xml:space="preserve">Such public relations considerations take on added importance in light of the current international economic crisis. Russia quite simply has less ready cash to spare in support of allies like Cuba and Venezuela, and evidence indicates that many existing arrangements between these countries aren’t going according to plan. For example, Cuban negotiations with Russian oil giant LUKOIL to modernize two of its oil refineries “never proceeded beyond the very initial stages. A source close to the intergovernmental commission explained that Cuba received more profitable propositions from companies in other countries -- mainly the U.S.”  Throughout both terms of the Bush administration, the three nations have positioned themselves as leaders of what they call a “pluri-polar”, or “post-American”, world. Yet the election of Barack Obama helped alter international perceptions about the United States virtually over night. The hoary old cartoonish image of America as the world’s self-appointed “cowboy cop” suddenly seems comical. Can even the most hostile America bashers easily conjure up a mental image of this particular president elect wearing a big Stetson hat and firing six-shooters?  </w:t>
      </w:r>
    </w:p>
    <w:p w:rsidR="0007786F" w:rsidRDefault="0007786F" w:rsidP="0007786F">
      <w:pPr>
        <w:rPr>
          <w:szCs w:val="20"/>
        </w:rPr>
      </w:pPr>
      <w:r w:rsidRPr="001921FB">
        <w:rPr>
          <w:szCs w:val="20"/>
        </w:rPr>
        <w:t xml:space="preserve">Regardless, as Ray Walser, Senior Policy Analyst for Latin America at the Heritage Foundation, told FrontPage, </w:t>
      </w:r>
      <w:r w:rsidRPr="001921FB">
        <w:rPr>
          <w:szCs w:val="20"/>
          <w:u w:val="single"/>
        </w:rPr>
        <w:t xml:space="preserve">all three nations – Venezuela, Cuba and Russia – are “fixated upon historic illusions.” </w:t>
      </w:r>
      <w:r w:rsidRPr="001921FB">
        <w:rPr>
          <w:szCs w:val="20"/>
        </w:rPr>
        <w:t xml:space="preserve"> </w:t>
      </w:r>
    </w:p>
    <w:p w:rsidR="0007786F" w:rsidRPr="001921FB" w:rsidRDefault="0007786F" w:rsidP="0007786F">
      <w:pPr>
        <w:rPr>
          <w:szCs w:val="20"/>
        </w:rPr>
      </w:pPr>
      <w:r w:rsidRPr="001921FB">
        <w:rPr>
          <w:szCs w:val="20"/>
        </w:rPr>
        <w:t xml:space="preserve">“Chavez's Bolivarian dream, Castro's vision of keeping the Communist flame alive, and </w:t>
      </w:r>
      <w:r w:rsidRPr="001921FB">
        <w:rPr>
          <w:szCs w:val="20"/>
          <w:u w:val="single"/>
        </w:rPr>
        <w:t>the Putin/Medvedev view of a Great Russia will cause turmoil in the region,</w:t>
      </w:r>
      <w:r w:rsidRPr="001921FB">
        <w:rPr>
          <w:szCs w:val="20"/>
        </w:rPr>
        <w:t>” Walser predicts, “</w:t>
      </w:r>
      <w:r w:rsidRPr="001921FB">
        <w:rPr>
          <w:szCs w:val="20"/>
          <w:u w:val="single"/>
        </w:rPr>
        <w:t>and test the mettle of the Obama Administration</w:t>
      </w:r>
      <w:r w:rsidRPr="001921FB">
        <w:rPr>
          <w:szCs w:val="20"/>
        </w:rPr>
        <w:t>.”</w:t>
      </w:r>
    </w:p>
    <w:p w:rsidR="0007786F" w:rsidRDefault="0007786F" w:rsidP="0007786F"/>
    <w:p w:rsidR="0007786F" w:rsidRDefault="0007786F" w:rsidP="0007786F"/>
    <w:p w:rsidR="0007786F" w:rsidRDefault="0007786F" w:rsidP="0007786F">
      <w:pPr>
        <w:pStyle w:val="Heading4"/>
      </w:pPr>
      <w:r>
        <w:t xml:space="preserve">Latin America </w:t>
      </w:r>
      <w:r w:rsidRPr="00780830">
        <w:rPr>
          <w:i/>
          <w:u w:val="single"/>
        </w:rPr>
        <w:t>can</w:t>
      </w:r>
      <w:r>
        <w:t xml:space="preserve"> serve as a US-Russia flashpoint.</w:t>
      </w:r>
    </w:p>
    <w:p w:rsidR="0007786F" w:rsidRDefault="0007786F" w:rsidP="0007786F"/>
    <w:p w:rsidR="0007786F" w:rsidRPr="00780830" w:rsidRDefault="0007786F" w:rsidP="0007786F">
      <w:pPr>
        <w:rPr>
          <w:rStyle w:val="StyleStyleBold12pt"/>
        </w:rPr>
      </w:pPr>
      <w:r w:rsidRPr="00780830">
        <w:rPr>
          <w:rStyle w:val="StyleStyleBold12pt"/>
        </w:rPr>
        <w:t>Walser ‘9</w:t>
      </w:r>
      <w:r w:rsidRPr="00780830">
        <w:rPr>
          <w:rStyle w:val="StyleStyleBold12pt"/>
        </w:rPr>
        <w:tab/>
      </w:r>
    </w:p>
    <w:p w:rsidR="0007786F" w:rsidRPr="00BF2A2B" w:rsidRDefault="0007786F" w:rsidP="0007786F">
      <w:pPr>
        <w:rPr>
          <w:szCs w:val="20"/>
        </w:rPr>
      </w:pPr>
      <w:r w:rsidRPr="00BF2A2B">
        <w:rPr>
          <w:szCs w:val="20"/>
        </w:rPr>
        <w:t>(Ray Walser, Senior Policy Analyst for Latin America at the Heritage Foundation -- What to Do about Hugo Chávez: Venezuela’s Challenge to Security in the Americas – Backgrounder # 2243 – Feb 19th -- http://www.heritage.org/research/latinamerica/bg2243.cfm)</w:t>
      </w:r>
    </w:p>
    <w:p w:rsidR="0007786F" w:rsidRPr="00BF2A2B" w:rsidRDefault="0007786F" w:rsidP="0007786F">
      <w:pPr>
        <w:rPr>
          <w:szCs w:val="20"/>
        </w:rPr>
      </w:pPr>
    </w:p>
    <w:p w:rsidR="0007786F" w:rsidRPr="00BF2A2B" w:rsidRDefault="0007786F" w:rsidP="0007786F">
      <w:pPr>
        <w:rPr>
          <w:szCs w:val="20"/>
        </w:rPr>
      </w:pPr>
      <w:r w:rsidRPr="00BF2A2B">
        <w:rPr>
          <w:rStyle w:val="StyleBoldUnderline"/>
          <w:szCs w:val="20"/>
        </w:rPr>
        <w:lastRenderedPageBreak/>
        <w:t>Russia's new links with Venezuela exists foremost to annoy the U.S. and to demonstrate pique with U.S. policies</w:t>
      </w:r>
      <w:r w:rsidRPr="00BF2A2B">
        <w:rPr>
          <w:szCs w:val="20"/>
        </w:rPr>
        <w:t xml:space="preserve">--from the Balkans, where the U.S. and the European allies recognized independence of Kosovo, to NATO expansion, to ballistic missile defense and support for a sovereign, pro-Western Georgia. </w:t>
      </w:r>
      <w:r w:rsidRPr="00BF2A2B">
        <w:rPr>
          <w:rStyle w:val="StyleBoldUnderline"/>
          <w:szCs w:val="20"/>
        </w:rPr>
        <w:t>These links add a layer of unpredictability and uncertainty to the hemispheric security equa­tion</w:t>
      </w:r>
      <w:r w:rsidRPr="00BF2A2B">
        <w:rPr>
          <w:szCs w:val="20"/>
        </w:rPr>
        <w:t xml:space="preserve">. </w:t>
      </w:r>
      <w:r w:rsidRPr="00BF2A2B">
        <w:rPr>
          <w:rStyle w:val="StyleBoldUnderline"/>
          <w:szCs w:val="20"/>
        </w:rPr>
        <w:t>Russian sources discuss possibilities of perma­nent Russian</w:t>
      </w:r>
      <w:r w:rsidRPr="00BF2A2B">
        <w:rPr>
          <w:szCs w:val="20"/>
        </w:rPr>
        <w:t xml:space="preserve"> air and naval </w:t>
      </w:r>
      <w:r w:rsidRPr="00BF2A2B">
        <w:rPr>
          <w:rStyle w:val="StyleBoldUnderline"/>
          <w:szCs w:val="20"/>
        </w:rPr>
        <w:t>bases</w:t>
      </w:r>
      <w:r w:rsidRPr="00BF2A2B">
        <w:rPr>
          <w:szCs w:val="20"/>
        </w:rPr>
        <w:t xml:space="preserve"> and intelligence collection stations </w:t>
      </w:r>
      <w:r w:rsidRPr="00BF2A2B">
        <w:rPr>
          <w:rStyle w:val="StyleBoldUnderline"/>
          <w:szCs w:val="20"/>
        </w:rPr>
        <w:t>in Venezuela and Cuba</w:t>
      </w:r>
      <w:r w:rsidRPr="00BF2A2B">
        <w:rPr>
          <w:szCs w:val="20"/>
        </w:rPr>
        <w:t xml:space="preserve">. It is true that </w:t>
      </w:r>
      <w:r w:rsidRPr="00BF2A2B">
        <w:rPr>
          <w:rStyle w:val="StyleBoldUnderline"/>
          <w:szCs w:val="20"/>
        </w:rPr>
        <w:t>the masters of the Kremlin</w:t>
      </w:r>
      <w:r w:rsidRPr="00BF2A2B">
        <w:rPr>
          <w:szCs w:val="20"/>
        </w:rPr>
        <w:t xml:space="preserve"> may one day decide that the Venezuela connection is not worth a clash with the U.S., but for the moment they </w:t>
      </w:r>
      <w:r w:rsidRPr="00BF2A2B">
        <w:rPr>
          <w:rStyle w:val="StyleBoldUnderline"/>
          <w:szCs w:val="20"/>
        </w:rPr>
        <w:t>appear quite content to ride Chávez's anti-American wave.</w:t>
      </w:r>
      <w:r w:rsidRPr="00BF2A2B">
        <w:rPr>
          <w:szCs w:val="20"/>
        </w:rPr>
        <w:t xml:space="preserve"> </w:t>
      </w:r>
    </w:p>
    <w:p w:rsidR="0007786F" w:rsidRPr="00BF2A2B" w:rsidRDefault="0007786F" w:rsidP="0007786F">
      <w:pPr>
        <w:rPr>
          <w:szCs w:val="20"/>
        </w:rPr>
      </w:pPr>
    </w:p>
    <w:p w:rsidR="0007786F" w:rsidRPr="00BF2A2B" w:rsidRDefault="0007786F" w:rsidP="0007786F">
      <w:pPr>
        <w:rPr>
          <w:szCs w:val="20"/>
        </w:rPr>
      </w:pPr>
    </w:p>
    <w:p w:rsidR="0007786F" w:rsidRDefault="0007786F" w:rsidP="0007786F">
      <w:pPr>
        <w:pStyle w:val="Heading4"/>
      </w:pPr>
      <w:r>
        <w:t xml:space="preserve">US-Russia conflict outweighs everything – biggest existential risk. </w:t>
      </w:r>
    </w:p>
    <w:p w:rsidR="0007786F" w:rsidRPr="000445D5" w:rsidRDefault="0007786F" w:rsidP="0007786F"/>
    <w:p w:rsidR="0007786F" w:rsidRPr="00D3075E" w:rsidRDefault="0007786F" w:rsidP="0007786F">
      <w:pPr>
        <w:rPr>
          <w:rStyle w:val="StyleStyleBold12pt"/>
        </w:rPr>
      </w:pPr>
      <w:r w:rsidRPr="00D3075E">
        <w:rPr>
          <w:rStyle w:val="StyleStyleBold12pt"/>
        </w:rPr>
        <w:t xml:space="preserve">Bostrom ‘2 </w:t>
      </w:r>
    </w:p>
    <w:p w:rsidR="0007786F" w:rsidRPr="00BF2A2B" w:rsidRDefault="0007786F" w:rsidP="0007786F">
      <w:pPr>
        <w:rPr>
          <w:szCs w:val="20"/>
        </w:rPr>
      </w:pPr>
      <w:r w:rsidRPr="00BF2A2B">
        <w:rPr>
          <w:szCs w:val="20"/>
        </w:rPr>
        <w:t xml:space="preserve">(Nick, Dir. Future of Humanity Institute and Prof. Philosophy – Oxford U., Journal of Evolution and Technology, “Analyzing Human Extinction Scenarios and Related Hazards”, 9, March, </w:t>
      </w:r>
      <w:hyperlink r:id="rId21" w:history="1">
        <w:r w:rsidRPr="00BF2A2B">
          <w:rPr>
            <w:rStyle w:val="Hyperlink"/>
            <w:szCs w:val="20"/>
          </w:rPr>
          <w:t>http://www.nickbostrom.com/existential/risks.html</w:t>
        </w:r>
      </w:hyperlink>
      <w:r w:rsidRPr="00BF2A2B">
        <w:rPr>
          <w:szCs w:val="20"/>
        </w:rPr>
        <w:t>)</w:t>
      </w:r>
    </w:p>
    <w:p w:rsidR="0007786F" w:rsidRPr="00BF2A2B" w:rsidRDefault="0007786F" w:rsidP="0007786F">
      <w:pPr>
        <w:rPr>
          <w:b/>
          <w:szCs w:val="20"/>
          <w:u w:val="single"/>
        </w:rPr>
      </w:pPr>
    </w:p>
    <w:p w:rsidR="0007786F" w:rsidRPr="00BF2A2B" w:rsidRDefault="0007786F" w:rsidP="0007786F">
      <w:pPr>
        <w:rPr>
          <w:szCs w:val="20"/>
        </w:rPr>
      </w:pPr>
      <w:r w:rsidRPr="00BF2A2B">
        <w:rPr>
          <w:szCs w:val="20"/>
          <w:u w:val="single"/>
        </w:rPr>
        <w:t>The first manmade existential risk was the inaugural detonation of an atomic bomb</w:t>
      </w:r>
      <w:r w:rsidRPr="00BF2A2B">
        <w:rPr>
          <w:szCs w:val="20"/>
        </w:rPr>
        <w:t xml:space="preserve">. At the time, there was some concern that the explosion might start a runaway chain-reaction by “igniting” the atmosphere. </w:t>
      </w:r>
      <w:r w:rsidRPr="00BF2A2B">
        <w:rPr>
          <w:szCs w:val="20"/>
          <w:u w:val="single"/>
        </w:rPr>
        <w:t>Although we now know that such an outcome was physically impossible, it qualifies as an existential risk that was present at the time</w:t>
      </w:r>
      <w:r w:rsidRPr="00BF2A2B">
        <w:rPr>
          <w:szCs w:val="20"/>
        </w:rPr>
        <w:t xml:space="preserve">. For there to be a risk, given the knowledge and understanding available, </w:t>
      </w:r>
      <w:r w:rsidRPr="00BF2A2B">
        <w:rPr>
          <w:szCs w:val="20"/>
          <w:u w:val="single"/>
        </w:rPr>
        <w:t xml:space="preserve">it suffices that there is some subjective probability of an adverse outcome, even if it later turns out that </w:t>
      </w:r>
      <w:r w:rsidRPr="00BF2A2B">
        <w:rPr>
          <w:szCs w:val="20"/>
        </w:rPr>
        <w:t xml:space="preserve">objectively </w:t>
      </w:r>
      <w:r w:rsidRPr="00BF2A2B">
        <w:rPr>
          <w:szCs w:val="20"/>
          <w:u w:val="single"/>
        </w:rPr>
        <w:t xml:space="preserve">there was no chance of something bad happening. If we don’t know whether something is objectively risky </w:t>
      </w:r>
      <w:r w:rsidRPr="00BF2A2B">
        <w:rPr>
          <w:szCs w:val="20"/>
        </w:rPr>
        <w:t xml:space="preserve">or not, </w:t>
      </w:r>
      <w:r w:rsidRPr="00BF2A2B">
        <w:rPr>
          <w:szCs w:val="20"/>
          <w:u w:val="single"/>
        </w:rPr>
        <w:t>then it is risky in the subjective sense. The subjective sense is of course what we must base our decisions on</w:t>
      </w:r>
      <w:r w:rsidRPr="00BF2A2B">
        <w:rPr>
          <w:szCs w:val="20"/>
        </w:rPr>
        <w:t xml:space="preserve">.[2] At any given time we must use our best current subjective estimate of what the objective risk factors are.[3]  </w:t>
      </w:r>
      <w:r w:rsidRPr="00BF2A2B">
        <w:rPr>
          <w:rStyle w:val="StyleBoldUnderline"/>
        </w:rPr>
        <w:t xml:space="preserve">A much greater existential risk </w:t>
      </w:r>
      <w:r w:rsidRPr="00BF2A2B">
        <w:rPr>
          <w:rStyle w:val="StyleBoldUnderline"/>
          <w:szCs w:val="20"/>
        </w:rPr>
        <w:t>emerged with the build-up of nuclear arsenals in the US and the USSR</w:t>
      </w:r>
      <w:r w:rsidRPr="00BF2A2B">
        <w:rPr>
          <w:szCs w:val="20"/>
        </w:rPr>
        <w:t xml:space="preserve">. </w:t>
      </w:r>
      <w:r w:rsidRPr="00BF2A2B">
        <w:rPr>
          <w:szCs w:val="20"/>
          <w:u w:val="single"/>
        </w:rPr>
        <w:t>An all-out nuclear war was a possibility with</w:t>
      </w:r>
      <w:r w:rsidRPr="00BF2A2B">
        <w:rPr>
          <w:szCs w:val="20"/>
        </w:rPr>
        <w:t xml:space="preserve"> both </w:t>
      </w:r>
      <w:r w:rsidRPr="00BF2A2B">
        <w:rPr>
          <w:szCs w:val="20"/>
          <w:u w:val="single"/>
        </w:rPr>
        <w:t>a substantial probability and with consequences that</w:t>
      </w:r>
      <w:r w:rsidRPr="00BF2A2B">
        <w:rPr>
          <w:szCs w:val="20"/>
        </w:rPr>
        <w:t xml:space="preserve"> might have been persistent enough to </w:t>
      </w:r>
      <w:r w:rsidRPr="00BF2A2B">
        <w:rPr>
          <w:szCs w:val="20"/>
          <w:u w:val="single"/>
        </w:rPr>
        <w:t>qualify as global and terminal</w:t>
      </w:r>
      <w:r w:rsidRPr="00BF2A2B">
        <w:rPr>
          <w:szCs w:val="20"/>
        </w:rPr>
        <w:t xml:space="preserve">. There was a real worry among those best acquainted with the information available at the time that </w:t>
      </w:r>
      <w:r w:rsidRPr="00BF2A2B">
        <w:rPr>
          <w:szCs w:val="20"/>
          <w:u w:val="single"/>
        </w:rPr>
        <w:t>a nuclear Armageddon</w:t>
      </w:r>
      <w:r w:rsidRPr="00BF2A2B">
        <w:rPr>
          <w:szCs w:val="20"/>
        </w:rPr>
        <w:t xml:space="preserve"> would occur and that it </w:t>
      </w:r>
      <w:r w:rsidRPr="00BF2A2B">
        <w:rPr>
          <w:szCs w:val="20"/>
          <w:u w:val="single"/>
        </w:rPr>
        <w:t>might annihilate our species</w:t>
      </w:r>
      <w:r w:rsidRPr="00BF2A2B">
        <w:rPr>
          <w:szCs w:val="20"/>
        </w:rPr>
        <w:t xml:space="preserve"> or permanently destroy human civilization.[4]  </w:t>
      </w:r>
      <w:r w:rsidRPr="00BF2A2B">
        <w:rPr>
          <w:szCs w:val="20"/>
          <w:u w:val="single"/>
        </w:rPr>
        <w:t>Russia and the US retain large nuclear arsenals that could be used in a future confrontation</w:t>
      </w:r>
      <w:r w:rsidRPr="00BF2A2B">
        <w:rPr>
          <w:rStyle w:val="StyleBoldUnderline"/>
          <w:szCs w:val="20"/>
        </w:rPr>
        <w:t>, either accidentally or deliberately.</w:t>
      </w:r>
      <w:r w:rsidRPr="00BF2A2B">
        <w:rPr>
          <w:szCs w:val="20"/>
        </w:rPr>
        <w:t xml:space="preserve"> There is also a risk that other states may one day build up large nuclear arsenals. Note however that </w:t>
      </w:r>
      <w:r w:rsidRPr="00BF2A2B">
        <w:rPr>
          <w:szCs w:val="20"/>
          <w:u w:val="single"/>
        </w:rPr>
        <w:t>a smaller nuclear exchange</w:t>
      </w:r>
      <w:r w:rsidRPr="00BF2A2B">
        <w:rPr>
          <w:szCs w:val="20"/>
        </w:rPr>
        <w:t xml:space="preserve">, between India and Pakistan for instance, </w:t>
      </w:r>
      <w:r w:rsidRPr="00BF2A2B">
        <w:rPr>
          <w:szCs w:val="20"/>
          <w:u w:val="single"/>
        </w:rPr>
        <w:t>is not an existential risk, since it would not destroy</w:t>
      </w:r>
      <w:r w:rsidRPr="00BF2A2B">
        <w:rPr>
          <w:szCs w:val="20"/>
        </w:rPr>
        <w:t xml:space="preserve"> or thwart </w:t>
      </w:r>
      <w:r w:rsidRPr="00BF2A2B">
        <w:rPr>
          <w:szCs w:val="20"/>
          <w:u w:val="single"/>
        </w:rPr>
        <w:t>humankind’s</w:t>
      </w:r>
      <w:r w:rsidRPr="00BF2A2B">
        <w:rPr>
          <w:szCs w:val="20"/>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07786F" w:rsidRDefault="0007786F" w:rsidP="0007786F"/>
    <w:p w:rsidR="002852A1" w:rsidRDefault="002852A1" w:rsidP="002852A1">
      <w:r>
        <w:t xml:space="preserve"> </w:t>
      </w:r>
    </w:p>
    <w:p w:rsidR="0007786F" w:rsidRDefault="0007786F" w:rsidP="0007786F">
      <w:pPr>
        <w:pStyle w:val="Heading3"/>
      </w:pPr>
      <w:r>
        <w:lastRenderedPageBreak/>
        <w:t>China</w:t>
      </w:r>
    </w:p>
    <w:p w:rsidR="0007786F" w:rsidRDefault="0007786F" w:rsidP="0007786F">
      <w:pPr>
        <w:pStyle w:val="Heading4"/>
      </w:pPr>
      <w:r>
        <w:t>China cooperating with Cuba</w:t>
      </w:r>
    </w:p>
    <w:p w:rsidR="0007786F" w:rsidRDefault="0007786F" w:rsidP="0007786F">
      <w:r w:rsidRPr="00D67036">
        <w:rPr>
          <w:rStyle w:val="StyleStyleBold12pt"/>
        </w:rPr>
        <w:t>Hearn, ’12</w:t>
      </w:r>
      <w:r>
        <w:t xml:space="preserve"> </w:t>
      </w:r>
      <w:r w:rsidRPr="00D67036">
        <w:rPr>
          <w:sz w:val="16"/>
        </w:rPr>
        <w:t>(Adrian, Australian Research Council (ARC) Future Fellow at the University of Sydney and co-chair of the Latin American Studies Association (LASA) Section for Asia and the Americas, “China, Global Governance and the Future of Cuba,”  Journal of Current Chinese Affairs, 41, 1, http://hup.sub.uni-hamburg.de/giga/jcca/article/view/498/496, bgm)</w:t>
      </w:r>
    </w:p>
    <w:p w:rsidR="0007786F" w:rsidRDefault="0007786F" w:rsidP="0007786F"/>
    <w:p w:rsidR="0007786F" w:rsidRPr="00D4360E" w:rsidRDefault="0007786F" w:rsidP="0007786F">
      <w:pPr>
        <w:rPr>
          <w:highlight w:val="cyan"/>
        </w:rPr>
      </w:pPr>
      <w:r w:rsidRPr="00D4360E">
        <w:rPr>
          <w:rStyle w:val="StyleBoldUnderline"/>
          <w:highlight w:val="cyan"/>
        </w:rPr>
        <w:t xml:space="preserve">Sino-Cuban cooperation is </w:t>
      </w:r>
      <w:r w:rsidRPr="00D4360E">
        <w:rPr>
          <w:rStyle w:val="StyleBoldUnderline"/>
        </w:rPr>
        <w:t xml:space="preserve">indeed driven by a political strategy, but it is </w:t>
      </w:r>
      <w:r w:rsidRPr="00D4360E">
        <w:rPr>
          <w:rStyle w:val="StyleBoldUnderline"/>
          <w:highlight w:val="cyan"/>
        </w:rPr>
        <w:t>focused less on undermining the United States than on the long-term</w:t>
      </w:r>
      <w:r w:rsidRPr="00D4360E">
        <w:rPr>
          <w:rStyle w:val="StyleBoldUnderline"/>
        </w:rPr>
        <w:t xml:space="preserve"> (and less newsworthy) </w:t>
      </w:r>
      <w:r w:rsidRPr="00D4360E">
        <w:rPr>
          <w:rStyle w:val="StyleBoldUnderline"/>
          <w:highlight w:val="cyan"/>
        </w:rPr>
        <w:t xml:space="preserve">goal of upgrading and coordinating Cuba’s industrial capacities. </w:t>
      </w:r>
      <w:r w:rsidRPr="00D4360E">
        <w:rPr>
          <w:rStyle w:val="StyleBoldUnderline"/>
        </w:rPr>
        <w:t xml:space="preserve">Although </w:t>
      </w:r>
      <w:r w:rsidRPr="00D4360E">
        <w:rPr>
          <w:rStyle w:val="StyleBoldUnderline"/>
          <w:highlight w:val="cyan"/>
        </w:rPr>
        <w:t>Chinese “assistance</w:t>
      </w:r>
      <w:r w:rsidRPr="00D4360E">
        <w:rPr>
          <w:rStyle w:val="StyleBoldUnderline"/>
        </w:rPr>
        <w:t xml:space="preserve">” to Cuba is managed through governmental channels, it </w:t>
      </w:r>
      <w:r w:rsidRPr="00D4360E">
        <w:rPr>
          <w:rStyle w:val="StyleBoldUnderline"/>
          <w:highlight w:val="cyan"/>
        </w:rPr>
        <w:t>has been accompanied by advice from Beijing about the benefits of incorporating a greater degree of private initiative into the existing state-led system</w:t>
      </w:r>
      <w:r w:rsidRPr="00D4360E">
        <w:rPr>
          <w:rStyle w:val="StyleBoldUnderline"/>
        </w:rPr>
        <w:t xml:space="preserve">. </w:t>
      </w:r>
      <w:r>
        <w:t xml:space="preserve">Under the leadership of Raúl Castro since 2008, the Cuban government has begun to heed this advice as it seeks to open the island’s economy in a controlled manner. The next section examines recent advances in Sino-Cuban cooperation, including bilateral efforts to plan the latter’s industrial evolution and implement market reforms. </w:t>
      </w:r>
      <w:r w:rsidRPr="00D4360E">
        <w:rPr>
          <w:rStyle w:val="StyleBoldUnderline"/>
          <w:highlight w:val="cyan"/>
        </w:rPr>
        <w:t>These developments suggest that the Cuban government is distancing itself from Fidel Castro’s 50-year-long rejection of capitalism</w:t>
      </w:r>
      <w:r w:rsidRPr="00D4360E">
        <w:rPr>
          <w:rStyle w:val="StyleBoldUnderline"/>
        </w:rPr>
        <w:t xml:space="preserve">, </w:t>
      </w:r>
      <w:r w:rsidRPr="00D4360E">
        <w:rPr>
          <w:rStyle w:val="StyleBoldUnderline"/>
          <w:highlight w:val="cyan"/>
        </w:rPr>
        <w:t xml:space="preserve">and </w:t>
      </w:r>
      <w:r w:rsidRPr="00D4360E">
        <w:rPr>
          <w:rStyle w:val="StyleBoldUnderline"/>
        </w:rPr>
        <w:t xml:space="preserve">moreover, </w:t>
      </w:r>
      <w:r w:rsidRPr="00D4360E">
        <w:rPr>
          <w:rStyle w:val="StyleBoldUnderline"/>
          <w:highlight w:val="cyan"/>
        </w:rPr>
        <w:t>that China is committed to guiding the Western hemisphere’s only communist nation toward reconciliation with international conventions.</w:t>
      </w:r>
    </w:p>
    <w:p w:rsidR="0007786F" w:rsidRDefault="0007786F" w:rsidP="0007786F"/>
    <w:p w:rsidR="0007786F" w:rsidRPr="0007786F" w:rsidRDefault="0007786F" w:rsidP="0007786F"/>
    <w:p w:rsidR="00F31554" w:rsidRDefault="00F31554" w:rsidP="00F31554">
      <w:pPr>
        <w:pStyle w:val="Heading3"/>
      </w:pPr>
      <w:r>
        <w:lastRenderedPageBreak/>
        <w:t>Iran</w:t>
      </w:r>
    </w:p>
    <w:p w:rsidR="00F31554" w:rsidRDefault="00F31554" w:rsidP="00F31554">
      <w:pPr>
        <w:pStyle w:val="Heading4"/>
      </w:pPr>
      <w:r>
        <w:t>Iran will inevitably have nuclear capabilities—Cuba/Iran relations are irrelevant</w:t>
      </w:r>
    </w:p>
    <w:p w:rsidR="00F31554" w:rsidRPr="00B05BD7" w:rsidRDefault="00F31554" w:rsidP="00F31554">
      <w:pPr>
        <w:pStyle w:val="NoSpacing"/>
        <w:rPr>
          <w:rStyle w:val="StyleStyleBold12pt"/>
        </w:rPr>
      </w:pPr>
      <w:r w:rsidRPr="00B05BD7">
        <w:rPr>
          <w:rStyle w:val="StyleStyleBold12pt"/>
        </w:rPr>
        <w:t>Turnage ‘13</w:t>
      </w:r>
    </w:p>
    <w:p w:rsidR="00F31554" w:rsidRPr="00CC1278" w:rsidRDefault="00F31554" w:rsidP="00F31554">
      <w:pPr>
        <w:pStyle w:val="NoSpacing"/>
        <w:rPr>
          <w:sz w:val="20"/>
          <w:szCs w:val="20"/>
        </w:rPr>
      </w:pPr>
      <w:r w:rsidRPr="00CC1278">
        <w:rPr>
          <w:sz w:val="20"/>
          <w:szCs w:val="20"/>
        </w:rPr>
        <w:t>(James Turnage. managing editor at Guardian Express – internally quoting Reza Kahlili, former CIA spy in Iran – The Guardian Express – May 21</w:t>
      </w:r>
      <w:r w:rsidRPr="00CC1278">
        <w:rPr>
          <w:sz w:val="20"/>
          <w:szCs w:val="20"/>
          <w:vertAlign w:val="superscript"/>
        </w:rPr>
        <w:t>st</w:t>
      </w:r>
      <w:r w:rsidRPr="00CC1278">
        <w:rPr>
          <w:sz w:val="20"/>
          <w:szCs w:val="20"/>
        </w:rPr>
        <w:t xml:space="preserve"> – The parenthetical in the body of the evidence is from the original article – http://guardianlv.com/2013/05/iranian-nuclear-program-may-be-inevitable/)</w:t>
      </w:r>
    </w:p>
    <w:p w:rsidR="00F31554" w:rsidRPr="00CC1278" w:rsidRDefault="00F31554" w:rsidP="00F31554">
      <w:pPr>
        <w:pStyle w:val="NoSpacing"/>
        <w:rPr>
          <w:sz w:val="20"/>
          <w:szCs w:val="20"/>
        </w:rPr>
      </w:pPr>
    </w:p>
    <w:p w:rsidR="00F31554" w:rsidRDefault="00F31554" w:rsidP="00F31554">
      <w:pPr>
        <w:pStyle w:val="NoSpacing"/>
        <w:rPr>
          <w:sz w:val="20"/>
          <w:szCs w:val="20"/>
        </w:rPr>
      </w:pPr>
      <w:r w:rsidRPr="00CC1278">
        <w:rPr>
          <w:sz w:val="20"/>
          <w:szCs w:val="20"/>
        </w:rPr>
        <w:t>(</w:t>
      </w:r>
      <w:r w:rsidRPr="00CC1278">
        <w:rPr>
          <w:rStyle w:val="StyleBoldUnderline"/>
          <w:szCs w:val="20"/>
          <w:highlight w:val="yellow"/>
        </w:rPr>
        <w:t>According to a</w:t>
      </w:r>
      <w:r w:rsidRPr="00CC1278">
        <w:rPr>
          <w:sz w:val="20"/>
          <w:szCs w:val="20"/>
        </w:rPr>
        <w:t xml:space="preserve"> report by Reza Kahlili, </w:t>
      </w:r>
      <w:r w:rsidRPr="00CC1278">
        <w:rPr>
          <w:rStyle w:val="StyleBoldUnderline"/>
          <w:szCs w:val="20"/>
          <w:highlight w:val="yellow"/>
        </w:rPr>
        <w:t>former CIA spy in Iran</w:t>
      </w:r>
      <w:r w:rsidRPr="00CC1278">
        <w:rPr>
          <w:sz w:val="20"/>
          <w:szCs w:val="20"/>
        </w:rPr>
        <w:t>, published in WND.)¶</w:t>
      </w:r>
    </w:p>
    <w:p w:rsidR="00F31554" w:rsidRPr="00CC1278" w:rsidRDefault="00F31554" w:rsidP="00F31554">
      <w:pPr>
        <w:pStyle w:val="NoSpacing"/>
        <w:rPr>
          <w:rStyle w:val="StyleBoldUnderline"/>
          <w:szCs w:val="20"/>
        </w:rPr>
      </w:pPr>
      <w:r w:rsidRPr="00CC1278">
        <w:rPr>
          <w:sz w:val="20"/>
          <w:szCs w:val="20"/>
        </w:rPr>
        <w:t xml:space="preserve"> </w:t>
      </w:r>
      <w:r w:rsidRPr="00CC1278">
        <w:rPr>
          <w:rStyle w:val="StyleBoldUnderline"/>
          <w:szCs w:val="20"/>
          <w:highlight w:val="yellow"/>
        </w:rPr>
        <w:t>Is the United States</w:t>
      </w:r>
      <w:r w:rsidRPr="00CC1278">
        <w:rPr>
          <w:sz w:val="20"/>
          <w:szCs w:val="20"/>
        </w:rPr>
        <w:t xml:space="preserve"> government </w:t>
      </w:r>
      <w:r w:rsidRPr="00CC1278">
        <w:rPr>
          <w:rStyle w:val="StyleBoldUnderline"/>
          <w:szCs w:val="20"/>
          <w:highlight w:val="yellow"/>
        </w:rPr>
        <w:t>hiding the reality of Iran’s nuclear</w:t>
      </w:r>
      <w:r w:rsidRPr="00CC1278">
        <w:rPr>
          <w:sz w:val="20"/>
          <w:szCs w:val="20"/>
        </w:rPr>
        <w:t xml:space="preserve"> program</w:t>
      </w:r>
      <w:r w:rsidRPr="00CC1278">
        <w:rPr>
          <w:rStyle w:val="StyleBoldUnderline"/>
          <w:szCs w:val="20"/>
          <w:highlight w:val="yellow"/>
        </w:rPr>
        <w:t>?</w:t>
      </w:r>
      <w:r w:rsidRPr="00CC1278">
        <w:rPr>
          <w:sz w:val="20"/>
          <w:szCs w:val="20"/>
        </w:rPr>
        <w:t xml:space="preserve"> </w:t>
      </w:r>
      <w:r w:rsidRPr="00CC1278">
        <w:rPr>
          <w:rStyle w:val="StyleBoldUnderline"/>
          <w:szCs w:val="20"/>
          <w:highlight w:val="yellow"/>
        </w:rPr>
        <w:t>Is it inevitable that they will have the ability to</w:t>
      </w:r>
      <w:r w:rsidRPr="00CC1278">
        <w:rPr>
          <w:sz w:val="20"/>
          <w:szCs w:val="20"/>
        </w:rPr>
        <w:t xml:space="preserve"> build and </w:t>
      </w:r>
      <w:r w:rsidRPr="00CC1278">
        <w:rPr>
          <w:rStyle w:val="StyleBoldUnderline"/>
          <w:szCs w:val="20"/>
          <w:highlight w:val="yellow"/>
        </w:rPr>
        <w:t>launch these weapons</w:t>
      </w:r>
      <w:r w:rsidRPr="00CC1278">
        <w:rPr>
          <w:sz w:val="20"/>
          <w:szCs w:val="20"/>
        </w:rPr>
        <w:t xml:space="preserve"> of mass destruction </w:t>
      </w:r>
      <w:r w:rsidRPr="00CC1278">
        <w:rPr>
          <w:rStyle w:val="StyleBoldUnderline"/>
          <w:szCs w:val="20"/>
          <w:highlight w:val="yellow"/>
        </w:rPr>
        <w:t>in the very near future?</w:t>
      </w:r>
      <w:r w:rsidRPr="00CC1278">
        <w:rPr>
          <w:sz w:val="20"/>
          <w:szCs w:val="20"/>
        </w:rPr>
        <w:t xml:space="preserve">¶ </w:t>
      </w:r>
      <w:r w:rsidRPr="00CC1278">
        <w:rPr>
          <w:rStyle w:val="Emphasis"/>
          <w:szCs w:val="20"/>
          <w:highlight w:val="yellow"/>
        </w:rPr>
        <w:t>The answer</w:t>
      </w:r>
      <w:r w:rsidRPr="00CC1278">
        <w:rPr>
          <w:sz w:val="20"/>
          <w:szCs w:val="20"/>
        </w:rPr>
        <w:t xml:space="preserve">, according to one of America’s foremost experts on nuclear weapons </w:t>
      </w:r>
      <w:r w:rsidRPr="00CC1278">
        <w:rPr>
          <w:rStyle w:val="Emphasis"/>
          <w:szCs w:val="20"/>
          <w:highlight w:val="yellow"/>
        </w:rPr>
        <w:t>is yes.</w:t>
      </w:r>
      <w:r w:rsidRPr="00CC1278">
        <w:rPr>
          <w:sz w:val="20"/>
          <w:szCs w:val="20"/>
        </w:rPr>
        <w:t xml:space="preserve"> </w:t>
      </w:r>
      <w:r w:rsidRPr="00CC1278">
        <w:rPr>
          <w:rStyle w:val="StyleBoldUnderline"/>
          <w:szCs w:val="20"/>
          <w:highlight w:val="yellow"/>
        </w:rPr>
        <w:t>He based his opinion after examining aerial views of Iran’s nuclear facility</w:t>
      </w:r>
      <w:r w:rsidRPr="00CC1278">
        <w:rPr>
          <w:sz w:val="20"/>
          <w:szCs w:val="20"/>
        </w:rPr>
        <w:t xml:space="preserve"> </w:t>
      </w:r>
      <w:r w:rsidRPr="00CC1278">
        <w:rPr>
          <w:rStyle w:val="StyleBoldUnderline"/>
          <w:szCs w:val="20"/>
        </w:rPr>
        <w:t>called “Quds”.</w:t>
      </w:r>
      <w:r w:rsidRPr="00CC1278">
        <w:rPr>
          <w:sz w:val="20"/>
          <w:szCs w:val="20"/>
        </w:rPr>
        <w:t xml:space="preserve">¶ In an exclusive March 20 report with updates on March 24, March 25 and April 10, WND revealed the vast “Quds” site. </w:t>
      </w:r>
      <w:r w:rsidRPr="00CC1278">
        <w:rPr>
          <w:rStyle w:val="StyleBoldUnderline"/>
          <w:szCs w:val="20"/>
          <w:highlight w:val="yellow"/>
        </w:rPr>
        <w:t>Iranian scientists are trying to perfect</w:t>
      </w:r>
      <w:r w:rsidRPr="00CC1278">
        <w:rPr>
          <w:sz w:val="20"/>
          <w:szCs w:val="20"/>
        </w:rPr>
        <w:t xml:space="preserve"> nuclear </w:t>
      </w:r>
      <w:r w:rsidRPr="00CC1278">
        <w:rPr>
          <w:rStyle w:val="StyleBoldUnderline"/>
          <w:szCs w:val="20"/>
          <w:highlight w:val="yellow"/>
        </w:rPr>
        <w:t>warheads at this underground facility previously unknown to the West.</w:t>
      </w:r>
      <w:r w:rsidRPr="00CC1278">
        <w:rPr>
          <w:rStyle w:val="StyleBoldUnderline"/>
          <w:szCs w:val="20"/>
        </w:rPr>
        <w:t>¶</w:t>
      </w:r>
      <w:r w:rsidRPr="00CC1278">
        <w:rPr>
          <w:sz w:val="20"/>
          <w:szCs w:val="20"/>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 The most frightening part of his story is that </w:t>
      </w:r>
      <w:r w:rsidRPr="00CC1278">
        <w:rPr>
          <w:rStyle w:val="StyleBoldUnderline"/>
          <w:szCs w:val="20"/>
          <w:highlight w:val="yellow"/>
        </w:rPr>
        <w:t>Iran has already succeeded in increasing uranium stockpiles into “weapons grade”.</w:t>
      </w:r>
      <w:r w:rsidRPr="00CC1278">
        <w:rPr>
          <w:rStyle w:val="StyleBoldUnderline"/>
          <w:szCs w:val="20"/>
        </w:rPr>
        <w:t>¶</w:t>
      </w:r>
      <w:r w:rsidRPr="00CC1278">
        <w:rPr>
          <w:sz w:val="20"/>
          <w:szCs w:val="20"/>
        </w:rPr>
        <w:t xml:space="preserve"> Their source said that </w:t>
      </w:r>
      <w:r w:rsidRPr="00CC1278">
        <w:rPr>
          <w:rStyle w:val="StyleBoldUnderline"/>
          <w:szCs w:val="20"/>
          <w:highlight w:val="yellow"/>
        </w:rPr>
        <w:t>this</w:t>
      </w:r>
      <w:r w:rsidRPr="00CC1278">
        <w:rPr>
          <w:sz w:val="20"/>
          <w:szCs w:val="20"/>
        </w:rPr>
        <w:t xml:space="preserve"> weapons grade metal </w:t>
      </w:r>
      <w:r w:rsidRPr="00CC1278">
        <w:rPr>
          <w:rStyle w:val="StyleBoldUnderline"/>
          <w:szCs w:val="20"/>
          <w:highlight w:val="yellow"/>
        </w:rPr>
        <w:t>places them in the final stages of completing more sophisticated weapons than</w:t>
      </w:r>
      <w:r w:rsidRPr="00CC1278">
        <w:rPr>
          <w:sz w:val="20"/>
          <w:szCs w:val="20"/>
        </w:rPr>
        <w:t xml:space="preserve"> United States DOD </w:t>
      </w:r>
      <w:r w:rsidRPr="00CC1278">
        <w:rPr>
          <w:rStyle w:val="StyleBoldUnderline"/>
          <w:szCs w:val="20"/>
          <w:highlight w:val="yellow"/>
        </w:rPr>
        <w:t>experts previously believed.</w:t>
      </w:r>
      <w:r w:rsidRPr="00CC1278">
        <w:rPr>
          <w:rStyle w:val="StyleBoldUnderline"/>
          <w:szCs w:val="20"/>
        </w:rPr>
        <w:t>¶</w:t>
      </w:r>
      <w:r w:rsidRPr="00CC1278">
        <w:rPr>
          <w:sz w:val="20"/>
          <w:szCs w:val="20"/>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 “I understand exactly what Iran has at the site … (including) a very important part of the structures … the apparent hardened underground stub tunnels for secure storage of mobile systems which can be quickly moved to launching sites.”¶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 “Reza Kahlili (who revealed the Quds site) has provided the West with one of the most critical pieces of evidence of the Iranian government’s drive to break out its nuclear development into a fully operational capability,” said Maj. Gen. Thomas G. McInerney (Ret.). “</w:t>
      </w:r>
      <w:r w:rsidRPr="00CC1278">
        <w:rPr>
          <w:rStyle w:val="StyleBoldUnderline"/>
          <w:szCs w:val="20"/>
          <w:highlight w:val="yellow"/>
        </w:rPr>
        <w:t>All the red lines have been crossed. Beware</w:t>
      </w:r>
      <w:r w:rsidRPr="00CC1278">
        <w:rPr>
          <w:rStyle w:val="StyleBoldUnderline"/>
          <w:szCs w:val="20"/>
        </w:rPr>
        <w:t xml:space="preserve"> </w:t>
      </w:r>
      <w:r w:rsidRPr="00CC1278">
        <w:rPr>
          <w:sz w:val="20"/>
          <w:szCs w:val="20"/>
        </w:rPr>
        <w:t xml:space="preserve">America, Israel and the West, </w:t>
      </w:r>
      <w:r w:rsidRPr="00CC1278">
        <w:rPr>
          <w:rStyle w:val="StyleBoldUnderline"/>
          <w:szCs w:val="20"/>
          <w:highlight w:val="yellow"/>
        </w:rPr>
        <w:t>a nuclear Iran is here!”</w:t>
      </w:r>
    </w:p>
    <w:p w:rsidR="00F31554" w:rsidRPr="00CC1278" w:rsidRDefault="00F31554" w:rsidP="00F31554">
      <w:pPr>
        <w:pStyle w:val="NoSpacing"/>
        <w:rPr>
          <w:sz w:val="20"/>
          <w:szCs w:val="20"/>
          <w:u w:val="single"/>
        </w:rPr>
      </w:pPr>
    </w:p>
    <w:p w:rsidR="002852A1" w:rsidRDefault="002852A1" w:rsidP="002852A1"/>
    <w:p w:rsidR="00856837" w:rsidRPr="009D0778" w:rsidRDefault="00856837" w:rsidP="00856837">
      <w:pPr>
        <w:pStyle w:val="Heading1"/>
      </w:pPr>
      <w:r>
        <w:lastRenderedPageBreak/>
        <w:t>Democracy</w:t>
      </w:r>
    </w:p>
    <w:p w:rsidR="00856837" w:rsidRPr="00A5782F" w:rsidRDefault="00856837" w:rsidP="00856837">
      <w:pPr>
        <w:pStyle w:val="Heading4"/>
      </w:pPr>
      <w:r w:rsidRPr="00A5782F">
        <w:t>Cuba’s leaders resist democracy</w:t>
      </w:r>
    </w:p>
    <w:p w:rsidR="00856837" w:rsidRDefault="00856837" w:rsidP="00856837">
      <w:r w:rsidRPr="007138F8">
        <w:rPr>
          <w:rStyle w:val="StyleStyleBold12pt"/>
        </w:rPr>
        <w:t>CNN, 10</w:t>
      </w:r>
      <w:r>
        <w:t xml:space="preserve"> </w:t>
      </w:r>
    </w:p>
    <w:p w:rsidR="00856837" w:rsidRPr="007138F8" w:rsidRDefault="00856837" w:rsidP="00856837">
      <w:r>
        <w:t xml:space="preserve">(“Hillary Clinton scorns 'entrenched' Cuba”, CNN, 4/10/10, </w:t>
      </w:r>
      <w:hyperlink r:id="rId22" w:history="1">
        <w:r w:rsidRPr="00631909">
          <w:rPr>
            <w:rStyle w:val="Hyperlink"/>
          </w:rPr>
          <w:t>http://news.bbc.co.uk/2/hi/8612765.stm</w:t>
        </w:r>
      </w:hyperlink>
      <w:r>
        <w:t>, JJ)</w:t>
      </w:r>
    </w:p>
    <w:p w:rsidR="00856837" w:rsidRDefault="00856837" w:rsidP="00856837"/>
    <w:p w:rsidR="00856837" w:rsidRPr="007138F8" w:rsidRDefault="00856837" w:rsidP="00856837">
      <w:pPr>
        <w:rPr>
          <w:rStyle w:val="StyleBoldUnderline"/>
        </w:rPr>
      </w:pPr>
      <w:r>
        <w:t xml:space="preserve">There should be an opportunity for a transition to a full democracy in Cuba... but it may not happen any time soon </w:t>
      </w:r>
      <w:r w:rsidRPr="007138F8">
        <w:rPr>
          <w:sz w:val="12"/>
        </w:rPr>
        <w:t xml:space="preserve">¶ </w:t>
      </w:r>
      <w:r>
        <w:t xml:space="preserve">"It is my personal belief that </w:t>
      </w:r>
      <w:r w:rsidRPr="008935DC">
        <w:rPr>
          <w:rStyle w:val="StyleBoldUnderline"/>
          <w:highlight w:val="yellow"/>
        </w:rPr>
        <w:t>the Castros do not want to see an end to the embargo and do not want to see normalisation with the United States, because they would lose all of their excuses for what hasn't happened in Cuba in the last 50 years</w:t>
      </w:r>
      <w:r>
        <w:t xml:space="preserve">," she said in a speech at Kentucky's University of Louisville. </w:t>
      </w:r>
      <w:r w:rsidRPr="007138F8">
        <w:rPr>
          <w:sz w:val="12"/>
        </w:rPr>
        <w:t xml:space="preserve">¶ </w:t>
      </w:r>
      <w:r>
        <w:t xml:space="preserve">"I find that very sad, because there should be an opportunity for a </w:t>
      </w:r>
      <w:r w:rsidRPr="008935DC">
        <w:rPr>
          <w:rStyle w:val="StyleBoldUnderline"/>
          <w:highlight w:val="yellow"/>
        </w:rPr>
        <w:t>transition to a full democracy in Cuba</w:t>
      </w:r>
      <w:r w:rsidRPr="007138F8">
        <w:rPr>
          <w:rStyle w:val="StyleBoldUnderline"/>
        </w:rPr>
        <w:t xml:space="preserve"> </w:t>
      </w:r>
      <w:r>
        <w:t xml:space="preserve">and it's going to happen at some point, but it </w:t>
      </w:r>
      <w:r w:rsidRPr="008935DC">
        <w:rPr>
          <w:rStyle w:val="StyleBoldUnderline"/>
          <w:highlight w:val="yellow"/>
        </w:rPr>
        <w:t>may not happen any time soon."</w:t>
      </w:r>
      <w:r w:rsidRPr="007138F8">
        <w:rPr>
          <w:rStyle w:val="StyleBoldUnderline"/>
        </w:rPr>
        <w:t xml:space="preserve"> </w:t>
      </w:r>
    </w:p>
    <w:p w:rsidR="00856837" w:rsidRDefault="00856837" w:rsidP="00856837"/>
    <w:p w:rsidR="00856837" w:rsidRDefault="00856837" w:rsidP="00856837"/>
    <w:p w:rsidR="00856837" w:rsidRDefault="00856837" w:rsidP="00856837">
      <w:pPr>
        <w:pStyle w:val="Heading4"/>
        <w:rPr>
          <w:sz w:val="16"/>
        </w:rPr>
      </w:pPr>
      <w:r>
        <w:t>Cuba isn’t going to change its socialist ways</w:t>
      </w:r>
      <w:r w:rsidRPr="00EB379C">
        <w:rPr>
          <w:sz w:val="16"/>
        </w:rPr>
        <w:t xml:space="preserve"> </w:t>
      </w:r>
    </w:p>
    <w:p w:rsidR="00856837" w:rsidRDefault="00856837" w:rsidP="00856837">
      <w:r w:rsidRPr="00EB379C">
        <w:rPr>
          <w:b/>
        </w:rPr>
        <w:t xml:space="preserve">Reuters, </w:t>
      </w:r>
      <w:r>
        <w:rPr>
          <w:b/>
        </w:rPr>
        <w:t>09</w:t>
      </w:r>
      <w:r>
        <w:t>,</w:t>
      </w:r>
      <w:r w:rsidRPr="00EB379C">
        <w:t>.</w:t>
      </w:r>
      <w:r>
        <w:t xml:space="preserve"> 8/1/09</w:t>
      </w:r>
    </w:p>
    <w:p w:rsidR="00856837" w:rsidRDefault="00856837" w:rsidP="00856837">
      <w:r>
        <w:t>“</w:t>
      </w:r>
      <w:r w:rsidRPr="00EB379C">
        <w:t>Castro to U.S.: communist Cuba will not change</w:t>
      </w:r>
      <w:r>
        <w:t>”, Reuters, AP</w:t>
      </w:r>
    </w:p>
    <w:p w:rsidR="00856837" w:rsidRPr="00EB379C" w:rsidRDefault="00856837" w:rsidP="00856837">
      <w:r w:rsidRPr="00EB379C">
        <w:t>http://www.reuters.com/article/2009/08/02/us-cuba-castro-usa-idUSTRE57102420090802</w:t>
      </w:r>
    </w:p>
    <w:p w:rsidR="00856837" w:rsidRPr="00007D94" w:rsidRDefault="00856837" w:rsidP="00856837">
      <w:pPr>
        <w:rPr>
          <w:szCs w:val="20"/>
        </w:rPr>
      </w:pPr>
      <w:r w:rsidRPr="00007D94">
        <w:rPr>
          <w:szCs w:val="20"/>
        </w:rPr>
        <w:t xml:space="preserve">In a speech to the Cuban National Assembly, Castro acknowledged the United States under President Barack Obama was less "aggressive" toward Cuba, but he expressed irritation with Secretary of State Hillary Clinton for saying repeatedly that Washington expected Havana to make changes in exchange for better relations.¶ ¶ </w:t>
      </w:r>
      <w:r w:rsidRPr="00007D94">
        <w:rPr>
          <w:szCs w:val="20"/>
          <w:highlight w:val="yellow"/>
        </w:rPr>
        <w:t>"</w:t>
      </w:r>
      <w:r w:rsidRPr="00007D94">
        <w:rPr>
          <w:rStyle w:val="StyleBoldUnderline"/>
          <w:szCs w:val="20"/>
          <w:highlight w:val="yellow"/>
        </w:rPr>
        <w:t>I have to say, with all due respect to Mrs. Clinton ... they didn't elect me president to restore capitalism in Cuba, nor to hand over the revolution," said Castro,</w:t>
      </w:r>
      <w:r w:rsidRPr="00007D94">
        <w:rPr>
          <w:rStyle w:val="StyleBoldUnderline"/>
          <w:szCs w:val="20"/>
        </w:rPr>
        <w:t xml:space="preserve"> </w:t>
      </w:r>
      <w:r w:rsidRPr="00007D94">
        <w:rPr>
          <w:szCs w:val="20"/>
        </w:rPr>
        <w:t xml:space="preserve">who succeeded his brother Fidel Castro as president last year.¶ ¶ </w:t>
      </w:r>
      <w:r w:rsidRPr="00007D94">
        <w:rPr>
          <w:rStyle w:val="StyleBoldUnderline"/>
          <w:szCs w:val="20"/>
          <w:highlight w:val="yellow"/>
        </w:rPr>
        <w:t>"I was elected to defend, maintain and continue perfecting socialism, not destroy it," he added,</w:t>
      </w:r>
      <w:r w:rsidRPr="00007D94">
        <w:rPr>
          <w:szCs w:val="20"/>
        </w:rPr>
        <w:t xml:space="preserve"> prompting a long standing ovation from assembly members, most of whom are members of the Communist Party.¶ ¶ </w:t>
      </w:r>
      <w:r w:rsidRPr="00007D94">
        <w:rPr>
          <w:rStyle w:val="StyleBoldUnderline"/>
          <w:szCs w:val="20"/>
        </w:rPr>
        <w:t>"</w:t>
      </w:r>
      <w:r w:rsidRPr="00007D94">
        <w:rPr>
          <w:rStyle w:val="StyleBoldUnderline"/>
          <w:szCs w:val="20"/>
          <w:highlight w:val="yellow"/>
        </w:rPr>
        <w:t>We are ready to talk about everything, but ... not to negotiate our political and social system," he said</w:t>
      </w:r>
      <w:r w:rsidRPr="00007D94">
        <w:rPr>
          <w:szCs w:val="20"/>
          <w:highlight w:val="yellow"/>
          <w:u w:val="single"/>
        </w:rPr>
        <w:t>.</w:t>
      </w:r>
      <w:r w:rsidRPr="00007D94">
        <w:rPr>
          <w:szCs w:val="20"/>
          <w:highlight w:val="yellow"/>
        </w:rPr>
        <w:t>¶</w:t>
      </w:r>
      <w:r w:rsidRPr="00007D94">
        <w:rPr>
          <w:szCs w:val="20"/>
          <w:u w:val="single"/>
        </w:rPr>
        <w:t xml:space="preserve"> </w:t>
      </w:r>
      <w:r w:rsidRPr="00007D94">
        <w:rPr>
          <w:szCs w:val="20"/>
        </w:rPr>
        <w:t xml:space="preserve">¶ Obama has said he wants to "recast" relations with Cuba and eased the 47-year-old U.S. embargo by allowing Cuban-Americans to travel and send money freely to the island 90 miles from Key West, Florida.¶ ¶ His administration has reopened immigration talks with the Cuban government that were suspended by his predecessor, George W. Bush, and recently turned off a news ticker on the U.S. Interests Section in Havana that Cuba viewed as an affront.¶ </w:t>
      </w:r>
      <w:r w:rsidRPr="00007D94">
        <w:rPr>
          <w:rStyle w:val="StyleBoldUnderline"/>
          <w:szCs w:val="20"/>
        </w:rPr>
        <w:t xml:space="preserve">¶ </w:t>
      </w:r>
      <w:r w:rsidRPr="00007D94">
        <w:rPr>
          <w:rStyle w:val="StyleBoldUnderline"/>
          <w:szCs w:val="20"/>
          <w:highlight w:val="yellow"/>
        </w:rPr>
        <w:t>But Obama and Clinton have said further improvements depend on Cuba making progress on human rights and political prisoners.¶</w:t>
      </w:r>
      <w:r w:rsidRPr="00007D94">
        <w:rPr>
          <w:szCs w:val="20"/>
          <w:u w:val="single"/>
        </w:rPr>
        <w:t xml:space="preserve"> </w:t>
      </w:r>
    </w:p>
    <w:p w:rsidR="00856837" w:rsidRPr="004C0242" w:rsidRDefault="00856837" w:rsidP="00856837">
      <w:pPr>
        <w:spacing w:line="270" w:lineRule="atLeast"/>
        <w:rPr>
          <w:rStyle w:val="StyleBoldUnderline"/>
          <w:rFonts w:ascii="Arial" w:eastAsia="Times New Roman" w:hAnsi="Arial" w:cs="Arial"/>
          <w:bCs w:val="0"/>
          <w:color w:val="333333"/>
          <w:szCs w:val="20"/>
          <w:u w:val="none"/>
          <w:shd w:val="clear" w:color="auto" w:fill="FFFFFF"/>
        </w:rPr>
      </w:pPr>
    </w:p>
    <w:p w:rsidR="00856837" w:rsidRDefault="00856837" w:rsidP="00856837"/>
    <w:p w:rsidR="00856837" w:rsidRPr="00CF1CD7" w:rsidRDefault="00856837" w:rsidP="00856837"/>
    <w:p w:rsidR="00856837" w:rsidRDefault="00856837" w:rsidP="00856837"/>
    <w:p w:rsidR="00856837" w:rsidRDefault="00856837" w:rsidP="00856837"/>
    <w:p w:rsidR="00856837" w:rsidRPr="00764C96" w:rsidRDefault="00856837" w:rsidP="00856837">
      <w:pPr>
        <w:pStyle w:val="Heading1"/>
      </w:pPr>
      <w:r w:rsidRPr="00764C96">
        <w:lastRenderedPageBreak/>
        <w:t>Soft Power</w:t>
      </w:r>
    </w:p>
    <w:p w:rsidR="00856837" w:rsidRDefault="00856837" w:rsidP="00856837">
      <w:pPr>
        <w:pStyle w:val="NoSpacing"/>
      </w:pPr>
    </w:p>
    <w:p w:rsidR="00856837" w:rsidRDefault="00856837" w:rsidP="00856837">
      <w:pPr>
        <w:pStyle w:val="Heading4"/>
      </w:pPr>
      <w:r>
        <w:t>US is a hegemon:  Other countries don’t believe in the U.S.’s rhetoric about soft power.</w:t>
      </w:r>
    </w:p>
    <w:p w:rsidR="00856837" w:rsidRDefault="00856837" w:rsidP="00856837">
      <w:pPr>
        <w:pStyle w:val="NoSpacing"/>
      </w:pPr>
      <w:r w:rsidRPr="00764C96">
        <w:rPr>
          <w:rStyle w:val="StyleStyleBold12pt"/>
        </w:rPr>
        <w:t>Layne 02</w:t>
      </w:r>
      <w:r>
        <w:t xml:space="preserve"> </w:t>
      </w:r>
      <w:r w:rsidRPr="00764C96">
        <w:rPr>
          <w:sz w:val="16"/>
          <w:szCs w:val="16"/>
        </w:rPr>
        <w:t>(Layne, Christopher. Visiting fellow in foreign policy studies at the Cato Institute in Washington. "The Power Paradox." Los Angeles Times. Los Angeles Times, 06 Oct. 2002. Web. 18 July 2013. &lt;http://articles.latimes.com/2002/oct/06/opinion/op-layne6&gt;.)//AR</w:t>
      </w:r>
    </w:p>
    <w:p w:rsidR="00856837" w:rsidRDefault="00856837" w:rsidP="00856837">
      <w:pPr>
        <w:pStyle w:val="NoSpacing"/>
      </w:pPr>
    </w:p>
    <w:p w:rsidR="00856837" w:rsidRDefault="00856837" w:rsidP="00856837">
      <w:pPr>
        <w:pStyle w:val="NoSpacing"/>
      </w:pPr>
      <w:r w:rsidRPr="00CD6056">
        <w:rPr>
          <w:u w:val="single"/>
        </w:rPr>
        <w:t>U.S.</w:t>
      </w:r>
      <w:r>
        <w:t xml:space="preserve"> </w:t>
      </w:r>
      <w:r w:rsidRPr="00764C96">
        <w:rPr>
          <w:rStyle w:val="StyleBoldUnderline"/>
        </w:rPr>
        <w:t xml:space="preserve">strategists believe that </w:t>
      </w:r>
      <w:r>
        <w:t xml:space="preserve">"it can't happen to us," </w:t>
      </w:r>
      <w:r w:rsidRPr="00CD6056">
        <w:rPr>
          <w:u w:val="single"/>
        </w:rPr>
        <w:t>because</w:t>
      </w:r>
      <w:r>
        <w:t xml:space="preserve"> </w:t>
      </w:r>
      <w:r w:rsidRPr="00764C96">
        <w:rPr>
          <w:rStyle w:val="StyleBoldUnderline"/>
        </w:rPr>
        <w:t>the United States is</w:t>
      </w:r>
      <w:r>
        <w:t xml:space="preserve"> a different kind of hegemon, </w:t>
      </w:r>
      <w:r w:rsidRPr="00764C96">
        <w:rPr>
          <w:rStyle w:val="StyleBoldUnderline"/>
        </w:rPr>
        <w:t xml:space="preserve">a benign hegemon that others will follow willingly </w:t>
      </w:r>
      <w:r w:rsidRPr="00CD6056">
        <w:rPr>
          <w:rStyle w:val="StyleBoldUnderline"/>
          <w:u w:val="none"/>
        </w:rPr>
        <w:t>due to the attractiveness of its</w:t>
      </w:r>
      <w:r w:rsidRPr="00CD6056">
        <w:t xml:space="preserve"> political </w:t>
      </w:r>
      <w:r w:rsidRPr="00CD6056">
        <w:rPr>
          <w:rStyle w:val="StyleBoldUnderline"/>
          <w:u w:val="none"/>
        </w:rPr>
        <w:t>values</w:t>
      </w:r>
      <w:r>
        <w:t xml:space="preserve"> and culture. While flattering, </w:t>
      </w:r>
      <w:r w:rsidRPr="00764C96">
        <w:rPr>
          <w:rStyle w:val="StyleBoldUnderline"/>
        </w:rPr>
        <w:t>this</w:t>
      </w:r>
      <w:r>
        <w:t xml:space="preserve"> self-serving argument </w:t>
      </w:r>
      <w:r w:rsidRPr="00764C96">
        <w:rPr>
          <w:rStyle w:val="StyleBoldUnderline"/>
        </w:rPr>
        <w:t>misses the</w:t>
      </w:r>
      <w:r w:rsidRPr="00CD6056">
        <w:rPr>
          <w:u w:val="single"/>
        </w:rPr>
        <w:t xml:space="preserve"> basic</w:t>
      </w:r>
      <w:r>
        <w:t xml:space="preserve"> </w:t>
      </w:r>
      <w:r w:rsidRPr="00764C96">
        <w:rPr>
          <w:rStyle w:val="StyleBoldUnderline"/>
        </w:rPr>
        <w:t>point: Hegemons are threatening because they have too much power.</w:t>
      </w:r>
      <w:r>
        <w:t xml:space="preserve"> And </w:t>
      </w:r>
      <w:r w:rsidRPr="00764C96">
        <w:rPr>
          <w:rStyle w:val="StyleBoldUnderline"/>
        </w:rPr>
        <w:t>it is America's power</w:t>
      </w:r>
      <w:r>
        <w:t>--</w:t>
      </w:r>
      <w:r w:rsidRPr="00764C96">
        <w:rPr>
          <w:u w:val="single"/>
        </w:rPr>
        <w:t>not</w:t>
      </w:r>
      <w:r>
        <w:t xml:space="preserve"> </w:t>
      </w:r>
      <w:r w:rsidRPr="00CD6056">
        <w:rPr>
          <w:u w:val="single"/>
        </w:rPr>
        <w:t>the self-proclaimed benevolence of</w:t>
      </w:r>
      <w:r>
        <w:t xml:space="preserve"> </w:t>
      </w:r>
      <w:r w:rsidRPr="00764C96">
        <w:rPr>
          <w:u w:val="single"/>
        </w:rPr>
        <w:t>its intentions</w:t>
      </w:r>
      <w:r>
        <w:t>--</w:t>
      </w:r>
      <w:r w:rsidRPr="00764C96">
        <w:rPr>
          <w:u w:val="single"/>
        </w:rPr>
        <w:t>that will shape others' response</w:t>
      </w:r>
      <w:r>
        <w:t xml:space="preserve"> to it. </w:t>
      </w:r>
      <w:r w:rsidRPr="00CD6056">
        <w:t>A state's power is a hard, measurable reality, but its intentions, which can be peaceful one day but malevolent the next, are ephemeral.</w:t>
      </w:r>
      <w:r>
        <w:t xml:space="preserve"> </w:t>
      </w:r>
      <w:r w:rsidRPr="00CD6056">
        <w:rPr>
          <w:u w:val="single"/>
        </w:rPr>
        <w:t>Hegemony's</w:t>
      </w:r>
      <w:r>
        <w:t xml:space="preserve"> </w:t>
      </w:r>
      <w:r w:rsidRPr="00764C96">
        <w:rPr>
          <w:u w:val="single"/>
        </w:rPr>
        <w:t>proponents claim that the United States can inoculate itself</w:t>
      </w:r>
      <w:r>
        <w:t xml:space="preserve"> </w:t>
      </w:r>
      <w:r w:rsidRPr="00CD6056">
        <w:rPr>
          <w:u w:val="single"/>
        </w:rPr>
        <w:t>against a backlash</w:t>
      </w:r>
      <w:r>
        <w:t xml:space="preserve"> </w:t>
      </w:r>
      <w:r w:rsidRPr="00764C96">
        <w:rPr>
          <w:u w:val="single"/>
        </w:rPr>
        <w:t>by acting multilaterally. But other states are not going to be deceived by</w:t>
      </w:r>
      <w:r w:rsidRPr="00CD6056">
        <w:rPr>
          <w:u w:val="single"/>
        </w:rPr>
        <w:t xml:space="preserve"> Washington's</w:t>
      </w:r>
      <w:r>
        <w:t xml:space="preserve"> </w:t>
      </w:r>
      <w:r w:rsidRPr="00764C96">
        <w:rPr>
          <w:u w:val="single"/>
        </w:rPr>
        <w:t>use of international institutions as a fig leaf to cloak</w:t>
      </w:r>
      <w:r w:rsidRPr="00CD6056">
        <w:rPr>
          <w:u w:val="single"/>
        </w:rPr>
        <w:t xml:space="preserve"> its</w:t>
      </w:r>
      <w:r>
        <w:t xml:space="preserve"> </w:t>
      </w:r>
      <w:r w:rsidRPr="00764C96">
        <w:rPr>
          <w:u w:val="single"/>
        </w:rPr>
        <w:t>ambitions of dominance.</w:t>
      </w:r>
      <w:r>
        <w:t xml:space="preserve"> And in any event, there are good reasons why the U.S. should not reflexively embrace multilateralism. When it comes to deciding when and how to defend American interests, Washington should want a free hand, not to have its hands tied by others.</w:t>
      </w:r>
    </w:p>
    <w:p w:rsidR="00856837" w:rsidRDefault="00856837" w:rsidP="00856837">
      <w:pPr>
        <w:pStyle w:val="NoSpacing"/>
      </w:pPr>
    </w:p>
    <w:p w:rsidR="00856837" w:rsidRDefault="00856837" w:rsidP="00856837">
      <w:pPr>
        <w:pStyle w:val="NoSpacing"/>
      </w:pPr>
    </w:p>
    <w:p w:rsidR="00856837" w:rsidRDefault="00856837" w:rsidP="00856837">
      <w:pPr>
        <w:pStyle w:val="Heading4"/>
      </w:pPr>
      <w:r>
        <w:t>The U.S. is still a colossal power on the world stage</w:t>
      </w:r>
    </w:p>
    <w:p w:rsidR="00856837" w:rsidRDefault="00856837" w:rsidP="00856837">
      <w:pPr>
        <w:pStyle w:val="NoSpacing"/>
      </w:pPr>
      <w:r w:rsidRPr="007B3C1C">
        <w:rPr>
          <w:rStyle w:val="StyleStyleBold12pt"/>
        </w:rPr>
        <w:t>Kagan 06</w:t>
      </w:r>
      <w:r>
        <w:t xml:space="preserve"> </w:t>
      </w:r>
      <w:r w:rsidRPr="007B3C1C">
        <w:rPr>
          <w:sz w:val="16"/>
          <w:szCs w:val="16"/>
        </w:rPr>
        <w:t>(Kagan, Robert. Foreign policy commentator at Brookings Institution "Still the Colossus." Washington Post. The Washington Post, 15 Jan. 2006. Web. 18 July 2013. &lt;http://www.washingtonpost.com/wp-dyn/content/article/2006/01/13/AR2006011301696.html&gt;.)//AR</w:t>
      </w:r>
    </w:p>
    <w:p w:rsidR="00856837" w:rsidRDefault="00856837" w:rsidP="00856837">
      <w:pPr>
        <w:pStyle w:val="NoSpacing"/>
      </w:pPr>
    </w:p>
    <w:p w:rsidR="00856837" w:rsidRDefault="00856837" w:rsidP="00856837">
      <w:pPr>
        <w:pStyle w:val="NoSpacing"/>
      </w:pPr>
      <w:r>
        <w:t xml:space="preserve">This does not mean the United States has not suffered a relative decline in that intangible but important commodity: legitimacy. </w:t>
      </w:r>
      <w:r w:rsidRPr="007B3C1C">
        <w:rPr>
          <w:rStyle w:val="StyleBoldUnderline"/>
        </w:rPr>
        <w:t>A combination of shifting geopolitical realities, difficult circumstances and some inept policy has certainly damaged America's standing in the world. Yet, despite everything, the American position in the world has not deteriorated as much as people think. America still "stands alone as the world's indispensable nation</w:t>
      </w:r>
      <w:r>
        <w:t xml:space="preserve">," as Clinton so humbly put it in 1997. </w:t>
      </w:r>
      <w:r w:rsidRPr="007B3C1C">
        <w:rPr>
          <w:rStyle w:val="StyleBoldUnderline"/>
        </w:rPr>
        <w:t>It can resume an effective leadership role in the world in fairly short order, even during the present administration</w:t>
      </w:r>
      <w:r>
        <w:t xml:space="preserve"> and certainly after the 2008 election, regardless of which party wins. That is a good thing, because given the growing dangers in the world, the intelligent and effective exercise of America's benevolent global hegemony is as important as ever.</w:t>
      </w:r>
    </w:p>
    <w:p w:rsidR="00856837" w:rsidRDefault="00856837" w:rsidP="00856837">
      <w:pPr>
        <w:pStyle w:val="NoSpacing"/>
      </w:pPr>
    </w:p>
    <w:p w:rsidR="00856837" w:rsidRDefault="00856837" w:rsidP="00856837">
      <w:pPr>
        <w:pStyle w:val="NoSpacing"/>
      </w:pPr>
    </w:p>
    <w:p w:rsidR="00856837" w:rsidRPr="002D2C2A" w:rsidRDefault="00856837" w:rsidP="00856837">
      <w:pPr>
        <w:pStyle w:val="Heading4"/>
      </w:pPr>
      <w:r w:rsidRPr="002D2C2A">
        <w:t>Hard power key to democracy, not soft power</w:t>
      </w:r>
    </w:p>
    <w:p w:rsidR="00856837" w:rsidRPr="00462791" w:rsidRDefault="00856837" w:rsidP="00856837">
      <w:pPr>
        <w:pStyle w:val="NoSpacing"/>
        <w:rPr>
          <w:sz w:val="16"/>
          <w:szCs w:val="16"/>
        </w:rPr>
      </w:pPr>
      <w:r w:rsidRPr="002D2C2A">
        <w:rPr>
          <w:rStyle w:val="StyleStyleBold12pt"/>
        </w:rPr>
        <w:t>McFaul 02</w:t>
      </w:r>
      <w:r>
        <w:t xml:space="preserve"> </w:t>
      </w:r>
      <w:r w:rsidRPr="00462791">
        <w:rPr>
          <w:sz w:val="16"/>
          <w:szCs w:val="16"/>
        </w:rPr>
        <w:t>(McFaul, Michael. United States ambassador to Russia. "The Liberty Doctrine." Hoover Institution. Stanford University, 30 July 2002. Web. Accessed 18 July 2013. &lt;http://www.hoover.org/publications/hoover-digest/article/7876&gt;.)//AR</w:t>
      </w:r>
    </w:p>
    <w:p w:rsidR="00856837" w:rsidRDefault="00856837" w:rsidP="00856837">
      <w:pPr>
        <w:pStyle w:val="NoSpacing"/>
      </w:pPr>
    </w:p>
    <w:p w:rsidR="00856837" w:rsidRDefault="00856837" w:rsidP="00856837">
      <w:pPr>
        <w:pStyle w:val="NoSpacing"/>
      </w:pPr>
      <w:r w:rsidRPr="00462791">
        <w:rPr>
          <w:rStyle w:val="StyleBoldUnderline"/>
        </w:rPr>
        <w:t>To effectively promote liberty</w:t>
      </w:r>
      <w:r>
        <w:t xml:space="preserve"> abroad over the long haul, </w:t>
      </w:r>
      <w:r w:rsidRPr="00462791">
        <w:rPr>
          <w:rStyle w:val="StyleBoldUnderline"/>
        </w:rPr>
        <w:t>the United States must maintain its overwhelming military advantage</w:t>
      </w:r>
      <w:r>
        <w:t xml:space="preserve"> over the rest of the world. </w:t>
      </w:r>
      <w:r w:rsidRPr="00462791">
        <w:rPr>
          <w:rStyle w:val="StyleBoldUnderline"/>
        </w:rPr>
        <w:t>American hegemonic power deters</w:t>
      </w:r>
      <w:r>
        <w:t xml:space="preserve"> other </w:t>
      </w:r>
      <w:r w:rsidRPr="00462791">
        <w:rPr>
          <w:rStyle w:val="StyleBoldUnderline"/>
        </w:rPr>
        <w:t>great powers</w:t>
      </w:r>
      <w:r>
        <w:t xml:space="preserve"> in the international system </w:t>
      </w:r>
      <w:r w:rsidRPr="00462791">
        <w:rPr>
          <w:rStyle w:val="StyleBoldUnderline"/>
        </w:rPr>
        <w:t>from allying together</w:t>
      </w:r>
      <w:r>
        <w:t xml:space="preserve"> against the United States. Massive military might offers incentives for less powerful countries to cooperate with the United States. </w:t>
      </w:r>
      <w:r w:rsidRPr="00462791">
        <w:rPr>
          <w:rStyle w:val="StyleBoldUnderline"/>
        </w:rPr>
        <w:t>The ability to defeat antidemocratic enemies</w:t>
      </w:r>
      <w:r>
        <w:t>—Hussein in Iraq, Milosevic in Serbia, and the Taliban in Afghanistan—</w:t>
      </w:r>
      <w:r w:rsidRPr="00462791">
        <w:rPr>
          <w:rStyle w:val="StyleBoldUnderline"/>
        </w:rPr>
        <w:t>decisively</w:t>
      </w:r>
      <w:r>
        <w:t xml:space="preserve">, quickly, and with minimum loss of life for American armed forces </w:t>
      </w:r>
      <w:r w:rsidRPr="00462791">
        <w:rPr>
          <w:rStyle w:val="StyleBoldUnderline"/>
        </w:rPr>
        <w:t>offers a powerful argument for the benefits of friendly relations</w:t>
      </w:r>
      <w:r>
        <w:t xml:space="preserve"> with the United States. If American leaders begin to make internal </w:t>
      </w:r>
      <w:r>
        <w:lastRenderedPageBreak/>
        <w:t xml:space="preserve">liberalization a condition of friendly relations with the United States, then </w:t>
      </w:r>
      <w:r w:rsidRPr="00462791">
        <w:rPr>
          <w:rStyle w:val="StyleBoldUnderline"/>
        </w:rPr>
        <w:t>sustaining unipolarity helps to promote democracy abroad</w:t>
      </w:r>
      <w:r>
        <w:t>. Maintaining American economic prowess is also necessary.</w:t>
      </w:r>
      <w:r w:rsidRPr="00462791">
        <w:rPr>
          <w:sz w:val="12"/>
        </w:rPr>
        <w:t xml:space="preserve">¶ </w:t>
      </w:r>
      <w:r>
        <w:t xml:space="preserve">In addition to maintaining American power, U.S. foreign policymakers must develop policies and military doctrines that can deploy this power to effect regime change. The United States should try to avoid the export of revolution through the barrel of the gun. Yet </w:t>
      </w:r>
      <w:r w:rsidRPr="00462791">
        <w:rPr>
          <w:rStyle w:val="StyleBoldUnderline"/>
        </w:rPr>
        <w:t>the United States must have the fortitude, plans, and means available to assist the overthrow of antidemocratic regimes</w:t>
      </w:r>
      <w:r>
        <w:t xml:space="preserve">. On rare occasions, discussed below, these resources have to be used. Nevertheless, </w:t>
      </w:r>
      <w:r w:rsidRPr="00462791">
        <w:rPr>
          <w:rStyle w:val="StyleBoldUnderline"/>
        </w:rPr>
        <w:t>the mere presence of such resources will help to make</w:t>
      </w:r>
      <w:r w:rsidRPr="00462791">
        <w:rPr>
          <w:u w:val="single"/>
        </w:rPr>
        <w:t xml:space="preserve"> American threats</w:t>
      </w:r>
      <w:r>
        <w:t xml:space="preserve"> about deploying them </w:t>
      </w:r>
      <w:r w:rsidRPr="00462791">
        <w:rPr>
          <w:u w:val="single"/>
        </w:rPr>
        <w:t>look more credible.</w:t>
      </w:r>
      <w:r>
        <w:t xml:space="preserve"> The quick defeat of both Milosevic and the Taliban—predicted by few at the beginning of these campaigns—has demonstrated once again that the American armed forces are second to none. Decades of sustained investment in military training, technologies, and personnel have paid off. Yet U.S. armed forces need to continue to retool and reorganize for dealing with the new security challenges of the post–Cold War era. The tens of thousands of U.S. soldiers stationed in Germany waiting to repel a Soviet tank offensive need new missions. Fat budgets cannot be an excuse for avoiding reform.</w:t>
      </w:r>
    </w:p>
    <w:p w:rsidR="00856837" w:rsidRDefault="00856837" w:rsidP="00856837"/>
    <w:p w:rsidR="00936E5F" w:rsidRPr="009B5C63" w:rsidRDefault="00936E5F" w:rsidP="00936E5F">
      <w:pPr>
        <w:pStyle w:val="Heading4"/>
      </w:pPr>
      <w:r w:rsidRPr="009B5C63">
        <w:t>Lifting the embargo supercharges Cuba’s left and undermines US influence</w:t>
      </w:r>
    </w:p>
    <w:p w:rsidR="00936E5F" w:rsidRPr="009B5C63" w:rsidRDefault="00936E5F" w:rsidP="00936E5F">
      <w:pPr>
        <w:rPr>
          <w:rStyle w:val="StyleStyleBold12pt"/>
        </w:rPr>
      </w:pPr>
      <w:r w:rsidRPr="009B5C63">
        <w:rPr>
          <w:rStyle w:val="StyleStyleBold12pt"/>
        </w:rPr>
        <w:t>Brookes 9</w:t>
      </w:r>
    </w:p>
    <w:p w:rsidR="00936E5F" w:rsidRDefault="00936E5F" w:rsidP="00936E5F">
      <w:pPr>
        <w:widowControl w:val="0"/>
        <w:autoSpaceDE w:val="0"/>
        <w:autoSpaceDN w:val="0"/>
        <w:adjustRightInd w:val="0"/>
        <w:spacing w:after="240"/>
        <w:rPr>
          <w:rFonts w:asciiTheme="majorHAnsi" w:hAnsiTheme="majorHAnsi" w:cs="Arial"/>
          <w:color w:val="1A1A1A"/>
          <w:szCs w:val="20"/>
        </w:rPr>
      </w:pPr>
      <w:r>
        <w:rPr>
          <w:rFonts w:asciiTheme="majorHAnsi" w:hAnsiTheme="majorHAnsi" w:cs="Arial"/>
          <w:color w:val="1A1A1A"/>
          <w:szCs w:val="20"/>
        </w:rPr>
        <w:t xml:space="preserve">Peter Brooks, </w:t>
      </w:r>
      <w:r w:rsidRPr="00F83E39">
        <w:rPr>
          <w:rFonts w:asciiTheme="majorHAnsi" w:hAnsiTheme="majorHAnsi" w:cs="Arial"/>
          <w:color w:val="1A1A1A"/>
          <w:szCs w:val="20"/>
        </w:rPr>
        <w:t>Former Deputy assistant Secretary of Defense and a Senior Fellow</w:t>
      </w:r>
      <w:r>
        <w:rPr>
          <w:rFonts w:asciiTheme="majorHAnsi" w:hAnsiTheme="majorHAnsi" w:cs="Arial"/>
          <w:color w:val="1A1A1A"/>
          <w:szCs w:val="20"/>
        </w:rPr>
        <w:t xml:space="preserve"> at the Heritage Foundation, New York Post</w:t>
      </w:r>
      <w:r w:rsidRPr="00F83E39">
        <w:rPr>
          <w:rFonts w:asciiTheme="majorHAnsi" w:hAnsiTheme="majorHAnsi" w:cs="Arial"/>
          <w:color w:val="1A1A1A"/>
          <w:szCs w:val="20"/>
        </w:rPr>
        <w:t xml:space="preserve"> </w:t>
      </w:r>
      <w:r>
        <w:rPr>
          <w:rFonts w:asciiTheme="majorHAnsi" w:hAnsiTheme="majorHAnsi" w:cs="Arial"/>
          <w:color w:val="1A1A1A"/>
          <w:szCs w:val="20"/>
        </w:rPr>
        <w:t xml:space="preserve">April 15 2009  </w:t>
      </w:r>
      <w:hyperlink r:id="rId23" w:anchor="ixzz0r2QOABbm" w:history="1">
        <w:r w:rsidRPr="00F83E39">
          <w:rPr>
            <w:rStyle w:val="Hyperlink"/>
            <w:rFonts w:asciiTheme="majorHAnsi" w:hAnsiTheme="majorHAnsi" w:cs="Arial"/>
            <w:color w:val="093ACA"/>
            <w:szCs w:val="20"/>
          </w:rPr>
          <w:t>www.nypost.com/p/news/opinion/opedcolumnists/item_Oul9gWKYCFsACA0D6IVpvL;jsessionid=BDF887929F037274391935386FAD34FB#ixzz0r2QOABbm</w:t>
        </w:r>
      </w:hyperlink>
    </w:p>
    <w:p w:rsidR="00936E5F" w:rsidRDefault="00936E5F" w:rsidP="00936E5F">
      <w:r w:rsidRPr="00236568">
        <w:rPr>
          <w:rStyle w:val="StyleBoldUnderline"/>
        </w:rPr>
        <w:t>Lifting the embargo won't normalize relations, but instead legitimize</w:t>
      </w:r>
      <w:r w:rsidRPr="00F83E39">
        <w:t xml:space="preserve"> -- and wave the white flag to -- </w:t>
      </w:r>
      <w:r w:rsidRPr="00236568">
        <w:rPr>
          <w:rStyle w:val="StyleBoldUnderline"/>
        </w:rPr>
        <w:t>Fidel'</w:t>
      </w:r>
      <w:r w:rsidRPr="00F83E39">
        <w:t xml:space="preserve">s 50-year fight against the Yanquis, further lionizing the dictator </w:t>
      </w:r>
      <w:r w:rsidRPr="00236568">
        <w:rPr>
          <w:rStyle w:val="StyleBoldUnderline"/>
        </w:rPr>
        <w:t>and encouraging the Latin American Left</w:t>
      </w:r>
      <w:r w:rsidRPr="00F83E39">
        <w:t xml:space="preserve">. </w:t>
      </w:r>
    </w:p>
    <w:p w:rsidR="00936E5F" w:rsidRDefault="00936E5F" w:rsidP="00936E5F"/>
    <w:p w:rsidR="00936E5F" w:rsidRPr="00236568" w:rsidRDefault="00936E5F" w:rsidP="00936E5F">
      <w:pPr>
        <w:rPr>
          <w:rStyle w:val="StyleBoldUnderline"/>
        </w:rPr>
      </w:pPr>
      <w:r w:rsidRPr="00236568">
        <w:rPr>
          <w:rStyle w:val="StyleBoldUnderline"/>
        </w:rPr>
        <w:t xml:space="preserve">Because the economy is nationalized, trade will pour plenty of cash into the Cuban national coffers -- allowing Havana to suppress dissent at home and bolster its communist agenda abroad. </w:t>
      </w:r>
    </w:p>
    <w:p w:rsidR="00936E5F" w:rsidRDefault="00936E5F" w:rsidP="00936E5F"/>
    <w:p w:rsidR="00936E5F" w:rsidRDefault="00936E5F" w:rsidP="00936E5F">
      <w:r w:rsidRPr="00236568">
        <w:rPr>
          <w:rStyle w:val="StyleBoldUnderline"/>
        </w:rPr>
        <w:t>The last thing we should do is to fill the pockets of a regime that'll use those profits</w:t>
      </w:r>
      <w:r w:rsidRPr="00F83E39">
        <w:t xml:space="preserve"> to keep a jackboot on the neck of the Cuban people. The political and human-rights situation in Cuba is grim enough already. </w:t>
      </w:r>
    </w:p>
    <w:p w:rsidR="00936E5F" w:rsidRDefault="00936E5F" w:rsidP="00936E5F"/>
    <w:p w:rsidR="00936E5F" w:rsidRDefault="00936E5F" w:rsidP="00936E5F">
      <w:r w:rsidRPr="00F83E39">
        <w:t xml:space="preserve">The police state controls the lives of 11 million Cubans in what has become an island prison. The people enjoy none of the basic civil liberties -- no freedom of speech, press, assembly or association. </w:t>
      </w:r>
    </w:p>
    <w:p w:rsidR="00936E5F" w:rsidRDefault="00936E5F" w:rsidP="00936E5F"/>
    <w:p w:rsidR="00936E5F" w:rsidRDefault="00936E5F" w:rsidP="00936E5F">
      <w:r w:rsidRPr="00F83E39">
        <w:t xml:space="preserve">Security types monitor foreign journalists, restrict Internet access and foreign news and censor the domestic media. The regime holds more than 200 political dissidents in jails that rats won't live in. </w:t>
      </w:r>
    </w:p>
    <w:p w:rsidR="00936E5F" w:rsidRDefault="00936E5F" w:rsidP="00936E5F"/>
    <w:p w:rsidR="00936E5F" w:rsidRPr="00236568" w:rsidRDefault="00936E5F" w:rsidP="00936E5F">
      <w:pPr>
        <w:rPr>
          <w:rStyle w:val="StyleBoldUnderline"/>
        </w:rPr>
      </w:pPr>
      <w:r w:rsidRPr="00236568">
        <w:rPr>
          <w:rStyle w:val="StyleBoldUnderline"/>
        </w:rPr>
        <w:t xml:space="preserve">We also don't need a pumped-up Cuba that could become a serious menace to US interests in Latin America, the Caribbean -- or beyond. (The likes of China, Russia and Iran might also look to partner with a revitalized Cuba.) </w:t>
      </w:r>
    </w:p>
    <w:p w:rsidR="00936E5F" w:rsidRDefault="00936E5F" w:rsidP="00936E5F"/>
    <w:p w:rsidR="00936E5F" w:rsidRPr="00236568" w:rsidRDefault="00936E5F" w:rsidP="00936E5F">
      <w:pPr>
        <w:rPr>
          <w:rStyle w:val="StyleBoldUnderline"/>
        </w:rPr>
      </w:pPr>
      <w:r w:rsidRPr="00236568">
        <w:rPr>
          <w:rStyle w:val="StyleBoldUnderline"/>
        </w:rPr>
        <w:t xml:space="preserve">With an influx of resources, the Cuban regime would surely team up with the rulers of nations like Venezuela, Nicaragua and Bolivia to advance socialism and anti-Americanism in the Western Hemisphere. </w:t>
      </w:r>
    </w:p>
    <w:p w:rsidR="00936E5F" w:rsidRPr="00236568" w:rsidRDefault="00936E5F" w:rsidP="00936E5F">
      <w:pPr>
        <w:rPr>
          <w:rStyle w:val="StyleBoldUnderline"/>
        </w:rPr>
      </w:pPr>
    </w:p>
    <w:p w:rsidR="00936E5F" w:rsidRPr="00236568" w:rsidRDefault="00936E5F" w:rsidP="00936E5F">
      <w:pPr>
        <w:rPr>
          <w:rStyle w:val="StyleBoldUnderline"/>
        </w:rPr>
      </w:pPr>
      <w:r w:rsidRPr="00236568">
        <w:rPr>
          <w:rStyle w:val="StyleBoldUnderline"/>
        </w:rPr>
        <w:t xml:space="preserve">The embargo has stifled Havana's ambitions ever since the Castros lost their Soviet sponsorship in the early 1990s. Anyone noticed the lack of trouble Cuba has caused internationally since then? Contrast that with the 1980s some time. </w:t>
      </w:r>
    </w:p>
    <w:p w:rsidR="00936E5F" w:rsidRPr="00D17C4E" w:rsidRDefault="00936E5F" w:rsidP="00856837"/>
    <w:p w:rsidR="00E77BC1" w:rsidRPr="00B12DB5" w:rsidRDefault="00E77BC1" w:rsidP="00E77BC1">
      <w:pPr>
        <w:pStyle w:val="Heading1"/>
      </w:pPr>
      <w:r>
        <w:lastRenderedPageBreak/>
        <w:t>Human Rights</w:t>
      </w:r>
    </w:p>
    <w:p w:rsidR="00936E5F" w:rsidRDefault="00936E5F" w:rsidP="00936E5F">
      <w:pPr>
        <w:pStyle w:val="Heading4"/>
      </w:pPr>
      <w:r>
        <w:t xml:space="preserve">No solvency for an increase in human rights:  US leader in Cuban Humanitarian aid despite the embargo </w:t>
      </w:r>
    </w:p>
    <w:p w:rsidR="00936E5F" w:rsidRPr="009B5C63" w:rsidRDefault="00936E5F" w:rsidP="00936E5F">
      <w:pPr>
        <w:rPr>
          <w:rStyle w:val="StyleStyleBold12pt"/>
        </w:rPr>
      </w:pPr>
      <w:r w:rsidRPr="009B5C63">
        <w:rPr>
          <w:rStyle w:val="StyleStyleBold12pt"/>
        </w:rPr>
        <w:t xml:space="preserve">Godard 11 </w:t>
      </w:r>
    </w:p>
    <w:p w:rsidR="00936E5F" w:rsidRDefault="00936E5F" w:rsidP="00936E5F">
      <w:r>
        <w:t>Ronald Godard, Ambassador of the United States, “Explanation of Vote by Ambassador Ronald Godard at the UN General Assembly Meeting on the Cuba Embargo, October 25, 2011”, United States Mission to the United Nations,  October 25, 2011, http://usun.state.gov/briefing/statements/2011/176122.htm</w:t>
      </w:r>
    </w:p>
    <w:p w:rsidR="00936E5F" w:rsidRDefault="00936E5F" w:rsidP="00936E5F"/>
    <w:p w:rsidR="00936E5F" w:rsidRDefault="00936E5F" w:rsidP="00936E5F">
      <w:pPr>
        <w:rPr>
          <w:sz w:val="12"/>
        </w:rPr>
      </w:pPr>
      <w:r>
        <w:t>Mr. President,</w:t>
      </w:r>
    </w:p>
    <w:p w:rsidR="00936E5F" w:rsidRDefault="00936E5F" w:rsidP="00936E5F">
      <w:pPr>
        <w:rPr>
          <w:sz w:val="12"/>
        </w:rPr>
      </w:pPr>
      <w:r w:rsidRPr="0023627F">
        <w:t>This annual exercise attempts,</w:t>
      </w:r>
      <w:r>
        <w:t xml:space="preserve"> to no good end, </w:t>
      </w:r>
      <w:r w:rsidRPr="0023627F">
        <w:rPr>
          <w:rStyle w:val="StyleBoldUnderline"/>
          <w:u w:val="none"/>
        </w:rPr>
        <w:t>to obscure some fundamental truths.</w:t>
      </w:r>
      <w:r w:rsidRPr="0023627F">
        <w:rPr>
          <w:rStyle w:val="StyleBoldUnderline"/>
        </w:rPr>
        <w:t xml:space="preserve"> </w:t>
      </w:r>
      <w:r>
        <w:rPr>
          <w:rStyle w:val="StyleBoldUnderline"/>
        </w:rPr>
        <w:t>The Cuban government's own policies -</w:t>
      </w:r>
      <w:r>
        <w:t xml:space="preserve"> </w:t>
      </w:r>
      <w:r>
        <w:rPr>
          <w:rStyle w:val="StyleBoldUnderline"/>
        </w:rPr>
        <w:t>not any action of the U.S</w:t>
      </w:r>
      <w:r>
        <w:t xml:space="preserve">. </w:t>
      </w:r>
      <w:r>
        <w:rPr>
          <w:rStyle w:val="StyleBoldUnderline"/>
        </w:rPr>
        <w:t>government</w:t>
      </w:r>
      <w:r>
        <w:t xml:space="preserve"> - </w:t>
      </w:r>
      <w:r>
        <w:rPr>
          <w:rStyle w:val="StyleBoldUnderline"/>
        </w:rPr>
        <w:t>are the greatest obstacle to Cuba's economic development</w:t>
      </w:r>
      <w:r>
        <w:t xml:space="preserve">. </w:t>
      </w:r>
      <w:r>
        <w:rPr>
          <w:rStyle w:val="StyleBoldUnderline"/>
        </w:rPr>
        <w:t>These policies</w:t>
      </w:r>
      <w:r w:rsidRPr="0023627F">
        <w:rPr>
          <w:rStyle w:val="StyleBoldUnderline"/>
        </w:rPr>
        <w:t xml:space="preserve"> concentrate political and economic decisions in the hands of the few, stifling economic growth. </w:t>
      </w:r>
      <w:r w:rsidRPr="0023627F">
        <w:rPr>
          <w:rStyle w:val="StyleBoldUnderline"/>
          <w:u w:val="none"/>
        </w:rPr>
        <w:t>They ignore the basic principle</w:t>
      </w:r>
      <w:r w:rsidRPr="0023627F">
        <w:t>,</w:t>
      </w:r>
      <w:r>
        <w:t xml:space="preserve"> so effectively demonstrated in many countries, that policies </w:t>
      </w:r>
      <w:r w:rsidRPr="0023627F">
        <w:rPr>
          <w:rStyle w:val="StyleBoldUnderline"/>
          <w:u w:val="none"/>
        </w:rPr>
        <w:t>that allow individual freedom</w:t>
      </w:r>
      <w:r>
        <w:t xml:space="preserve"> unleash the creativity of people, foster innovation and entrepreneurship, and are the best means to achieve sustainable economic development.</w:t>
      </w:r>
    </w:p>
    <w:p w:rsidR="00936E5F" w:rsidRPr="0023627F" w:rsidRDefault="00936E5F" w:rsidP="00936E5F">
      <w:pPr>
        <w:rPr>
          <w:sz w:val="12"/>
        </w:rPr>
      </w:pPr>
    </w:p>
    <w:p w:rsidR="00936E5F" w:rsidRDefault="00936E5F" w:rsidP="00936E5F">
      <w:r w:rsidRPr="0023627F">
        <w:rPr>
          <w:rStyle w:val="StyleBoldUnderline"/>
          <w:u w:val="none"/>
        </w:rPr>
        <w:t>This exercise conceals the fact that</w:t>
      </w:r>
      <w:r>
        <w:rPr>
          <w:rStyle w:val="StyleBoldUnderline"/>
        </w:rPr>
        <w:t xml:space="preserve"> </w:t>
      </w:r>
      <w:r w:rsidRPr="0023627F">
        <w:t>the United States is a leading source of food and humanitarian aid to Cuba.</w:t>
      </w:r>
      <w:r>
        <w:t xml:space="preserve"> </w:t>
      </w:r>
      <w:r w:rsidRPr="0023627F">
        <w:rPr>
          <w:rStyle w:val="StyleBoldUnderline"/>
        </w:rPr>
        <w:t>The United States does not restrict humanitarian aid to Cuba.</w:t>
      </w:r>
      <w:r>
        <w:t xml:space="preserve"> </w:t>
      </w:r>
      <w:r w:rsidRPr="0023627F">
        <w:rPr>
          <w:rStyle w:val="StyleBoldUnderline"/>
        </w:rPr>
        <w:t>Cubans receive food, medicine, other forms of assistance, and remittances from the United States.</w:t>
      </w:r>
      <w:r>
        <w:t xml:space="preserve"> </w:t>
      </w:r>
      <w:r w:rsidRPr="0023627F">
        <w:t>In 2010, the United States government authorized $3.5 billion in total sales to Cuba of U.S. goods. In agricultural products alone, the United States exported $361.7 million in goods to Cuba in 2010,</w:t>
      </w:r>
      <w:r>
        <w:t xml:space="preserve"> including poultry, soy bean products, corn, wheat, feed products, pork, and other items. Indeed, as the Cuban government itself has repeatedly indicated, the United States has for years been one of Cuba's principal trading partners. In total, t</w:t>
      </w:r>
      <w:r>
        <w:rPr>
          <w:rStyle w:val="StyleBoldUnderline"/>
        </w:rPr>
        <w:t>he United States</w:t>
      </w:r>
      <w:r>
        <w:t xml:space="preserve"> in 2010 </w:t>
      </w:r>
      <w:r>
        <w:rPr>
          <w:rStyle w:val="StyleBoldUnderline"/>
        </w:rPr>
        <w:t>also authorized $861million in private humanitarian assistance</w:t>
      </w:r>
      <w:r w:rsidRPr="0023627F">
        <w:t xml:space="preserve"> </w:t>
      </w:r>
      <w:r w:rsidRPr="0023627F">
        <w:rPr>
          <w:rStyle w:val="StyleBoldUnderline"/>
          <w:u w:val="none"/>
        </w:rPr>
        <w:t>in</w:t>
      </w:r>
      <w:r>
        <w:t xml:space="preserve"> the form of </w:t>
      </w:r>
      <w:r w:rsidRPr="0023627F">
        <w:t>gift parcels filled with</w:t>
      </w:r>
      <w:r>
        <w:t xml:space="preserve"> food and other </w:t>
      </w:r>
      <w:r w:rsidRPr="0023627F">
        <w:rPr>
          <w:rStyle w:val="StyleBoldUnderline"/>
          <w:u w:val="none"/>
        </w:rPr>
        <w:t>basic necessities</w:t>
      </w:r>
      <w:r w:rsidRPr="0023627F">
        <w:t>,</w:t>
      </w:r>
      <w:r>
        <w:t xml:space="preserve"> as well as non-agricultural and medical donations</w:t>
      </w:r>
      <w:r>
        <w:rPr>
          <w:rStyle w:val="StyleBoldUnderline"/>
        </w:rPr>
        <w:t>. These figures alone are sufficient to rebut the spurious allegations of genocide against the Cuban people</w:t>
      </w:r>
      <w:r>
        <w:t xml:space="preserve"> in previous resolutions recalled in the current draft, and to demonstrate that this calumny greatly misuses this important term and insults the true victims of genocide.</w:t>
      </w:r>
    </w:p>
    <w:p w:rsidR="00936E5F" w:rsidRDefault="00936E5F" w:rsidP="00936E5F">
      <w:pPr>
        <w:rPr>
          <w:sz w:val="12"/>
        </w:rPr>
      </w:pPr>
    </w:p>
    <w:p w:rsidR="00936E5F" w:rsidRDefault="00936E5F" w:rsidP="00936E5F">
      <w:pPr>
        <w:rPr>
          <w:rStyle w:val="StyleBoldUnderline"/>
        </w:rPr>
      </w:pPr>
      <w:r>
        <w:t>Mr. President</w:t>
      </w:r>
      <w:r>
        <w:rPr>
          <w:rStyle w:val="StyleBoldUnderline"/>
        </w:rPr>
        <w:t>,</w:t>
      </w:r>
    </w:p>
    <w:p w:rsidR="00936E5F" w:rsidRPr="0023627F" w:rsidRDefault="00936E5F" w:rsidP="00936E5F">
      <w:r w:rsidRPr="0023627F">
        <w:t>This resolution, and much of the stale rhetoric surrounding it, ignores some basic facts. As President Obama made clear last month, the United States is "open to a new relationship with Cuba" if the Cuban government starts taking proper steps to open up its own country and provide the space and the respect for human rights that will allow the Cuban people to determine their own destiny. The Cuban government also needs to release unconditionally and immediate the 62-year-old American citizen Alan Gross, whom it sentenced to 15 years in prison for the crime of trying to connect Cuba's Jewish communities to the Internet.</w:t>
      </w:r>
    </w:p>
    <w:p w:rsidR="00936E5F" w:rsidRDefault="00936E5F" w:rsidP="00936E5F">
      <w:pPr>
        <w:rPr>
          <w:rStyle w:val="StyleBoldUnderline"/>
        </w:rPr>
      </w:pPr>
    </w:p>
    <w:p w:rsidR="00936E5F" w:rsidRDefault="00936E5F" w:rsidP="00936E5F">
      <w:r>
        <w:rPr>
          <w:rStyle w:val="StyleBoldUnderline"/>
        </w:rPr>
        <w:t>The President</w:t>
      </w:r>
      <w:r>
        <w:t xml:space="preserve"> </w:t>
      </w:r>
      <w:r>
        <w:rPr>
          <w:rStyle w:val="StyleBoldUnderline"/>
        </w:rPr>
        <w:t>in</w:t>
      </w:r>
      <w:r>
        <w:t xml:space="preserve"> January </w:t>
      </w:r>
      <w:r>
        <w:rPr>
          <w:rStyle w:val="StyleBoldUnderline"/>
        </w:rPr>
        <w:t>2011 implemented several significant changes to U.S. policy toward Cuba</w:t>
      </w:r>
      <w:r>
        <w:t xml:space="preserve"> aimed at </w:t>
      </w:r>
      <w:r>
        <w:rPr>
          <w:rStyle w:val="StyleBoldUnderline"/>
        </w:rPr>
        <w:t>increasing people-to-people contact; supporting civil society in Cuba; enhancing the free flow of information to, from, and among the Cuban people; and helping promote their independence from Cuban authorities.</w:t>
      </w:r>
      <w:r>
        <w:t xml:space="preserve"> </w:t>
      </w:r>
      <w:r>
        <w:rPr>
          <w:rStyle w:val="StyleBoldUnderline"/>
        </w:rPr>
        <w:t>These changes</w:t>
      </w:r>
      <w:r>
        <w:t xml:space="preserve"> build upon the President's previous actions in April 2009, and </w:t>
      </w:r>
      <w:r>
        <w:rPr>
          <w:rStyle w:val="StyleBoldUnderline"/>
        </w:rPr>
        <w:t>demonstrate the strong commitment of the United States to the Cuban people</w:t>
      </w:r>
      <w:r>
        <w:t>, contrary to the picture painted in this resolution.</w:t>
      </w:r>
    </w:p>
    <w:p w:rsidR="00936E5F" w:rsidRDefault="00936E5F" w:rsidP="00936E5F"/>
    <w:p w:rsidR="00936E5F" w:rsidRDefault="00936E5F" w:rsidP="00936E5F">
      <w:r>
        <w:rPr>
          <w:sz w:val="12"/>
        </w:rPr>
        <w:t xml:space="preserve"> </w:t>
      </w:r>
      <w:r>
        <w:rPr>
          <w:rStyle w:val="StyleBoldUnderline"/>
        </w:rPr>
        <w:t>The United States</w:t>
      </w:r>
      <w:r>
        <w:t xml:space="preserve"> looks forward to a still greater broadening of contacts and exchange with Cuba, and it </w:t>
      </w:r>
      <w:r>
        <w:rPr>
          <w:rStyle w:val="StyleBoldUnderline"/>
        </w:rPr>
        <w:t>is prepared to do its part to this end. But improving the situation requires efforts by the Cuban government as well.</w:t>
      </w:r>
      <w:r>
        <w:t xml:space="preserve"> </w:t>
      </w:r>
      <w:r w:rsidRPr="0023627F">
        <w:rPr>
          <w:rStyle w:val="StyleBoldUnderline"/>
        </w:rPr>
        <w:t>It must ensure that the Cuban people enjoy the internationally recognized political and economic freedoms to which this body is committed, and on which it has insisted with regard to other countries</w:t>
      </w:r>
      <w:r>
        <w:t>.</w:t>
      </w:r>
    </w:p>
    <w:p w:rsidR="00936E5F" w:rsidRDefault="00936E5F" w:rsidP="00936E5F"/>
    <w:p w:rsidR="00936E5F" w:rsidRDefault="00936E5F" w:rsidP="00936E5F"/>
    <w:p w:rsidR="00936E5F" w:rsidRPr="009B5C63" w:rsidRDefault="00936E5F" w:rsidP="00936E5F">
      <w:pPr>
        <w:pStyle w:val="Heading4"/>
      </w:pPr>
      <w:r w:rsidRPr="009B5C63">
        <w:t>No increase in human right</w:t>
      </w:r>
      <w:r w:rsidR="00024C33">
        <w:t>s</w:t>
      </w:r>
      <w:r w:rsidRPr="009B5C63">
        <w:t xml:space="preserve"> under the plan--Embargo doesn’t negatively impact Human Rights: Embargo allows for US to send humanitarian aid</w:t>
      </w:r>
    </w:p>
    <w:p w:rsidR="00936E5F" w:rsidRPr="009B5C63" w:rsidRDefault="00936E5F" w:rsidP="00936E5F">
      <w:pPr>
        <w:rPr>
          <w:rStyle w:val="StyleStyleBold12pt"/>
        </w:rPr>
      </w:pPr>
      <w:r w:rsidRPr="009B5C63">
        <w:rPr>
          <w:rStyle w:val="StyleStyleBold12pt"/>
        </w:rPr>
        <w:t>U.S. Department of State 13</w:t>
      </w:r>
    </w:p>
    <w:p w:rsidR="00936E5F" w:rsidRPr="0016165E" w:rsidRDefault="00936E5F" w:rsidP="00936E5F">
      <w:r w:rsidRPr="0016165E">
        <w:lastRenderedPageBreak/>
        <w:t>“Fact Sheet: U.S. Assistance to Cuba Promoting Human Rights Through Humanitarian Aid”, Human Rights.gov, May 1, 2013 http://www.humanrights.gov/2013/05/01/u-s-assistance-to-cuba-promoting-human-rights-through-humanitarian-aid/</w:t>
      </w:r>
    </w:p>
    <w:p w:rsidR="00936E5F" w:rsidRDefault="00936E5F" w:rsidP="00936E5F">
      <w:pPr>
        <w:rPr>
          <w:rStyle w:val="StyleStyleBold12pt"/>
          <w:b w:val="0"/>
        </w:rPr>
      </w:pPr>
    </w:p>
    <w:p w:rsidR="00936E5F" w:rsidRDefault="00936E5F" w:rsidP="00936E5F">
      <w:r>
        <w:t>The United States is a deep and abiding friend of the Cuban people</w:t>
      </w:r>
      <w:r w:rsidRPr="0016165E">
        <w:rPr>
          <w:rStyle w:val="StyleBoldUnderline"/>
        </w:rPr>
        <w:t>. By the Cuban government’s own account, the U.S. is one of Cuba’s principal trading partners.</w:t>
      </w:r>
      <w:r>
        <w:t xml:space="preserve"> In 2012, the United States was Cuba’s largest supplier of food and agricultural products, and Cuba was the U.S.’s 43rd largest export market. The top U.S. commodity exports to Cuba in 2012 were chicken, corn, and soybeans.</w:t>
      </w:r>
    </w:p>
    <w:p w:rsidR="00936E5F" w:rsidRDefault="00936E5F" w:rsidP="00936E5F"/>
    <w:p w:rsidR="00936E5F" w:rsidRDefault="00936E5F" w:rsidP="00936E5F">
      <w:r>
        <w:t>In 2012, U.S. companies exported $465 million in agricultural products, medical devices, medicines and humanitarian items to Cuba. In that year alone, the United States authorized over $546 million in private humanitarian assistance in the form of gift parcels filled with food and other basic necessities, as well as non-agricultural and medical donations. President Obama has eased restrictions on travel and the sending of remittances, which are estimated to total $2 billion per year.</w:t>
      </w:r>
    </w:p>
    <w:p w:rsidR="00936E5F" w:rsidRDefault="00936E5F" w:rsidP="00936E5F">
      <w:r>
        <w:t>Did You Know:</w:t>
      </w:r>
    </w:p>
    <w:p w:rsidR="00936E5F" w:rsidRDefault="00936E5F" w:rsidP="00936E5F"/>
    <w:p w:rsidR="00936E5F" w:rsidRDefault="00936E5F" w:rsidP="00936E5F">
      <w:r>
        <w:t>The U.S. is one of Cuba’s principal trading partners.</w:t>
      </w:r>
    </w:p>
    <w:p w:rsidR="00936E5F" w:rsidRDefault="00936E5F" w:rsidP="00936E5F"/>
    <w:p w:rsidR="00936E5F" w:rsidRDefault="00936E5F" w:rsidP="00936E5F">
      <w:r>
        <w:t>In 2012, the United States was Cuba’s largest supplier of food and agricultural products.</w:t>
      </w:r>
    </w:p>
    <w:p w:rsidR="00936E5F" w:rsidRDefault="00936E5F" w:rsidP="00936E5F">
      <w:r>
        <w:t>U.S. Exports and Re-Exports to Cuba</w:t>
      </w:r>
    </w:p>
    <w:p w:rsidR="00936E5F" w:rsidRDefault="00936E5F" w:rsidP="00936E5F"/>
    <w:p w:rsidR="00936E5F" w:rsidRDefault="00936E5F" w:rsidP="00936E5F">
      <w:r w:rsidRPr="0016165E">
        <w:rPr>
          <w:rStyle w:val="StyleBoldUnderline"/>
        </w:rPr>
        <w:t>Since February 3, 1962, Cuba has been under economic sanctions designed to prevent funding the repressive activities of the Castro regime. However, current regulations do not prohibit sales of food, medicine and medical devices to Cuba, nor the provision of humanitarian aid to the Cuban people. In fact, the United States is one of the leading providers of humanitarian aid to the island.</w:t>
      </w:r>
      <w:r>
        <w:t xml:space="preserve"> </w:t>
      </w:r>
    </w:p>
    <w:p w:rsidR="00936E5F" w:rsidRDefault="00936E5F" w:rsidP="00936E5F"/>
    <w:p w:rsidR="00936E5F" w:rsidRPr="00D17C4E" w:rsidRDefault="00936E5F" w:rsidP="00936E5F"/>
    <w:p w:rsidR="00E77BC1" w:rsidRDefault="00E77BC1" w:rsidP="00E77BC1">
      <w:pPr>
        <w:pStyle w:val="Heading4"/>
      </w:pPr>
      <w:r w:rsidRPr="002D73BF">
        <w:t>Lifting travel restrictions doesn’t solve, Cubans already exposed to democracy and other civil liberties through tourism</w:t>
      </w:r>
    </w:p>
    <w:p w:rsidR="00E77BC1" w:rsidRPr="009541D8" w:rsidRDefault="00E77BC1" w:rsidP="00E77BC1">
      <w:pPr>
        <w:rPr>
          <w:rStyle w:val="StyleStyleBold12pt"/>
        </w:rPr>
      </w:pPr>
      <w:r w:rsidRPr="009541D8">
        <w:rPr>
          <w:rStyle w:val="StyleStyleBold12pt"/>
        </w:rPr>
        <w:t>Suchlicki 2007</w:t>
      </w:r>
    </w:p>
    <w:p w:rsidR="00E77BC1" w:rsidRDefault="00E77BC1" w:rsidP="00E77BC1">
      <w:pPr>
        <w:rPr>
          <w:bCs/>
        </w:rPr>
      </w:pPr>
      <w:r>
        <w:t>[</w:t>
      </w:r>
      <w:r w:rsidRPr="00336049">
        <w:t>Jaime Suchlicki</w:t>
      </w:r>
      <w:r>
        <w:t xml:space="preserve">, </w:t>
      </w:r>
      <w:r w:rsidRPr="00336049">
        <w:t>Emilio Bacardi Moreau Distinguished Professor and Director, Institute for Cuban and Cuban-Americ</w:t>
      </w:r>
      <w:r>
        <w:t xml:space="preserve">an Studies, University of Miami, </w:t>
      </w:r>
      <w:r w:rsidRPr="00336049">
        <w:t>“</w:t>
      </w:r>
      <w:r w:rsidRPr="00336049">
        <w:rPr>
          <w:bCs/>
        </w:rPr>
        <w:t>Don't Lift the Cuba Travel Ban”</w:t>
      </w:r>
      <w:r>
        <w:rPr>
          <w:bCs/>
        </w:rPr>
        <w:t xml:space="preserve"> 4/11/07 </w:t>
      </w:r>
      <w:hyperlink r:id="rId24" w:history="1">
        <w:r w:rsidRPr="00336049">
          <w:rPr>
            <w:rStyle w:val="Hyperlink"/>
            <w:bCs/>
          </w:rPr>
          <w:t>http://archive.frontpagemag.com/readArticle.aspx?ARTID=26082</w:t>
        </w:r>
      </w:hyperlink>
      <w:r>
        <w:rPr>
          <w:bCs/>
        </w:rPr>
        <w:t xml:space="preserve"> Accessed 7/18/2013 MJM]</w:t>
      </w:r>
    </w:p>
    <w:p w:rsidR="00E77BC1" w:rsidRPr="00336049" w:rsidRDefault="00E77BC1" w:rsidP="00E77BC1"/>
    <w:p w:rsidR="00E77BC1" w:rsidRDefault="00E77BC1" w:rsidP="00E77BC1">
      <w:pPr>
        <w:rPr>
          <w:rStyle w:val="StyleBoldUnderline"/>
        </w:rPr>
      </w:pPr>
      <w:r w:rsidRPr="009541D8">
        <w:rPr>
          <w:rStyle w:val="StyleBoldUnderline"/>
          <w:highlight w:val="yellow"/>
        </w:rPr>
        <w:t>American tourists will not bring democracy to Cuba.</w:t>
      </w:r>
      <w:r w:rsidRPr="009541D8">
        <w:rPr>
          <w:rStyle w:val="StyleBoldUnderline"/>
        </w:rPr>
        <w:t xml:space="preserve"> Over the past decades </w:t>
      </w:r>
      <w:r w:rsidRPr="002D73BF">
        <w:rPr>
          <w:rStyle w:val="StyleBoldUnderline"/>
          <w:highlight w:val="yellow"/>
        </w:rPr>
        <w:t>hundreds of thousands of Canadian, European and Latin American tourists have visited the island.</w:t>
      </w:r>
      <w:r w:rsidRPr="009541D8">
        <w:rPr>
          <w:rStyle w:val="StyleBoldUnderline"/>
        </w:rPr>
        <w:t xml:space="preserve"> </w:t>
      </w:r>
      <w:r w:rsidRPr="00410EB4">
        <w:rPr>
          <w:rStyle w:val="StyleBoldUnderline"/>
          <w:highlight w:val="yellow"/>
        </w:rPr>
        <w:t>Cuba is not more democratic today.</w:t>
      </w:r>
      <w:r w:rsidRPr="009541D8">
        <w:rPr>
          <w:rStyle w:val="StyleBoldUnderline"/>
        </w:rPr>
        <w:t xml:space="preserve"> </w:t>
      </w:r>
      <w:r w:rsidRPr="002D73BF">
        <w:rPr>
          <w:rStyle w:val="StyleBoldUnderline"/>
          <w:highlight w:val="yellow"/>
        </w:rPr>
        <w:t>If anything, Cuba is more totalitarian, with the state and its control apparatus having been strengthened as a result of the influx of tourist dollars.</w:t>
      </w:r>
    </w:p>
    <w:p w:rsidR="00E77BC1" w:rsidRDefault="00E77BC1" w:rsidP="00E77BC1">
      <w:pPr>
        <w:rPr>
          <w:rStyle w:val="StyleBoldUnderline"/>
        </w:rPr>
      </w:pPr>
    </w:p>
    <w:p w:rsidR="00FD7402" w:rsidRDefault="00FD7402" w:rsidP="00E77BC1">
      <w:pPr>
        <w:rPr>
          <w:rStyle w:val="StyleBoldUnderline"/>
        </w:rPr>
      </w:pPr>
    </w:p>
    <w:p w:rsidR="00FD7402" w:rsidRPr="00DC13D0" w:rsidRDefault="00FD7402" w:rsidP="00FD7402">
      <w:pPr>
        <w:pStyle w:val="Heading4"/>
        <w:rPr>
          <w:sz w:val="20"/>
        </w:rPr>
      </w:pPr>
      <w:r>
        <w:t>Cuba rejects international human rights monitoring</w:t>
      </w:r>
    </w:p>
    <w:p w:rsidR="00FD7402" w:rsidRPr="00DC13D0" w:rsidRDefault="00FD7402" w:rsidP="00FD7402">
      <w:pPr>
        <w:rPr>
          <w:rStyle w:val="StyleStyleBold12pt"/>
        </w:rPr>
      </w:pPr>
      <w:r w:rsidRPr="00DC13D0">
        <w:rPr>
          <w:rStyle w:val="StyleStyleBold12pt"/>
        </w:rPr>
        <w:t>Human Rights Watch 2013</w:t>
      </w:r>
    </w:p>
    <w:p w:rsidR="00FD7402" w:rsidRPr="00DC13D0" w:rsidRDefault="00FD7402" w:rsidP="00FD7402">
      <w:pPr>
        <w:rPr>
          <w:szCs w:val="20"/>
        </w:rPr>
      </w:pPr>
      <w:r w:rsidRPr="00DC13D0">
        <w:rPr>
          <w:szCs w:val="20"/>
        </w:rPr>
        <w:t>Human Rights Watch, Universal Periodic Review: H RW Submission on Cuba, 16th UPR session, April - May 2013, April 18, 2013</w:t>
      </w:r>
    </w:p>
    <w:p w:rsidR="00FD7402" w:rsidRPr="00DC13D0" w:rsidRDefault="00FD7402" w:rsidP="00FD7402">
      <w:pPr>
        <w:rPr>
          <w:szCs w:val="20"/>
        </w:rPr>
      </w:pPr>
      <w:r w:rsidRPr="00DC13D0">
        <w:rPr>
          <w:szCs w:val="20"/>
        </w:rPr>
        <w:t>http://www.hrw.org/news/2013/04/18/universal-periodic-review-hrw-submission-cuba</w:t>
      </w:r>
    </w:p>
    <w:p w:rsidR="00FD7402" w:rsidRPr="00DC13D0" w:rsidRDefault="00FD7402" w:rsidP="00FD7402">
      <w:pPr>
        <w:rPr>
          <w:szCs w:val="20"/>
        </w:rPr>
      </w:pPr>
    </w:p>
    <w:p w:rsidR="00FD7402" w:rsidRPr="00DC13D0" w:rsidRDefault="00FD7402" w:rsidP="00FD7402">
      <w:pPr>
        <w:rPr>
          <w:szCs w:val="20"/>
        </w:rPr>
      </w:pPr>
      <w:r w:rsidRPr="00DC13D0">
        <w:rPr>
          <w:rStyle w:val="StyleBoldUnderline"/>
        </w:rPr>
        <w:t>In line with its rejection of the recommendation to “implement legal safeguards to ensure protection of human rights defenders against abuse of provisions for criminal prosecution,” the Cuban government has continued to refuse to recognize human rights monitoring as a legitimate activity and to deny legal status to local human rights groups.</w:t>
      </w:r>
      <w:r w:rsidRPr="00DC13D0">
        <w:rPr>
          <w:szCs w:val="20"/>
        </w:rPr>
        <w:t xml:space="preserve"> Meanwhile, government authorities harass, assault and imprison human rights defenders who attempt to document abuses. In the weeks leading up to and during the Pope’s visit to Cuba, authorities detained, beat, and threatened hundreds of dissidents. On March 14, 2012, security officers assaulted and arrested 13 people who had sought refuge in a Catholic church in Havana while demanding respect for human rights. Leticia Ramos—a member of </w:t>
      </w:r>
      <w:r w:rsidRPr="00DC13D0">
        <w:rPr>
          <w:szCs w:val="20"/>
        </w:rPr>
        <w:lastRenderedPageBreak/>
        <w:t>Ladies in White—was arbitrarily detained three times in the weeks preceding the Pope’s visit and was beaten so severely by police that they broke one of her ribs, she said. She was warned not to try to travel to Havana for the Pope’s visit.</w:t>
      </w:r>
    </w:p>
    <w:p w:rsidR="00FD7402" w:rsidRPr="00DC13D0" w:rsidRDefault="00FD7402" w:rsidP="00FD7402">
      <w:pPr>
        <w:rPr>
          <w:szCs w:val="20"/>
        </w:rPr>
      </w:pPr>
    </w:p>
    <w:p w:rsidR="00FD7402" w:rsidRPr="00DC13D0" w:rsidRDefault="00FD7402" w:rsidP="00FD7402">
      <w:pPr>
        <w:rPr>
          <w:szCs w:val="20"/>
        </w:rPr>
      </w:pPr>
    </w:p>
    <w:p w:rsidR="00FD7402" w:rsidRPr="00DC13D0" w:rsidRDefault="00FD7402" w:rsidP="00FD7402">
      <w:pPr>
        <w:rPr>
          <w:szCs w:val="20"/>
        </w:rPr>
      </w:pPr>
    </w:p>
    <w:p w:rsidR="00FD7402" w:rsidRPr="00DC13D0" w:rsidRDefault="00FD7402" w:rsidP="00FD7402">
      <w:pPr>
        <w:pStyle w:val="Heading4"/>
        <w:rPr>
          <w:sz w:val="20"/>
        </w:rPr>
      </w:pPr>
      <w:r>
        <w:t>Cuban government has not reformed human rights</w:t>
      </w:r>
    </w:p>
    <w:p w:rsidR="00FD7402" w:rsidRPr="00DC13D0" w:rsidRDefault="00FD7402" w:rsidP="00FD7402">
      <w:pPr>
        <w:rPr>
          <w:rStyle w:val="StyleStyleBold12pt"/>
        </w:rPr>
      </w:pPr>
      <w:r w:rsidRPr="00DC13D0">
        <w:rPr>
          <w:rStyle w:val="StyleStyleBold12pt"/>
        </w:rPr>
        <w:t>Department of State Bureau of Democracy Human Rights and Labor 2011</w:t>
      </w:r>
    </w:p>
    <w:p w:rsidR="00FD7402" w:rsidRPr="00DC13D0" w:rsidRDefault="00FD7402" w:rsidP="00FD7402">
      <w:pPr>
        <w:rPr>
          <w:szCs w:val="20"/>
        </w:rPr>
      </w:pPr>
      <w:r w:rsidRPr="00DC13D0">
        <w:rPr>
          <w:szCs w:val="20"/>
        </w:rPr>
        <w:t>US Dept of State Bureau of Democracy, Human Rights, and Labor, 2010 Human Rights Report: Cuba April 8, 2011</w:t>
      </w:r>
    </w:p>
    <w:p w:rsidR="00FD7402" w:rsidRPr="00DC13D0" w:rsidRDefault="00FD7402" w:rsidP="00FD7402">
      <w:pPr>
        <w:rPr>
          <w:szCs w:val="20"/>
        </w:rPr>
      </w:pPr>
      <w:r w:rsidRPr="00DC13D0">
        <w:rPr>
          <w:szCs w:val="20"/>
        </w:rPr>
        <w:t>http://www.state.gov/j/drl/rls/hrrpt/2010/wha/154501.htm</w:t>
      </w:r>
    </w:p>
    <w:p w:rsidR="00FD7402" w:rsidRDefault="00FD7402" w:rsidP="00FD7402">
      <w:r w:rsidRPr="00DC13D0">
        <w:rPr>
          <w:szCs w:val="20"/>
        </w:rPr>
        <w:t xml:space="preserve">The government denied citizens the right to change their government. In addition, the following human rights abuses were reported: harassment, beatings, and threats against political opponents by government-organized mobs and state security officials acting with impunity; harsh and life-threatening prison conditions, including selective denial of medical care; arbitrary detention of human rights advocates and members of independent organizations; and selective prosecution and denial of fair trial. Authorities interfered with privacy and engaged in pervasive monitoring of private communications. The government also placed severe limitations on freedom of speech and press, constrained the right of peaceful assembly and association, restricted freedom of movement, and limited freedom of religion. The government refused to recognize independent human rights groups or permit them to function legally. In addition, the government continued to place severe </w:t>
      </w:r>
      <w:r>
        <w:t>restrictions on worker rights, including the right to form independent unions.</w:t>
      </w:r>
    </w:p>
    <w:p w:rsidR="00F31554" w:rsidRDefault="00F31554" w:rsidP="00FD7402"/>
    <w:p w:rsidR="00F31554" w:rsidRDefault="00F31554" w:rsidP="00F31554">
      <w:pPr>
        <w:pStyle w:val="Heading1"/>
      </w:pPr>
      <w:r>
        <w:lastRenderedPageBreak/>
        <w:t>Racism</w:t>
      </w:r>
    </w:p>
    <w:p w:rsidR="00F31554" w:rsidRDefault="00F31554" w:rsidP="00F31554">
      <w:pPr>
        <w:pStyle w:val="Heading4"/>
        <w:rPr>
          <w:rStyle w:val="StyleStyleBold12pt"/>
        </w:rPr>
      </w:pPr>
      <w:r>
        <w:t xml:space="preserve">Cuba has a better record on racism than much of the world </w:t>
      </w:r>
    </w:p>
    <w:p w:rsidR="00F31554" w:rsidRDefault="00F31554" w:rsidP="00F31554">
      <w:pPr>
        <w:pStyle w:val="NoSpacing"/>
      </w:pPr>
      <w:r>
        <w:rPr>
          <w:rStyle w:val="StyleStyleBold12pt"/>
        </w:rPr>
        <w:t>Brock ‘99</w:t>
      </w:r>
    </w:p>
    <w:p w:rsidR="00F31554" w:rsidRPr="006213E5" w:rsidRDefault="00F31554" w:rsidP="00F31554">
      <w:pPr>
        <w:pStyle w:val="NoSpacing"/>
        <w:rPr>
          <w:sz w:val="20"/>
          <w:szCs w:val="20"/>
        </w:rPr>
      </w:pPr>
      <w:r w:rsidRPr="006213E5">
        <w:rPr>
          <w:sz w:val="20"/>
          <w:szCs w:val="20"/>
        </w:rPr>
        <w:t xml:space="preserve">Lisa Brock professor of African history Columbia College Chicago. “Response to Sidney Brinkley's article entitled "Racism in Cuba and the Failure of the American Left." – AfroCubaWeb – 1999 − </w:t>
      </w:r>
      <w:hyperlink r:id="rId25" w:history="1">
        <w:r w:rsidRPr="006213E5">
          <w:rPr>
            <w:rStyle w:val="Hyperlink"/>
            <w:sz w:val="20"/>
            <w:szCs w:val="20"/>
          </w:rPr>
          <w:t>http://www.afrocubaweb.com/brock4.htm − Accessed 7/17/13</w:t>
        </w:r>
      </w:hyperlink>
      <w:r w:rsidRPr="006213E5">
        <w:rPr>
          <w:sz w:val="20"/>
          <w:szCs w:val="20"/>
        </w:rPr>
        <w:t xml:space="preserve"> − IS</w:t>
      </w:r>
    </w:p>
    <w:p w:rsidR="00F31554" w:rsidRPr="006213E5" w:rsidRDefault="00F31554" w:rsidP="00F31554">
      <w:pPr>
        <w:pStyle w:val="NoSpacing"/>
        <w:rPr>
          <w:sz w:val="20"/>
          <w:szCs w:val="20"/>
        </w:rPr>
      </w:pPr>
    </w:p>
    <w:p w:rsidR="00F31554" w:rsidRPr="006213E5" w:rsidRDefault="00F31554" w:rsidP="00F31554">
      <w:pPr>
        <w:pStyle w:val="NoSpacing"/>
        <w:rPr>
          <w:sz w:val="20"/>
          <w:szCs w:val="20"/>
        </w:rPr>
      </w:pPr>
      <w:r w:rsidRPr="006213E5">
        <w:rPr>
          <w:rStyle w:val="StyleBoldUnderline"/>
          <w:szCs w:val="20"/>
          <w:highlight w:val="yellow"/>
        </w:rPr>
        <w:t xml:space="preserve">I should note that there is little difference between largely black regions of the country and largely white </w:t>
      </w:r>
      <w:r w:rsidRPr="006213E5">
        <w:rPr>
          <w:sz w:val="20"/>
          <w:szCs w:val="20"/>
          <w:highlight w:val="yellow"/>
        </w:rPr>
        <w:t>(</w:t>
      </w:r>
      <w:r w:rsidRPr="006213E5">
        <w:rPr>
          <w:sz w:val="20"/>
          <w:szCs w:val="20"/>
        </w:rPr>
        <w:t>Santiago and Havana, for instance). In fact</w:t>
      </w:r>
      <w:r w:rsidRPr="006213E5">
        <w:rPr>
          <w:sz w:val="20"/>
          <w:szCs w:val="20"/>
          <w:highlight w:val="yellow"/>
        </w:rPr>
        <w:t xml:space="preserve">, </w:t>
      </w:r>
      <w:r w:rsidRPr="006213E5">
        <w:rPr>
          <w:rStyle w:val="Emphasis"/>
          <w:szCs w:val="20"/>
          <w:highlight w:val="yellow"/>
        </w:rPr>
        <w:t>Cuba in 1990 had better all around living standards</w:t>
      </w:r>
      <w:r w:rsidRPr="006213E5">
        <w:rPr>
          <w:rStyle w:val="StyleBoldUnderline"/>
          <w:szCs w:val="20"/>
          <w:highlight w:val="yellow"/>
        </w:rPr>
        <w:t xml:space="preserve"> than any other country</w:t>
      </w:r>
      <w:r w:rsidRPr="006213E5">
        <w:rPr>
          <w:sz w:val="20"/>
          <w:szCs w:val="20"/>
        </w:rPr>
        <w:t xml:space="preserve"> (and some regions within countries) </w:t>
      </w:r>
      <w:r w:rsidRPr="006213E5">
        <w:rPr>
          <w:rStyle w:val="StyleBoldUnderline"/>
          <w:szCs w:val="20"/>
          <w:highlight w:val="yellow"/>
        </w:rPr>
        <w:t>of color in the world</w:t>
      </w:r>
      <w:r w:rsidRPr="006213E5">
        <w:rPr>
          <w:sz w:val="20"/>
          <w:szCs w:val="20"/>
          <w:highlight w:val="yellow"/>
        </w:rPr>
        <w:t>,</w:t>
      </w:r>
      <w:r w:rsidRPr="006213E5">
        <w:rPr>
          <w:sz w:val="20"/>
          <w:szCs w:val="20"/>
        </w:rPr>
        <w:t xml:space="preserve"> other than Japan, Hong Kong, and Singapore. It ranked higher than Mexico, Columbia, Ghana, Kenya, etc.. It also ranked 20th of 142 countries in terms of its number of women in universities. Thus, </w:t>
      </w:r>
      <w:r w:rsidRPr="006213E5">
        <w:rPr>
          <w:rStyle w:val="Emphasis"/>
          <w:szCs w:val="20"/>
          <w:highlight w:val="yellow"/>
        </w:rPr>
        <w:t>it was clearly better to be black in Cuba</w:t>
      </w:r>
      <w:r w:rsidRPr="006213E5">
        <w:rPr>
          <w:rStyle w:val="StyleBoldUnderline"/>
          <w:szCs w:val="20"/>
          <w:highlight w:val="yellow"/>
        </w:rPr>
        <w:t xml:space="preserve"> than it was to be black on the west side of Chicago</w:t>
      </w:r>
      <w:r w:rsidRPr="006213E5">
        <w:rPr>
          <w:rStyle w:val="StyleBoldUnderline"/>
          <w:highlight w:val="yellow"/>
        </w:rPr>
        <w:t>, in Brazil, or in South Africa</w:t>
      </w:r>
      <w:r w:rsidRPr="006213E5">
        <w:rPr>
          <w:sz w:val="20"/>
          <w:szCs w:val="20"/>
        </w:rPr>
        <w:t xml:space="preserve"> </w:t>
      </w:r>
      <w:r w:rsidRPr="006213E5">
        <w:rPr>
          <w:rStyle w:val="StyleBoldUnderline"/>
          <w:szCs w:val="20"/>
          <w:highlight w:val="yellow"/>
        </w:rPr>
        <w:t>in 1988</w:t>
      </w:r>
      <w:r w:rsidRPr="006213E5">
        <w:rPr>
          <w:sz w:val="20"/>
          <w:szCs w:val="20"/>
        </w:rPr>
        <w:t xml:space="preserve">. Moreover, Cuba gave developmental and military support to tens of black countries. Between 1959-1990, it educated free nearly 80,000 African students. During the same time, it sent 3000 doctors to 30 countries, most of which were in Africa. It sent 3, 500 teachers and 8000 constructions workers as well. And it sent ongoing military support throughout the 1970s and 80s to Angola as the CIA and South Africa sponsored a devastating war against that country. In fact, it was only after a key battle, at Cuito Cuanavale, when a combined army of Cubans and Angolans defeated the South African military, that the South Africans began to negotiate the independence of Namibia. Thus, while there were many fronts upon which the struggle against apartheid was fought, Cuba's role in helping to win one of those fronts is clear. And finally, Cuba has been refugee for North Americans and Latin Americans fleeing political persecution. US-born Assata Shakur has been granted political asylum in Cuba, after being unjustly persecuted, prosecuted and jailed through the FBI's counter-intelligence program in the 1970s. </w:t>
      </w:r>
    </w:p>
    <w:p w:rsidR="00F31554" w:rsidRDefault="00F31554" w:rsidP="00FD7402">
      <w:pPr>
        <w:rPr>
          <w:szCs w:val="20"/>
        </w:rPr>
      </w:pPr>
    </w:p>
    <w:p w:rsidR="009A630A" w:rsidRDefault="009A630A" w:rsidP="009A630A">
      <w:pPr>
        <w:pStyle w:val="Heading4"/>
      </w:pPr>
      <w:r>
        <w:t>Inclusion doesn’t end racism it allow the state to control races</w:t>
      </w:r>
    </w:p>
    <w:p w:rsidR="009A630A" w:rsidRDefault="009A630A" w:rsidP="009A630A"/>
    <w:p w:rsidR="009A630A" w:rsidRDefault="009A630A" w:rsidP="009A630A">
      <w:r>
        <w:t xml:space="preserve">Rita </w:t>
      </w:r>
      <w:r w:rsidRPr="00E46455">
        <w:rPr>
          <w:rStyle w:val="StyleStyleBold12pt"/>
        </w:rPr>
        <w:t>Dahmoon</w:t>
      </w:r>
      <w:r>
        <w:t xml:space="preserve">, June </w:t>
      </w:r>
      <w:r w:rsidRPr="00E46455">
        <w:rPr>
          <w:rStyle w:val="StyleStyleBold12pt"/>
        </w:rPr>
        <w:t>2005</w:t>
      </w:r>
      <w:r>
        <w:t xml:space="preserve"> Professor of political science at University of Columbia, “Beyond Inclusion Politics: Reconstituting the Political Order”, </w:t>
      </w:r>
      <w:hyperlink r:id="rId26" w:history="1">
        <w:r w:rsidRPr="00A95D14">
          <w:rPr>
            <w:rStyle w:val="Hyperlink"/>
          </w:rPr>
          <w:t>http://www.cpsa-acsp.ca/papers-2005/Dhamoon.pdf</w:t>
        </w:r>
      </w:hyperlink>
    </w:p>
    <w:p w:rsidR="009A630A" w:rsidRDefault="009A630A" w:rsidP="009A630A"/>
    <w:p w:rsidR="009A630A" w:rsidRDefault="009A630A" w:rsidP="009A630A">
      <w:r w:rsidRPr="007C4A17">
        <w:t>That is not to say that the CAPAR promotes a model of forced assimilation.</w:t>
      </w:r>
      <w:r>
        <w:t xml:space="preserve"> </w:t>
      </w:r>
      <w:r w:rsidRPr="007C4A17">
        <w:t>Rather, the plan expresses the desire for inclusion through what Richard Day calls</w:t>
      </w:r>
      <w:r>
        <w:t xml:space="preserve"> </w:t>
      </w:r>
      <w:r w:rsidRPr="007C4A17">
        <w:t xml:space="preserve">‘seductive integration’ (2000: 9). Day argues that </w:t>
      </w:r>
      <w:r w:rsidRPr="00E95D3C">
        <w:rPr>
          <w:rStyle w:val="StyleBoldUnderline"/>
          <w:highlight w:val="yellow"/>
        </w:rPr>
        <w:t>dominant groups create a society in which excluded Others are</w:t>
      </w:r>
      <w:r w:rsidRPr="00B47D3A">
        <w:rPr>
          <w:rStyle w:val="StyleBoldUnderline"/>
        </w:rPr>
        <w:t xml:space="preserve"> implicitly </w:t>
      </w:r>
      <w:r w:rsidRPr="00E95D3C">
        <w:rPr>
          <w:rStyle w:val="StyleBoldUnderline"/>
          <w:highlight w:val="yellow"/>
        </w:rPr>
        <w:t>seduced into dominant norms, values and structures because their chances of political, economic and social success are dependent on integrating (or being included) into the core</w:t>
      </w:r>
      <w:r w:rsidRPr="00B47D3A">
        <w:rPr>
          <w:rStyle w:val="StyleBoldUnderline"/>
        </w:rPr>
        <w:t>.</w:t>
      </w:r>
      <w:r w:rsidRPr="007C4A17">
        <w:t xml:space="preserve"> As such</w:t>
      </w:r>
      <w:r w:rsidRPr="00E95D3C">
        <w:rPr>
          <w:highlight w:val="yellow"/>
        </w:rPr>
        <w:t xml:space="preserve">, </w:t>
      </w:r>
      <w:r w:rsidRPr="00E95D3C">
        <w:rPr>
          <w:rStyle w:val="StyleBoldUnderline"/>
          <w:highlight w:val="yellow"/>
        </w:rPr>
        <w:t>inclusion is framed for the benefit of racialized Others</w:t>
      </w:r>
      <w:r w:rsidRPr="007C4A17">
        <w:t xml:space="preserve"> rather than as a way to demand forced conformity; if ethnic and</w:t>
      </w:r>
      <w:r>
        <w:t xml:space="preserve"> </w:t>
      </w:r>
      <w:r w:rsidRPr="007C4A17">
        <w:t>racial minorities become included into mainstream society through participation in</w:t>
      </w:r>
      <w:r>
        <w:t xml:space="preserve"> </w:t>
      </w:r>
      <w:r w:rsidRPr="007C4A17">
        <w:t>dominant practices and structures, or so the argument goes, they will reap material</w:t>
      </w:r>
      <w:r>
        <w:t xml:space="preserve"> </w:t>
      </w:r>
      <w:r w:rsidRPr="007C4A17">
        <w:t>benefits. This not only overestimates the potential of inclusion to eliminate repressive and</w:t>
      </w:r>
      <w:r>
        <w:t xml:space="preserve"> </w:t>
      </w:r>
      <w:r w:rsidRPr="007C4A17">
        <w:t>productive forms of power (where one outcome is racism), but it also underestimates the</w:t>
      </w:r>
      <w:r>
        <w:t xml:space="preserve"> </w:t>
      </w:r>
      <w:r w:rsidRPr="007C4A17">
        <w:t>ways in which inclusion enables the state to manage the ‘strangeness’ of Others through</w:t>
      </w:r>
      <w:r>
        <w:t xml:space="preserve"> </w:t>
      </w:r>
      <w:r w:rsidRPr="007C4A17">
        <w:t xml:space="preserve">indirect measures. Put differently, </w:t>
      </w:r>
      <w:r w:rsidRPr="00E95D3C">
        <w:rPr>
          <w:rStyle w:val="StyleBoldUnderline"/>
          <w:highlight w:val="yellow"/>
        </w:rPr>
        <w:t>inclusion does not necessarily end racism and at the same time it allows the state to regulate racialized Others by bringing those on the outside into the core.</w:t>
      </w:r>
    </w:p>
    <w:p w:rsidR="009A630A" w:rsidRDefault="009A630A" w:rsidP="009A630A"/>
    <w:p w:rsidR="009A630A" w:rsidRDefault="009A630A" w:rsidP="009A630A"/>
    <w:p w:rsidR="009A630A" w:rsidRDefault="009A630A" w:rsidP="009A630A">
      <w:pPr>
        <w:pStyle w:val="Heading4"/>
      </w:pPr>
      <w:r>
        <w:t>No solvency: inclusion can still oppress as a way to sustain hegemonic power</w:t>
      </w:r>
    </w:p>
    <w:p w:rsidR="009A630A" w:rsidRDefault="009A630A" w:rsidP="009A630A"/>
    <w:p w:rsidR="009A630A" w:rsidRDefault="009A630A" w:rsidP="009A630A">
      <w:r>
        <w:t xml:space="preserve">Rita </w:t>
      </w:r>
      <w:r w:rsidRPr="00E46455">
        <w:rPr>
          <w:rStyle w:val="StyleStyleBold12pt"/>
        </w:rPr>
        <w:t>Dahmoon</w:t>
      </w:r>
      <w:r>
        <w:t xml:space="preserve">, June </w:t>
      </w:r>
      <w:r w:rsidRPr="00E46455">
        <w:rPr>
          <w:rStyle w:val="StyleStyleBold12pt"/>
        </w:rPr>
        <w:t>2005</w:t>
      </w:r>
      <w:r>
        <w:t xml:space="preserve"> Professor of political science at University of Columbia, “Beyond Inclusion Politics: Reconstituting the Political Order”, </w:t>
      </w:r>
      <w:hyperlink r:id="rId27" w:history="1">
        <w:r w:rsidRPr="00A95D14">
          <w:rPr>
            <w:rStyle w:val="Hyperlink"/>
          </w:rPr>
          <w:t>http://www.cpsa-acsp.ca/papers-2005/Dhamoon.pdf</w:t>
        </w:r>
      </w:hyperlink>
    </w:p>
    <w:p w:rsidR="009A630A" w:rsidRDefault="009A630A" w:rsidP="009A630A"/>
    <w:p w:rsidR="009A630A" w:rsidRPr="007C4A17" w:rsidRDefault="009A630A" w:rsidP="009A630A">
      <w:r>
        <w:lastRenderedPageBreak/>
        <w:t xml:space="preserve">Inclusion is generally presented as if it led to the absence of oppression and discrimination. To consider whether this is accurate it is critical to expose the subtext of inclusion, particularly to explore whether </w:t>
      </w:r>
      <w:r w:rsidRPr="0056732E">
        <w:rPr>
          <w:rStyle w:val="StyleBoldUnderline"/>
          <w:highlight w:val="yellow"/>
        </w:rPr>
        <w:t>inclusion is promoted by those already included as a way to sustain hegemonic arrangements of power.</w:t>
      </w:r>
      <w:r>
        <w:t xml:space="preserve"> This is important because as Amarpal Dhaliwal states [The politics of inclusion] does not account for the ways </w:t>
      </w:r>
      <w:r w:rsidRPr="00BD0570">
        <w:rPr>
          <w:rStyle w:val="StyleBoldUnderline"/>
          <w:highlight w:val="yellow"/>
        </w:rPr>
        <w:t>inclusion can still oppress or fail to alter structures of domination</w:t>
      </w:r>
      <w:r>
        <w:t xml:space="preserve">. The inability of radical democratic inclusion politics to deal with inclusion retaining peripheralization is a key limitation, especially given that, in many liberal democratic societies, many democratic groups have been ‘included’ by being accorded certain formal rights like the right to vote. If </w:t>
      </w:r>
      <w:r w:rsidRPr="00BD0570">
        <w:rPr>
          <w:rStyle w:val="StyleBoldUnderline"/>
          <w:highlight w:val="yellow"/>
        </w:rPr>
        <w:t>inclusionary attempts often reaffirm a hegemonic core to which the margins are added</w:t>
      </w:r>
      <w:r>
        <w:t xml:space="preserve"> without any significant destabilization of that ‘core’ or continue to valourize the very centre that is problematic to begin The concept of inclusion, according to Dhaliwal, assumes that there is a delimited core to be included into. </w:t>
      </w:r>
      <w:r w:rsidRPr="00BA738B">
        <w:rPr>
          <w:rStyle w:val="StyleBoldUnderline"/>
          <w:highlight w:val="yellow"/>
        </w:rPr>
        <w:t>When this is problematized, it becomes apparent that an inclusive sphere only exists in relation to a sphere of exclusion.</w:t>
      </w:r>
      <w:r>
        <w:t xml:space="preserve"> As such, the dichotomy of insider/outsider remains stable; there remains an overarching need to define who does and does not belong in the core, and an assumption that those currently included are equally included. This is often without full consideration of the fact that many peoples are sometimes included and other times excluded or sometimes closer to the periphery than the core without entering the periphery. Moreover, the assumption is that there is one legitimate core or centre and yet many of us have our own places of belonging, in which the ‘core’ is not pre-determined. For example, those immigrant women of colour who are marginalized by mainstream society have alternate spaces through work, activism, families, and cultural communities in which we are not on the margins but rather at the centre of political life. </w:t>
      </w:r>
    </w:p>
    <w:p w:rsidR="009A630A" w:rsidRPr="00DC13D0" w:rsidRDefault="009A630A" w:rsidP="00FD7402">
      <w:pPr>
        <w:rPr>
          <w:szCs w:val="20"/>
        </w:rPr>
      </w:pPr>
    </w:p>
    <w:p w:rsidR="00FD7402" w:rsidRDefault="00FD7402" w:rsidP="00E77BC1">
      <w:pPr>
        <w:rPr>
          <w:rStyle w:val="StyleBoldUnderline"/>
        </w:rPr>
      </w:pPr>
    </w:p>
    <w:p w:rsidR="004E53D5" w:rsidRDefault="004E53D5" w:rsidP="004E53D5">
      <w:pPr>
        <w:pStyle w:val="Heading4"/>
      </w:pPr>
      <w:r>
        <w:t>No solvency: underlying structural biases need to be changed before any meaningful progress can be made</w:t>
      </w:r>
    </w:p>
    <w:p w:rsidR="004E53D5" w:rsidRDefault="004E53D5" w:rsidP="004E53D5"/>
    <w:p w:rsidR="004E53D5" w:rsidRPr="00A63721" w:rsidRDefault="004E53D5" w:rsidP="004E53D5">
      <w:pPr>
        <w:rPr>
          <w:rStyle w:val="StyleStyleBold12pt"/>
          <w:sz w:val="20"/>
          <w:szCs w:val="20"/>
        </w:rPr>
      </w:pPr>
      <w:r w:rsidRPr="00A63721">
        <w:rPr>
          <w:rStyle w:val="StyleStyleBold12pt"/>
          <w:sz w:val="20"/>
          <w:szCs w:val="20"/>
        </w:rPr>
        <w:t>Glassman ‘11</w:t>
      </w:r>
    </w:p>
    <w:p w:rsidR="004E53D5" w:rsidRPr="00A63721" w:rsidRDefault="004E53D5" w:rsidP="004E53D5">
      <w:pPr>
        <w:rPr>
          <w:szCs w:val="20"/>
        </w:rPr>
      </w:pPr>
      <w:r w:rsidRPr="00A63721">
        <w:rPr>
          <w:szCs w:val="20"/>
        </w:rPr>
        <w:t xml:space="preserve">Naomi Glassman is a Council On Hemispheric Affairs Research Associate. “REVOLUTIONARY RACISM IN CUBA” − COHA Research, Cuba − June 21, 2011 − </w:t>
      </w:r>
      <w:hyperlink r:id="rId28" w:history="1">
        <w:r w:rsidRPr="00A63721">
          <w:rPr>
            <w:rStyle w:val="Hyperlink"/>
            <w:szCs w:val="20"/>
          </w:rPr>
          <w:t>http://www.coha.org/revolutionary-racism-in-cuba/</w:t>
        </w:r>
      </w:hyperlink>
      <w:r w:rsidRPr="00A63721">
        <w:rPr>
          <w:szCs w:val="20"/>
        </w:rPr>
        <w:t xml:space="preserve"> − Accessed 7/16/13 – IS</w:t>
      </w:r>
    </w:p>
    <w:p w:rsidR="004E53D5" w:rsidRPr="00A63721" w:rsidRDefault="004E53D5" w:rsidP="004E53D5">
      <w:pPr>
        <w:rPr>
          <w:szCs w:val="20"/>
        </w:rPr>
      </w:pPr>
    </w:p>
    <w:p w:rsidR="004E53D5" w:rsidRPr="00A63721" w:rsidRDefault="004E53D5" w:rsidP="004E53D5">
      <w:pPr>
        <w:ind w:firstLine="720"/>
        <w:rPr>
          <w:rStyle w:val="StyleBoldUnderline"/>
          <w:szCs w:val="20"/>
        </w:rPr>
      </w:pPr>
      <w:r w:rsidRPr="00A63721">
        <w:rPr>
          <w:rStyle w:val="StyleBoldUnderline"/>
          <w:szCs w:val="20"/>
        </w:rPr>
        <w:t>After the</w:t>
      </w:r>
      <w:r w:rsidRPr="00A63721">
        <w:rPr>
          <w:szCs w:val="20"/>
        </w:rPr>
        <w:t xml:space="preserve"> triumph of the </w:t>
      </w:r>
      <w:r w:rsidRPr="00A63721">
        <w:rPr>
          <w:rStyle w:val="StyleBoldUnderline"/>
          <w:szCs w:val="20"/>
        </w:rPr>
        <w:t>Cuban Revolution</w:t>
      </w:r>
      <w:r w:rsidRPr="00A63721">
        <w:rPr>
          <w:szCs w:val="20"/>
        </w:rPr>
        <w:t xml:space="preserve">, Fidel </w:t>
      </w:r>
      <w:r w:rsidRPr="00A63721">
        <w:rPr>
          <w:rStyle w:val="StyleBoldUnderline"/>
          <w:szCs w:val="20"/>
          <w:highlight w:val="yellow"/>
        </w:rPr>
        <w:t>Castro acknowledged the prevalence of racism and launched a set of reforms</w:t>
      </w:r>
      <w:r w:rsidRPr="00A63721">
        <w:rPr>
          <w:szCs w:val="20"/>
        </w:rPr>
        <w:t xml:space="preserve"> intended </w:t>
      </w:r>
      <w:r w:rsidRPr="00A63721">
        <w:rPr>
          <w:rStyle w:val="StyleBoldUnderline"/>
          <w:szCs w:val="20"/>
        </w:rPr>
        <w:t>to eliminate racial disparity</w:t>
      </w:r>
      <w:r w:rsidRPr="00A63721">
        <w:rPr>
          <w:szCs w:val="20"/>
        </w:rPr>
        <w:t xml:space="preserve"> in public spaces, education and employment. However,</w:t>
      </w:r>
      <w:r w:rsidRPr="00A63721">
        <w:rPr>
          <w:rStyle w:val="StyleBoldUnderline"/>
          <w:szCs w:val="20"/>
        </w:rPr>
        <w:t xml:space="preserve"> </w:t>
      </w:r>
      <w:r w:rsidRPr="00A63721">
        <w:rPr>
          <w:rStyle w:val="Emphasis"/>
          <w:szCs w:val="20"/>
          <w:highlight w:val="yellow"/>
        </w:rPr>
        <w:t>he failed</w:t>
      </w:r>
      <w:r w:rsidRPr="00A63721">
        <w:rPr>
          <w:rStyle w:val="StyleBoldUnderline"/>
          <w:szCs w:val="20"/>
          <w:highlight w:val="yellow"/>
        </w:rPr>
        <w:t xml:space="preserve"> to adequately address its cultural and societal roots.</w:t>
      </w:r>
      <w:r w:rsidRPr="00A63721">
        <w:rPr>
          <w:szCs w:val="20"/>
        </w:rPr>
        <w:t xml:space="preserve"> After a few years, </w:t>
      </w:r>
      <w:r w:rsidRPr="00A63721">
        <w:rPr>
          <w:rStyle w:val="StyleBoldUnderline"/>
          <w:szCs w:val="20"/>
          <w:highlight w:val="yellow"/>
        </w:rPr>
        <w:t>he declared his policies a success and made any further discussion of race</w:t>
      </w:r>
      <w:r w:rsidRPr="00A63721">
        <w:rPr>
          <w:szCs w:val="20"/>
        </w:rPr>
        <w:t xml:space="preserve"> or racial inequality </w:t>
      </w:r>
      <w:r w:rsidRPr="00A63721">
        <w:rPr>
          <w:rStyle w:val="StyleBoldUnderline"/>
          <w:szCs w:val="20"/>
          <w:highlight w:val="yellow"/>
        </w:rPr>
        <w:t>a counterrevolutionary crime</w:t>
      </w:r>
      <w:r w:rsidRPr="00A63721">
        <w:rPr>
          <w:szCs w:val="20"/>
        </w:rPr>
        <w:t xml:space="preserve">, insisting that talk of race would divide the nation. During Castro’s reign, </w:t>
      </w:r>
      <w:r w:rsidRPr="00A63721">
        <w:rPr>
          <w:rStyle w:val="StyleBoldUnderline"/>
          <w:szCs w:val="20"/>
          <w:highlight w:val="yellow"/>
        </w:rPr>
        <w:t>the silence</w:t>
      </w:r>
      <w:r w:rsidRPr="00A63721">
        <w:rPr>
          <w:rStyle w:val="StyleBoldUnderline"/>
          <w:szCs w:val="20"/>
        </w:rPr>
        <w:t xml:space="preserve"> on issues of racism </w:t>
      </w:r>
      <w:r w:rsidRPr="00A63721">
        <w:rPr>
          <w:rStyle w:val="StyleBoldUnderline"/>
          <w:szCs w:val="20"/>
          <w:highlight w:val="yellow"/>
        </w:rPr>
        <w:t xml:space="preserve">made further debate or improvements impossible, </w:t>
      </w:r>
      <w:r w:rsidRPr="00A63721">
        <w:rPr>
          <w:rStyle w:val="Emphasis"/>
          <w:szCs w:val="20"/>
          <w:highlight w:val="yellow"/>
        </w:rPr>
        <w:t>countering the initial benefits of his reforms.</w:t>
      </w:r>
      <w:r w:rsidRPr="00A63721">
        <w:rPr>
          <w:szCs w:val="20"/>
        </w:rPr>
        <w:t xml:space="preserve"> Even though the </w:t>
      </w:r>
      <w:r w:rsidRPr="00A63721">
        <w:rPr>
          <w:rStyle w:val="StyleBoldUnderline"/>
          <w:szCs w:val="20"/>
          <w:highlight w:val="yellow"/>
        </w:rPr>
        <w:t>Castro</w:t>
      </w:r>
      <w:r w:rsidRPr="00A63721">
        <w:rPr>
          <w:szCs w:val="20"/>
        </w:rPr>
        <w:t xml:space="preserve"> government achieved more for blacks in fifty years than previous administrations had in the last 400 years,[v] his policies </w:t>
      </w:r>
      <w:r w:rsidRPr="00A63721">
        <w:rPr>
          <w:rStyle w:val="StyleBoldUnderline"/>
          <w:szCs w:val="20"/>
          <w:highlight w:val="yellow"/>
        </w:rPr>
        <w:t>only addressed issues of unequal access without changing structural biases underlying society.</w:t>
      </w:r>
      <w:r w:rsidRPr="00A63721">
        <w:rPr>
          <w:szCs w:val="20"/>
        </w:rPr>
        <w:t xml:space="preserve"> With a new wave of economic changes affecting the country,</w:t>
      </w:r>
      <w:r w:rsidRPr="00A63721">
        <w:rPr>
          <w:rStyle w:val="StyleBoldUnderline"/>
          <w:szCs w:val="20"/>
        </w:rPr>
        <w:t xml:space="preserve"> race and racism are once again becoming important issues in Cuba.</w:t>
      </w:r>
    </w:p>
    <w:p w:rsidR="004E53D5" w:rsidRDefault="004E53D5" w:rsidP="00E77BC1">
      <w:pPr>
        <w:rPr>
          <w:rStyle w:val="StyleBoldUnderline"/>
        </w:rPr>
      </w:pPr>
    </w:p>
    <w:p w:rsidR="00E77BC1" w:rsidRDefault="00D2508E" w:rsidP="00D2508E">
      <w:pPr>
        <w:pStyle w:val="Heading1"/>
      </w:pPr>
      <w:r w:rsidRPr="00D2508E">
        <w:lastRenderedPageBreak/>
        <w:t>Economy</w:t>
      </w:r>
    </w:p>
    <w:p w:rsidR="00D2508E" w:rsidRDefault="00D2508E" w:rsidP="00D2508E"/>
    <w:p w:rsidR="00936E5F" w:rsidRPr="0016165E" w:rsidRDefault="00936E5F" w:rsidP="00936E5F">
      <w:pPr>
        <w:pStyle w:val="Heading4"/>
      </w:pPr>
      <w:r w:rsidRPr="0016165E">
        <w:t xml:space="preserve">Embargo has </w:t>
      </w:r>
      <w:r>
        <w:t>little</w:t>
      </w:r>
      <w:r w:rsidRPr="0016165E">
        <w:t xml:space="preserve"> economic impact on either Cuba or the US</w:t>
      </w:r>
    </w:p>
    <w:p w:rsidR="00936E5F" w:rsidRPr="0016165E" w:rsidRDefault="00936E5F" w:rsidP="00936E5F">
      <w:pPr>
        <w:rPr>
          <w:rStyle w:val="StyleStyleBold12pt"/>
        </w:rPr>
      </w:pPr>
      <w:r w:rsidRPr="0016165E">
        <w:rPr>
          <w:rStyle w:val="StyleStyleBold12pt"/>
        </w:rPr>
        <w:t xml:space="preserve">Betancourt 13 </w:t>
      </w:r>
    </w:p>
    <w:p w:rsidR="00936E5F" w:rsidRPr="00791D04" w:rsidRDefault="00936E5F" w:rsidP="00936E5F">
      <w:pPr>
        <w:rPr>
          <w:szCs w:val="20"/>
        </w:rPr>
      </w:pPr>
      <w:r w:rsidRPr="00791D04">
        <w:rPr>
          <w:rFonts w:asciiTheme="majorHAnsi" w:hAnsiTheme="majorHAnsi"/>
          <w:szCs w:val="20"/>
        </w:rPr>
        <w:t xml:space="preserve">Roger R. Betancourt, Professor in the Department of Economics at the University of Maryland, The Development Research Center,  April 8, 2013. </w:t>
      </w:r>
      <w:hyperlink r:id="rId29" w:history="1">
        <w:r w:rsidRPr="00791D04">
          <w:rPr>
            <w:rStyle w:val="Hyperlink"/>
            <w:rFonts w:asciiTheme="majorHAnsi" w:hAnsiTheme="majorHAnsi"/>
            <w:szCs w:val="20"/>
          </w:rPr>
          <w:t>http://devresearchcenter.org/2013/04/08/should-the-us-lift-the-embargo-by-roger-betancourt/</w:t>
        </w:r>
      </w:hyperlink>
      <w:r w:rsidRPr="00791D04">
        <w:rPr>
          <w:rFonts w:asciiTheme="majorHAnsi" w:hAnsiTheme="majorHAnsi"/>
          <w:szCs w:val="20"/>
        </w:rPr>
        <w:t xml:space="preserve"> </w:t>
      </w:r>
    </w:p>
    <w:p w:rsidR="00936E5F" w:rsidRDefault="00936E5F" w:rsidP="00936E5F">
      <w:pPr>
        <w:rPr>
          <w:rFonts w:asciiTheme="majorHAnsi" w:hAnsiTheme="majorHAnsi"/>
          <w:sz w:val="22"/>
        </w:rPr>
      </w:pPr>
    </w:p>
    <w:p w:rsidR="00936E5F" w:rsidRPr="00F83E39" w:rsidRDefault="00936E5F" w:rsidP="00936E5F">
      <w:pPr>
        <w:rPr>
          <w:rStyle w:val="StyleBoldUnderline"/>
        </w:rPr>
      </w:pPr>
      <w:r w:rsidRPr="00F83E39">
        <w:t>Since the embargo has three different economic aspects in terms of the restrictions involved, one can partition the answer in terms of which set of restrictions are lifted: the ones on transactions of goods and services; the ones on labor flows and the ones on capital flows</w:t>
      </w:r>
      <w:r w:rsidRPr="00F83E39">
        <w:rPr>
          <w:rStyle w:val="StyleBoldUnderline"/>
        </w:rPr>
        <w:t>.  With respect to restrictions on transactions of goods and services, the changes would matter little economically to both sides.  After so many years Cuba has adjusted to the additional costs of the ‘embargo’ by switching to next best available alternatives. </w:t>
      </w:r>
    </w:p>
    <w:p w:rsidR="00D2508E" w:rsidRDefault="00D2508E" w:rsidP="00D2508E">
      <w:pPr>
        <w:pStyle w:val="Heading4"/>
      </w:pPr>
      <w:r>
        <w:t>Cubans not as economically impoverished as one might think</w:t>
      </w:r>
    </w:p>
    <w:p w:rsidR="00D2508E" w:rsidRDefault="00D2508E" w:rsidP="00D2508E">
      <w:r>
        <w:t>Yaffe 2009</w:t>
      </w:r>
    </w:p>
    <w:p w:rsidR="00D2508E" w:rsidRDefault="00D2508E" w:rsidP="00D2508E">
      <w:r>
        <w:t>Dr Helen Yaffe Latin American history teaching fellow at University College London</w:t>
      </w:r>
    </w:p>
    <w:p w:rsidR="00D2508E" w:rsidRDefault="00D2508E" w:rsidP="00D2508E">
      <w:r>
        <w:t>The Guardian (London)  April 22, 2009 p. LN</w:t>
      </w:r>
    </w:p>
    <w:p w:rsidR="00D2508E" w:rsidRDefault="00D2508E" w:rsidP="00D2508E"/>
    <w:p w:rsidR="00D2508E" w:rsidRDefault="00D2508E" w:rsidP="00D2508E">
      <w:r>
        <w:t xml:space="preserve">Carroll suggests that Cubans have no expendable income and that salaries are 80 cents a day, but he omits to mention that </w:t>
      </w:r>
      <w:r w:rsidRPr="006A543C">
        <w:rPr>
          <w:rStyle w:val="StyleBoldUnderline"/>
        </w:rPr>
        <w:t>the state provides a basic food basket; that most incomes are not taxed; that most Cubans own their homes or pay very little rent; that utility bills, transport and medicine costs are symbolic; that the opera, cinema, ballet and so on are cheap for all. High-quality education and healthcare are free. They are part of the material wealth of Cuba and cannot be dismissed - as if individual consumption of DVDs and digital cameras were the only measure of economic growth.</w:t>
      </w:r>
      <w:r>
        <w:t xml:space="preserve"> And ask those living in the US's new tent cities if they take "disposable income" for granted.</w:t>
      </w:r>
    </w:p>
    <w:p w:rsidR="00D2508E" w:rsidRDefault="00D2508E" w:rsidP="00D2508E"/>
    <w:p w:rsidR="00D2508E" w:rsidRDefault="00D2508E" w:rsidP="00D2508E">
      <w:r w:rsidRPr="006A543C">
        <w:rPr>
          <w:rStyle w:val="StyleBoldUnderline"/>
        </w:rPr>
        <w:t>Cuba is taking steps to reduce dependence on food and fuel imports. Havana now produces more fruit and vegetables than are needed</w:t>
      </w:r>
      <w:r>
        <w:t>, but you would never know it from Carroll, who places them at the top of the Cuban "wish list".</w:t>
      </w:r>
    </w:p>
    <w:p w:rsidR="00F31554" w:rsidRDefault="00F31554" w:rsidP="00D2508E"/>
    <w:p w:rsidR="00F31554" w:rsidRPr="007D6069" w:rsidRDefault="00F31554" w:rsidP="00F31554">
      <w:pPr>
        <w:pStyle w:val="Heading4"/>
      </w:pPr>
      <w:r w:rsidRPr="007D6069">
        <w:t xml:space="preserve">No significant </w:t>
      </w:r>
      <w:r>
        <w:t xml:space="preserve">economic </w:t>
      </w:r>
      <w:r w:rsidRPr="007D6069">
        <w:t>disadvantage in doing business under the embargo</w:t>
      </w:r>
    </w:p>
    <w:p w:rsidR="00F31554" w:rsidRDefault="00F31554" w:rsidP="00F31554">
      <w:pPr>
        <w:pStyle w:val="NoSpacing"/>
      </w:pPr>
    </w:p>
    <w:p w:rsidR="00F31554" w:rsidRDefault="00F31554" w:rsidP="00F31554">
      <w:pPr>
        <w:pStyle w:val="NoSpacing"/>
        <w:rPr>
          <w:rStyle w:val="StyleStyleBold12pt"/>
        </w:rPr>
      </w:pPr>
      <w:r>
        <w:rPr>
          <w:rStyle w:val="StyleStyleBold12pt"/>
        </w:rPr>
        <w:t>Hanson 13</w:t>
      </w:r>
    </w:p>
    <w:p w:rsidR="00F31554" w:rsidRDefault="00F31554" w:rsidP="00F31554">
      <w:pPr>
        <w:pStyle w:val="NoSpacing"/>
      </w:pPr>
      <w:r>
        <w:t xml:space="preserve">(Daniel Hanson, economics researcher at the American Enterprise Institute, “It’s Time for the U.S. To End Its Senseless Embargo of Cuba,” Forbes, 1/16/2013 </w:t>
      </w:r>
      <w:hyperlink r:id="rId30" w:history="1">
        <w:r>
          <w:rPr>
            <w:rStyle w:val="Hyperlink"/>
          </w:rPr>
          <w:t>http://www.forbes.com/sites/realspin/2013/01/16/its-time-for-the-u-s-to-end-its-senseless-embargo-of-cuba/</w:t>
        </w:r>
      </w:hyperlink>
      <w:r>
        <w:t>, accessed 7/17/13 ES)</w:t>
      </w:r>
    </w:p>
    <w:p w:rsidR="00F31554" w:rsidRDefault="00F31554" w:rsidP="00F31554">
      <w:pPr>
        <w:pStyle w:val="NoSpacing"/>
        <w:rPr>
          <w:u w:val="single"/>
        </w:rPr>
      </w:pPr>
      <w:r>
        <w:t xml:space="preserve">Moreover, since Europeans, Japanese, and Canadians can travel and conduct business in Cuba unimpeded, the sanctions are rather toothless.  </w:t>
      </w:r>
      <w:r>
        <w:rPr>
          <w:rStyle w:val="StyleBoldUnderline"/>
        </w:rPr>
        <w:t xml:space="preserve">The State Department has argued that </w:t>
      </w:r>
      <w:r>
        <w:rPr>
          <w:rStyle w:val="StyleBoldUnderline"/>
          <w:highlight w:val="yellow"/>
        </w:rPr>
        <w:t>the cost of conducting business in Cuba is only negligibly higher because of the embargo</w:t>
      </w:r>
      <w:r>
        <w:rPr>
          <w:rStyle w:val="StyleBoldUnderline"/>
        </w:rPr>
        <w:t xml:space="preserve">.  For American multinational corporations wishing to undertake commerce in Cuba, </w:t>
      </w:r>
      <w:r>
        <w:rPr>
          <w:rStyle w:val="StyleBoldUnderline"/>
          <w:highlight w:val="yellow"/>
        </w:rPr>
        <w:t>foreign branches find it easy to conduct exchanges.</w:t>
      </w:r>
    </w:p>
    <w:p w:rsidR="00F31554" w:rsidRDefault="00F31554" w:rsidP="00D2508E"/>
    <w:p w:rsidR="00D2508E" w:rsidRDefault="00D2508E" w:rsidP="00D2508E"/>
    <w:p w:rsidR="00CE6FF4" w:rsidRDefault="00CE6FF4" w:rsidP="00D2508E"/>
    <w:p w:rsidR="00CE6FF4" w:rsidRDefault="00CE6FF4" w:rsidP="00CE6FF4">
      <w:pPr>
        <w:pStyle w:val="Heading1"/>
      </w:pPr>
      <w:r>
        <w:lastRenderedPageBreak/>
        <w:t>LNG</w:t>
      </w:r>
    </w:p>
    <w:p w:rsidR="00CE6FF4" w:rsidRDefault="00CE6FF4" w:rsidP="00CE6FF4">
      <w:pPr>
        <w:pStyle w:val="Heading3"/>
      </w:pPr>
      <w:r>
        <w:lastRenderedPageBreak/>
        <w:t>A2: LNG Terror</w:t>
      </w:r>
    </w:p>
    <w:p w:rsidR="00CE6FF4" w:rsidRDefault="00CE6FF4" w:rsidP="00CE6FF4">
      <w:pPr>
        <w:pStyle w:val="Heading4"/>
      </w:pPr>
      <w:r>
        <w:t>No LNG terror – security measures check.</w:t>
      </w:r>
    </w:p>
    <w:p w:rsidR="00CE6FF4" w:rsidRDefault="00CE6FF4" w:rsidP="00CE6FF4"/>
    <w:p w:rsidR="00CE6FF4" w:rsidRDefault="00CE6FF4" w:rsidP="00CE6FF4">
      <w:r>
        <w:t xml:space="preserve">Eben </w:t>
      </w:r>
      <w:r w:rsidRPr="00DF74B6">
        <w:rPr>
          <w:rStyle w:val="StyleStyleBold12pt"/>
        </w:rPr>
        <w:t>Kaplan</w:t>
      </w:r>
      <w:r>
        <w:t xml:space="preserve">, Council of Foreign relations, February 26, </w:t>
      </w:r>
      <w:r w:rsidRPr="003D3F52">
        <w:rPr>
          <w:rStyle w:val="StyleStyleBold12pt"/>
        </w:rPr>
        <w:t>2007</w:t>
      </w:r>
      <w:r>
        <w:t>, “Liquefied Natural Gas: A Potential Terrorist Target?”, http://www.cfr.org/natural-gas/liquefied-natural-gas-potential-terrorist-target/p9810</w:t>
      </w:r>
    </w:p>
    <w:p w:rsidR="00CE6FF4" w:rsidRDefault="00CE6FF4" w:rsidP="00CE6FF4"/>
    <w:p w:rsidR="00CE6FF4" w:rsidRDefault="00CE6FF4" w:rsidP="00CE6FF4">
      <w:r w:rsidRPr="00641F2A">
        <w:rPr>
          <w:rStyle w:val="StyleBoldUnderline"/>
          <w:highlight w:val="yellow"/>
        </w:rPr>
        <w:t>LNG tankers approaching U.S. waters must provide ninety-six hours' notice, allowing the Coast Guard to provide a small flotilla to safely escort the boat to its destination</w:t>
      </w:r>
      <w:r>
        <w:t xml:space="preserve">. Added </w:t>
      </w:r>
      <w:r w:rsidRPr="00087D1C">
        <w:rPr>
          <w:rStyle w:val="StyleBoldUnderline"/>
          <w:highlight w:val="yellow"/>
        </w:rPr>
        <w:t>security detail includes local police boats</w:t>
      </w:r>
      <w:r>
        <w:t xml:space="preserve">, divers, </w:t>
      </w:r>
      <w:r w:rsidRPr="00087D1C">
        <w:rPr>
          <w:rStyle w:val="StyleBoldUnderline"/>
          <w:highlight w:val="yellow"/>
        </w:rPr>
        <w:t>firefighting tugboats, and a helicopter</w:t>
      </w:r>
      <w:r>
        <w:t xml:space="preserve">. </w:t>
      </w:r>
      <w:r w:rsidRPr="00087D1C">
        <w:rPr>
          <w:rStyle w:val="StyleBoldUnderline"/>
          <w:highlight w:val="yellow"/>
        </w:rPr>
        <w:t>Bridges along the tanker's route are closed and nearby airports suspend flights.</w:t>
      </w:r>
      <w:r>
        <w:t xml:space="preserve"> Any </w:t>
      </w:r>
      <w:r w:rsidRPr="00087D1C">
        <w:rPr>
          <w:rStyle w:val="StyleBoldUnderline"/>
          <w:highlight w:val="yellow"/>
        </w:rPr>
        <w:t>private vessels that drift too close are</w:t>
      </w:r>
      <w:r>
        <w:t xml:space="preserve"> sternly turned </w:t>
      </w:r>
      <w:r w:rsidRPr="00087D1C">
        <w:rPr>
          <w:rStyle w:val="StyleBoldUnderline"/>
          <w:highlight w:val="yellow"/>
        </w:rPr>
        <w:t>away.</w:t>
      </w:r>
      <w:r>
        <w:t xml:space="preserve"> </w:t>
      </w:r>
      <w:r w:rsidRPr="00D2567C">
        <w:rPr>
          <w:rStyle w:val="StyleBoldUnderline"/>
          <w:highlight w:val="yellow"/>
        </w:rPr>
        <w:t>Tankers are inspected and screened for explosives before they are allowed to approach land, and tanker crews must pass a security check before being allowed to board the vessels</w:t>
      </w:r>
      <w:r>
        <w:t>. At LNG terminals, there is also a heavy security presence; access to the terminals is controlled, and security personnel perform regular threat-response drills.</w:t>
      </w:r>
    </w:p>
    <w:p w:rsidR="00CE6FF4" w:rsidRDefault="00CE6FF4" w:rsidP="00CE6FF4"/>
    <w:p w:rsidR="00CE6FF4" w:rsidRPr="006A03D2" w:rsidRDefault="00CE6FF4" w:rsidP="00CE6FF4"/>
    <w:p w:rsidR="00CE6FF4" w:rsidRDefault="00CE6FF4" w:rsidP="00CE6FF4">
      <w:pPr>
        <w:pStyle w:val="Heading3"/>
      </w:pPr>
      <w:r>
        <w:lastRenderedPageBreak/>
        <w:t>A2- Natural Gas Internal Link</w:t>
      </w:r>
    </w:p>
    <w:p w:rsidR="00CE6FF4" w:rsidRDefault="00CE6FF4" w:rsidP="00CE6FF4"/>
    <w:p w:rsidR="00CE6FF4" w:rsidRDefault="00CE6FF4" w:rsidP="00CE6FF4">
      <w:pPr>
        <w:pStyle w:val="Heading4"/>
      </w:pPr>
      <w:r>
        <w:t>No impact or it’s inevitable—T&amp;T will just increase sales to China</w:t>
      </w:r>
    </w:p>
    <w:p w:rsidR="00CE6FF4" w:rsidRDefault="00CE6FF4" w:rsidP="00CE6FF4">
      <w:r w:rsidRPr="00753C06">
        <w:rPr>
          <w:rStyle w:val="StyleStyleBold12pt"/>
        </w:rPr>
        <w:t>BOFIT</w:t>
      </w:r>
      <w:r w:rsidRPr="00753C06">
        <w:t xml:space="preserve"> 6/7/20</w:t>
      </w:r>
      <w:r w:rsidRPr="00753C06">
        <w:rPr>
          <w:rStyle w:val="StyleStyleBold12pt"/>
        </w:rPr>
        <w:t>13</w:t>
      </w:r>
      <w:r w:rsidRPr="00753C06">
        <w:t xml:space="preserve"> (Bank of Finland Institute for Economies in Transition, "China emerges as a major trading partner for many Latin American countries" www.suomenpankki.fi/bofit_en/seuranta/seuranta-aineisto/pages/vw201323_6.aspx)</w:t>
      </w:r>
    </w:p>
    <w:p w:rsidR="00CE6FF4" w:rsidRDefault="00CE6FF4" w:rsidP="00CE6FF4"/>
    <w:p w:rsidR="00CE6FF4" w:rsidRDefault="00CE6FF4" w:rsidP="00CE6FF4">
      <w:pPr>
        <w:rPr>
          <w:sz w:val="16"/>
        </w:rPr>
      </w:pPr>
      <w:r w:rsidRPr="00753C06">
        <w:rPr>
          <w:sz w:val="16"/>
        </w:rPr>
        <w:t xml:space="preserve">President </w:t>
      </w:r>
      <w:r w:rsidRPr="00111CD3">
        <w:rPr>
          <w:rStyle w:val="StyleBoldUnderline"/>
          <w:highlight w:val="yellow"/>
        </w:rPr>
        <w:t>Xi</w:t>
      </w:r>
      <w:r w:rsidRPr="00753C06">
        <w:rPr>
          <w:sz w:val="16"/>
        </w:rPr>
        <w:t xml:space="preserve"> Jinping </w:t>
      </w:r>
      <w:r w:rsidRPr="00753C06">
        <w:rPr>
          <w:rStyle w:val="StyleBoldUnderline"/>
        </w:rPr>
        <w:t xml:space="preserve">spent this week on a tour of Latin America. He </w:t>
      </w:r>
      <w:r w:rsidRPr="00111CD3">
        <w:rPr>
          <w:rStyle w:val="StyleBoldUnderline"/>
          <w:highlight w:val="yellow"/>
        </w:rPr>
        <w:t>began with a visit to Trinidad and Tobago to talk about cooperation in the energy sector. Trinidad and Tobago has large natural gas deposits and would like to find new export markets</w:t>
      </w:r>
      <w:r w:rsidRPr="00753C06">
        <w:rPr>
          <w:sz w:val="16"/>
        </w:rPr>
        <w:t xml:space="preserve"> for its liquefied natural gas (LNG) since the shale gas boom is reducing the US gas imports. </w:t>
      </w:r>
      <w:r w:rsidRPr="00111CD3">
        <w:rPr>
          <w:rStyle w:val="StyleBoldUnderline"/>
          <w:highlight w:val="yellow"/>
        </w:rPr>
        <w:t>China</w:t>
      </w:r>
      <w:r w:rsidRPr="00753C06">
        <w:rPr>
          <w:sz w:val="16"/>
        </w:rPr>
        <w:t xml:space="preserve">, which </w:t>
      </w:r>
      <w:r w:rsidRPr="00111CD3">
        <w:rPr>
          <w:rStyle w:val="StyleBoldUnderline"/>
          <w:highlight w:val="yellow"/>
        </w:rPr>
        <w:t>is interested in developing natural gas fields in the Caribbean region,</w:t>
      </w:r>
      <w:r w:rsidRPr="00753C06">
        <w:rPr>
          <w:sz w:val="16"/>
        </w:rPr>
        <w:t xml:space="preserve"> promised to build a children’s hospital in the capital city of Port of Spain. In Costa Rica, China agreed to provide almost two billion dollars in financing for modernisation of an oil refinery, highway improvements and a public transport project. Mr. Xi is currently in Mexico, after which he travels to the US.</w:t>
      </w:r>
    </w:p>
    <w:p w:rsidR="00CE6FF4" w:rsidRDefault="00CE6FF4" w:rsidP="00CE6FF4">
      <w:pPr>
        <w:rPr>
          <w:sz w:val="16"/>
        </w:rPr>
      </w:pPr>
    </w:p>
    <w:p w:rsidR="00CE6FF4" w:rsidRPr="006A03D2" w:rsidRDefault="00CE6FF4" w:rsidP="00CE6FF4">
      <w:pPr>
        <w:pStyle w:val="Heading3"/>
      </w:pPr>
      <w:r w:rsidRPr="006A03D2">
        <w:lastRenderedPageBreak/>
        <w:t xml:space="preserve">A2: LNG explosions </w:t>
      </w:r>
      <w:r>
        <w:t>G</w:t>
      </w:r>
      <w:r w:rsidRPr="006A03D2">
        <w:t>eneric</w:t>
      </w:r>
    </w:p>
    <w:p w:rsidR="00CE6FF4" w:rsidRDefault="00CE6FF4" w:rsidP="00CE6FF4">
      <w:pPr>
        <w:rPr>
          <w:sz w:val="16"/>
        </w:rPr>
      </w:pPr>
    </w:p>
    <w:p w:rsidR="00CE6FF4" w:rsidRDefault="00CE6FF4" w:rsidP="00CE6FF4">
      <w:pPr>
        <w:pStyle w:val="Heading4"/>
      </w:pPr>
      <w:r>
        <w:t>LNG is safe – no risk of an explosion.</w:t>
      </w:r>
    </w:p>
    <w:p w:rsidR="00CE6FF4" w:rsidRDefault="00CE6FF4" w:rsidP="00CE6FF4"/>
    <w:p w:rsidR="00CE6FF4" w:rsidRDefault="00CE6FF4" w:rsidP="00CE6FF4">
      <w:r>
        <w:t xml:space="preserve">Eben </w:t>
      </w:r>
      <w:r w:rsidRPr="00DF74B6">
        <w:rPr>
          <w:rStyle w:val="StyleStyleBold12pt"/>
        </w:rPr>
        <w:t>Kaplan</w:t>
      </w:r>
      <w:r>
        <w:t xml:space="preserve">, Council of Foreign relations ,February 26, </w:t>
      </w:r>
      <w:r w:rsidRPr="003D3F52">
        <w:rPr>
          <w:rStyle w:val="StyleStyleBold12pt"/>
        </w:rPr>
        <w:t>2007</w:t>
      </w:r>
      <w:r>
        <w:t>, “Liquefied Natural Gas: A Potential Terrorist Target?”, http://www.cfr.org/natural-gas/liquefied-natural-gas-potential-terrorist-target/p9810</w:t>
      </w:r>
    </w:p>
    <w:p w:rsidR="00CE6FF4" w:rsidRDefault="00CE6FF4" w:rsidP="00CE6FF4"/>
    <w:p w:rsidR="00CE6FF4" w:rsidRPr="00393E5C" w:rsidRDefault="00CE6FF4" w:rsidP="00CE6FF4">
      <w:pPr>
        <w:rPr>
          <w:rStyle w:val="StyleBoldUnderline"/>
        </w:rPr>
      </w:pPr>
      <w:r>
        <w:t xml:space="preserve">In the absence of foul play, </w:t>
      </w:r>
      <w:r w:rsidRPr="00727BA4">
        <w:rPr>
          <w:rStyle w:val="StyleBoldUnderline"/>
          <w:highlight w:val="yellow"/>
        </w:rPr>
        <w:t>LNG is quite safe. Over four decades</w:t>
      </w:r>
      <w:r w:rsidRPr="00393E5C">
        <w:rPr>
          <w:rStyle w:val="StyleBoldUnderline"/>
        </w:rPr>
        <w:t xml:space="preserve">, </w:t>
      </w:r>
      <w:r w:rsidRPr="00727BA4">
        <w:rPr>
          <w:rStyle w:val="StyleBoldUnderline"/>
          <w:highlight w:val="yellow"/>
        </w:rPr>
        <w:t>the</w:t>
      </w:r>
      <w:r w:rsidRPr="00393E5C">
        <w:rPr>
          <w:rStyle w:val="StyleBoldUnderline"/>
        </w:rPr>
        <w:t xml:space="preserve"> U.S. </w:t>
      </w:r>
      <w:r w:rsidRPr="00727BA4">
        <w:rPr>
          <w:rStyle w:val="StyleBoldUnderline"/>
          <w:highlight w:val="yellow"/>
        </w:rPr>
        <w:t>LNG industry has operated without incident, the tankers that transport LNG have safely logged more than 100 million miles over 45,000 voyages.</w:t>
      </w:r>
    </w:p>
    <w:p w:rsidR="00CE6FF4" w:rsidRDefault="00CE6FF4" w:rsidP="00CE6FF4"/>
    <w:p w:rsidR="00CE6FF4" w:rsidRDefault="00CE6FF4" w:rsidP="00CE6FF4">
      <w:r>
        <w:t xml:space="preserve">Natural gas is at least 90 percent methane, which is combustible. Though in its liquid state natural gas is not explosive, </w:t>
      </w:r>
      <w:r w:rsidRPr="00D71192">
        <w:rPr>
          <w:rStyle w:val="StyleBoldUnderline"/>
          <w:highlight w:val="yellow"/>
        </w:rPr>
        <w:t>spilled LNG will quickly evaporate</w:t>
      </w:r>
      <w:r w:rsidRPr="00393E5C">
        <w:rPr>
          <w:rStyle w:val="StyleBoldUnderline"/>
        </w:rPr>
        <w:t>, forming a vapor cloud, which if ignited can be</w:t>
      </w:r>
      <w:r>
        <w:t xml:space="preserve"> very </w:t>
      </w:r>
      <w:r w:rsidRPr="00393E5C">
        <w:rPr>
          <w:rStyle w:val="StyleBoldUnderline"/>
        </w:rPr>
        <w:t>dangerous</w:t>
      </w:r>
      <w:r>
        <w:t xml:space="preserve">. Yet </w:t>
      </w:r>
      <w:r w:rsidRPr="00393E5C">
        <w:rPr>
          <w:rStyle w:val="StyleBoldUnderline"/>
        </w:rPr>
        <w:t xml:space="preserve">the </w:t>
      </w:r>
      <w:r w:rsidRPr="00400E3B">
        <w:rPr>
          <w:rStyle w:val="StyleBoldUnderline"/>
          <w:highlight w:val="yellow"/>
        </w:rPr>
        <w:t>likelihood of this happening is somewhat remote: In order to for a vapor cloud to combust the gas-to-air mixture must be within the narrow window of 5 percent to 15 percent</w:t>
      </w:r>
      <w:r w:rsidRPr="00393E5C">
        <w:rPr>
          <w:rStyle w:val="StyleBoldUnderline"/>
        </w:rPr>
        <w:t xml:space="preserve">. Furthermore, </w:t>
      </w:r>
      <w:r w:rsidRPr="00400E3B">
        <w:rPr>
          <w:rStyle w:val="StyleBoldUnderline"/>
          <w:highlight w:val="yellow"/>
        </w:rPr>
        <w:t>the vapor is lighter than air, and</w:t>
      </w:r>
      <w:r w:rsidRPr="00393E5C">
        <w:rPr>
          <w:rStyle w:val="StyleBoldUnderline"/>
        </w:rPr>
        <w:t xml:space="preserve"> in the absence of an ignition source, </w:t>
      </w:r>
      <w:r w:rsidRPr="00400E3B">
        <w:rPr>
          <w:rStyle w:val="StyleBoldUnderline"/>
          <w:highlight w:val="yellow"/>
        </w:rPr>
        <w:t>it will simply rise and dissipate. Under windy conditions, which frequently exist on the waters where LNG tankers sail, the likelihood of such a cloud forming is further lessened</w:t>
      </w:r>
      <w:r w:rsidRPr="00393E5C">
        <w:rPr>
          <w:rStyle w:val="StyleBoldUnderline"/>
        </w:rPr>
        <w:t>.</w:t>
      </w:r>
      <w:r>
        <w:t xml:space="preserve"> Nevertheless, should one of these vapor clouds catch fire, the results could be catastrophic, says James Fay, professor emeritus at the Massachusetts Institute of Technology [MIT]. Describing one scenario, he says that a hole in an LNG tanker could result in liquid leaking out of the storage vessel faster than it would burn off, resulting in an expanding "pool fire." A 2004 study by the Sandia National Laboratory, a division of the Department of Energy, suggests that such a fire would be hot enough to melt steel at distances of 1,200 feet, and could result in second-degree burns on exposed skin a mile away. "This would be bigger than any industrial fire with which we have experience," Fay says. "There's no way to put out that kind of fire." A pool fire will burn until all its fuel is gone, which takes five to eight minutes, but it could ignite a rash of secondary fires on such a large scale that they may cause more damage than the initial blaze.</w:t>
      </w:r>
    </w:p>
    <w:p w:rsidR="00CE6FF4" w:rsidRDefault="00CE6FF4" w:rsidP="00CE6FF4"/>
    <w:p w:rsidR="00CE6FF4" w:rsidRDefault="00CE6FF4" w:rsidP="00CE6FF4">
      <w:r>
        <w:t xml:space="preserve">The only notable LNG accident in the United States occurred in 1944 in Cleveland, Ohio, when a full storage tank burst. The LNG spilled out, quickly evaporated, and ignited, scorching some thirty acres of land and killing 128 people and leaving 225 injured. Since this incident, </w:t>
      </w:r>
      <w:r w:rsidRPr="00D91B09">
        <w:rPr>
          <w:rStyle w:val="StyleBoldUnderline"/>
          <w:highlight w:val="yellow"/>
        </w:rPr>
        <w:t xml:space="preserve">cold-storage technology has made significant advances, and experts say the likelihood </w:t>
      </w:r>
      <w:r w:rsidRPr="00D91B09">
        <w:t>of such</w:t>
      </w:r>
      <w:r w:rsidRPr="00D91B09">
        <w:rPr>
          <w:rStyle w:val="StyleBoldUnderline"/>
          <w:highlight w:val="yellow"/>
        </w:rPr>
        <w:t xml:space="preserve"> an incident</w:t>
      </w:r>
      <w:r>
        <w:t xml:space="preserve"> repeating </w:t>
      </w:r>
      <w:r w:rsidRPr="00727BA4">
        <w:rPr>
          <w:rStyle w:val="StyleBoldUnderline"/>
        </w:rPr>
        <w:t xml:space="preserve">itself </w:t>
      </w:r>
      <w:r w:rsidRPr="00D91B09">
        <w:rPr>
          <w:rStyle w:val="StyleBoldUnderline"/>
          <w:highlight w:val="yellow"/>
        </w:rPr>
        <w:t>is remote.</w:t>
      </w:r>
      <w:r>
        <w:t xml:space="preserve"> In 2004, a boiler at an LNG-production plant in Skikda, Algeria exploded, resulting in a gas leak and a larger secondary explosion and a fire that left two dozen people dead.</w:t>
      </w:r>
    </w:p>
    <w:p w:rsidR="00CE6FF4" w:rsidRPr="00D01247" w:rsidRDefault="00CE6FF4" w:rsidP="00CE6FF4">
      <w:pPr>
        <w:rPr>
          <w:sz w:val="16"/>
        </w:rPr>
      </w:pPr>
    </w:p>
    <w:p w:rsidR="00CE6FF4" w:rsidRPr="0060302B" w:rsidRDefault="00CE6FF4" w:rsidP="00CE6FF4"/>
    <w:p w:rsidR="00CE6FF4" w:rsidRDefault="00CE6FF4" w:rsidP="00CE6FF4">
      <w:pPr>
        <w:pStyle w:val="Heading3"/>
      </w:pPr>
      <w:r>
        <w:lastRenderedPageBreak/>
        <w:t xml:space="preserve">A2- LNG Explosions </w:t>
      </w:r>
    </w:p>
    <w:p w:rsidR="00CE6FF4" w:rsidRDefault="00CE6FF4" w:rsidP="00CE6FF4">
      <w:pPr>
        <w:pStyle w:val="Heading4"/>
      </w:pPr>
      <w:r>
        <w:t xml:space="preserve">A. No impact—LNG not explosive </w:t>
      </w:r>
    </w:p>
    <w:p w:rsidR="00CE6FF4" w:rsidRDefault="00CE6FF4" w:rsidP="00CE6FF4">
      <w:pPr>
        <w:rPr>
          <w:sz w:val="16"/>
          <w:szCs w:val="20"/>
        </w:rPr>
      </w:pPr>
      <w:r w:rsidRPr="00E85255">
        <w:rPr>
          <w:rStyle w:val="StyleStyleBold12pt"/>
        </w:rPr>
        <w:t>Lloyd’s List</w:t>
      </w:r>
      <w:r>
        <w:t xml:space="preserve"> 20</w:t>
      </w:r>
      <w:r w:rsidRPr="00E85255">
        <w:rPr>
          <w:rStyle w:val="StyleStyleBold12pt"/>
        </w:rPr>
        <w:t>08</w:t>
      </w:r>
      <w:r>
        <w:t xml:space="preserve"> (O</w:t>
      </w:r>
      <w:r w:rsidRPr="00E85255">
        <w:t>ne of the world's oldest continuously-running journals, having provided weekly shipping news</w:t>
      </w:r>
      <w:r>
        <w:t xml:space="preserve"> as early as 1734, “LNG is not an explosive issue”, Lexis)</w:t>
      </w:r>
      <w:r w:rsidRPr="00891883">
        <w:rPr>
          <w:sz w:val="16"/>
          <w:szCs w:val="20"/>
        </w:rPr>
        <w:t xml:space="preserve"> </w:t>
      </w:r>
    </w:p>
    <w:p w:rsidR="00CE6FF4" w:rsidRPr="00891883" w:rsidRDefault="00CE6FF4" w:rsidP="00CE6FF4">
      <w:pPr>
        <w:rPr>
          <w:sz w:val="16"/>
          <w:szCs w:val="20"/>
        </w:rPr>
      </w:pPr>
      <w:r w:rsidRPr="00891883">
        <w:rPr>
          <w:sz w:val="16"/>
          <w:szCs w:val="20"/>
        </w:rPr>
        <w:br/>
        <w:t xml:space="preserve">INTEMPERATE language has been employed in attacking the liquefied natural gas industry ever since its inception almost 50 years ago. But in the roll call of vilification, a recent article in </w:t>
      </w:r>
      <w:hyperlink r:id="rId31" w:history="1">
        <w:r w:rsidRPr="00891883">
          <w:rPr>
            <w:sz w:val="16"/>
            <w:szCs w:val="20"/>
          </w:rPr>
          <w:t>the Los Angeles Times  </w:t>
        </w:r>
        <w:r w:rsidRPr="00891883">
          <w:rPr>
            <w:noProof/>
            <w:sz w:val="16"/>
            <w:szCs w:val="20"/>
          </w:rPr>
          <w:drawing>
            <wp:inline distT="0" distB="0" distL="0" distR="0" wp14:anchorId="6A29C9D0" wp14:editId="60302406">
              <wp:extent cx="59055" cy="48260"/>
              <wp:effectExtent l="19050" t="0" r="0" b="0"/>
              <wp:docPr id="1" name="Picture 3" descr="Description: Click for Enhanced Coverage Linking Searches">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lick for Enhanced Coverage Linking Searches">
                        <a:hlinkClick r:id="rId31"/>
                      </pic:cNvPr>
                      <pic:cNvPicPr>
                        <a:picLocks noChangeAspect="1" noChangeArrowheads="1"/>
                      </pic:cNvPicPr>
                    </pic:nvPicPr>
                    <pic:blipFill>
                      <a:blip r:embed="rId32"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takes some beating. Referring to the potential of a piracy incident</w:t>
      </w:r>
      <w:r w:rsidRPr="004A6DF4">
        <w:rPr>
          <w:szCs w:val="20"/>
          <w:u w:val="single"/>
        </w:rPr>
        <w:t>, a "specialist in maritime energy security" quoted by the newspaper warns that "an LNG tanker going up is like 50 Hiroshimas".  It is this kind of ill-informed sensationalism that has fuelled an overly fearful attitude to the industry,</w:t>
      </w:r>
      <w:r w:rsidRPr="00891883">
        <w:rPr>
          <w:sz w:val="16"/>
          <w:szCs w:val="20"/>
        </w:rPr>
        <w:t xml:space="preserve"> particularly in the US, where the consequences of a terrorist attack on an LNG carrier or terminal have been hotly debated. </w:t>
      </w:r>
      <w:hyperlink r:id="rId33" w:history="1">
        <w:r w:rsidRPr="00891883">
          <w:rPr>
            <w:sz w:val="16"/>
            <w:szCs w:val="20"/>
          </w:rPr>
          <w:t>The Los Angeles Times  </w:t>
        </w:r>
        <w:r w:rsidRPr="00891883">
          <w:rPr>
            <w:noProof/>
            <w:sz w:val="16"/>
            <w:szCs w:val="20"/>
          </w:rPr>
          <w:drawing>
            <wp:inline distT="0" distB="0" distL="0" distR="0" wp14:anchorId="31E2F6DD" wp14:editId="6B253959">
              <wp:extent cx="59055" cy="48260"/>
              <wp:effectExtent l="19050" t="0" r="0" b="0"/>
              <wp:docPr id="2" name="Picture 4" descr="Description: Click for Enhanced Coverage Linking Searche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lick for Enhanced Coverage Linking Searches">
                        <a:hlinkClick r:id="rId33"/>
                      </pic:cNvPr>
                      <pic:cNvPicPr>
                        <a:picLocks noChangeAspect="1" noChangeArrowheads="1"/>
                      </pic:cNvPicPr>
                    </pic:nvPicPr>
                    <pic:blipFill>
                      <a:blip r:embed="rId32"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actually concerned the seizure of the Sirius Star, a sufficiently serious incident in its own right, one would think. But the article's specialist went on to speculate: "If it was an LNG tanker seized, we're looking at something potentially catastrophic." The seizure of any gas carrier or oil tanker is an event of some gravity. But as the Center for Liquefied Natural Gas points out, </w:t>
      </w:r>
      <w:r w:rsidRPr="003A1F21">
        <w:rPr>
          <w:szCs w:val="20"/>
          <w:highlight w:val="yellow"/>
          <w:u w:val="single"/>
        </w:rPr>
        <w:t>LNG</w:t>
      </w:r>
      <w:r w:rsidRPr="003A1F21">
        <w:rPr>
          <w:sz w:val="16"/>
          <w:szCs w:val="20"/>
          <w:highlight w:val="yellow"/>
        </w:rPr>
        <w:t xml:space="preserve"> </w:t>
      </w:r>
      <w:r w:rsidRPr="003A1F21">
        <w:rPr>
          <w:szCs w:val="20"/>
          <w:highlight w:val="yellow"/>
          <w:u w:val="single"/>
        </w:rPr>
        <w:t>is not explosive or flammable in its liquid state. "Although a large amount of energy is stored in LNG</w:t>
      </w:r>
      <w:r w:rsidRPr="004A6DF4">
        <w:rPr>
          <w:szCs w:val="20"/>
          <w:u w:val="single"/>
        </w:rPr>
        <w:t>,</w:t>
      </w:r>
      <w:r w:rsidRPr="00891883">
        <w:rPr>
          <w:sz w:val="16"/>
          <w:szCs w:val="20"/>
        </w:rPr>
        <w:t xml:space="preserve"> as in any hydrocarbon, </w:t>
      </w:r>
      <w:r w:rsidRPr="003A1F21">
        <w:rPr>
          <w:szCs w:val="20"/>
          <w:highlight w:val="yellow"/>
          <w:u w:val="single"/>
        </w:rPr>
        <w:t>it cannot be released rapidly enough to cause the over-pressures associated with an explosion</w:t>
      </w:r>
      <w:r w:rsidRPr="00891883">
        <w:rPr>
          <w:sz w:val="16"/>
          <w:szCs w:val="20"/>
        </w:rPr>
        <w:t xml:space="preserve">," the Center says. Thus, </w:t>
      </w:r>
      <w:r w:rsidRPr="003A1F21">
        <w:rPr>
          <w:szCs w:val="20"/>
          <w:highlight w:val="yellow"/>
          <w:u w:val="single"/>
        </w:rPr>
        <w:t>the "atomic bomb" allusions refer to the total energy an LNG carrier contains, not the rate at which the energy would be released in an incident</w:t>
      </w:r>
      <w:r w:rsidRPr="004A6DF4">
        <w:rPr>
          <w:szCs w:val="20"/>
          <w:u w:val="single"/>
        </w:rPr>
        <w:t>.</w:t>
      </w:r>
      <w:r w:rsidRPr="00891883">
        <w:rPr>
          <w:sz w:val="16"/>
          <w:szCs w:val="20"/>
        </w:rPr>
        <w:t xml:space="preserve"> </w:t>
      </w:r>
      <w:r w:rsidRPr="004A6DF4">
        <w:rPr>
          <w:szCs w:val="20"/>
          <w:u w:val="single"/>
        </w:rPr>
        <w:t>The fact that the Center for Liquefied Natural Gas is an industry trade association should not detract from its arguments, which have been corroborated by numerous studies.</w:t>
      </w:r>
      <w:r w:rsidRPr="00891883">
        <w:rPr>
          <w:sz w:val="16"/>
          <w:szCs w:val="20"/>
        </w:rPr>
        <w:t xml:space="preserve"> </w:t>
      </w:r>
      <w:hyperlink r:id="rId34" w:history="1">
        <w:r w:rsidRPr="00891883">
          <w:rPr>
            <w:sz w:val="16"/>
            <w:szCs w:val="20"/>
          </w:rPr>
          <w:t>The Los Angeles Times  </w:t>
        </w:r>
        <w:r w:rsidRPr="00891883">
          <w:rPr>
            <w:noProof/>
            <w:sz w:val="16"/>
            <w:szCs w:val="20"/>
          </w:rPr>
          <w:drawing>
            <wp:inline distT="0" distB="0" distL="0" distR="0" wp14:anchorId="0E160CF6" wp14:editId="7EFBF621">
              <wp:extent cx="59055" cy="48260"/>
              <wp:effectExtent l="19050" t="0" r="0" b="0"/>
              <wp:docPr id="3" name="Picture 5" descr="Description: Click for Enhanced Coverage Linking Searche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lick for Enhanced Coverage Linking Searches">
                        <a:hlinkClick r:id="rId33"/>
                      </pic:cNvPr>
                      <pic:cNvPicPr>
                        <a:picLocks noChangeAspect="1" noChangeArrowheads="1"/>
                      </pic:cNvPicPr>
                    </pic:nvPicPr>
                    <pic:blipFill>
                      <a:blip r:embed="rId32"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serves only to feed the misconceptions that have surrounded the supposed dangers represented by LNG carriers. It cannot be stated often enough that </w:t>
      </w:r>
      <w:r w:rsidRPr="003A1F21">
        <w:rPr>
          <w:szCs w:val="20"/>
          <w:highlight w:val="yellow"/>
          <w:u w:val="single"/>
        </w:rPr>
        <w:t>LNG shipping has an impeccable safety record</w:t>
      </w:r>
      <w:r w:rsidRPr="003A1F21">
        <w:rPr>
          <w:sz w:val="16"/>
          <w:szCs w:val="20"/>
          <w:highlight w:val="yellow"/>
        </w:rPr>
        <w:t>,</w:t>
      </w:r>
      <w:r w:rsidRPr="003A1F21">
        <w:rPr>
          <w:rStyle w:val="StyleBoldUnderline"/>
          <w:highlight w:val="yellow"/>
        </w:rPr>
        <w:t xml:space="preserve"> with eight accidents in almost 50 years, none of which led to loss of life or a breach of a vessel's cargo containment system.</w:t>
      </w:r>
    </w:p>
    <w:p w:rsidR="00CE6FF4" w:rsidRDefault="00CE6FF4" w:rsidP="00CE6FF4">
      <w:pPr>
        <w:pStyle w:val="Heading4"/>
      </w:pPr>
      <w:r>
        <w:t>B. Ship design checks—prevention measures.</w:t>
      </w:r>
      <w:r w:rsidRPr="004A6DF4">
        <w:t xml:space="preserve"> </w:t>
      </w:r>
    </w:p>
    <w:p w:rsidR="00CE6FF4" w:rsidRPr="00486035" w:rsidRDefault="00CE6FF4" w:rsidP="00CE6FF4">
      <w:pPr>
        <w:rPr>
          <w:b/>
          <w:bCs/>
          <w:sz w:val="26"/>
        </w:rPr>
      </w:pPr>
      <w:r>
        <w:t>Tony Muncer 2005 (Managing Director, UAE Lloyd’s Register EMEA, “Balance debate key to eradicating sensationalist untruths,” Lloyd’s List, Lexis)</w:t>
      </w:r>
      <w:r w:rsidRPr="00486035">
        <w:rPr>
          <w:b/>
          <w:bCs/>
          <w:sz w:val="26"/>
        </w:rPr>
        <w:t xml:space="preserve"> </w:t>
      </w:r>
    </w:p>
    <w:p w:rsidR="00CE6FF4" w:rsidRPr="004A6DF4" w:rsidRDefault="00CE6FF4" w:rsidP="00CE6FF4">
      <w:pPr>
        <w:rPr>
          <w:szCs w:val="20"/>
          <w:u w:val="single"/>
        </w:rPr>
      </w:pPr>
      <w:r w:rsidRPr="00E85255">
        <w:rPr>
          <w:sz w:val="16"/>
          <w:szCs w:val="20"/>
        </w:rPr>
        <w:t xml:space="preserve">Many who denounce </w:t>
      </w:r>
      <w:r w:rsidRPr="00E85255">
        <w:rPr>
          <w:rStyle w:val="term"/>
          <w:sz w:val="16"/>
          <w:szCs w:val="20"/>
        </w:rPr>
        <w:t>LNG</w:t>
      </w:r>
      <w:r w:rsidRPr="00E85255">
        <w:rPr>
          <w:sz w:val="16"/>
          <w:szCs w:val="20"/>
        </w:rPr>
        <w:t xml:space="preserve"> base their calculations on the total volume of </w:t>
      </w:r>
      <w:r w:rsidRPr="00E85255">
        <w:rPr>
          <w:rStyle w:val="term"/>
          <w:sz w:val="16"/>
          <w:szCs w:val="20"/>
        </w:rPr>
        <w:t>LNG</w:t>
      </w:r>
      <w:r w:rsidRPr="00E85255">
        <w:rPr>
          <w:sz w:val="16"/>
          <w:szCs w:val="20"/>
        </w:rPr>
        <w:t xml:space="preserve"> in a ship. </w:t>
      </w:r>
      <w:r w:rsidRPr="003A1F21">
        <w:rPr>
          <w:szCs w:val="20"/>
          <w:highlight w:val="yellow"/>
          <w:u w:val="single"/>
        </w:rPr>
        <w:t>It is unrealistic to imagine</w:t>
      </w:r>
      <w:r w:rsidRPr="00E85255">
        <w:rPr>
          <w:sz w:val="16"/>
          <w:szCs w:val="20"/>
        </w:rPr>
        <w:t xml:space="preserve">, however, </w:t>
      </w:r>
      <w:r w:rsidRPr="003A1F21">
        <w:rPr>
          <w:szCs w:val="20"/>
          <w:highlight w:val="yellow"/>
          <w:u w:val="single"/>
        </w:rPr>
        <w:t>that the entire cargo of any ship can be released instantaneously.</w:t>
      </w:r>
      <w:r w:rsidRPr="004A6DF4">
        <w:rPr>
          <w:szCs w:val="20"/>
          <w:u w:val="single"/>
        </w:rPr>
        <w:t xml:space="preserve"> </w:t>
      </w:r>
      <w:r w:rsidRPr="003A1F21">
        <w:rPr>
          <w:szCs w:val="20"/>
          <w:highlight w:val="yellow"/>
          <w:u w:val="single"/>
        </w:rPr>
        <w:t>To mount such an attack would require the equivalent of a full-scale military operation</w:t>
      </w:r>
      <w:r w:rsidRPr="00E85255">
        <w:rPr>
          <w:sz w:val="16"/>
          <w:szCs w:val="20"/>
        </w:rPr>
        <w:t xml:space="preserve"> like that carried out against the USS Cole. </w:t>
      </w:r>
      <w:r w:rsidRPr="003A1F21">
        <w:rPr>
          <w:szCs w:val="20"/>
          <w:highlight w:val="yellow"/>
          <w:u w:val="single"/>
        </w:rPr>
        <w:t xml:space="preserve">It is more likely that the </w:t>
      </w:r>
      <w:r w:rsidRPr="003A1F21">
        <w:rPr>
          <w:rStyle w:val="term"/>
          <w:szCs w:val="20"/>
          <w:highlight w:val="yellow"/>
          <w:u w:val="single"/>
        </w:rPr>
        <w:t>LNG</w:t>
      </w:r>
      <w:r w:rsidRPr="003A1F21">
        <w:rPr>
          <w:szCs w:val="20"/>
          <w:highlight w:val="yellow"/>
          <w:u w:val="single"/>
        </w:rPr>
        <w:t xml:space="preserve"> would be released over time</w:t>
      </w:r>
      <w:r w:rsidRPr="004A6DF4">
        <w:rPr>
          <w:szCs w:val="20"/>
          <w:u w:val="single"/>
        </w:rPr>
        <w:t>, based on the size of the breach in the inner hull.</w:t>
      </w:r>
      <w:r w:rsidRPr="00E85255">
        <w:rPr>
          <w:sz w:val="16"/>
          <w:szCs w:val="20"/>
        </w:rPr>
        <w:t xml:space="preserve"> Similarly, the 'against' lobbies often quote the 9 m hole blown into the side of the Limburg to demonstrate that large holes can easily be created in the side of a ship. What they fail to understand is that this was the size of the hole in the outer hull</w:t>
      </w:r>
      <w:r w:rsidRPr="004A6DF4">
        <w:rPr>
          <w:szCs w:val="20"/>
          <w:u w:val="single"/>
        </w:rPr>
        <w:t>; it is the size of the hole in the inner hull which dictates the outflow rate</w:t>
      </w:r>
      <w:r w:rsidRPr="00E85255">
        <w:rPr>
          <w:sz w:val="16"/>
          <w:szCs w:val="20"/>
        </w:rPr>
        <w:t xml:space="preserve"> and, in the case of the Limburg, this was only 1 m - enough to lose containment but not enough to allow instant out-pouring of the cargo. </w:t>
      </w:r>
      <w:r w:rsidRPr="003A1F21">
        <w:rPr>
          <w:szCs w:val="20"/>
          <w:highlight w:val="yellow"/>
          <w:u w:val="single"/>
        </w:rPr>
        <w:t>This slow release has a significant mitigating effect on the potential consequences of a spill</w:t>
      </w:r>
      <w:r w:rsidRPr="004A6DF4">
        <w:rPr>
          <w:szCs w:val="20"/>
          <w:u w:val="single"/>
        </w:rPr>
        <w:t xml:space="preserve">. It is for this reason that the idea that </w:t>
      </w:r>
      <w:r w:rsidRPr="004A6DF4">
        <w:rPr>
          <w:rStyle w:val="term"/>
          <w:szCs w:val="20"/>
          <w:u w:val="single"/>
        </w:rPr>
        <w:t>LNG</w:t>
      </w:r>
      <w:r w:rsidRPr="004A6DF4">
        <w:rPr>
          <w:szCs w:val="20"/>
          <w:u w:val="single"/>
        </w:rPr>
        <w:t xml:space="preserve"> carriers are potential atom bombs is erroneous. There is a lot of energy in </w:t>
      </w:r>
      <w:r w:rsidRPr="004A6DF4">
        <w:rPr>
          <w:rStyle w:val="term"/>
          <w:szCs w:val="20"/>
          <w:u w:val="single"/>
        </w:rPr>
        <w:t>LNG</w:t>
      </w:r>
      <w:r w:rsidRPr="00E85255">
        <w:rPr>
          <w:rStyle w:val="term"/>
          <w:sz w:val="16"/>
          <w:szCs w:val="20"/>
        </w:rPr>
        <w:t>,</w:t>
      </w:r>
      <w:r w:rsidRPr="00E85255">
        <w:rPr>
          <w:sz w:val="16"/>
          <w:szCs w:val="20"/>
        </w:rPr>
        <w:t xml:space="preserve"> as in any hydrocarbon. However, </w:t>
      </w:r>
      <w:r w:rsidRPr="004A6DF4">
        <w:rPr>
          <w:szCs w:val="20"/>
          <w:u w:val="single"/>
        </w:rPr>
        <w:t xml:space="preserve">the 'atomic bomb' statement refers to the total energy an </w:t>
      </w:r>
      <w:r w:rsidRPr="004A6DF4">
        <w:rPr>
          <w:rStyle w:val="term"/>
          <w:szCs w:val="20"/>
          <w:u w:val="single"/>
        </w:rPr>
        <w:t>LNG</w:t>
      </w:r>
      <w:r w:rsidRPr="004A6DF4">
        <w:rPr>
          <w:szCs w:val="20"/>
          <w:u w:val="single"/>
        </w:rPr>
        <w:t xml:space="preserve"> carrier contains, not the rate at which the energy would be released in an incident. </w:t>
      </w:r>
      <w:r w:rsidRPr="00E85255">
        <w:rPr>
          <w:sz w:val="16"/>
          <w:szCs w:val="20"/>
        </w:rPr>
        <w:t xml:space="preserve">For example, a lump of coal contains lots of energy, but when it is burned, its energy does not all come out instantly like a bomb. Instead, the coal burns over a period of time releasing its energy as it goes. Similarly, </w:t>
      </w:r>
      <w:r w:rsidRPr="004A6DF4">
        <w:rPr>
          <w:rStyle w:val="term"/>
          <w:szCs w:val="20"/>
          <w:u w:val="single"/>
        </w:rPr>
        <w:t>LNG</w:t>
      </w:r>
      <w:r w:rsidRPr="004A6DF4">
        <w:rPr>
          <w:szCs w:val="20"/>
          <w:u w:val="single"/>
        </w:rPr>
        <w:t xml:space="preserve"> carriers contain large quantities of energy, but the energy can only be released slowly in the event of a spill or a fire.</w:t>
      </w:r>
    </w:p>
    <w:p w:rsidR="00CE6FF4" w:rsidRDefault="00CE6FF4" w:rsidP="00CE6FF4"/>
    <w:p w:rsidR="00CE6FF4" w:rsidRDefault="00CE6FF4" w:rsidP="00CE6FF4">
      <w:pPr>
        <w:pStyle w:val="Heading3"/>
      </w:pPr>
      <w:r>
        <w:lastRenderedPageBreak/>
        <w:t xml:space="preserve">A2- LNG Accidents </w:t>
      </w:r>
    </w:p>
    <w:p w:rsidR="00CE6FF4" w:rsidRDefault="00CE6FF4" w:rsidP="00CE6FF4">
      <w:pPr>
        <w:pStyle w:val="Heading4"/>
      </w:pPr>
      <w:r>
        <w:t>( ) No impact to LNG accident—</w:t>
      </w:r>
    </w:p>
    <w:p w:rsidR="00CE6FF4" w:rsidRPr="004A6DF4" w:rsidRDefault="00CE6FF4" w:rsidP="00CE6FF4">
      <w:pPr>
        <w:pStyle w:val="Heading4"/>
      </w:pPr>
      <w:r>
        <w:t xml:space="preserve">A. Not probable </w:t>
      </w:r>
    </w:p>
    <w:p w:rsidR="00CE6FF4" w:rsidRDefault="00CE6FF4" w:rsidP="00CE6FF4">
      <w:pPr>
        <w:rPr>
          <w:szCs w:val="20"/>
        </w:rPr>
      </w:pPr>
      <w:r w:rsidRPr="001943D7">
        <w:rPr>
          <w:rStyle w:val="StyleStyleBold12pt"/>
        </w:rPr>
        <w:t>Parfomak &amp; Vann ‘8</w:t>
      </w:r>
      <w:r>
        <w:rPr>
          <w:rStyle w:val="StyleStyleBold12pt"/>
        </w:rPr>
        <w:t xml:space="preserve"> </w:t>
      </w:r>
      <w:r w:rsidRPr="004A6DF4">
        <w:rPr>
          <w:szCs w:val="20"/>
        </w:rPr>
        <w:t xml:space="preserve">(Paul, specialist in Energy and Infrastructure, and Adam, legislative attorney, Congressional Research Service, CRS Report for Congress, “Liquefied Natural Gas (LNG) Import Terminals: Siting, Safety, and Regulation,” 10-7, RL32205, </w:t>
      </w:r>
      <w:hyperlink r:id="rId35" w:history="1">
        <w:r w:rsidRPr="006E15FE">
          <w:rPr>
            <w:rStyle w:val="Hyperlink"/>
            <w:szCs w:val="20"/>
          </w:rPr>
          <w:t>http://assets.opencrs.com/rpts/RL32205_20081007.pdf</w:t>
        </w:r>
      </w:hyperlink>
      <w:r w:rsidRPr="004A6DF4">
        <w:rPr>
          <w:szCs w:val="20"/>
        </w:rPr>
        <w:t xml:space="preserve">) </w:t>
      </w:r>
    </w:p>
    <w:p w:rsidR="00CE6FF4" w:rsidRPr="001943D7" w:rsidRDefault="00CE6FF4" w:rsidP="00CE6FF4">
      <w:pPr>
        <w:rPr>
          <w:b/>
          <w:bCs/>
          <w:sz w:val="26"/>
        </w:rPr>
      </w:pPr>
    </w:p>
    <w:p w:rsidR="00CE6FF4" w:rsidRPr="00891883" w:rsidRDefault="00CE6FF4" w:rsidP="00CE6FF4">
      <w:pPr>
        <w:rPr>
          <w:sz w:val="16"/>
          <w:szCs w:val="20"/>
        </w:rPr>
      </w:pPr>
      <w:r w:rsidRPr="004A6DF4">
        <w:rPr>
          <w:szCs w:val="20"/>
          <w:u w:val="single"/>
        </w:rPr>
        <w:t xml:space="preserve">The LNG tanker industry claims a record of </w:t>
      </w:r>
      <w:r w:rsidRPr="00891883">
        <w:rPr>
          <w:sz w:val="16"/>
          <w:szCs w:val="20"/>
        </w:rPr>
        <w:t xml:space="preserve">relative </w:t>
      </w:r>
      <w:r w:rsidRPr="004A6DF4">
        <w:rPr>
          <w:szCs w:val="20"/>
          <w:u w:val="single"/>
        </w:rPr>
        <w:t xml:space="preserve">safety over the last 45 years; </w:t>
      </w:r>
      <w:r w:rsidRPr="009A0DBC">
        <w:rPr>
          <w:szCs w:val="20"/>
          <w:highlight w:val="yellow"/>
          <w:u w:val="single"/>
        </w:rPr>
        <w:t>since international LNG shipping began in 1959, tankers reportedly have carried over 45,000 LNG cargoes and traveled over 100 million miles without a serious accident at sea or in p</w:t>
      </w:r>
      <w:r w:rsidRPr="004A6DF4">
        <w:rPr>
          <w:szCs w:val="20"/>
          <w:u w:val="single"/>
        </w:rPr>
        <w:t>ort.</w:t>
      </w:r>
      <w:r w:rsidRPr="00891883">
        <w:rPr>
          <w:sz w:val="16"/>
          <w:szCs w:val="20"/>
        </w:rPr>
        <w:t xml:space="preserve">23 LNG tankers have experienced groundings and collisions during this period, but none has resulted in a major spill.24 </w:t>
      </w:r>
      <w:r w:rsidRPr="009A0DBC">
        <w:rPr>
          <w:szCs w:val="20"/>
          <w:highlight w:val="yellow"/>
          <w:u w:val="single"/>
        </w:rPr>
        <w:t>The LNG marine safety record is partly due to the double-hulled design of LNG tankers</w:t>
      </w:r>
      <w:r w:rsidRPr="004A6DF4">
        <w:rPr>
          <w:szCs w:val="20"/>
          <w:u w:val="single"/>
        </w:rPr>
        <w:t>. This design makes them more robust and less prone to accidental spills</w:t>
      </w:r>
      <w:r w:rsidRPr="00891883">
        <w:rPr>
          <w:sz w:val="16"/>
          <w:szCs w:val="20"/>
        </w:rPr>
        <w:t xml:space="preserve"> than old singlehulled oil and fuel tankers like the </w:t>
      </w:r>
      <w:r w:rsidRPr="00891883">
        <w:rPr>
          <w:i/>
          <w:iCs/>
          <w:sz w:val="16"/>
          <w:szCs w:val="20"/>
        </w:rPr>
        <w:t>Exxon Valdez</w:t>
      </w:r>
      <w:r w:rsidRPr="00891883">
        <w:rPr>
          <w:sz w:val="16"/>
          <w:szCs w:val="20"/>
        </w:rPr>
        <w:t xml:space="preserve">, which caused a major Alaskan oil spill after grounding in 1989.25 </w:t>
      </w:r>
      <w:r w:rsidRPr="004A6DF4">
        <w:rPr>
          <w:szCs w:val="20"/>
          <w:u w:val="single"/>
        </w:rPr>
        <w:t xml:space="preserve">LNG tankers also carry radar, global positioning systems, automatic distress systems and beacons to signal if they are in trouble. </w:t>
      </w:r>
      <w:r w:rsidRPr="00FB75A3">
        <w:rPr>
          <w:szCs w:val="20"/>
          <w:highlight w:val="yellow"/>
          <w:u w:val="single"/>
        </w:rPr>
        <w:t>Cargo safety systems include instruments that can shut operations if they deviate from normal</w:t>
      </w:r>
      <w:r w:rsidRPr="004A6DF4">
        <w:rPr>
          <w:szCs w:val="20"/>
          <w:u w:val="single"/>
        </w:rPr>
        <w:t xml:space="preserve"> as well as gas and fire detection systems</w:t>
      </w:r>
      <w:r w:rsidRPr="00891883">
        <w:rPr>
          <w:sz w:val="16"/>
          <w:szCs w:val="20"/>
        </w:rPr>
        <w:t xml:space="preserve">.26 </w:t>
      </w:r>
    </w:p>
    <w:p w:rsidR="00CE6FF4" w:rsidRDefault="00CE6FF4" w:rsidP="00CE6FF4">
      <w:pPr>
        <w:pStyle w:val="Heading4"/>
      </w:pPr>
      <w:r>
        <w:t>B. That’s empirically proven—never been a spill</w:t>
      </w:r>
    </w:p>
    <w:p w:rsidR="00CE6FF4" w:rsidRPr="00FB75A3" w:rsidRDefault="00CE6FF4" w:rsidP="00CE6FF4">
      <w:pPr>
        <w:rPr>
          <w:rStyle w:val="StyleStyleBold12pt"/>
        </w:rPr>
      </w:pPr>
      <w:r w:rsidRPr="00FB75A3">
        <w:rPr>
          <w:rStyle w:val="StyleStyleBold12pt"/>
        </w:rPr>
        <w:t>Oil &amp; Gas Investor ‘4</w:t>
      </w:r>
    </w:p>
    <w:p w:rsidR="00CE6FF4" w:rsidRPr="004A6DF4" w:rsidRDefault="00CE6FF4" w:rsidP="00CE6FF4">
      <w:pPr>
        <w:ind w:firstLine="720"/>
        <w:rPr>
          <w:szCs w:val="20"/>
        </w:rPr>
      </w:pPr>
      <w:r w:rsidRPr="004A6DF4">
        <w:rPr>
          <w:szCs w:val="20"/>
        </w:rPr>
        <w:t xml:space="preserve">(July/August 2004, p.Proquest) </w:t>
      </w:r>
    </w:p>
    <w:p w:rsidR="00CE6FF4" w:rsidRPr="00891883" w:rsidRDefault="00CE6FF4" w:rsidP="00CE6FF4">
      <w:pPr>
        <w:rPr>
          <w:sz w:val="16"/>
          <w:szCs w:val="20"/>
        </w:rPr>
      </w:pPr>
      <w:r w:rsidRPr="00891883">
        <w:rPr>
          <w:sz w:val="16"/>
          <w:szCs w:val="20"/>
        </w:rPr>
        <w:t xml:space="preserve">Like nuclear, </w:t>
      </w:r>
      <w:r w:rsidRPr="004A6DF4">
        <w:rPr>
          <w:szCs w:val="20"/>
          <w:u w:val="single"/>
        </w:rPr>
        <w:t xml:space="preserve">the LNG industry has overall racked up a close-to-excellent safety record over nearly half a century. </w:t>
      </w:r>
      <w:r w:rsidRPr="00FB75A3">
        <w:rPr>
          <w:szCs w:val="20"/>
          <w:highlight w:val="yellow"/>
          <w:u w:val="single"/>
        </w:rPr>
        <w:t>Ships carrying LNG have made some 33,000 voyages over the years without a significant spill</w:t>
      </w:r>
      <w:r w:rsidRPr="004A6DF4">
        <w:rPr>
          <w:szCs w:val="20"/>
          <w:u w:val="single"/>
        </w:rPr>
        <w:t xml:space="preserve">. </w:t>
      </w:r>
      <w:r w:rsidRPr="00891883">
        <w:rPr>
          <w:sz w:val="16"/>
          <w:szCs w:val="20"/>
        </w:rPr>
        <w:t>But a safety record is not the same thing as public perception. And environmentalists have not been slow to weigh in with querulous concerns about environmental safeguards.</w:t>
      </w:r>
    </w:p>
    <w:p w:rsidR="00CE6FF4" w:rsidRDefault="00CE6FF4" w:rsidP="00CE6FF4"/>
    <w:p w:rsidR="00CE6FF4" w:rsidRDefault="00CE6FF4" w:rsidP="00CE6FF4">
      <w:pPr>
        <w:pStyle w:val="Heading3"/>
      </w:pPr>
      <w:r>
        <w:lastRenderedPageBreak/>
        <w:t xml:space="preserve">2NC- No Impact—Exaggeration </w:t>
      </w:r>
    </w:p>
    <w:p w:rsidR="00CE6FF4" w:rsidRPr="004A6DF4" w:rsidRDefault="00CE6FF4" w:rsidP="00CE6FF4">
      <w:pPr>
        <w:pStyle w:val="Heading4"/>
      </w:pPr>
      <w:r>
        <w:t>Risk is exaggerated—</w:t>
      </w:r>
      <w:r w:rsidRPr="004A6DF4">
        <w:t>there is minimal impact</w:t>
      </w:r>
    </w:p>
    <w:p w:rsidR="00CE6FF4" w:rsidRPr="001943D7" w:rsidRDefault="00CE6FF4" w:rsidP="00CE6FF4">
      <w:pPr>
        <w:rPr>
          <w:rStyle w:val="StyleStyleBold12pt"/>
        </w:rPr>
      </w:pPr>
      <w:r w:rsidRPr="001943D7">
        <w:rPr>
          <w:rStyle w:val="StyleStyleBold12pt"/>
        </w:rPr>
        <w:t>Havens ‘3</w:t>
      </w:r>
    </w:p>
    <w:p w:rsidR="00CE6FF4" w:rsidRPr="004A6DF4" w:rsidRDefault="00CE6FF4" w:rsidP="00CE6FF4">
      <w:pPr>
        <w:ind w:firstLine="720"/>
        <w:rPr>
          <w:szCs w:val="20"/>
        </w:rPr>
      </w:pPr>
      <w:r w:rsidRPr="004A6DF4">
        <w:rPr>
          <w:szCs w:val="20"/>
        </w:rPr>
        <w:t xml:space="preserve"> (Jeremy, chemical engineering professor at the U of Arkansas, Bulletin of the Atomic Scientists July 1, p.Lexis)</w:t>
      </w:r>
    </w:p>
    <w:p w:rsidR="00CE6FF4" w:rsidRPr="00891883" w:rsidRDefault="00CE6FF4" w:rsidP="00CE6FF4">
      <w:pPr>
        <w:rPr>
          <w:sz w:val="16"/>
          <w:szCs w:val="20"/>
        </w:rPr>
      </w:pPr>
      <w:r w:rsidRPr="00891883">
        <w:rPr>
          <w:sz w:val="16"/>
          <w:szCs w:val="20"/>
        </w:rPr>
        <w:t xml:space="preserve">At that time the Coast Guard had been advised that a hazardous vapor cloud from this type of spill could extend as far as 75 miles. </w:t>
      </w:r>
      <w:r w:rsidRPr="00FB75A3">
        <w:rPr>
          <w:szCs w:val="20"/>
          <w:highlight w:val="yellow"/>
          <w:u w:val="single"/>
        </w:rPr>
        <w:t>Updated estimates have reduced the risk area to under 10 miles,</w:t>
      </w:r>
      <w:r w:rsidRPr="004A6DF4">
        <w:rPr>
          <w:szCs w:val="20"/>
          <w:u w:val="single"/>
        </w:rPr>
        <w:t xml:space="preserve"> still indicating the need to use care in the future siting of onshore LNG import terminals. </w:t>
      </w:r>
      <w:r w:rsidRPr="00FB75A3">
        <w:rPr>
          <w:szCs w:val="20"/>
          <w:highlight w:val="yellow"/>
          <w:u w:val="single"/>
        </w:rPr>
        <w:t>Even the updated models, however, are based on idealized mathematical models that may exaggerate risk</w:t>
      </w:r>
      <w:r w:rsidRPr="00FB75A3">
        <w:rPr>
          <w:sz w:val="16"/>
          <w:szCs w:val="20"/>
          <w:highlight w:val="yellow"/>
        </w:rPr>
        <w:t>.</w:t>
      </w:r>
    </w:p>
    <w:p w:rsidR="00CE6FF4" w:rsidRPr="004A6DF4" w:rsidRDefault="00CE6FF4" w:rsidP="00CE6FF4">
      <w:pPr>
        <w:pStyle w:val="Heading4"/>
      </w:pPr>
      <w:r>
        <w:t>No impact—</w:t>
      </w:r>
      <w:r w:rsidRPr="004A6DF4">
        <w:t>LNG explosion is extremely unlikely even if there is a spill</w:t>
      </w:r>
    </w:p>
    <w:p w:rsidR="00CE6FF4" w:rsidRPr="001943D7" w:rsidRDefault="00CE6FF4" w:rsidP="00CE6FF4">
      <w:pPr>
        <w:rPr>
          <w:rStyle w:val="StyleStyleBold12pt"/>
        </w:rPr>
      </w:pPr>
      <w:r w:rsidRPr="001943D7">
        <w:rPr>
          <w:rStyle w:val="StyleStyleBold12pt"/>
        </w:rPr>
        <w:t>San Diego Union-Tribune ‘4</w:t>
      </w:r>
    </w:p>
    <w:p w:rsidR="00CE6FF4" w:rsidRPr="004A6DF4" w:rsidRDefault="00CE6FF4" w:rsidP="00CE6FF4">
      <w:pPr>
        <w:ind w:firstLine="720"/>
        <w:rPr>
          <w:szCs w:val="20"/>
        </w:rPr>
      </w:pPr>
      <w:r w:rsidRPr="004A6DF4">
        <w:rPr>
          <w:szCs w:val="20"/>
        </w:rPr>
        <w:t>(February 7, 2004</w:t>
      </w:r>
      <w:r w:rsidRPr="004A6DF4">
        <w:rPr>
          <w:b/>
          <w:szCs w:val="20"/>
        </w:rPr>
        <w:t>,</w:t>
      </w:r>
      <w:r w:rsidRPr="004A6DF4">
        <w:rPr>
          <w:szCs w:val="20"/>
        </w:rPr>
        <w:t xml:space="preserve"> p.Lexis)</w:t>
      </w:r>
    </w:p>
    <w:p w:rsidR="00CE6FF4" w:rsidRPr="00891883" w:rsidRDefault="00CE6FF4" w:rsidP="00CE6FF4">
      <w:pPr>
        <w:rPr>
          <w:sz w:val="16"/>
          <w:szCs w:val="20"/>
        </w:rPr>
      </w:pPr>
      <w:r w:rsidRPr="00FB75A3">
        <w:rPr>
          <w:szCs w:val="20"/>
          <w:highlight w:val="yellow"/>
          <w:u w:val="single"/>
        </w:rPr>
        <w:t>The industry notes that liquefied natural gas is explosive only within a narrow range of concentrations in the air, 5 percent to 15 percent</w:t>
      </w:r>
      <w:r w:rsidRPr="00891883">
        <w:rPr>
          <w:sz w:val="16"/>
          <w:szCs w:val="20"/>
        </w:rPr>
        <w:t>). Within that range, however, the fuel is combustible, so an uncontrolled release of LNG could trigger an explosion or fire. If liquefied gas spills but doesn't immediately ignite, the evaporating gas will form a vapor cloud that could drift away from the spill site. If the cloud encounters an ignition source, it can catch fire or, less likely, explode.</w:t>
      </w:r>
    </w:p>
    <w:p w:rsidR="00CE6FF4" w:rsidRPr="00910809" w:rsidRDefault="00CE6FF4" w:rsidP="00CE6FF4"/>
    <w:p w:rsidR="00CE6FF4" w:rsidRPr="00D2508E" w:rsidRDefault="00CE6FF4" w:rsidP="00D2508E"/>
    <w:p w:rsidR="00480D65" w:rsidRDefault="00480D65" w:rsidP="00480D65">
      <w:pPr>
        <w:pStyle w:val="Heading1"/>
      </w:pPr>
      <w:r>
        <w:lastRenderedPageBreak/>
        <w:t>Solvency</w:t>
      </w:r>
    </w:p>
    <w:p w:rsidR="00480D65" w:rsidRDefault="00480D65" w:rsidP="00480D65"/>
    <w:p w:rsidR="00480D65" w:rsidRDefault="00480D65" w:rsidP="00480D65"/>
    <w:p w:rsidR="00480D65" w:rsidRDefault="003239D7" w:rsidP="00480D65">
      <w:pPr>
        <w:pStyle w:val="Heading2"/>
      </w:pPr>
      <w:r>
        <w:lastRenderedPageBreak/>
        <w:t>No solvency-</w:t>
      </w:r>
      <w:r w:rsidR="00480D65">
        <w:t xml:space="preserve">Cuba </w:t>
      </w:r>
      <w:r>
        <w:t xml:space="preserve">rejects </w:t>
      </w:r>
      <w:r w:rsidR="00480D65">
        <w:t>relations with US</w:t>
      </w:r>
    </w:p>
    <w:p w:rsidR="003239D7" w:rsidRPr="00DC13D0" w:rsidRDefault="003239D7" w:rsidP="003239D7">
      <w:pPr>
        <w:pStyle w:val="Heading4"/>
      </w:pPr>
      <w:r w:rsidRPr="00DC13D0">
        <w:t>Cuba continually rejects reform</w:t>
      </w:r>
    </w:p>
    <w:p w:rsidR="003239D7" w:rsidRPr="00DC13D0" w:rsidRDefault="003239D7" w:rsidP="003239D7">
      <w:pPr>
        <w:rPr>
          <w:rStyle w:val="StyleStyleBold12pt"/>
        </w:rPr>
      </w:pPr>
      <w:r w:rsidRPr="00DC13D0">
        <w:rPr>
          <w:rStyle w:val="StyleStyleBold12pt"/>
        </w:rPr>
        <w:t>Human Rights Watch April 18, 2013</w:t>
      </w:r>
    </w:p>
    <w:p w:rsidR="003239D7" w:rsidRPr="00DC13D0" w:rsidRDefault="003239D7" w:rsidP="003239D7">
      <w:pPr>
        <w:rPr>
          <w:szCs w:val="20"/>
        </w:rPr>
      </w:pPr>
      <w:r w:rsidRPr="00DC13D0">
        <w:rPr>
          <w:szCs w:val="20"/>
        </w:rPr>
        <w:t>http://www.hrw.org/americas/cuba</w:t>
      </w:r>
    </w:p>
    <w:p w:rsidR="003239D7" w:rsidRPr="00DC13D0" w:rsidRDefault="003239D7" w:rsidP="003239D7">
      <w:pPr>
        <w:rPr>
          <w:szCs w:val="20"/>
        </w:rPr>
      </w:pPr>
      <w:r w:rsidRPr="00DC13D0">
        <w:rPr>
          <w:szCs w:val="20"/>
        </w:rPr>
        <w:t>Cuba remains the only country in Latin America that represses virtually all forms of political dissent. In 2012 the government of Raúl Castro continued to enforce political conformity using short-term detentions, beatings, public acts of repudiation, travel restrictions, and forced exile. During its first UPR review, Cuba rejected all recommendations addressing the arbitrary detentions of political prisoners, the lack of protection of human rights defenders, and restrictions on freedom of expression. Since then, Human Rights Watch has continued documenting cases of serious abuses of these rights.</w:t>
      </w:r>
    </w:p>
    <w:p w:rsidR="003239D7" w:rsidRDefault="003239D7" w:rsidP="003239D7"/>
    <w:p w:rsidR="003239D7" w:rsidRPr="00BA5B5A" w:rsidRDefault="003239D7" w:rsidP="003239D7">
      <w:pPr>
        <w:pStyle w:val="Heading4"/>
      </w:pPr>
      <w:r w:rsidRPr="00BA5B5A">
        <w:t>Cuban leaders will block relations with the US – they need hostility in order to protect their authoritarian power</w:t>
      </w:r>
    </w:p>
    <w:p w:rsidR="003239D7" w:rsidRPr="00BA5B5A" w:rsidRDefault="003239D7" w:rsidP="003239D7">
      <w:r w:rsidRPr="00BA5B5A">
        <w:rPr>
          <w:rStyle w:val="StyleStyleBold12pt"/>
        </w:rPr>
        <w:t>Lopez-Levy, 11</w:t>
      </w:r>
      <w:r w:rsidRPr="00BA5B5A">
        <w:t xml:space="preserve"> (Arturo Lopez-Levy, Lecturer and Doctoral Candidate at the University of Denver, “Appease Cuba? What Would Winston Churchill Say?” The Havana Note, </w:t>
      </w:r>
      <w:r>
        <w:t xml:space="preserve">1/10/10, </w:t>
      </w:r>
      <w:hyperlink r:id="rId36" w:history="1">
        <w:r w:rsidRPr="00BA5B5A">
          <w:rPr>
            <w:rStyle w:val="Hyperlink"/>
          </w:rPr>
          <w:t>http://thehavananote.com/node/845</w:t>
        </w:r>
      </w:hyperlink>
      <w:r w:rsidRPr="00BA5B5A">
        <w:t>, JJ</w:t>
      </w:r>
      <w:r>
        <w:t xml:space="preserve"> – 7/17/13</w:t>
      </w:r>
      <w:r w:rsidRPr="00BA5B5A">
        <w:t>)</w:t>
      </w:r>
    </w:p>
    <w:p w:rsidR="003239D7" w:rsidRPr="00BA5B5A" w:rsidRDefault="003239D7" w:rsidP="003239D7"/>
    <w:p w:rsidR="003239D7" w:rsidRPr="00BA5B5A" w:rsidRDefault="003239D7" w:rsidP="003239D7"/>
    <w:p w:rsidR="003239D7" w:rsidRDefault="003239D7" w:rsidP="003239D7">
      <w:r w:rsidRPr="00BA5B5A">
        <w:t xml:space="preserve">Several </w:t>
      </w:r>
      <w:r w:rsidRPr="00BA5B5A">
        <w:rPr>
          <w:rStyle w:val="StyleBoldUnderline"/>
          <w:highlight w:val="yellow"/>
        </w:rPr>
        <w:t>former Castro’s government officials such as Cuba’s former Ambassador to the United Nations</w:t>
      </w:r>
      <w:r w:rsidRPr="00BA5B5A">
        <w:rPr>
          <w:highlight w:val="yellow"/>
        </w:rPr>
        <w:t>,</w:t>
      </w:r>
      <w:r w:rsidRPr="00BA5B5A">
        <w:t xml:space="preserve"> Alcibiades Hidalgo </w:t>
      </w:r>
      <w:r w:rsidRPr="00BA5B5A">
        <w:rPr>
          <w:rStyle w:val="StyleBoldUnderline"/>
          <w:highlight w:val="yellow"/>
        </w:rPr>
        <w:t>and ex diplomat</w:t>
      </w:r>
      <w:r w:rsidRPr="00BA5B5A">
        <w:t xml:space="preserve"> Juan Antonio Blanco, who worked in the Central Committee of the Cuban Communist Party, have </w:t>
      </w:r>
      <w:r w:rsidRPr="00BA5B5A">
        <w:rPr>
          <w:rStyle w:val="StyleBoldUnderline"/>
          <w:highlight w:val="yellow"/>
        </w:rPr>
        <w:t>explained how Cuban leaders need enmity with the United States to derive their internal legitimacy and protect their authoritarian privileges</w:t>
      </w:r>
      <w:r w:rsidRPr="00BA5B5A">
        <w:rPr>
          <w:rStyle w:val="StyleBoldUnderline"/>
        </w:rPr>
        <w:t>.</w:t>
      </w:r>
      <w:r w:rsidRPr="00BA5B5A">
        <w:t xml:space="preserve"> According to these former officials</w:t>
      </w:r>
      <w:r w:rsidRPr="00BA5B5A">
        <w:rPr>
          <w:highlight w:val="yellow"/>
        </w:rPr>
        <w:t xml:space="preserve">, </w:t>
      </w:r>
      <w:r w:rsidRPr="00BA5B5A">
        <w:rPr>
          <w:rStyle w:val="StyleBoldUnderline"/>
          <w:highlight w:val="yellow"/>
        </w:rPr>
        <w:t>every time there was a chance of lifting the embargo, Fidel Castro did something to keep it</w:t>
      </w:r>
      <w:r w:rsidRPr="00BA5B5A">
        <w:rPr>
          <w:highlight w:val="yellow"/>
        </w:rPr>
        <w:t>:</w:t>
      </w:r>
      <w:r w:rsidRPr="00BA5B5A">
        <w:t xml:space="preserve"> Angola (1975), Ethiopia (1977), and the shoot down of the Brothers to the Rescue planes in 1996. </w:t>
      </w:r>
    </w:p>
    <w:p w:rsidR="003239D7" w:rsidRDefault="003239D7" w:rsidP="003239D7"/>
    <w:p w:rsidR="003239D7" w:rsidRDefault="003239D7" w:rsidP="003239D7"/>
    <w:p w:rsidR="003239D7" w:rsidRPr="00BA5B5A" w:rsidRDefault="003239D7" w:rsidP="003239D7">
      <w:pPr>
        <w:pStyle w:val="Heading4"/>
      </w:pPr>
      <w:r w:rsidRPr="00BA5B5A">
        <w:t xml:space="preserve">Cuba will say no – Relations with the US means Cuba’s leaders lose some authority. </w:t>
      </w:r>
    </w:p>
    <w:p w:rsidR="003239D7" w:rsidRPr="00BA5B5A" w:rsidRDefault="003239D7" w:rsidP="003239D7">
      <w:r w:rsidRPr="00BA5B5A">
        <w:rPr>
          <w:rStyle w:val="StyleStyleBold12pt"/>
        </w:rPr>
        <w:t>CNN, 10</w:t>
      </w:r>
      <w:r w:rsidRPr="00BA5B5A">
        <w:t xml:space="preserve"> (“Hillary Clinton scorns 'entrenched' Cuba”, CNN, </w:t>
      </w:r>
      <w:r>
        <w:t xml:space="preserve">4/10/10, </w:t>
      </w:r>
      <w:hyperlink r:id="rId37" w:history="1">
        <w:r w:rsidRPr="00BA5B5A">
          <w:rPr>
            <w:rStyle w:val="Hyperlink"/>
          </w:rPr>
          <w:t>http://news.bbc.co.uk/2/hi/8612765.stm</w:t>
        </w:r>
      </w:hyperlink>
      <w:r w:rsidRPr="00BA5B5A">
        <w:t>, JJ</w:t>
      </w:r>
      <w:r>
        <w:t xml:space="preserve"> – 7/17/13</w:t>
      </w:r>
      <w:r w:rsidRPr="00BA5B5A">
        <w:t>)</w:t>
      </w:r>
    </w:p>
    <w:p w:rsidR="003239D7" w:rsidRPr="00BA5B5A" w:rsidRDefault="003239D7" w:rsidP="003239D7"/>
    <w:p w:rsidR="003239D7" w:rsidRPr="00BA5B5A" w:rsidRDefault="003239D7" w:rsidP="003239D7"/>
    <w:p w:rsidR="003239D7" w:rsidRPr="00BA5B5A" w:rsidRDefault="003239D7" w:rsidP="003239D7">
      <w:pPr>
        <w:rPr>
          <w:rStyle w:val="StyleBoldUnderline"/>
        </w:rPr>
      </w:pPr>
      <w:r w:rsidRPr="00BA5B5A">
        <w:rPr>
          <w:rStyle w:val="StyleBoldUnderline"/>
          <w:highlight w:val="yellow"/>
        </w:rPr>
        <w:t>Cuba's leaders do not want to normalise ties with the US because then they would lose their excuse for the state of the country,</w:t>
      </w:r>
      <w:r w:rsidRPr="00BA5B5A">
        <w:rPr>
          <w:rStyle w:val="StyleBoldUnderline"/>
        </w:rPr>
        <w:t xml:space="preserve"> says</w:t>
      </w:r>
      <w:r w:rsidRPr="00BA5B5A">
        <w:t xml:space="preserve"> Hillary </w:t>
      </w:r>
      <w:r w:rsidRPr="00BA5B5A">
        <w:rPr>
          <w:rStyle w:val="StyleBoldUnderline"/>
        </w:rPr>
        <w:t>Clinton</w:t>
      </w:r>
      <w:r w:rsidRPr="00BA5B5A">
        <w:t>.</w:t>
      </w:r>
      <w:r w:rsidRPr="00BA5B5A">
        <w:rPr>
          <w:sz w:val="12"/>
        </w:rPr>
        <w:t xml:space="preserve">¶ </w:t>
      </w:r>
      <w:r w:rsidRPr="00BA5B5A">
        <w:rPr>
          <w:rStyle w:val="StyleBoldUnderline"/>
          <w:highlight w:val="yellow"/>
        </w:rPr>
        <w:t>Cuba's response to recent US efforts to improve relations</w:t>
      </w:r>
      <w:r w:rsidRPr="00BA5B5A">
        <w:t xml:space="preserve"> had </w:t>
      </w:r>
      <w:r w:rsidRPr="00BA5B5A">
        <w:rPr>
          <w:rStyle w:val="StyleBoldUnderline"/>
          <w:highlight w:val="yellow"/>
        </w:rPr>
        <w:t>revealed "an intransigent, entrenched regime</w:t>
      </w:r>
      <w:r w:rsidRPr="00BA5B5A">
        <w:rPr>
          <w:rStyle w:val="StyleBoldUnderline"/>
        </w:rPr>
        <w:t>"</w:t>
      </w:r>
      <w:r w:rsidRPr="00BA5B5A">
        <w:t xml:space="preserve"> in Havana, said the US secretary of state. </w:t>
      </w:r>
      <w:r w:rsidRPr="00BA5B5A">
        <w:rPr>
          <w:sz w:val="12"/>
        </w:rPr>
        <w:t xml:space="preserve">¶ </w:t>
      </w:r>
      <w:r w:rsidRPr="00BA5B5A">
        <w:t xml:space="preserve">The Cuban authorities have long blamed a 48-year US trade embargo for holding back the country's development. </w:t>
      </w:r>
      <w:r w:rsidRPr="00BA5B5A">
        <w:rPr>
          <w:sz w:val="12"/>
        </w:rPr>
        <w:t xml:space="preserve">¶ </w:t>
      </w:r>
      <w:r w:rsidRPr="00BA5B5A">
        <w:t xml:space="preserve">The US says the embargo will remain until Cuba improves human rights. </w:t>
      </w:r>
      <w:r w:rsidRPr="00BA5B5A">
        <w:rPr>
          <w:sz w:val="12"/>
        </w:rPr>
        <w:t xml:space="preserve">¶ </w:t>
      </w:r>
      <w:r w:rsidRPr="00BA5B5A">
        <w:rPr>
          <w:rStyle w:val="StyleBoldUnderline"/>
          <w:highlight w:val="yellow"/>
        </w:rPr>
        <w:t>Relations</w:t>
      </w:r>
      <w:r w:rsidRPr="00BA5B5A">
        <w:t xml:space="preserve"> between Washington and the communist government in Havana </w:t>
      </w:r>
      <w:r w:rsidRPr="00BA5B5A">
        <w:rPr>
          <w:rStyle w:val="StyleBoldUnderline"/>
          <w:highlight w:val="yellow"/>
        </w:rPr>
        <w:t>have soured</w:t>
      </w:r>
      <w:r w:rsidRPr="00BA5B5A">
        <w:rPr>
          <w:rStyle w:val="StyleBoldUnderline"/>
        </w:rPr>
        <w:t xml:space="preserve"> in recent months</w:t>
      </w:r>
      <w:r w:rsidRPr="00BA5B5A">
        <w:t xml:space="preserve"> after early expectations of an improvement under the Obama administration. </w:t>
      </w:r>
      <w:r w:rsidRPr="00BA5B5A">
        <w:rPr>
          <w:sz w:val="12"/>
        </w:rPr>
        <w:t xml:space="preserve">¶ </w:t>
      </w:r>
      <w:r w:rsidRPr="00BA5B5A">
        <w:t xml:space="preserve">The BBC's Michael Voss in Havana says initial hopes of improved relations are receding with </w:t>
      </w:r>
      <w:r w:rsidRPr="00BA5B5A">
        <w:rPr>
          <w:rStyle w:val="StyleBoldUnderline"/>
        </w:rPr>
        <w:t xml:space="preserve">both sides </w:t>
      </w:r>
      <w:r w:rsidRPr="00BA5B5A">
        <w:rPr>
          <w:rStyle w:val="StyleBoldUnderline"/>
          <w:highlight w:val="yellow"/>
        </w:rPr>
        <w:t>resorting to much stronger</w:t>
      </w:r>
      <w:r w:rsidRPr="00BA5B5A">
        <w:rPr>
          <w:rStyle w:val="StyleBoldUnderline"/>
        </w:rPr>
        <w:t xml:space="preserve"> and less diplomatic </w:t>
      </w:r>
      <w:r w:rsidRPr="00BA5B5A">
        <w:rPr>
          <w:rStyle w:val="StyleBoldUnderline"/>
          <w:highlight w:val="yellow"/>
        </w:rPr>
        <w:t>language</w:t>
      </w:r>
      <w:r w:rsidRPr="00BA5B5A">
        <w:rPr>
          <w:rStyle w:val="StyleBoldUnderline"/>
        </w:rPr>
        <w:t xml:space="preserve">. </w:t>
      </w:r>
      <w:r w:rsidRPr="00BA5B5A">
        <w:rPr>
          <w:rStyle w:val="StyleBoldUnderline"/>
          <w:sz w:val="12"/>
        </w:rPr>
        <w:t>¶</w:t>
      </w:r>
      <w:r w:rsidRPr="00BA5B5A">
        <w:rPr>
          <w:sz w:val="12"/>
        </w:rPr>
        <w:t xml:space="preserve"> </w:t>
      </w:r>
      <w:r w:rsidRPr="00BA5B5A">
        <w:t>'Very sad'</w:t>
      </w:r>
      <w:r w:rsidRPr="00BA5B5A">
        <w:rPr>
          <w:sz w:val="12"/>
        </w:rPr>
        <w:t xml:space="preserve">¶ </w:t>
      </w:r>
      <w:r w:rsidRPr="00BA5B5A">
        <w:t xml:space="preserve">Mrs Clinton said </w:t>
      </w:r>
      <w:r w:rsidRPr="00BA5B5A">
        <w:rPr>
          <w:rStyle w:val="StyleBoldUnderline"/>
        </w:rPr>
        <w:t xml:space="preserve">the response of </w:t>
      </w:r>
      <w:r w:rsidRPr="00BA5B5A">
        <w:t xml:space="preserve">Cuban President </w:t>
      </w:r>
      <w:r w:rsidRPr="00BA5B5A">
        <w:rPr>
          <w:rStyle w:val="StyleBoldUnderline"/>
          <w:highlight w:val="yellow"/>
        </w:rPr>
        <w:t>Raul</w:t>
      </w:r>
      <w:r w:rsidRPr="00BA5B5A">
        <w:t xml:space="preserve"> Castro </w:t>
      </w:r>
      <w:r w:rsidRPr="00BA5B5A">
        <w:rPr>
          <w:rStyle w:val="StyleBoldUnderline"/>
          <w:highlight w:val="yellow"/>
        </w:rPr>
        <w:t>and</w:t>
      </w:r>
      <w:r w:rsidRPr="00BA5B5A">
        <w:t xml:space="preserve"> his brother, ex-leader </w:t>
      </w:r>
      <w:r w:rsidRPr="00BA5B5A">
        <w:rPr>
          <w:rStyle w:val="StyleBoldUnderline"/>
          <w:highlight w:val="yellow"/>
        </w:rPr>
        <w:t>Fidel Castro</w:t>
      </w:r>
      <w:r w:rsidRPr="00BA5B5A">
        <w:t xml:space="preserve">, to US efforts to improve ties </w:t>
      </w:r>
      <w:r w:rsidRPr="00BA5B5A">
        <w:rPr>
          <w:rStyle w:val="StyleBoldUnderline"/>
          <w:highlight w:val="yellow"/>
        </w:rPr>
        <w:t>proved they had no interest in political reform or ending the sanctions.</w:t>
      </w:r>
    </w:p>
    <w:p w:rsidR="003239D7" w:rsidRPr="00BA5B5A" w:rsidRDefault="003239D7" w:rsidP="003239D7">
      <w:r w:rsidRPr="00BA5B5A">
        <w:t xml:space="preserve"> </w:t>
      </w:r>
    </w:p>
    <w:p w:rsidR="003239D7" w:rsidRPr="00DC13D0" w:rsidRDefault="003239D7" w:rsidP="003239D7">
      <w:pPr>
        <w:pStyle w:val="Heading4"/>
        <w:rPr>
          <w:sz w:val="20"/>
        </w:rPr>
      </w:pPr>
      <w:r>
        <w:t>Cuba reject international recommendations for reform</w:t>
      </w:r>
    </w:p>
    <w:p w:rsidR="003239D7" w:rsidRPr="00DC13D0" w:rsidRDefault="003239D7" w:rsidP="003239D7">
      <w:pPr>
        <w:rPr>
          <w:rStyle w:val="StyleStyleBold12pt"/>
        </w:rPr>
      </w:pPr>
      <w:r w:rsidRPr="00DC13D0">
        <w:rPr>
          <w:rStyle w:val="StyleStyleBold12pt"/>
        </w:rPr>
        <w:t>Human Right Watch 2013</w:t>
      </w:r>
    </w:p>
    <w:p w:rsidR="003239D7" w:rsidRPr="00DC13D0" w:rsidRDefault="003239D7" w:rsidP="003239D7">
      <w:pPr>
        <w:rPr>
          <w:szCs w:val="20"/>
        </w:rPr>
      </w:pPr>
      <w:r w:rsidRPr="00DC13D0">
        <w:rPr>
          <w:szCs w:val="20"/>
        </w:rPr>
        <w:t>Human Rights Watch, Universal Periodic Review: H RW Submission on Cuba, 16th UPR session, April - May 2013, April 18, 2013</w:t>
      </w:r>
    </w:p>
    <w:p w:rsidR="003239D7" w:rsidRPr="00DC13D0" w:rsidRDefault="003239D7" w:rsidP="003239D7">
      <w:pPr>
        <w:rPr>
          <w:szCs w:val="20"/>
        </w:rPr>
      </w:pPr>
      <w:r w:rsidRPr="00DC13D0">
        <w:rPr>
          <w:szCs w:val="20"/>
        </w:rPr>
        <w:t>http://www.hrw.org/news/2013/04/18/universal-periodic-review-hrw-submission-cuba</w:t>
      </w:r>
    </w:p>
    <w:p w:rsidR="003239D7" w:rsidRPr="00DC13D0" w:rsidRDefault="003239D7" w:rsidP="003239D7">
      <w:pPr>
        <w:rPr>
          <w:szCs w:val="20"/>
        </w:rPr>
      </w:pPr>
      <w:r w:rsidRPr="00DC13D0">
        <w:rPr>
          <w:rStyle w:val="StyleBoldUnderline"/>
        </w:rPr>
        <w:t>In line with its rejection of the recommendation to “lift restrictions on the rights to freedom of expression and association, including restrictions on the media that are not in accordance with ICCPR,”</w:t>
      </w:r>
      <w:r w:rsidRPr="00DC13D0">
        <w:rPr>
          <w:szCs w:val="20"/>
        </w:rPr>
        <w:t xml:space="preserve"> </w:t>
      </w:r>
      <w:r w:rsidRPr="00DC13D0">
        <w:rPr>
          <w:rStyle w:val="StyleBoldUnderline"/>
        </w:rPr>
        <w:t xml:space="preserve">the government maintains a </w:t>
      </w:r>
      <w:r w:rsidRPr="00DC13D0">
        <w:rPr>
          <w:rStyle w:val="StyleBoldUnderline"/>
        </w:rPr>
        <w:lastRenderedPageBreak/>
        <w:t>media monopoly on the island, which ensures that freedom of expression is virtually nonexistent</w:t>
      </w:r>
      <w:r w:rsidRPr="00DC13D0">
        <w:rPr>
          <w:szCs w:val="20"/>
        </w:rPr>
        <w:t xml:space="preserve">. </w:t>
      </w:r>
      <w:r w:rsidRPr="00DC13D0">
        <w:rPr>
          <w:rStyle w:val="StyleBoldUnderline"/>
        </w:rPr>
        <w:t>This clearly contradicts Cuba’s international human rights obligations.</w:t>
      </w:r>
      <w:r w:rsidRPr="00DC13D0">
        <w:rPr>
          <w:szCs w:val="20"/>
        </w:rPr>
        <w:t xml:space="preserve"> The government controls all media outlets in Cuba and access to outside information is highly restricted. Only a tiny fraction of Cubans have the chance to read independently published articles and blogs because of the high cost of and limited access to the internet.</w:t>
      </w:r>
    </w:p>
    <w:p w:rsidR="00480D65" w:rsidRDefault="00480D65" w:rsidP="00480D65">
      <w:pPr>
        <w:pStyle w:val="Heading4"/>
      </w:pPr>
      <w:r>
        <w:t>Cuba is angered by the U.S.’s response to the Snowden incident and will stand up to America</w:t>
      </w:r>
    </w:p>
    <w:p w:rsidR="00480D65" w:rsidRDefault="00480D65" w:rsidP="00480D65">
      <w:r>
        <w:rPr>
          <w:rStyle w:val="StyleStyleBold12pt"/>
        </w:rPr>
        <w:t>Frank 13</w:t>
      </w:r>
      <w:r>
        <w:t xml:space="preserve"> </w:t>
      </w:r>
      <w:r>
        <w:rPr>
          <w:sz w:val="16"/>
          <w:szCs w:val="16"/>
        </w:rPr>
        <w:t>(Frank, Marc. journalist in Havana working for Reuters, the Financial Times and ABC News. "Cuba Denounces U.S. Pressure over Snowden's Fate." Reuters. Thomson Reuters, 03 Mar. 2013. Web. Accessed 16 July 2013. &lt;http://www.reuters.com/article/2013/07/03/us-usa-security-cuba-idUSBRE9620Q220130703&gt;.)//AR</w:t>
      </w:r>
    </w:p>
    <w:p w:rsidR="00480D65" w:rsidRDefault="00480D65" w:rsidP="00480D65"/>
    <w:p w:rsidR="00480D65" w:rsidRPr="00CF3610" w:rsidRDefault="00480D65" w:rsidP="00480D65">
      <w:r w:rsidRPr="00CF3610">
        <w:t xml:space="preserve">(Reuters) - </w:t>
      </w:r>
      <w:r w:rsidRPr="00CF3610">
        <w:rPr>
          <w:rStyle w:val="StyleBoldUnderline"/>
        </w:rPr>
        <w:t>Cuba denounced U.S. efforts to pressure Latin American countries not to give refuge to</w:t>
      </w:r>
      <w:r w:rsidRPr="00CF3610">
        <w:t xml:space="preserve"> fugitive U.S. spy agency contractor </w:t>
      </w:r>
      <w:r w:rsidRPr="00CF3610">
        <w:rPr>
          <w:rStyle w:val="StyleBoldUnderline"/>
        </w:rPr>
        <w:t>Edward Snowden and called on the international community to stand up to Washington's bullying.</w:t>
      </w:r>
      <w:r w:rsidRPr="00CF3610">
        <w:t xml:space="preserve"> "</w:t>
      </w:r>
      <w:r w:rsidRPr="00CF3610">
        <w:rPr>
          <w:rStyle w:val="StyleBoldUnderline"/>
        </w:rPr>
        <w:t>Cuba calls on the international community to mobilize against these violations of international law and human rights," said a foreign ministry statement</w:t>
      </w:r>
      <w:r w:rsidRPr="00CF3610">
        <w:t xml:space="preserve"> that was issued late Tuesday and carried by state media on Wednesday. </w:t>
      </w:r>
      <w:r w:rsidRPr="00CF3610">
        <w:rPr>
          <w:rStyle w:val="StyleBoldUnderline"/>
        </w:rPr>
        <w:t>The communiqué termed "inadmissible, unfounded and arbitrary" the decision</w:t>
      </w:r>
      <w:r w:rsidRPr="00CF3610">
        <w:t xml:space="preserve"> by a number of European countries</w:t>
      </w:r>
      <w:r w:rsidRPr="00CF3610">
        <w:rPr>
          <w:rStyle w:val="StyleBoldUnderline"/>
        </w:rPr>
        <w:t xml:space="preserve"> to deny flyover rights</w:t>
      </w:r>
      <w:r w:rsidRPr="00CF3610">
        <w:t xml:space="preserve"> on Tuesday </w:t>
      </w:r>
      <w:r w:rsidRPr="00CF3610">
        <w:rPr>
          <w:rStyle w:val="StyleBoldUnderline"/>
        </w:rPr>
        <w:t>to a Bolivian plane</w:t>
      </w:r>
      <w:r w:rsidRPr="00CF3610">
        <w:t xml:space="preserve"> carrying President Evo Morales and </w:t>
      </w:r>
      <w:r w:rsidRPr="00CF3610">
        <w:rPr>
          <w:rStyle w:val="StyleBoldUnderline"/>
        </w:rPr>
        <w:t>thought to possibly have Snowden aboard</w:t>
      </w:r>
      <w:r w:rsidRPr="00CF3610">
        <w:t xml:space="preserve">. The plane had departed from Moscow, where Snowden is holed up, and eventually landed in Vienna, where it was searched by Austrian authorities looking for the man who last month revealed details of U.S. surveillance programs. The statement said the incident, which Bolivia said amounted to a kidnapping of its president orchestrated by Washington, "offended all Latin America and the Caribbean." The Bolivian plane was bringing Morales home from an energy conference in Moscow. </w:t>
      </w:r>
      <w:r w:rsidRPr="00CF3610">
        <w:rPr>
          <w:rStyle w:val="StyleBoldUnderline"/>
        </w:rPr>
        <w:t>Cuba also termed "intolerable" the U.S. pressure on Ecuador not to grant Snowden political asylum</w:t>
      </w:r>
      <w:r w:rsidRPr="00CF3610">
        <w:t>. Ever since Snowden made it to Russia, one of countries in the leftist ALBA bloc, which includes Cuba, Venezuela, Bolivia, Ecuador and Nicaragua, has been seen as the most likely destination for the former U.S. National Security Agency contractor. Cuba had not officially commented on the Snowden saga until Tuesday's foreign ministry statement. "</w:t>
      </w:r>
      <w:r w:rsidRPr="00CF3610">
        <w:rPr>
          <w:rStyle w:val="StyleBoldUnderline"/>
        </w:rPr>
        <w:t>The foreign ministry of the Republic of Cuba is following with serious preoccupation the events of recent weeks in relation to the significant denunciations of U.S. citizen Edward Snowden, which confirmed the existence of a global system of espionage carried out by the United States that trampled on the sovereignty of states and rights of individuals</w:t>
      </w:r>
      <w:r w:rsidRPr="00CF3610">
        <w:t>," the statement said.</w:t>
      </w:r>
    </w:p>
    <w:p w:rsidR="00480D65" w:rsidRDefault="00480D65" w:rsidP="00480D65"/>
    <w:p w:rsidR="00480D65" w:rsidRDefault="00480D65" w:rsidP="00480D65"/>
    <w:p w:rsidR="00480D65" w:rsidRDefault="00480D65" w:rsidP="00480D65">
      <w:pPr>
        <w:pStyle w:val="Heading4"/>
      </w:pPr>
      <w:r>
        <w:t>Cuba unwilling to give concessions regardless of US efforts</w:t>
      </w:r>
    </w:p>
    <w:p w:rsidR="00480D65" w:rsidRDefault="00480D65" w:rsidP="00480D65">
      <w:r w:rsidRPr="00CF3610">
        <w:rPr>
          <w:rStyle w:val="StyleStyleBold12pt"/>
        </w:rPr>
        <w:t>Whitehouse.gov 11</w:t>
      </w:r>
      <w:r>
        <w:t xml:space="preserve"> </w:t>
      </w:r>
      <w:r w:rsidRPr="00CF3610">
        <w:rPr>
          <w:sz w:val="16"/>
          <w:szCs w:val="16"/>
        </w:rPr>
        <w:t>(Whitehouse.gov.</w:t>
      </w:r>
      <w:r>
        <w:rPr>
          <w:sz w:val="16"/>
          <w:szCs w:val="16"/>
        </w:rPr>
        <w:t xml:space="preserve"> The official website for Barack Obama’s term in the White House.</w:t>
      </w:r>
      <w:r w:rsidRPr="00CF3610">
        <w:rPr>
          <w:sz w:val="16"/>
          <w:szCs w:val="16"/>
        </w:rPr>
        <w:t xml:space="preserve"> "Open for Questions with President Obama." The White House. Whitehouse.gov, 28 Sept. 2011. Web.</w:t>
      </w:r>
      <w:r>
        <w:rPr>
          <w:sz w:val="16"/>
          <w:szCs w:val="16"/>
        </w:rPr>
        <w:t xml:space="preserve"> Accessed</w:t>
      </w:r>
      <w:r w:rsidRPr="00CF3610">
        <w:rPr>
          <w:sz w:val="16"/>
          <w:szCs w:val="16"/>
        </w:rPr>
        <w:t xml:space="preserve"> 17 July 2013. &lt;http://www.whitehouse.gov/photos-and-video/video/2011/09/28/open-questions-president-obama&gt;.)//AR</w:t>
      </w:r>
    </w:p>
    <w:p w:rsidR="00480D65" w:rsidRDefault="00480D65" w:rsidP="00480D65"/>
    <w:p w:rsidR="00480D65" w:rsidRDefault="00480D65" w:rsidP="00480D65">
      <w:pPr>
        <w:rPr>
          <w:rStyle w:val="StyleBoldUnderline"/>
        </w:rPr>
      </w:pPr>
      <w:r>
        <w:t>MS. MEDINA: This next question is about Cuba, and it comes from Florida: What is your position regarding Cuba and the embargo? What should the Cuban people expect from you and your government during the remainder of your term, and in the future if you’re reelected?</w:t>
      </w:r>
      <w:r w:rsidRPr="00CF3610">
        <w:rPr>
          <w:sz w:val="12"/>
        </w:rPr>
        <w:t xml:space="preserve">¶ </w:t>
      </w:r>
      <w:r>
        <w:t xml:space="preserve">THE PRESIDENT: Well, what we did with respect to Cuba was recognize that the Cuban people now have not enjoyed freedom for 50 years, and everywhere else in the world you’ve been seeing a democratization movement that has been pressing forward. </w:t>
      </w:r>
      <w:r w:rsidRPr="00CF3610">
        <w:rPr>
          <w:rStyle w:val="StyleBoldUnderline"/>
        </w:rPr>
        <w:t>Throughout Latin America, democracies have emerged from previously authoritarian regimes.</w:t>
      </w:r>
      <w:r>
        <w:rPr>
          <w:rStyle w:val="StyleBoldUnderline"/>
        </w:rPr>
        <w:t xml:space="preserve"> </w:t>
      </w:r>
      <w:r w:rsidRPr="00CF3610">
        <w:rPr>
          <w:rStyle w:val="StyleBoldUnderline"/>
        </w:rPr>
        <w:t xml:space="preserve">The time has come for the same thing to happen in Cuba. </w:t>
      </w:r>
      <w:r w:rsidRPr="00CF3610">
        <w:rPr>
          <w:rStyle w:val="StyleBoldUnderline"/>
          <w:sz w:val="12"/>
        </w:rPr>
        <w:t>¶</w:t>
      </w:r>
      <w:r w:rsidRPr="00CF3610">
        <w:rPr>
          <w:sz w:val="12"/>
        </w:rPr>
        <w:t xml:space="preserve"> </w:t>
      </w:r>
      <w:r w:rsidRPr="00CF3610">
        <w:rPr>
          <w:rStyle w:val="StyleBoldUnderline"/>
        </w:rPr>
        <w:t>Now, what we’ve tried to do is to send a signal that we are open to a new relationship with Cuba if the Cuban government starts taking the proper steps to open up its own country</w:t>
      </w:r>
      <w:r>
        <w:t xml:space="preserve"> and its own </w:t>
      </w:r>
      <w:r w:rsidRPr="00CF3610">
        <w:rPr>
          <w:rStyle w:val="StyleBoldUnderline"/>
        </w:rPr>
        <w:t>-- and provide</w:t>
      </w:r>
      <w:r>
        <w:t xml:space="preserve"> the space and the </w:t>
      </w:r>
      <w:r w:rsidRPr="00CF3610">
        <w:rPr>
          <w:rStyle w:val="StyleBoldUnderline"/>
        </w:rPr>
        <w:t>respect for human rights</w:t>
      </w:r>
      <w:r>
        <w:t xml:space="preserve"> that would allow the Cuban people to determine their own destiny.</w:t>
      </w:r>
      <w:r w:rsidRPr="00CF3610">
        <w:rPr>
          <w:sz w:val="12"/>
        </w:rPr>
        <w:t xml:space="preserve">¶ </w:t>
      </w:r>
      <w:r>
        <w:t xml:space="preserve">I changed the remittance laws so that family members could more easily send money back to Cuba, because that would give them more power and it would create a economic space for them to prosper. Within Cuba we have changed the family travel laws so that they can travel more frequently, as well as laws that relate to educational travel. </w:t>
      </w:r>
      <w:r w:rsidRPr="00CF3610">
        <w:rPr>
          <w:sz w:val="12"/>
        </w:rPr>
        <w:t xml:space="preserve">¶ </w:t>
      </w:r>
      <w:r w:rsidRPr="00CF3610">
        <w:rPr>
          <w:rStyle w:val="StyleBoldUnderline"/>
        </w:rPr>
        <w:t>And so we’ve made these modifications that send a signal that we’re prepared to show flexibility and not be stuck in a Cold War mentality</w:t>
      </w:r>
      <w:r>
        <w:t xml:space="preserve"> dating back to when I was born. </w:t>
      </w:r>
      <w:r w:rsidRPr="00CF3610">
        <w:rPr>
          <w:rStyle w:val="StyleBoldUnderline"/>
        </w:rPr>
        <w:t>On the other hand, we have to see a signal back from the Cuban government that it is following through on releasing political prisoners, on providing people their basic human rights, in order for us to be fully engaged with them.</w:t>
      </w:r>
      <w:r>
        <w:rPr>
          <w:rStyle w:val="StyleBoldUnderline"/>
        </w:rPr>
        <w:t xml:space="preserve"> </w:t>
      </w:r>
      <w:r w:rsidRPr="00CF3610">
        <w:rPr>
          <w:rStyle w:val="StyleBoldUnderline"/>
        </w:rPr>
        <w:t>And so far, at least, what we haven’t seen is the kind of genuine spirit of transformation inside of Cuba that would justify us eliminating the embargo.</w:t>
      </w:r>
      <w:r w:rsidRPr="00CF3610">
        <w:rPr>
          <w:rStyle w:val="StyleBoldUnderline"/>
          <w:sz w:val="12"/>
        </w:rPr>
        <w:t>¶</w:t>
      </w:r>
      <w:r w:rsidRPr="00CF3610">
        <w:rPr>
          <w:sz w:val="12"/>
        </w:rPr>
        <w:t xml:space="preserve"> </w:t>
      </w:r>
      <w:r>
        <w:t xml:space="preserve">I don’t know what will happen over the next year, but we are prepared to see what happens in Cuba. If we see positive movement we will respond in a positive way. Hopefully, over the next five years, we will see Cuba looking around the world and saying, we need to catch up with history. And </w:t>
      </w:r>
      <w:r w:rsidRPr="00CF3610">
        <w:rPr>
          <w:rStyle w:val="StyleBoldUnderline"/>
        </w:rPr>
        <w:t>as long as I’m President I will always be prepared to change our Cuba policy if and when we start seeing a serious intention on the part of the Cuban government to provide liberty for its people.</w:t>
      </w:r>
      <w:r>
        <w:rPr>
          <w:rStyle w:val="StyleBoldUnderline"/>
        </w:rPr>
        <w:t xml:space="preserve"> </w:t>
      </w:r>
      <w:r w:rsidRPr="00CF3610">
        <w:rPr>
          <w:rStyle w:val="StyleBoldUnderline"/>
        </w:rPr>
        <w:t>But that’s always my watchword, is are we seeing freedom for the Cuban people to live lives of opportunity and prosperity.</w:t>
      </w:r>
      <w:r>
        <w:rPr>
          <w:rStyle w:val="StyleBoldUnderline"/>
        </w:rPr>
        <w:t xml:space="preserve"> </w:t>
      </w:r>
      <w:r w:rsidRPr="00CF3610">
        <w:rPr>
          <w:rStyle w:val="StyleBoldUnderline"/>
        </w:rPr>
        <w:t>If we are, then we’ll be supportive of them</w:t>
      </w:r>
      <w:r>
        <w:rPr>
          <w:rStyle w:val="StyleBoldUnderline"/>
        </w:rPr>
        <w:t>.</w:t>
      </w:r>
    </w:p>
    <w:p w:rsidR="00480D65" w:rsidRDefault="00480D65" w:rsidP="00480D65"/>
    <w:p w:rsidR="00480D65" w:rsidRDefault="00480D65" w:rsidP="00480D65">
      <w:pPr>
        <w:pStyle w:val="Heading4"/>
        <w:rPr>
          <w:rStyle w:val="StyleStyleBold12pt"/>
        </w:rPr>
      </w:pPr>
      <w:r>
        <w:rPr>
          <w:rStyle w:val="StyleStyleBold12pt"/>
        </w:rPr>
        <w:t>Cuba will not reciprocate US goodwill gestures</w:t>
      </w:r>
    </w:p>
    <w:p w:rsidR="00480D65" w:rsidRPr="00BA5B5A" w:rsidRDefault="00480D65" w:rsidP="00480D65">
      <w:pPr>
        <w:tabs>
          <w:tab w:val="left" w:pos="900"/>
        </w:tabs>
      </w:pPr>
      <w:r w:rsidRPr="00BA5B5A">
        <w:rPr>
          <w:rStyle w:val="StyleStyleBold12pt"/>
        </w:rPr>
        <w:t>Rubin, 11</w:t>
      </w:r>
      <w:r w:rsidRPr="00BA5B5A">
        <w:t xml:space="preserve"> (Jennifer Rubin, writer for the Washington Post, “Obama’s Cuba appeasement”, Washington Post, </w:t>
      </w:r>
      <w:r>
        <w:t xml:space="preserve"> 10/18/2011, </w:t>
      </w:r>
      <w:hyperlink r:id="rId38" w:history="1">
        <w:r w:rsidRPr="00E77935">
          <w:rPr>
            <w:rStyle w:val="Hyperlink"/>
          </w:rPr>
          <w:t>http://www.washingtonpost.com/blogs/right-turn/post/obamas-cuba-appeasement/2011/03/29/gIQAjuL2tL_blog.html</w:t>
        </w:r>
      </w:hyperlink>
      <w:r w:rsidRPr="00BA5B5A">
        <w:t>, JJ</w:t>
      </w:r>
      <w:r>
        <w:t xml:space="preserve"> – 7/17/13</w:t>
      </w:r>
      <w:r w:rsidRPr="00BA5B5A">
        <w:t>)</w:t>
      </w:r>
    </w:p>
    <w:p w:rsidR="00480D65" w:rsidRPr="00BA5B5A" w:rsidRDefault="00480D65" w:rsidP="00480D65"/>
    <w:p w:rsidR="00480D65" w:rsidRPr="00BA5B5A" w:rsidRDefault="00480D65" w:rsidP="00480D65"/>
    <w:p w:rsidR="00480D65" w:rsidRPr="00BA5B5A" w:rsidRDefault="00480D65" w:rsidP="00480D65">
      <w:r w:rsidRPr="00BA5B5A">
        <w:rPr>
          <w:rStyle w:val="StyleBoldUnderline"/>
        </w:rPr>
        <w:t>The administration’s conduct is</w:t>
      </w:r>
      <w:r w:rsidRPr="00BA5B5A">
        <w:t xml:space="preserve"> all the more </w:t>
      </w:r>
      <w:r w:rsidRPr="00BA5B5A">
        <w:rPr>
          <w:rStyle w:val="StyleBoldUnderline"/>
        </w:rPr>
        <w:t>galling given the behavior of the Castro regime</w:t>
      </w:r>
      <w:r w:rsidRPr="00BA5B5A">
        <w:rPr>
          <w:rStyle w:val="StyleBoldUnderline"/>
          <w:highlight w:val="yellow"/>
        </w:rPr>
        <w:t>. Our willingness to relax sanctions was not greeted with goodwill gestures, let alone systemic reforms</w:t>
      </w:r>
      <w:r w:rsidRPr="00BA5B5A">
        <w:t xml:space="preserve">. </w:t>
      </w:r>
      <w:r w:rsidRPr="00BA5B5A">
        <w:rPr>
          <w:rStyle w:val="StyleBoldUnderline"/>
        </w:rPr>
        <w:t>To the contrary, this was the setting for Gross’s imprisonment</w:t>
      </w:r>
      <w:r w:rsidRPr="00BA5B5A">
        <w:t xml:space="preserve">. </w:t>
      </w:r>
      <w:r w:rsidRPr="00BA5B5A">
        <w:rPr>
          <w:rStyle w:val="StyleBoldUnderline"/>
        </w:rPr>
        <w:t>So naturally the administration orders up more of the same.</w:t>
      </w:r>
      <w:r w:rsidRPr="00BA5B5A">
        <w:rPr>
          <w:rStyle w:val="StyleBoldUnderline"/>
          <w:sz w:val="12"/>
        </w:rPr>
        <w:t>¶</w:t>
      </w:r>
      <w:r w:rsidRPr="00BA5B5A">
        <w:rPr>
          <w:sz w:val="12"/>
        </w:rPr>
        <w:t xml:space="preserve"> </w:t>
      </w:r>
      <w:r w:rsidRPr="00BA5B5A">
        <w:t xml:space="preserve">Throughout his tenure, President </w:t>
      </w:r>
      <w:r w:rsidRPr="00BA5B5A">
        <w:rPr>
          <w:rStyle w:val="StyleBoldUnderline"/>
          <w:highlight w:val="yellow"/>
        </w:rPr>
        <w:t>Obama has failed to comprehend the cost-benefit analysis that despotic regimes undertake. He has offered armfuls of goodies</w:t>
      </w:r>
      <w:r w:rsidRPr="00BA5B5A">
        <w:t xml:space="preserve"> and promised quietude on human rights; the </w:t>
      </w:r>
      <w:r w:rsidRPr="00BA5B5A">
        <w:rPr>
          <w:rStyle w:val="StyleBoldUnderline"/>
          <w:highlight w:val="yellow"/>
        </w:rPr>
        <w:t>despots’ behavior has worsened</w:t>
      </w:r>
      <w:r w:rsidRPr="00BA5B5A">
        <w:rPr>
          <w:highlight w:val="yellow"/>
        </w:rPr>
        <w:t>.</w:t>
      </w:r>
      <w:r w:rsidRPr="00BA5B5A">
        <w:t xml:space="preserve"> </w:t>
      </w:r>
      <w:r w:rsidRPr="00BA5B5A">
        <w:rPr>
          <w:rStyle w:val="StyleBoldUnderline"/>
        </w:rPr>
        <w:t xml:space="preserve">There is simply no downside for rogue regimes to take their shots at the United States. </w:t>
      </w:r>
      <w:r w:rsidRPr="00BA5B5A">
        <w:rPr>
          <w:rStyle w:val="StyleBoldUnderline"/>
          <w:sz w:val="12"/>
        </w:rPr>
        <w:t>¶</w:t>
      </w:r>
      <w:r w:rsidRPr="00BA5B5A">
        <w:rPr>
          <w:sz w:val="12"/>
        </w:rPr>
        <w:t xml:space="preserve"> </w:t>
      </w:r>
      <w:r w:rsidRPr="00BA5B5A">
        <w:t xml:space="preserve">Whether it is Cuba or Iran, </w:t>
      </w:r>
      <w:r w:rsidRPr="00BA5B5A">
        <w:rPr>
          <w:rStyle w:val="StyleBoldUnderline"/>
          <w:highlight w:val="yellow"/>
        </w:rPr>
        <w:t>the administration reverts to “engagement” mode when its</w:t>
      </w:r>
      <w:r w:rsidRPr="00BA5B5A">
        <w:t xml:space="preserve"> engagement </w:t>
      </w:r>
      <w:r w:rsidRPr="00BA5B5A">
        <w:rPr>
          <w:rStyle w:val="StyleBoldUnderline"/>
          <w:highlight w:val="yellow"/>
        </w:rPr>
        <w:t>efforts are met with aggression and/or domestic oppression.</w:t>
      </w:r>
      <w:r w:rsidRPr="00BA5B5A">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BA5B5A">
        <w:rPr>
          <w:rStyle w:val="StyleBoldUnderline"/>
          <w:highlight w:val="yellow"/>
        </w:rPr>
        <w:t>The response of these thuggish regimes is entirely predictable and, from their perspective, completely logical. What is inexplicable is the Obama administration’s willingness to throw gifts to tyrants in the expectation they will reciprocate in kind.</w:t>
      </w:r>
      <w:r w:rsidRPr="00BA5B5A">
        <w:t xml:space="preserve"> </w:t>
      </w:r>
    </w:p>
    <w:p w:rsidR="00480D65" w:rsidRPr="00BA5B5A" w:rsidRDefault="00480D65" w:rsidP="00480D65"/>
    <w:p w:rsidR="003239D7" w:rsidRDefault="003239D7" w:rsidP="003239D7">
      <w:pPr>
        <w:pStyle w:val="Heading4"/>
      </w:pPr>
      <w:r>
        <w:t>Cuba mocks U.S. attempts to establish better relations</w:t>
      </w:r>
    </w:p>
    <w:p w:rsidR="003239D7" w:rsidRDefault="003239D7" w:rsidP="003239D7">
      <w:r w:rsidRPr="002E2C14">
        <w:rPr>
          <w:rStyle w:val="StyleStyleBold12pt"/>
        </w:rPr>
        <w:t>Orsi 11</w:t>
      </w:r>
      <w:r>
        <w:t xml:space="preserve"> </w:t>
      </w:r>
      <w:r w:rsidRPr="002E2C14">
        <w:rPr>
          <w:sz w:val="16"/>
          <w:szCs w:val="16"/>
        </w:rPr>
        <w:t>(Orsi, Peter.</w:t>
      </w:r>
      <w:r>
        <w:rPr>
          <w:sz w:val="16"/>
          <w:szCs w:val="16"/>
        </w:rPr>
        <w:t xml:space="preserve"> Associated Press editor on Latin America news desk.</w:t>
      </w:r>
      <w:r w:rsidRPr="002E2C14">
        <w:rPr>
          <w:sz w:val="16"/>
          <w:szCs w:val="16"/>
        </w:rPr>
        <w:t xml:space="preserve"> "Castro: Obama Is 'Stupid'" The Huffington Post. TheHuffingtonPost.com, 29 Sept. 2011. Web.</w:t>
      </w:r>
      <w:r>
        <w:rPr>
          <w:sz w:val="16"/>
          <w:szCs w:val="16"/>
        </w:rPr>
        <w:t xml:space="preserve"> Accessed</w:t>
      </w:r>
      <w:r w:rsidRPr="002E2C14">
        <w:rPr>
          <w:sz w:val="16"/>
          <w:szCs w:val="16"/>
        </w:rPr>
        <w:t xml:space="preserve"> 17 July 2013. &lt;http://www.huffingtonpost.com/2011/09/29/castro-obama-stupid_n_987134.html&gt;.)//AR</w:t>
      </w:r>
    </w:p>
    <w:p w:rsidR="003239D7" w:rsidRDefault="003239D7" w:rsidP="003239D7"/>
    <w:p w:rsidR="003239D7" w:rsidRDefault="003239D7" w:rsidP="003239D7">
      <w:r>
        <w:t xml:space="preserve">HAVANA, Cuba — </w:t>
      </w:r>
      <w:r w:rsidRPr="002E2C14">
        <w:rPr>
          <w:rStyle w:val="StyleBoldUnderline"/>
        </w:rPr>
        <w:t>Fidel Castro mocked President</w:t>
      </w:r>
      <w:r>
        <w:t xml:space="preserve"> Barack </w:t>
      </w:r>
      <w:r w:rsidRPr="002E2C14">
        <w:rPr>
          <w:rStyle w:val="StyleBoldUnderline"/>
        </w:rPr>
        <w:t>Obama</w:t>
      </w:r>
      <w:r>
        <w:t xml:space="preserve"> on Thursday </w:t>
      </w:r>
      <w:r w:rsidRPr="002E2C14">
        <w:rPr>
          <w:rStyle w:val="StyleBoldUnderline"/>
        </w:rPr>
        <w:t>for saying he's open to changing U.S. policy toward Cuba</w:t>
      </w:r>
      <w:r>
        <w:t xml:space="preserve"> if there is change on the island first, </w:t>
      </w:r>
      <w:r w:rsidRPr="002E2C14">
        <w:rPr>
          <w:rStyle w:val="StyleBoldUnderline"/>
        </w:rPr>
        <w:t>calling the U.S. leader "stupid."</w:t>
      </w:r>
      <w:r w:rsidRPr="002E2C14">
        <w:rPr>
          <w:sz w:val="12"/>
        </w:rPr>
        <w:t xml:space="preserve">¶ </w:t>
      </w:r>
      <w:r>
        <w:t>Writing in one of his semiregular essays published across state-run media</w:t>
      </w:r>
      <w:r w:rsidRPr="002E2C14">
        <w:rPr>
          <w:rStyle w:val="StyleBoldUnderline"/>
        </w:rPr>
        <w:t>, Castro reacted with sarcasm to reported comments that Obama would be open to a different relationship with Cuba</w:t>
      </w:r>
      <w:r>
        <w:t xml:space="preserve"> when there is political and social change.</w:t>
      </w:r>
      <w:r w:rsidRPr="002E2C14">
        <w:rPr>
          <w:sz w:val="12"/>
        </w:rPr>
        <w:t xml:space="preserve">¶ </w:t>
      </w:r>
      <w:r>
        <w:t>"</w:t>
      </w:r>
      <w:r w:rsidRPr="002E2C14">
        <w:rPr>
          <w:rStyle w:val="StyleBoldUnderline"/>
        </w:rPr>
        <w:t>How kind! How intelligent!" Castro said. "Such kindness still has not allowed him to understand that 50 years of blockade and crimes against our country have not been able to bow our people."</w:t>
      </w:r>
      <w:r w:rsidRPr="002E2C14">
        <w:rPr>
          <w:sz w:val="12"/>
        </w:rPr>
        <w:t xml:space="preserve">¶ </w:t>
      </w:r>
      <w:r>
        <w:t>Cuba uses the term "blockade" to refer to the nearly five-decades-old economic embargo against the island.</w:t>
      </w:r>
      <w:r w:rsidRPr="002E2C14">
        <w:rPr>
          <w:sz w:val="12"/>
        </w:rPr>
        <w:t xml:space="preserve">¶ </w:t>
      </w:r>
      <w:r>
        <w:t>"</w:t>
      </w:r>
      <w:r w:rsidRPr="002E2C14">
        <w:rPr>
          <w:rStyle w:val="StyleBoldUnderline"/>
        </w:rPr>
        <w:t>Many things will change in Cuba, but they will change through our efforts and in spite of the United States. Perhaps that empire will fall first," Castro added</w:t>
      </w:r>
      <w:r>
        <w:t>, a reference to the United States.</w:t>
      </w:r>
      <w:r w:rsidRPr="002E2C14">
        <w:rPr>
          <w:sz w:val="12"/>
        </w:rPr>
        <w:t xml:space="preserve">¶ </w:t>
      </w:r>
      <w:r>
        <w:t>Castro wrote glowingly about Obama when he was elected in 2008, saying, "The intelligent and noble face of the first black president of the United States since its founding two and one-third centuries ago as an independent republic had transformed itself under the inspiration of Abraham Lincoln and Martin Luther King into a living symbol of the American dream."</w:t>
      </w:r>
      <w:r w:rsidRPr="002E2C14">
        <w:rPr>
          <w:sz w:val="12"/>
        </w:rPr>
        <w:t xml:space="preserve">¶ </w:t>
      </w:r>
      <w:r>
        <w:t>But</w:t>
      </w:r>
      <w:r w:rsidRPr="002E2C14">
        <w:rPr>
          <w:rStyle w:val="StyleBoldUnderline"/>
        </w:rPr>
        <w:t xml:space="preserve"> Castro has</w:t>
      </w:r>
      <w:r>
        <w:t xml:space="preserve"> increasingly</w:t>
      </w:r>
      <w:r w:rsidRPr="002E2C14">
        <w:rPr>
          <w:rStyle w:val="StyleBoldUnderline"/>
        </w:rPr>
        <w:t xml:space="preserve"> shown disillusionment as Cuban-U.S. relations remain in a deep freeze, despite measures undertaken by Obama</w:t>
      </w:r>
      <w:r>
        <w:t xml:space="preserve"> allowing more remittances and travel to the island.</w:t>
      </w:r>
      <w:r w:rsidRPr="002E2C14">
        <w:rPr>
          <w:sz w:val="12"/>
        </w:rPr>
        <w:t xml:space="preserve">¶ </w:t>
      </w:r>
      <w:r>
        <w:t>Castro also criticized as "brutal, blundering and expected" a U.S. judge's recent ruling that an imprisoned Cuban intelligence officers must serve his parole in the United States instead of returning to his family on the island after he is released in early October.</w:t>
      </w:r>
    </w:p>
    <w:p w:rsidR="003239D7" w:rsidRDefault="003239D7" w:rsidP="003239D7"/>
    <w:p w:rsidR="003239D7" w:rsidRDefault="003239D7" w:rsidP="003239D7"/>
    <w:p w:rsidR="003239D7" w:rsidRDefault="003239D7" w:rsidP="003239D7">
      <w:pPr>
        <w:pStyle w:val="Heading4"/>
      </w:pPr>
      <w:r>
        <w:t>Cuba will not tolerate relations with the United States as long as Guantanamo Bay remains open</w:t>
      </w:r>
    </w:p>
    <w:p w:rsidR="003239D7" w:rsidRDefault="003239D7" w:rsidP="003239D7">
      <w:r>
        <w:rPr>
          <w:rStyle w:val="StyleStyleBold12pt"/>
        </w:rPr>
        <w:t>AFP 13</w:t>
      </w:r>
      <w:r>
        <w:t xml:space="preserve"> </w:t>
      </w:r>
      <w:r>
        <w:rPr>
          <w:sz w:val="16"/>
          <w:szCs w:val="16"/>
        </w:rPr>
        <w:t>(AFP. AFP is a global news agency delivering fast, in-depth coverage of the events shaping our world from wars and conflicts to politics, sports, entertainment and the latest breakthroughs in health, science and technology. "Cuba Says US Must Shut Guantanamo, Hand Back Base." GlobalPost. GlobalPost - International News, 1 May 2013. Web. Accessed 16 July 2013. &lt;http://www.globalpost.com/dispatch/news/afp/130501/cuba-says-us-must-shut-guantanamo-hand-back-base&gt;.)//AR</w:t>
      </w:r>
    </w:p>
    <w:p w:rsidR="003239D7" w:rsidRDefault="003239D7" w:rsidP="003239D7"/>
    <w:p w:rsidR="003239D7" w:rsidRPr="00CF3610" w:rsidRDefault="003239D7" w:rsidP="003239D7">
      <w:r w:rsidRPr="00CF3610">
        <w:rPr>
          <w:rStyle w:val="StyleBoldUnderline"/>
        </w:rPr>
        <w:t>Cuba's foreign minister demanded</w:t>
      </w:r>
      <w:r w:rsidRPr="00CF3610">
        <w:t xml:space="preserve"> Wednesday </w:t>
      </w:r>
      <w:r w:rsidRPr="00CF3610">
        <w:rPr>
          <w:rStyle w:val="StyleBoldUnderline"/>
        </w:rPr>
        <w:t>that Washington shut</w:t>
      </w:r>
      <w:r w:rsidRPr="00CF3610">
        <w:t xml:space="preserve"> its controversial jail at </w:t>
      </w:r>
      <w:r w:rsidRPr="00CF3610">
        <w:rPr>
          <w:rStyle w:val="StyleBoldUnderline"/>
        </w:rPr>
        <w:t>Guantanamo Bay and return the</w:t>
      </w:r>
      <w:r w:rsidRPr="00CF3610">
        <w:t xml:space="preserve"> long-held military </w:t>
      </w:r>
      <w:r w:rsidRPr="00CF3610">
        <w:rPr>
          <w:rStyle w:val="StyleBoldUnderline"/>
        </w:rPr>
        <w:t>base to Havana</w:t>
      </w:r>
      <w:r w:rsidRPr="00CF3610">
        <w:t>. The comments by Bruno Rodriguez Parrilla to the UN Human Rights Council in Geneva came a day after US President Barack Obama vowed again to shut the military prison, saying it was damaging US interests. "</w:t>
      </w:r>
      <w:r w:rsidRPr="00CF3610">
        <w:rPr>
          <w:rStyle w:val="StyleBoldUnderline"/>
        </w:rPr>
        <w:t>We are deeply concerned about the legal limbo that supports the permanent and atrocious violation of human rights at the illegal naval base in Guantanamo, a Cuba territory that was usurped by the United States, a centre of torture and deaths of prisoners who are under custody</w:t>
      </w:r>
      <w:r w:rsidRPr="00CF3610">
        <w:t>," Parrilla said. He said 160 people had been detained in Guantanamo for 10 years, "without any guarantees, without being tried by a court or the right to legal defence". "</w:t>
      </w:r>
      <w:r w:rsidRPr="00CF3610">
        <w:rPr>
          <w:rStyle w:val="StyleBoldUnderline"/>
        </w:rPr>
        <w:t>That prison and military base should be shut down and that territory should be returned to Cuba</w:t>
      </w:r>
      <w:r w:rsidRPr="00CF3610">
        <w:t>," he said.</w:t>
      </w:r>
    </w:p>
    <w:p w:rsidR="003239D7" w:rsidRDefault="003239D7" w:rsidP="003239D7"/>
    <w:p w:rsidR="002852A1" w:rsidRDefault="002852A1" w:rsidP="00936E5F">
      <w:pPr>
        <w:pStyle w:val="Heading2"/>
      </w:pPr>
      <w:r>
        <w:t>No Change with Diaz</w:t>
      </w:r>
    </w:p>
    <w:p w:rsidR="002852A1" w:rsidRDefault="002852A1" w:rsidP="002852A1">
      <w:pPr>
        <w:pStyle w:val="Heading4"/>
      </w:pPr>
      <w:r>
        <w:t>Diaz won’t bring Change</w:t>
      </w:r>
    </w:p>
    <w:p w:rsidR="002852A1" w:rsidRDefault="002852A1" w:rsidP="002852A1"/>
    <w:p w:rsidR="002852A1" w:rsidRDefault="002852A1" w:rsidP="002852A1">
      <w:pPr>
        <w:rPr>
          <w:rStyle w:val="StyleStyleBold12pt"/>
        </w:rPr>
      </w:pPr>
      <w:r w:rsidRPr="008E5222">
        <w:rPr>
          <w:rStyle w:val="StyleStyleBold12pt"/>
        </w:rPr>
        <w:t>CBS Miami, 13</w:t>
      </w:r>
    </w:p>
    <w:p w:rsidR="002852A1" w:rsidRDefault="002852A1" w:rsidP="002852A1">
      <w:pPr>
        <w:rPr>
          <w:rStyle w:val="StyleStyleBold12pt"/>
        </w:rPr>
      </w:pPr>
    </w:p>
    <w:p w:rsidR="002852A1" w:rsidRPr="00FA5377" w:rsidRDefault="002852A1" w:rsidP="002852A1">
      <w:pPr>
        <w:rPr>
          <w:u w:val="single"/>
        </w:rPr>
      </w:pPr>
      <w:r w:rsidRPr="008E5222">
        <w:t>CBS Miami,</w:t>
      </w:r>
      <w:r>
        <w:t xml:space="preserve"> a CBS owned-and-operated television station located in Miami,“Miguel Diaz-Canel: Cuba’s Next President?,” </w:t>
      </w:r>
      <w:r w:rsidRPr="008E5222">
        <w:rPr>
          <w:u w:val="single"/>
        </w:rPr>
        <w:t>CBS Miami</w:t>
      </w:r>
      <w:r>
        <w:rPr>
          <w:u w:val="single"/>
        </w:rPr>
        <w:t xml:space="preserve">, </w:t>
      </w:r>
      <w:r>
        <w:t xml:space="preserve">February 26, 2013; </w:t>
      </w:r>
      <w:hyperlink r:id="rId39" w:history="1">
        <w:r w:rsidRPr="004A24FE">
          <w:rPr>
            <w:rStyle w:val="Hyperlink"/>
          </w:rPr>
          <w:t>http://miami.cbslocal.com/2013/02/26/miguel-diaz-canel-cubas-next-president/</w:t>
        </w:r>
      </w:hyperlink>
      <w:r>
        <w:t>, Accessed 7/18/13. GM</w:t>
      </w:r>
    </w:p>
    <w:p w:rsidR="002852A1" w:rsidRDefault="002852A1" w:rsidP="002852A1"/>
    <w:p w:rsidR="002852A1" w:rsidRPr="008E5222" w:rsidRDefault="002852A1" w:rsidP="002852A1">
      <w:pPr>
        <w:rPr>
          <w:rStyle w:val="StyleBoldUnderline"/>
          <w:highlight w:val="yellow"/>
        </w:rPr>
      </w:pPr>
      <w:r>
        <w:t xml:space="preserve">Even </w:t>
      </w:r>
      <w:r w:rsidRPr="008E5222">
        <w:rPr>
          <w:rStyle w:val="StyleBoldUnderline"/>
          <w:highlight w:val="yellow"/>
        </w:rPr>
        <w:t>if Diaz-Canel,</w:t>
      </w:r>
      <w:r>
        <w:t xml:space="preserve"> an immaculately dressed fellow who sports perfectly styled salt and pepper hair, </w:t>
      </w:r>
      <w:r w:rsidRPr="008E5222">
        <w:rPr>
          <w:rStyle w:val="StyleBoldUnderline"/>
          <w:highlight w:val="yellow"/>
        </w:rPr>
        <w:t>should assume power; Suchlicki cautions that significant reforms should not be expected in the Cuban system.</w:t>
      </w:r>
    </w:p>
    <w:p w:rsidR="002852A1" w:rsidRPr="008E5222" w:rsidRDefault="002852A1" w:rsidP="002852A1">
      <w:pPr>
        <w:rPr>
          <w:rStyle w:val="StyleBoldUnderline"/>
          <w:highlight w:val="yellow"/>
        </w:rPr>
      </w:pPr>
      <w:r w:rsidRPr="008E5222">
        <w:rPr>
          <w:rStyle w:val="StyleBoldUnderline"/>
          <w:highlight w:val="yellow"/>
        </w:rPr>
        <w:t>“He is the godson of one of the leaders of the revolution. He has been nurtured in that atmosphere. He is a Marxist/Leninist,” Suchlicki said.</w:t>
      </w:r>
    </w:p>
    <w:p w:rsidR="002852A1" w:rsidRPr="008E5222" w:rsidRDefault="002852A1" w:rsidP="002852A1">
      <w:pPr>
        <w:rPr>
          <w:rStyle w:val="StyleBoldUnderline"/>
          <w:highlight w:val="yellow"/>
        </w:rPr>
      </w:pPr>
      <w:r w:rsidRPr="008E5222">
        <w:rPr>
          <w:rStyle w:val="StyleBoldUnderline"/>
          <w:highlight w:val="yellow"/>
        </w:rPr>
        <w:t>Should Canel fail to toe the party line he could find himself working as a “farmer in an interior section of Cuba,” Suchlicki said. “He will be constrained by the same forces, by the military, by the communist party.”</w:t>
      </w:r>
    </w:p>
    <w:p w:rsidR="002852A1" w:rsidRPr="008E5222" w:rsidRDefault="002852A1" w:rsidP="002852A1">
      <w:pPr>
        <w:rPr>
          <w:rStyle w:val="StyleBoldUnderline"/>
        </w:rPr>
      </w:pPr>
      <w:r w:rsidRPr="008E5222">
        <w:rPr>
          <w:rStyle w:val="StyleBoldUnderline"/>
          <w:highlight w:val="yellow"/>
        </w:rPr>
        <w:t>Suchlicki said the same structure that has kept the Castro brothers in power for more than half a century will fight to resist democratic or capitalistic reforms.</w:t>
      </w:r>
    </w:p>
    <w:p w:rsidR="002852A1" w:rsidRPr="008E5222" w:rsidRDefault="002852A1" w:rsidP="002852A1">
      <w:pPr>
        <w:rPr>
          <w:rStyle w:val="StyleBoldUnderline"/>
        </w:rPr>
      </w:pPr>
    </w:p>
    <w:p w:rsidR="002852A1" w:rsidRDefault="002852A1" w:rsidP="002852A1">
      <w:pPr>
        <w:pStyle w:val="Heading4"/>
      </w:pPr>
      <w:r>
        <w:t>Diaz Won’t be able to Change Anything</w:t>
      </w:r>
    </w:p>
    <w:p w:rsidR="002852A1" w:rsidRDefault="002852A1" w:rsidP="002852A1"/>
    <w:p w:rsidR="002852A1" w:rsidRPr="00303C68" w:rsidRDefault="002852A1" w:rsidP="002852A1">
      <w:pPr>
        <w:rPr>
          <w:rStyle w:val="StyleStyleBold12pt"/>
        </w:rPr>
      </w:pPr>
      <w:r w:rsidRPr="00303C68">
        <w:rPr>
          <w:rStyle w:val="StyleStyleBold12pt"/>
        </w:rPr>
        <w:t>Haven, 13</w:t>
      </w:r>
    </w:p>
    <w:p w:rsidR="002852A1" w:rsidRDefault="002852A1" w:rsidP="002852A1"/>
    <w:p w:rsidR="002852A1" w:rsidRPr="00303C68" w:rsidRDefault="002852A1" w:rsidP="002852A1">
      <w:r>
        <w:t xml:space="preserve">PAUL HAVEN, former Chief of Bureau of Havana and Cuba at The Associated Press,“Miguel Diaz-Canel, First Vice President Of Cuba's Communist Party, Rose Gradually To Castro's No. 2,” </w:t>
      </w:r>
      <w:r>
        <w:rPr>
          <w:u w:val="single"/>
        </w:rPr>
        <w:t>The Huffington Post,</w:t>
      </w:r>
      <w:r>
        <w:t xml:space="preserve"> 2/25/13; </w:t>
      </w:r>
      <w:hyperlink r:id="rId40" w:history="1">
        <w:r w:rsidRPr="004A24FE">
          <w:rPr>
            <w:rStyle w:val="Hyperlink"/>
          </w:rPr>
          <w:t>http://www.huffingtonpost.com/2013/02/25/miguel-diaz-canel-cuba-first-vice-president_n_2758824.html</w:t>
        </w:r>
      </w:hyperlink>
      <w:r>
        <w:t xml:space="preserve">, Accessed 7/18/13. GM  </w:t>
      </w:r>
    </w:p>
    <w:p w:rsidR="002852A1" w:rsidRDefault="002852A1" w:rsidP="002852A1"/>
    <w:p w:rsidR="002852A1" w:rsidRPr="00303C68" w:rsidRDefault="002852A1" w:rsidP="002852A1">
      <w:pPr>
        <w:rPr>
          <w:rStyle w:val="StyleBoldUnderline"/>
          <w:highlight w:val="yellow"/>
        </w:rPr>
      </w:pPr>
      <w:r>
        <w:t>"Change? Was there a change?" asked Ernesto Silva, a 25-year-old student who scoffed at the idea that the country must wait another five years for new leadership, and said he hopes to emigrate to the United States in the meantime. "</w:t>
      </w:r>
      <w:r w:rsidRPr="00303C68">
        <w:rPr>
          <w:rStyle w:val="StyleBoldUnderline"/>
          <w:highlight w:val="yellow"/>
        </w:rPr>
        <w:t>I find it hard to believe that he will be able to do, say or truly change anything."</w:t>
      </w:r>
    </w:p>
    <w:p w:rsidR="002852A1" w:rsidRPr="00303C68" w:rsidRDefault="002852A1" w:rsidP="002852A1">
      <w:pPr>
        <w:rPr>
          <w:rStyle w:val="StyleBoldUnderline"/>
        </w:rPr>
      </w:pPr>
      <w:r w:rsidRPr="00303C68">
        <w:rPr>
          <w:rStyle w:val="StyleBoldUnderline"/>
          <w:highlight w:val="yellow"/>
        </w:rPr>
        <w:t>Others were more enthusiastic, but still unsure how Diaz-Canel will establish control.</w:t>
      </w:r>
    </w:p>
    <w:p w:rsidR="002852A1" w:rsidRDefault="002852A1" w:rsidP="002852A1">
      <w:r>
        <w:t xml:space="preserve">"I think it is good. He is a new and young figure. But </w:t>
      </w:r>
      <w:r w:rsidRPr="00303C68">
        <w:rPr>
          <w:rStyle w:val="StyleBoldUnderline"/>
          <w:highlight w:val="yellow"/>
        </w:rPr>
        <w:t>he was trained by the old guys,"</w:t>
      </w:r>
      <w:r>
        <w:t xml:space="preserve"> said Maria Quesada, a 45-year-old office worker. "</w:t>
      </w:r>
      <w:r w:rsidRPr="00303C68">
        <w:rPr>
          <w:rStyle w:val="StyleBoldUnderline"/>
          <w:highlight w:val="yellow"/>
        </w:rPr>
        <w:t>We still can't talk about a government without Castro because he's still going to be there,</w:t>
      </w:r>
      <w:r>
        <w:t xml:space="preserve"> and I think the true test for Diaz-Canel will be when his vision differs from Raul's."</w:t>
      </w:r>
    </w:p>
    <w:p w:rsidR="002852A1" w:rsidRDefault="002852A1" w:rsidP="002852A1">
      <w:r>
        <w:t>Raul himself faced a similar challenge when he took over from the ailing Fidel in 2006. The younger Castro was seen as a bland and unassuming figure who had always operated in the shadow of his larger-than-life older brother.</w:t>
      </w:r>
    </w:p>
    <w:p w:rsidR="002852A1" w:rsidRDefault="002852A1" w:rsidP="002852A1">
      <w:r>
        <w:t>But he has overseen a series of sweeping changes since then in an effort to right the country's ever-weak Marxist economy, expanding private enterprise, legalizing a real estate market and eliminating most travel restrictions.</w:t>
      </w:r>
    </w:p>
    <w:p w:rsidR="002852A1" w:rsidRDefault="002852A1" w:rsidP="002852A1">
      <w:r>
        <w:t>Behind the scenes, Raul has led an anti-corruption campaign and replaced many of Fidel's confidantes with loyal military officials who earned his trust during his four plus decades as the nation's armed forces chief.</w:t>
      </w:r>
    </w:p>
    <w:p w:rsidR="002852A1" w:rsidRDefault="002852A1" w:rsidP="002852A1">
      <w:r>
        <w:t>Observers say it is those men, who have been put in charge of important state-owned enterprises like the phone company, the enormous holding company Cimex and virtually the entire tourism industry, who Diaz-Canel must persuade to follow him.</w:t>
      </w:r>
    </w:p>
    <w:p w:rsidR="002852A1" w:rsidRDefault="002852A1" w:rsidP="002852A1">
      <w:r>
        <w:t>"</w:t>
      </w:r>
      <w:r w:rsidRPr="00303C68">
        <w:rPr>
          <w:rStyle w:val="StyleBoldUnderline"/>
          <w:highlight w:val="yellow"/>
        </w:rPr>
        <w:t>I'm sure he's shown himself to be acceptable to the military already, otherwise this would never have happened,"</w:t>
      </w:r>
      <w:r>
        <w:t xml:space="preserve"> said Paul Webster Hare, the British ambassador to Cuba from 2001 to 2004 and now a lecturer in international relations at Boston University. "</w:t>
      </w:r>
      <w:r w:rsidRPr="00303C68">
        <w:rPr>
          <w:rStyle w:val="StyleBoldUnderline"/>
          <w:highlight w:val="yellow"/>
        </w:rPr>
        <w:t>He has to be acceptable to them."</w:t>
      </w:r>
    </w:p>
    <w:p w:rsidR="002852A1" w:rsidRPr="00303C68" w:rsidRDefault="002852A1" w:rsidP="002852A1">
      <w:pPr>
        <w:rPr>
          <w:rStyle w:val="StyleBoldUnderline"/>
          <w:highlight w:val="yellow"/>
        </w:rPr>
      </w:pPr>
      <w:r>
        <w:t xml:space="preserve">In Washington on Monday, State Department spokesman Patrick Ventrell said </w:t>
      </w:r>
      <w:r w:rsidRPr="00303C68">
        <w:rPr>
          <w:rStyle w:val="StyleBoldUnderline"/>
          <w:highlight w:val="yellow"/>
        </w:rPr>
        <w:t>the U.S. remained "hopeful for the day that the Cuban people get democracy, when they can have the opportunity to freely pick their own leaders."</w:t>
      </w:r>
    </w:p>
    <w:p w:rsidR="002852A1" w:rsidRPr="00303C68" w:rsidRDefault="002852A1" w:rsidP="002852A1">
      <w:pPr>
        <w:rPr>
          <w:rStyle w:val="StyleBoldUnderline"/>
        </w:rPr>
      </w:pPr>
      <w:r w:rsidRPr="00303C68">
        <w:rPr>
          <w:rStyle w:val="StyleBoldUnderline"/>
          <w:highlight w:val="yellow"/>
        </w:rPr>
        <w:t>"We're clearly not there yet," he added.</w:t>
      </w:r>
    </w:p>
    <w:p w:rsidR="002852A1" w:rsidRDefault="002852A1" w:rsidP="002852A1">
      <w:r>
        <w:t>Ventrell said Cuba needed to do more to open up if it wants repaired relations with the United States.</w:t>
      </w:r>
    </w:p>
    <w:p w:rsidR="002852A1" w:rsidRDefault="002852A1" w:rsidP="002852A1">
      <w:r>
        <w:t>Still, observers said the naming of a successor, along with the economic and social changes Castro has instituted, could eventually lead to detente, or at least an easing of bad blood.</w:t>
      </w:r>
    </w:p>
    <w:p w:rsidR="002852A1" w:rsidRDefault="002852A1" w:rsidP="002852A1">
      <w:r>
        <w:t>"There is a psychological and political benefit to naming somebody now," said Julia Sweig, a Cuba expert at the Washington-based Council on Foreign Relations. "It can demonstrate to the United States that there is an opportunity to change how we relate to this new Cuba."</w:t>
      </w:r>
    </w:p>
    <w:p w:rsidR="002852A1" w:rsidRPr="00303C68" w:rsidRDefault="002852A1" w:rsidP="002852A1">
      <w:pPr>
        <w:rPr>
          <w:rStyle w:val="StyleBoldUnderline"/>
        </w:rPr>
      </w:pPr>
      <w:r w:rsidRPr="00303C68">
        <w:rPr>
          <w:rStyle w:val="StyleBoldUnderline"/>
          <w:highlight w:val="yellow"/>
        </w:rPr>
        <w:t>Reaction to Diaz-Canel's promotion was met with a shrug by Cuban-American politicians who said that changing the nameplate outside the presidential office won't alter a system they see as repressive and undemocratic. And some analysts and exiles in South Florida questioned whether he will survive politically long enough to ever take control.</w:t>
      </w:r>
    </w:p>
    <w:p w:rsidR="002852A1" w:rsidRDefault="002852A1" w:rsidP="002852A1"/>
    <w:p w:rsidR="002852A1" w:rsidRDefault="002852A1" w:rsidP="002852A1"/>
    <w:p w:rsidR="002852A1" w:rsidRDefault="002852A1" w:rsidP="002852A1"/>
    <w:p w:rsidR="002852A1" w:rsidRPr="008E5222" w:rsidRDefault="002852A1" w:rsidP="002852A1"/>
    <w:p w:rsidR="00480D65" w:rsidRPr="00BA5B5A" w:rsidRDefault="00E77BC1" w:rsidP="00480D65">
      <w:pPr>
        <w:pStyle w:val="Heading2"/>
      </w:pPr>
      <w:r>
        <w:t>Supporting</w:t>
      </w:r>
      <w:r w:rsidR="00480D65">
        <w:t xml:space="preserve"> bad regime</w:t>
      </w:r>
    </w:p>
    <w:p w:rsidR="00480D65" w:rsidRPr="00BA5B5A" w:rsidRDefault="00480D65" w:rsidP="00480D65"/>
    <w:p w:rsidR="002852A1" w:rsidRDefault="002852A1" w:rsidP="002852A1">
      <w:pPr>
        <w:pStyle w:val="Heading3"/>
      </w:pPr>
      <w:r w:rsidRPr="00CF1CD7">
        <w:t xml:space="preserve">Unconditional Engagement Bad </w:t>
      </w:r>
    </w:p>
    <w:p w:rsidR="002852A1" w:rsidRPr="00CF1CD7" w:rsidRDefault="002852A1" w:rsidP="002852A1"/>
    <w:p w:rsidR="003239D7" w:rsidRDefault="003239D7" w:rsidP="003239D7">
      <w:pPr>
        <w:pStyle w:val="Heading4"/>
      </w:pPr>
      <w:r>
        <w:t xml:space="preserve">Turn: Engaging with Cuba won’t bring political change, fuels regime. </w:t>
      </w:r>
    </w:p>
    <w:p w:rsidR="003239D7" w:rsidRPr="009541D8" w:rsidRDefault="003239D7" w:rsidP="003239D7">
      <w:pPr>
        <w:rPr>
          <w:rStyle w:val="StyleStyleBold12pt"/>
        </w:rPr>
      </w:pPr>
      <w:r w:rsidRPr="009541D8">
        <w:rPr>
          <w:rStyle w:val="StyleStyleBold12pt"/>
        </w:rPr>
        <w:t>Suchlicki 2007</w:t>
      </w:r>
    </w:p>
    <w:p w:rsidR="003239D7" w:rsidRDefault="003239D7" w:rsidP="003239D7">
      <w:pPr>
        <w:rPr>
          <w:bCs/>
        </w:rPr>
      </w:pPr>
      <w:r>
        <w:t>[</w:t>
      </w:r>
      <w:r w:rsidRPr="00336049">
        <w:t>Jaime Suchlicki</w:t>
      </w:r>
      <w:r>
        <w:t xml:space="preserve">, </w:t>
      </w:r>
      <w:r w:rsidRPr="00336049">
        <w:t>Emilio Bacardi Moreau Distinguished Professor and Director, Institute for Cuban and Cuban-Americ</w:t>
      </w:r>
      <w:r>
        <w:t xml:space="preserve">an Studies, University of Miami, </w:t>
      </w:r>
      <w:r w:rsidRPr="00336049">
        <w:t>“</w:t>
      </w:r>
      <w:r w:rsidRPr="00336049">
        <w:rPr>
          <w:bCs/>
        </w:rPr>
        <w:t>Don't Lift the Cuba Travel Ban”</w:t>
      </w:r>
      <w:r>
        <w:rPr>
          <w:bCs/>
        </w:rPr>
        <w:t xml:space="preserve"> 4/11/07 </w:t>
      </w:r>
      <w:hyperlink r:id="rId41" w:history="1">
        <w:r w:rsidRPr="00336049">
          <w:rPr>
            <w:rStyle w:val="Hyperlink"/>
            <w:bCs/>
          </w:rPr>
          <w:t>http://archive.frontpagemag.com/readArticle.aspx?ARTID=26082</w:t>
        </w:r>
      </w:hyperlink>
      <w:r>
        <w:rPr>
          <w:bCs/>
        </w:rPr>
        <w:t xml:space="preserve"> Accessed 7/18/2013 MJM]</w:t>
      </w:r>
    </w:p>
    <w:p w:rsidR="003239D7" w:rsidRDefault="003239D7" w:rsidP="003239D7"/>
    <w:p w:rsidR="003239D7" w:rsidRPr="002D73BF" w:rsidRDefault="003239D7" w:rsidP="003239D7">
      <w:r>
        <w:rPr>
          <w:rStyle w:val="StyleBoldUnderline"/>
          <w:highlight w:val="yellow"/>
        </w:rPr>
        <w:t>T</w:t>
      </w:r>
      <w:r w:rsidRPr="002D73BF">
        <w:rPr>
          <w:rStyle w:val="StyleBoldUnderline"/>
          <w:highlight w:val="yellow"/>
        </w:rPr>
        <w:t>he assumption that tourism or trade will lead to economic and political change is not borne out by empirical studies.</w:t>
      </w:r>
      <w:r w:rsidRPr="002D73BF">
        <w:t xml:space="preserve"> </w:t>
      </w:r>
      <w:r w:rsidRPr="002D73BF">
        <w:rPr>
          <w:rStyle w:val="StyleBoldUnderline"/>
        </w:rPr>
        <w:t xml:space="preserve">In Eastern Europe, communism collapsed a decade after tourism peaked. </w:t>
      </w:r>
      <w:r w:rsidRPr="002D73BF">
        <w:rPr>
          <w:rStyle w:val="StyleBoldUnderline"/>
          <w:highlight w:val="yellow"/>
        </w:rPr>
        <w:t>No study of Eastern Europe or the Soviet Union claims that tourism, trade or investments had anything to do with the end of communism.</w:t>
      </w:r>
      <w:r w:rsidRPr="002D73BF">
        <w:rPr>
          <w:rStyle w:val="StyleBoldUnderline"/>
        </w:rPr>
        <w:t xml:space="preserve"> </w:t>
      </w:r>
      <w:r w:rsidRPr="002D73BF">
        <w:t>A disastrous economic system, competition with the West, successive leadership changes with no legitimacy, anti-Soviet feeling in Eastern Europe and the failed Soviet war in Afghanistan were among the reasons for change.</w:t>
      </w:r>
    </w:p>
    <w:p w:rsidR="003239D7" w:rsidRPr="002D73BF" w:rsidRDefault="003239D7" w:rsidP="003239D7">
      <w:r w:rsidRPr="002D73BF">
        <w:rPr>
          <w:rStyle w:val="StyleBoldUnderline"/>
          <w:highlight w:val="yellow"/>
        </w:rPr>
        <w:t>There is no evidence to support the notion that engagement with a totalitarian state will bring about its demise.</w:t>
      </w:r>
      <w:r w:rsidRPr="002D73BF">
        <w:rPr>
          <w:highlight w:val="yellow"/>
        </w:rPr>
        <w:t xml:space="preserve"> </w:t>
      </w:r>
      <w:r w:rsidRPr="002D73BF">
        <w:rPr>
          <w:rStyle w:val="StyleBoldUnderline"/>
          <w:highlight w:val="yellow"/>
        </w:rPr>
        <w:t>Only academic ideologues and those interested in economic gains cling to this notion</w:t>
      </w:r>
      <w:r w:rsidRPr="002D73BF">
        <w:rPr>
          <w:highlight w:val="yellow"/>
        </w:rPr>
        <w:t xml:space="preserve">. </w:t>
      </w:r>
      <w:r w:rsidRPr="002D73BF">
        <w:rPr>
          <w:rStyle w:val="StyleBoldUnderline"/>
          <w:highlight w:val="yellow"/>
        </w:rPr>
        <w:t>Their calls for ending the embargo have little to do with democracy in Cuba or the welfare of the Cuban people.</w:t>
      </w:r>
      <w:r>
        <w:rPr>
          <w:rStyle w:val="StyleBoldUnderline"/>
        </w:rPr>
        <w:t xml:space="preserve"> </w:t>
      </w:r>
      <w:r w:rsidRPr="002D73BF">
        <w:t>The repeated statement that the embargo is the cause of Cuba’s economic problems is hollow. The reasons for the economic misery of the Cubans are a failed political and economic system. Like the communist systems of Eastern Europe, Cuba’s system does not function, stifles initiative and productivity and destroys human freedom and dignity.</w:t>
      </w:r>
    </w:p>
    <w:p w:rsidR="003239D7" w:rsidRPr="002D73BF" w:rsidRDefault="003239D7" w:rsidP="003239D7">
      <w:r w:rsidRPr="00BC5F23">
        <w:rPr>
          <w:rStyle w:val="StyleBoldUnderline"/>
        </w:rPr>
        <w:t xml:space="preserve">As occurred in the mid-1990s, an infusion of American tourist dollars will provide the regime with a further disincentive to adopt deeper economic reforms. </w:t>
      </w:r>
      <w:r w:rsidRPr="002D73BF">
        <w:t>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w:t>
      </w:r>
    </w:p>
    <w:p w:rsidR="003239D7" w:rsidRPr="00BC5F23" w:rsidRDefault="003239D7" w:rsidP="003239D7">
      <w:pPr>
        <w:rPr>
          <w:rStyle w:val="StyleBoldUnderline"/>
        </w:rPr>
      </w:pPr>
      <w:r w:rsidRPr="00BC5F23">
        <w:rPr>
          <w:rStyle w:val="StyleBoldUnderline"/>
          <w:highlight w:val="yellow"/>
        </w:rPr>
        <w:t>The assumption that the Cuban leadership would allow U.S. tourists or businesses to subvert the revolution and influence internal developments is at best naïve.</w:t>
      </w:r>
    </w:p>
    <w:p w:rsidR="003239D7" w:rsidRPr="00BC5F23" w:rsidRDefault="003239D7" w:rsidP="003239D7">
      <w:pPr>
        <w:rPr>
          <w:rStyle w:val="StyleBoldUnderline"/>
        </w:rPr>
      </w:pPr>
      <w:r w:rsidRPr="00BC5F23">
        <w:rPr>
          <w:rStyle w:val="StyleBoldUnderline"/>
          <w:highlight w:val="yellow"/>
        </w:rPr>
        <w:t>Money from American tourists would flow into businesses owned by the Castro government thus strengthening state enterprises</w:t>
      </w:r>
      <w:r w:rsidRPr="00BC5F23">
        <w:rPr>
          <w:rStyle w:val="StyleBoldUnderline"/>
        </w:rPr>
        <w:t>. The tourist industry is controlled by the military and General Raul Castro, Fidel’s brother.</w:t>
      </w:r>
    </w:p>
    <w:p w:rsidR="003239D7" w:rsidRPr="00BC5F23" w:rsidRDefault="003239D7" w:rsidP="003239D7">
      <w:pPr>
        <w:rPr>
          <w:rStyle w:val="StyleBoldUnderline"/>
        </w:rPr>
      </w:pPr>
      <w:r w:rsidRPr="00BC5F23">
        <w:rPr>
          <w:rStyle w:val="StyleBoldUnderline"/>
          <w:highlight w:val="yellow"/>
        </w:rPr>
        <w:t>American tourists will have limited contact with Cubans</w:t>
      </w:r>
      <w:r w:rsidRPr="00BC5F23">
        <w:rPr>
          <w:rStyle w:val="StyleBoldUnderline"/>
        </w:rPr>
        <w:t xml:space="preserve">. </w:t>
      </w:r>
      <w:r w:rsidRPr="00BC5F23">
        <w:rPr>
          <w:rStyle w:val="StyleBoldUnderline"/>
          <w:highlight w:val="yellow"/>
        </w:rPr>
        <w:t>Most Cuban resorts are built in isolated areas,</w:t>
      </w:r>
      <w:r w:rsidRPr="00BC5F23">
        <w:rPr>
          <w:rStyle w:val="StyleBoldUnderline"/>
        </w:rPr>
        <w:t xml:space="preserve"> are off limits to the average Cuban, </w:t>
      </w:r>
      <w:r w:rsidRPr="00BC5F23">
        <w:rPr>
          <w:rStyle w:val="StyleBoldUnderline"/>
          <w:highlight w:val="yellow"/>
        </w:rPr>
        <w:t>and are controlled by Cuba’s efficient security apparatus</w:t>
      </w:r>
      <w:r w:rsidRPr="00BC5F23">
        <w:rPr>
          <w:rStyle w:val="StyleBoldUnderline"/>
        </w:rPr>
        <w:t xml:space="preserve">. </w:t>
      </w:r>
      <w:r w:rsidRPr="00BC5F23">
        <w:rPr>
          <w:rStyle w:val="StyleBoldUnderline"/>
          <w:highlight w:val="yellow"/>
        </w:rPr>
        <w:t>Most Americans</w:t>
      </w:r>
      <w:r w:rsidRPr="00BC5F23">
        <w:rPr>
          <w:rStyle w:val="StyleBoldUnderline"/>
        </w:rPr>
        <w:t xml:space="preserve"> don’t speak Spanish, will have limited contact with ordinary </w:t>
      </w:r>
      <w:r w:rsidRPr="00BC5F23">
        <w:rPr>
          <w:rStyle w:val="StyleBoldUnderline"/>
          <w:highlight w:val="yellow"/>
        </w:rPr>
        <w:t>Cubans, and are not interested in visiting the island to subvert its regime. Law 88 enacted in 1999 prohibits Cubans from receiving publications from tourists.</w:t>
      </w:r>
    </w:p>
    <w:p w:rsidR="003239D7" w:rsidRPr="00BC5F23" w:rsidRDefault="003239D7" w:rsidP="003239D7">
      <w:pPr>
        <w:rPr>
          <w:rStyle w:val="StyleBoldUnderline"/>
        </w:rPr>
      </w:pPr>
      <w:r w:rsidRPr="00BC5F23">
        <w:rPr>
          <w:rStyle w:val="StyleBoldUnderline"/>
        </w:rPr>
        <w:t>While providing the Castro government with much needed dollars, the economic impact of tourism on the Cuban population would be limited. Dollars will trickle down to the Cuban poor in only small quantities, while state and foreign enterprises will benefit most.</w:t>
      </w:r>
    </w:p>
    <w:p w:rsidR="003239D7" w:rsidRPr="00BC5F23" w:rsidRDefault="003239D7" w:rsidP="003239D7">
      <w:pPr>
        <w:rPr>
          <w:rStyle w:val="StyleBoldUnderline"/>
        </w:rPr>
      </w:pPr>
      <w:r w:rsidRPr="00BC5F23">
        <w:rPr>
          <w:rStyle w:val="StyleBoldUnderline"/>
          <w:highlight w:val="yellow"/>
        </w:rPr>
        <w:t>Tourist dollars would be spent on products</w:t>
      </w:r>
      <w:r w:rsidRPr="00BC5F23">
        <w:rPr>
          <w:rStyle w:val="StyleBoldUnderline"/>
        </w:rPr>
        <w:t xml:space="preserve">, i.e., rum, tobacco, etc., </w:t>
      </w:r>
      <w:r w:rsidRPr="00BC5F23">
        <w:rPr>
          <w:rStyle w:val="StyleBoldUnderline"/>
          <w:highlight w:val="yellow"/>
        </w:rPr>
        <w:t>produced by state enterprises,</w:t>
      </w:r>
      <w:r w:rsidRPr="00BC5F23">
        <w:rPr>
          <w:rStyle w:val="StyleBoldUnderline"/>
        </w:rPr>
        <w:t xml:space="preserve"> </w:t>
      </w:r>
      <w:r w:rsidRPr="00BC5F23">
        <w:rPr>
          <w:rStyle w:val="StyleBoldUnderline"/>
          <w:highlight w:val="yellow"/>
        </w:rPr>
        <w:t>and tourists would stay in hotels owned</w:t>
      </w:r>
      <w:r w:rsidRPr="00BC5F23">
        <w:rPr>
          <w:rStyle w:val="StyleBoldUnderline"/>
        </w:rPr>
        <w:t xml:space="preserve"> partially or wholly </w:t>
      </w:r>
      <w:r w:rsidRPr="00BC5F23">
        <w:rPr>
          <w:rStyle w:val="StyleBoldUnderline"/>
          <w:highlight w:val="yellow"/>
        </w:rPr>
        <w:t>by the Cuban government</w:t>
      </w:r>
      <w:r w:rsidRPr="00BC5F23">
        <w:rPr>
          <w:rStyle w:val="StyleBoldUnderline"/>
        </w:rPr>
        <w:t xml:space="preserve">. The principal airline shuffling tourists around the island, Gaviota, is owned and operated by the Cuban military. </w:t>
      </w:r>
      <w:r w:rsidRPr="00BC5F23">
        <w:rPr>
          <w:rStyle w:val="StyleBoldUnderline"/>
          <w:highlight w:val="yellow"/>
        </w:rPr>
        <w:t>Carlos Lage, the czar of the Cuban economy, reiterated that the economic objective of the Cuban government is “to strengthen state enterprises.”</w:t>
      </w:r>
    </w:p>
    <w:p w:rsidR="003239D7" w:rsidRPr="002D73BF" w:rsidRDefault="003239D7" w:rsidP="003239D7">
      <w:r w:rsidRPr="002D73BF">
        <w:t>Once American tourists begin to visit Cuba, Castro would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w:t>
      </w:r>
    </w:p>
    <w:p w:rsidR="003239D7" w:rsidRPr="002D73BF" w:rsidRDefault="003239D7" w:rsidP="003239D7">
      <w:r w:rsidRPr="002D73BF">
        <w:t>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w:t>
      </w:r>
    </w:p>
    <w:p w:rsidR="003239D7" w:rsidRPr="002D73BF" w:rsidRDefault="003239D7" w:rsidP="003239D7">
      <w:r w:rsidRPr="002D73BF">
        <w:t>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w:t>
      </w:r>
    </w:p>
    <w:p w:rsidR="003239D7" w:rsidRDefault="003239D7" w:rsidP="003239D7">
      <w:pPr>
        <w:rPr>
          <w:rStyle w:val="StyleBoldUnderline"/>
        </w:rPr>
      </w:pPr>
      <w:r w:rsidRPr="001B7015">
        <w:rPr>
          <w:rStyle w:val="StyleBoldUnderline"/>
          <w:highlight w:val="yellow"/>
        </w:rPr>
        <w:t>Supporting regimes and dictators that violate human rights and abuse their population is an ill-advised policy that rewards and encourages further abuses.</w:t>
      </w:r>
    </w:p>
    <w:p w:rsidR="003239D7" w:rsidRDefault="003239D7" w:rsidP="003239D7">
      <w:pPr>
        <w:rPr>
          <w:rStyle w:val="StyleBoldUnderline"/>
        </w:rPr>
      </w:pPr>
    </w:p>
    <w:p w:rsidR="003239D7" w:rsidRDefault="003239D7" w:rsidP="003239D7">
      <w:pPr>
        <w:pStyle w:val="Heading4"/>
      </w:pPr>
      <w:r>
        <w:t>TURN--Lifting the Cuban embargo will only benefit the Castro regime, not the people</w:t>
      </w:r>
    </w:p>
    <w:p w:rsidR="003239D7" w:rsidRPr="005E75A4" w:rsidRDefault="003239D7" w:rsidP="003239D7"/>
    <w:p w:rsidR="003239D7" w:rsidRDefault="003239D7" w:rsidP="003239D7">
      <w:r w:rsidRPr="00FB7E64">
        <w:rPr>
          <w:rStyle w:val="StyleStyleBold12pt"/>
        </w:rPr>
        <w:t>Radosh, 13</w:t>
      </w:r>
      <w:r w:rsidRPr="00FB7E64">
        <w:t>, Ron Radosh</w:t>
      </w:r>
      <w:r>
        <w:t xml:space="preserve">, </w:t>
      </w:r>
      <w:r w:rsidRPr="00FB7E64">
        <w:t>a PJ Media columnist, Adjunct Fellow at the Hudson Institute, and a historian. 3/18/13</w:t>
      </w:r>
      <w:r>
        <w:t>, “</w:t>
      </w:r>
      <w:r w:rsidRPr="00FB7E64">
        <w:t>The Time to Help Cuba’s Brave Dissidents is Now: Why the Embargo Must Not be Lifted,</w:t>
      </w:r>
      <w:r>
        <w:t>”</w:t>
      </w:r>
      <w:r w:rsidRPr="00FB7E64">
        <w:t xml:space="preserve"> PJ Media, AP</w:t>
      </w:r>
      <w:r>
        <w:t xml:space="preserve">, </w:t>
      </w:r>
      <w:hyperlink r:id="rId42" w:history="1">
        <w:r w:rsidRPr="00FB7E64">
          <w:t>http://pjmedia.com/ronradosh/2013/03/18/the-time-to-help-cubas-brave-dissidents-is-now-why-the-embargo-must-not-be-lifted/?singlepage=true</w:t>
        </w:r>
      </w:hyperlink>
      <w:r>
        <w:t>, JJ – 7/17/13)</w:t>
      </w:r>
    </w:p>
    <w:p w:rsidR="003239D7" w:rsidRPr="000C3737" w:rsidRDefault="003239D7" w:rsidP="003239D7">
      <w:pPr>
        <w:rPr>
          <w:sz w:val="18"/>
          <w:szCs w:val="18"/>
        </w:rPr>
      </w:pPr>
    </w:p>
    <w:p w:rsidR="003239D7" w:rsidRPr="009D0778" w:rsidRDefault="003239D7" w:rsidP="003239D7">
      <w:r w:rsidRPr="00E71F12">
        <w:rPr>
          <w:rStyle w:val="StyleBoldUnderline"/>
          <w:highlight w:val="yellow"/>
        </w:rPr>
        <w:t xml:space="preserve">What these liberals and leftists leave out is that this demand — lifting the embargo — is also the number one desire of the Cuban Communists.¶ In making it the key demand, these well-meaning </w:t>
      </w:r>
      <w:r w:rsidRPr="00E71F12">
        <w:rPr>
          <w:rStyle w:val="StyleBoldUnderline"/>
        </w:rPr>
        <w:t xml:space="preserve">(at least some of them) </w:t>
      </w:r>
      <w:r w:rsidRPr="00E71F12">
        <w:rPr>
          <w:rStyle w:val="StyleBoldUnderline"/>
          <w:highlight w:val="yellow"/>
        </w:rPr>
        <w:t>liberals echo precisely the propaganda of the Cuban government, thereby doing the Castro brothers’ work for them here in the United States.</w:t>
      </w:r>
      <w:r w:rsidRPr="00E71F12">
        <w:rPr>
          <w:rStyle w:val="StyleBoldUnderline"/>
        </w:rPr>
        <w:t xml:space="preserve"> </w:t>
      </w:r>
      <w:r w:rsidRPr="00E71F12">
        <w:t xml:space="preserve">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 The argument they present is aimed directly at those on the left in the United States, some of whom think they are helping democracy in Cuba by calling for an end to the embargo. In strong and clear language, the two dissidents say the following:¶ </w:t>
      </w:r>
      <w:r w:rsidRPr="00E71F12">
        <w:rPr>
          <w:rStyle w:val="StyleBoldUnderline"/>
          <w:highlight w:val="yellow"/>
        </w:rPr>
        <w:t>If at this time, the [economic] need of the Cuban government is satisfied through financial credits and the lifting of the embargo, repression would increase, it would allow for a continuation of the Castro’s society, totalitarianism would strengthen its hold</w:t>
      </w:r>
      <w:r w:rsidRPr="00E71F12">
        <w:t xml:space="preserve"> and philosophically, it would just be immoral … If you did an opinion poll among Cuban opposition activists, the majority would be in favor of not lifting the embargo.¶ Next, they nail the claim that travel without restrictions by citizens of our country to Cuba would help spread freedom. The men respond:¶ </w:t>
      </w:r>
      <w:r w:rsidRPr="00E71F12">
        <w:rPr>
          <w:rStyle w:val="StyleBoldUnderline"/>
          <w:highlight w:val="yellow"/>
        </w:rPr>
        <w:t>In a cost-benefit analysis, travel to Cuba by Americans would be of greatest benefit to the Castro regime, while the Cuban people would be the least to benefit.</w:t>
      </w:r>
      <w:r w:rsidRPr="00E71F12">
        <w:rPr>
          <w:rStyle w:val="StyleBoldUnderline"/>
        </w:rPr>
        <w:t xml:space="preserve"> </w:t>
      </w:r>
      <w:r w:rsidRPr="00E71F12">
        <w:t>With all of the controls and the totalitarian system of the government, it would be perfectly able to control such travel.¶ We know this, as I reported a few months ago, about how a group of Americans taking the usual state-controlled Potemkin village tour came back raving about how wonderful and free Cuba is, and how Cuban socialism works.¶ Finally, the two former prisoners made this point about lifting the embargo</w:t>
      </w:r>
      <w:r w:rsidRPr="00E71F12">
        <w:rPr>
          <w:highlight w:val="yellow"/>
        </w:rPr>
        <w:t xml:space="preserve">:¶ </w:t>
      </w:r>
      <w:r w:rsidRPr="00E71F12">
        <w:rPr>
          <w:rStyle w:val="StyleBoldUnderline"/>
          <w:highlight w:val="yellow"/>
        </w:rPr>
        <w:t>To lift the embargo at this time would be very prejudicial to us. The government prioritizes all of the institutions that guarantee its hold on power.</w:t>
      </w:r>
      <w:r w:rsidRPr="00E71F12">
        <w:t xml:space="preserve">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 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 This is the kind of treatment effective opponents of the regime get from Cuba’s secret police, measures taken upon orders of Raul Castro, whom useful idiots like Danny Glover and Sean Penn regularly visit. They fawn at his feet and those of his ailing brother, Fidel Castro.¶ This week, Sanchez and her colleague come to testify before Congress. They will speak as well at a public forum today, Tuesday, at the Cato Institute. You can watch on a live stream at 12:30 p.m. on the organization’s website.¶ </w:t>
      </w:r>
      <w:r w:rsidRPr="00E71F12">
        <w:rPr>
          <w:rStyle w:val="StyleBoldUnderline"/>
          <w:highlight w:val="yellow"/>
        </w:rPr>
        <w:t>The Cuban people have suffered long enough at the hands of a regime that came into power promising freedom and democracy, and instead inflicted on the Cuban people a totalitarian government modeled on that of the old Soviet Union.</w:t>
      </w:r>
      <w:r w:rsidRPr="00E71F12">
        <w:t xml:space="preserve"> Cuba is finally on the verge of change, and it is time the people of our country give whatever support we can to those within Cuba bravely working for the creation of a real democracy in Cuba, and an end to the decades of rule by the Castro brothers.¶ </w:t>
      </w:r>
    </w:p>
    <w:p w:rsidR="003239D7" w:rsidRDefault="003239D7" w:rsidP="003239D7"/>
    <w:p w:rsidR="003239D7" w:rsidRDefault="003239D7" w:rsidP="003239D7"/>
    <w:p w:rsidR="003239D7" w:rsidRDefault="003239D7" w:rsidP="003239D7"/>
    <w:p w:rsidR="003239D7" w:rsidRDefault="003239D7" w:rsidP="003239D7">
      <w:pPr>
        <w:pStyle w:val="Heading4"/>
      </w:pPr>
      <w:r>
        <w:t>The US can’t act alone; any effort must be reciprocated by Cuba</w:t>
      </w:r>
    </w:p>
    <w:p w:rsidR="003239D7" w:rsidRPr="00AE3B28" w:rsidRDefault="003239D7" w:rsidP="003239D7">
      <w:r w:rsidRPr="00AE3B28">
        <w:rPr>
          <w:rStyle w:val="StyleStyleBold12pt"/>
        </w:rPr>
        <w:t>Powell, 10</w:t>
      </w:r>
      <w:r>
        <w:t xml:space="preserve"> (Michael Orion Powell, writer for the Heritage Foundation, “Cuba: Change is Not One-Sided”, The Foundry, 4/3/10, </w:t>
      </w:r>
      <w:hyperlink r:id="rId43" w:history="1">
        <w:r w:rsidRPr="00631909">
          <w:rPr>
            <w:rStyle w:val="Hyperlink"/>
          </w:rPr>
          <w:t>http://blog.heritage.org/2010/04/03/cuba-change-is-not-one-sided/</w:t>
        </w:r>
      </w:hyperlink>
      <w:r>
        <w:t>, JJ – 7/7/13)</w:t>
      </w:r>
    </w:p>
    <w:p w:rsidR="003239D7" w:rsidRDefault="003239D7" w:rsidP="003239D7"/>
    <w:p w:rsidR="003239D7" w:rsidRDefault="003239D7" w:rsidP="003239D7">
      <w:pPr>
        <w:rPr>
          <w:rStyle w:val="StyleBoldUnderline"/>
        </w:rPr>
      </w:pPr>
      <w:r w:rsidRPr="005E75A4">
        <w:t>Lacey’s post-embargo Cuba sure sounds wonderful, but it forgets about the actions that must first be taken by Cuba</w:t>
      </w:r>
      <w:r w:rsidRPr="009D0778">
        <w:rPr>
          <w:rStyle w:val="StyleBoldUnderline"/>
          <w:highlight w:val="yellow"/>
        </w:rPr>
        <w:t>. While engagement by the United States was useful, the Soviet Union and China did not open thanks to American diplomacy alone.</w:t>
      </w:r>
      <w:r w:rsidRPr="009D0778">
        <w:rPr>
          <w:highlight w:val="yellow"/>
        </w:rPr>
        <w:t xml:space="preserve"> </w:t>
      </w:r>
      <w:r w:rsidRPr="009D0778">
        <w:rPr>
          <w:rStyle w:val="StyleBoldUnderline"/>
          <w:highlight w:val="yellow"/>
        </w:rPr>
        <w:t>Actions taken by those countries’ respective leadership were key</w:t>
      </w:r>
      <w:r w:rsidRPr="00B167BE">
        <w:rPr>
          <w:rStyle w:val="StyleBoldUnderline"/>
          <w:highlight w:val="yellow"/>
        </w:rPr>
        <w:t>.</w:t>
      </w:r>
      <w:r>
        <w:t xml:space="preserve"> </w:t>
      </w:r>
      <w:r w:rsidRPr="000F1C6D">
        <w:rPr>
          <w:rStyle w:val="StyleBoldUnderline"/>
        </w:rPr>
        <w:t>Gorbachev engaged in a policy of glasnost</w:t>
      </w:r>
      <w:r>
        <w:t xml:space="preserve"> (“openness”) </w:t>
      </w:r>
      <w:r w:rsidRPr="000F1C6D">
        <w:rPr>
          <w:rStyle w:val="StyleBoldUnderline"/>
        </w:rPr>
        <w:t>that played an invaluable role in the dissolution of the Soviet empire. Chinese leader Deng Xiaoping opened his country to investment and the start of private competition</w:t>
      </w:r>
      <w:r>
        <w:t xml:space="preserve"> (with countries like Singapore as a model). </w:t>
      </w:r>
      <w:r w:rsidRPr="00B167BE">
        <w:rPr>
          <w:rStyle w:val="StyleBoldUnderline"/>
          <w:highlight w:val="yellow"/>
        </w:rPr>
        <w:t>There’s little sign of such a shift in Cuba.</w:t>
      </w:r>
      <w:r w:rsidRPr="00B167BE">
        <w:rPr>
          <w:highlight w:val="yellow"/>
        </w:rPr>
        <w:t xml:space="preserve"> </w:t>
      </w:r>
      <w:r w:rsidRPr="00B167BE">
        <w:rPr>
          <w:rStyle w:val="StyleBoldUnderline"/>
          <w:highlight w:val="yellow"/>
        </w:rPr>
        <w:t>While</w:t>
      </w:r>
      <w:r>
        <w:t xml:space="preserve"> Cuban </w:t>
      </w:r>
      <w:r w:rsidRPr="00424634">
        <w:t xml:space="preserve">President </w:t>
      </w:r>
      <w:r w:rsidRPr="00B167BE">
        <w:rPr>
          <w:rStyle w:val="StyleBoldUnderline"/>
          <w:highlight w:val="yellow"/>
        </w:rPr>
        <w:t>Raul Castro has made signs of being willing to talk to the United States, those moves have been interfered with by Raul’s brother Fidel</w:t>
      </w:r>
      <w:r w:rsidRPr="000F1C6D">
        <w:rPr>
          <w:rStyle w:val="StyleBoldUnderline"/>
        </w:rPr>
        <w:t>.</w:t>
      </w:r>
      <w:r w:rsidRPr="000F1C6D">
        <w:rPr>
          <w:rStyle w:val="StyleBoldUnderline"/>
          <w:sz w:val="12"/>
        </w:rPr>
        <w:t>¶</w:t>
      </w:r>
      <w:r w:rsidRPr="000F1C6D">
        <w:rPr>
          <w:sz w:val="12"/>
        </w:rPr>
        <w:t xml:space="preserve"> </w:t>
      </w:r>
      <w:r>
        <w:t xml:space="preserve">A freer Cuba would be beneficial to everyone. It is important, however, to remember that this is a </w:t>
      </w:r>
      <w:r w:rsidRPr="00B167BE">
        <w:rPr>
          <w:rStyle w:val="StyleBoldUnderline"/>
          <w:highlight w:val="yellow"/>
        </w:rPr>
        <w:t>transformation that can only happen through a change in Cuba’s policies, toward a more pluralist, democratic political system and more open economy. It is not a transformation that can happen simply through a change in our policies toward Cuba</w:t>
      </w:r>
    </w:p>
    <w:p w:rsidR="003239D7" w:rsidRPr="00BA5B5A" w:rsidRDefault="003239D7" w:rsidP="003239D7">
      <w:pPr>
        <w:pStyle w:val="Heading4"/>
      </w:pPr>
      <w:r w:rsidRPr="00BA5B5A">
        <w:t>Lifting the embargo will legitimize Castro’s regime</w:t>
      </w:r>
    </w:p>
    <w:p w:rsidR="003239D7" w:rsidRPr="00BA5B5A" w:rsidRDefault="003239D7" w:rsidP="003239D7">
      <w:r w:rsidRPr="00BA5B5A">
        <w:rPr>
          <w:rStyle w:val="StyleStyleBold12pt"/>
        </w:rPr>
        <w:t>Brookes, 09</w:t>
      </w:r>
      <w:r w:rsidRPr="00BA5B5A">
        <w:t xml:space="preserve"> (Peter Brookes, Heritage Foundation, senior fellow for National Security Affairs at the Heritage foundation, “Keep the Embargo, O,” 4/16/09 </w:t>
      </w:r>
    </w:p>
    <w:p w:rsidR="003239D7" w:rsidRPr="00BA5B5A" w:rsidRDefault="008B0AE2" w:rsidP="003239D7">
      <w:hyperlink r:id="rId44" w:history="1">
        <w:r w:rsidR="003239D7" w:rsidRPr="00BA5B5A">
          <w:rPr>
            <w:rStyle w:val="Hyperlink"/>
          </w:rPr>
          <w:t>http://www.heritage.org/research/commentary/2009/04/keep-the-embargo-o</w:t>
        </w:r>
      </w:hyperlink>
      <w:r w:rsidR="003239D7" w:rsidRPr="00BA5B5A">
        <w:t>, JJ</w:t>
      </w:r>
      <w:r w:rsidR="003239D7">
        <w:t xml:space="preserve"> – 7/16/13</w:t>
      </w:r>
      <w:r w:rsidR="003239D7" w:rsidRPr="00BA5B5A">
        <w:t>)</w:t>
      </w:r>
    </w:p>
    <w:p w:rsidR="003239D7" w:rsidRPr="00BA5B5A" w:rsidRDefault="003239D7" w:rsidP="003239D7"/>
    <w:p w:rsidR="003239D7" w:rsidRPr="00BA5B5A" w:rsidRDefault="003239D7" w:rsidP="003239D7"/>
    <w:p w:rsidR="003239D7" w:rsidRPr="00BA5B5A" w:rsidRDefault="003239D7" w:rsidP="003239D7">
      <w:r w:rsidRPr="00BA5B5A">
        <w:rPr>
          <w:rStyle w:val="StyleBoldUnderline"/>
          <w:highlight w:val="yellow"/>
        </w:rPr>
        <w:t>Lifting the embargo won't normalize relations, but instead legitimize</w:t>
      </w:r>
      <w:r w:rsidRPr="00BA5B5A">
        <w:rPr>
          <w:highlight w:val="yellow"/>
        </w:rPr>
        <w:t xml:space="preserve"> --</w:t>
      </w:r>
      <w:r w:rsidRPr="00BA5B5A">
        <w:t xml:space="preserve"> and wave the white flag to -- Fidel's 50-year fight against the Yanquis, </w:t>
      </w:r>
      <w:r w:rsidRPr="00BA5B5A">
        <w:rPr>
          <w:rStyle w:val="StyleBoldUnderline"/>
        </w:rPr>
        <w:t xml:space="preserve">further lionizing </w:t>
      </w:r>
      <w:r w:rsidRPr="00BA5B5A">
        <w:rPr>
          <w:rStyle w:val="StyleBoldUnderline"/>
          <w:highlight w:val="yellow"/>
        </w:rPr>
        <w:t>the dictator</w:t>
      </w:r>
      <w:r w:rsidRPr="00BA5B5A">
        <w:rPr>
          <w:rStyle w:val="StyleBoldUnderline"/>
        </w:rPr>
        <w:t xml:space="preserve"> and encouraging the Latin American Left.</w:t>
      </w:r>
      <w:r w:rsidRPr="00BA5B5A">
        <w:t xml:space="preserve">¶ Because the economy is nationalized, </w:t>
      </w:r>
      <w:r w:rsidRPr="00BA5B5A">
        <w:rPr>
          <w:rStyle w:val="StyleBoldUnderline"/>
          <w:highlight w:val="yellow"/>
        </w:rPr>
        <w:t>trade will pour plenty of cash into the Cuban national coffers</w:t>
      </w:r>
      <w:r w:rsidRPr="00BA5B5A">
        <w:rPr>
          <w:rStyle w:val="StyleBoldUnderline"/>
        </w:rPr>
        <w:t xml:space="preserve"> -- allowing Havana </w:t>
      </w:r>
      <w:r w:rsidRPr="00BA5B5A">
        <w:rPr>
          <w:rStyle w:val="StyleBoldUnderline"/>
          <w:highlight w:val="yellow"/>
        </w:rPr>
        <w:t>to suppress dissent at home and bolster its communist agenda abroad.</w:t>
      </w:r>
      <w:r w:rsidRPr="00BA5B5A">
        <w:rPr>
          <w:rStyle w:val="StyleBoldUnderline"/>
          <w:sz w:val="12"/>
          <w:highlight w:val="yellow"/>
        </w:rPr>
        <w:t>¶</w:t>
      </w:r>
      <w:r w:rsidRPr="00BA5B5A">
        <w:rPr>
          <w:sz w:val="12"/>
          <w:highlight w:val="yellow"/>
        </w:rPr>
        <w:t xml:space="preserve"> </w:t>
      </w:r>
      <w:r w:rsidRPr="00BA5B5A">
        <w:rPr>
          <w:rStyle w:val="StyleBoldUnderline"/>
          <w:highlight w:val="yellow"/>
        </w:rPr>
        <w:t>The last thing we should do is to fill the pockets of a regime that'll use those profits to keep a jackboot on the neck of the Cuban people. The political and human-rights situation in Cuba is grim enough already.</w:t>
      </w:r>
      <w:r w:rsidRPr="00BA5B5A">
        <w:rPr>
          <w:rStyle w:val="StyleBoldUnderline"/>
          <w:sz w:val="12"/>
          <w:highlight w:val="yellow"/>
        </w:rPr>
        <w:t>¶</w:t>
      </w:r>
      <w:r w:rsidRPr="00BA5B5A">
        <w:rPr>
          <w:sz w:val="12"/>
        </w:rPr>
        <w:t xml:space="preserve"> </w:t>
      </w:r>
      <w:r w:rsidRPr="00BA5B5A">
        <w:t xml:space="preserve">The police state controls the lives of 11 million Cubans in what has become an island prison. </w:t>
      </w:r>
      <w:r w:rsidRPr="00BA5B5A">
        <w:rPr>
          <w:rStyle w:val="StyleBoldUnderline"/>
        </w:rPr>
        <w:t xml:space="preserve">The people enjoy </w:t>
      </w:r>
      <w:r w:rsidRPr="00BA5B5A">
        <w:t xml:space="preserve">none of the basic civil liberties -- </w:t>
      </w:r>
      <w:r w:rsidRPr="00BA5B5A">
        <w:rPr>
          <w:rStyle w:val="StyleBoldUnderline"/>
        </w:rPr>
        <w:t>no freedom of speech, press, assembly or association</w:t>
      </w:r>
      <w:r w:rsidRPr="00BA5B5A">
        <w:t>.</w:t>
      </w:r>
      <w:r w:rsidRPr="00BA5B5A">
        <w:rPr>
          <w:sz w:val="12"/>
        </w:rPr>
        <w:t xml:space="preserve">¶ </w:t>
      </w:r>
      <w:r w:rsidRPr="00BA5B5A">
        <w:t xml:space="preserve">Security types monitor foreign journalists, restrict Internet access and foreign news and censor the domestic media. </w:t>
      </w:r>
      <w:r w:rsidRPr="00BA5B5A">
        <w:rPr>
          <w:rStyle w:val="StyleBoldUnderline"/>
        </w:rPr>
        <w:t>The regime holds more than 200 political dissidents in jails that rats won't live in.</w:t>
      </w:r>
      <w:r w:rsidRPr="00BA5B5A">
        <w:rPr>
          <w:rStyle w:val="StyleBoldUnderline"/>
          <w:sz w:val="12"/>
        </w:rPr>
        <w:t>¶</w:t>
      </w:r>
      <w:r w:rsidRPr="00BA5B5A">
        <w:rPr>
          <w:sz w:val="12"/>
        </w:rPr>
        <w:t xml:space="preserve"> </w:t>
      </w:r>
      <w:r w:rsidRPr="00BA5B5A">
        <w:rPr>
          <w:rStyle w:val="StyleBoldUnderline"/>
          <w:highlight w:val="yellow"/>
        </w:rPr>
        <w:t>We</w:t>
      </w:r>
      <w:r w:rsidRPr="00BA5B5A">
        <w:rPr>
          <w:rStyle w:val="StyleBoldUnderline"/>
        </w:rPr>
        <w:t xml:space="preserve"> also </w:t>
      </w:r>
      <w:r w:rsidRPr="00BA5B5A">
        <w:rPr>
          <w:rStyle w:val="StyleBoldUnderline"/>
          <w:highlight w:val="yellow"/>
        </w:rPr>
        <w:t>don't need a pumped-up Cuba that could become a serious menace to US interests</w:t>
      </w:r>
      <w:r w:rsidRPr="00BA5B5A">
        <w:rPr>
          <w:rStyle w:val="StyleBoldUnderline"/>
        </w:rPr>
        <w:t xml:space="preserve"> in Latin America, the Caribbean -- or beyond. (The likes of China, Russia and Iran might also look to partner with a revitalized Cuba.)</w:t>
      </w:r>
      <w:r w:rsidRPr="00BA5B5A">
        <w:rPr>
          <w:rStyle w:val="StyleBoldUnderline"/>
          <w:sz w:val="12"/>
        </w:rPr>
        <w:t>¶</w:t>
      </w:r>
      <w:r w:rsidRPr="00BA5B5A">
        <w:rPr>
          <w:sz w:val="12"/>
        </w:rPr>
        <w:t xml:space="preserve"> </w:t>
      </w:r>
      <w:r w:rsidRPr="00BA5B5A">
        <w:rPr>
          <w:rStyle w:val="StyleBoldUnderline"/>
        </w:rPr>
        <w:t xml:space="preserve">With an influx of resources, </w:t>
      </w:r>
      <w:r w:rsidRPr="00BA5B5A">
        <w:rPr>
          <w:rStyle w:val="StyleBoldUnderline"/>
          <w:highlight w:val="yellow"/>
        </w:rPr>
        <w:t xml:space="preserve">the Cuban regime would </w:t>
      </w:r>
      <w:r w:rsidRPr="00BA5B5A">
        <w:rPr>
          <w:rStyle w:val="StyleBoldUnderline"/>
        </w:rPr>
        <w:t xml:space="preserve">surely team up with </w:t>
      </w:r>
      <w:r w:rsidRPr="00BA5B5A">
        <w:t xml:space="preserve">the rulers of nations like </w:t>
      </w:r>
      <w:r w:rsidRPr="00BA5B5A">
        <w:rPr>
          <w:rStyle w:val="StyleBoldUnderline"/>
        </w:rPr>
        <w:t xml:space="preserve">Venezuela, Nicaragua and Bolivia </w:t>
      </w:r>
      <w:r w:rsidRPr="00BA5B5A">
        <w:rPr>
          <w:rStyle w:val="StyleBoldUnderline"/>
          <w:highlight w:val="yellow"/>
        </w:rPr>
        <w:t>to advance socialism and anti-Americanism in the Western Hemisphere.</w:t>
      </w:r>
      <w:r w:rsidRPr="00BA5B5A">
        <w:rPr>
          <w:rStyle w:val="StyleBoldUnderline"/>
          <w:sz w:val="12"/>
        </w:rPr>
        <w:t>¶</w:t>
      </w:r>
      <w:r w:rsidRPr="00BA5B5A">
        <w:rPr>
          <w:sz w:val="12"/>
        </w:rPr>
        <w:t xml:space="preserve"> </w:t>
      </w:r>
      <w:r w:rsidRPr="00BA5B5A">
        <w:rPr>
          <w:rStyle w:val="StyleBoldUnderline"/>
        </w:rPr>
        <w:t>The embargo has stifled Havana's ambitions ever since the Castros lost their Soviet sponsorship</w:t>
      </w:r>
      <w:r w:rsidRPr="00BA5B5A">
        <w:t xml:space="preserve"> in the early 1990s. </w:t>
      </w:r>
      <w:r w:rsidRPr="00BA5B5A">
        <w:rPr>
          <w:rStyle w:val="StyleBoldUnderline"/>
        </w:rPr>
        <w:t>Anyone noticed the lack of trouble Cuba has caused internationally since then?</w:t>
      </w:r>
      <w:r w:rsidRPr="00BA5B5A">
        <w:t xml:space="preserve"> Contrast that with the 1980s some time.</w:t>
      </w:r>
    </w:p>
    <w:p w:rsidR="003239D7" w:rsidRPr="00BA5B5A" w:rsidRDefault="003239D7" w:rsidP="003239D7"/>
    <w:p w:rsidR="003239D7" w:rsidRPr="00BA5B5A" w:rsidRDefault="003239D7" w:rsidP="003239D7"/>
    <w:p w:rsidR="003239D7" w:rsidRDefault="003239D7" w:rsidP="003239D7">
      <w:pPr>
        <w:pStyle w:val="Heading4"/>
      </w:pPr>
      <w:r>
        <w:t>Lifting embargo benefits the regime</w:t>
      </w:r>
    </w:p>
    <w:p w:rsidR="003239D7" w:rsidRDefault="003239D7" w:rsidP="003239D7"/>
    <w:p w:rsidR="003239D7" w:rsidRDefault="003239D7" w:rsidP="003239D7">
      <w:r>
        <w:t xml:space="preserve">Jaime </w:t>
      </w:r>
      <w:r w:rsidRPr="00A42D9C">
        <w:rPr>
          <w:rStyle w:val="StyleStyleBold12pt"/>
        </w:rPr>
        <w:t>Suchlicki</w:t>
      </w:r>
      <w:r>
        <w:t xml:space="preserve">, Professor of History </w:t>
      </w:r>
    </w:p>
    <w:p w:rsidR="003239D7" w:rsidRPr="00382F88" w:rsidRDefault="003239D7" w:rsidP="003239D7">
      <w:r>
        <w:t xml:space="preserve">and International Studies at the University of Miami.  – June, </w:t>
      </w:r>
      <w:r w:rsidRPr="00A42D9C">
        <w:rPr>
          <w:rStyle w:val="StyleStyleBold12pt"/>
        </w:rPr>
        <w:t>2000</w:t>
      </w:r>
      <w:r>
        <w:t xml:space="preserve"> – “The U.S. Embargo of Cuba” – University of Miami -- </w:t>
      </w:r>
      <w:hyperlink r:id="rId45" w:history="1">
        <w:r w:rsidRPr="000C3B8C">
          <w:rPr>
            <w:rStyle w:val="Hyperlink"/>
          </w:rPr>
          <w:t>http://www6.miami.edu/iccas/USEmbargo.pdf</w:t>
        </w:r>
      </w:hyperlink>
      <w:r>
        <w:t xml:space="preserve"> -- pg 16 -- Accessed 7/17/13 WJ</w:t>
      </w:r>
    </w:p>
    <w:p w:rsidR="003239D7" w:rsidRDefault="003239D7" w:rsidP="003239D7"/>
    <w:p w:rsidR="003239D7" w:rsidRDefault="003239D7" w:rsidP="003239D7">
      <w:r w:rsidRPr="00FA233D">
        <w:rPr>
          <w:rStyle w:val="StyleBoldUnderline"/>
          <w:highlight w:val="yellow"/>
        </w:rPr>
        <w:t>Without major internal reforms in Cuba, the Castro government and the military, not the Cuban people, will be the main beneficiary of the lifting of the embargo. While some prosperity may trickle down to the Cuban people, state enterprises</w:t>
      </w:r>
      <w:r>
        <w:t xml:space="preserve">, many now under military control, </w:t>
      </w:r>
      <w:r w:rsidRPr="00FA233D">
        <w:rPr>
          <w:rStyle w:val="StyleBoldUnderline"/>
          <w:highlight w:val="yellow"/>
        </w:rPr>
        <w:t>will benefit most</w:t>
      </w:r>
      <w:r>
        <w:t xml:space="preserve">. </w:t>
      </w:r>
    </w:p>
    <w:p w:rsidR="003239D7" w:rsidRDefault="003239D7" w:rsidP="003239D7"/>
    <w:p w:rsidR="003239D7" w:rsidRPr="00FA233D" w:rsidRDefault="003239D7" w:rsidP="003239D7">
      <w:pPr>
        <w:rPr>
          <w:rStyle w:val="StyleBoldUnderline"/>
        </w:rPr>
      </w:pPr>
      <w:r w:rsidRPr="00FA233D">
        <w:rPr>
          <w:rStyle w:val="StyleBoldUnderline"/>
          <w:highlight w:val="yellow"/>
        </w:rPr>
        <w:t>The Castro regime will use this newly-acquired wealth to strengthen its hold on the Cuban people,</w:t>
      </w:r>
      <w:r>
        <w:t xml:space="preserve"> to rebuild its military apparatus, </w:t>
      </w:r>
      <w:r w:rsidRPr="00FA233D">
        <w:rPr>
          <w:rStyle w:val="StyleBoldUnderline"/>
          <w:highlight w:val="yellow"/>
        </w:rPr>
        <w:t xml:space="preserve">and to engage again in supporting anti-American terrorist and violent groups in Latin America and elsewhere. </w:t>
      </w:r>
    </w:p>
    <w:p w:rsidR="003239D7" w:rsidRDefault="003239D7" w:rsidP="003239D7">
      <w:pPr>
        <w:rPr>
          <w:rStyle w:val="StyleBoldUnderline"/>
        </w:rPr>
      </w:pPr>
    </w:p>
    <w:p w:rsidR="003239D7" w:rsidRDefault="003239D7" w:rsidP="003239D7">
      <w:pPr>
        <w:rPr>
          <w:rStyle w:val="StyleBoldUnderline"/>
        </w:rPr>
      </w:pPr>
    </w:p>
    <w:p w:rsidR="002852A1" w:rsidRDefault="002852A1" w:rsidP="002852A1">
      <w:pPr>
        <w:pStyle w:val="Heading4"/>
        <w:rPr>
          <w:rFonts w:eastAsia="Times New Roman"/>
          <w:shd w:val="clear" w:color="auto" w:fill="FFFFFF"/>
        </w:rPr>
      </w:pPr>
      <w:r w:rsidRPr="004C0242">
        <w:rPr>
          <w:rFonts w:eastAsia="Times New Roman"/>
          <w:shd w:val="clear" w:color="auto" w:fill="FFFFFF"/>
        </w:rPr>
        <w:t xml:space="preserve">Castro doesn’t respond to unconditional engagement </w:t>
      </w:r>
    </w:p>
    <w:p w:rsidR="002852A1" w:rsidRPr="00287490" w:rsidRDefault="002852A1" w:rsidP="002852A1">
      <w:pPr>
        <w:spacing w:line="270" w:lineRule="atLeast"/>
        <w:rPr>
          <w:rStyle w:val="StyleStyleBold12pt"/>
        </w:rPr>
      </w:pPr>
      <w:r w:rsidRPr="00287490">
        <w:rPr>
          <w:rStyle w:val="StyleStyleBold12pt"/>
        </w:rPr>
        <w:t>Brookes, 2009</w:t>
      </w:r>
    </w:p>
    <w:p w:rsidR="002852A1" w:rsidRDefault="002852A1" w:rsidP="002852A1">
      <w:pPr>
        <w:spacing w:line="270" w:lineRule="atLeast"/>
        <w:rPr>
          <w:rFonts w:ascii="Arial" w:eastAsia="Times New Roman" w:hAnsi="Arial" w:cs="Arial"/>
          <w:color w:val="333333"/>
          <w:szCs w:val="20"/>
          <w:shd w:val="clear" w:color="auto" w:fill="FFFFFF"/>
        </w:rPr>
      </w:pPr>
      <w:r>
        <w:rPr>
          <w:rFonts w:ascii="Arial" w:eastAsia="Times New Roman" w:hAnsi="Arial" w:cs="Arial"/>
          <w:color w:val="333333"/>
          <w:szCs w:val="20"/>
          <w:shd w:val="clear" w:color="auto" w:fill="FFFFFF"/>
        </w:rPr>
        <w:t>[Peter Brookes</w:t>
      </w:r>
      <w:r w:rsidRPr="00287490">
        <w:rPr>
          <w:rFonts w:ascii="Arial" w:eastAsia="Times New Roman" w:hAnsi="Arial" w:cs="Arial"/>
          <w:i/>
          <w:iCs/>
          <w:color w:val="333333"/>
          <w:szCs w:val="20"/>
          <w:shd w:val="clear" w:color="auto" w:fill="FFFFFF"/>
        </w:rPr>
        <w:t xml:space="preserve"> </w:t>
      </w:r>
      <w:r w:rsidRPr="00287490">
        <w:rPr>
          <w:rFonts w:ascii="Arial" w:eastAsia="Times New Roman" w:hAnsi="Arial" w:cs="Arial"/>
          <w:iCs/>
          <w:color w:val="333333"/>
          <w:szCs w:val="20"/>
          <w:shd w:val="clear" w:color="auto" w:fill="FFFFFF"/>
        </w:rPr>
        <w:t>senior fellow for National Security Affairs in the Davis Institute at The Heritage Foundation, “Keep the Embargo, O</w:t>
      </w:r>
      <w:r>
        <w:rPr>
          <w:rFonts w:ascii="Arial" w:eastAsia="Times New Roman" w:hAnsi="Arial" w:cs="Arial"/>
          <w:color w:val="333333"/>
          <w:szCs w:val="20"/>
          <w:shd w:val="clear" w:color="auto" w:fill="FFFFFF"/>
        </w:rPr>
        <w:t xml:space="preserve">”, The Heritage Foundation, 4/16/2009 </w:t>
      </w:r>
      <w:hyperlink r:id="rId46" w:history="1">
        <w:r w:rsidRPr="00287490">
          <w:rPr>
            <w:rStyle w:val="Hyperlink"/>
            <w:rFonts w:ascii="Arial" w:eastAsia="Times New Roman" w:hAnsi="Arial" w:cs="Arial"/>
            <w:szCs w:val="20"/>
            <w:shd w:val="clear" w:color="auto" w:fill="FFFFFF"/>
          </w:rPr>
          <w:t>http://www.heritage.org/research/commentary/2009/04/keep-the-embargo-o</w:t>
        </w:r>
      </w:hyperlink>
      <w:r>
        <w:rPr>
          <w:rFonts w:ascii="Arial" w:eastAsia="Times New Roman" w:hAnsi="Arial" w:cs="Arial"/>
          <w:color w:val="333333"/>
          <w:szCs w:val="20"/>
          <w:shd w:val="clear" w:color="auto" w:fill="FFFFFF"/>
        </w:rPr>
        <w:t xml:space="preserve"> Accessed 7/18/13 MJM]</w:t>
      </w:r>
    </w:p>
    <w:p w:rsidR="002852A1" w:rsidRDefault="002852A1" w:rsidP="002852A1">
      <w:pPr>
        <w:spacing w:line="270" w:lineRule="atLeast"/>
        <w:rPr>
          <w:rFonts w:ascii="Arial" w:eastAsia="Times New Roman" w:hAnsi="Arial" w:cs="Arial"/>
          <w:color w:val="333333"/>
          <w:szCs w:val="20"/>
          <w:shd w:val="clear" w:color="auto" w:fill="FFFFFF"/>
        </w:rPr>
      </w:pPr>
    </w:p>
    <w:p w:rsidR="002852A1" w:rsidRPr="0073580E" w:rsidRDefault="002852A1" w:rsidP="002852A1">
      <w:pPr>
        <w:spacing w:line="270" w:lineRule="atLeast"/>
        <w:rPr>
          <w:rStyle w:val="StyleBoldUnderline"/>
        </w:rPr>
      </w:pPr>
      <w:r w:rsidRPr="00287490">
        <w:rPr>
          <w:rStyle w:val="StyleBoldUnderline"/>
        </w:rPr>
        <w:t>In another outreach to roguish regimes</w:t>
      </w:r>
      <w:r w:rsidRPr="00287490">
        <w:rPr>
          <w:rStyle w:val="StyleBoldUnderline"/>
          <w:highlight w:val="yellow"/>
        </w:rPr>
        <w:t>, the</w:t>
      </w:r>
      <w:r w:rsidRPr="00287490">
        <w:rPr>
          <w:rStyle w:val="StyleBoldUnderline"/>
        </w:rPr>
        <w:t xml:space="preserve"> </w:t>
      </w:r>
      <w:r w:rsidRPr="00287490">
        <w:rPr>
          <w:rStyle w:val="StyleBoldUnderline"/>
          <w:highlight w:val="yellow"/>
        </w:rPr>
        <w:t>Obama administration on Monday announced the easing of some restrictions on Cuba.</w:t>
      </w:r>
      <w:r w:rsidRPr="0073580E">
        <w:rPr>
          <w:rFonts w:ascii="Arial" w:eastAsia="Times New Roman" w:hAnsi="Arial" w:cs="Arial"/>
          <w:color w:val="333333"/>
          <w:szCs w:val="20"/>
          <w:shd w:val="clear" w:color="auto" w:fill="FFFFFF"/>
        </w:rPr>
        <w:t>Team Bam hopes that a new face in the White House will heal old wounds. Fat chance.Sure, it's fine to allow separated families to see each other more than once every three years -- even though </w:t>
      </w:r>
      <w:r w:rsidRPr="0073580E">
        <w:rPr>
          <w:rFonts w:ascii="Arial" w:eastAsia="Times New Roman" w:hAnsi="Arial" w:cs="Arial"/>
          <w:i/>
          <w:iCs/>
          <w:color w:val="333333"/>
          <w:szCs w:val="20"/>
          <w:bdr w:val="none" w:sz="0" w:space="0" w:color="auto" w:frame="1"/>
          <w:shd w:val="clear" w:color="auto" w:fill="FFFFFF"/>
        </w:rPr>
        <w:t>Cubanos</w:t>
      </w:r>
      <w:r w:rsidRPr="0073580E">
        <w:rPr>
          <w:rFonts w:ascii="Arial" w:eastAsia="Times New Roman" w:hAnsi="Arial" w:cs="Arial"/>
          <w:color w:val="333333"/>
          <w:szCs w:val="20"/>
          <w:shd w:val="clear" w:color="auto" w:fill="FFFFFF"/>
        </w:rPr>
        <w:t> aren't allowed to visit America.And permitting gifts to Cuban relatives could ease unnecessary poverty -- even though the regime will siphon off an estimated 20 percent of the money sent there.</w:t>
      </w:r>
      <w:r w:rsidRPr="00CF1CD7">
        <w:rPr>
          <w:rStyle w:val="StyleBoldUnderline"/>
          <w:highlight w:val="yellow"/>
        </w:rPr>
        <w:t>In the end, though, it's still Fidel Castro and his brother Raul who'll decide whether there'll be a thaw in ties with the United States</w:t>
      </w:r>
      <w:r w:rsidRPr="0073580E">
        <w:rPr>
          <w:rStyle w:val="StyleBoldUnderline"/>
        </w:rPr>
        <w:t xml:space="preserve"> -- or not.And in usual Castro-style, </w:t>
      </w:r>
      <w:r w:rsidRPr="00287490">
        <w:rPr>
          <w:rStyle w:val="StyleBoldUnderline"/>
          <w:highlight w:val="yellow"/>
        </w:rPr>
        <w:t>Fidel</w:t>
      </w:r>
      <w:r w:rsidRPr="0073580E">
        <w:rPr>
          <w:rStyle w:val="StyleBoldUnderline"/>
        </w:rPr>
        <w:t xml:space="preserve"> himself </w:t>
      </w:r>
      <w:r w:rsidRPr="00287490">
        <w:rPr>
          <w:rStyle w:val="StyleBoldUnderline"/>
          <w:highlight w:val="yellow"/>
        </w:rPr>
        <w:t>stood defiant in response to the White House proclamation, barely recognizing the US policy shift.Instead</w:t>
      </w:r>
      <w:r w:rsidRPr="0073580E">
        <w:rPr>
          <w:rStyle w:val="StyleBoldUnderline"/>
        </w:rPr>
        <w:t xml:space="preserve">, and predictably, </w:t>
      </w:r>
      <w:r w:rsidRPr="00287490">
        <w:rPr>
          <w:rStyle w:val="StyleBoldUnderline"/>
          <w:highlight w:val="yellow"/>
        </w:rPr>
        <w:t>Fidel demanded an end to</w:t>
      </w:r>
      <w:r w:rsidRPr="0073580E">
        <w:rPr>
          <w:rStyle w:val="StyleBoldUnderline"/>
        </w:rPr>
        <w:t> el bloqueo (</w:t>
      </w:r>
      <w:r w:rsidRPr="00287490">
        <w:rPr>
          <w:rStyle w:val="StyleBoldUnderline"/>
          <w:highlight w:val="yellow"/>
        </w:rPr>
        <w:t>the blockade</w:t>
      </w:r>
      <w:r w:rsidRPr="0073580E">
        <w:rPr>
          <w:rStyle w:val="StyleBoldUnderline"/>
        </w:rPr>
        <w:t xml:space="preserve">) -- </w:t>
      </w:r>
      <w:r w:rsidRPr="00287490">
        <w:rPr>
          <w:rStyle w:val="StyleBoldUnderline"/>
          <w:highlight w:val="yellow"/>
        </w:rPr>
        <w:t>without any promises of change for the people who labor under the regime's hard-line policies</w:t>
      </w:r>
      <w:r w:rsidRPr="0073580E">
        <w:rPr>
          <w:rStyle w:val="StyleBoldUnderline"/>
        </w:rPr>
        <w:t>.</w:t>
      </w:r>
      <w:r w:rsidRPr="00287490">
        <w:rPr>
          <w:rStyle w:val="StyleBoldUnderline"/>
          <w:highlight w:val="yellow"/>
        </w:rPr>
        <w:t>So much for the theory that if we're nice to them, they'll be nice to us</w:t>
      </w:r>
      <w:r w:rsidRPr="0073580E">
        <w:rPr>
          <w:rFonts w:ascii="Arial" w:eastAsia="Times New Roman" w:hAnsi="Arial" w:cs="Arial"/>
          <w:color w:val="333333"/>
          <w:szCs w:val="20"/>
          <w:highlight w:val="yellow"/>
          <w:shd w:val="clear" w:color="auto" w:fill="FFFFFF"/>
        </w:rPr>
        <w:t>.</w:t>
      </w:r>
      <w:r w:rsidRPr="0073580E">
        <w:rPr>
          <w:rFonts w:ascii="Arial" w:eastAsia="Times New Roman" w:hAnsi="Arial" w:cs="Arial"/>
          <w:color w:val="333333"/>
          <w:szCs w:val="20"/>
          <w:shd w:val="clear" w:color="auto" w:fill="FFFFFF"/>
        </w:rPr>
        <w:t>Many are concerned that the lack of love from Havana will lead Washington to make even </w:t>
      </w:r>
      <w:r w:rsidRPr="0073580E">
        <w:rPr>
          <w:rFonts w:ascii="Arial" w:eastAsia="Times New Roman" w:hAnsi="Arial" w:cs="Arial"/>
          <w:i/>
          <w:iCs/>
          <w:color w:val="333333"/>
          <w:szCs w:val="20"/>
          <w:bdr w:val="none" w:sz="0" w:space="0" w:color="auto" w:frame="1"/>
          <w:shd w:val="clear" w:color="auto" w:fill="FFFFFF"/>
        </w:rPr>
        <w:t>more</w:t>
      </w:r>
      <w:r w:rsidRPr="0073580E">
        <w:rPr>
          <w:rFonts w:ascii="Arial" w:eastAsia="Times New Roman" w:hAnsi="Arial" w:cs="Arial"/>
          <w:color w:val="333333"/>
          <w:szCs w:val="20"/>
          <w:shd w:val="clear" w:color="auto" w:fill="FFFFFF"/>
        </w:rPr>
        <w:t> unilateral concessions to create an opening with Fidel and the gang.</w:t>
      </w:r>
      <w:r w:rsidRPr="0073580E">
        <w:rPr>
          <w:rStyle w:val="StyleBoldUnderline"/>
        </w:rPr>
        <w:t xml:space="preserve">Of course, </w:t>
      </w:r>
      <w:r w:rsidRPr="00287490">
        <w:rPr>
          <w:rStyle w:val="StyleBoldUnderline"/>
          <w:highlight w:val="yellow"/>
        </w:rPr>
        <w:t>the big empanada is the US economic embargo against Cuba</w:t>
      </w:r>
      <w:r w:rsidRPr="0073580E">
        <w:rPr>
          <w:rStyle w:val="StyleBoldUnderline"/>
        </w:rPr>
        <w:t xml:space="preserve">, in place since 1962, </w:t>
      </w:r>
      <w:r w:rsidRPr="00287490">
        <w:rPr>
          <w:rStyle w:val="StyleBoldUnderline"/>
          <w:highlight w:val="yellow"/>
        </w:rPr>
        <w:t>which undoubtedly is the thing Havana most wants done away with --</w:t>
      </w:r>
      <w:r w:rsidRPr="0073580E">
        <w:rPr>
          <w:rStyle w:val="StyleBoldUnderline"/>
        </w:rPr>
        <w:t xml:space="preserve"> </w:t>
      </w:r>
      <w:r w:rsidRPr="00287490">
        <w:rPr>
          <w:rStyle w:val="StyleBoldUnderline"/>
          <w:highlight w:val="yellow"/>
        </w:rPr>
        <w:t>without any concessions on Cuba's part</w:t>
      </w:r>
      <w:r w:rsidRPr="0073580E">
        <w:rPr>
          <w:rStyle w:val="StyleBoldUnderline"/>
        </w:rPr>
        <w:t xml:space="preserve">, of course.Lifting the embargo won't normalize relations, but </w:t>
      </w:r>
      <w:r w:rsidRPr="00CF1CD7">
        <w:rPr>
          <w:rStyle w:val="StyleBoldUnderline"/>
        </w:rPr>
        <w:t>instead legitimize -- and wave the white flag to -- Fidel's 50-year fight against the Yanquis, further lionizing the dictator and encouraging the Latin American Left.</w:t>
      </w:r>
    </w:p>
    <w:p w:rsidR="002852A1" w:rsidRDefault="002852A1" w:rsidP="002852A1">
      <w:pPr>
        <w:spacing w:line="270" w:lineRule="atLeast"/>
        <w:rPr>
          <w:rStyle w:val="StyleBoldUnderline"/>
        </w:rPr>
      </w:pPr>
      <w:r w:rsidRPr="0073580E">
        <w:rPr>
          <w:rFonts w:ascii="Arial" w:eastAsia="Times New Roman" w:hAnsi="Arial" w:cs="Arial"/>
          <w:color w:val="333333"/>
          <w:szCs w:val="20"/>
          <w:shd w:val="clear" w:color="auto" w:fill="FFFFFF"/>
        </w:rPr>
        <w:t>Because the economy is nationalized, trade will pour plenty of cash into the Cuban national coffers -- allowing Havana to suppress dissent at home and bolster its communist agenda abroad.The </w:t>
      </w:r>
      <w:r w:rsidRPr="0073580E">
        <w:rPr>
          <w:rFonts w:ascii="Arial" w:eastAsia="Times New Roman" w:hAnsi="Arial" w:cs="Arial"/>
          <w:i/>
          <w:iCs/>
          <w:color w:val="333333"/>
          <w:szCs w:val="20"/>
          <w:bdr w:val="none" w:sz="0" w:space="0" w:color="auto" w:frame="1"/>
          <w:shd w:val="clear" w:color="auto" w:fill="FFFFFF"/>
        </w:rPr>
        <w:t>last</w:t>
      </w:r>
      <w:r w:rsidRPr="0073580E">
        <w:rPr>
          <w:rFonts w:ascii="Arial" w:eastAsia="Times New Roman" w:hAnsi="Arial" w:cs="Arial"/>
          <w:color w:val="333333"/>
          <w:szCs w:val="20"/>
          <w:shd w:val="clear" w:color="auto" w:fill="FFFFFF"/>
        </w:rPr>
        <w:t> thing we should do is to fill the pockets of a regime that'll use those profits to keep a jackboot on the neck of the Cuban people. The political and human-rights situation in Cuba is grim enough already.The police state controls the lives of 11 million Cubans in what has become an island prison. The people enjoy </w:t>
      </w:r>
      <w:r w:rsidRPr="0073580E">
        <w:rPr>
          <w:rFonts w:ascii="Arial" w:eastAsia="Times New Roman" w:hAnsi="Arial" w:cs="Arial"/>
          <w:i/>
          <w:iCs/>
          <w:color w:val="333333"/>
          <w:szCs w:val="20"/>
          <w:bdr w:val="none" w:sz="0" w:space="0" w:color="auto" w:frame="1"/>
          <w:shd w:val="clear" w:color="auto" w:fill="FFFFFF"/>
        </w:rPr>
        <w:t>none</w:t>
      </w:r>
      <w:r w:rsidRPr="0073580E">
        <w:rPr>
          <w:rFonts w:ascii="Arial" w:eastAsia="Times New Roman" w:hAnsi="Arial" w:cs="Arial"/>
          <w:color w:val="333333"/>
          <w:szCs w:val="20"/>
          <w:shd w:val="clear" w:color="auto" w:fill="FFFFFF"/>
        </w:rPr>
        <w:t> of the basic civil liberties -- no freedom of speech, press, assembly or association.Security types monitor foreign journalists, restrict Internet access and foreign news and censor the domestic media. The regime holds more than 200 political dissidents in jails that rats won't live in.We also don't need a pumped-up Cuba that could become a serious menace to US interests in Latin America, the Caribbean -- or beyond. (The likes of China, Russia and Iran might also look to partner with a revitalized Cuba.)With an influx of resources, the Cuban regime would surely team up with the rulers of nations like Venezuela, Nicaragua and Bolivia to advance socialism and anti-Americanism in the Western Hemisphere.The embargo has stifled Havana's ambitions ever since the Castros lost their Soviet sponsorship in the early 1990s. Anyone noticed the lack of trouble Cuba has caused internationally since then? Contrast that with the 1980s some time.</w:t>
      </w:r>
      <w:r w:rsidRPr="0073580E">
        <w:rPr>
          <w:rStyle w:val="StyleBoldUnderline"/>
        </w:rPr>
        <w:t>Regrettably, 110 years after independence from Spain (courtesy of Uncle Sam), Cuba still isn't free. Instead of utopia, it has become a dystopia at the hands of the Castro brothers.</w:t>
      </w:r>
      <w:r w:rsidRPr="0073580E">
        <w:rPr>
          <w:rFonts w:ascii="Arial" w:eastAsia="Times New Roman" w:hAnsi="Arial" w:cs="Arial"/>
          <w:color w:val="333333"/>
          <w:szCs w:val="20"/>
          <w:shd w:val="clear" w:color="auto" w:fill="FFFFFF"/>
        </w:rPr>
        <w:t>The US embargo remains a matter of principle -- and an appropriate response to Cuba's brutal repression of its people. Giving in to evil only begets more of it. Haven't we learned that yet?</w:t>
      </w:r>
      <w:r w:rsidRPr="0073580E">
        <w:rPr>
          <w:rStyle w:val="StyleBoldUnderline"/>
        </w:rPr>
        <w:t>Until we see progress in loosing the Cuban people from the yoke of the communist regime, we should hold firm onto the leverage the embargo provides.</w:t>
      </w:r>
    </w:p>
    <w:p w:rsidR="002852A1" w:rsidRDefault="002852A1" w:rsidP="002852A1">
      <w:pPr>
        <w:spacing w:line="270" w:lineRule="atLeast"/>
        <w:rPr>
          <w:rStyle w:val="StyleBoldUnderline"/>
        </w:rPr>
      </w:pPr>
    </w:p>
    <w:p w:rsidR="00480D65" w:rsidRDefault="00480D65" w:rsidP="00480D65">
      <w:pPr>
        <w:pStyle w:val="Heading4"/>
        <w:rPr>
          <w:rFonts w:eastAsia="Times New Roman"/>
          <w:shd w:val="clear" w:color="auto" w:fill="FFFFFF"/>
        </w:rPr>
      </w:pPr>
      <w:r w:rsidRPr="002800A9">
        <w:rPr>
          <w:rFonts w:eastAsia="Times New Roman"/>
          <w:shd w:val="clear" w:color="auto" w:fill="FFFFFF"/>
        </w:rPr>
        <w:t>Ending embargo would wave white flag, make the U.S. appear weak; an act of appeasement</w:t>
      </w:r>
      <w:r>
        <w:rPr>
          <w:rFonts w:eastAsia="Times New Roman"/>
          <w:shd w:val="clear" w:color="auto" w:fill="FFFFFF"/>
        </w:rPr>
        <w:t xml:space="preserve"> </w:t>
      </w:r>
    </w:p>
    <w:p w:rsidR="00480D65" w:rsidRPr="00287490" w:rsidRDefault="00480D65" w:rsidP="00480D65">
      <w:pPr>
        <w:spacing w:line="270" w:lineRule="atLeast"/>
        <w:rPr>
          <w:rStyle w:val="StyleStyleBold12pt"/>
        </w:rPr>
      </w:pPr>
      <w:r w:rsidRPr="00287490">
        <w:rPr>
          <w:rStyle w:val="StyleStyleBold12pt"/>
        </w:rPr>
        <w:t>Brookes, 2009</w:t>
      </w:r>
    </w:p>
    <w:p w:rsidR="00480D65" w:rsidRDefault="00480D65" w:rsidP="00480D65">
      <w:pPr>
        <w:spacing w:line="270" w:lineRule="atLeast"/>
        <w:rPr>
          <w:rFonts w:ascii="Arial" w:eastAsia="Times New Roman" w:hAnsi="Arial" w:cs="Arial"/>
          <w:color w:val="333333"/>
          <w:szCs w:val="20"/>
          <w:shd w:val="clear" w:color="auto" w:fill="FFFFFF"/>
        </w:rPr>
      </w:pPr>
      <w:r>
        <w:rPr>
          <w:rFonts w:ascii="Arial" w:eastAsia="Times New Roman" w:hAnsi="Arial" w:cs="Arial"/>
          <w:color w:val="333333"/>
          <w:szCs w:val="20"/>
          <w:shd w:val="clear" w:color="auto" w:fill="FFFFFF"/>
        </w:rPr>
        <w:t>[Peter Brookes</w:t>
      </w:r>
      <w:r w:rsidRPr="00287490">
        <w:rPr>
          <w:rFonts w:ascii="Arial" w:eastAsia="Times New Roman" w:hAnsi="Arial" w:cs="Arial"/>
          <w:i/>
          <w:iCs/>
          <w:color w:val="333333"/>
          <w:szCs w:val="20"/>
          <w:shd w:val="clear" w:color="auto" w:fill="FFFFFF"/>
        </w:rPr>
        <w:t xml:space="preserve"> </w:t>
      </w:r>
      <w:r w:rsidRPr="00287490">
        <w:rPr>
          <w:rFonts w:ascii="Arial" w:eastAsia="Times New Roman" w:hAnsi="Arial" w:cs="Arial"/>
          <w:iCs/>
          <w:color w:val="333333"/>
          <w:szCs w:val="20"/>
          <w:shd w:val="clear" w:color="auto" w:fill="FFFFFF"/>
        </w:rPr>
        <w:t>senior fellow for National Security Affairs in the Davis Institute at The Heritage Foundation, “Keep the Embargo, O</w:t>
      </w:r>
      <w:r>
        <w:rPr>
          <w:rFonts w:ascii="Arial" w:eastAsia="Times New Roman" w:hAnsi="Arial" w:cs="Arial"/>
          <w:color w:val="333333"/>
          <w:szCs w:val="20"/>
          <w:shd w:val="clear" w:color="auto" w:fill="FFFFFF"/>
        </w:rPr>
        <w:t xml:space="preserve">”, The Heritage Foundation, 4/16/2009 </w:t>
      </w:r>
      <w:hyperlink r:id="rId47" w:history="1">
        <w:r w:rsidRPr="00287490">
          <w:rPr>
            <w:rStyle w:val="Hyperlink"/>
            <w:rFonts w:ascii="Arial" w:eastAsia="Times New Roman" w:hAnsi="Arial" w:cs="Arial"/>
            <w:szCs w:val="20"/>
            <w:shd w:val="clear" w:color="auto" w:fill="FFFFFF"/>
          </w:rPr>
          <w:t>http://www.heritage.org/research/commentary/2009/04/keep-the-embargo-o</w:t>
        </w:r>
      </w:hyperlink>
      <w:r>
        <w:rPr>
          <w:rFonts w:ascii="Arial" w:eastAsia="Times New Roman" w:hAnsi="Arial" w:cs="Arial"/>
          <w:color w:val="333333"/>
          <w:szCs w:val="20"/>
          <w:shd w:val="clear" w:color="auto" w:fill="FFFFFF"/>
        </w:rPr>
        <w:t xml:space="preserve"> Accessed 7/18/13 MJM]</w:t>
      </w:r>
    </w:p>
    <w:p w:rsidR="00480D65" w:rsidRDefault="00480D65" w:rsidP="00480D65">
      <w:pPr>
        <w:spacing w:line="270" w:lineRule="atLeast"/>
        <w:rPr>
          <w:rFonts w:ascii="Arial" w:eastAsia="Times New Roman" w:hAnsi="Arial" w:cs="Arial"/>
          <w:color w:val="333333"/>
          <w:szCs w:val="20"/>
          <w:shd w:val="clear" w:color="auto" w:fill="FFFFFF"/>
        </w:rPr>
      </w:pPr>
    </w:p>
    <w:p w:rsidR="00480D65" w:rsidRPr="00287490" w:rsidRDefault="00480D65" w:rsidP="00480D65">
      <w:pPr>
        <w:spacing w:line="270" w:lineRule="atLeast"/>
        <w:rPr>
          <w:rStyle w:val="StyleBoldUnderline"/>
        </w:rPr>
      </w:pPr>
      <w:r w:rsidRPr="00287490">
        <w:rPr>
          <w:rStyle w:val="StyleBoldUnderline"/>
        </w:rPr>
        <w:t>In another outreach to roguish regimes</w:t>
      </w:r>
      <w:r w:rsidRPr="00CF1CD7">
        <w:rPr>
          <w:rStyle w:val="StyleBoldUnderline"/>
          <w:highlight w:val="yellow"/>
        </w:rPr>
        <w:t>, the Obama administration on Monday announced the easing of some restrictions on Cuba.</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Team Bam hopes that a new face in the White House will heal old wounds. Fat chance.</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Sure, it's fine to allow separated families to see each other more than once every three years -- even though </w:t>
      </w:r>
      <w:r w:rsidRPr="0073580E">
        <w:rPr>
          <w:rFonts w:ascii="Arial" w:eastAsia="Times New Roman" w:hAnsi="Arial" w:cs="Arial"/>
          <w:i/>
          <w:iCs/>
          <w:color w:val="333333"/>
          <w:szCs w:val="20"/>
          <w:bdr w:val="none" w:sz="0" w:space="0" w:color="auto" w:frame="1"/>
          <w:shd w:val="clear" w:color="auto" w:fill="FFFFFF"/>
        </w:rPr>
        <w:t>Cubanos</w:t>
      </w:r>
      <w:r w:rsidRPr="0073580E">
        <w:rPr>
          <w:rFonts w:ascii="Arial" w:eastAsia="Times New Roman" w:hAnsi="Arial" w:cs="Arial"/>
          <w:color w:val="333333"/>
          <w:szCs w:val="20"/>
          <w:shd w:val="clear" w:color="auto" w:fill="FFFFFF"/>
        </w:rPr>
        <w:t> aren't allowed to visit America.</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And permitting gifts to Cuban relatives could ease unnecessary poverty -- even though the regime will siphon off an estimated 20 percent of the money sent there.</w:t>
      </w:r>
    </w:p>
    <w:p w:rsidR="00480D65" w:rsidRPr="0073580E" w:rsidRDefault="00480D65" w:rsidP="00480D65">
      <w:pPr>
        <w:spacing w:line="270" w:lineRule="atLeast"/>
        <w:rPr>
          <w:rStyle w:val="StyleBoldUnderline"/>
        </w:rPr>
      </w:pPr>
      <w:r w:rsidRPr="0073580E">
        <w:rPr>
          <w:rStyle w:val="StyleBoldUnderline"/>
        </w:rPr>
        <w:t>In the end, though, it's still Fidel Castro and his brother Raul who'll decide whether there'll be a thaw in ties with the United States -- or not.</w:t>
      </w:r>
    </w:p>
    <w:p w:rsidR="00480D65" w:rsidRPr="00CF1CD7" w:rsidRDefault="00480D65" w:rsidP="00480D65">
      <w:pPr>
        <w:spacing w:line="270" w:lineRule="atLeast"/>
        <w:rPr>
          <w:rStyle w:val="StyleBoldUnderline"/>
        </w:rPr>
      </w:pPr>
      <w:r w:rsidRPr="0073580E">
        <w:rPr>
          <w:rStyle w:val="StyleBoldUnderline"/>
        </w:rPr>
        <w:t xml:space="preserve">And in usual Castro-style, </w:t>
      </w:r>
      <w:r w:rsidRPr="00CF1CD7">
        <w:rPr>
          <w:rStyle w:val="StyleBoldUnderline"/>
        </w:rPr>
        <w:t>Fidel himself stood defiant in response to the White House proclamation, barely recognizing the US policy shift.</w:t>
      </w:r>
    </w:p>
    <w:p w:rsidR="00480D65" w:rsidRPr="00CF1CD7" w:rsidRDefault="00480D65" w:rsidP="00480D65">
      <w:pPr>
        <w:spacing w:line="270" w:lineRule="atLeast"/>
        <w:rPr>
          <w:rStyle w:val="StyleBoldUnderline"/>
        </w:rPr>
      </w:pPr>
      <w:r w:rsidRPr="00CF1CD7">
        <w:rPr>
          <w:rStyle w:val="StyleBoldUnderline"/>
        </w:rPr>
        <w:t>Instead, and predictably, Fidel demanded an end to el bloqueo (the blockade) -- without any promises of change for the people who labor under the regime's hard-line policies.</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CF1CD7">
        <w:rPr>
          <w:rStyle w:val="StyleBoldUnderline"/>
        </w:rPr>
        <w:t>So much for the theory that if we're nice to them, they'll be nice to us</w:t>
      </w:r>
      <w:r w:rsidRPr="0073580E">
        <w:rPr>
          <w:rFonts w:ascii="Arial" w:eastAsia="Times New Roman" w:hAnsi="Arial" w:cs="Arial"/>
          <w:color w:val="333333"/>
          <w:szCs w:val="20"/>
          <w:shd w:val="clear" w:color="auto" w:fill="FFFFFF"/>
        </w:rPr>
        <w:t>.</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Many are concerned that the lack of love from Havana will lead Washington to make even </w:t>
      </w:r>
      <w:r w:rsidRPr="0073580E">
        <w:rPr>
          <w:rFonts w:ascii="Arial" w:eastAsia="Times New Roman" w:hAnsi="Arial" w:cs="Arial"/>
          <w:i/>
          <w:iCs/>
          <w:color w:val="333333"/>
          <w:szCs w:val="20"/>
          <w:bdr w:val="none" w:sz="0" w:space="0" w:color="auto" w:frame="1"/>
          <w:shd w:val="clear" w:color="auto" w:fill="FFFFFF"/>
        </w:rPr>
        <w:t>more</w:t>
      </w:r>
      <w:r w:rsidRPr="0073580E">
        <w:rPr>
          <w:rFonts w:ascii="Arial" w:eastAsia="Times New Roman" w:hAnsi="Arial" w:cs="Arial"/>
          <w:color w:val="333333"/>
          <w:szCs w:val="20"/>
          <w:shd w:val="clear" w:color="auto" w:fill="FFFFFF"/>
        </w:rPr>
        <w:t> unilateral concessions to create an opening with Fidel and the gang.</w:t>
      </w:r>
    </w:p>
    <w:p w:rsidR="00480D65" w:rsidRPr="0073580E" w:rsidRDefault="00480D65" w:rsidP="00480D65">
      <w:pPr>
        <w:spacing w:line="270" w:lineRule="atLeast"/>
        <w:rPr>
          <w:rStyle w:val="StyleBoldUnderline"/>
        </w:rPr>
      </w:pPr>
      <w:r w:rsidRPr="0073580E">
        <w:rPr>
          <w:rStyle w:val="StyleBoldUnderline"/>
        </w:rPr>
        <w:t xml:space="preserve">Of course, </w:t>
      </w:r>
      <w:r w:rsidRPr="00CF1CD7">
        <w:rPr>
          <w:rStyle w:val="StyleBoldUnderline"/>
        </w:rPr>
        <w:t>the big empanada is the US economic embargo against Cuba, in place since 1962, which undoubtedly is the thing Havana most wants done away with -- without any concessions on Cuba's part,</w:t>
      </w:r>
      <w:r w:rsidRPr="0073580E">
        <w:rPr>
          <w:rStyle w:val="StyleBoldUnderline"/>
        </w:rPr>
        <w:t xml:space="preserve"> of course.</w:t>
      </w:r>
    </w:p>
    <w:p w:rsidR="00480D65" w:rsidRPr="0073580E" w:rsidRDefault="00480D65" w:rsidP="00480D65">
      <w:pPr>
        <w:spacing w:line="270" w:lineRule="atLeast"/>
        <w:rPr>
          <w:rStyle w:val="StyleBoldUnderline"/>
        </w:rPr>
      </w:pPr>
      <w:r w:rsidRPr="0073580E">
        <w:rPr>
          <w:rStyle w:val="StyleBoldUnderline"/>
        </w:rPr>
        <w:t xml:space="preserve">Lifting the embargo won't normalize relations, but </w:t>
      </w:r>
      <w:r w:rsidRPr="00287490">
        <w:rPr>
          <w:rStyle w:val="StyleBoldUnderline"/>
          <w:highlight w:val="yellow"/>
        </w:rPr>
        <w:t>instead legitimize -- and wave the white flag to -- Fidel's 50-year fight against the Yanquis, further lionizing the dictator and encouraging the Latin American Left.</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Because the economy is nationalized, trade will pour plenty of cash into the Cuban national coffers -- allowing Havana to suppress dissent at home and bolster its communist agenda abroad.</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The </w:t>
      </w:r>
      <w:r w:rsidRPr="0073580E">
        <w:rPr>
          <w:rFonts w:ascii="Arial" w:eastAsia="Times New Roman" w:hAnsi="Arial" w:cs="Arial"/>
          <w:i/>
          <w:iCs/>
          <w:color w:val="333333"/>
          <w:szCs w:val="20"/>
          <w:bdr w:val="none" w:sz="0" w:space="0" w:color="auto" w:frame="1"/>
          <w:shd w:val="clear" w:color="auto" w:fill="FFFFFF"/>
        </w:rPr>
        <w:t>last</w:t>
      </w:r>
      <w:r w:rsidRPr="0073580E">
        <w:rPr>
          <w:rFonts w:ascii="Arial" w:eastAsia="Times New Roman" w:hAnsi="Arial" w:cs="Arial"/>
          <w:color w:val="333333"/>
          <w:szCs w:val="20"/>
          <w:shd w:val="clear" w:color="auto" w:fill="FFFFFF"/>
        </w:rPr>
        <w:t> thing we should do is to fill the pockets of a regime that'll use those profits to keep a jackboot on the neck of the Cuban people. The political and human-rights situation in Cuba is grim enough already.</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The police state controls the lives of 11 million Cubans in what has become an island prison. The people enjoy </w:t>
      </w:r>
      <w:r w:rsidRPr="0073580E">
        <w:rPr>
          <w:rFonts w:ascii="Arial" w:eastAsia="Times New Roman" w:hAnsi="Arial" w:cs="Arial"/>
          <w:i/>
          <w:iCs/>
          <w:color w:val="333333"/>
          <w:szCs w:val="20"/>
          <w:bdr w:val="none" w:sz="0" w:space="0" w:color="auto" w:frame="1"/>
          <w:shd w:val="clear" w:color="auto" w:fill="FFFFFF"/>
        </w:rPr>
        <w:t>none</w:t>
      </w:r>
      <w:r w:rsidRPr="0073580E">
        <w:rPr>
          <w:rFonts w:ascii="Arial" w:eastAsia="Times New Roman" w:hAnsi="Arial" w:cs="Arial"/>
          <w:color w:val="333333"/>
          <w:szCs w:val="20"/>
          <w:shd w:val="clear" w:color="auto" w:fill="FFFFFF"/>
        </w:rPr>
        <w:t> of the basic civil liberties -- no freedom of speech, press, assembly or association.</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Security types monitor foreign journalists, restrict Internet access and foreign news and censor the domestic media. The regime holds more than 200 political dissidents in jails that rats won't live in.</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We also don't need a pumped-up Cuba that could become a serious menace to US interests in Latin America, the Caribbean -- or beyond. (The likes of China, Russia and Iran might also look to partner with a revitalized Cuba.)</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With an influx of resources, the Cuban regime would surely team up with the rulers of nations like Venezuela, Nicaragua and Bolivia to advance socialism and anti-Americanism in the Western Hemisphere.</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The embargo has stifled Havana's ambitions ever since the Castros lost their Soviet sponsorship in the early 1990s. Anyone noticed the lack of trouble Cuba has caused internationally since then? Contrast that with the 1980s some time.</w:t>
      </w:r>
    </w:p>
    <w:p w:rsidR="00480D65" w:rsidRPr="0073580E" w:rsidRDefault="00480D65" w:rsidP="00480D65">
      <w:pPr>
        <w:spacing w:line="270" w:lineRule="atLeast"/>
        <w:rPr>
          <w:rStyle w:val="StyleBoldUnderline"/>
        </w:rPr>
      </w:pPr>
      <w:r w:rsidRPr="00CF1CD7">
        <w:rPr>
          <w:rStyle w:val="StyleBoldUnderline"/>
          <w:highlight w:val="yellow"/>
        </w:rPr>
        <w:t>Regrettably, 110 years after independence from Spain (courtesy of Uncle Sam), Cuba still isn't free. Instead of utopia, it has become a dystopia at the hands of the Castro brothers.</w:t>
      </w:r>
    </w:p>
    <w:p w:rsidR="00480D65" w:rsidRPr="0073580E" w:rsidRDefault="00480D65" w:rsidP="00480D65">
      <w:pPr>
        <w:spacing w:line="270" w:lineRule="atLeast"/>
        <w:rPr>
          <w:rFonts w:ascii="Arial" w:eastAsia="Times New Roman" w:hAnsi="Arial" w:cs="Arial"/>
          <w:color w:val="333333"/>
          <w:szCs w:val="20"/>
          <w:shd w:val="clear" w:color="auto" w:fill="FFFFFF"/>
        </w:rPr>
      </w:pPr>
      <w:r w:rsidRPr="0073580E">
        <w:rPr>
          <w:rFonts w:ascii="Arial" w:eastAsia="Times New Roman" w:hAnsi="Arial" w:cs="Arial"/>
          <w:color w:val="333333"/>
          <w:szCs w:val="20"/>
          <w:shd w:val="clear" w:color="auto" w:fill="FFFFFF"/>
        </w:rPr>
        <w:t>The US embargo remains a matter of principle -- and an appropriate response to Cuba's brutal repression of its people. Giving in to evil only begets more of it. Haven't we learned that yet?</w:t>
      </w:r>
    </w:p>
    <w:p w:rsidR="00480D65" w:rsidRDefault="00480D65" w:rsidP="00480D65">
      <w:pPr>
        <w:spacing w:line="270" w:lineRule="atLeast"/>
        <w:rPr>
          <w:rStyle w:val="StyleBoldUnderline"/>
        </w:rPr>
      </w:pPr>
      <w:r w:rsidRPr="00CF1CD7">
        <w:rPr>
          <w:rStyle w:val="StyleBoldUnderline"/>
          <w:highlight w:val="yellow"/>
        </w:rPr>
        <w:t>Until</w:t>
      </w:r>
      <w:r w:rsidRPr="0073580E">
        <w:rPr>
          <w:rStyle w:val="StyleBoldUnderline"/>
        </w:rPr>
        <w:t xml:space="preserve"> </w:t>
      </w:r>
      <w:r w:rsidRPr="00CF1CD7">
        <w:rPr>
          <w:rStyle w:val="StyleBoldUnderline"/>
          <w:highlight w:val="yellow"/>
        </w:rPr>
        <w:t>we see progress in loosing the Cuban people from the yoke of the communist regime, we should hold firm onto the leverage the embargo provides.</w:t>
      </w:r>
    </w:p>
    <w:p w:rsidR="00970C97" w:rsidRDefault="00970C97" w:rsidP="00970C97">
      <w:pPr>
        <w:pStyle w:val="Heading4"/>
      </w:pPr>
      <w:r>
        <w:t>Lifting embargo would reward Cuba with a massive unilateral concession</w:t>
      </w:r>
    </w:p>
    <w:p w:rsidR="00970C97" w:rsidRPr="00AC6CAB" w:rsidRDefault="00970C97" w:rsidP="00970C97">
      <w:pPr>
        <w:rPr>
          <w:rStyle w:val="StyleStyleBold12pt"/>
        </w:rPr>
      </w:pPr>
      <w:r w:rsidRPr="00AC6CAB">
        <w:rPr>
          <w:rStyle w:val="StyleStyleBold12pt"/>
        </w:rPr>
        <w:t>National Review ‘9</w:t>
      </w:r>
    </w:p>
    <w:p w:rsidR="00970C97" w:rsidRPr="001921FB" w:rsidRDefault="00970C97" w:rsidP="00970C97">
      <w:pPr>
        <w:rPr>
          <w:szCs w:val="20"/>
        </w:rPr>
      </w:pPr>
      <w:r w:rsidRPr="001921FB">
        <w:rPr>
          <w:szCs w:val="20"/>
        </w:rPr>
        <w:t>(Editorial Staff, Editorial section –  NATIONAL REVIEW ONLINE – April 21 – http://www.nationalreview.com/node/227336/print)</w:t>
      </w:r>
    </w:p>
    <w:p w:rsidR="00970C97" w:rsidRPr="001921FB" w:rsidRDefault="00970C97" w:rsidP="00970C97">
      <w:pPr>
        <w:rPr>
          <w:szCs w:val="20"/>
        </w:rPr>
      </w:pPr>
    </w:p>
    <w:p w:rsidR="00970C97" w:rsidRPr="001921FB" w:rsidRDefault="00970C97" w:rsidP="00970C97">
      <w:pPr>
        <w:rPr>
          <w:szCs w:val="20"/>
        </w:rPr>
      </w:pPr>
      <w:r w:rsidRPr="001921FB">
        <w:rPr>
          <w:rStyle w:val="StyleBoldUnderline"/>
          <w:szCs w:val="20"/>
        </w:rPr>
        <w:t>As for Cuba, Obam</w:t>
      </w:r>
      <w:r w:rsidRPr="001921FB">
        <w:rPr>
          <w:szCs w:val="20"/>
        </w:rPr>
        <w:t xml:space="preserve">a himself </w:t>
      </w:r>
      <w:r w:rsidRPr="001921FB">
        <w:rPr>
          <w:rStyle w:val="StyleBoldUnderline"/>
          <w:szCs w:val="20"/>
        </w:rPr>
        <w:t>continues to support the U.S. embargo. So do we.</w:t>
      </w:r>
      <w:r w:rsidRPr="001921FB">
        <w:rPr>
          <w:szCs w:val="20"/>
        </w:rPr>
        <w:t xml:space="preserve"> </w:t>
      </w:r>
      <w:r w:rsidRPr="001921FB">
        <w:rPr>
          <w:rStyle w:val="StyleBoldUnderline"/>
          <w:szCs w:val="20"/>
        </w:rPr>
        <w:t xml:space="preserve">No, it has not toppled </w:t>
      </w:r>
      <w:r w:rsidRPr="001921FB">
        <w:rPr>
          <w:szCs w:val="20"/>
        </w:rPr>
        <w:t xml:space="preserve">the </w:t>
      </w:r>
      <w:r w:rsidRPr="001921FB">
        <w:rPr>
          <w:rStyle w:val="StyleBoldUnderline"/>
          <w:szCs w:val="20"/>
        </w:rPr>
        <w:t xml:space="preserve">Castro </w:t>
      </w:r>
      <w:r w:rsidRPr="001921FB">
        <w:rPr>
          <w:szCs w:val="20"/>
        </w:rPr>
        <w:t xml:space="preserve">dictatorship, </w:t>
      </w:r>
      <w:r w:rsidRPr="001921FB">
        <w:rPr>
          <w:rStyle w:val="StyleBoldUnderline"/>
          <w:szCs w:val="20"/>
        </w:rPr>
        <w:t>but it is a tool</w:t>
      </w:r>
      <w:r w:rsidRPr="001921FB">
        <w:rPr>
          <w:szCs w:val="20"/>
        </w:rPr>
        <w:t xml:space="preserve">. </w:t>
      </w:r>
      <w:r w:rsidRPr="001921FB">
        <w:rPr>
          <w:rStyle w:val="StyleBoldUnderline"/>
          <w:szCs w:val="20"/>
        </w:rPr>
        <w:t>Cuba will only liberalize when its rulers decide to liberalize. If and when they do, the embargo should be lifted. Until then, we see no reason to reward the Cuban government with a massive unilateral concession.</w:t>
      </w:r>
      <w:r w:rsidRPr="001921FB">
        <w:rPr>
          <w:rStyle w:val="StyleBoldUnderline"/>
          <w:szCs w:val="20"/>
          <w:u w:val="none"/>
        </w:rPr>
        <w:t>¶</w:t>
      </w:r>
      <w:r w:rsidRPr="001921FB">
        <w:rPr>
          <w:szCs w:val="20"/>
        </w:rPr>
        <w:t xml:space="preserve"> We realize that farm-state politicians are eager for their constituents to gain access to the Cuban market. Their desire to end U.S. sanctions has nothing to do with Cuban freedom. Many of our libertarian friends argue that ditching the embargo would spur a loosening of Cuba’s economic and political controls. We wish it were that easy. Thus far, trading with the rest of the world has not persuaded Havana to hold free elections, release political prisoners, or even adopt Chinese-style economic reforms. What about “flooding” the island with American tourists? European and Canadian tourists have been swarming Cuba’s beaches and hotels for many years now. This has done nothing to ease political repression.¶ </w:t>
      </w:r>
      <w:r w:rsidRPr="001921FB">
        <w:rPr>
          <w:rStyle w:val="StyleBoldUnderline"/>
          <w:szCs w:val="20"/>
        </w:rPr>
        <w:t>Would lifting the embargo improve our image in Latin America? Perhaps, on balance, it would</w:t>
      </w:r>
      <w:r w:rsidRPr="001921FB">
        <w:rPr>
          <w:szCs w:val="20"/>
        </w:rPr>
        <w:t>.</w:t>
      </w:r>
      <w:r w:rsidRPr="001921FB">
        <w:rPr>
          <w:rStyle w:val="StyleBoldUnderline"/>
        </w:rPr>
        <w:t xml:space="preserve"> But that alone is not a compelling reason to lift sanctions. </w:t>
      </w:r>
      <w:r w:rsidRPr="001921FB">
        <w:rPr>
          <w:rStyle w:val="StyleBoldUnderline"/>
          <w:szCs w:val="20"/>
        </w:rPr>
        <w:t>Our Cuba policy should be designed to increase freedom for Cubans, not to curry favor among Latin governments</w:t>
      </w:r>
      <w:r w:rsidRPr="001921FB">
        <w:rPr>
          <w:szCs w:val="20"/>
        </w:rPr>
        <w:t xml:space="preserve"> that have neglected their democratic brethren in Castro’s island gulag.</w:t>
      </w:r>
    </w:p>
    <w:p w:rsidR="00970C97" w:rsidRDefault="00970C97" w:rsidP="00970C97"/>
    <w:p w:rsidR="00D2508E" w:rsidRDefault="00D2508E" w:rsidP="00D2508E">
      <w:pPr>
        <w:pStyle w:val="Heading3"/>
        <w:rPr>
          <w:rStyle w:val="StyleBoldUnderline"/>
        </w:rPr>
      </w:pPr>
      <w:r>
        <w:rPr>
          <w:rStyle w:val="StyleBoldUnderline"/>
        </w:rPr>
        <w:t>Cuban corruption</w:t>
      </w:r>
    </w:p>
    <w:p w:rsidR="003239D7" w:rsidRPr="00E2089E" w:rsidRDefault="003239D7" w:rsidP="003239D7">
      <w:pPr>
        <w:pStyle w:val="Heading4"/>
      </w:pPr>
      <w:r w:rsidRPr="00E2089E">
        <w:t>No solvency—Government corruption will usurp any economic gain</w:t>
      </w:r>
    </w:p>
    <w:p w:rsidR="003239D7" w:rsidRPr="00E2089E" w:rsidRDefault="003239D7" w:rsidP="003239D7">
      <w:pPr>
        <w:rPr>
          <w:rStyle w:val="StyleStyleBold12pt"/>
        </w:rPr>
      </w:pPr>
      <w:r w:rsidRPr="00E2089E">
        <w:rPr>
          <w:rStyle w:val="StyleStyleBold12pt"/>
        </w:rPr>
        <w:t>Hernandez-Truyol 2009</w:t>
      </w:r>
    </w:p>
    <w:p w:rsidR="003239D7" w:rsidRPr="00E2089E" w:rsidRDefault="003239D7" w:rsidP="003239D7">
      <w:pPr>
        <w:rPr>
          <w:rStyle w:val="StyleBoldUnderline"/>
          <w:u w:val="none"/>
        </w:rPr>
      </w:pPr>
      <w:r w:rsidRPr="00E2089E">
        <w:rPr>
          <w:rStyle w:val="StyleBoldUnderline"/>
          <w:u w:val="none"/>
        </w:rPr>
        <w:t xml:space="preserve">BERTA ESPERANZA HERNANDEZ-TRUYOL , </w:t>
      </w:r>
      <w:r w:rsidRPr="00E2089E">
        <w:rPr>
          <w:rStyle w:val="loose"/>
        </w:rPr>
        <w:t xml:space="preserve">Professor of Law, University of Florida, </w:t>
      </w:r>
      <w:r w:rsidRPr="00E2089E">
        <w:rPr>
          <w:rStyle w:val="StyleBoldUnderline"/>
          <w:u w:val="none"/>
        </w:rPr>
        <w:t>Intercultural Human Rights Law Review  2009 p. LN</w:t>
      </w:r>
    </w:p>
    <w:p w:rsidR="003239D7" w:rsidRPr="00E2089E" w:rsidRDefault="003239D7" w:rsidP="003239D7">
      <w:r>
        <w:rPr>
          <w:rStyle w:val="StyleBoldUnderline"/>
        </w:rPr>
        <w:t xml:space="preserve"> </w:t>
      </w:r>
      <w:r w:rsidRPr="00E2089E">
        <w:rPr>
          <w:rStyle w:val="StyleBoldUnderline"/>
        </w:rPr>
        <w:t>Interestingly, notwithstanding the drastic reduction in remittances effected by the 2004 regulations, a study showed that a year after these were implemented the flow of funds to Cuba remained unchanged. n141 However, although the more restrictive regulations may not have in reality decreased the flow of funds to Cuba, polls reveal that some Cubans believe they are receiving less money. The most likely explanation for this phenomenon is that the Cuban government is finding means to capture a greater percentage of the money that is being sent. n142 Thus the purpose of the regulations, to keep money away from the government, is being foiled.</w:t>
      </w:r>
      <w:r w:rsidRPr="00E2089E">
        <w:t xml:space="preserve"> To be sure, given the figures, one has to wait and see if President Obama's changes will have any effect at all, especially concerning their stated goal of "promoting human rights and democracy" in the island.</w:t>
      </w:r>
    </w:p>
    <w:p w:rsidR="003239D7" w:rsidRDefault="003239D7" w:rsidP="003239D7">
      <w:pPr>
        <w:rPr>
          <w:rStyle w:val="StyleBoldUnderline"/>
        </w:rPr>
      </w:pPr>
    </w:p>
    <w:p w:rsidR="003239D7" w:rsidRDefault="003239D7" w:rsidP="003239D7">
      <w:pPr>
        <w:rPr>
          <w:rStyle w:val="StyleBoldUnderline"/>
        </w:rPr>
      </w:pPr>
      <w:r w:rsidRPr="00E2089E">
        <w:rPr>
          <w:rStyle w:val="StyleBoldUnderline"/>
          <w:u w:val="none"/>
        </w:rPr>
        <w:t>In light of the embargo, the existence and level of remittances is  [*82]  significant.</w:t>
      </w:r>
      <w:r>
        <w:rPr>
          <w:rStyle w:val="StyleBoldUnderline"/>
        </w:rPr>
        <w:t xml:space="preserve"> The Cuban government benefits from the remittances by permitting Cubans to shop in state-operated "dollar stores" which sell food and other household necessities that are otherwise unavailable in Cuba. These stores' sales are at high mark-ups--sometimes estimated at over 240% of face value. n143</w:t>
      </w:r>
    </w:p>
    <w:p w:rsidR="003239D7" w:rsidRDefault="003239D7" w:rsidP="003239D7">
      <w:pPr>
        <w:pStyle w:val="Heading4"/>
      </w:pPr>
      <w:r>
        <w:t>Government controls massive parts of the economy</w:t>
      </w:r>
    </w:p>
    <w:p w:rsidR="003239D7" w:rsidRDefault="003239D7" w:rsidP="003239D7">
      <w:pPr>
        <w:rPr>
          <w:rStyle w:val="StyleStyleBold12pt"/>
        </w:rPr>
      </w:pPr>
      <w:r>
        <w:rPr>
          <w:rStyle w:val="StyleStyleBold12pt"/>
        </w:rPr>
        <w:t>The Economist, 11</w:t>
      </w:r>
    </w:p>
    <w:p w:rsidR="003239D7" w:rsidRDefault="003239D7" w:rsidP="003239D7">
      <w:pPr>
        <w:rPr>
          <w:sz w:val="16"/>
          <w:szCs w:val="16"/>
        </w:rPr>
      </w:pPr>
      <w:r>
        <w:rPr>
          <w:sz w:val="16"/>
          <w:szCs w:val="16"/>
        </w:rPr>
        <w:t>The Economist,</w:t>
      </w:r>
      <w:r w:rsidRPr="002F77CF">
        <w:rPr>
          <w:sz w:val="16"/>
          <w:szCs w:val="16"/>
        </w:rPr>
        <w:t xml:space="preserve"> “Business in Cuba A risky venture Arrests of foreign businessmen reflect the cautious pace of reform</w:t>
      </w:r>
      <w:r>
        <w:rPr>
          <w:sz w:val="16"/>
          <w:szCs w:val="16"/>
        </w:rPr>
        <w:t>,</w:t>
      </w:r>
      <w:r w:rsidRPr="002F77CF">
        <w:rPr>
          <w:sz w:val="16"/>
          <w:szCs w:val="16"/>
        </w:rPr>
        <w:t>”</w:t>
      </w:r>
      <w:r>
        <w:rPr>
          <w:sz w:val="16"/>
          <w:szCs w:val="16"/>
        </w:rPr>
        <w:t xml:space="preserve"> </w:t>
      </w:r>
      <w:r w:rsidRPr="002F77CF">
        <w:rPr>
          <w:sz w:val="16"/>
          <w:szCs w:val="16"/>
          <w:u w:val="single"/>
        </w:rPr>
        <w:t>The Economist</w:t>
      </w:r>
      <w:r>
        <w:rPr>
          <w:sz w:val="16"/>
          <w:szCs w:val="16"/>
        </w:rPr>
        <w:t xml:space="preserve">, </w:t>
      </w:r>
      <w:r w:rsidRPr="002F77CF">
        <w:rPr>
          <w:sz w:val="16"/>
          <w:szCs w:val="16"/>
        </w:rPr>
        <w:t xml:space="preserve">Nov 12th </w:t>
      </w:r>
      <w:r>
        <w:rPr>
          <w:sz w:val="16"/>
          <w:szCs w:val="16"/>
        </w:rPr>
        <w:t>2011;</w:t>
      </w:r>
      <w:r w:rsidRPr="002F77CF">
        <w:rPr>
          <w:sz w:val="16"/>
          <w:szCs w:val="16"/>
        </w:rPr>
        <w:t xml:space="preserve"> </w:t>
      </w:r>
      <w:hyperlink r:id="rId48" w:history="1">
        <w:r w:rsidRPr="006A1525">
          <w:rPr>
            <w:rStyle w:val="Hyperlink"/>
            <w:sz w:val="16"/>
            <w:szCs w:val="16"/>
          </w:rPr>
          <w:t>http://www.economist.com/node/21538202 Accessed 7/16/13</w:t>
        </w:r>
      </w:hyperlink>
      <w:r>
        <w:rPr>
          <w:sz w:val="16"/>
          <w:szCs w:val="16"/>
        </w:rPr>
        <w:t>. GM</w:t>
      </w:r>
    </w:p>
    <w:p w:rsidR="003239D7" w:rsidRPr="002F77CF" w:rsidRDefault="003239D7" w:rsidP="003239D7">
      <w:pPr>
        <w:rPr>
          <w:sz w:val="16"/>
          <w:szCs w:val="16"/>
        </w:rPr>
      </w:pPr>
    </w:p>
    <w:p w:rsidR="003239D7" w:rsidRDefault="003239D7" w:rsidP="003239D7">
      <w:pPr>
        <w:rPr>
          <w:rStyle w:val="StyleStyleBold12pt"/>
        </w:rPr>
      </w:pPr>
    </w:p>
    <w:p w:rsidR="003239D7" w:rsidRDefault="003239D7" w:rsidP="003239D7">
      <w:pPr>
        <w:rPr>
          <w:rStyle w:val="StyleBoldUnderline"/>
          <w:highlight w:val="yellow"/>
        </w:rPr>
      </w:pPr>
      <w:r w:rsidRPr="00257575">
        <w:rPr>
          <w:rStyle w:val="StyleBoldUnderline"/>
          <w:highlight w:val="yellow"/>
        </w:rPr>
        <w:t>After the fall of the Soviet Union, Mr</w:t>
      </w:r>
      <w:r w:rsidRPr="00257575">
        <w:rPr>
          <w:rStyle w:val="StyleBoldUnderline"/>
        </w:rPr>
        <w:t xml:space="preserve"> </w:t>
      </w:r>
      <w:r w:rsidRPr="002F77CF">
        <w:rPr>
          <w:rStyle w:val="StyleBoldUnderline"/>
          <w:highlight w:val="yellow"/>
        </w:rPr>
        <w:t>Castro</w:t>
      </w:r>
      <w:r w:rsidRPr="002F77CF">
        <w:t xml:space="preserve">'s brother and predecessor, Fidel, </w:t>
      </w:r>
      <w:r w:rsidRPr="00257575">
        <w:rPr>
          <w:rStyle w:val="StyleBoldUnderline"/>
          <w:highlight w:val="yellow"/>
        </w:rPr>
        <w:t xml:space="preserve">decided that Cuba had to court foreign investment </w:t>
      </w:r>
      <w:r w:rsidRPr="002F77CF">
        <w:t>to survive. Hundreds of</w:t>
      </w:r>
      <w:r w:rsidRPr="002F77CF">
        <w:rPr>
          <w:rStyle w:val="StyleBoldUnderline"/>
        </w:rPr>
        <w:t xml:space="preserve"> </w:t>
      </w:r>
      <w:r w:rsidRPr="00257575">
        <w:rPr>
          <w:rStyle w:val="StyleBoldUnderline"/>
          <w:highlight w:val="yellow"/>
        </w:rPr>
        <w:t xml:space="preserve">companies, </w:t>
      </w:r>
      <w:r w:rsidRPr="002F77CF">
        <w:t>mostly from Europe and Canada, soon</w:t>
      </w:r>
      <w:r w:rsidRPr="002F77CF">
        <w:rPr>
          <w:rStyle w:val="StyleBoldUnderline"/>
        </w:rPr>
        <w:t xml:space="preserve"> </w:t>
      </w:r>
      <w:r w:rsidRPr="00257575">
        <w:rPr>
          <w:rStyle w:val="StyleBoldUnderline"/>
          <w:highlight w:val="yellow"/>
        </w:rPr>
        <w:t xml:space="preserve">began investing in oil, mining and hotel construction. However, the government never set up tender contests to pick its corporate partners, encouraging corruption. It also required firms to hire workers through a state employment agency that paid meagre salaries, and to restrict any perks—even extra-tasty lunches in staff canteens. </w:t>
      </w:r>
    </w:p>
    <w:p w:rsidR="003239D7" w:rsidRPr="00257575" w:rsidRDefault="003239D7" w:rsidP="003239D7">
      <w:pPr>
        <w:rPr>
          <w:rStyle w:val="StyleBoldUnderline"/>
        </w:rPr>
      </w:pPr>
      <w:r w:rsidRPr="002F77CF">
        <w:t>As public finances deteriorated,</w:t>
      </w:r>
      <w:r w:rsidRPr="002F77CF">
        <w:rPr>
          <w:rStyle w:val="StyleBoldUnderline"/>
        </w:rPr>
        <w:t xml:space="preserve"> </w:t>
      </w:r>
      <w:r w:rsidRPr="00257575">
        <w:rPr>
          <w:rStyle w:val="StyleBoldUnderline"/>
          <w:highlight w:val="yellow"/>
        </w:rPr>
        <w:t>the government cut distributions of subsidised food. Meanwhile, prices for items like soap and petrol have soared. State salaries of $20 a month can no longer cover basic expenses. Cubans fill the gap by trading on the black market, receiving foreign remittances or stealing from state firms</w:t>
      </w:r>
    </w:p>
    <w:p w:rsidR="003239D7" w:rsidRPr="00257575" w:rsidRDefault="003239D7" w:rsidP="003239D7">
      <w:pPr>
        <w:rPr>
          <w:rStyle w:val="StyleStyleBold12pt"/>
        </w:rPr>
      </w:pPr>
    </w:p>
    <w:p w:rsidR="003239D7" w:rsidRDefault="003239D7" w:rsidP="003239D7"/>
    <w:p w:rsidR="003239D7" w:rsidRPr="00A5782F" w:rsidRDefault="003239D7" w:rsidP="003239D7">
      <w:pPr>
        <w:pStyle w:val="Heading4"/>
      </w:pPr>
      <w:r w:rsidRPr="00A5782F">
        <w:t>Democracy is impossible in Cuba – Castro’s regime is too entrenched</w:t>
      </w:r>
    </w:p>
    <w:p w:rsidR="003239D7" w:rsidRDefault="003239D7" w:rsidP="003239D7">
      <w:r w:rsidRPr="002A7077">
        <w:rPr>
          <w:rStyle w:val="StyleStyleBold12pt"/>
        </w:rPr>
        <w:t xml:space="preserve">Martinez, </w:t>
      </w:r>
      <w:r>
        <w:rPr>
          <w:rStyle w:val="StyleStyleBold12pt"/>
        </w:rPr>
        <w:t xml:space="preserve">Sun Sentinel </w:t>
      </w:r>
      <w:r w:rsidRPr="002A7077">
        <w:rPr>
          <w:rStyle w:val="StyleStyleBold12pt"/>
        </w:rPr>
        <w:t>Columnist, 13</w:t>
      </w:r>
      <w:r>
        <w:t xml:space="preserve"> </w:t>
      </w:r>
    </w:p>
    <w:p w:rsidR="003239D7" w:rsidRDefault="003239D7" w:rsidP="003239D7">
      <w:r>
        <w:t xml:space="preserve">(Guillermo I. Martinez, Columnist for the Sun Sentinel “Reality in Cuba: Freedom, democracy aren't close”, Sun Sentinel, 2/27/13, </w:t>
      </w:r>
      <w:hyperlink r:id="rId49" w:history="1">
        <w:r w:rsidRPr="00631909">
          <w:rPr>
            <w:rStyle w:val="Hyperlink"/>
          </w:rPr>
          <w:t>http://articles.sun-sentinel.com/2013-02-27/news/fl-gmcol-oped0228-20130227_1_cuban-spies-castro-clan-ral-castro</w:t>
        </w:r>
      </w:hyperlink>
      <w:r>
        <w:t>, JJ)</w:t>
      </w:r>
    </w:p>
    <w:p w:rsidR="003239D7" w:rsidRDefault="003239D7" w:rsidP="003239D7"/>
    <w:p w:rsidR="003239D7" w:rsidRDefault="003239D7" w:rsidP="003239D7">
      <w:r>
        <w:t xml:space="preserve">The events shattered dreams and exposed a new raw reality for those of us present at the birth of Cuba's tyranny more than 50 years ago. </w:t>
      </w:r>
      <w:r w:rsidRPr="008935DC">
        <w:rPr>
          <w:rStyle w:val="StyleBoldUnderline"/>
          <w:highlight w:val="yellow"/>
        </w:rPr>
        <w:t>We are not likely to see a free and democratic Cuba in our lifetime, one with the Castro clan judged for their crimes</w:t>
      </w:r>
      <w:r>
        <w:t>. I will not be able to go back to see the house where I was born, the tomb where my mother is buried.</w:t>
      </w:r>
      <w:r w:rsidRPr="002A7077">
        <w:rPr>
          <w:sz w:val="12"/>
        </w:rPr>
        <w:t xml:space="preserve">¶ </w:t>
      </w:r>
      <w:r w:rsidRPr="008935DC">
        <w:rPr>
          <w:rStyle w:val="StyleBoldUnderline"/>
          <w:highlight w:val="yellow"/>
        </w:rPr>
        <w:t>Real changes in Cuba</w:t>
      </w:r>
      <w:r w:rsidRPr="008935DC">
        <w:rPr>
          <w:highlight w:val="yellow"/>
        </w:rPr>
        <w:t>,</w:t>
      </w:r>
      <w:r>
        <w:t xml:space="preserve"> when and if they come, </w:t>
      </w:r>
      <w:r w:rsidRPr="008935DC">
        <w:rPr>
          <w:rStyle w:val="StyleBoldUnderline"/>
          <w:highlight w:val="yellow"/>
        </w:rPr>
        <w:t>will arise from a new generation of Cubans, born in the island and with very different ideas</w:t>
      </w:r>
      <w:r w:rsidRPr="002A7077">
        <w:rPr>
          <w:rStyle w:val="StyleBoldUnderline"/>
        </w:rPr>
        <w:t xml:space="preserve"> </w:t>
      </w:r>
      <w:r>
        <w:t xml:space="preserve">from those exiled for decades, or our sons and daughters. Their language is different. Their hopes are different. </w:t>
      </w:r>
      <w:r w:rsidRPr="008935DC">
        <w:rPr>
          <w:rStyle w:val="StyleBoldUnderline"/>
          <w:highlight w:val="yellow"/>
        </w:rPr>
        <w:t>Democracy, freedom, capitalism, free enterprise, free pluralistic elections and human rights are all couched and limited by the oppressive reality of their daily lives.</w:t>
      </w:r>
      <w:r w:rsidRPr="008935DC">
        <w:rPr>
          <w:rStyle w:val="StyleBoldUnderline"/>
          <w:sz w:val="12"/>
          <w:highlight w:val="yellow"/>
        </w:rPr>
        <w:t>¶</w:t>
      </w:r>
      <w:r w:rsidRPr="002A7077">
        <w:rPr>
          <w:sz w:val="12"/>
        </w:rPr>
        <w:t xml:space="preserve"> </w:t>
      </w:r>
      <w:r>
        <w:t xml:space="preserve">In exile we could help to better the lives of some Cubans if we accept that </w:t>
      </w:r>
      <w:r w:rsidRPr="002A7077">
        <w:rPr>
          <w:rStyle w:val="StyleBoldUnderline"/>
        </w:rPr>
        <w:t xml:space="preserve">a </w:t>
      </w:r>
      <w:r w:rsidRPr="008935DC">
        <w:rPr>
          <w:rStyle w:val="StyleBoldUnderline"/>
          <w:highlight w:val="yellow"/>
        </w:rPr>
        <w:t>high percentage of the monies we provide will end in the pockets of those who jail and beat up those same people we are trying to help.</w:t>
      </w:r>
      <w:r w:rsidRPr="008935DC">
        <w:rPr>
          <w:rStyle w:val="StyleBoldUnderline"/>
          <w:sz w:val="12"/>
          <w:highlight w:val="yellow"/>
        </w:rPr>
        <w:t>¶</w:t>
      </w:r>
      <w:r w:rsidRPr="002A7077">
        <w:rPr>
          <w:sz w:val="12"/>
        </w:rPr>
        <w:t xml:space="preserve"> </w:t>
      </w:r>
      <w:r>
        <w:t xml:space="preserve">Sadly, </w:t>
      </w:r>
      <w:r w:rsidRPr="008935DC">
        <w:rPr>
          <w:rStyle w:val="StyleBoldUnderline"/>
          <w:highlight w:val="yellow"/>
        </w:rPr>
        <w:t>there is little we can do from outside the country</w:t>
      </w:r>
      <w:r>
        <w:t>. I won't criticize those who try, but believe they are wasting their money.</w:t>
      </w:r>
      <w:r w:rsidRPr="002A7077">
        <w:rPr>
          <w:sz w:val="12"/>
        </w:rPr>
        <w:t xml:space="preserve">¶ </w:t>
      </w:r>
      <w:r>
        <w:t>They are brave and stoic. Some have died in opposition to the regime. Others have been killed. Opposing the Castro regime in Cuba is not easy. Nor is it really possible for exiles to have a true impact from abroad.</w:t>
      </w:r>
      <w:r w:rsidRPr="002A7077">
        <w:rPr>
          <w:sz w:val="12"/>
        </w:rPr>
        <w:t xml:space="preserve">¶ </w:t>
      </w:r>
      <w:r w:rsidRPr="008935DC">
        <w:rPr>
          <w:rStyle w:val="StyleBoldUnderline"/>
          <w:highlight w:val="yellow"/>
        </w:rPr>
        <w:t>It is impossible to believe we can take Cuba back to where it was before Fidel Castro came into power.</w:t>
      </w:r>
      <w:r>
        <w:t xml:space="preserve"> You cannot go back in time. </w:t>
      </w:r>
      <w:r w:rsidRPr="008935DC">
        <w:rPr>
          <w:rStyle w:val="StyleBoldUnderline"/>
          <w:highlight w:val="yellow"/>
        </w:rPr>
        <w:t>You cannot overcome the different experiences of Cubans in the island and those who have arrived in the United States recently from those Cuban-American exiles that came to this country for a few months decades ago</w:t>
      </w:r>
      <w:r>
        <w:t xml:space="preserve"> — until Castro was overthrown — and have stayed to have two or three new generations born in this country.</w:t>
      </w:r>
    </w:p>
    <w:p w:rsidR="003239D7" w:rsidRDefault="003239D7" w:rsidP="003239D7"/>
    <w:p w:rsidR="00936E5F" w:rsidRDefault="00936E5F" w:rsidP="00936E5F">
      <w:pPr>
        <w:pStyle w:val="Heading4"/>
      </w:pPr>
      <w:r>
        <w:t>Cuban government corrupt but Cuba uses US as a scapegoat</w:t>
      </w:r>
    </w:p>
    <w:p w:rsidR="00936E5F" w:rsidRPr="00236568" w:rsidRDefault="00936E5F" w:rsidP="00936E5F">
      <w:pPr>
        <w:rPr>
          <w:rStyle w:val="StyleStyleBold12pt"/>
        </w:rPr>
      </w:pPr>
      <w:r w:rsidRPr="00236568">
        <w:rPr>
          <w:rStyle w:val="StyleStyleBold12pt"/>
        </w:rPr>
        <w:t>Charbonneau 12</w:t>
      </w:r>
    </w:p>
    <w:p w:rsidR="00936E5F" w:rsidRDefault="00936E5F" w:rsidP="00936E5F">
      <w:pPr>
        <w:rPr>
          <w:rStyle w:val="StyleStyleBold12pt"/>
          <w:bCs w:val="0"/>
        </w:rPr>
      </w:pPr>
      <w:r w:rsidRPr="00236568">
        <w:t>Louis Charbonneau Editor and Journalist for Reuters expert on the United Nations</w:t>
      </w:r>
      <w:r>
        <w:rPr>
          <w:rStyle w:val="StyleStyleBold12pt"/>
        </w:rPr>
        <w:t>,</w:t>
      </w:r>
      <w:r>
        <w:t xml:space="preserve"> “U.N. urges end to U.S. Cuba embargo for 21st year”  Reuters Nov 13 2012. http://www.reuters.com/article/2012/11/13/us-cuba-embargo-un-idUSBRE8AC11820121113</w:t>
      </w:r>
    </w:p>
    <w:p w:rsidR="00936E5F" w:rsidRDefault="00936E5F" w:rsidP="00936E5F">
      <w:pPr>
        <w:rPr>
          <w:sz w:val="22"/>
        </w:rPr>
      </w:pPr>
    </w:p>
    <w:p w:rsidR="00936E5F" w:rsidRDefault="00936E5F" w:rsidP="00936E5F">
      <w:r w:rsidRPr="00236568">
        <w:t xml:space="preserve">U.S. envoy Ronald Godard rejected the resolution's call for ending the blockade and Cuba's allegation that the United States was to blame for Cuban financial difficulties. He added that </w:t>
      </w:r>
      <w:r w:rsidRPr="00236568">
        <w:rPr>
          <w:rStyle w:val="StyleBoldUnderline"/>
        </w:rPr>
        <w:t>the government in Havana was putting the brakes on Cuba's further development, not the United States.</w:t>
      </w:r>
      <w:r w:rsidRPr="00236568">
        <w:t xml:space="preserve"> </w:t>
      </w:r>
    </w:p>
    <w:p w:rsidR="00936E5F" w:rsidRDefault="00936E5F" w:rsidP="00936E5F"/>
    <w:p w:rsidR="00936E5F" w:rsidRPr="0023627F" w:rsidRDefault="00936E5F" w:rsidP="00936E5F">
      <w:pPr>
        <w:rPr>
          <w:rStyle w:val="StyleBoldUnderline"/>
        </w:rPr>
      </w:pPr>
      <w:r w:rsidRPr="00236568">
        <w:rPr>
          <w:rStyle w:val="StyleBoldUnderline"/>
        </w:rPr>
        <w:t>"It is the Cuban government that continues to deprive them of that aspiration,"</w:t>
      </w:r>
      <w:r w:rsidRPr="00236568">
        <w:t xml:space="preserve"> he said, adding that </w:t>
      </w:r>
      <w:r w:rsidRPr="0023627F">
        <w:rPr>
          <w:rStyle w:val="StyleBoldUnderline"/>
        </w:rPr>
        <w:t>Cuba was seeking an "external scapegoat for the island's economic problems.”</w:t>
      </w:r>
    </w:p>
    <w:p w:rsidR="00936E5F" w:rsidRDefault="00936E5F" w:rsidP="00936E5F"/>
    <w:p w:rsidR="00936E5F" w:rsidRDefault="00936E5F" w:rsidP="00936E5F">
      <w:r w:rsidRPr="00236568">
        <w:t>Godard said Washington was not punishing the Cuban people. He said $2 billion in remittances were sent from the United States to Cuba last year, while Washington had authorized over $1.2 billion in humanitarian assistance.</w:t>
      </w:r>
    </w:p>
    <w:p w:rsidR="00936E5F" w:rsidRDefault="00936E5F" w:rsidP="00936E5F"/>
    <w:p w:rsidR="00936E5F" w:rsidRDefault="00936E5F" w:rsidP="00936E5F">
      <w:r w:rsidRPr="00236568">
        <w:t>He repeated Washington's calls for Cuba to "immediately release Mr. (Alan) Gross," a U.S. contractor serving a 15-year sentence in Cuba for setting up Internet networks, work that a judge said was a crime against the Cuban state.</w:t>
      </w:r>
    </w:p>
    <w:p w:rsidR="00936E5F" w:rsidRDefault="00936E5F" w:rsidP="00936E5F"/>
    <w:p w:rsidR="00936E5F" w:rsidRPr="0023627F" w:rsidRDefault="00936E5F" w:rsidP="00936E5F">
      <w:pPr>
        <w:rPr>
          <w:rStyle w:val="StyleBoldUnderline"/>
        </w:rPr>
      </w:pPr>
      <w:r w:rsidRPr="0023627F">
        <w:rPr>
          <w:rStyle w:val="StyleBoldUnderline"/>
        </w:rPr>
        <w:t>Gross' imprisonment halted efforts by Obama to improve long-hostile relations between the United States and Cuba.</w:t>
      </w:r>
    </w:p>
    <w:p w:rsidR="00D2508E" w:rsidRPr="00454B48" w:rsidRDefault="00D2508E" w:rsidP="00D2508E">
      <w:pPr>
        <w:pStyle w:val="Heading4"/>
        <w:rPr>
          <w:rStyle w:val="StyleStyleBold12pt"/>
        </w:rPr>
      </w:pPr>
      <w:r w:rsidRPr="00521D14">
        <w:t>Corruption runs rampant in Cuba; Foreigners to blame</w:t>
      </w:r>
      <w:r w:rsidRPr="00454B48">
        <w:rPr>
          <w:rStyle w:val="StyleStyleBold12pt"/>
        </w:rPr>
        <w:t xml:space="preserve">. </w:t>
      </w:r>
    </w:p>
    <w:p w:rsidR="00D2508E" w:rsidRDefault="00D2508E" w:rsidP="00D2508E"/>
    <w:p w:rsidR="00D2508E" w:rsidRPr="00262AB1" w:rsidRDefault="00D2508E" w:rsidP="00D2508E">
      <w:pPr>
        <w:rPr>
          <w:rStyle w:val="StyleStyleBold12pt"/>
        </w:rPr>
      </w:pPr>
      <w:r w:rsidRPr="00262AB1">
        <w:rPr>
          <w:rStyle w:val="StyleStyleBold12pt"/>
        </w:rPr>
        <w:t>Tamayo, 13</w:t>
      </w:r>
    </w:p>
    <w:p w:rsidR="00D2508E" w:rsidRDefault="00D2508E" w:rsidP="00D2508E">
      <w:r>
        <w:t xml:space="preserve"> </w:t>
      </w:r>
    </w:p>
    <w:p w:rsidR="00D2508E" w:rsidRPr="00262AB1" w:rsidRDefault="00D2508E" w:rsidP="00D2508E">
      <w:r>
        <w:t xml:space="preserve">Juan O. Tamayo, A Miami Herald staff writer with 25 years of experience as a foreign correspondent, “Cuba government minister reports on corruption in international deals and gas,” </w:t>
      </w:r>
      <w:r>
        <w:rPr>
          <w:u w:val="single"/>
        </w:rPr>
        <w:t>The Miami Herald</w:t>
      </w:r>
      <w:r>
        <w:t xml:space="preserve">, 5/14/13; </w:t>
      </w:r>
      <w:hyperlink r:id="rId50" w:history="1">
        <w:r w:rsidRPr="006E3982">
          <w:rPr>
            <w:rStyle w:val="Hyperlink"/>
          </w:rPr>
          <w:t>http://www.miamiherald.com/2013/05/14/3395497/govt-minister-reports-on-corruption.html</w:t>
        </w:r>
      </w:hyperlink>
      <w:r>
        <w:t>, Accessed 7/17/13. GM</w:t>
      </w:r>
    </w:p>
    <w:p w:rsidR="00D2508E" w:rsidRDefault="00D2508E" w:rsidP="00D2508E"/>
    <w:p w:rsidR="00D2508E" w:rsidRDefault="00D2508E" w:rsidP="00D2508E">
      <w:r w:rsidRPr="00262AB1">
        <w:rPr>
          <w:rStyle w:val="StyleBoldUnderline"/>
          <w:highlight w:val="yellow"/>
        </w:rPr>
        <w:t>Rodrigo Malmierca, Minister of Foreign Commerce and Investment, gave a</w:t>
      </w:r>
      <w:r>
        <w:t xml:space="preserve"> cabinet meeting Friday a </w:t>
      </w:r>
      <w:r w:rsidRPr="00262AB1">
        <w:rPr>
          <w:rStyle w:val="StyleBoldUnderline"/>
          <w:highlight w:val="yellow"/>
        </w:rPr>
        <w:t>report on the “irregularities detected in the functioning of businesses with foreign capital and international contracts</w:t>
      </w:r>
      <w:r>
        <w:t>,” the state-run Web page CubaDebate reported.</w:t>
      </w:r>
    </w:p>
    <w:p w:rsidR="00D2508E" w:rsidRDefault="00D2508E" w:rsidP="00D2508E">
      <w:r>
        <w:t xml:space="preserve">“He declared that </w:t>
      </w:r>
      <w:r w:rsidRPr="00262AB1">
        <w:rPr>
          <w:rStyle w:val="StyleBoldUnderline"/>
          <w:highlight w:val="yellow"/>
        </w:rPr>
        <w:t>among the principal causes … that make these acts possible, the foremost are the lack of rigor, control and exigency all along the deals, as well as the conduct and attitudes of the officials implicated,”</w:t>
      </w:r>
      <w:r>
        <w:t xml:space="preserve"> CubaDebate added. </w:t>
      </w:r>
    </w:p>
    <w:p w:rsidR="00D2508E" w:rsidRPr="00262AB1" w:rsidRDefault="00D2508E" w:rsidP="00D2508E">
      <w:pPr>
        <w:rPr>
          <w:rStyle w:val="StyleBoldUnderline"/>
          <w:highlight w:val="yellow"/>
        </w:rPr>
      </w:pPr>
      <w:r>
        <w:t xml:space="preserve">The Web report did not detail the cases, but </w:t>
      </w:r>
      <w:r w:rsidRPr="00262AB1">
        <w:rPr>
          <w:rStyle w:val="StyleBoldUnderline"/>
          <w:highlight w:val="yellow"/>
        </w:rPr>
        <w:t>the Cuban government has been rocked in recent years by a long string of corruption scandals involving top figures, from a former armed forces general to a couple of deputy ministers and even the boyfriend of a daughter of Cuban leader Raúl Castro.</w:t>
      </w:r>
    </w:p>
    <w:p w:rsidR="00D2508E" w:rsidRPr="00262AB1" w:rsidRDefault="00D2508E" w:rsidP="00D2508E">
      <w:pPr>
        <w:rPr>
          <w:rStyle w:val="StyleBoldUnderline"/>
        </w:rPr>
      </w:pPr>
      <w:r w:rsidRPr="00262AB1">
        <w:rPr>
          <w:rStyle w:val="StyleBoldUnderline"/>
          <w:highlight w:val="yellow"/>
        </w:rPr>
        <w:t>Two Canadians and a British citizen have been detained for investigation on complaints that they paid bribes to Cuban officials who gave them advance knowledge of government contracts and favored their bids.</w:t>
      </w:r>
    </w:p>
    <w:p w:rsidR="00D2508E" w:rsidRDefault="00D2508E" w:rsidP="00D2508E"/>
    <w:p w:rsidR="00D2508E" w:rsidRDefault="00D2508E" w:rsidP="00D2508E"/>
    <w:p w:rsidR="00FD7402" w:rsidRPr="00DC13D0" w:rsidRDefault="00FD7402" w:rsidP="00FD7402">
      <w:pPr>
        <w:pStyle w:val="Heading4"/>
      </w:pPr>
      <w:r w:rsidRPr="00DC13D0">
        <w:t>Prisoner pardons don’t excuse Cuban government oppression</w:t>
      </w:r>
    </w:p>
    <w:p w:rsidR="00FD7402" w:rsidRPr="00DC13D0" w:rsidRDefault="00FD7402" w:rsidP="00FD7402">
      <w:pPr>
        <w:rPr>
          <w:rStyle w:val="StyleStyleBold12pt"/>
        </w:rPr>
      </w:pPr>
      <w:r w:rsidRPr="00DC13D0">
        <w:rPr>
          <w:rStyle w:val="StyleStyleBold12pt"/>
        </w:rPr>
        <w:t>Gutierrex-Solana 2013</w:t>
      </w:r>
    </w:p>
    <w:p w:rsidR="00FD7402" w:rsidRPr="00DC13D0" w:rsidRDefault="00FD7402" w:rsidP="00FD7402">
      <w:r w:rsidRPr="00DC13D0">
        <w:t>Jose A. Gutierrez-Solana  Former Cuban political prisoner, Huffington Post LatinoVoices, July 15, 2013 http://www.huffingtonpost.com/jose-a-gutierrezsolana/exemption-for-cuban-priso_b_1181042.html</w:t>
      </w:r>
    </w:p>
    <w:p w:rsidR="00FD7402" w:rsidRPr="00DC13D0" w:rsidRDefault="00FD7402" w:rsidP="00FD7402">
      <w:pPr>
        <w:pStyle w:val="NormalWeb"/>
        <w:rPr>
          <w:rStyle w:val="StyleBoldUnderline"/>
          <w:szCs w:val="20"/>
        </w:rPr>
      </w:pPr>
      <w:r w:rsidRPr="00DC13D0">
        <w:rPr>
          <w:sz w:val="20"/>
          <w:szCs w:val="20"/>
        </w:rPr>
        <w:t xml:space="preserve">In any democratic society the exemption of prisoners could be considered a good will gesture from the government throughout the holiday season, but in Cuba this is not the case. It is a political game used to mask the realities of a penitentiary system that is replete of prisoners, lacking the most basic hygienic conditions, and suffering from systematic hunger, as well as physical and psychological torture. </w:t>
      </w:r>
      <w:r w:rsidRPr="00DC13D0">
        <w:rPr>
          <w:rStyle w:val="StyleBoldUnderline"/>
          <w:szCs w:val="20"/>
        </w:rPr>
        <w:t>This "gracious" law pardoned does not fix the totalitarian law which condemns any commercial activity, such as selling or buying food, construction materials, or any writing that could go against the ideology of the system, such as a pamphlet containing the Human Right's Declaration.</w:t>
      </w:r>
    </w:p>
    <w:p w:rsidR="00FD7402" w:rsidRPr="00DC13D0" w:rsidRDefault="00FD7402" w:rsidP="00FD7402">
      <w:pPr>
        <w:pStyle w:val="NormalWeb"/>
        <w:rPr>
          <w:sz w:val="20"/>
          <w:szCs w:val="20"/>
        </w:rPr>
      </w:pPr>
      <w:r w:rsidRPr="00DC13D0">
        <w:rPr>
          <w:rStyle w:val="StyleBoldUnderline"/>
        </w:rPr>
        <w:t>The law pardon that the Cuban regime has propitiated is nothing new, nor original. The system has always dealt this card as an escape valve to control the negative resentment inside the country and as a cosmetic cover-up in front of the world.</w:t>
      </w:r>
      <w:r w:rsidRPr="00DC13D0">
        <w:rPr>
          <w:sz w:val="20"/>
          <w:szCs w:val="20"/>
        </w:rPr>
        <w:t xml:space="preserve"> These prisoners will be out of jail, just to come back to a society that is depleted of democratic rights. Therefore, I believe </w:t>
      </w:r>
      <w:r w:rsidRPr="00DC13D0">
        <w:rPr>
          <w:rStyle w:val="StyleBoldUnderline"/>
        </w:rPr>
        <w:t>we need to look at the larger picture of the legal system that controls the society and the complexity of the penitentiary system. Because as long as the individual liberties and civil rights continue to be violated in Cuba there is nothing to brag about, nothing to celebrate</w:t>
      </w:r>
      <w:r w:rsidRPr="00DC13D0">
        <w:rPr>
          <w:sz w:val="20"/>
          <w:szCs w:val="20"/>
        </w:rPr>
        <w:t>.</w:t>
      </w:r>
    </w:p>
    <w:p w:rsidR="00D2508E" w:rsidRDefault="00D2508E" w:rsidP="00D2508E"/>
    <w:p w:rsidR="00D2508E" w:rsidRPr="00597553" w:rsidRDefault="00D2508E" w:rsidP="00D2508E">
      <w:pPr>
        <w:pStyle w:val="Heading4"/>
      </w:pPr>
      <w:r>
        <w:t>Cuban Corruption has become exacerbated</w:t>
      </w:r>
    </w:p>
    <w:p w:rsidR="00D2508E" w:rsidRPr="00597553" w:rsidRDefault="00D2508E" w:rsidP="00D2508E"/>
    <w:p w:rsidR="00D2508E" w:rsidRDefault="00D2508E" w:rsidP="00D2508E">
      <w:pPr>
        <w:rPr>
          <w:rStyle w:val="StyleStyleBold12pt"/>
        </w:rPr>
      </w:pPr>
      <w:r w:rsidRPr="00597553">
        <w:rPr>
          <w:rStyle w:val="StyleStyleBold12pt"/>
        </w:rPr>
        <w:t>Henken, 08</w:t>
      </w:r>
    </w:p>
    <w:p w:rsidR="00D2508E" w:rsidRPr="00597553" w:rsidRDefault="00D2508E" w:rsidP="00D2508E">
      <w:pPr>
        <w:rPr>
          <w:rStyle w:val="StyleStyleBold12pt"/>
        </w:rPr>
      </w:pPr>
    </w:p>
    <w:p w:rsidR="00D2508E" w:rsidRDefault="00D2508E" w:rsidP="00D2508E">
      <w:r>
        <w:t xml:space="preserve">Ted Henken, author of “Journal of Latin American Geography, “Corruption in Cuba: Castro and Beyond (review),” Journal of Latin American Geography 2008; </w:t>
      </w:r>
      <w:hyperlink r:id="rId51" w:history="1">
        <w:r w:rsidRPr="006E3982">
          <w:rPr>
            <w:rStyle w:val="Hyperlink"/>
          </w:rPr>
          <w:t>http://muse.jhu.edu/journals/lag/summary/v007/7.2.henken.html</w:t>
        </w:r>
      </w:hyperlink>
      <w:r>
        <w:t>, Volume 7, Number 2, pp. 172-174, Accessed 7/17/13. GM</w:t>
      </w:r>
    </w:p>
    <w:p w:rsidR="00D2508E" w:rsidRPr="00597553" w:rsidRDefault="00D2508E" w:rsidP="00D2508E"/>
    <w:p w:rsidR="00D2508E" w:rsidRPr="00597553" w:rsidRDefault="00D2508E" w:rsidP="00D2508E">
      <w:pPr>
        <w:rPr>
          <w:rStyle w:val="StyleBoldUnderline"/>
          <w:highlight w:val="yellow"/>
        </w:rPr>
      </w:pPr>
      <w:r w:rsidRPr="00597553">
        <w:t xml:space="preserve">In the book’s excellent third chapter, “Roots of Corruption in Cuba,” the authors describe in detail the corrupt practices first implanted by Spanish colonialism (infamous for the ineffective mercantilist policies that caused officials to “always obey but never comply”) and later deepened during almost sixty years of notoriously rapacious republican politics (1902–1958). However, they argue that </w:t>
      </w:r>
      <w:r w:rsidRPr="00597553">
        <w:rPr>
          <w:rStyle w:val="StyleBoldUnderline"/>
          <w:highlight w:val="yellow"/>
        </w:rPr>
        <w:t xml:space="preserve">this “national culture of corruption” has only been exacerbated during almost fifty years of adaptation to the fertile environment of state socialism. </w:t>
      </w:r>
      <w:r w:rsidRPr="005370B9">
        <w:rPr>
          <w:rStyle w:val="StyleBoldUnderline"/>
        </w:rPr>
        <w:t xml:space="preserve">According to the authors, after 1959 </w:t>
      </w:r>
      <w:r w:rsidRPr="00597553">
        <w:rPr>
          <w:rStyle w:val="StyleBoldUnderline"/>
          <w:highlight w:val="yellow"/>
        </w:rPr>
        <w:t xml:space="preserve">Cuba has </w:t>
      </w:r>
    </w:p>
    <w:p w:rsidR="00D2508E" w:rsidRPr="00597553" w:rsidRDefault="00D2508E" w:rsidP="00D2508E">
      <w:pPr>
        <w:rPr>
          <w:rStyle w:val="StyleBoldUnderline"/>
        </w:rPr>
      </w:pPr>
      <w:r w:rsidRPr="00597553">
        <w:rPr>
          <w:rStyle w:val="StyleBoldUnderline"/>
          <w:highlight w:val="yellow"/>
        </w:rPr>
        <w:t>“excelled in adopting the institutions of socialism that are particularly prone to corruption […] public ownership of the means of production, central planning and government control over most economic activities, absolute political control by the party, generalized privileges for the ruling class, and extremely limited government accountability.”</w:t>
      </w:r>
      <w:r w:rsidRPr="00597553">
        <w:rPr>
          <w:rStyle w:val="StyleBoldUnderline"/>
        </w:rPr>
        <w:t xml:space="preserve"> </w:t>
      </w:r>
    </w:p>
    <w:p w:rsidR="00D2508E" w:rsidRPr="00597553" w:rsidRDefault="00D2508E" w:rsidP="00D2508E">
      <w:r w:rsidRPr="00597553">
        <w:t xml:space="preserve">(17) </w:t>
      </w:r>
    </w:p>
    <w:p w:rsidR="00D2508E" w:rsidRPr="00597553" w:rsidRDefault="00D2508E" w:rsidP="00D2508E">
      <w:r w:rsidRPr="00597553">
        <w:t xml:space="preserve">More importantly, Díaz-Briquets and Pérez-López point out that </w:t>
      </w:r>
      <w:r w:rsidRPr="00597553">
        <w:rPr>
          <w:rStyle w:val="StyleBoldUnderline"/>
          <w:highlight w:val="yellow"/>
        </w:rPr>
        <w:t>Cuba now faces new challenges as it begins to court foreign investment and incorporate selected capitalist management practices into its nominally socialist economy. Both traditional and socialist forms of corruption now coexist in Cuba with other “transitional” forms of fraud and state capture peculiar to countries passing through the no-man’s-land that separates centrally planned economies from market economies.</w:t>
      </w:r>
    </w:p>
    <w:p w:rsidR="00D2508E" w:rsidRDefault="00D2508E" w:rsidP="00D2508E"/>
    <w:p w:rsidR="00D2508E" w:rsidRDefault="00D2508E" w:rsidP="00D2508E"/>
    <w:p w:rsidR="00D2508E" w:rsidRDefault="00D2508E" w:rsidP="00D2508E">
      <w:pPr>
        <w:pStyle w:val="Heading4"/>
      </w:pPr>
      <w:r>
        <w:t>Corruption is Very Prevalent in Cuba</w:t>
      </w:r>
    </w:p>
    <w:p w:rsidR="00D2508E" w:rsidRDefault="00D2508E" w:rsidP="00D2508E"/>
    <w:p w:rsidR="00D2508E" w:rsidRDefault="00D2508E" w:rsidP="00D2508E">
      <w:pPr>
        <w:rPr>
          <w:rStyle w:val="StyleStyleBold12pt"/>
        </w:rPr>
      </w:pPr>
      <w:r>
        <w:rPr>
          <w:rStyle w:val="StyleStyleBold12pt"/>
        </w:rPr>
        <w:t>BBC, 12</w:t>
      </w:r>
    </w:p>
    <w:p w:rsidR="00D2508E" w:rsidRDefault="00D2508E" w:rsidP="00D2508E">
      <w:pPr>
        <w:rPr>
          <w:rStyle w:val="StyleStyleBold12pt"/>
        </w:rPr>
      </w:pPr>
    </w:p>
    <w:p w:rsidR="00D2508E" w:rsidRPr="00A17979" w:rsidRDefault="00D2508E" w:rsidP="00D2508E">
      <w:r>
        <w:t>BBC, “</w:t>
      </w:r>
      <w:r w:rsidRPr="00A17979">
        <w:t>Cuba jails 12 ex-officials in corruption case</w:t>
      </w:r>
      <w:r>
        <w:t xml:space="preserve">,” </w:t>
      </w:r>
      <w:r>
        <w:rPr>
          <w:u w:val="single"/>
        </w:rPr>
        <w:t>BBC News Latin America and Caribbean,</w:t>
      </w:r>
      <w:r>
        <w:t xml:space="preserve"> 8/21/12; </w:t>
      </w:r>
      <w:hyperlink r:id="rId52" w:history="1">
        <w:r w:rsidRPr="006E3982">
          <w:rPr>
            <w:rStyle w:val="Hyperlink"/>
          </w:rPr>
          <w:t>http://www.bbc.co.uk/news/world-latin-america-19328953</w:t>
        </w:r>
      </w:hyperlink>
      <w:r>
        <w:t>, Accessed 7/17/13. GM</w:t>
      </w:r>
    </w:p>
    <w:p w:rsidR="00D2508E" w:rsidRPr="00A17979" w:rsidRDefault="00D2508E" w:rsidP="00D2508E">
      <w:pPr>
        <w:rPr>
          <w:u w:val="single"/>
        </w:rPr>
      </w:pPr>
    </w:p>
    <w:p w:rsidR="00D2508E" w:rsidRPr="0081468A" w:rsidRDefault="00D2508E" w:rsidP="00D2508E">
      <w:pPr>
        <w:rPr>
          <w:rStyle w:val="StyleBoldUnderline"/>
        </w:rPr>
      </w:pPr>
      <w:r w:rsidRPr="0081468A">
        <w:rPr>
          <w:rStyle w:val="StyleBoldUnderline"/>
          <w:highlight w:val="yellow"/>
        </w:rPr>
        <w:t>A court in Cuba has sentenced a dozen people who worked in a state company to prison terms ranging from four to 12 years for corruption.</w:t>
      </w:r>
    </w:p>
    <w:p w:rsidR="00D2508E" w:rsidRDefault="00D2508E" w:rsidP="00D2508E">
      <w:r>
        <w:t xml:space="preserve">The defendants committed their crimes during a project to expand a nickel and cobalt processing plant, the Communist Party newspaper Granma reported. </w:t>
      </w:r>
    </w:p>
    <w:p w:rsidR="00D2508E" w:rsidRDefault="00D2508E" w:rsidP="00D2508E">
      <w:r>
        <w:t>Among those sentenced were three former deputy ministers.</w:t>
      </w:r>
    </w:p>
    <w:p w:rsidR="00D2508E" w:rsidRDefault="00D2508E" w:rsidP="00D2508E">
      <w:r>
        <w:t>President Raul Castro has said that corruption poses the most serious threat to Cuba's socialist system.</w:t>
      </w:r>
    </w:p>
    <w:p w:rsidR="00D2508E" w:rsidRPr="0081468A" w:rsidRDefault="00D2508E" w:rsidP="00D2508E">
      <w:pPr>
        <w:rPr>
          <w:rStyle w:val="StyleBoldUnderline"/>
        </w:rPr>
      </w:pPr>
      <w:r w:rsidRPr="0081468A">
        <w:rPr>
          <w:rStyle w:val="StyleBoldUnderline"/>
          <w:highlight w:val="yellow"/>
        </w:rPr>
        <w:t>The 12 defendants worked for the ministry of basic industry and the state enterprise Cubaniquel.</w:t>
      </w:r>
      <w:r w:rsidRPr="0081468A">
        <w:rPr>
          <w:rStyle w:val="StyleBoldUnderline"/>
        </w:rPr>
        <w:t xml:space="preserve"> </w:t>
      </w:r>
    </w:p>
    <w:p w:rsidR="00D2508E" w:rsidRDefault="00D2508E" w:rsidP="00D2508E">
      <w:r>
        <w:t>'Implacable'</w:t>
      </w:r>
    </w:p>
    <w:p w:rsidR="00D2508E" w:rsidRDefault="00D2508E" w:rsidP="00D2508E">
      <w:r w:rsidRPr="0081468A">
        <w:rPr>
          <w:rStyle w:val="StyleBoldUnderline"/>
          <w:highlight w:val="yellow"/>
        </w:rPr>
        <w:t>Several foreigners, including two British citizens, are amongst those who have been detained as part of the probe.</w:t>
      </w:r>
      <w:r>
        <w:t xml:space="preserve"> They have been held without charge for many months as their business activities are investigated.</w:t>
      </w:r>
    </w:p>
    <w:p w:rsidR="00D2508E" w:rsidRDefault="00D2508E" w:rsidP="00D2508E">
      <w:r w:rsidRPr="0081468A">
        <w:rPr>
          <w:rStyle w:val="StyleBoldUnderline"/>
          <w:highlight w:val="yellow"/>
        </w:rPr>
        <w:t>They were found guilty by a court in Holguin of corruption during the awarding of contracts and implementation of the project to expand a nickel and cobalt processing plant</w:t>
      </w:r>
      <w:r>
        <w:t xml:space="preserve"> in Moa. </w:t>
      </w:r>
    </w:p>
    <w:p w:rsidR="00D2508E" w:rsidRDefault="00D2508E" w:rsidP="00D2508E">
      <w:r>
        <w:t>Nickel is Cuba's main export.</w:t>
      </w:r>
    </w:p>
    <w:p w:rsidR="00D2508E" w:rsidRPr="0081468A" w:rsidRDefault="00D2508E" w:rsidP="00D2508E">
      <w:pPr>
        <w:rPr>
          <w:rStyle w:val="StyleBoldUnderline"/>
        </w:rPr>
      </w:pPr>
      <w:r w:rsidRPr="0081468A">
        <w:rPr>
          <w:rStyle w:val="StyleBoldUnderline"/>
          <w:highlight w:val="yellow"/>
        </w:rPr>
        <w:t>Alfredo Zayas,</w:t>
      </w:r>
      <w:r>
        <w:t xml:space="preserve"> who led the company and served </w:t>
      </w:r>
      <w:r w:rsidRPr="0081468A">
        <w:rPr>
          <w:rStyle w:val="StyleBoldUnderline"/>
          <w:highlight w:val="yellow"/>
        </w:rPr>
        <w:t>as a deputy minister from 2004 and 2007, was given the longest sentence of 12 years.</w:t>
      </w:r>
      <w:r w:rsidRPr="0081468A">
        <w:rPr>
          <w:rStyle w:val="StyleBoldUnderline"/>
        </w:rPr>
        <w:t xml:space="preserve"> </w:t>
      </w:r>
    </w:p>
    <w:p w:rsidR="00D2508E" w:rsidRPr="0081468A" w:rsidRDefault="00D2508E" w:rsidP="00D2508E">
      <w:pPr>
        <w:rPr>
          <w:rStyle w:val="StyleBoldUnderline"/>
          <w:highlight w:val="yellow"/>
        </w:rPr>
      </w:pPr>
      <w:r w:rsidRPr="0081468A">
        <w:rPr>
          <w:rStyle w:val="StyleBoldUnderline"/>
          <w:highlight w:val="yellow"/>
        </w:rPr>
        <w:t>Another former deputy minister, Ricardo Gonzalez, who chaired the board of directors, was jailed for 10 years.</w:t>
      </w:r>
    </w:p>
    <w:p w:rsidR="00D2508E" w:rsidRPr="0081468A" w:rsidRDefault="00D2508E" w:rsidP="00D2508E">
      <w:pPr>
        <w:rPr>
          <w:rStyle w:val="StyleBoldUnderline"/>
          <w:highlight w:val="yellow"/>
        </w:rPr>
      </w:pPr>
      <w:r w:rsidRPr="0081468A">
        <w:rPr>
          <w:rStyle w:val="StyleBoldUnderline"/>
          <w:highlight w:val="yellow"/>
        </w:rPr>
        <w:t xml:space="preserve">Antonio Orizon de los Reyes, a deputy minister from 1980 to 1999 and who was on the project's committee, was given an eight-year term. </w:t>
      </w:r>
    </w:p>
    <w:p w:rsidR="00D2508E" w:rsidRPr="0081468A" w:rsidRDefault="00D2508E" w:rsidP="00D2508E">
      <w:pPr>
        <w:rPr>
          <w:rStyle w:val="StyleBoldUnderline"/>
        </w:rPr>
      </w:pPr>
      <w:r w:rsidRPr="0081468A">
        <w:rPr>
          <w:rStyle w:val="StyleBoldUnderline"/>
          <w:highlight w:val="yellow"/>
        </w:rPr>
        <w:t>The nine remaining defendants, who had different roles in the expansion project, were jailed for between four and seven years.</w:t>
      </w:r>
    </w:p>
    <w:p w:rsidR="00D2508E" w:rsidRDefault="00D2508E" w:rsidP="00D2508E"/>
    <w:p w:rsidR="00D2508E" w:rsidRPr="00597553" w:rsidRDefault="00D2508E" w:rsidP="00D2508E"/>
    <w:p w:rsidR="00D2508E" w:rsidRDefault="00D2508E" w:rsidP="00D2508E"/>
    <w:p w:rsidR="00936E5F" w:rsidRDefault="00936E5F" w:rsidP="00936E5F">
      <w:pPr>
        <w:pStyle w:val="Heading4"/>
      </w:pPr>
      <w:r>
        <w:t>The plan’s policy of economic engagement ignores brutal political oppression</w:t>
      </w:r>
    </w:p>
    <w:p w:rsidR="00936E5F" w:rsidRPr="00F47F16" w:rsidRDefault="00936E5F" w:rsidP="00936E5F"/>
    <w:p w:rsidR="00936E5F" w:rsidRDefault="00936E5F" w:rsidP="00936E5F">
      <w:r w:rsidRPr="004F3C45">
        <w:rPr>
          <w:rStyle w:val="StyleStyleBold12pt"/>
        </w:rPr>
        <w:t>Walser</w:t>
      </w:r>
      <w:r>
        <w:rPr>
          <w:rStyle w:val="StyleStyleBold12pt"/>
        </w:rPr>
        <w:t xml:space="preserve"> and Zuckerman</w:t>
      </w:r>
      <w:r w:rsidRPr="004F3C45">
        <w:rPr>
          <w:rStyle w:val="StyleStyleBold12pt"/>
        </w:rPr>
        <w:t>, 12</w:t>
      </w:r>
      <w:r>
        <w:t xml:space="preserve"> (Ray Walser, Senior Policy Analyst specializing in Latin America at The Heritage Foundation, and Jessica Zuckerman, Policy Analyst specializing in Latin America at the Heritage Foundation, veteran Foreign Service officer, “Ladies in White” and Obama’s Failed Policy of Cuban Appeasement, Heritage Foundation, 1/13/12, </w:t>
      </w:r>
      <w:hyperlink r:id="rId53" w:history="1">
        <w:r w:rsidRPr="00631909">
          <w:rPr>
            <w:rStyle w:val="Hyperlink"/>
          </w:rPr>
          <w:t>http://blog.heritage.org/2012/01/13/ladies-in-white-and-obama%E2%80%99s-failed-policy-of-cuban-appeasement/</w:t>
        </w:r>
      </w:hyperlink>
      <w:r>
        <w:t>, JJ – 7/17/13)</w:t>
      </w:r>
    </w:p>
    <w:p w:rsidR="00936E5F" w:rsidRDefault="00936E5F" w:rsidP="00936E5F"/>
    <w:p w:rsidR="00936E5F" w:rsidRPr="004F3C45" w:rsidRDefault="00936E5F" w:rsidP="00936E5F">
      <w:pPr>
        <w:rPr>
          <w:rStyle w:val="StyleBoldUnderline"/>
        </w:rPr>
      </w:pPr>
      <w:r>
        <w:t xml:space="preserve">The </w:t>
      </w:r>
      <w:r w:rsidRPr="00B167BE">
        <w:rPr>
          <w:rStyle w:val="StyleBoldUnderline"/>
          <w:highlight w:val="yellow"/>
        </w:rPr>
        <w:t>repression and violence</w:t>
      </w:r>
      <w:r>
        <w:t xml:space="preserve"> experienced by the Ladies in White </w:t>
      </w:r>
      <w:r w:rsidRPr="00B167BE">
        <w:rPr>
          <w:rStyle w:val="StyleBoldUnderline"/>
          <w:highlight w:val="yellow"/>
        </w:rPr>
        <w:t>is</w:t>
      </w:r>
      <w:r>
        <w:t xml:space="preserve">, unfortunately, </w:t>
      </w:r>
      <w:r w:rsidRPr="00B167BE">
        <w:rPr>
          <w:rStyle w:val="StyleBoldUnderline"/>
          <w:highlight w:val="yellow"/>
        </w:rPr>
        <w:t>not unusual.</w:t>
      </w:r>
      <w:r>
        <w:t xml:space="preserve"> Just this week, </w:t>
      </w:r>
      <w:r w:rsidRPr="00B167BE">
        <w:rPr>
          <w:rStyle w:val="StyleBoldUnderline"/>
          <w:highlight w:val="yellow"/>
        </w:rPr>
        <w:t>the Cuban Commission on Human Rights and National Reconciliation announced that a record 786 political arrests occurred in Cuba last month</w:t>
      </w:r>
      <w:r w:rsidRPr="00B167BE">
        <w:rPr>
          <w:highlight w:val="yellow"/>
        </w:rPr>
        <w:t>.</w:t>
      </w:r>
      <w:r>
        <w:t xml:space="preserve"> While many are of a short-term nature, </w:t>
      </w:r>
      <w:r w:rsidRPr="00B167BE">
        <w:rPr>
          <w:rStyle w:val="StyleBoldUnderline"/>
          <w:highlight w:val="yellow"/>
        </w:rPr>
        <w:t>they are designed to promote fear and intimidation</w:t>
      </w:r>
      <w:r w:rsidRPr="004F3C45">
        <w:rPr>
          <w:rStyle w:val="StyleBoldUnderline"/>
        </w:rPr>
        <w:t>. These arrests brought the 2011 total to 4,123, compared with 2,074 in 2010.</w:t>
      </w:r>
      <w:r w:rsidRPr="004F3C45">
        <w:rPr>
          <w:rStyle w:val="StyleBoldUnderline"/>
          <w:sz w:val="12"/>
        </w:rPr>
        <w:t>¶</w:t>
      </w:r>
      <w:r w:rsidRPr="004F3C45">
        <w:rPr>
          <w:sz w:val="12"/>
        </w:rPr>
        <w:t xml:space="preserve"> </w:t>
      </w:r>
      <w:r>
        <w:t xml:space="preserve">Yet </w:t>
      </w:r>
      <w:r w:rsidRPr="009D0778">
        <w:rPr>
          <w:rStyle w:val="StyleBoldUnderline"/>
        </w:rPr>
        <w:t xml:space="preserve">all too often the media and Obama Administration overlook this continuing wave of repression in Cuba. </w:t>
      </w:r>
      <w:r w:rsidRPr="00B167BE">
        <w:rPr>
          <w:rStyle w:val="StyleBoldUnderline"/>
        </w:rPr>
        <w:t xml:space="preserve">This </w:t>
      </w:r>
      <w:r w:rsidRPr="009D0778">
        <w:rPr>
          <w:rStyle w:val="StyleBoldUnderline"/>
          <w:highlight w:val="yellow"/>
        </w:rPr>
        <w:t>inaction</w:t>
      </w:r>
      <w:r>
        <w:t xml:space="preserve">, at least on the part of the Administration, </w:t>
      </w:r>
      <w:r w:rsidRPr="009D0778">
        <w:rPr>
          <w:rStyle w:val="StyleBoldUnderline"/>
          <w:highlight w:val="yellow"/>
        </w:rPr>
        <w:t>is a manifestation of Obama’s flawed foreign policy of engaging with U.S. adversaries such as Iran, Venezuela and Cuba.</w:t>
      </w:r>
    </w:p>
    <w:p w:rsidR="00936E5F" w:rsidRDefault="00936E5F" w:rsidP="00936E5F"/>
    <w:p w:rsidR="00936E5F" w:rsidRDefault="00936E5F" w:rsidP="00936E5F">
      <w:pPr>
        <w:pStyle w:val="Heading4"/>
      </w:pPr>
      <w:r>
        <w:t>Cuba’s government is not Ready- Guantanamo Bay proves</w:t>
      </w:r>
    </w:p>
    <w:p w:rsidR="00936E5F" w:rsidRPr="00F47F16" w:rsidRDefault="00936E5F" w:rsidP="00936E5F"/>
    <w:p w:rsidR="00936E5F" w:rsidRPr="00F53D49" w:rsidRDefault="00936E5F" w:rsidP="00936E5F">
      <w:r w:rsidRPr="00F53D49">
        <w:rPr>
          <w:rStyle w:val="StyleStyleBold12pt"/>
        </w:rPr>
        <w:t>Hanson</w:t>
      </w:r>
      <w:r>
        <w:t xml:space="preserve">, </w:t>
      </w:r>
      <w:r w:rsidRPr="00F53D49">
        <w:rPr>
          <w:rStyle w:val="StyleStyleBold12pt"/>
        </w:rPr>
        <w:t>13</w:t>
      </w:r>
      <w:r w:rsidRPr="00F53D49">
        <w:t>,</w:t>
      </w:r>
    </w:p>
    <w:p w:rsidR="00936E5F" w:rsidRPr="00B167BE" w:rsidRDefault="00936E5F" w:rsidP="00936E5F">
      <w:pPr>
        <w:rPr>
          <w:szCs w:val="18"/>
        </w:rPr>
      </w:pPr>
      <w:r>
        <w:rPr>
          <w:szCs w:val="18"/>
        </w:rPr>
        <w:t>(</w:t>
      </w:r>
      <w:r w:rsidRPr="00B167BE">
        <w:rPr>
          <w:szCs w:val="18"/>
        </w:rPr>
        <w:t>Stephanie</w:t>
      </w:r>
      <w:r>
        <w:rPr>
          <w:szCs w:val="18"/>
        </w:rPr>
        <w:t xml:space="preserve"> Hanson</w:t>
      </w:r>
      <w:r w:rsidRPr="00B167BE">
        <w:rPr>
          <w:szCs w:val="18"/>
        </w:rPr>
        <w:t>, Council on Foreign Relations, Senior Production Editor</w:t>
      </w:r>
      <w:r>
        <w:rPr>
          <w:szCs w:val="18"/>
        </w:rPr>
        <w:t>, “</w:t>
      </w:r>
      <w:r w:rsidRPr="00B167BE">
        <w:rPr>
          <w:szCs w:val="18"/>
        </w:rPr>
        <w:t>What are the issues preventing normalization of U.S.-Cuba relations?</w:t>
      </w:r>
      <w:r>
        <w:rPr>
          <w:szCs w:val="18"/>
        </w:rPr>
        <w:t xml:space="preserve">”, 1/31/2013, </w:t>
      </w:r>
      <w:hyperlink r:id="rId54" w:history="1">
        <w:r w:rsidRPr="006E5A32">
          <w:rPr>
            <w:rStyle w:val="Hyperlink"/>
            <w:szCs w:val="18"/>
          </w:rPr>
          <w:t>www.cfr.org/cuba/us-cuba-relations/p11113</w:t>
        </w:r>
      </w:hyperlink>
      <w:r>
        <w:rPr>
          <w:szCs w:val="18"/>
        </w:rPr>
        <w:t>, 7/17/13 – JJ)</w:t>
      </w:r>
    </w:p>
    <w:p w:rsidR="00936E5F" w:rsidRPr="00B167BE" w:rsidRDefault="00936E5F" w:rsidP="00936E5F">
      <w:pPr>
        <w:rPr>
          <w:szCs w:val="18"/>
        </w:rPr>
      </w:pPr>
    </w:p>
    <w:p w:rsidR="00936E5F" w:rsidRPr="009D0778" w:rsidRDefault="00936E5F" w:rsidP="00936E5F">
      <w:pPr>
        <w:rPr>
          <w:rStyle w:val="StyleBoldUnderline"/>
        </w:rPr>
      </w:pPr>
      <w:r w:rsidRPr="009D0778">
        <w:t xml:space="preserve">Human rights violations. </w:t>
      </w:r>
      <w:r w:rsidRPr="009D0778">
        <w:rPr>
          <w:rStyle w:val="StyleBoldUnderline"/>
        </w:rPr>
        <w:t xml:space="preserve">In March 2003, the Cuban government arrested seventy-five dissidents and journalists, sentencing them to prison terms of up to twenty-eight years on charges of conspiring with the United States to overthrow the state. </w:t>
      </w:r>
      <w:r w:rsidRPr="005E75A4">
        <w:rPr>
          <w:highlight w:val="yellow"/>
        </w:rPr>
        <w:t>The Cuban Commission for Human Rights and National Reconciliation, a Havana-based nongovernmental group,</w:t>
      </w:r>
      <w:r w:rsidRPr="009D0778">
        <w:t xml:space="preserve"> </w:t>
      </w:r>
      <w:r w:rsidRPr="009D0778">
        <w:rPr>
          <w:rStyle w:val="StyleBoldUnderline"/>
          <w:highlight w:val="yellow"/>
        </w:rPr>
        <w:t>reports that the government has in recent years resorted to other tactics besides prison --such as firings from state jobs and intimidation on the street-- to silence opposition figures. A 2005 UN Human Rights Commission vote condemned Cuba's human rights record</w:t>
      </w:r>
      <w:r w:rsidRPr="009D0778">
        <w:rPr>
          <w:rStyle w:val="StyleBoldUnderline"/>
        </w:rPr>
        <w:t>, but the country was elected to the new UN Human Rights Council in 2006</w:t>
      </w:r>
      <w:r w:rsidRPr="009D0778">
        <w:t xml:space="preserve">.¶ Guantanamo Bay. Cuba indicated after 9/11 that it would not object if the United States brought prisoners to Guantanamo Bay. However, experts such as Sweig say Cuban officials have since seized on the U.S. prison camp--where hundreds of terror suspects have been detained--as a "symbol of solidarity" with the rest of the world against the United States. </w:t>
      </w:r>
      <w:r w:rsidRPr="009D0778">
        <w:rPr>
          <w:rStyle w:val="StyleBoldUnderline"/>
          <w:highlight w:val="yellow"/>
        </w:rPr>
        <w:t>Although Obama ordered Guantanamo to be closed by January 22, 2010, the facility remains open as of January 2013, and many analysts say it is likely to stay in operation for an extended period</w:t>
      </w:r>
      <w:r w:rsidRPr="009D0778">
        <w:rPr>
          <w:rStyle w:val="StyleBoldUnderline"/>
        </w:rPr>
        <w:t>.</w:t>
      </w:r>
      <w:r w:rsidRPr="009D0778">
        <w:t>¶ Cuban exile community. The Cuban-American community in southern Florida traditionally has heavily influenced U.S. policy with Cuba. Both political parties fear alienating a strong voting bloc in an important swing state in presidential elections.¶ However, CFR's Sweig says that Raúl Castro's tenure as president and the reforms he has brought to the country have indicated a willingness to normalize relations with the United States again. "</w:t>
      </w:r>
      <w:r w:rsidRPr="009D0778">
        <w:rPr>
          <w:rStyle w:val="StyleBoldUnderline"/>
          <w:highlight w:val="yellow"/>
        </w:rPr>
        <w:t>It's not realistic to expect the United States to undertake a series of unilateral moves toward normalization; it needs a willing partner,</w:t>
      </w:r>
      <w:r w:rsidRPr="009D0778">
        <w:rPr>
          <w:rStyle w:val="StyleBoldUnderline"/>
        </w:rPr>
        <w:t>" she told CFR.org in a 2012 interview. "I believe we have one in Havana but have failed to read the signals."</w:t>
      </w:r>
    </w:p>
    <w:p w:rsidR="00936E5F" w:rsidRDefault="00936E5F" w:rsidP="00936E5F"/>
    <w:p w:rsidR="00936E5F" w:rsidRDefault="00936E5F" w:rsidP="00936E5F"/>
    <w:p w:rsidR="00936E5F" w:rsidRPr="004F3C45" w:rsidRDefault="00936E5F" w:rsidP="00936E5F"/>
    <w:p w:rsidR="00936E5F" w:rsidRDefault="00936E5F" w:rsidP="00936E5F">
      <w:pPr>
        <w:pStyle w:val="Heading4"/>
      </w:pPr>
      <w:r>
        <w:t xml:space="preserve">Removing the embargo strengthens Castro </w:t>
      </w:r>
    </w:p>
    <w:p w:rsidR="00936E5F" w:rsidRPr="00E14644" w:rsidRDefault="00936E5F" w:rsidP="00936E5F">
      <w:r w:rsidRPr="00E14644">
        <w:rPr>
          <w:rStyle w:val="StyleStyleBold12pt"/>
        </w:rPr>
        <w:t>Karon, senior editor at TIME, 10</w:t>
      </w:r>
      <w:r w:rsidRPr="00E14644">
        <w:t xml:space="preserve"> (</w:t>
      </w:r>
      <w:r>
        <w:t>Tony Karon, senior editor at TIME, “</w:t>
      </w:r>
      <w:r w:rsidRPr="00E14644">
        <w:t>Do We Really Need an Embargo Against Cuba?</w:t>
      </w:r>
      <w:r>
        <w:t xml:space="preserve">,” TIME, 4/21/10, </w:t>
      </w:r>
      <w:hyperlink r:id="rId55" w:anchor="ixzz2Y3Bxkpzu" w:history="1">
        <w:r w:rsidRPr="00631909">
          <w:rPr>
            <w:rStyle w:val="Hyperlink"/>
          </w:rPr>
          <w:t>http://www.time.com/time/arts/article/0,8599,48773,00.html#ixzz2Y3Bxkpzu</w:t>
        </w:r>
      </w:hyperlink>
      <w:r>
        <w:t>, JJ – 7/17/13)</w:t>
      </w:r>
    </w:p>
    <w:p w:rsidR="00936E5F" w:rsidRPr="00E14644" w:rsidRDefault="00936E5F" w:rsidP="00936E5F"/>
    <w:p w:rsidR="00936E5F" w:rsidRPr="00E14644" w:rsidRDefault="00936E5F" w:rsidP="00936E5F">
      <w:r w:rsidRPr="009334A2">
        <w:rPr>
          <w:rStyle w:val="StyleBoldUnderline"/>
          <w:highlight w:val="yellow"/>
        </w:rPr>
        <w:t>Lifting the embargo will strengthen Castro's government</w:t>
      </w:r>
      <w:r w:rsidRPr="009334A2">
        <w:rPr>
          <w:highlight w:val="yellow"/>
        </w:rPr>
        <w:t xml:space="preserve"> </w:t>
      </w:r>
      <w:r w:rsidRPr="009334A2">
        <w:rPr>
          <w:sz w:val="12"/>
          <w:highlight w:val="yellow"/>
        </w:rPr>
        <w:t xml:space="preserve">¶ </w:t>
      </w:r>
      <w:r w:rsidRPr="009334A2">
        <w:rPr>
          <w:rStyle w:val="StyleBoldUnderline"/>
          <w:highlight w:val="yellow"/>
        </w:rPr>
        <w:t>There's no private sector in Cuba; its economy is</w:t>
      </w:r>
      <w:r>
        <w:t xml:space="preserve"> predominantly </w:t>
      </w:r>
      <w:r w:rsidRPr="00CA5094">
        <w:rPr>
          <w:rStyle w:val="StyleBoldUnderline"/>
          <w:highlight w:val="yellow"/>
        </w:rPr>
        <w:t>state-owned</w:t>
      </w:r>
      <w:r w:rsidRPr="00CA5094">
        <w:t xml:space="preserve">, and </w:t>
      </w:r>
      <w:r w:rsidRPr="00CA5094">
        <w:rPr>
          <w:rStyle w:val="StyleBoldUnderline"/>
          <w:highlight w:val="yellow"/>
        </w:rPr>
        <w:t>trading with it inevitably strengthens the state</w:t>
      </w:r>
      <w:r w:rsidRPr="00CA5094">
        <w:t xml:space="preserve">. The </w:t>
      </w:r>
      <w:r w:rsidRPr="00CA5094">
        <w:rPr>
          <w:rStyle w:val="StyleBoldUnderline"/>
        </w:rPr>
        <w:t>government in Havana has been reeling since the collapse</w:t>
      </w:r>
      <w:r w:rsidRPr="00E14644">
        <w:rPr>
          <w:rStyle w:val="StyleBoldUnderline"/>
        </w:rPr>
        <w:t xml:space="preserve"> of its Soviet patron, </w:t>
      </w:r>
      <w:r w:rsidRPr="00CA5094">
        <w:rPr>
          <w:rStyle w:val="StyleBoldUnderline"/>
        </w:rPr>
        <w:t>but lifting the embargo would</w:t>
      </w:r>
      <w:r>
        <w:t xml:space="preserve"> ease its financial crisis and </w:t>
      </w:r>
      <w:r w:rsidRPr="00E14644">
        <w:rPr>
          <w:rStyle w:val="StyleBoldUnderline"/>
        </w:rPr>
        <w:t xml:space="preserve">therefore </w:t>
      </w:r>
      <w:r w:rsidRPr="00CA5094">
        <w:rPr>
          <w:rStyle w:val="StyleBoldUnderline"/>
        </w:rPr>
        <w:t>strengthen its hand</w:t>
      </w:r>
      <w:r>
        <w:t xml:space="preserve">. </w:t>
      </w:r>
      <w:r w:rsidRPr="00E14644">
        <w:rPr>
          <w:sz w:val="12"/>
        </w:rPr>
        <w:t xml:space="preserve">¶ </w:t>
      </w:r>
      <w:r w:rsidRPr="00E14644">
        <w:rPr>
          <w:rStyle w:val="StyleBoldUnderline"/>
        </w:rPr>
        <w:t>•</w:t>
      </w:r>
      <w:r w:rsidRPr="00CA5094">
        <w:rPr>
          <w:rStyle w:val="StyleBoldUnderline"/>
          <w:highlight w:val="yellow"/>
        </w:rPr>
        <w:t>Cuba's trade with other Western countries hasn't eased repression</w:t>
      </w:r>
      <w:r w:rsidRPr="00E14644">
        <w:rPr>
          <w:rStyle w:val="StyleBoldUnderline"/>
        </w:rPr>
        <w:t xml:space="preserve"> </w:t>
      </w:r>
      <w:r w:rsidRPr="00E14644">
        <w:rPr>
          <w:rStyle w:val="StyleBoldUnderline"/>
          <w:sz w:val="12"/>
        </w:rPr>
        <w:t xml:space="preserve">¶ </w:t>
      </w:r>
      <w:r>
        <w:t xml:space="preserve">Cuba has been trading normally with most of Latin America and Europe for more than a decade now, and </w:t>
      </w:r>
      <w:r w:rsidRPr="00CA5094">
        <w:rPr>
          <w:rStyle w:val="StyleBoldUnderline"/>
          <w:highlight w:val="yellow"/>
        </w:rPr>
        <w:t>Castro has shown no sign of reforming his system or ending repression</w:t>
      </w:r>
      <w:r w:rsidRPr="00CA5094">
        <w:rPr>
          <w:highlight w:val="yellow"/>
        </w:rPr>
        <w:t xml:space="preserve">. </w:t>
      </w:r>
      <w:r w:rsidRPr="00CA5094">
        <w:rPr>
          <w:rStyle w:val="StyleBoldUnderline"/>
          <w:highlight w:val="yellow"/>
        </w:rPr>
        <w:t>The idea that trade promotes human rights is a self-serving myth</w:t>
      </w:r>
      <w:r>
        <w:t xml:space="preserve"> promoted by corporate America, and there's little reason to believe that an end to the embargo would automatically improve the political situation in Cuba. </w:t>
      </w:r>
      <w:r w:rsidRPr="00E14644">
        <w:rPr>
          <w:sz w:val="12"/>
        </w:rPr>
        <w:t xml:space="preserve">¶ </w:t>
      </w:r>
      <w:r>
        <w:t>•</w:t>
      </w:r>
      <w:r w:rsidRPr="00CA5094">
        <w:rPr>
          <w:rStyle w:val="StyleBoldUnderline"/>
          <w:highlight w:val="yellow"/>
        </w:rPr>
        <w:t xml:space="preserve">Easing the embargo before Castro agrees to change sends the wrong signal </w:t>
      </w:r>
      <w:r w:rsidRPr="00CA5094">
        <w:rPr>
          <w:rStyle w:val="StyleBoldUnderline"/>
          <w:sz w:val="12"/>
          <w:highlight w:val="yellow"/>
        </w:rPr>
        <w:t xml:space="preserve">¶ </w:t>
      </w:r>
      <w:r w:rsidRPr="00CA5094">
        <w:rPr>
          <w:rStyle w:val="StyleBoldUnderline"/>
          <w:highlight w:val="yellow"/>
        </w:rPr>
        <w:t>Castro continues to defy international standards on democracy and human rights, and lifting the embargo now would be to reward that defiance</w:t>
      </w:r>
      <w:r w:rsidRPr="00E14644">
        <w:rPr>
          <w:rStyle w:val="StyleBoldUnderline"/>
        </w:rPr>
        <w:t xml:space="preserve">. </w:t>
      </w:r>
      <w:r>
        <w:t xml:space="preserve">His regime rejected even the reformist communism of Gorbachev in the '80s, but even though it has struggled to survive economically in the '90s, </w:t>
      </w:r>
      <w:r w:rsidRPr="00E14644">
        <w:rPr>
          <w:rStyle w:val="StyleBoldUnderline"/>
        </w:rPr>
        <w:t xml:space="preserve">it has steadfastly maintained its hard line. </w:t>
      </w:r>
      <w:r w:rsidRPr="00E14644">
        <w:t xml:space="preserve">Democracy should be the condition for lifting the embargo. </w:t>
      </w:r>
    </w:p>
    <w:p w:rsidR="00936E5F" w:rsidRDefault="00936E5F" w:rsidP="00936E5F"/>
    <w:p w:rsidR="003239D7" w:rsidRPr="00F34A55" w:rsidRDefault="003239D7" w:rsidP="003239D7">
      <w:pPr>
        <w:pStyle w:val="Heading4"/>
      </w:pPr>
      <w:r w:rsidRPr="00F34A55">
        <w:t>The Cuban Government Controls the Economy</w:t>
      </w:r>
    </w:p>
    <w:p w:rsidR="003239D7" w:rsidRPr="002F77CF" w:rsidRDefault="003239D7" w:rsidP="003239D7"/>
    <w:p w:rsidR="003239D7" w:rsidRDefault="003239D7" w:rsidP="003239D7">
      <w:pPr>
        <w:rPr>
          <w:rStyle w:val="StyleStyleBold12pt"/>
        </w:rPr>
      </w:pPr>
      <w:r w:rsidRPr="00F34A55">
        <w:rPr>
          <w:rStyle w:val="StyleStyleBold12pt"/>
        </w:rPr>
        <w:t xml:space="preserve"> The Heritage Foundation, 13</w:t>
      </w:r>
    </w:p>
    <w:p w:rsidR="003239D7" w:rsidRPr="00AE0D5B" w:rsidRDefault="003239D7" w:rsidP="003239D7">
      <w:pPr>
        <w:rPr>
          <w:rStyle w:val="StyleStyleBold12pt"/>
          <w:sz w:val="16"/>
        </w:rPr>
      </w:pPr>
      <w:r>
        <w:rPr>
          <w:rStyle w:val="StyleStyleBold12pt"/>
          <w:sz w:val="16"/>
        </w:rPr>
        <w:t>The Heritage Foundation, is a research and educational institution,</w:t>
      </w:r>
      <w:r w:rsidRPr="00AE0D5B">
        <w:rPr>
          <w:rStyle w:val="StyleStyleBold12pt"/>
          <w:sz w:val="16"/>
        </w:rPr>
        <w:t xml:space="preserve"> “The 2013 Index of Economic Freedom</w:t>
      </w:r>
      <w:r>
        <w:rPr>
          <w:rStyle w:val="StyleStyleBold12pt"/>
          <w:sz w:val="16"/>
        </w:rPr>
        <w:t>,</w:t>
      </w:r>
      <w:r w:rsidRPr="00AE0D5B">
        <w:rPr>
          <w:rStyle w:val="StyleStyleBold12pt"/>
          <w:sz w:val="16"/>
        </w:rPr>
        <w:t>”</w:t>
      </w:r>
      <w:r>
        <w:rPr>
          <w:rStyle w:val="StyleStyleBold12pt"/>
          <w:sz w:val="16"/>
        </w:rPr>
        <w:t xml:space="preserve"> </w:t>
      </w:r>
      <w:r w:rsidRPr="002F77CF">
        <w:rPr>
          <w:rStyle w:val="StyleStyleBold12pt"/>
          <w:sz w:val="16"/>
          <w:u w:val="single"/>
        </w:rPr>
        <w:t>The Heritage Foundation</w:t>
      </w:r>
      <w:r>
        <w:rPr>
          <w:rStyle w:val="StyleStyleBold12pt"/>
          <w:sz w:val="16"/>
          <w:u w:val="single"/>
        </w:rPr>
        <w:t xml:space="preserve">, </w:t>
      </w:r>
      <w:r>
        <w:rPr>
          <w:rStyle w:val="StyleStyleBold12pt"/>
          <w:sz w:val="16"/>
        </w:rPr>
        <w:t>2013;</w:t>
      </w:r>
      <w:r w:rsidRPr="00AE0D5B">
        <w:rPr>
          <w:rStyle w:val="StyleStyleBold12pt"/>
          <w:sz w:val="16"/>
        </w:rPr>
        <w:t xml:space="preserve"> </w:t>
      </w:r>
      <w:r w:rsidRPr="002F77CF">
        <w:rPr>
          <w:rStyle w:val="StyleStyleBold12pt"/>
          <w:sz w:val="16"/>
        </w:rPr>
        <w:t>http://www.heritage.org/index/country/cuba Accessed 7/16/13</w:t>
      </w:r>
      <w:r>
        <w:rPr>
          <w:rStyle w:val="StyleStyleBold12pt"/>
          <w:sz w:val="16"/>
        </w:rPr>
        <w:t>. GM</w:t>
      </w:r>
    </w:p>
    <w:p w:rsidR="003239D7" w:rsidRPr="00AE0D5B" w:rsidRDefault="003239D7" w:rsidP="003239D7"/>
    <w:p w:rsidR="003239D7" w:rsidRPr="002F77CF" w:rsidRDefault="003239D7" w:rsidP="003239D7">
      <w:r w:rsidRPr="00571DB2">
        <w:rPr>
          <w:rStyle w:val="StyleBoldUnderline"/>
          <w:highlight w:val="yellow"/>
        </w:rPr>
        <w:t>The government adheres to socialist principles in organizing the state-controlled economy, and most means of production are owned by the state.</w:t>
      </w:r>
      <w:r w:rsidRPr="00571DB2">
        <w:rPr>
          <w:rStyle w:val="StyleBoldUnderline"/>
        </w:rPr>
        <w:t xml:space="preserve"> </w:t>
      </w:r>
      <w:r w:rsidRPr="002F77CF">
        <w:t xml:space="preserve">Citizens may own land and productive capital for farming and self-employment. </w:t>
      </w:r>
      <w:r w:rsidRPr="00F34A55">
        <w:rPr>
          <w:rStyle w:val="StyleBoldUnderline"/>
          <w:highlight w:val="yellow"/>
        </w:rPr>
        <w:t>The constitution explicitly subordinates the courts to the National Assembly of People’s Power and the Council of State. Corruption remains pervasive, undermining equity and respect for the rule of law</w:t>
      </w:r>
      <w:r w:rsidRPr="002F77CF">
        <w:t xml:space="preserve">. </w:t>
      </w:r>
    </w:p>
    <w:p w:rsidR="003239D7" w:rsidRDefault="003239D7" w:rsidP="003239D7">
      <w:r w:rsidRPr="002F77CF">
        <w:t xml:space="preserve">Cuba’s top income tax rate is 50 percent. The top corporate tax rate is 30 percent (35 percent for companies with entirely foreign capital). Other taxes include a tax on property transfers and a sales tax. Overall tax revenue is estimated to be equivalent to about 20 percent of GDP. Taxation is erratic and not effectively administered. Inefficient public-sector spending remains high at over 70 percent of total domestic output. </w:t>
      </w:r>
    </w:p>
    <w:p w:rsidR="003239D7" w:rsidRDefault="003239D7" w:rsidP="003239D7">
      <w:pPr>
        <w:rPr>
          <w:rStyle w:val="StyleBoldUnderline"/>
          <w:highlight w:val="yellow"/>
        </w:rPr>
      </w:pPr>
      <w:r w:rsidRPr="002F77CF">
        <w:t>Regulatory efficiency remains poor, and</w:t>
      </w:r>
      <w:r w:rsidRPr="002F77CF">
        <w:rPr>
          <w:rStyle w:val="StyleBoldUnderline"/>
        </w:rPr>
        <w:t xml:space="preserve"> </w:t>
      </w:r>
      <w:r w:rsidRPr="00571DB2">
        <w:rPr>
          <w:rStyle w:val="StyleBoldUnderline"/>
          <w:highlight w:val="yellow"/>
        </w:rPr>
        <w:t>private entrepreneurship is limited.</w:t>
      </w:r>
      <w:r w:rsidRPr="00571DB2">
        <w:rPr>
          <w:rStyle w:val="StyleBoldUnderline"/>
        </w:rPr>
        <w:t xml:space="preserve"> </w:t>
      </w:r>
      <w:r w:rsidRPr="002F77CF">
        <w:t>The application of regulations is inconsistent and non-transparent.</w:t>
      </w:r>
      <w:r w:rsidRPr="00571DB2">
        <w:rPr>
          <w:sz w:val="16"/>
        </w:rPr>
        <w:t xml:space="preserve"> </w:t>
      </w:r>
      <w:r w:rsidRPr="00571DB2">
        <w:rPr>
          <w:rStyle w:val="StyleBoldUnderline"/>
          <w:highlight w:val="yellow"/>
        </w:rPr>
        <w:t>State control of the labor market has spurred creation of a large informal sector.</w:t>
      </w:r>
      <w:r w:rsidRPr="00571DB2">
        <w:rPr>
          <w:sz w:val="16"/>
        </w:rPr>
        <w:t xml:space="preserve"> </w:t>
      </w:r>
      <w:r w:rsidRPr="002F77CF">
        <w:t xml:space="preserve">In an attempt to reduce labor market rigidity, the government has implemented a measure to allow workers to hold more than one job. </w:t>
      </w:r>
      <w:r w:rsidRPr="00571DB2">
        <w:rPr>
          <w:rStyle w:val="StyleBoldUnderline"/>
          <w:highlight w:val="yellow"/>
        </w:rPr>
        <w:t xml:space="preserve">Monetary stability is vulnerable to state interference, with prices subject to controls. </w:t>
      </w:r>
    </w:p>
    <w:p w:rsidR="003239D7" w:rsidRPr="00571DB2" w:rsidRDefault="003239D7" w:rsidP="003239D7">
      <w:pPr>
        <w:rPr>
          <w:rStyle w:val="StyleBoldUnderline"/>
        </w:rPr>
      </w:pPr>
      <w:r w:rsidRPr="00571DB2">
        <w:rPr>
          <w:rStyle w:val="StyleBoldUnderline"/>
          <w:highlight w:val="yellow"/>
        </w:rPr>
        <w:t>The trade regime remains largely non-transparent, and imports and exports are dominated by the state. Foreign investment must be approved by the government, which exercises extensive control of economic activity. The financial sector remains heavily regulated, and access to credit for entrepreneurial activity is seriously impeded by the shallowness of the financial market. The state maintains strict capital and exchange controls.</w:t>
      </w:r>
    </w:p>
    <w:p w:rsidR="003239D7" w:rsidRDefault="003239D7" w:rsidP="003239D7"/>
    <w:p w:rsidR="003239D7" w:rsidRDefault="003239D7" w:rsidP="003239D7"/>
    <w:p w:rsidR="00480D65" w:rsidRPr="003C009B" w:rsidRDefault="003C009B" w:rsidP="00D2508E">
      <w:pPr>
        <w:pStyle w:val="Heading1"/>
      </w:pPr>
      <w:r>
        <w:t>E</w:t>
      </w:r>
      <w:r w:rsidRPr="003C009B">
        <w:t>mbargo</w:t>
      </w:r>
      <w:r>
        <w:t xml:space="preserve"> Good</w:t>
      </w:r>
    </w:p>
    <w:p w:rsidR="00D2508E" w:rsidRDefault="00D2508E" w:rsidP="00D2508E">
      <w:pPr>
        <w:pStyle w:val="Heading4"/>
      </w:pPr>
      <w:r>
        <w:t>Embargo leverage needed to influence Castro successor</w:t>
      </w:r>
    </w:p>
    <w:p w:rsidR="00D2508E" w:rsidRPr="00135479" w:rsidRDefault="00D2508E" w:rsidP="00D2508E">
      <w:pPr>
        <w:rPr>
          <w:rStyle w:val="StyleStyleBold12pt"/>
        </w:rPr>
      </w:pPr>
      <w:r w:rsidRPr="00135479">
        <w:rPr>
          <w:rStyle w:val="StyleStyleBold12pt"/>
        </w:rPr>
        <w:t>Thiessen 2009</w:t>
      </w:r>
    </w:p>
    <w:p w:rsidR="00D2508E" w:rsidRDefault="00D2508E" w:rsidP="00D2508E">
      <w:r>
        <w:t xml:space="preserve">Marc A. Thiessen, former </w:t>
      </w:r>
      <w:r>
        <w:rPr>
          <w:rStyle w:val="verdana"/>
        </w:rPr>
        <w:t xml:space="preserve">spokesman for the Senate Foreign Relations Committee,  He served in senior positions in the Pentagon and the White House, </w:t>
      </w:r>
      <w:r>
        <w:t>The Washington Post  April 6, 2009  p. LN</w:t>
      </w:r>
    </w:p>
    <w:p w:rsidR="00D2508E" w:rsidRDefault="00D2508E" w:rsidP="00D2508E">
      <w:pPr>
        <w:rPr>
          <w:rStyle w:val="StyleBoldUnderline"/>
        </w:rPr>
      </w:pPr>
      <w:r w:rsidRPr="00135479">
        <w:rPr>
          <w:rStyle w:val="StyleBoldUnderline"/>
        </w:rPr>
        <w:t>The dumbest thing we could do today would be to enact legislation unilaterally lifting the embargo.</w:t>
      </w:r>
      <w:r>
        <w:t xml:space="preserve"> Set aside questions about the embargo's efficacy. Like it or not, </w:t>
      </w:r>
      <w:r w:rsidRPr="00135479">
        <w:rPr>
          <w:rStyle w:val="StyleBoldUnderline"/>
        </w:rPr>
        <w:t>it is our only leverage, aside from our military, to affect the transition in Cuba.</w:t>
      </w:r>
      <w:r>
        <w:t xml:space="preserve"> Why would we fritter away that leverage just as time prepares to do what the embargo could not -- bring about the end of the Castro regime? </w:t>
      </w:r>
      <w:r w:rsidRPr="00135479">
        <w:rPr>
          <w:rStyle w:val="StyleBoldUnderline"/>
        </w:rPr>
        <w:t xml:space="preserve">Fidel was never going to negotiate a loosening of repression in Cuba in exchange for a lifting of the travel ban and other trade restrictions. But those who succeed him will, and the Castro brothers will soon be gone. The question is: When that happens, what power will the United States have to encourage a democratic transition on the island? Instead of strengthening RaÃºl by lifting the embargo now, we should </w:t>
      </w:r>
      <w:r>
        <w:t xml:space="preserve">keep our powder dry and </w:t>
      </w:r>
      <w:r w:rsidRPr="00135479">
        <w:rPr>
          <w:rStyle w:val="StyleBoldUnderline"/>
        </w:rPr>
        <w:t>use it to strengthen democracy and influence his successor. The embargo has been in place for 47 years -- at this point, it would be foolish not to wait a little longer.</w:t>
      </w:r>
    </w:p>
    <w:p w:rsidR="00D2508E" w:rsidRDefault="00D2508E" w:rsidP="00D2508E">
      <w:pPr>
        <w:rPr>
          <w:rStyle w:val="StyleBoldUnderline"/>
        </w:rPr>
      </w:pPr>
    </w:p>
    <w:p w:rsidR="003C009B" w:rsidRDefault="003C009B" w:rsidP="003C009B">
      <w:pPr>
        <w:pStyle w:val="Heading4"/>
      </w:pPr>
      <w:r>
        <w:t>Cuban embargo has been a resounding success</w:t>
      </w:r>
    </w:p>
    <w:p w:rsidR="003C009B" w:rsidRDefault="003C009B" w:rsidP="003C009B">
      <w:pPr>
        <w:rPr>
          <w:sz w:val="16"/>
          <w:szCs w:val="16"/>
        </w:rPr>
      </w:pPr>
      <w:r w:rsidRPr="007355C6">
        <w:rPr>
          <w:rStyle w:val="StyleStyleBold12pt"/>
        </w:rPr>
        <w:t>Sutton</w:t>
      </w:r>
      <w:r>
        <w:rPr>
          <w:rStyle w:val="StyleStyleBold12pt"/>
        </w:rPr>
        <w:t xml:space="preserve"> 2007</w:t>
      </w:r>
      <w:r>
        <w:rPr>
          <w:sz w:val="16"/>
          <w:szCs w:val="16"/>
        </w:rPr>
        <w:t xml:space="preserve"> </w:t>
      </w:r>
    </w:p>
    <w:p w:rsidR="003C009B" w:rsidRPr="007355C6" w:rsidRDefault="003C009B" w:rsidP="003C009B">
      <w:pPr>
        <w:rPr>
          <w:sz w:val="16"/>
          <w:szCs w:val="16"/>
        </w:rPr>
      </w:pPr>
      <w:r>
        <w:rPr>
          <w:sz w:val="16"/>
          <w:szCs w:val="16"/>
        </w:rPr>
        <w:t>Jane Sutton is a correspondent in Miami for Reuters</w:t>
      </w:r>
      <w:r w:rsidRPr="007355C6">
        <w:rPr>
          <w:sz w:val="16"/>
          <w:szCs w:val="16"/>
        </w:rPr>
        <w:t>."</w:t>
      </w:r>
      <w:r w:rsidRPr="007355C6">
        <w:t xml:space="preserve"> </w:t>
      </w:r>
      <w:hyperlink r:id="rId56" w:history="1">
        <w:r w:rsidRPr="00F4512D">
          <w:rPr>
            <w:rStyle w:val="Hyperlink"/>
            <w:sz w:val="16"/>
            <w:szCs w:val="16"/>
          </w:rPr>
          <w:t>http://www.reuters.com/article/2007/09/20/us-usa-cuba-embargo-idUSN2039336620070920 accessed 7/16/13</w:t>
        </w:r>
      </w:hyperlink>
      <w:r>
        <w:rPr>
          <w:sz w:val="16"/>
          <w:szCs w:val="16"/>
        </w:rPr>
        <w:t xml:space="preserve"> AP</w:t>
      </w:r>
    </w:p>
    <w:p w:rsidR="003C009B" w:rsidRPr="009E23E3" w:rsidRDefault="003C009B" w:rsidP="003C009B">
      <w:pPr>
        <w:rPr>
          <w:rStyle w:val="StyleBoldUnderline"/>
        </w:rPr>
      </w:pPr>
      <w:r w:rsidRPr="00A82A60">
        <w:t xml:space="preserve">The Cuban-born Gutierrez, who left his homeland with his family as a child, said </w:t>
      </w:r>
      <w:r w:rsidRPr="00A82A60">
        <w:rPr>
          <w:rStyle w:val="StyleBoldUnderline"/>
        </w:rPr>
        <w:t>the trade and financial embargo</w:t>
      </w:r>
      <w:r w:rsidRPr="00A82A60">
        <w:t xml:space="preserve"> imposed by Washington three years after Fidel Castro seized power in 1959 </w:t>
      </w:r>
      <w:r w:rsidRPr="00A82A60">
        <w:rPr>
          <w:rStyle w:val="StyleBoldUnderline"/>
        </w:rPr>
        <w:t>had been "an absolute and resounding" success</w:t>
      </w:r>
      <w:r w:rsidRPr="00A82A60">
        <w:t xml:space="preserve">. At a Latin American conference sponsored by The Miami Herald, Gutierrez cited the 1962 Cuban missile crisis as one reason the United States sought to deprive Castro's government of funds. "Think about in 1962 when they had nuclear weapons in Cuba, they wanted to keep that weapon. They wanted to use that weapon if necessary," he said. "So </w:t>
      </w:r>
      <w:r w:rsidRPr="00A82A60">
        <w:rPr>
          <w:rStyle w:val="StyleBoldUnderline"/>
        </w:rPr>
        <w:t>think about what would have happened if that regime would have had more resources</w:t>
      </w:r>
      <w:r w:rsidRPr="00A82A60">
        <w:t xml:space="preserve">. </w:t>
      </w:r>
      <w:r w:rsidRPr="009E23E3">
        <w:rPr>
          <w:rStyle w:val="StyleBoldUnderline"/>
        </w:rPr>
        <w:t>History doesn't credit us for what doesn't happen. You never get credit for what you prevented</w:t>
      </w:r>
      <w:r w:rsidRPr="00A82A60">
        <w:t xml:space="preserve">," he said. Cuban Foreign Minister Felipe Perez Roque recently called U.S. enforcement of the economic sanctions "ferocious and cruel." The United Nations General Assembly has approved annual resolutions since 1992 telling Washington to lift the embargo. It is expected to do so again on October 30, but the U.S. government says the embargo will remain until the communist nation moves toward multi-party democracy. Gutierrez said </w:t>
      </w:r>
      <w:r w:rsidRPr="009E23E3">
        <w:rPr>
          <w:rStyle w:val="StyleBoldUnderline"/>
        </w:rPr>
        <w:t>the embargo provided the Cuban government with a convenient excuse for its economic failures, but had no impact on Cuban citizens forced to stand in ration lines</w:t>
      </w:r>
      <w:r w:rsidRPr="00A82A60">
        <w:t>. "</w:t>
      </w:r>
      <w:r w:rsidRPr="00A82A60">
        <w:rPr>
          <w:rStyle w:val="StyleBoldUnderline"/>
        </w:rPr>
        <w:t>When they have had resources, they've had military adventures in Africa, military adventures in Central America</w:t>
      </w:r>
      <w:r w:rsidRPr="00A82A60">
        <w:t>," he said. "</w:t>
      </w:r>
      <w:r w:rsidRPr="00A82A60">
        <w:rPr>
          <w:rStyle w:val="StyleBoldUnderline"/>
        </w:rPr>
        <w:t>When they have had resources, the Cuban people haven't seen a better life</w:t>
      </w:r>
      <w:r w:rsidRPr="00A82A60">
        <w:t xml:space="preserve">. ... </w:t>
      </w:r>
      <w:r w:rsidRPr="009E23E3">
        <w:rPr>
          <w:rStyle w:val="StyleBoldUnderline"/>
        </w:rPr>
        <w:t xml:space="preserve">It doesn't make a bit of difference for the people of Cuba." </w:t>
      </w:r>
    </w:p>
    <w:p w:rsidR="003C009B" w:rsidRPr="009E23E3" w:rsidRDefault="003C009B" w:rsidP="003C009B">
      <w:pPr>
        <w:rPr>
          <w:rStyle w:val="StyleBoldUnderline"/>
        </w:rPr>
      </w:pPr>
    </w:p>
    <w:p w:rsidR="003C009B" w:rsidRPr="003869BA" w:rsidRDefault="003C009B" w:rsidP="003C009B">
      <w:pPr>
        <w:pStyle w:val="Heading4"/>
        <w:rPr>
          <w:rStyle w:val="StyleBoldUnderline"/>
          <w:b w:val="0"/>
          <w:sz w:val="26"/>
          <w:szCs w:val="26"/>
          <w:u w:val="none"/>
        </w:rPr>
      </w:pPr>
      <w:r>
        <w:rPr>
          <w:rStyle w:val="StyleBoldUnderline"/>
          <w:sz w:val="26"/>
          <w:szCs w:val="26"/>
          <w:u w:val="none"/>
        </w:rPr>
        <w:t>Strengthening embargo, the better path</w:t>
      </w:r>
    </w:p>
    <w:p w:rsidR="003C009B" w:rsidRDefault="003C009B" w:rsidP="003C009B">
      <w:pPr>
        <w:rPr>
          <w:rStyle w:val="StyleStyleBold12pt"/>
        </w:rPr>
      </w:pPr>
    </w:p>
    <w:p w:rsidR="003C009B" w:rsidRPr="002B33AB" w:rsidRDefault="003C009B" w:rsidP="003C009B">
      <w:pPr>
        <w:rPr>
          <w:rStyle w:val="StyleStyleBold12pt"/>
        </w:rPr>
      </w:pPr>
      <w:r w:rsidRPr="002B33AB">
        <w:rPr>
          <w:rStyle w:val="StyleStyleBold12pt"/>
        </w:rPr>
        <w:t>Bustillo 13</w:t>
      </w:r>
    </w:p>
    <w:p w:rsidR="003C009B" w:rsidRDefault="003C009B" w:rsidP="003C009B">
      <w:pPr>
        <w:rPr>
          <w:rStyle w:val="StyleBoldUnderline"/>
          <w:b/>
          <w:sz w:val="26"/>
          <w:szCs w:val="26"/>
          <w:u w:val="none"/>
        </w:rPr>
      </w:pPr>
    </w:p>
    <w:p w:rsidR="003C009B" w:rsidRPr="00ED3D77" w:rsidRDefault="003C009B" w:rsidP="003C009B">
      <w:pPr>
        <w:rPr>
          <w:rStyle w:val="StyleBoldUnderline"/>
          <w:b/>
          <w:u w:val="none"/>
        </w:rPr>
      </w:pPr>
      <w:r w:rsidRPr="00ED3D77">
        <w:rPr>
          <w:rStyle w:val="StyleBoldUnderline"/>
          <w:u w:val="none"/>
        </w:rPr>
        <w:t xml:space="preserve">Mitchell Bustillo, Columbia University and former US Senate Page, “Time to Strengthen the Cuban Embargo,“ International Policy Digest, 5/9/13; </w:t>
      </w:r>
      <w:hyperlink r:id="rId57" w:history="1">
        <w:r w:rsidRPr="00ED3D77">
          <w:rPr>
            <w:rStyle w:val="Hyperlink"/>
          </w:rPr>
          <w:t>http://www.internationalpolicydigest.org/2013/05/09/time-to-strengthen-the-cuban-embargo/</w:t>
        </w:r>
      </w:hyperlink>
      <w:r w:rsidRPr="00ED3D77">
        <w:rPr>
          <w:rStyle w:val="StyleBoldUnderline"/>
          <w:u w:val="none"/>
        </w:rPr>
        <w:t xml:space="preserve"> Accessed 7/17/13. JG</w:t>
      </w:r>
    </w:p>
    <w:p w:rsidR="003C009B" w:rsidRDefault="003C009B" w:rsidP="003C009B">
      <w:pPr>
        <w:rPr>
          <w:rStyle w:val="StyleBoldUnderline"/>
          <w:sz w:val="26"/>
          <w:szCs w:val="26"/>
        </w:rPr>
      </w:pPr>
    </w:p>
    <w:p w:rsidR="003C009B" w:rsidRPr="00D4198B" w:rsidRDefault="003C009B" w:rsidP="003C009B">
      <w:pPr>
        <w:rPr>
          <w:sz w:val="24"/>
          <w:szCs w:val="24"/>
        </w:rPr>
      </w:pPr>
      <w:r>
        <w:t xml:space="preserve">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w:t>
      </w:r>
      <w:r w:rsidRPr="00D4198B">
        <w:rPr>
          <w:rStyle w:val="StyleBoldUnderline"/>
          <w:sz w:val="24"/>
          <w:szCs w:val="24"/>
          <w:highlight w:val="cyan"/>
        </w:rPr>
        <w:t>the current</w:t>
      </w:r>
      <w:r>
        <w:t xml:space="preserve"> legislation regarding the </w:t>
      </w:r>
      <w:r w:rsidRPr="00D4198B">
        <w:rPr>
          <w:rStyle w:val="StyleBoldUnderline"/>
          <w:sz w:val="24"/>
          <w:szCs w:val="24"/>
          <w:highlight w:val="cyan"/>
        </w:rPr>
        <w:t>embargo and travel ban against Cuba needs to be modernized and strengthened. The need for an embargo has never been more important or potentially effective</w:t>
      </w:r>
      <w:r w:rsidRPr="00D4198B">
        <w:rPr>
          <w:highlight w:val="cyan"/>
        </w:rPr>
        <w:t>,</w:t>
      </w:r>
      <w:r>
        <w:t xml:space="preserve"> even considering the current human rights and economic arguments against the embargo.</w:t>
      </w:r>
      <w:r w:rsidRPr="00ED3D77">
        <w:rPr>
          <w:sz w:val="12"/>
        </w:rPr>
        <w:t>¶</w:t>
      </w:r>
      <w:r>
        <w:rPr>
          <w:sz w:val="12"/>
        </w:rPr>
        <w:t xml:space="preserve"> </w:t>
      </w:r>
      <w:r w:rsidRPr="00ED3D77">
        <w:rPr>
          <w:sz w:val="12"/>
        </w:rPr>
        <w:t xml:space="preserve">¶ </w:t>
      </w:r>
      <w:r>
        <w:t>Washington’s goal in its dealings with Havana is clear: facilitate the introduction and growth of democracy while increasing personal freedoms. There are many who argue that the best way to spread democracy is by lifting the embargo and travel restrictions</w:t>
      </w:r>
      <w:r w:rsidRPr="00D4198B">
        <w:rPr>
          <w:rStyle w:val="StyleBoldUnderline"/>
          <w:sz w:val="24"/>
          <w:szCs w:val="24"/>
        </w:rPr>
        <w:t xml:space="preserve">. </w:t>
      </w:r>
      <w:r w:rsidRPr="00D4198B">
        <w:rPr>
          <w:rStyle w:val="StyleBoldUnderline"/>
          <w:sz w:val="24"/>
          <w:szCs w:val="24"/>
          <w:highlight w:val="cyan"/>
        </w:rPr>
        <w:t>U.S. Rep</w:t>
      </w:r>
      <w:r w:rsidRPr="00D4198B">
        <w:rPr>
          <w:sz w:val="24"/>
          <w:szCs w:val="24"/>
        </w:rPr>
        <w:t>.</w:t>
      </w:r>
      <w:r>
        <w:t xml:space="preserve"> Michael Honda </w:t>
      </w:r>
      <w:r w:rsidRPr="00D4198B">
        <w:rPr>
          <w:rStyle w:val="StyleBoldUnderline"/>
          <w:sz w:val="24"/>
          <w:szCs w:val="24"/>
        </w:rPr>
        <w:t>a</w:t>
      </w:r>
      <w:r w:rsidRPr="00D4198B">
        <w:rPr>
          <w:rStyle w:val="StyleBoldUnderline"/>
          <w:sz w:val="24"/>
          <w:szCs w:val="24"/>
          <w:highlight w:val="cyan"/>
        </w:rPr>
        <w:t>rgues that an influx of politically enlightened U.S. travelers to Cuba would put Havana in a difficult place, leading to their own people calling for change</w:t>
      </w:r>
      <w:r w:rsidRPr="00D4198B">
        <w:rPr>
          <w:highlight w:val="cyan"/>
        </w:rPr>
        <w:t>.</w:t>
      </w:r>
      <w:r>
        <w:t xml:space="preserve"> However, this is erroneous. Due to the fractured and weakened state of the embargo, over 400,000 U.S. travelers visited Cuba in 2011, making the United States the second-largest source of foreign visitors after Canada, according to NPR’s Nick Miroff. Obviously</w:t>
      </w:r>
      <w:r w:rsidRPr="00ED3D77">
        <w:rPr>
          <w:rStyle w:val="StyleBoldUnderline"/>
        </w:rPr>
        <w:t xml:space="preserve">, </w:t>
      </w:r>
      <w:r w:rsidRPr="00D4198B">
        <w:rPr>
          <w:rStyle w:val="StyleBoldUnderline"/>
          <w:sz w:val="24"/>
          <w:szCs w:val="24"/>
          <w:highlight w:val="cyan"/>
        </w:rPr>
        <w:t>this influx of what has been theorized to be liberty-professing tourists has not resulted in an influx of such democratic ideals</w:t>
      </w:r>
      <w:r>
        <w:t xml:space="preserve"> into this overwhelmingly federally controlled country.</w:t>
      </w:r>
      <w:r w:rsidRPr="00ED3D77">
        <w:rPr>
          <w:sz w:val="12"/>
        </w:rPr>
        <w:t>¶</w:t>
      </w:r>
      <w:r>
        <w:rPr>
          <w:sz w:val="12"/>
        </w:rPr>
        <w:t xml:space="preserve"> </w:t>
      </w:r>
      <w:r w:rsidRPr="00ED3D77">
        <w:rPr>
          <w:sz w:val="12"/>
        </w:rPr>
        <w:t xml:space="preserve">¶ </w:t>
      </w:r>
      <w:r>
        <w:t xml:space="preserve">One example is the case of Alan Gross, </w:t>
      </w:r>
      <w:r w:rsidRPr="00D4198B">
        <w:rPr>
          <w:rStyle w:val="StyleBoldUnderline"/>
          <w:highlight w:val="cyan"/>
        </w:rPr>
        <w:t xml:space="preserve">an </w:t>
      </w:r>
      <w:r w:rsidRPr="00D4198B">
        <w:rPr>
          <w:rStyle w:val="StyleBoldUnderline"/>
          <w:sz w:val="24"/>
          <w:szCs w:val="24"/>
          <w:highlight w:val="cyan"/>
        </w:rPr>
        <w:t>American citizen working for USAID</w:t>
      </w:r>
      <w:r w:rsidRPr="00D4198B">
        <w:rPr>
          <w:sz w:val="24"/>
          <w:szCs w:val="24"/>
        </w:rPr>
        <w:t>.</w:t>
      </w:r>
      <w:r>
        <w:t xml:space="preserve"> He was </w:t>
      </w:r>
      <w:r w:rsidRPr="00D4198B">
        <w:rPr>
          <w:rStyle w:val="StyleBoldUnderline"/>
          <w:sz w:val="24"/>
          <w:szCs w:val="24"/>
          <w:highlight w:val="cyan"/>
        </w:rPr>
        <w:t>arrested in Cuba in 2009 under the allegations of Acts against the Independence and Territorial Integrity of the State while distributing computers and technological equipment</w:t>
      </w:r>
      <w:r w:rsidRPr="00D4198B">
        <w:rPr>
          <w:rStyle w:val="StyleBoldUnderline"/>
          <w:sz w:val="24"/>
          <w:szCs w:val="24"/>
        </w:rPr>
        <w:t xml:space="preserve"> </w:t>
      </w:r>
      <w:r>
        <w:t xml:space="preserve">to Jewish communities </w:t>
      </w:r>
      <w:r w:rsidRPr="00D4198B">
        <w:rPr>
          <w:rStyle w:val="StyleBoldUnderline"/>
          <w:sz w:val="24"/>
          <w:szCs w:val="24"/>
          <w:highlight w:val="cyan"/>
        </w:rPr>
        <w:t>in Cuba</w:t>
      </w:r>
      <w:r w:rsidRPr="00ED3D77">
        <w:rPr>
          <w:rStyle w:val="StyleBoldUnderline"/>
        </w:rPr>
        <w:t>.</w:t>
      </w:r>
      <w:r>
        <w:t xml:space="preserve"> He is currently serving the fourth of his fifteen-year conviction, is in poor health, and receiving little to no aid from the U.S., according to the Gross Family website. In light of this, </w:t>
      </w:r>
      <w:r w:rsidRPr="00D4198B">
        <w:rPr>
          <w:rStyle w:val="StyleBoldUnderline"/>
          <w:sz w:val="24"/>
          <w:szCs w:val="24"/>
          <w:highlight w:val="cyan"/>
        </w:rPr>
        <w:t>it is hard to believe that the U.S. would be able to protect a large number of tourists in a hostile nation</w:t>
      </w:r>
      <w:r w:rsidRPr="00D4198B">
        <w:rPr>
          <w:highlight w:val="cyan"/>
        </w:rPr>
        <w:t>,</w:t>
      </w:r>
      <w:r>
        <w:t xml:space="preserve"> especially when they plan to ‘profess’ political freedom.</w:t>
      </w:r>
      <w:r w:rsidRPr="00D4198B">
        <w:rPr>
          <w:rStyle w:val="StyleBoldUnderline"/>
          <w:sz w:val="24"/>
          <w:szCs w:val="24"/>
        </w:rPr>
        <w:t xml:space="preserve"> T</w:t>
      </w:r>
      <w:r w:rsidRPr="00D4198B">
        <w:rPr>
          <w:rStyle w:val="StyleBoldUnderline"/>
          <w:sz w:val="24"/>
          <w:szCs w:val="24"/>
          <w:highlight w:val="cyan"/>
        </w:rPr>
        <w:t>his</w:t>
      </w:r>
      <w:r w:rsidRPr="00D4198B">
        <w:rPr>
          <w:sz w:val="24"/>
          <w:szCs w:val="24"/>
          <w:highlight w:val="cyan"/>
        </w:rPr>
        <w:t xml:space="preserve"> </w:t>
      </w:r>
      <w:r w:rsidRPr="00D4198B">
        <w:rPr>
          <w:rStyle w:val="StyleBoldUnderline"/>
          <w:sz w:val="24"/>
          <w:szCs w:val="24"/>
          <w:highlight w:val="cyan"/>
        </w:rPr>
        <w:t>view is further promoted by</w:t>
      </w:r>
      <w:r>
        <w:t xml:space="preserve"> the Ladies in White</w:t>
      </w:r>
      <w:r w:rsidRPr="00D4198B">
        <w:rPr>
          <w:rStyle w:val="StyleBoldUnderline"/>
          <w:sz w:val="24"/>
          <w:szCs w:val="24"/>
        </w:rPr>
        <w:t xml:space="preserve">, </w:t>
      </w:r>
      <w:r w:rsidRPr="00D4198B">
        <w:rPr>
          <w:rStyle w:val="StyleBoldUnderline"/>
          <w:sz w:val="24"/>
          <w:szCs w:val="24"/>
          <w:highlight w:val="cyan"/>
        </w:rPr>
        <w:t>a Cuban dissident group that supports the embargo.</w:t>
      </w:r>
      <w:r w:rsidRPr="00D4198B">
        <w:rPr>
          <w:sz w:val="24"/>
          <w:szCs w:val="24"/>
        </w:rPr>
        <w:t xml:space="preserve"> They fear </w:t>
      </w:r>
      <w:r w:rsidRPr="00D4198B">
        <w:rPr>
          <w:rStyle w:val="StyleBoldUnderline"/>
          <w:sz w:val="24"/>
          <w:szCs w:val="24"/>
          <w:highlight w:val="cyan"/>
        </w:rPr>
        <w:t>ending it would only serve to strengthen the current dictatorial regime</w:t>
      </w:r>
      <w:r>
        <w:t xml:space="preserve"> because the real blockade, they claim, is within Cuba. </w:t>
      </w:r>
      <w:r w:rsidRPr="00D4198B">
        <w:rPr>
          <w:rStyle w:val="StyleBoldUnderline"/>
          <w:sz w:val="24"/>
          <w:szCs w:val="24"/>
          <w:highlight w:val="cyan"/>
        </w:rPr>
        <w:t>Allowing American travelers to visit Cuba does not help propel the cause of Cuban democracy; it hampers it</w:t>
      </w:r>
      <w:r>
        <w:t>.</w:t>
      </w:r>
      <w:r w:rsidRPr="00D4198B">
        <w:rPr>
          <w:b/>
          <w:sz w:val="12"/>
          <w:szCs w:val="12"/>
        </w:rPr>
        <w:t xml:space="preserve">¶ ¶ </w:t>
      </w:r>
      <w:r>
        <w:t xml:space="preserve">Still there is the idea that further increasing American tourism to this nearby Caribbean island will at least aid their impoverished citizens in some manner, but this is neither a straight-forward nor easy solution. From the annual throng of American visitors, </w:t>
      </w:r>
      <w:r w:rsidRPr="00D4198B">
        <w:rPr>
          <w:rStyle w:val="StyleBoldUnderline"/>
          <w:sz w:val="24"/>
          <w:szCs w:val="24"/>
          <w:highlight w:val="cyan"/>
        </w:rPr>
        <w:t>U.S. Senator Marco Rubio declared</w:t>
      </w:r>
      <w:r w:rsidRPr="00D4198B">
        <w:rPr>
          <w:rStyle w:val="StyleBoldUnderline"/>
        </w:rPr>
        <w:t xml:space="preserve"> </w:t>
      </w:r>
      <w:r>
        <w:t xml:space="preserve">at a 2011 Western Hemisphere Subcommittee Hearing that an estimated, </w:t>
      </w:r>
      <w:r w:rsidRPr="00D4198B">
        <w:rPr>
          <w:sz w:val="24"/>
          <w:szCs w:val="24"/>
          <w:highlight w:val="cyan"/>
        </w:rPr>
        <w:t>“</w:t>
      </w:r>
      <w:r w:rsidRPr="00D4198B">
        <w:rPr>
          <w:rStyle w:val="StyleBoldUnderline"/>
          <w:sz w:val="24"/>
          <w:szCs w:val="24"/>
          <w:highlight w:val="cyan"/>
        </w:rPr>
        <w:t>$4 billion a year flow directly to the Cuban government from remittances and travel by Cuban Americans</w:t>
      </w:r>
      <w:r w:rsidRPr="00D4198B">
        <w:rPr>
          <w:highlight w:val="cyan"/>
        </w:rPr>
        <w:t>,</w:t>
      </w:r>
      <w:r>
        <w:t xml:space="preserve"> which is perhaps the single largest source of revenue to the most repressive government in the region.”</w:t>
      </w:r>
      <w:r w:rsidRPr="00ED3D77">
        <w:rPr>
          <w:sz w:val="12"/>
        </w:rPr>
        <w:t>¶</w:t>
      </w:r>
      <w:r>
        <w:rPr>
          <w:sz w:val="12"/>
        </w:rPr>
        <w:t xml:space="preserve"> </w:t>
      </w:r>
      <w:r w:rsidRPr="00ED3D77">
        <w:rPr>
          <w:sz w:val="12"/>
        </w:rPr>
        <w:t xml:space="preserve">¶ </w:t>
      </w:r>
      <w:r w:rsidRPr="00D4198B">
        <w:rPr>
          <w:rStyle w:val="StyleBoldUnderline"/>
          <w:sz w:val="24"/>
          <w:szCs w:val="24"/>
          <w:highlight w:val="cyan"/>
        </w:rPr>
        <w:t>These remittances are sent by Americans to help their Cuban families, not support the Cuban government</w:t>
      </w:r>
      <w:r w:rsidRPr="00D4198B">
        <w:rPr>
          <w:sz w:val="24"/>
          <w:szCs w:val="24"/>
        </w:rPr>
        <w:t>.</w:t>
      </w:r>
      <w:r>
        <w:t xml:space="preserve"> It is also a common belief that the Cuban embargo is a leading cause of poverty among the Cuban citizens and that lifting the embargo would go a long way toward improving the Cuban standard of living. However, </w:t>
      </w:r>
      <w:r w:rsidRPr="00D4198B">
        <w:rPr>
          <w:rStyle w:val="StyleBoldUnderline"/>
          <w:sz w:val="24"/>
          <w:szCs w:val="24"/>
          <w:highlight w:val="cyan"/>
        </w:rPr>
        <w:t>no amount of money can increase the living standards there as long as their current regime stands.</w:t>
      </w:r>
      <w:r w:rsidRPr="00D4198B">
        <w:rPr>
          <w:sz w:val="24"/>
          <w:szCs w:val="24"/>
        </w:rPr>
        <w:t xml:space="preserve"> </w:t>
      </w:r>
      <w:r>
        <w:t>“After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r w:rsidRPr="00ED3D77">
        <w:rPr>
          <w:sz w:val="12"/>
        </w:rPr>
        <w:t>¶</w:t>
      </w:r>
      <w:r>
        <w:rPr>
          <w:sz w:val="12"/>
        </w:rPr>
        <w:t xml:space="preserve"> </w:t>
      </w:r>
      <w:r w:rsidRPr="00ED3D77">
        <w:rPr>
          <w:sz w:val="12"/>
        </w:rPr>
        <w:t xml:space="preserve">¶ </w:t>
      </w:r>
      <w:r>
        <w:t xml:space="preserve">However unfortunate it may be, Cuba, in its current state, is a nation consisting only of a wealthy and powerful few and an impoverished and oppressed proletariat, who possess little to no means to escape or even improve their fate. </w:t>
      </w:r>
      <w:r w:rsidRPr="00D4198B">
        <w:rPr>
          <w:rStyle w:val="StyleBoldUnderline"/>
          <w:sz w:val="24"/>
          <w:szCs w:val="24"/>
          <w:highlight w:val="cyan"/>
        </w:rPr>
        <w:t>Lifting the trade embargo will not increase the general prosperity of the Cuban people</w:t>
      </w:r>
      <w:r w:rsidRPr="00D4198B">
        <w:rPr>
          <w:sz w:val="24"/>
          <w:szCs w:val="24"/>
          <w:highlight w:val="cyan"/>
        </w:rPr>
        <w:t xml:space="preserve">, </w:t>
      </w:r>
      <w:r w:rsidRPr="00D4198B">
        <w:rPr>
          <w:rStyle w:val="StyleBoldUnderline"/>
          <w:sz w:val="24"/>
          <w:szCs w:val="24"/>
          <w:highlight w:val="cyan"/>
        </w:rPr>
        <w:t>but it will increase the prosperity of the government</w:t>
      </w:r>
      <w:r w:rsidRPr="00D4198B">
        <w:rPr>
          <w:rStyle w:val="StyleBoldUnderline"/>
          <w:highlight w:val="cyan"/>
        </w:rPr>
        <w:t>.</w:t>
      </w:r>
      <w:r w:rsidRPr="00D4198B">
        <w:rPr>
          <w:highlight w:val="cyan"/>
        </w:rPr>
        <w:t xml:space="preserve"> Ergo, </w:t>
      </w:r>
      <w:r w:rsidRPr="00D4198B">
        <w:rPr>
          <w:rStyle w:val="StyleBoldUnderline"/>
          <w:sz w:val="24"/>
          <w:szCs w:val="24"/>
          <w:highlight w:val="cyan"/>
        </w:rPr>
        <w:t>the poverty and dire situation of the Cuban people cannot be blamed on the United States or the embargo</w:t>
      </w:r>
      <w:r w:rsidRPr="00D4198B">
        <w:rPr>
          <w:sz w:val="24"/>
          <w:szCs w:val="24"/>
          <w:highlight w:val="cyan"/>
        </w:rPr>
        <w:t>.</w:t>
      </w:r>
    </w:p>
    <w:p w:rsidR="003C009B" w:rsidRPr="00D17C4E" w:rsidRDefault="003C009B" w:rsidP="003C009B"/>
    <w:p w:rsidR="002852A1" w:rsidRDefault="002852A1" w:rsidP="002852A1">
      <w:pPr>
        <w:pStyle w:val="Heading4"/>
      </w:pPr>
      <w:r>
        <w:t>The embargo is key to ending communism in Cuba – empirics prove</w:t>
      </w:r>
    </w:p>
    <w:p w:rsidR="002852A1" w:rsidRDefault="002852A1" w:rsidP="002852A1">
      <w:r w:rsidRPr="002C3AF1">
        <w:rPr>
          <w:rStyle w:val="StyleStyleBold12pt"/>
        </w:rPr>
        <w:t>Chang</w:t>
      </w:r>
      <w:r>
        <w:t xml:space="preserve"> </w:t>
      </w:r>
      <w:r>
        <w:rPr>
          <w:rStyle w:val="StyleStyleBold12pt"/>
        </w:rPr>
        <w:t>08</w:t>
      </w:r>
    </w:p>
    <w:p w:rsidR="002852A1" w:rsidRDefault="002852A1" w:rsidP="002852A1">
      <w:r>
        <w:t>Gordon G. Chang contributor at the commentary magazine, lawyer regular contributor to The John Batchelor Show, The Glenn Beck Program 02.20.2008 - 4:05 PM “Contentions In Defense of the Cuban Embargo” accessed 7/17/13 AP</w:t>
      </w:r>
    </w:p>
    <w:p w:rsidR="002852A1" w:rsidRDefault="002852A1" w:rsidP="002852A1"/>
    <w:p w:rsidR="002852A1" w:rsidRPr="002C3AF1" w:rsidRDefault="002852A1" w:rsidP="002852A1">
      <w:pPr>
        <w:rPr>
          <w:rStyle w:val="StyleBoldUnderline"/>
        </w:rPr>
      </w:pPr>
      <w:r w:rsidRPr="002C3AF1">
        <w:t xml:space="preserve">That is certainly conventional wisdom—a specialty of the Times—but is it true? </w:t>
      </w:r>
      <w:r w:rsidRPr="002C3AF1">
        <w:rPr>
          <w:rStyle w:val="StyleBoldUnderline"/>
        </w:rPr>
        <w:t>Trade played a role in the failure of hardline governments</w:t>
      </w:r>
      <w:r w:rsidRPr="002C3AF1">
        <w:t xml:space="preserve"> in the last two decades, </w:t>
      </w:r>
      <w:r w:rsidRPr="002C3AF1">
        <w:rPr>
          <w:rStyle w:val="StyleBoldUnderline"/>
        </w:rPr>
        <w:t>but none of them were totalitarian states. Severe economic failure—not success—preceded the collapse of Soviet bloc communism</w:t>
      </w:r>
      <w:r w:rsidRPr="002C3AF1">
        <w:t>.</w:t>
      </w:r>
      <w:r w:rsidRPr="002C3AF1">
        <w:rPr>
          <w:sz w:val="12"/>
        </w:rPr>
        <w:t xml:space="preserve">¶ </w:t>
      </w:r>
      <w:r w:rsidRPr="002C3AF1">
        <w:t xml:space="preserve">The Times cites our trade with China as a reason for ending the Cuban embargo, but this example merely illustrates that American policy has been inconsistent. Trade with China, if it shows anything, demonstrates that there is little correlation between commerce and political liberalization, at least over the short term. After all, the Chinese Communist Party has, in the last two decades, managed to increase both trade and political repression. So far, </w:t>
      </w:r>
      <w:r w:rsidRPr="002C3AF1">
        <w:rPr>
          <w:rStyle w:val="StyleBoldUnderline"/>
        </w:rPr>
        <w:t>commerce has strengthened the hands of communists in China</w:t>
      </w:r>
      <w:r w:rsidRPr="002C3AF1">
        <w:t>.</w:t>
      </w:r>
      <w:r w:rsidRPr="002C3AF1">
        <w:rPr>
          <w:sz w:val="12"/>
        </w:rPr>
        <w:t xml:space="preserve">¶ </w:t>
      </w:r>
      <w:r w:rsidRPr="002C3AF1">
        <w:t xml:space="preserve">It is true, as the Times suggests, that </w:t>
      </w:r>
      <w:r w:rsidRPr="002C3AF1">
        <w:rPr>
          <w:rStyle w:val="StyleBoldUnderline"/>
        </w:rPr>
        <w:t>Fidel has used the embargo as an excuse for his economic mismanagement</w:t>
      </w:r>
      <w:r w:rsidRPr="002C3AF1">
        <w:t xml:space="preserve">, yet I suspect that by now </w:t>
      </w:r>
      <w:r w:rsidRPr="002C3AF1">
        <w:rPr>
          <w:rStyle w:val="StyleBoldUnderline"/>
        </w:rPr>
        <w:t>most people on his island realize that it is his system that causes their plight, not American policy</w:t>
      </w:r>
      <w:r w:rsidRPr="002C3AF1">
        <w:t>. As Alberto Luzarraga of the Cuban American Research Group noted during an earlier debate on the embargo, “</w:t>
      </w:r>
      <w:r w:rsidRPr="002C3AF1">
        <w:rPr>
          <w:rStyle w:val="StyleBoldUnderline"/>
        </w:rPr>
        <w:t>Cubans are not morons.”¶ Even if we lift the embargo, Castro’s successors will not allow their economy to be overrun by American tourists, investors, and corporate executives</w:t>
      </w:r>
      <w:r w:rsidRPr="002C3AF1">
        <w:t xml:space="preserve">. Fidel’s legitimacy, we should remember, is largely founded on his ridding the island of foreign exploiters and his creating home-grown socialism. </w:t>
      </w:r>
      <w:r w:rsidRPr="002C3AF1">
        <w:rPr>
          <w:rStyle w:val="StyleBoldUnderline"/>
        </w:rPr>
        <w:t>Cuban leaders, in any event, would allow only enough commerce to maintain their regime, just as North Korea</w:t>
      </w:r>
      <w:r w:rsidRPr="002C3AF1">
        <w:t xml:space="preserve">’s Kim Jong Il is doing today. </w:t>
      </w:r>
      <w:r w:rsidRPr="002C3AF1">
        <w:rPr>
          <w:rStyle w:val="StyleBoldUnderline"/>
        </w:rPr>
        <w:t>It is a Fukuyama-induced fantasy to think that history has ended and that we can rid ourselves of despicable autocrats with just letters of credit and bills of lading</w:t>
      </w:r>
      <w:r w:rsidRPr="002C3AF1">
        <w:t>. The Castro boys, Fidel and successor Raul, have survived just about everything during five decades and are not about to surrender to globalization.</w:t>
      </w:r>
      <w:r w:rsidRPr="002C3AF1">
        <w:rPr>
          <w:sz w:val="12"/>
        </w:rPr>
        <w:t xml:space="preserve">¶ </w:t>
      </w:r>
      <w:r w:rsidRPr="002C3AF1">
        <w:rPr>
          <w:rStyle w:val="StyleBoldUnderline"/>
        </w:rPr>
        <w:t>An embargo helped kill communism in Europe, and it can also end it in the Caribbean</w:t>
      </w:r>
      <w:r w:rsidRPr="002C3AF1">
        <w:t xml:space="preserve">. </w:t>
      </w:r>
      <w:r w:rsidRPr="002C3AF1">
        <w:rPr>
          <w:rStyle w:val="StyleBoldUnderline"/>
        </w:rPr>
        <w:t>One day we will establish normal trading relations with Cuba, but that should not be before the people there govern themselves</w:t>
      </w:r>
      <w:r w:rsidRPr="002C3AF1">
        <w:t xml:space="preserve">. “The post-Fidel era is clearly at hand, and the Bush administration has done almost nothing to prepare for it,” the New York Times said. Prepare for what? </w:t>
      </w:r>
      <w:r w:rsidRPr="002C3AF1">
        <w:rPr>
          <w:rStyle w:val="StyleBoldUnderline"/>
        </w:rPr>
        <w:t xml:space="preserve">The embargo has been working all along, and it is up to the Cuban dictators to relax their grip, not us.¶ </w:t>
      </w:r>
    </w:p>
    <w:p w:rsidR="002852A1" w:rsidRDefault="002852A1" w:rsidP="002852A1"/>
    <w:p w:rsidR="002852A1" w:rsidRDefault="002852A1" w:rsidP="002852A1"/>
    <w:p w:rsidR="002852A1" w:rsidRDefault="002852A1" w:rsidP="002852A1">
      <w:pPr>
        <w:rPr>
          <w:sz w:val="24"/>
          <w:szCs w:val="24"/>
        </w:rPr>
      </w:pPr>
      <w:r w:rsidRPr="00425494">
        <w:rPr>
          <w:sz w:val="2"/>
          <w:szCs w:val="2"/>
        </w:rPr>
        <w:t>L</w:t>
      </w:r>
    </w:p>
    <w:p w:rsidR="002852A1" w:rsidRDefault="002852A1" w:rsidP="002852A1">
      <w:pPr>
        <w:pStyle w:val="Heading4"/>
        <w:rPr>
          <w:rFonts w:eastAsia="Times New Roman"/>
          <w:shd w:val="clear" w:color="auto" w:fill="FFFFFF"/>
        </w:rPr>
      </w:pPr>
      <w:r>
        <w:rPr>
          <w:rFonts w:eastAsia="Times New Roman"/>
          <w:shd w:val="clear" w:color="auto" w:fill="FFFFFF"/>
        </w:rPr>
        <w:t>We need to keep the leverage of the Embargo</w:t>
      </w:r>
    </w:p>
    <w:p w:rsidR="002852A1" w:rsidRPr="0040725C" w:rsidRDefault="002852A1" w:rsidP="002852A1">
      <w:pPr>
        <w:rPr>
          <w:rStyle w:val="StyleStyleBold12pt"/>
        </w:rPr>
      </w:pPr>
      <w:r w:rsidRPr="0040725C">
        <w:rPr>
          <w:rStyle w:val="StyleStyleBold12pt"/>
        </w:rPr>
        <w:t>Brookes, 2009</w:t>
      </w:r>
    </w:p>
    <w:p w:rsidR="002852A1" w:rsidRDefault="002852A1" w:rsidP="002852A1">
      <w:pPr>
        <w:spacing w:line="270" w:lineRule="atLeast"/>
        <w:rPr>
          <w:rFonts w:ascii="Arial" w:eastAsia="Times New Roman" w:hAnsi="Arial" w:cs="Arial"/>
          <w:color w:val="333333"/>
          <w:szCs w:val="20"/>
          <w:shd w:val="clear" w:color="auto" w:fill="FFFFFF"/>
        </w:rPr>
      </w:pPr>
      <w:r>
        <w:rPr>
          <w:rFonts w:ascii="Arial" w:eastAsia="Times New Roman" w:hAnsi="Arial" w:cs="Arial"/>
          <w:color w:val="333333"/>
          <w:szCs w:val="20"/>
          <w:shd w:val="clear" w:color="auto" w:fill="FFFFFF"/>
        </w:rPr>
        <w:t>[Peter Brookes</w:t>
      </w:r>
      <w:r w:rsidRPr="00287490">
        <w:rPr>
          <w:rFonts w:ascii="Arial" w:eastAsia="Times New Roman" w:hAnsi="Arial" w:cs="Arial"/>
          <w:i/>
          <w:iCs/>
          <w:color w:val="333333"/>
          <w:szCs w:val="20"/>
          <w:shd w:val="clear" w:color="auto" w:fill="FFFFFF"/>
        </w:rPr>
        <w:t xml:space="preserve"> </w:t>
      </w:r>
      <w:r w:rsidRPr="00287490">
        <w:rPr>
          <w:rFonts w:ascii="Arial" w:eastAsia="Times New Roman" w:hAnsi="Arial" w:cs="Arial"/>
          <w:iCs/>
          <w:color w:val="333333"/>
          <w:szCs w:val="20"/>
          <w:shd w:val="clear" w:color="auto" w:fill="FFFFFF"/>
        </w:rPr>
        <w:t>senior fellow for National Security Affairs in the Davis Institute at The Heritage Foundation, “Keep the Embargo, O</w:t>
      </w:r>
      <w:r>
        <w:rPr>
          <w:rFonts w:ascii="Arial" w:eastAsia="Times New Roman" w:hAnsi="Arial" w:cs="Arial"/>
          <w:color w:val="333333"/>
          <w:szCs w:val="20"/>
          <w:shd w:val="clear" w:color="auto" w:fill="FFFFFF"/>
        </w:rPr>
        <w:t xml:space="preserve">”, The Heritage Foundation, 4/16/2009 </w:t>
      </w:r>
      <w:hyperlink r:id="rId58" w:history="1">
        <w:r w:rsidRPr="00287490">
          <w:rPr>
            <w:rStyle w:val="Hyperlink"/>
            <w:rFonts w:ascii="Arial" w:eastAsia="Times New Roman" w:hAnsi="Arial" w:cs="Arial"/>
            <w:szCs w:val="20"/>
            <w:shd w:val="clear" w:color="auto" w:fill="FFFFFF"/>
          </w:rPr>
          <w:t>http://www.heritage.org/research/commentary/2009/04/keep-the-embargo-o</w:t>
        </w:r>
      </w:hyperlink>
      <w:r>
        <w:rPr>
          <w:rFonts w:ascii="Arial" w:eastAsia="Times New Roman" w:hAnsi="Arial" w:cs="Arial"/>
          <w:color w:val="333333"/>
          <w:szCs w:val="20"/>
          <w:shd w:val="clear" w:color="auto" w:fill="FFFFFF"/>
        </w:rPr>
        <w:t xml:space="preserve"> Accessed 7/18/13 MJM]</w:t>
      </w:r>
    </w:p>
    <w:p w:rsidR="002852A1" w:rsidRDefault="002852A1" w:rsidP="002852A1">
      <w:pPr>
        <w:spacing w:line="270" w:lineRule="atLeast"/>
        <w:rPr>
          <w:rFonts w:ascii="Arial" w:eastAsia="Times New Roman" w:hAnsi="Arial" w:cs="Arial"/>
          <w:color w:val="333333"/>
          <w:szCs w:val="20"/>
          <w:shd w:val="clear" w:color="auto" w:fill="FFFFFF"/>
        </w:rPr>
      </w:pPr>
    </w:p>
    <w:p w:rsidR="002852A1" w:rsidRPr="0073580E" w:rsidRDefault="002852A1" w:rsidP="002852A1">
      <w:pPr>
        <w:spacing w:line="270" w:lineRule="atLeast"/>
        <w:rPr>
          <w:rStyle w:val="StyleBoldUnderline"/>
        </w:rPr>
      </w:pPr>
      <w:r w:rsidRPr="00287490">
        <w:rPr>
          <w:rStyle w:val="StyleBoldUnderline"/>
        </w:rPr>
        <w:t>In another outreach to roguish regimes</w:t>
      </w:r>
      <w:r w:rsidRPr="00CF1CD7">
        <w:rPr>
          <w:rStyle w:val="StyleBoldUnderline"/>
          <w:highlight w:val="yellow"/>
        </w:rPr>
        <w:t>, the Obama administration on Monday announced the easing of some restrictions on Cuba.</w:t>
      </w:r>
      <w:r w:rsidRPr="0073580E">
        <w:rPr>
          <w:rFonts w:ascii="Arial" w:eastAsia="Times New Roman" w:hAnsi="Arial" w:cs="Arial"/>
          <w:color w:val="333333"/>
          <w:szCs w:val="20"/>
          <w:shd w:val="clear" w:color="auto" w:fill="FFFFFF"/>
        </w:rPr>
        <w:t>Team Bam hopes that a new face in the White House will heal old wounds. Fat chance.Sure, it's fine to allow separated families to see each other more than once every three years -- even though </w:t>
      </w:r>
      <w:r w:rsidRPr="0073580E">
        <w:rPr>
          <w:rFonts w:ascii="Arial" w:eastAsia="Times New Roman" w:hAnsi="Arial" w:cs="Arial"/>
          <w:i/>
          <w:iCs/>
          <w:color w:val="333333"/>
          <w:szCs w:val="20"/>
          <w:bdr w:val="none" w:sz="0" w:space="0" w:color="auto" w:frame="1"/>
          <w:shd w:val="clear" w:color="auto" w:fill="FFFFFF"/>
        </w:rPr>
        <w:t>Cubanos</w:t>
      </w:r>
      <w:r w:rsidRPr="0073580E">
        <w:rPr>
          <w:rFonts w:ascii="Arial" w:eastAsia="Times New Roman" w:hAnsi="Arial" w:cs="Arial"/>
          <w:color w:val="333333"/>
          <w:szCs w:val="20"/>
          <w:shd w:val="clear" w:color="auto" w:fill="FFFFFF"/>
        </w:rPr>
        <w:t> aren't allowed to visit America.And permitting gifts to Cuban relatives could ease unnecessary poverty -- even though the regime will siphon off an estimated 20 percent of the money sent there.</w:t>
      </w:r>
      <w:r w:rsidRPr="0073580E">
        <w:rPr>
          <w:rStyle w:val="StyleBoldUnderline"/>
        </w:rPr>
        <w:t xml:space="preserve">In the end, though, it's still Fidel Castro and his brother Raul who'll decide whether there'll be a thaw in ties with the United States -- or not.And in usual Castro-style, </w:t>
      </w:r>
      <w:r w:rsidRPr="00CF1CD7">
        <w:rPr>
          <w:rStyle w:val="StyleBoldUnderline"/>
        </w:rPr>
        <w:t>Fidel himself stood defiant in response to the White House proclamation, barely recognizing the US policy shift.Instead, and predictably, Fidel demanded an end to el bloqueo (the blockade) -- without any promises of change for the people who labor under the regime's hard-line policies.So much for the theory that if we're nice to them, they'll be nice to us</w:t>
      </w:r>
      <w:r w:rsidRPr="0073580E">
        <w:rPr>
          <w:rFonts w:ascii="Arial" w:eastAsia="Times New Roman" w:hAnsi="Arial" w:cs="Arial"/>
          <w:color w:val="333333"/>
          <w:szCs w:val="20"/>
          <w:shd w:val="clear" w:color="auto" w:fill="FFFFFF"/>
        </w:rPr>
        <w:t>.Many are concerned that the lack of love from Havana will lead Washington to make even </w:t>
      </w:r>
      <w:r w:rsidRPr="0073580E">
        <w:rPr>
          <w:rFonts w:ascii="Arial" w:eastAsia="Times New Roman" w:hAnsi="Arial" w:cs="Arial"/>
          <w:i/>
          <w:iCs/>
          <w:color w:val="333333"/>
          <w:szCs w:val="20"/>
          <w:bdr w:val="none" w:sz="0" w:space="0" w:color="auto" w:frame="1"/>
          <w:shd w:val="clear" w:color="auto" w:fill="FFFFFF"/>
        </w:rPr>
        <w:t>more</w:t>
      </w:r>
      <w:r w:rsidRPr="0073580E">
        <w:rPr>
          <w:rFonts w:ascii="Arial" w:eastAsia="Times New Roman" w:hAnsi="Arial" w:cs="Arial"/>
          <w:color w:val="333333"/>
          <w:szCs w:val="20"/>
          <w:shd w:val="clear" w:color="auto" w:fill="FFFFFF"/>
        </w:rPr>
        <w:t> unilateral concessions to create an opening with Fidel and the gang.</w:t>
      </w:r>
      <w:r w:rsidRPr="0073580E">
        <w:rPr>
          <w:rStyle w:val="StyleBoldUnderline"/>
        </w:rPr>
        <w:t xml:space="preserve">Of course, </w:t>
      </w:r>
      <w:r w:rsidRPr="00CF1CD7">
        <w:rPr>
          <w:rStyle w:val="StyleBoldUnderline"/>
        </w:rPr>
        <w:t>the big empanada is the US economic embargo against Cuba, in place since 1962, which undoubtedly is the thing Havana most wants done away with -- without any concessions on Cuba's part,</w:t>
      </w:r>
      <w:r w:rsidRPr="0073580E">
        <w:rPr>
          <w:rStyle w:val="StyleBoldUnderline"/>
        </w:rPr>
        <w:t xml:space="preserve"> of course.</w:t>
      </w:r>
      <w:r w:rsidRPr="004C0242">
        <w:rPr>
          <w:rStyle w:val="StyleBoldUnderline"/>
          <w:highlight w:val="yellow"/>
        </w:rPr>
        <w:t xml:space="preserve">Lifting the embargo won't normalize relations, but instead </w:t>
      </w:r>
      <w:r w:rsidRPr="00287490">
        <w:rPr>
          <w:rStyle w:val="StyleBoldUnderline"/>
          <w:highlight w:val="yellow"/>
        </w:rPr>
        <w:t>legitimize -- and wave the white flag to -- Fidel's 50-year fight against the Yanquis, further lionizing the dictator and encouraging the Latin American Left.</w:t>
      </w:r>
    </w:p>
    <w:p w:rsidR="002852A1" w:rsidRPr="004C0242" w:rsidRDefault="002852A1" w:rsidP="002852A1">
      <w:pPr>
        <w:spacing w:line="270" w:lineRule="atLeast"/>
        <w:rPr>
          <w:rStyle w:val="StyleBoldUnderline"/>
          <w:rFonts w:ascii="Arial" w:eastAsia="Times New Roman" w:hAnsi="Arial" w:cs="Arial"/>
          <w:bCs w:val="0"/>
          <w:color w:val="333333"/>
          <w:szCs w:val="20"/>
          <w:u w:val="none"/>
          <w:shd w:val="clear" w:color="auto" w:fill="FFFFFF"/>
        </w:rPr>
      </w:pPr>
      <w:r w:rsidRPr="0073580E">
        <w:rPr>
          <w:rFonts w:ascii="Arial" w:eastAsia="Times New Roman" w:hAnsi="Arial" w:cs="Arial"/>
          <w:color w:val="333333"/>
          <w:szCs w:val="20"/>
          <w:shd w:val="clear" w:color="auto" w:fill="FFFFFF"/>
        </w:rPr>
        <w:t>Because the economy is nationalized, trade will pour plenty of cash into the Cuban national coffers -- allowing Havana to suppress dissent at home and bolster its communist agenda abroad.The </w:t>
      </w:r>
      <w:r w:rsidRPr="0073580E">
        <w:rPr>
          <w:rFonts w:ascii="Arial" w:eastAsia="Times New Roman" w:hAnsi="Arial" w:cs="Arial"/>
          <w:i/>
          <w:iCs/>
          <w:color w:val="333333"/>
          <w:szCs w:val="20"/>
          <w:bdr w:val="none" w:sz="0" w:space="0" w:color="auto" w:frame="1"/>
          <w:shd w:val="clear" w:color="auto" w:fill="FFFFFF"/>
        </w:rPr>
        <w:t>last</w:t>
      </w:r>
      <w:r w:rsidRPr="0073580E">
        <w:rPr>
          <w:rFonts w:ascii="Arial" w:eastAsia="Times New Roman" w:hAnsi="Arial" w:cs="Arial"/>
          <w:color w:val="333333"/>
          <w:szCs w:val="20"/>
          <w:shd w:val="clear" w:color="auto" w:fill="FFFFFF"/>
        </w:rPr>
        <w:t> thing we should do is to fill the pockets of a regime that'll use those profits to keep a jackboot on the neck of the Cuban people. The political and human-rights situation in Cuba is grim enough already.The police state controls the lives of 11 million Cubans in what has become an island prison. The people enjoy </w:t>
      </w:r>
      <w:r w:rsidRPr="0073580E">
        <w:rPr>
          <w:rFonts w:ascii="Arial" w:eastAsia="Times New Roman" w:hAnsi="Arial" w:cs="Arial"/>
          <w:i/>
          <w:iCs/>
          <w:color w:val="333333"/>
          <w:szCs w:val="20"/>
          <w:bdr w:val="none" w:sz="0" w:space="0" w:color="auto" w:frame="1"/>
          <w:shd w:val="clear" w:color="auto" w:fill="FFFFFF"/>
        </w:rPr>
        <w:t>none</w:t>
      </w:r>
      <w:r w:rsidRPr="0073580E">
        <w:rPr>
          <w:rFonts w:ascii="Arial" w:eastAsia="Times New Roman" w:hAnsi="Arial" w:cs="Arial"/>
          <w:color w:val="333333"/>
          <w:szCs w:val="20"/>
          <w:shd w:val="clear" w:color="auto" w:fill="FFFFFF"/>
        </w:rPr>
        <w:t> of the basic civil liberties -- no freedom of speech, press, assembly or association.Security types monitor foreign journalists, restrict Internet access and foreign news and censor the domestic media. The regime holds more than 200 political dissidents in jails that rats won't live in.We also don't need a pumped-up Cuba that could become a serious menace to US interests in Latin America, the Caribbean -- or beyond. (The likes of China, Russia and Iran might also look to partner with a revitalized Cuba.)With an influx of resources, the Cuban regime would surely team up with the rulers of nations like Venezuela, Nicaragua and Bolivia to advance socialism and anti-Americanism in the Western Hemisphere.The embargo has stifled Havana's ambitions ever since the Castros lost their Soviet sponsorship in the early 1990s. Anyone noticed the lack of trouble Cuba has caused internationally since then? Contrast that with the 1980s some time.</w:t>
      </w:r>
      <w:r w:rsidRPr="00CF1CD7">
        <w:rPr>
          <w:rStyle w:val="StyleBoldUnderline"/>
          <w:highlight w:val="yellow"/>
        </w:rPr>
        <w:t>Regrettably, 110 years after independence from Spain (courtesy of Uncle Sam), Cuba still isn't free. Instead of utopia, it has become a dystopia at the hands of the Castro brothers.</w:t>
      </w:r>
      <w:r w:rsidRPr="0073580E">
        <w:rPr>
          <w:rFonts w:ascii="Arial" w:eastAsia="Times New Roman" w:hAnsi="Arial" w:cs="Arial"/>
          <w:color w:val="333333"/>
          <w:szCs w:val="20"/>
          <w:shd w:val="clear" w:color="auto" w:fill="FFFFFF"/>
        </w:rPr>
        <w:t>The US embargo remains a matter of principle -- and an appropriate response to Cuba's brutal repression of its people. Giving in to evil only begets more of it. Haven't we learned that yet?</w:t>
      </w:r>
      <w:r w:rsidRPr="00CF1CD7">
        <w:rPr>
          <w:rStyle w:val="StyleBoldUnderline"/>
          <w:highlight w:val="yellow"/>
        </w:rPr>
        <w:t>Until</w:t>
      </w:r>
      <w:r w:rsidRPr="0073580E">
        <w:rPr>
          <w:rStyle w:val="StyleBoldUnderline"/>
        </w:rPr>
        <w:t xml:space="preserve"> </w:t>
      </w:r>
      <w:r w:rsidRPr="00CF1CD7">
        <w:rPr>
          <w:rStyle w:val="StyleBoldUnderline"/>
          <w:highlight w:val="yellow"/>
        </w:rPr>
        <w:t>we see progress in loosing the Cuban people from the yoke of the communist regime, we should hold firm onto the leverage the embargo provides.</w:t>
      </w:r>
    </w:p>
    <w:p w:rsidR="002852A1" w:rsidRDefault="002852A1" w:rsidP="002852A1">
      <w:pPr>
        <w:spacing w:line="270" w:lineRule="atLeast"/>
        <w:rPr>
          <w:rStyle w:val="StyleBoldUnderline"/>
        </w:rPr>
      </w:pPr>
    </w:p>
    <w:p w:rsidR="00970C97" w:rsidRDefault="00970C97" w:rsidP="00970C97">
      <w:pPr>
        <w:pStyle w:val="Heading4"/>
      </w:pPr>
      <w:r>
        <w:t>Embargo still serves a purpose</w:t>
      </w:r>
    </w:p>
    <w:p w:rsidR="00970C97" w:rsidRPr="00642FCA" w:rsidRDefault="00970C97" w:rsidP="00970C97">
      <w:pPr>
        <w:rPr>
          <w:rStyle w:val="StyleStyleBold12pt"/>
        </w:rPr>
      </w:pPr>
      <w:r w:rsidRPr="00642FCA">
        <w:rPr>
          <w:rStyle w:val="StyleStyleBold12pt"/>
        </w:rPr>
        <w:t>Sadowski ‘11</w:t>
      </w:r>
    </w:p>
    <w:p w:rsidR="00970C97" w:rsidRPr="001921FB" w:rsidRDefault="00970C97" w:rsidP="00970C97">
      <w:pPr>
        <w:rPr>
          <w:szCs w:val="16"/>
        </w:rPr>
      </w:pPr>
      <w:r w:rsidRPr="001921FB">
        <w:rPr>
          <w:szCs w:val="16"/>
        </w:rPr>
        <w:t>Richard Sadowski Managi</w:t>
      </w:r>
      <w:r>
        <w:rPr>
          <w:szCs w:val="16"/>
        </w:rPr>
        <w:t>ng Editor of Production of</w:t>
      </w:r>
      <w:r w:rsidRPr="001921FB">
        <w:rPr>
          <w:szCs w:val="16"/>
        </w:rPr>
        <w:t xml:space="preserve"> the Journal of International Business and Law Vol. XI. “Cuban Off</w:t>
      </w:r>
      <w:r>
        <w:rPr>
          <w:szCs w:val="16"/>
        </w:rPr>
        <w:t>shore Drilling: Preparation and</w:t>
      </w:r>
      <w:r w:rsidRPr="001921FB">
        <w:rPr>
          <w:szCs w:val="16"/>
        </w:rPr>
        <w:t xml:space="preserve"> Prevention with</w:t>
      </w:r>
      <w:r>
        <w:rPr>
          <w:szCs w:val="16"/>
        </w:rPr>
        <w:t xml:space="preserve">in the Framework of the United </w:t>
      </w:r>
      <w:r w:rsidRPr="001921FB">
        <w:rPr>
          <w:szCs w:val="16"/>
        </w:rPr>
        <w:t>States’ Embargo” – ¶ Sustainable Development Law &amp; Policy¶ Volume 12; Issue 1 Fall 2011: Natural Resource Conflicts Article 10 – http://digitalcommons.wcl.american.edu/cgi/viewcontent.cgi?article=1497&amp;context=sdlp</w:t>
      </w:r>
    </w:p>
    <w:p w:rsidR="00970C97" w:rsidRDefault="00970C97" w:rsidP="00970C97"/>
    <w:p w:rsidR="00970C97" w:rsidRPr="001921FB" w:rsidRDefault="00970C97" w:rsidP="00970C97">
      <w:pPr>
        <w:rPr>
          <w:rStyle w:val="StyleBoldUnderline"/>
          <w:szCs w:val="20"/>
        </w:rPr>
      </w:pPr>
      <w:r w:rsidRPr="001921FB">
        <w:rPr>
          <w:rStyle w:val="StyleBoldUnderline"/>
          <w:szCs w:val="20"/>
        </w:rPr>
        <w:t>Many critics of the embargo complain that the policy is</w:t>
      </w:r>
      <w:r w:rsidRPr="001921FB">
        <w:rPr>
          <w:rStyle w:val="StyleBoldUnderline"/>
          <w:szCs w:val="20"/>
          <w:u w:val="none"/>
        </w:rPr>
        <w:t>¶</w:t>
      </w:r>
      <w:r w:rsidRPr="001921FB">
        <w:rPr>
          <w:rStyle w:val="StyleBoldUnderline"/>
          <w:szCs w:val="20"/>
        </w:rPr>
        <w:t xml:space="preserve"> inherently ineffective </w:t>
      </w:r>
      <w:r w:rsidRPr="001921FB">
        <w:rPr>
          <w:szCs w:val="20"/>
        </w:rPr>
        <w:t xml:space="preserve">and actually exacts a human toll.52 They¶ note that many of the societal ills of the Cuban people are¶ furthered by the embargo’s economic impacts on Cuba. 53 For¶ instance, the American Association for World Health’s yearlong¶ study of Cuba concluded that the embargo itself has led to increased suffering and death in Cuba, a condition that has¶ been aggravated by the passage of the Helms-Burton Act.54¶ The study found that “the declining availability of foodstuffs,¶ medicines and such basic medical supplies as replacement parts¶ for 30-year-old X-ray machines is taking a tragic human toll.”55¶ Further, they argue that the opposition of the Cuban people to¶ the embargo is ignored.56 Opponents view the embargo as a hypocritical¶ U.S. policy that allows enthusiastic trade with China, a¶ communist nation where political oppression is at least as great¶ as in Cuba.57 These criticisms put further demands on the United¶ States to end the embargo in the interest of human rights.58¶ Dealing with Cuba’s Oil Plans without¶ Compromising the Embargo¶ The Embargo is Still Necessary¶ </w:t>
      </w:r>
      <w:r w:rsidRPr="001921FB">
        <w:rPr>
          <w:rStyle w:val="StyleBoldUnderline"/>
          <w:szCs w:val="20"/>
        </w:rPr>
        <w:t>Despite calls for its revocation, the embargo’s purpose is as</w:t>
      </w:r>
      <w:r w:rsidRPr="001921FB">
        <w:rPr>
          <w:rStyle w:val="StyleBoldUnderline"/>
          <w:szCs w:val="20"/>
          <w:u w:val="none"/>
        </w:rPr>
        <w:t>¶</w:t>
      </w:r>
      <w:r w:rsidRPr="001921FB">
        <w:rPr>
          <w:rStyle w:val="StyleBoldUnderline"/>
          <w:szCs w:val="20"/>
        </w:rPr>
        <w:t xml:space="preserve"> important now as when it was enacted</w:t>
      </w:r>
      <w:r w:rsidRPr="001921FB">
        <w:rPr>
          <w:szCs w:val="20"/>
        </w:rPr>
        <w:t xml:space="preserve">. </w:t>
      </w:r>
      <w:r w:rsidRPr="001921FB">
        <w:rPr>
          <w:rStyle w:val="StyleBoldUnderline"/>
          <w:szCs w:val="20"/>
        </w:rPr>
        <w:t>Cuba is still an oppressive</w:t>
      </w:r>
      <w:r w:rsidRPr="001921FB">
        <w:rPr>
          <w:rStyle w:val="StyleBoldUnderline"/>
          <w:szCs w:val="20"/>
          <w:u w:val="none"/>
        </w:rPr>
        <w:t>¶</w:t>
      </w:r>
      <w:r w:rsidRPr="001921FB">
        <w:rPr>
          <w:rStyle w:val="StyleBoldUnderline"/>
          <w:szCs w:val="20"/>
        </w:rPr>
        <w:t xml:space="preserve"> country</w:t>
      </w:r>
      <w:r w:rsidRPr="001921FB">
        <w:rPr>
          <w:szCs w:val="20"/>
        </w:rPr>
        <w:t xml:space="preserve">.59 </w:t>
      </w:r>
      <w:r w:rsidRPr="001921FB">
        <w:rPr>
          <w:rStyle w:val="StyleBoldUnderline"/>
          <w:szCs w:val="20"/>
        </w:rPr>
        <w:t>Cubans may not leave the country without permission</w:t>
      </w:r>
      <w:r w:rsidRPr="001921FB">
        <w:rPr>
          <w:szCs w:val="20"/>
        </w:rPr>
        <w:t xml:space="preserve">¶ and still lack fundamental freedoms of expression.60 José¶ Miguel Vivanco, the director of Americas division at Human¶ Rights Watch, notes that as “Cuba’s draconian laws and sham¶ trials remain in place, [the country] continue[s] to restock the¶ prison cells with new generations of innocent Cubans who dare¶ to exercise their basic rights.”61 Moreover, a recent proposal by¶ the Cuban Communist Party makes clear that there will be no¶ change in the country’s oppressive one-party political system.62¶ In doing so, the lengthy document declares “[o]nly socialism¶ is capable of overcoming the current difficulties and preserving¶ the victories of the revolution.”63 </w:t>
      </w:r>
      <w:r w:rsidRPr="001921FB">
        <w:rPr>
          <w:rStyle w:val="StyleBoldUnderline"/>
          <w:szCs w:val="20"/>
        </w:rPr>
        <w:t>Cuba’s treatment of its</w:t>
      </w:r>
      <w:r w:rsidRPr="001921FB">
        <w:rPr>
          <w:rStyle w:val="StyleBoldUnderline"/>
          <w:szCs w:val="20"/>
          <w:u w:val="none"/>
        </w:rPr>
        <w:t>¶</w:t>
      </w:r>
      <w:r w:rsidRPr="001921FB">
        <w:rPr>
          <w:rStyle w:val="StyleBoldUnderline"/>
          <w:szCs w:val="20"/>
        </w:rPr>
        <w:t xml:space="preserve"> own citizens is a situation the United States cannot ignore</w:t>
      </w:r>
      <w:r w:rsidRPr="001921FB">
        <w:rPr>
          <w:szCs w:val="20"/>
        </w:rPr>
        <w:t xml:space="preserve">. </w:t>
      </w:r>
      <w:r w:rsidRPr="001921FB">
        <w:rPr>
          <w:rStyle w:val="StyleBoldUnderline"/>
          <w:szCs w:val="20"/>
        </w:rPr>
        <w:t>The</w:t>
      </w:r>
      <w:r w:rsidRPr="001921FB">
        <w:rPr>
          <w:rStyle w:val="StyleBoldUnderline"/>
          <w:szCs w:val="20"/>
          <w:u w:val="none"/>
        </w:rPr>
        <w:t>¶</w:t>
      </w:r>
      <w:r w:rsidRPr="001921FB">
        <w:rPr>
          <w:rStyle w:val="StyleBoldUnderline"/>
          <w:szCs w:val="20"/>
        </w:rPr>
        <w:t xml:space="preserve"> embargo’s twin goals of backing democracy and ending oppressive</w:t>
      </w:r>
      <w:r w:rsidRPr="001921FB">
        <w:rPr>
          <w:rStyle w:val="StyleBoldUnderline"/>
          <w:szCs w:val="20"/>
          <w:u w:val="none"/>
        </w:rPr>
        <w:t>¶</w:t>
      </w:r>
      <w:r w:rsidRPr="001921FB">
        <w:rPr>
          <w:rStyle w:val="StyleBoldUnderline"/>
          <w:szCs w:val="20"/>
        </w:rPr>
        <w:t xml:space="preserve"> rule have not been met. Until they are, the embargo must</w:t>
      </w:r>
      <w:r w:rsidRPr="001921FB">
        <w:rPr>
          <w:rStyle w:val="StyleBoldUnderline"/>
          <w:szCs w:val="20"/>
          <w:u w:val="none"/>
        </w:rPr>
        <w:t>¶</w:t>
      </w:r>
      <w:r w:rsidRPr="001921FB">
        <w:rPr>
          <w:rStyle w:val="StyleBoldUnderline"/>
          <w:szCs w:val="20"/>
        </w:rPr>
        <w:t xml:space="preserve"> remain in place.</w:t>
      </w:r>
    </w:p>
    <w:p w:rsidR="00970C97" w:rsidRDefault="00970C97" w:rsidP="002852A1">
      <w:pPr>
        <w:spacing w:line="270" w:lineRule="atLeast"/>
        <w:rPr>
          <w:rStyle w:val="StyleBoldUnderline"/>
        </w:rPr>
      </w:pPr>
    </w:p>
    <w:p w:rsidR="0007786F" w:rsidRDefault="0007786F" w:rsidP="0007786F">
      <w:pPr>
        <w:pStyle w:val="Heading4"/>
      </w:pPr>
      <w:r>
        <w:t>Embargo reduces sexual abuse</w:t>
      </w:r>
    </w:p>
    <w:p w:rsidR="0007786F" w:rsidRDefault="0007786F" w:rsidP="0007786F">
      <w:r w:rsidRPr="00667EB2">
        <w:rPr>
          <w:rStyle w:val="StyleStyleBold12pt"/>
        </w:rPr>
        <w:t>Greenfield, ’13</w:t>
      </w:r>
      <w:r>
        <w:t xml:space="preserve"> </w:t>
      </w:r>
      <w:r w:rsidRPr="00667EB2">
        <w:rPr>
          <w:sz w:val="16"/>
        </w:rPr>
        <w:t>(Daniel, Shillman Journalism Fellow at the Freedom Center, “US Embargo on Cuba Prevents Child Sex Tourism,” 3/17, http://frontpagemag.com/2013/dgreenfield/us-embargo-on-cuba-prevents-child-sex-tourism/, bgm)</w:t>
      </w:r>
    </w:p>
    <w:p w:rsidR="0007786F" w:rsidRDefault="0007786F" w:rsidP="0007786F"/>
    <w:p w:rsidR="0007786F" w:rsidRDefault="0007786F" w:rsidP="0007786F">
      <w:r w:rsidRPr="00667EB2">
        <w:t>Here’s one more reason why Hollywood lefties are so upset about the American embargo on Castro’s Socialist paradise. It makes it hard for the Roman Polanskis and Woody Allens to do what they do.</w:t>
      </w:r>
    </w:p>
    <w:p w:rsidR="0007786F" w:rsidRDefault="0007786F" w:rsidP="0007786F"/>
    <w:p w:rsidR="0007786F" w:rsidRDefault="0007786F" w:rsidP="0007786F">
      <w:r>
        <w:t>An odd combination of Washington’s trade embargo on Cuba and tough U.S. laws on sex tourism has kept down the number of U.S. travelers who fly to the island to abuse underage girls and boys.</w:t>
      </w:r>
    </w:p>
    <w:p w:rsidR="0007786F" w:rsidRDefault="0007786F" w:rsidP="0007786F"/>
    <w:p w:rsidR="0007786F" w:rsidRDefault="0007786F" w:rsidP="0007786F">
      <w:r>
        <w:t>Yet U.S. child-sex tourism to an island just 90 miles off the coast of Florida falls far short of the levels of exploitation by Canadians and Spaniards found by a joint investigation by the Toronto Star and the El Nuevo Herald.</w:t>
      </w:r>
    </w:p>
    <w:p w:rsidR="0007786F" w:rsidRDefault="0007786F" w:rsidP="0007786F"/>
    <w:p w:rsidR="0007786F" w:rsidRDefault="0007786F" w:rsidP="0007786F">
      <w:r>
        <w:t>“When we talk about hotbeds of activity, [Cuba] is not one that comes up,” said one ICE official familiar with child-sex tourism cases.</w:t>
      </w:r>
    </w:p>
    <w:p w:rsidR="0007786F" w:rsidRDefault="0007786F" w:rsidP="0007786F"/>
    <w:p w:rsidR="0007786F" w:rsidRDefault="0007786F" w:rsidP="0007786F">
      <w:r>
        <w:t>That’s not because Cuba doesn’t have a booming child abuse industry, but because it’s harder to get from here to there.</w:t>
      </w:r>
    </w:p>
    <w:p w:rsidR="0007786F" w:rsidRDefault="0007786F" w:rsidP="0007786F"/>
    <w:p w:rsidR="0007786F" w:rsidRDefault="0007786F" w:rsidP="0007786F">
      <w:r>
        <w:t>Some child pornography seized by U.S. authorities in recent years appears to have come from Cuban computers, said Michelle Collins, with the Exploited Children Division at the National Center for Missing and Exploited Children in Washington.</w:t>
      </w:r>
    </w:p>
    <w:p w:rsidR="0007786F" w:rsidRDefault="0007786F" w:rsidP="0007786F"/>
    <w:p w:rsidR="0007786F" w:rsidRPr="00667EB2" w:rsidRDefault="0007786F" w:rsidP="0007786F">
      <w:r>
        <w:t>Perhaps the key reason for the lack of U.S. sex tourism to Cuba is Washington’s trade embargo on the communist-ruled island, which has limited travel there for more than half a century.</w:t>
      </w:r>
    </w:p>
    <w:p w:rsidR="0007786F" w:rsidRDefault="0007786F" w:rsidP="002852A1">
      <w:pPr>
        <w:spacing w:line="270" w:lineRule="atLeast"/>
        <w:rPr>
          <w:rStyle w:val="StyleBoldUnderline"/>
        </w:rPr>
      </w:pPr>
    </w:p>
    <w:p w:rsidR="003239D7" w:rsidRDefault="003239D7" w:rsidP="003239D7">
      <w:pPr>
        <w:pStyle w:val="Heading4"/>
      </w:pPr>
      <w:r w:rsidRPr="007A4B55">
        <w:t>US Embargo on Cuba Prevents Child Sex Tourism</w:t>
      </w:r>
    </w:p>
    <w:p w:rsidR="003239D7" w:rsidRPr="00925306" w:rsidRDefault="003239D7" w:rsidP="003239D7">
      <w:pPr>
        <w:rPr>
          <w:rStyle w:val="StyleStyleBold12pt"/>
        </w:rPr>
      </w:pPr>
      <w:r w:rsidRPr="00925306">
        <w:rPr>
          <w:rStyle w:val="StyleStyleBold12pt"/>
        </w:rPr>
        <w:t>Greenfield 2013</w:t>
      </w:r>
    </w:p>
    <w:p w:rsidR="003239D7" w:rsidRDefault="003239D7" w:rsidP="003239D7">
      <w:r>
        <w:t xml:space="preserve">[David, staff writer for frontpagemag.org, “US Embargo on Cuba Prevents Child Sex Tourism” </w:t>
      </w:r>
      <w:hyperlink r:id="rId59" w:history="1">
        <w:r w:rsidRPr="007A4B55">
          <w:rPr>
            <w:rStyle w:val="Hyperlink"/>
          </w:rPr>
          <w:t>http://frontpagemag.com</w:t>
        </w:r>
      </w:hyperlink>
      <w:r>
        <w:t xml:space="preserve">, 3/17/2013 </w:t>
      </w:r>
      <w:hyperlink r:id="rId60" w:history="1">
        <w:r w:rsidRPr="007A4B55">
          <w:rPr>
            <w:rStyle w:val="Hyperlink"/>
          </w:rPr>
          <w:t>http://frontpagemag.com/2013/dgreenfield/us-embargo-on-cuba-prevents-child-sex-tourism/</w:t>
        </w:r>
      </w:hyperlink>
      <w:r>
        <w:rPr>
          <w:rStyle w:val="Hyperlink"/>
        </w:rPr>
        <w:t xml:space="preserve"> Accessed 7/18/2013 MJM</w:t>
      </w:r>
      <w:r>
        <w:t>]</w:t>
      </w:r>
    </w:p>
    <w:p w:rsidR="003239D7" w:rsidRDefault="003239D7" w:rsidP="003239D7"/>
    <w:p w:rsidR="003239D7" w:rsidRDefault="003239D7" w:rsidP="003239D7">
      <w:r>
        <w:t>Here’s one more reason why Hollywood lefties are so upset about the American embargo on Castro’s Socialist paradise. It makes it hard for the Roman Polanskis and Woody Allens to do what they do.</w:t>
      </w:r>
    </w:p>
    <w:p w:rsidR="003239D7" w:rsidRPr="00D17C4E" w:rsidRDefault="003239D7" w:rsidP="003239D7">
      <w:r w:rsidRPr="007A4B55">
        <w:rPr>
          <w:rStyle w:val="StyleBoldUnderline"/>
          <w:highlight w:val="yellow"/>
        </w:rPr>
        <w:t>A</w:t>
      </w:r>
      <w:r w:rsidRPr="00575A91">
        <w:rPr>
          <w:rStyle w:val="StyleBoldUnderline"/>
        </w:rPr>
        <w:t xml:space="preserve">n odd </w:t>
      </w:r>
      <w:r w:rsidRPr="007A4B55">
        <w:rPr>
          <w:rStyle w:val="StyleBoldUnderline"/>
          <w:highlight w:val="yellow"/>
        </w:rPr>
        <w:t>combination of Washington’s trade embargo on Cuba and tough U.S. laws on sex tourism has kept down the number of U.S. travelers who fly to the island to abuse underage girls and boys.</w:t>
      </w:r>
      <w:r w:rsidRPr="00575A91">
        <w:rPr>
          <w:rStyle w:val="StyleBoldUnderline"/>
        </w:rPr>
        <w:t xml:space="preserve"> </w:t>
      </w:r>
      <w:r>
        <w:t>Yet U.S. child-sex tourism to an island just 90 miles off the coast of Florida falls far short of the levels of exploitation by Canadians and Spaniards found by a joint investigation by the Toronto Star and the El Nuevo Herald.</w:t>
      </w:r>
      <w:r w:rsidRPr="00575A91">
        <w:rPr>
          <w:rStyle w:val="StyleBoldUnderline"/>
        </w:rPr>
        <w:t>“When we talk about hotbeds of activity, [Cuba] is not one that comes up,” said one ICE official familiar with child-sex tourism cases.That’s not because Cuba doesn’t have a booming child abuse industry, but because it’s harder to get from here to there.</w:t>
      </w:r>
      <w:r>
        <w:t xml:space="preserve">Some </w:t>
      </w:r>
      <w:r w:rsidRPr="007A4B55">
        <w:rPr>
          <w:rStyle w:val="StyleBoldUnderline"/>
          <w:highlight w:val="yellow"/>
        </w:rPr>
        <w:t>child pornography seized by U.S. authorities in recent years appears to have come from Cuban computers</w:t>
      </w:r>
      <w:r>
        <w:t xml:space="preserve">, said Michelle Collins, with the Exploited Children Division at the National Center for Missing and Exploited Children in Washington. Perhaps </w:t>
      </w:r>
      <w:r w:rsidRPr="00575A91">
        <w:rPr>
          <w:rStyle w:val="StyleBoldUnderline"/>
          <w:highlight w:val="yellow"/>
        </w:rPr>
        <w:t>the key reason for the lack of U.S. sex tourism to Cuba is Washington’s trade embargo on the communist-ruled island,</w:t>
      </w:r>
      <w:r>
        <w:t xml:space="preserve"> which has limited travel there for more than half a century.</w:t>
      </w:r>
      <w:r w:rsidRPr="00575A91">
        <w:rPr>
          <w:rStyle w:val="StyleBoldUnderline"/>
        </w:rPr>
        <w:t>Instead it falls to the Canadians, who lack a similar embargo to take advantage of Cuba’s Socialist economy.</w:t>
      </w:r>
      <w:r>
        <w:t>So often when Canadians think of Cuba, they think of cheap holidays: sand, sun and lying on the beach. But over the past decade, this island winter getaway has gained a more sinister reputation.</w:t>
      </w:r>
      <w:r w:rsidRPr="007A4B55">
        <w:rPr>
          <w:rStyle w:val="StyleBoldUnderline"/>
          <w:highlight w:val="yellow"/>
        </w:rPr>
        <w:t>Today, a growing number of tourists, almost always older men, are winging to Cuba for one thing – sex.</w:t>
      </w:r>
      <w:r w:rsidRPr="007A4B55">
        <w:rPr>
          <w:highlight w:val="yellow"/>
        </w:rPr>
        <w:t xml:space="preserve"> </w:t>
      </w:r>
      <w:r w:rsidRPr="007A4B55">
        <w:rPr>
          <w:rStyle w:val="StyleBoldUnderline"/>
          <w:highlight w:val="yellow"/>
        </w:rPr>
        <w:t>But far more disturbing is that some of them are looking for sex with children.</w:t>
      </w:r>
      <w:r w:rsidRPr="007A4B55">
        <w:rPr>
          <w:rStyle w:val="StyleBoldUnderline"/>
        </w:rPr>
        <w:t xml:space="preserve"> </w:t>
      </w:r>
      <w:r>
        <w:t xml:space="preserve">Cuba is in the top four child sex destinations for Canadians in the Americas. The others are Mexico, Brazil and the Dominican Republic.And finally, a comment at the Babalu blog. </w:t>
      </w:r>
      <w:r w:rsidRPr="007A4B55">
        <w:rPr>
          <w:rStyle w:val="StyleBoldUnderline"/>
          <w:highlight w:val="yellow"/>
        </w:rPr>
        <w:t>In 1978</w:t>
      </w:r>
      <w:r>
        <w:t xml:space="preserve"> </w:t>
      </w:r>
      <w:r w:rsidRPr="007A4B55">
        <w:rPr>
          <w:rStyle w:val="StyleBoldUnderline"/>
        </w:rPr>
        <w:t xml:space="preserve">I spoke with </w:t>
      </w:r>
      <w:r w:rsidRPr="007A4B55">
        <w:rPr>
          <w:rStyle w:val="StyleBoldUnderline"/>
          <w:highlight w:val="yellow"/>
        </w:rPr>
        <w:t>Puerto Rican Nationalist Rodolfo Rivera Rios</w:t>
      </w:r>
      <w:r w:rsidRPr="007A4B55">
        <w:rPr>
          <w:rStyle w:val="StyleBoldUnderline"/>
        </w:rPr>
        <w:t xml:space="preserve">, who had just voluntarily returned to the U.S. from Havana to face charges for airline hijacking. He </w:t>
      </w:r>
      <w:r w:rsidRPr="007A4B55">
        <w:rPr>
          <w:rStyle w:val="StyleBoldUnderline"/>
          <w:highlight w:val="yellow"/>
        </w:rPr>
        <w:t>said that he quickly became disillusioned and disgusted with the Robotlution soon after arriving in Havana in 1971, when a 12-year-old girl offered to have sex with him in exchange for a succulent sandwich</w:t>
      </w:r>
      <w:r w:rsidRPr="007A4B55">
        <w:rPr>
          <w:rStyle w:val="StyleBoldUnderline"/>
        </w:rPr>
        <w:t xml:space="preserve"> that he bought at a store for foreigners</w:t>
      </w:r>
      <w:r>
        <w:t>.</w:t>
      </w:r>
      <w:r w:rsidRPr="00575A91">
        <w:rPr>
          <w:rStyle w:val="StyleBoldUnderline"/>
        </w:rPr>
        <w:t>This is what a Socialist country looks like.</w:t>
      </w:r>
    </w:p>
    <w:p w:rsidR="003239D7" w:rsidRPr="00D17C4E" w:rsidRDefault="003239D7" w:rsidP="003239D7"/>
    <w:p w:rsidR="005169F7" w:rsidRDefault="003C009B" w:rsidP="003C009B">
      <w:pPr>
        <w:pStyle w:val="Heading1"/>
      </w:pPr>
      <w:r>
        <w:t>Politics</w:t>
      </w:r>
    </w:p>
    <w:p w:rsidR="00C7630B" w:rsidRDefault="00C7630B" w:rsidP="00C7630B">
      <w:pPr>
        <w:pStyle w:val="Heading4"/>
      </w:pPr>
      <w:r>
        <w:t>Cuban-Americans effort have swayed Congress to keep embargo</w:t>
      </w:r>
    </w:p>
    <w:p w:rsidR="002B33AB" w:rsidRDefault="002B33AB" w:rsidP="002B33AB">
      <w:pPr>
        <w:rPr>
          <w:rStyle w:val="StyleStyleBold12pt"/>
        </w:rPr>
      </w:pPr>
    </w:p>
    <w:p w:rsidR="00C7630B" w:rsidRPr="002B33AB" w:rsidRDefault="00C7630B" w:rsidP="002B33AB">
      <w:pPr>
        <w:rPr>
          <w:rStyle w:val="StyleStyleBold12pt"/>
        </w:rPr>
      </w:pPr>
      <w:r w:rsidRPr="002B33AB">
        <w:rPr>
          <w:rStyle w:val="StyleStyleBold12pt"/>
        </w:rPr>
        <w:t>Clark 09</w:t>
      </w:r>
    </w:p>
    <w:p w:rsidR="00C7630B" w:rsidRDefault="00C7630B" w:rsidP="00C7630B">
      <w:r w:rsidRPr="00D05924">
        <w:t xml:space="preserve"> Lesley Clark White House Reporter for the McLatchy Newspapers based in Sacramento, CA</w:t>
      </w:r>
      <w:r>
        <w:t xml:space="preserve"> – McClatchy Newspaper – “Money talks: Report links donations, Cuba embargo support” November 16, 2009  - </w:t>
      </w:r>
      <w:hyperlink r:id="rId61" w:anchor=".UeX18pWz7FI" w:history="1">
        <w:r w:rsidRPr="00F232E2">
          <w:rPr>
            <w:rStyle w:val="Hyperlink"/>
          </w:rPr>
          <w:t>http://www.mcclatchydc.com/2009/11/16/78884/money-talks-report-links-donations.html#.UeX18pWz7FI</w:t>
        </w:r>
      </w:hyperlink>
      <w:r>
        <w:t>, Accessed 7/16/13. JG</w:t>
      </w:r>
    </w:p>
    <w:p w:rsidR="00C7630B" w:rsidRDefault="00C7630B" w:rsidP="00C7630B">
      <w:pPr>
        <w:rPr>
          <w:sz w:val="24"/>
          <w:szCs w:val="24"/>
        </w:rPr>
      </w:pPr>
    </w:p>
    <w:p w:rsidR="00C7630B" w:rsidRPr="00425494" w:rsidRDefault="00C7630B" w:rsidP="00C7630B">
      <w:pPr>
        <w:ind w:firstLine="720"/>
        <w:rPr>
          <w:sz w:val="24"/>
          <w:szCs w:val="24"/>
        </w:rPr>
      </w:pPr>
      <w:r w:rsidRPr="00A87963">
        <w:rPr>
          <w:rStyle w:val="StyleBoldUnderline"/>
          <w:sz w:val="26"/>
          <w:szCs w:val="26"/>
          <w:highlight w:val="cyan"/>
        </w:rPr>
        <w:t>Supporters of the U.S. embargo against Cuba</w:t>
      </w:r>
      <w:r w:rsidRPr="00425494">
        <w:rPr>
          <w:sz w:val="24"/>
          <w:szCs w:val="24"/>
        </w:rPr>
        <w:t xml:space="preserve"> have </w:t>
      </w:r>
      <w:r w:rsidRPr="00A87963">
        <w:rPr>
          <w:rStyle w:val="StyleBoldUnderline"/>
          <w:sz w:val="26"/>
          <w:szCs w:val="26"/>
          <w:highlight w:val="cyan"/>
        </w:rPr>
        <w:t>contributed</w:t>
      </w:r>
      <w:r w:rsidRPr="00425494">
        <w:rPr>
          <w:sz w:val="24"/>
          <w:szCs w:val="24"/>
        </w:rPr>
        <w:t xml:space="preserve"> nearly </w:t>
      </w:r>
      <w:r w:rsidRPr="00EA7073">
        <w:rPr>
          <w:rStyle w:val="StyleBoldUnderline"/>
          <w:sz w:val="26"/>
          <w:szCs w:val="26"/>
          <w:highlight w:val="cyan"/>
        </w:rPr>
        <w:t>$11 million to</w:t>
      </w:r>
      <w:r w:rsidRPr="00425494">
        <w:rPr>
          <w:sz w:val="24"/>
          <w:szCs w:val="24"/>
        </w:rPr>
        <w:t xml:space="preserve"> members of </w:t>
      </w:r>
      <w:r w:rsidRPr="00EA7073">
        <w:rPr>
          <w:rStyle w:val="StyleBoldUnderline"/>
          <w:sz w:val="26"/>
          <w:szCs w:val="26"/>
          <w:highlight w:val="cyan"/>
        </w:rPr>
        <w:t>Congress since 2004</w:t>
      </w:r>
      <w:r w:rsidRPr="00425494">
        <w:rPr>
          <w:rStyle w:val="StyleBoldUnderline"/>
        </w:rPr>
        <w:t xml:space="preserve"> </w:t>
      </w:r>
      <w:r w:rsidRPr="003B4220">
        <w:t>in a</w:t>
      </w:r>
      <w:r w:rsidRPr="00425494">
        <w:rPr>
          <w:sz w:val="24"/>
          <w:szCs w:val="24"/>
        </w:rPr>
        <w:t xml:space="preserve"> largely successful effort </w:t>
      </w:r>
      <w:r w:rsidRPr="00D40750">
        <w:rPr>
          <w:rStyle w:val="StyleBoldUnderline"/>
          <w:sz w:val="26"/>
          <w:szCs w:val="26"/>
          <w:highlight w:val="cyan"/>
        </w:rPr>
        <w:t>to b</w:t>
      </w:r>
      <w:r w:rsidRPr="00EA7073">
        <w:rPr>
          <w:rStyle w:val="StyleBoldUnderline"/>
          <w:sz w:val="26"/>
          <w:szCs w:val="26"/>
          <w:highlight w:val="cyan"/>
        </w:rPr>
        <w:t>lock efforts to weaken</w:t>
      </w:r>
      <w:r w:rsidRPr="00EA7073">
        <w:rPr>
          <w:rStyle w:val="StyleBoldUnderline"/>
          <w:highlight w:val="cyan"/>
        </w:rPr>
        <w:t xml:space="preserve"> </w:t>
      </w:r>
      <w:r w:rsidRPr="00EA7073">
        <w:rPr>
          <w:rStyle w:val="StyleBoldUnderline"/>
          <w:sz w:val="26"/>
          <w:szCs w:val="26"/>
          <w:highlight w:val="cyan"/>
        </w:rPr>
        <w:t>sanctions against the island</w:t>
      </w:r>
      <w:r w:rsidRPr="00425494">
        <w:rPr>
          <w:sz w:val="24"/>
          <w:szCs w:val="24"/>
        </w:rPr>
        <w:t xml:space="preserve">, a new report shows. </w:t>
      </w:r>
      <w:r w:rsidRPr="00425494">
        <w:rPr>
          <w:sz w:val="12"/>
          <w:szCs w:val="24"/>
        </w:rPr>
        <w:t xml:space="preserve">¶ </w:t>
      </w:r>
      <w:r w:rsidRPr="00425494">
        <w:rPr>
          <w:sz w:val="24"/>
          <w:szCs w:val="24"/>
        </w:rPr>
        <w:t xml:space="preserve">In several cases, the report by Public Campaign says, </w:t>
      </w:r>
      <w:r w:rsidRPr="00EA7073">
        <w:rPr>
          <w:rStyle w:val="StyleBoldUnderline"/>
          <w:sz w:val="26"/>
          <w:szCs w:val="26"/>
          <w:highlight w:val="cyan"/>
        </w:rPr>
        <w:t>members of Congress who had supported easing sanctions against Cuba changed their position</w:t>
      </w:r>
      <w:r w:rsidRPr="003B4220">
        <w:rPr>
          <w:sz w:val="26"/>
          <w:szCs w:val="26"/>
        </w:rPr>
        <w:t xml:space="preserve"> </w:t>
      </w:r>
      <w:r w:rsidRPr="00425494">
        <w:rPr>
          <w:sz w:val="24"/>
          <w:szCs w:val="24"/>
        </w:rPr>
        <w:t>— and got donations from the U.S.-Cuba Democracy Political Action Committee and its donors.</w:t>
      </w:r>
      <w:r w:rsidRPr="00425494">
        <w:rPr>
          <w:sz w:val="12"/>
          <w:szCs w:val="24"/>
        </w:rPr>
        <w:t xml:space="preserve">¶ </w:t>
      </w:r>
      <w:r w:rsidRPr="00425494">
        <w:rPr>
          <w:sz w:val="24"/>
          <w:szCs w:val="24"/>
        </w:rPr>
        <w:t xml:space="preserve">All told, the political action committee and its </w:t>
      </w:r>
      <w:r w:rsidRPr="00EA7073">
        <w:rPr>
          <w:rStyle w:val="StyleBoldUnderline"/>
          <w:sz w:val="26"/>
          <w:szCs w:val="26"/>
          <w:highlight w:val="cyan"/>
        </w:rPr>
        <w:t>contributors have given $10.77 million nationwide to nearly 400 candidates and members of Congress</w:t>
      </w:r>
      <w:r w:rsidRPr="00425494">
        <w:rPr>
          <w:sz w:val="24"/>
          <w:szCs w:val="24"/>
        </w:rPr>
        <w:t xml:space="preserve">, the report says. </w:t>
      </w:r>
      <w:r w:rsidRPr="00425494">
        <w:rPr>
          <w:sz w:val="12"/>
          <w:szCs w:val="24"/>
        </w:rPr>
        <w:t xml:space="preserve">¶ </w:t>
      </w:r>
      <w:r w:rsidRPr="00425494">
        <w:rPr>
          <w:sz w:val="24"/>
          <w:szCs w:val="24"/>
        </w:rPr>
        <w:t xml:space="preserve">The </w:t>
      </w:r>
      <w:r w:rsidRPr="00EA7073">
        <w:rPr>
          <w:rStyle w:val="StyleBoldUnderline"/>
          <w:sz w:val="26"/>
          <w:szCs w:val="26"/>
          <w:highlight w:val="cyan"/>
        </w:rPr>
        <w:t>contributions include more than $850,000 to 53 Democrats in the House of Representatives</w:t>
      </w:r>
      <w:r w:rsidRPr="003B4220">
        <w:rPr>
          <w:sz w:val="26"/>
          <w:szCs w:val="26"/>
        </w:rPr>
        <w:t xml:space="preserve"> </w:t>
      </w:r>
      <w:r w:rsidRPr="00425494">
        <w:rPr>
          <w:sz w:val="24"/>
          <w:szCs w:val="24"/>
        </w:rPr>
        <w:t xml:space="preserve">who sent </w:t>
      </w:r>
      <w:r w:rsidRPr="00601F9A">
        <w:rPr>
          <w:rStyle w:val="StyleBoldUnderline"/>
          <w:sz w:val="26"/>
          <w:szCs w:val="26"/>
          <w:highlight w:val="cyan"/>
        </w:rPr>
        <w:t>a letter to House Speaker</w:t>
      </w:r>
      <w:r w:rsidRPr="00425494">
        <w:rPr>
          <w:sz w:val="24"/>
          <w:szCs w:val="24"/>
        </w:rPr>
        <w:t xml:space="preserve"> Nancy Pelosi earlier this month </w:t>
      </w:r>
      <w:r w:rsidRPr="00601F9A">
        <w:rPr>
          <w:rStyle w:val="StyleBoldUnderline"/>
          <w:sz w:val="26"/>
          <w:szCs w:val="26"/>
          <w:highlight w:val="cyan"/>
        </w:rPr>
        <w:t xml:space="preserve">opposing any change to U.S.-Cuba policy. The </w:t>
      </w:r>
      <w:r w:rsidRPr="00EA7073">
        <w:rPr>
          <w:rStyle w:val="StyleBoldUnderline"/>
          <w:sz w:val="26"/>
          <w:szCs w:val="26"/>
          <w:highlight w:val="cyan"/>
        </w:rPr>
        <w:t>average signer</w:t>
      </w:r>
      <w:r w:rsidRPr="00425494">
        <w:rPr>
          <w:sz w:val="24"/>
          <w:szCs w:val="24"/>
        </w:rPr>
        <w:t xml:space="preserve">, the report says, </w:t>
      </w:r>
      <w:r w:rsidRPr="00EA7073">
        <w:rPr>
          <w:rStyle w:val="StyleBoldUnderline"/>
          <w:sz w:val="26"/>
          <w:szCs w:val="26"/>
          <w:highlight w:val="cyan"/>
        </w:rPr>
        <w:t>received</w:t>
      </w:r>
      <w:r w:rsidRPr="00EA7073">
        <w:rPr>
          <w:sz w:val="26"/>
          <w:szCs w:val="26"/>
          <w:highlight w:val="cyan"/>
        </w:rPr>
        <w:t xml:space="preserve"> </w:t>
      </w:r>
      <w:r w:rsidRPr="00EA7073">
        <w:rPr>
          <w:rStyle w:val="StyleBoldUnderline"/>
          <w:sz w:val="26"/>
          <w:szCs w:val="26"/>
          <w:highlight w:val="cyan"/>
        </w:rPr>
        <w:t>$16,344</w:t>
      </w:r>
      <w:r w:rsidRPr="00EA7073">
        <w:rPr>
          <w:sz w:val="26"/>
          <w:szCs w:val="26"/>
          <w:highlight w:val="cyan"/>
        </w:rPr>
        <w:t>.¶</w:t>
      </w:r>
      <w:r w:rsidRPr="00425494">
        <w:rPr>
          <w:sz w:val="12"/>
          <w:szCs w:val="24"/>
        </w:rPr>
        <w:t xml:space="preserve"> </w:t>
      </w:r>
      <w:r w:rsidRPr="00425494">
        <w:rPr>
          <w:sz w:val="24"/>
          <w:szCs w:val="24"/>
        </w:rPr>
        <w:t>The top five recipients of the embargo supporters' cash: Miami's three Cuban-American Republican members of Congress, 2008 Republican presidential nominee John McCain and New Jersey Democratic Sen. Robert Menendez, whose parents fled Cuba before his birth.</w:t>
      </w:r>
      <w:r w:rsidRPr="003B4220">
        <w:rPr>
          <w:sz w:val="12"/>
          <w:szCs w:val="24"/>
        </w:rPr>
        <w:t xml:space="preserve">¶ </w:t>
      </w:r>
      <w:r w:rsidRPr="003B4220">
        <w:rPr>
          <w:sz w:val="24"/>
          <w:szCs w:val="24"/>
        </w:rPr>
        <w:t xml:space="preserve">The </w:t>
      </w:r>
      <w:r w:rsidRPr="00D40750">
        <w:t>report comes as defenders of the embargo fend off efforts to repeal a decades-old ban against U.S. travel to Cuba. Proponents</w:t>
      </w:r>
      <w:r w:rsidRPr="003B4220">
        <w:rPr>
          <w:sz w:val="24"/>
          <w:szCs w:val="24"/>
        </w:rPr>
        <w:t xml:space="preserve"> of greater engagement with Cuba contend that they have the votes, and a hearing on the issue is scheduled for Thursday before the House Foreign Affairs Committee.</w:t>
      </w:r>
      <w:r w:rsidRPr="003B4220">
        <w:rPr>
          <w:sz w:val="12"/>
          <w:szCs w:val="24"/>
        </w:rPr>
        <w:t xml:space="preserve">¶ </w:t>
      </w:r>
      <w:r w:rsidRPr="003B4220">
        <w:rPr>
          <w:sz w:val="24"/>
          <w:szCs w:val="24"/>
        </w:rPr>
        <w:t>Critics of U.S.-Cuba policy long have suggested a link between campaign contributions and policy. Public Campaign — which advocates for public financing of political campaigns — says the contributions raise questions about the role that money plays in lawmakers' decision-making.</w:t>
      </w:r>
      <w:r w:rsidRPr="003B4220">
        <w:rPr>
          <w:sz w:val="12"/>
          <w:szCs w:val="24"/>
        </w:rPr>
        <w:t xml:space="preserve">¶ </w:t>
      </w:r>
      <w:r w:rsidRPr="003B4220">
        <w:rPr>
          <w:sz w:val="24"/>
          <w:szCs w:val="24"/>
        </w:rPr>
        <w:t>"The pressure they get to raise money plays heavier in their decisions than it ought to," said David Donnelly, the national campaigns director for Public Campaign. "We think this is a damning pattern. We think these are good people caught in a bad system. If members of Congress have to spend too much time raising money, they have to listen to people who give money."</w:t>
      </w:r>
      <w:r w:rsidRPr="003B4220">
        <w:rPr>
          <w:sz w:val="12"/>
          <w:szCs w:val="24"/>
        </w:rPr>
        <w:t xml:space="preserve">¶ </w:t>
      </w:r>
      <w:r w:rsidRPr="003B4220">
        <w:rPr>
          <w:sz w:val="24"/>
          <w:szCs w:val="24"/>
        </w:rPr>
        <w:t xml:space="preserve">The </w:t>
      </w:r>
      <w:r w:rsidRPr="00EA7073">
        <w:rPr>
          <w:rStyle w:val="StyleBoldUnderline"/>
          <w:sz w:val="26"/>
          <w:szCs w:val="26"/>
          <w:highlight w:val="cyan"/>
        </w:rPr>
        <w:t>director</w:t>
      </w:r>
      <w:r w:rsidRPr="00EA7073">
        <w:rPr>
          <w:sz w:val="26"/>
          <w:szCs w:val="26"/>
          <w:highlight w:val="cyan"/>
        </w:rPr>
        <w:t xml:space="preserve"> </w:t>
      </w:r>
      <w:r w:rsidRPr="00EA7073">
        <w:rPr>
          <w:rStyle w:val="StyleBoldUnderline"/>
          <w:sz w:val="26"/>
          <w:szCs w:val="26"/>
          <w:highlight w:val="cyan"/>
        </w:rPr>
        <w:t>of the U.S.-Cuba Democracy</w:t>
      </w:r>
      <w:r w:rsidRPr="00601F9A">
        <w:rPr>
          <w:rStyle w:val="StyleBoldUnderline"/>
          <w:sz w:val="26"/>
          <w:szCs w:val="26"/>
        </w:rPr>
        <w:t xml:space="preserve"> </w:t>
      </w:r>
      <w:r w:rsidRPr="00601F9A">
        <w:rPr>
          <w:rStyle w:val="StyleBoldUnderline"/>
          <w:sz w:val="26"/>
          <w:szCs w:val="26"/>
          <w:highlight w:val="cyan"/>
        </w:rPr>
        <w:t>PAC</w:t>
      </w:r>
      <w:r w:rsidRPr="003B4220">
        <w:rPr>
          <w:sz w:val="24"/>
          <w:szCs w:val="24"/>
        </w:rPr>
        <w:t>, Mauricio Claver-Carone</w:t>
      </w:r>
      <w:r w:rsidRPr="00EA7073">
        <w:rPr>
          <w:sz w:val="24"/>
          <w:szCs w:val="24"/>
          <w:highlight w:val="cyan"/>
        </w:rPr>
        <w:t xml:space="preserve">, </w:t>
      </w:r>
      <w:r w:rsidRPr="00EA7073">
        <w:rPr>
          <w:rStyle w:val="StyleBoldUnderline"/>
          <w:sz w:val="26"/>
          <w:szCs w:val="26"/>
          <w:highlight w:val="cyan"/>
        </w:rPr>
        <w:t>defended the contributions as support for lawmakers who side with Cuban-Americans who think that easing sanctions against Cuba will only benefit the Castro regime</w:t>
      </w:r>
      <w:r w:rsidRPr="00EA7073">
        <w:rPr>
          <w:sz w:val="24"/>
          <w:szCs w:val="24"/>
          <w:highlight w:val="cyan"/>
        </w:rPr>
        <w:t>.</w:t>
      </w:r>
      <w:r w:rsidRPr="00EA7073">
        <w:rPr>
          <w:sz w:val="12"/>
          <w:szCs w:val="24"/>
          <w:highlight w:val="cyan"/>
        </w:rPr>
        <w:t>¶</w:t>
      </w:r>
      <w:r w:rsidRPr="003B4220">
        <w:rPr>
          <w:sz w:val="12"/>
          <w:szCs w:val="24"/>
        </w:rPr>
        <w:t xml:space="preserve"> </w:t>
      </w:r>
    </w:p>
    <w:p w:rsidR="00C7630B" w:rsidRDefault="00C7630B" w:rsidP="00C7630B"/>
    <w:p w:rsidR="003239D7" w:rsidRDefault="003239D7" w:rsidP="003239D7">
      <w:pPr>
        <w:pStyle w:val="Heading4"/>
      </w:pPr>
      <w:r>
        <w:t>Obama prioritizes other issues ahead of Cuba for use of his political capital</w:t>
      </w:r>
    </w:p>
    <w:p w:rsidR="003239D7" w:rsidRPr="0019170D" w:rsidRDefault="003239D7" w:rsidP="003239D7">
      <w:pPr>
        <w:rPr>
          <w:rStyle w:val="StyleStyleBold12pt"/>
        </w:rPr>
      </w:pPr>
      <w:r w:rsidRPr="0019170D">
        <w:rPr>
          <w:rStyle w:val="StyleStyleBold12pt"/>
        </w:rPr>
        <w:t>Williams 2013</w:t>
      </w:r>
    </w:p>
    <w:p w:rsidR="003239D7" w:rsidRDefault="003239D7" w:rsidP="003239D7">
      <w:r>
        <w:t>Carol J. Williams foreign correspondent in Europe, Asia, the Middle East and Latin America, LA Times May 3, 2013</w:t>
      </w:r>
    </w:p>
    <w:p w:rsidR="003239D7" w:rsidRDefault="003239D7" w:rsidP="003239D7">
      <w:r>
        <w:t>http://www.latimes.com/news/world/worldnow/la-fg-wn-cuba-us-terror-list-20130502,0,2494970.story</w:t>
      </w:r>
    </w:p>
    <w:p w:rsidR="003239D7" w:rsidRPr="0019170D" w:rsidRDefault="003239D7" w:rsidP="003239D7">
      <w:pPr>
        <w:rPr>
          <w:rStyle w:val="StyleBoldUnderline"/>
        </w:rPr>
      </w:pPr>
      <w:r w:rsidRPr="0019170D">
        <w:rPr>
          <w:rStyle w:val="StyleBoldUnderline"/>
        </w:rPr>
        <w:t>The political clout of the Cuban American community in South Florida and more recently Havana’s refusal to release Gross have kept any warming between the Cold War adversaries at bay.</w:t>
      </w:r>
    </w:p>
    <w:p w:rsidR="003239D7" w:rsidRDefault="003239D7" w:rsidP="003239D7"/>
    <w:p w:rsidR="003239D7" w:rsidRDefault="003239D7" w:rsidP="003239D7">
      <w:r w:rsidRPr="0019170D">
        <w:rPr>
          <w:rStyle w:val="StyleBoldUnderline"/>
        </w:rPr>
        <w:t>It’s a matter of political priorities and trade-offs,</w:t>
      </w:r>
      <w:r>
        <w:t xml:space="preserve">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p>
    <w:p w:rsidR="003239D7" w:rsidRDefault="003239D7" w:rsidP="003239D7"/>
    <w:p w:rsidR="003239D7" w:rsidRDefault="003239D7" w:rsidP="003239D7">
      <w:pPr>
        <w:rPr>
          <w:rStyle w:val="StyleBoldUnderline"/>
        </w:rPr>
      </w:pPr>
      <w:r>
        <w:t>“</w:t>
      </w:r>
      <w:r w:rsidRPr="0019170D">
        <w:rPr>
          <w:rStyle w:val="StyleBoldUnderline"/>
        </w:rPr>
        <w:t>It’s a question of how much political cost you want to incur or how much political capital you want to spend,” Aramesh said. “President Obama has decided not to reach out to Cuba, that he has more important foreign policy battles elsewhere.”</w:t>
      </w:r>
    </w:p>
    <w:p w:rsidR="003239D7" w:rsidRDefault="003239D7" w:rsidP="003239D7">
      <w:pPr>
        <w:rPr>
          <w:rStyle w:val="StyleBoldUnderline"/>
          <w:sz w:val="26"/>
          <w:szCs w:val="26"/>
        </w:rPr>
      </w:pPr>
    </w:p>
    <w:p w:rsidR="00C7630B" w:rsidRDefault="003C009B" w:rsidP="00C7630B">
      <w:pPr>
        <w:pStyle w:val="Heading4"/>
      </w:pPr>
      <w:r>
        <w:t>Polls show embargo popular among Cuban Americans</w:t>
      </w:r>
    </w:p>
    <w:p w:rsidR="002B33AB" w:rsidRDefault="002B33AB" w:rsidP="002B33AB">
      <w:pPr>
        <w:rPr>
          <w:rStyle w:val="StyleStyleBold12pt"/>
        </w:rPr>
      </w:pPr>
    </w:p>
    <w:p w:rsidR="00C7630B" w:rsidRPr="002B33AB" w:rsidRDefault="00C7630B" w:rsidP="002B33AB">
      <w:pPr>
        <w:rPr>
          <w:rStyle w:val="StyleStyleBold12pt"/>
        </w:rPr>
      </w:pPr>
      <w:r w:rsidRPr="002B33AB">
        <w:rPr>
          <w:rStyle w:val="StyleStyleBold12pt"/>
        </w:rPr>
        <w:t xml:space="preserve">USA Today 09 </w:t>
      </w:r>
    </w:p>
    <w:p w:rsidR="00C7630B" w:rsidRDefault="00C7630B" w:rsidP="00C7630B"/>
    <w:p w:rsidR="00C7630B" w:rsidRPr="00E30509" w:rsidRDefault="00C7630B" w:rsidP="00C7630B">
      <w:r>
        <w:t xml:space="preserve">USA Today – “Poll: Miami Cuban voters still support U.S. embargo” – March 20, 2009 - </w:t>
      </w:r>
      <w:hyperlink r:id="rId62" w:history="1">
        <w:r w:rsidRPr="00F232E2">
          <w:rPr>
            <w:rStyle w:val="Hyperlink"/>
          </w:rPr>
          <w:t>http://usatoday30.usatoday.com/news/nation/2009-03-20-miami-cuba-poll_N.htm?hiddenMacValue=0&amp;hiddenMacPrintValue=0</w:t>
        </w:r>
      </w:hyperlink>
      <w:r>
        <w:t>, Accessed 7/16/13. JG</w:t>
      </w:r>
    </w:p>
    <w:p w:rsidR="00C7630B" w:rsidRDefault="00C7630B" w:rsidP="00C7630B"/>
    <w:p w:rsidR="00C7630B" w:rsidRDefault="00C7630B" w:rsidP="00C7630B">
      <w:pPr>
        <w:ind w:firstLine="720"/>
        <w:rPr>
          <w:rStyle w:val="StyleBoldUnderline"/>
          <w:sz w:val="26"/>
          <w:szCs w:val="26"/>
        </w:rPr>
      </w:pPr>
      <w:r w:rsidRPr="00A87963">
        <w:rPr>
          <w:rStyle w:val="StyleBoldUnderline"/>
          <w:sz w:val="26"/>
          <w:szCs w:val="26"/>
          <w:highlight w:val="cyan"/>
        </w:rPr>
        <w:t>Cuban-American voters in the Miami area remain dominated by an older generation</w:t>
      </w:r>
      <w:r w:rsidRPr="00A87963">
        <w:rPr>
          <w:sz w:val="26"/>
          <w:szCs w:val="26"/>
        </w:rPr>
        <w:t xml:space="preserve"> </w:t>
      </w:r>
      <w:r>
        <w:t xml:space="preserve">with more extreme views on U.S.-Cuba foreign policy, including </w:t>
      </w:r>
      <w:r w:rsidRPr="00A87963">
        <w:rPr>
          <w:rStyle w:val="StyleBoldUnderline"/>
          <w:sz w:val="26"/>
          <w:szCs w:val="26"/>
          <w:highlight w:val="cyan"/>
        </w:rPr>
        <w:t>support for the U.S</w:t>
      </w:r>
      <w:r w:rsidRPr="00A87963">
        <w:rPr>
          <w:rStyle w:val="StyleBoldUnderline"/>
          <w:sz w:val="26"/>
          <w:szCs w:val="26"/>
        </w:rPr>
        <w:t xml:space="preserve">. </w:t>
      </w:r>
      <w:r w:rsidRPr="00A87963">
        <w:rPr>
          <w:rStyle w:val="StyleBoldUnderline"/>
          <w:sz w:val="26"/>
          <w:szCs w:val="26"/>
          <w:highlight w:val="cyan"/>
        </w:rPr>
        <w:t>embargo against their communist homeland, according to an exit poll taken during the 2008 election.</w:t>
      </w:r>
      <w:r w:rsidRPr="00A87963">
        <w:rPr>
          <w:rStyle w:val="StyleBoldUnderline"/>
          <w:sz w:val="26"/>
          <w:szCs w:val="26"/>
        </w:rPr>
        <w:t>¶</w:t>
      </w:r>
      <w:r w:rsidRPr="00A87963">
        <w:rPr>
          <w:sz w:val="12"/>
        </w:rPr>
        <w:t xml:space="preserve"> </w:t>
      </w:r>
      <w:r>
        <w:t>The University of Miami's Institute for Cuban and Cuban-American Studies published its poll results Friday.</w:t>
      </w:r>
      <w:r w:rsidRPr="00A87963">
        <w:rPr>
          <w:sz w:val="12"/>
        </w:rPr>
        <w:t xml:space="preserve">¶ </w:t>
      </w:r>
      <w:r w:rsidRPr="00A87963">
        <w:rPr>
          <w:rStyle w:val="StyleBoldUnderline"/>
          <w:sz w:val="26"/>
          <w:szCs w:val="26"/>
          <w:highlight w:val="cyan"/>
        </w:rPr>
        <w:t>The 48-year-old embargo against Cuba should be kept the same or even tightened, according to 57% of the Cuban-American voters</w:t>
      </w:r>
      <w:r w:rsidRPr="00A87963">
        <w:rPr>
          <w:sz w:val="26"/>
          <w:szCs w:val="26"/>
        </w:rPr>
        <w:t xml:space="preserve"> </w:t>
      </w:r>
      <w:r>
        <w:t>interviewed in Miami-Dade County during early voting and on Election Day last November.</w:t>
      </w:r>
      <w:r w:rsidRPr="00A87963">
        <w:rPr>
          <w:sz w:val="12"/>
        </w:rPr>
        <w:t xml:space="preserve">¶ </w:t>
      </w:r>
      <w:r w:rsidRPr="00D40750">
        <w:rPr>
          <w:rStyle w:val="StyleBoldUnderline"/>
          <w:sz w:val="26"/>
          <w:szCs w:val="26"/>
          <w:highlight w:val="cyan"/>
        </w:rPr>
        <w:t>Y</w:t>
      </w:r>
      <w:r w:rsidRPr="00A87963">
        <w:rPr>
          <w:rStyle w:val="StyleBoldUnderline"/>
          <w:sz w:val="26"/>
          <w:szCs w:val="26"/>
          <w:highlight w:val="cyan"/>
        </w:rPr>
        <w:t>ounger Cuban-Americans and recent Cuban immigrants may have more moderate or even liberal attitudes</w:t>
      </w:r>
      <w:r>
        <w:t xml:space="preserve"> toward the sanctions, </w:t>
      </w:r>
      <w:r w:rsidRPr="00A87963">
        <w:rPr>
          <w:rStyle w:val="StyleBoldUnderline"/>
          <w:sz w:val="26"/>
          <w:szCs w:val="26"/>
          <w:highlight w:val="cyan"/>
        </w:rPr>
        <w:t>but</w:t>
      </w:r>
      <w:r>
        <w:t xml:space="preserve"> they </w:t>
      </w:r>
      <w:r w:rsidRPr="00A87963">
        <w:rPr>
          <w:rStyle w:val="StyleBoldUnderline"/>
          <w:sz w:val="26"/>
          <w:szCs w:val="26"/>
          <w:highlight w:val="cyan"/>
        </w:rPr>
        <w:t>are less likely to vote</w:t>
      </w:r>
      <w:r>
        <w:t>, said University of Miami political science professor Casey Klofstad, one of the poll's four authors.</w:t>
      </w:r>
      <w:r w:rsidRPr="00A87963">
        <w:rPr>
          <w:sz w:val="12"/>
        </w:rPr>
        <w:t xml:space="preserve">¶ </w:t>
      </w:r>
      <w:r>
        <w:t xml:space="preserve">The poll did show some thawing in the community, though. </w:t>
      </w:r>
      <w:r w:rsidRPr="00D40750">
        <w:rPr>
          <w:rStyle w:val="StyleBoldUnderline"/>
          <w:sz w:val="26"/>
          <w:szCs w:val="26"/>
          <w:highlight w:val="cyan"/>
        </w:rPr>
        <w:t>A</w:t>
      </w:r>
      <w:r>
        <w:t xml:space="preserve"> </w:t>
      </w:r>
      <w:r w:rsidRPr="00A87963">
        <w:t xml:space="preserve">similar </w:t>
      </w:r>
      <w:r w:rsidRPr="00D40750">
        <w:rPr>
          <w:rStyle w:val="StyleBoldUnderline"/>
          <w:highlight w:val="cyan"/>
        </w:rPr>
        <w:t>2004</w:t>
      </w:r>
      <w:r w:rsidRPr="00D40750">
        <w:rPr>
          <w:rStyle w:val="StyleBoldUnderline"/>
          <w:sz w:val="26"/>
          <w:szCs w:val="26"/>
          <w:highlight w:val="cyan"/>
        </w:rPr>
        <w:t xml:space="preserve"> exit </w:t>
      </w:r>
      <w:r w:rsidRPr="00A87963">
        <w:rPr>
          <w:rStyle w:val="StyleBoldUnderline"/>
          <w:sz w:val="26"/>
          <w:szCs w:val="26"/>
          <w:highlight w:val="cyan"/>
        </w:rPr>
        <w:t>poll of Cuban-American voters in Miami-Dade showed that 64% supported tightening the embargo and 53 would have tightened U.S. travel restrictions to Cuba</w:t>
      </w:r>
      <w:r w:rsidRPr="00A87963">
        <w:rPr>
          <w:sz w:val="26"/>
          <w:szCs w:val="26"/>
        </w:rPr>
        <w:t>.¶</w:t>
      </w:r>
      <w:r w:rsidRPr="00A87963">
        <w:rPr>
          <w:sz w:val="12"/>
        </w:rPr>
        <w:t xml:space="preserve"> </w:t>
      </w:r>
      <w:r>
        <w:t xml:space="preserve">"Those </w:t>
      </w:r>
      <w:r w:rsidRPr="00A87963">
        <w:rPr>
          <w:rStyle w:val="StyleBoldUnderline"/>
          <w:sz w:val="26"/>
          <w:szCs w:val="26"/>
          <w:highlight w:val="cyan"/>
        </w:rPr>
        <w:t>people shifted to thinking</w:t>
      </w:r>
      <w:r w:rsidRPr="00A87963">
        <w:rPr>
          <w:rStyle w:val="StyleBoldUnderline"/>
        </w:rPr>
        <w:t xml:space="preserve"> </w:t>
      </w:r>
      <w:r>
        <w:t xml:space="preserve">that the </w:t>
      </w:r>
      <w:r w:rsidRPr="00A87963">
        <w:rPr>
          <w:rStyle w:val="StyleBoldUnderline"/>
          <w:sz w:val="26"/>
          <w:szCs w:val="26"/>
          <w:highlight w:val="cyan"/>
        </w:rPr>
        <w:t>present state of the restrictions is satisfactory</w:t>
      </w:r>
      <w:r w:rsidRPr="00A87963">
        <w:rPr>
          <w:sz w:val="26"/>
          <w:szCs w:val="26"/>
        </w:rPr>
        <w:t>,</w:t>
      </w:r>
      <w:r>
        <w:t xml:space="preserve"> that they should be kept about the same," said co-author Ben Bishin, a political science professor at the University of California, Riverside. He also co-authored the 2004 exit poll.</w:t>
      </w:r>
      <w:r w:rsidRPr="00A87963">
        <w:rPr>
          <w:sz w:val="12"/>
        </w:rPr>
        <w:t xml:space="preserve">¶ </w:t>
      </w:r>
      <w:r>
        <w:t>The thaw is easier to see than to explain. In 2004, Fidel Castro was still in power in Havana</w:t>
      </w:r>
      <w:r w:rsidRPr="00A87963">
        <w:rPr>
          <w:rStyle w:val="StyleBoldUnderline"/>
        </w:rPr>
        <w:t>.</w:t>
      </w:r>
      <w:r w:rsidRPr="00A87963">
        <w:rPr>
          <w:rStyle w:val="StyleBoldUnderline"/>
          <w:sz w:val="26"/>
          <w:szCs w:val="26"/>
        </w:rPr>
        <w:t xml:space="preserve"> </w:t>
      </w:r>
      <w:r w:rsidRPr="00A87963">
        <w:rPr>
          <w:rStyle w:val="StyleBoldUnderline"/>
          <w:sz w:val="26"/>
          <w:szCs w:val="26"/>
          <w:highlight w:val="cyan"/>
        </w:rPr>
        <w:t>Democratic presidential candidate John Kerry also proposed lifting restrictions for all travel to Cuba, not just for Cuban-Americans</w:t>
      </w:r>
      <w:r w:rsidRPr="00A87963">
        <w:rPr>
          <w:rStyle w:val="StyleBoldUnderline"/>
          <w:sz w:val="26"/>
          <w:szCs w:val="26"/>
        </w:rPr>
        <w:t xml:space="preserve">.¶ </w:t>
      </w:r>
      <w:r w:rsidRPr="00A87963">
        <w:rPr>
          <w:sz w:val="26"/>
          <w:szCs w:val="26"/>
        </w:rPr>
        <w:t>"</w:t>
      </w:r>
      <w:r>
        <w:t>We can't tell if that's a result of Fidel transferring power to (his brother) Raul or that the economy was the most important issue in 2008," Bishin said. "The other thing is Obama's promises for changing U.S.-Cuba policy were much more measured than John Kerry's."</w:t>
      </w:r>
      <w:r w:rsidRPr="00A87963">
        <w:rPr>
          <w:sz w:val="12"/>
        </w:rPr>
        <w:t xml:space="preserve">¶ </w:t>
      </w:r>
      <w:r w:rsidRPr="00A87963">
        <w:rPr>
          <w:rStyle w:val="StyleBoldUnderline"/>
          <w:sz w:val="26"/>
          <w:szCs w:val="26"/>
          <w:highlight w:val="cyan"/>
        </w:rPr>
        <w:t>The 2008 exit poll showed 53% of the Cuban-American voters supported keeping or tightening the travel ban</w:t>
      </w:r>
      <w:r w:rsidRPr="00A87963">
        <w:rPr>
          <w:rStyle w:val="StyleBoldUnderline"/>
          <w:sz w:val="26"/>
          <w:szCs w:val="26"/>
        </w:rPr>
        <w:t>.</w:t>
      </w:r>
    </w:p>
    <w:p w:rsidR="00C7630B" w:rsidRDefault="00C7630B" w:rsidP="00C7630B">
      <w:pPr>
        <w:rPr>
          <w:rStyle w:val="StyleBoldUnderline"/>
          <w:sz w:val="26"/>
          <w:szCs w:val="26"/>
        </w:rPr>
      </w:pPr>
    </w:p>
    <w:p w:rsidR="00C7630B" w:rsidRDefault="00C7630B" w:rsidP="00C7630B">
      <w:pPr>
        <w:rPr>
          <w:rStyle w:val="StyleBoldUnderline"/>
          <w:sz w:val="26"/>
          <w:szCs w:val="26"/>
        </w:rPr>
      </w:pPr>
    </w:p>
    <w:p w:rsidR="00C7630B" w:rsidRDefault="00C7630B" w:rsidP="00C7630B">
      <w:pPr>
        <w:rPr>
          <w:rStyle w:val="StyleBoldUnderline"/>
          <w:b/>
          <w:sz w:val="26"/>
          <w:szCs w:val="26"/>
          <w:u w:val="none"/>
        </w:rPr>
      </w:pPr>
    </w:p>
    <w:p w:rsidR="00C7630B" w:rsidRDefault="00C7630B" w:rsidP="00C7630B"/>
    <w:p w:rsidR="002852A1" w:rsidRDefault="002852A1" w:rsidP="002852A1">
      <w:pPr>
        <w:pStyle w:val="Heading4"/>
      </w:pPr>
      <w:r>
        <w:t>Among Cuban-Americans, keeping the embargo is popular according to polls</w:t>
      </w:r>
    </w:p>
    <w:p w:rsidR="002852A1" w:rsidRPr="006F60A7" w:rsidRDefault="002852A1" w:rsidP="002852A1"/>
    <w:p w:rsidR="002852A1" w:rsidRPr="006F60A7" w:rsidRDefault="002852A1" w:rsidP="002852A1">
      <w:pPr>
        <w:rPr>
          <w:b/>
          <w:sz w:val="26"/>
          <w:szCs w:val="26"/>
        </w:rPr>
      </w:pPr>
      <w:r w:rsidRPr="006F60A7">
        <w:rPr>
          <w:b/>
          <w:sz w:val="26"/>
          <w:szCs w:val="26"/>
        </w:rPr>
        <w:t xml:space="preserve">USA Today 09 </w:t>
      </w:r>
    </w:p>
    <w:p w:rsidR="002852A1" w:rsidRDefault="002852A1" w:rsidP="002852A1"/>
    <w:p w:rsidR="002852A1" w:rsidRPr="00E30509" w:rsidRDefault="002852A1" w:rsidP="002852A1">
      <w:r>
        <w:t xml:space="preserve">USA Today – “Poll: Miami Cuban voters still support U.S. embargo” – March 20, 2009 - </w:t>
      </w:r>
      <w:hyperlink r:id="rId63" w:history="1">
        <w:r w:rsidRPr="00F232E2">
          <w:rPr>
            <w:rStyle w:val="Hyperlink"/>
          </w:rPr>
          <w:t>http://usatoday30.usatoday.com/news/nation/2009-03-20-miami-cuba-poll_N.htm?hiddenMacValue=0&amp;hiddenMacPrintValue=0</w:t>
        </w:r>
      </w:hyperlink>
      <w:r>
        <w:t>, Accessed 7/16/13. JG</w:t>
      </w:r>
    </w:p>
    <w:p w:rsidR="002852A1" w:rsidRDefault="002852A1" w:rsidP="002852A1"/>
    <w:p w:rsidR="002852A1" w:rsidRDefault="002852A1" w:rsidP="002852A1">
      <w:pPr>
        <w:ind w:firstLine="720"/>
        <w:rPr>
          <w:rStyle w:val="StyleBoldUnderline"/>
          <w:sz w:val="26"/>
          <w:szCs w:val="26"/>
        </w:rPr>
      </w:pPr>
      <w:r w:rsidRPr="00A87963">
        <w:rPr>
          <w:rStyle w:val="StyleBoldUnderline"/>
          <w:sz w:val="26"/>
          <w:szCs w:val="26"/>
          <w:highlight w:val="cyan"/>
        </w:rPr>
        <w:t>Cuban-American voters in the Miami area remain dominated by an older generation</w:t>
      </w:r>
      <w:r w:rsidRPr="00A87963">
        <w:rPr>
          <w:sz w:val="26"/>
          <w:szCs w:val="26"/>
        </w:rPr>
        <w:t xml:space="preserve"> </w:t>
      </w:r>
      <w:r>
        <w:t xml:space="preserve">with more extreme views on U.S.-Cuba foreign policy, including </w:t>
      </w:r>
      <w:r w:rsidRPr="00A87963">
        <w:rPr>
          <w:rStyle w:val="StyleBoldUnderline"/>
          <w:sz w:val="26"/>
          <w:szCs w:val="26"/>
          <w:highlight w:val="cyan"/>
        </w:rPr>
        <w:t>support for the U.S</w:t>
      </w:r>
      <w:r w:rsidRPr="00A87963">
        <w:rPr>
          <w:rStyle w:val="StyleBoldUnderline"/>
          <w:sz w:val="26"/>
          <w:szCs w:val="26"/>
        </w:rPr>
        <w:t xml:space="preserve">. </w:t>
      </w:r>
      <w:r w:rsidRPr="00A87963">
        <w:rPr>
          <w:rStyle w:val="StyleBoldUnderline"/>
          <w:sz w:val="26"/>
          <w:szCs w:val="26"/>
          <w:highlight w:val="cyan"/>
        </w:rPr>
        <w:t>embargo against their communist homeland, according to an exit poll taken during the 2008 election.</w:t>
      </w:r>
      <w:r w:rsidRPr="00A87963">
        <w:rPr>
          <w:rStyle w:val="StyleBoldUnderline"/>
          <w:sz w:val="26"/>
          <w:szCs w:val="26"/>
        </w:rPr>
        <w:t>¶</w:t>
      </w:r>
      <w:r w:rsidRPr="00A87963">
        <w:rPr>
          <w:sz w:val="12"/>
        </w:rPr>
        <w:t xml:space="preserve"> </w:t>
      </w:r>
      <w:r>
        <w:t>The University of Miami's Institute for Cuban and Cuban-American Studies published its poll results Friday.</w:t>
      </w:r>
      <w:r w:rsidRPr="00A87963">
        <w:rPr>
          <w:sz w:val="12"/>
        </w:rPr>
        <w:t xml:space="preserve">¶ </w:t>
      </w:r>
      <w:r w:rsidRPr="00A87963">
        <w:rPr>
          <w:rStyle w:val="StyleBoldUnderline"/>
          <w:sz w:val="26"/>
          <w:szCs w:val="26"/>
          <w:highlight w:val="cyan"/>
        </w:rPr>
        <w:t>The 48-year-old embargo against Cuba should be kept the same or even tightened, according to 57% of the Cuban-American voters</w:t>
      </w:r>
      <w:r w:rsidRPr="00A87963">
        <w:rPr>
          <w:sz w:val="26"/>
          <w:szCs w:val="26"/>
        </w:rPr>
        <w:t xml:space="preserve"> </w:t>
      </w:r>
      <w:r>
        <w:t>interviewed in Miami-Dade County during early voting and on Election Day last November.</w:t>
      </w:r>
      <w:r w:rsidRPr="00A87963">
        <w:rPr>
          <w:sz w:val="12"/>
        </w:rPr>
        <w:t xml:space="preserve">¶ </w:t>
      </w:r>
      <w:r w:rsidRPr="00D40750">
        <w:rPr>
          <w:rStyle w:val="StyleBoldUnderline"/>
          <w:sz w:val="26"/>
          <w:szCs w:val="26"/>
          <w:highlight w:val="cyan"/>
        </w:rPr>
        <w:t>Y</w:t>
      </w:r>
      <w:r w:rsidRPr="00A87963">
        <w:rPr>
          <w:rStyle w:val="StyleBoldUnderline"/>
          <w:sz w:val="26"/>
          <w:szCs w:val="26"/>
          <w:highlight w:val="cyan"/>
        </w:rPr>
        <w:t>ounger Cuban-Americans and recent Cuban immigrants may have more moderate or even liberal attitudes</w:t>
      </w:r>
      <w:r>
        <w:t xml:space="preserve"> toward the sanctions, </w:t>
      </w:r>
      <w:r w:rsidRPr="00A87963">
        <w:rPr>
          <w:rStyle w:val="StyleBoldUnderline"/>
          <w:sz w:val="26"/>
          <w:szCs w:val="26"/>
          <w:highlight w:val="cyan"/>
        </w:rPr>
        <w:t>but</w:t>
      </w:r>
      <w:r>
        <w:t xml:space="preserve"> they </w:t>
      </w:r>
      <w:r w:rsidRPr="00A87963">
        <w:rPr>
          <w:rStyle w:val="StyleBoldUnderline"/>
          <w:sz w:val="26"/>
          <w:szCs w:val="26"/>
          <w:highlight w:val="cyan"/>
        </w:rPr>
        <w:t>are less likely to vote</w:t>
      </w:r>
      <w:r>
        <w:t>, said University of Miami political science professor Casey Klofstad, one of the poll's four authors.</w:t>
      </w:r>
      <w:r w:rsidRPr="00A87963">
        <w:rPr>
          <w:sz w:val="12"/>
        </w:rPr>
        <w:t xml:space="preserve">¶ </w:t>
      </w:r>
      <w:r>
        <w:t xml:space="preserve">The poll did show some thawing in the community, though. </w:t>
      </w:r>
      <w:r w:rsidRPr="00D40750">
        <w:rPr>
          <w:rStyle w:val="StyleBoldUnderline"/>
          <w:sz w:val="26"/>
          <w:szCs w:val="26"/>
          <w:highlight w:val="cyan"/>
        </w:rPr>
        <w:t>A</w:t>
      </w:r>
      <w:r>
        <w:t xml:space="preserve"> </w:t>
      </w:r>
      <w:r w:rsidRPr="00A87963">
        <w:t xml:space="preserve">similar </w:t>
      </w:r>
      <w:r w:rsidRPr="00D40750">
        <w:rPr>
          <w:rStyle w:val="StyleBoldUnderline"/>
          <w:highlight w:val="cyan"/>
        </w:rPr>
        <w:t>2004</w:t>
      </w:r>
      <w:r w:rsidRPr="00D40750">
        <w:rPr>
          <w:rStyle w:val="StyleBoldUnderline"/>
          <w:sz w:val="26"/>
          <w:szCs w:val="26"/>
          <w:highlight w:val="cyan"/>
        </w:rPr>
        <w:t xml:space="preserve"> exit </w:t>
      </w:r>
      <w:r w:rsidRPr="00A87963">
        <w:rPr>
          <w:rStyle w:val="StyleBoldUnderline"/>
          <w:sz w:val="26"/>
          <w:szCs w:val="26"/>
          <w:highlight w:val="cyan"/>
        </w:rPr>
        <w:t>poll of Cuban-American voters in Miami-Dade showed that 64% supported tightening the embargo and 53 would have tightened U.S. travel restrictions to Cuba</w:t>
      </w:r>
      <w:r w:rsidRPr="00A87963">
        <w:rPr>
          <w:sz w:val="26"/>
          <w:szCs w:val="26"/>
        </w:rPr>
        <w:t>.¶</w:t>
      </w:r>
      <w:r w:rsidRPr="00A87963">
        <w:rPr>
          <w:sz w:val="12"/>
        </w:rPr>
        <w:t xml:space="preserve"> </w:t>
      </w:r>
      <w:r>
        <w:t xml:space="preserve">"Those </w:t>
      </w:r>
      <w:r w:rsidRPr="00A87963">
        <w:rPr>
          <w:rStyle w:val="StyleBoldUnderline"/>
          <w:sz w:val="26"/>
          <w:szCs w:val="26"/>
          <w:highlight w:val="cyan"/>
        </w:rPr>
        <w:t>people shifted to thinking</w:t>
      </w:r>
      <w:r w:rsidRPr="00A87963">
        <w:rPr>
          <w:rStyle w:val="StyleBoldUnderline"/>
        </w:rPr>
        <w:t xml:space="preserve"> </w:t>
      </w:r>
      <w:r>
        <w:t xml:space="preserve">that the </w:t>
      </w:r>
      <w:r w:rsidRPr="00A87963">
        <w:rPr>
          <w:rStyle w:val="StyleBoldUnderline"/>
          <w:sz w:val="26"/>
          <w:szCs w:val="26"/>
          <w:highlight w:val="cyan"/>
        </w:rPr>
        <w:t>present state of the restrictions is satisfactory</w:t>
      </w:r>
      <w:r w:rsidRPr="00A87963">
        <w:rPr>
          <w:sz w:val="26"/>
          <w:szCs w:val="26"/>
        </w:rPr>
        <w:t>,</w:t>
      </w:r>
      <w:r>
        <w:t xml:space="preserve"> that they should be kept about the same," said co-author Ben Bishin, a political science professor at the University of California, Riverside. He also co-authored the 2004 exit poll.</w:t>
      </w:r>
      <w:r w:rsidRPr="00A87963">
        <w:rPr>
          <w:sz w:val="12"/>
        </w:rPr>
        <w:t xml:space="preserve">¶ </w:t>
      </w:r>
      <w:r>
        <w:t>The thaw is easier to see than to explain. In 2004, Fidel Castro was still in power in Havana</w:t>
      </w:r>
      <w:r w:rsidRPr="00A87963">
        <w:rPr>
          <w:rStyle w:val="StyleBoldUnderline"/>
        </w:rPr>
        <w:t>.</w:t>
      </w:r>
      <w:r w:rsidRPr="00A87963">
        <w:rPr>
          <w:rStyle w:val="StyleBoldUnderline"/>
          <w:sz w:val="26"/>
          <w:szCs w:val="26"/>
        </w:rPr>
        <w:t xml:space="preserve"> </w:t>
      </w:r>
      <w:r w:rsidRPr="00A87963">
        <w:rPr>
          <w:rStyle w:val="StyleBoldUnderline"/>
          <w:sz w:val="26"/>
          <w:szCs w:val="26"/>
          <w:highlight w:val="cyan"/>
        </w:rPr>
        <w:t>Democratic presidential candidate John Kerry also proposed lifting restrictions for all travel to Cuba, not just for Cuban-Americans</w:t>
      </w:r>
      <w:r w:rsidRPr="00A87963">
        <w:rPr>
          <w:rStyle w:val="StyleBoldUnderline"/>
          <w:sz w:val="26"/>
          <w:szCs w:val="26"/>
        </w:rPr>
        <w:t xml:space="preserve">.¶ </w:t>
      </w:r>
      <w:r w:rsidRPr="00A87963">
        <w:rPr>
          <w:sz w:val="26"/>
          <w:szCs w:val="26"/>
        </w:rPr>
        <w:t>"</w:t>
      </w:r>
      <w:r>
        <w:t>We can't tell if that's a result of Fidel transferring power to (his brother) Raul or that the economy was the most important issue in 2008," Bishin said. "The other thing is Obama's promises for changing U.S.-Cuba policy were much more measured than John Kerry's."</w:t>
      </w:r>
      <w:r w:rsidRPr="00A87963">
        <w:rPr>
          <w:sz w:val="12"/>
        </w:rPr>
        <w:t xml:space="preserve">¶ </w:t>
      </w:r>
      <w:r w:rsidRPr="00A87963">
        <w:rPr>
          <w:rStyle w:val="StyleBoldUnderline"/>
          <w:sz w:val="26"/>
          <w:szCs w:val="26"/>
          <w:highlight w:val="cyan"/>
        </w:rPr>
        <w:t>The 2008 exit poll showed 53% of the Cuban-American voters supported keeping or tightening the travel ban</w:t>
      </w:r>
      <w:r w:rsidRPr="00A87963">
        <w:rPr>
          <w:rStyle w:val="StyleBoldUnderline"/>
          <w:sz w:val="26"/>
          <w:szCs w:val="26"/>
        </w:rPr>
        <w:t>.</w:t>
      </w:r>
    </w:p>
    <w:p w:rsidR="002852A1" w:rsidRDefault="002852A1" w:rsidP="002852A1">
      <w:pPr>
        <w:rPr>
          <w:rStyle w:val="StyleBoldUnderline"/>
          <w:sz w:val="26"/>
          <w:szCs w:val="26"/>
        </w:rPr>
      </w:pPr>
    </w:p>
    <w:p w:rsidR="002852A1" w:rsidRDefault="002852A1" w:rsidP="002852A1">
      <w:pPr>
        <w:rPr>
          <w:rStyle w:val="StyleBoldUnderline"/>
          <w:sz w:val="26"/>
          <w:szCs w:val="26"/>
        </w:rPr>
      </w:pPr>
    </w:p>
    <w:p w:rsidR="002852A1" w:rsidRDefault="002852A1" w:rsidP="002852A1">
      <w:pPr>
        <w:rPr>
          <w:rStyle w:val="StyleBoldUnderline"/>
          <w:b/>
          <w:sz w:val="26"/>
          <w:szCs w:val="26"/>
          <w:u w:val="none"/>
        </w:rPr>
      </w:pPr>
    </w:p>
    <w:p w:rsidR="002852A1" w:rsidRPr="002800A9" w:rsidRDefault="002852A1" w:rsidP="002852A1">
      <w:pPr>
        <w:pStyle w:val="Heading4"/>
      </w:pPr>
      <w:r w:rsidRPr="002800A9">
        <w:t>Cuban-American stance makes lifting embargo impossible</w:t>
      </w:r>
    </w:p>
    <w:p w:rsidR="002852A1" w:rsidRDefault="002852A1" w:rsidP="002852A1">
      <w:pPr>
        <w:rPr>
          <w:rStyle w:val="StyleStyleBold12pt"/>
        </w:rPr>
      </w:pPr>
    </w:p>
    <w:p w:rsidR="002852A1" w:rsidRDefault="002852A1" w:rsidP="002852A1">
      <w:pPr>
        <w:rPr>
          <w:rStyle w:val="StyleStyleBold12pt"/>
        </w:rPr>
      </w:pPr>
      <w:r w:rsidRPr="006F60A7">
        <w:rPr>
          <w:rStyle w:val="StyleStyleBold12pt"/>
        </w:rPr>
        <w:t>Stieglitz 11</w:t>
      </w:r>
    </w:p>
    <w:p w:rsidR="002852A1" w:rsidRDefault="002852A1" w:rsidP="002852A1">
      <w:pPr>
        <w:rPr>
          <w:rStyle w:val="StyleStyleBold12pt"/>
        </w:rPr>
      </w:pPr>
    </w:p>
    <w:p w:rsidR="002852A1" w:rsidRDefault="002852A1" w:rsidP="002852A1">
      <w:r>
        <w:t xml:space="preserve">Matthew B. Stieglitz of Cornell University, “Constructive Engagement: </w:t>
      </w:r>
    </w:p>
    <w:p w:rsidR="002852A1" w:rsidRDefault="002852A1" w:rsidP="002852A1">
      <w:r>
        <w:t xml:space="preserve">The Need for a Progressive Cuban Lobby in Obama’s Washington,” Center for the Study of the Presidency and Congress, 2011, </w:t>
      </w:r>
      <w:hyperlink r:id="rId64" w:history="1">
        <w:r w:rsidRPr="00DE19ED">
          <w:rPr>
            <w:rStyle w:val="Hyperlink"/>
          </w:rPr>
          <w:t>http://www.thepresidency.org/storage/Fellows2011/Stieglitz-_Final_Paper.pdf Accessed 7/17/13</w:t>
        </w:r>
      </w:hyperlink>
      <w:r>
        <w:t>. JG</w:t>
      </w:r>
    </w:p>
    <w:p w:rsidR="002852A1" w:rsidRDefault="002852A1" w:rsidP="002852A1"/>
    <w:p w:rsidR="002852A1" w:rsidRPr="002852A1" w:rsidRDefault="002852A1" w:rsidP="002852A1">
      <w:pPr>
        <w:ind w:firstLine="720"/>
        <w:rPr>
          <w:szCs w:val="20"/>
        </w:rPr>
      </w:pPr>
      <w:r w:rsidRPr="002852A1">
        <w:rPr>
          <w:szCs w:val="20"/>
        </w:rPr>
        <w:t xml:space="preserve">From a financial perspective, </w:t>
      </w:r>
      <w:r w:rsidRPr="002852A1">
        <w:rPr>
          <w:rStyle w:val="StyleBoldUnderline"/>
          <w:szCs w:val="20"/>
          <w:highlight w:val="cyan"/>
        </w:rPr>
        <w:t>the campaign contributions of Cuban-Americans highlight how Cuban-American issues will not be ignored</w:t>
      </w:r>
      <w:r w:rsidRPr="002852A1">
        <w:rPr>
          <w:szCs w:val="20"/>
          <w:highlight w:val="cyan"/>
        </w:rPr>
        <w:t>,</w:t>
      </w:r>
      <w:r w:rsidRPr="002852A1">
        <w:rPr>
          <w:szCs w:val="20"/>
        </w:rPr>
        <w:t xml:space="preserve"> and have kept them in the limelight despite other, more pressing, foreign policy debates in recent years. Historically, the Cuba lobby could use Cold War tactics of distaste for communism to drive American inaction towards the island. Recently, this has shifted towards heavily criticizing Cuba for its deplorable human rights record, ¶ which has been a legitimate complaint since the 1960s. In recent years</w:t>
      </w:r>
      <w:r w:rsidRPr="002852A1">
        <w:rPr>
          <w:szCs w:val="20"/>
          <w:highlight w:val="cyan"/>
        </w:rPr>
        <w:t xml:space="preserve">, </w:t>
      </w:r>
      <w:r w:rsidRPr="002852A1">
        <w:rPr>
          <w:rStyle w:val="StyleBoldUnderline"/>
          <w:szCs w:val="20"/>
          <w:highlight w:val="cyan"/>
        </w:rPr>
        <w:t>Cuba has imprisoned political activists, often without cause, which raised awareness for Cuba’s government-sponsored infringements upon civil rights in the form of limited or non-existent due process</w:t>
      </w:r>
      <w:r w:rsidRPr="002852A1">
        <w:rPr>
          <w:szCs w:val="20"/>
        </w:rPr>
        <w:t xml:space="preserve"> and freedom of speech is (Erickson, 2009). </w:t>
      </w:r>
      <w:r w:rsidRPr="002852A1">
        <w:rPr>
          <w:rStyle w:val="StyleBoldUnderline"/>
          <w:szCs w:val="20"/>
          <w:highlight w:val="cyan"/>
        </w:rPr>
        <w:t>These contemporary issues are paramount to any future dialogue with Cuba</w:t>
      </w:r>
      <w:r w:rsidRPr="002852A1">
        <w:rPr>
          <w:szCs w:val="20"/>
        </w:rPr>
        <w:t>, and transcend ¶ partisan politics in Washington. ¶ ¶ Through all of this, it seems difficult that progressive Cuban-Americans would stand any chance against their conservative counterparts. As stated above</w:t>
      </w:r>
      <w:r w:rsidRPr="002852A1">
        <w:rPr>
          <w:rStyle w:val="StyleBoldUnderline"/>
          <w:szCs w:val="20"/>
          <w:highlight w:val="cyan"/>
        </w:rPr>
        <w:t>, the community has maintained an anti-Castro stance for decades that has only slightly shifted since the power transfer to Raul Castro</w:t>
      </w:r>
      <w:r w:rsidRPr="002852A1">
        <w:rPr>
          <w:szCs w:val="20"/>
        </w:rPr>
        <w:t>. Regardless</w:t>
      </w:r>
      <w:r w:rsidRPr="002852A1">
        <w:rPr>
          <w:rStyle w:val="StyleBoldUnderline"/>
          <w:szCs w:val="20"/>
        </w:rPr>
        <w:t xml:space="preserve">, </w:t>
      </w:r>
      <w:r w:rsidRPr="002852A1">
        <w:rPr>
          <w:rStyle w:val="StyleBoldUnderline"/>
          <w:szCs w:val="20"/>
          <w:highlight w:val="cyan"/>
        </w:rPr>
        <w:t>the Helmsburton Act prevents any embargo removal so long as either Castro brother is in power, and limits presidential action in that regard as well.</w:t>
      </w:r>
      <w:r w:rsidRPr="002852A1">
        <w:rPr>
          <w:szCs w:val="20"/>
        </w:rPr>
        <w:t xml:space="preserve"> Thus, finding the voice for progressive Cuban was unimportant in light of the greater historical and contemporary issues surrounding Cuba, until 2007. </w:t>
      </w:r>
    </w:p>
    <w:p w:rsidR="002852A1" w:rsidRDefault="002852A1" w:rsidP="002852A1"/>
    <w:p w:rsidR="00856837" w:rsidRDefault="00856837" w:rsidP="00856837">
      <w:pPr>
        <w:pStyle w:val="Heading1"/>
      </w:pPr>
      <w:r>
        <w:t>Agriculture</w:t>
      </w:r>
    </w:p>
    <w:p w:rsidR="00856837" w:rsidRDefault="00856837" w:rsidP="00856837"/>
    <w:p w:rsidR="00856837" w:rsidRDefault="00856837" w:rsidP="00856837">
      <w:pPr>
        <w:pStyle w:val="Heading4"/>
      </w:pPr>
      <w:r>
        <w:t>Lifting the embargo will crush Cuban agriculture, the embargo triggered Cuba’s s</w:t>
      </w:r>
      <w:r w:rsidR="004E5DC0">
        <w:t>hift to sustainable agriculture: Turns economic advantage</w:t>
      </w:r>
    </w:p>
    <w:p w:rsidR="00856837" w:rsidRDefault="00856837" w:rsidP="00856837">
      <w:pPr>
        <w:rPr>
          <w:sz w:val="16"/>
        </w:rPr>
      </w:pPr>
    </w:p>
    <w:p w:rsidR="00856837" w:rsidRDefault="00856837" w:rsidP="00856837">
      <w:pPr>
        <w:rPr>
          <w:rStyle w:val="StyleStyleBold12pt"/>
        </w:rPr>
      </w:pPr>
      <w:r w:rsidRPr="005A347E">
        <w:rPr>
          <w:rStyle w:val="StyleStyleBold12pt"/>
        </w:rPr>
        <w:t>Gonzalez</w:t>
      </w:r>
      <w:r>
        <w:rPr>
          <w:rStyle w:val="StyleStyleBold12pt"/>
        </w:rPr>
        <w:t xml:space="preserve"> </w:t>
      </w:r>
      <w:r w:rsidRPr="005A347E">
        <w:rPr>
          <w:rStyle w:val="StyleStyleBold12pt"/>
        </w:rPr>
        <w:t>2003</w:t>
      </w:r>
    </w:p>
    <w:p w:rsidR="00856837" w:rsidRPr="00A82A60" w:rsidRDefault="00856837" w:rsidP="00856837">
      <w:r w:rsidRPr="00A82A60">
        <w:t xml:space="preserve">Carmen G. </w:t>
      </w:r>
      <w:r w:rsidRPr="00A82A60">
        <w:rPr>
          <w:rStyle w:val="StyleStyleBold12pt"/>
          <w:b w:val="0"/>
          <w:sz w:val="22"/>
        </w:rPr>
        <w:t>Gonzalez</w:t>
      </w:r>
      <w:r w:rsidRPr="00A82A60">
        <w:t>, Assistant Professor, Seattle University School of Law, Summer, 2003 SEASONS OF RESISTANCE: SUSTAINABLE AGRICULTURE AND FOOD SECURITY IN CUBA,</w:t>
      </w:r>
      <w:r w:rsidRPr="005A3162">
        <w:t xml:space="preserve"> http://www.nationalaglawcenter.org/assets/bibarticles/gonzalez_seasons.pdf</w:t>
      </w:r>
      <w:r w:rsidRPr="00A82A60">
        <w:t xml:space="preserve"> p. 729-33</w:t>
      </w:r>
      <w:r>
        <w:t xml:space="preserve"> AP</w:t>
      </w:r>
    </w:p>
    <w:p w:rsidR="00856837" w:rsidRPr="00A82A60" w:rsidRDefault="00856837" w:rsidP="00856837"/>
    <w:p w:rsidR="00856837" w:rsidRPr="00A82A60" w:rsidRDefault="00856837" w:rsidP="00856837">
      <w:pPr>
        <w:ind w:firstLine="720"/>
        <w:rPr>
          <w:b/>
          <w:u w:val="single"/>
        </w:rPr>
      </w:pPr>
      <w:r w:rsidRPr="00A82A60">
        <w:t xml:space="preserve">Notwithstanding these problems, the greatest challenge to the agricultural development strategy adopted by the Cuban government in the aftermath of the Special Period is likely to be external – the renewal of trade relations with the United States. From the colonial era through the beginning of the Special Period, </w:t>
      </w:r>
      <w:r w:rsidRPr="009E23E3">
        <w:t>economic development in Cuba has been constrained by Cuba’s relationship with a series of primary trading partners. Cuba’s export-oriented sugar monoculture and its reliance on imports to satisfy domestic food needs was imposed by the Spanish colonizers, reinforced by the United States, and maintained during the Soviet era</w:t>
      </w:r>
      <w:r w:rsidRPr="00A82A60">
        <w:rPr>
          <w:rStyle w:val="StyleBoldUnderline"/>
        </w:rPr>
        <w:t>.</w:t>
      </w:r>
      <w:r>
        <w:rPr>
          <w:rStyle w:val="StyleBoldUnderline"/>
        </w:rPr>
        <w:t xml:space="preserve"> </w:t>
      </w:r>
      <w:r w:rsidRPr="00A82A60">
        <w:rPr>
          <w:rStyle w:val="StyleBoldUnderline"/>
        </w:rPr>
        <w:t>It was not until the collapse of the socialist trading bloc and the strengthening of the U.S. embargo that Cuba was able to embark upon a radically different development path</w:t>
      </w:r>
      <w:r w:rsidRPr="00A82A60">
        <w:t xml:space="preserve">. </w:t>
      </w:r>
      <w:r w:rsidRPr="009801A6">
        <w:rPr>
          <w:sz w:val="12"/>
        </w:rPr>
        <w:t xml:space="preserve">¶ </w:t>
      </w:r>
      <w:r w:rsidRPr="009E23E3">
        <w:rPr>
          <w:rStyle w:val="StyleBoldUnderline"/>
        </w:rPr>
        <w:t>Cuba was able to transform its agricultural development model as a consequence of the political and economic autonomy occasioned by its relative economic isolation, including its exclusion from major international financial and trade institutions</w:t>
      </w:r>
      <w:r w:rsidRPr="00A82A60">
        <w:t xml:space="preserve">. Paradoxically, while </w:t>
      </w:r>
      <w:r w:rsidRPr="00A82A60">
        <w:rPr>
          <w:rStyle w:val="StyleBoldUnderline"/>
        </w:rPr>
        <w:t>the U.S. embargo</w:t>
      </w:r>
      <w:r w:rsidRPr="00A82A60">
        <w:t xml:space="preserve"> subjected Cuba to immense economic hardship, it also </w:t>
      </w:r>
      <w:r w:rsidRPr="00A82A60">
        <w:rPr>
          <w:rStyle w:val="StyleBoldUnderline"/>
        </w:rPr>
        <w:t>gave the Cuban government free rein to adopt agricultural policies that ran counter to the prevailing neoliberal model and that protected Cuban farmers against ruinous competition from highly subsidized agricultural producers in the United States and the European Union</w:t>
      </w:r>
      <w:r w:rsidRPr="00A82A60">
        <w:t>.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w:t>
      </w:r>
      <w:r>
        <w:t xml:space="preserve"> </w:t>
      </w:r>
      <w:r w:rsidRPr="009801A6">
        <w:rPr>
          <w:sz w:val="12"/>
        </w:rPr>
        <w:t xml:space="preserve">¶ </w:t>
      </w:r>
      <w:r w:rsidRPr="00A82A60">
        <w:t xml:space="preserve">It is unclear how the Cuban government will respond to the immense political and economic pressure from the United States to enter into bilateral or multilateral trade agreements that would curtail Cuban sovereignty and erode protection for Cuban agriculture.n416 </w:t>
      </w:r>
      <w:r w:rsidRPr="00A82A60">
        <w:rPr>
          <w:rStyle w:val="StyleBoldUnderline"/>
        </w:rPr>
        <w:t>If Cuba accedes to the dictates of agricultural trade liberalization, it appears likely that Cuba’s gains in agricultural diversification and food self-sufficiency will be undercut by cheap, subsidized food imports from the United States and other industrialized countries.</w:t>
      </w:r>
      <w:r>
        <w:rPr>
          <w:rStyle w:val="StyleBoldUnderline"/>
        </w:rPr>
        <w:t xml:space="preserve"> </w:t>
      </w:r>
      <w:r w:rsidRPr="00A82A60">
        <w:rPr>
          <w:rStyle w:val="StyleBoldUnderline"/>
        </w:rPr>
        <w:t xml:space="preserve">Furthermore, Cuba’s experiment with organic and semi-organic agriculture may be jeopardized </w:t>
      </w:r>
      <w:r w:rsidRPr="00A82A60">
        <w:rPr>
          <w:rStyle w:val="StyleBoldUnderline"/>
          <w:u w:val="none"/>
        </w:rPr>
        <w:t>if</w:t>
      </w:r>
      <w:r w:rsidRPr="00A82A60">
        <w:t xml:space="preserve"> the Cuban government is either unwilling or unable to restrict the sale of agrochemicals to Cuban farmers – as the Cuban government failed to restrict U.S. rice imports in the first half of the twentieth century.</w:t>
      </w:r>
      <w:r>
        <w:t xml:space="preserve"> </w:t>
      </w:r>
      <w:r w:rsidRPr="009801A6">
        <w:rPr>
          <w:sz w:val="12"/>
        </w:rPr>
        <w:t xml:space="preserve">¶ </w:t>
      </w:r>
      <w:r w:rsidRPr="00A82A60">
        <w:rPr>
          <w:rStyle w:val="StyleBoldUnderline"/>
        </w:rPr>
        <w:t>Cuba is once again at a crossroads</w:t>
      </w:r>
      <w:r w:rsidRPr="00A82A60">
        <w:t xml:space="preserve"> –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w:t>
      </w:r>
      <w:r>
        <w:t xml:space="preserve"> </w:t>
      </w:r>
      <w:r w:rsidRPr="00A82A60">
        <w:t xml:space="preserve">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w:t>
      </w:r>
      <w:r w:rsidRPr="009801A6">
        <w:rPr>
          <w:sz w:val="12"/>
        </w:rPr>
        <w:t xml:space="preserve">¶ </w:t>
      </w:r>
      <w:r w:rsidRPr="00A82A60">
        <w:t xml:space="preserve">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w:t>
      </w:r>
      <w:r w:rsidRPr="00A82A60">
        <w:rPr>
          <w:b/>
          <w:u w:val="single"/>
        </w:rPr>
        <w:t>The lifting of the U.S. economic embargo and the subjection of Cuba to the full force of economic globalization will present an enormous challenge to the retention of an agricultural development model borne of crisis and isolation. 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United States and from the global trading system.</w:t>
      </w:r>
    </w:p>
    <w:p w:rsidR="00856837" w:rsidRDefault="00856837" w:rsidP="00856837">
      <w:pPr>
        <w:rPr>
          <w:b/>
          <w:u w:val="single"/>
        </w:rPr>
      </w:pPr>
    </w:p>
    <w:p w:rsidR="00856837" w:rsidRDefault="00856837" w:rsidP="00856837">
      <w:pPr>
        <w:rPr>
          <w:b/>
          <w:u w:val="single"/>
        </w:rPr>
      </w:pPr>
    </w:p>
    <w:p w:rsidR="00856837" w:rsidRPr="004230CA" w:rsidRDefault="00856837" w:rsidP="00856837">
      <w:pPr>
        <w:pStyle w:val="Heading4"/>
        <w:rPr>
          <w:rFonts w:eastAsia="Times New Roman"/>
        </w:rPr>
      </w:pPr>
      <w:r w:rsidRPr="004230CA">
        <w:rPr>
          <w:rFonts w:eastAsia="Times New Roman"/>
        </w:rPr>
        <w:t>Cuban Embargo has led to an increase in food production and resilience towards climate change</w:t>
      </w:r>
    </w:p>
    <w:p w:rsidR="00856837" w:rsidRDefault="00856837" w:rsidP="00856837">
      <w:pPr>
        <w:shd w:val="clear" w:color="auto" w:fill="FFFFFF"/>
        <w:spacing w:before="100" w:beforeAutospacing="1" w:after="240" w:line="360" w:lineRule="atLeast"/>
        <w:jc w:val="both"/>
        <w:rPr>
          <w:rFonts w:ascii="Arial" w:hAnsi="Arial" w:cs="Arial"/>
          <w:b/>
          <w:szCs w:val="18"/>
        </w:rPr>
      </w:pPr>
      <w:r w:rsidRPr="000C212E">
        <w:rPr>
          <w:rFonts w:ascii="Arial" w:hAnsi="Arial" w:cs="Arial"/>
          <w:b/>
          <w:szCs w:val="18"/>
        </w:rPr>
        <w:t>Jaime</w:t>
      </w:r>
      <w:r>
        <w:rPr>
          <w:rFonts w:ascii="Arial" w:hAnsi="Arial" w:cs="Arial"/>
          <w:b/>
          <w:szCs w:val="18"/>
        </w:rPr>
        <w:t xml:space="preserve"> </w:t>
      </w:r>
      <w:r w:rsidRPr="000C212E">
        <w:rPr>
          <w:rFonts w:ascii="Arial" w:hAnsi="Arial" w:cs="Arial"/>
          <w:b/>
          <w:szCs w:val="18"/>
        </w:rPr>
        <w:t xml:space="preserve">Sosa Lozano Rosset </w:t>
      </w:r>
      <w:r w:rsidRPr="004230CA">
        <w:rPr>
          <w:rFonts w:ascii="Arial" w:hAnsi="Arial" w:cs="Arial"/>
          <w:b/>
          <w:szCs w:val="18"/>
        </w:rPr>
        <w:t>2011</w:t>
      </w:r>
    </w:p>
    <w:p w:rsidR="00856837" w:rsidRPr="009213CA" w:rsidRDefault="00856837" w:rsidP="00856837">
      <w:r w:rsidRPr="009213CA">
        <w:t>Global warming focus January 11 2011 Peter Michael Rosset; Braulio Machín Sosa; Adilén María Roque Jaime; Dana Rocío Ávila Lozano published their study in the Journal of Peasant Studies (The Campesino-to-Campesino agroecology movement of ANAP in Cuba: social process methodology in the construction of sustainable peasant agriculture and food sovereignty. Journal of Peasant Studies 2011;38(1):161-191). http://links.org.au/files/Cubaland2011.pdf Accessed 7/17/13 AP</w:t>
      </w:r>
    </w:p>
    <w:p w:rsidR="00856837" w:rsidRDefault="00856837" w:rsidP="00856837">
      <w:pPr>
        <w:shd w:val="clear" w:color="auto" w:fill="FFFFFF"/>
        <w:spacing w:before="100" w:beforeAutospacing="1" w:after="240" w:line="360" w:lineRule="atLeast"/>
        <w:jc w:val="both"/>
        <w:rPr>
          <w:rFonts w:asciiTheme="minorHAnsi" w:eastAsia="Times New Roman" w:hAnsiTheme="minorHAnsi" w:cs="Arial"/>
          <w:b/>
          <w:u w:val="single"/>
        </w:rPr>
      </w:pPr>
      <w:r w:rsidRPr="00565904">
        <w:rPr>
          <w:rFonts w:asciiTheme="minorHAnsi" w:eastAsia="Times New Roman" w:hAnsiTheme="minorHAnsi" w:cs="Arial"/>
        </w:rPr>
        <w:t xml:space="preserve">According to a study from Ann Arbor, United States, "Agroecology has played a key role in helping Cuba survive the crisis caused by the collapse of the socialist bloc in Europe and the tightening of the US trade </w:t>
      </w:r>
      <w:r w:rsidRPr="00565904">
        <w:rPr>
          <w:rFonts w:asciiTheme="minorHAnsi" w:eastAsia="Times New Roman" w:hAnsiTheme="minorHAnsi" w:cs="Arial"/>
          <w:bCs/>
        </w:rPr>
        <w:t>embargo</w:t>
      </w:r>
      <w:r w:rsidRPr="00565904">
        <w:rPr>
          <w:rFonts w:asciiTheme="minorHAnsi" w:eastAsia="Times New Roman" w:hAnsiTheme="minorHAnsi" w:cs="Arial"/>
        </w:rPr>
        <w:t xml:space="preserve">. </w:t>
      </w:r>
      <w:r w:rsidRPr="00565904">
        <w:rPr>
          <w:rFonts w:asciiTheme="minorHAnsi" w:eastAsia="Times New Roman" w:hAnsiTheme="minorHAnsi" w:cs="Arial"/>
          <w:b/>
          <w:bCs/>
          <w:u w:val="single"/>
        </w:rPr>
        <w:t>Cuban</w:t>
      </w:r>
      <w:r w:rsidRPr="00565904">
        <w:rPr>
          <w:rFonts w:asciiTheme="minorHAnsi" w:eastAsia="Times New Roman" w:hAnsiTheme="minorHAnsi" w:cs="Arial"/>
          <w:b/>
          <w:u w:val="single"/>
        </w:rPr>
        <w:t xml:space="preserve"> peasants have been able to boost food production without scarce and expensive imported agricultural chemicals by first substituting more ecological inputs for the no longer available imports, and then by making a transition to more agroecologically integrated and diverse farming systems."    </w:t>
      </w:r>
      <w:r w:rsidRPr="00565904">
        <w:rPr>
          <w:rFonts w:asciiTheme="minorHAnsi" w:eastAsia="Times New Roman" w:hAnsiTheme="minorHAnsi" w:cs="Arial"/>
        </w:rPr>
        <w:t xml:space="preserve">"This was possible not so much because appropriate alternatives were made available, but rather because of the Campesino-a-Campesino (CAC) social process methodology that the National Association of Small Farmers (ANAP) used to build a grassroots agroecology movement. This paper was produced in a 'self-study' process spearheaded by ANAP and La Via Campesina, the international agrarian movement of which ANAP is a member. In it we document and analyze the history of the Campesino-to-Campesino Agroecology Movement (MACAC), and the significantly increased contribution of peasants to national food production in Cuba that was brought about, at least in part, due to this movement," wrote P.M. Rosset and colleagues, University of Michigan.  The researchers concluded: "Our key findings are (i) the spread of agroecology was rapid and successful largely due to the social process methodology and social movement dynamics, (ii) farming practices evolved over time and contributed to significantly increased relative and absolute production by the peasant sector, and (iii) </w:t>
      </w:r>
      <w:r w:rsidRPr="00565904">
        <w:rPr>
          <w:rFonts w:asciiTheme="minorHAnsi" w:eastAsia="Times New Roman" w:hAnsiTheme="minorHAnsi" w:cs="Arial"/>
          <w:b/>
          <w:u w:val="single"/>
        </w:rPr>
        <w:t>those practices resulted in additional benefits including resilience to climate change."</w:t>
      </w:r>
    </w:p>
    <w:p w:rsidR="00267089" w:rsidRDefault="00267089" w:rsidP="00267089">
      <w:pPr>
        <w:pStyle w:val="Heading4"/>
      </w:pPr>
      <w:r w:rsidRPr="004949D6">
        <w:t>Cubans excel in Urban Farming</w:t>
      </w:r>
    </w:p>
    <w:p w:rsidR="00267089" w:rsidRDefault="00267089" w:rsidP="00267089"/>
    <w:p w:rsidR="00267089" w:rsidRPr="003A7183" w:rsidRDefault="00267089" w:rsidP="00267089">
      <w:pPr>
        <w:rPr>
          <w:rStyle w:val="StyleStyleBold12pt"/>
        </w:rPr>
      </w:pPr>
      <w:r w:rsidRPr="003A7183">
        <w:rPr>
          <w:rStyle w:val="StyleStyleBold12pt"/>
        </w:rPr>
        <w:t>Slabinski 2012</w:t>
      </w:r>
    </w:p>
    <w:p w:rsidR="00267089" w:rsidRPr="004949D6" w:rsidRDefault="00267089" w:rsidP="00267089">
      <w:r>
        <w:t>Julie M. Slabinski J.D. Candidate, Widener Law Journal 2012 p. LN</w:t>
      </w:r>
    </w:p>
    <w:p w:rsidR="00267089" w:rsidRPr="004949D6" w:rsidRDefault="00267089" w:rsidP="00267089"/>
    <w:p w:rsidR="00267089" w:rsidRPr="004949D6" w:rsidRDefault="00267089" w:rsidP="00267089">
      <w:r w:rsidRPr="004949D6">
        <w:t>Urban farming is not merely an American revelation. In fact, the international community, specifically Cuba, pioneered its modern urban agricultural movement in the early 1990s. n94 As a result of the communist government's food rationing and the United States' embargo, Cuba faced severe food shortages. n95 In response to the shortage, Cuban citizens in urban and rural settings began planting vegetable gardens on their property out of necessity. n96 The government, at first resistant to nonstate sanctioned farming, ultimately embraced the farming movement and adopted a law that made it easier for citizens to obtain ownership of unproductive or unused land. n97</w:t>
      </w:r>
    </w:p>
    <w:p w:rsidR="00267089" w:rsidRPr="004949D6" w:rsidRDefault="00267089" w:rsidP="00267089"/>
    <w:p w:rsidR="00267089" w:rsidRPr="004949D6" w:rsidRDefault="00267089" w:rsidP="00267089">
      <w:r w:rsidRPr="004949D6">
        <w:t>The Cuban government now encourages its citizens to become involved in the urban farming initiative and has established low-interest  [*267]  loans to those interested in cultivating their own plots. n98 Many of these plots are in large urban centers, such as Havana, and can be as small as patio planting. n99 The result of the government's supportive policies and initiatives has been to make Cuba's food production self-sufficient. n100 And while the American government would not adopt communist tactics to promote urban farming, many proponents of urban agriculture argue that the Cuban process offers an "attractive model" and possible solutions for American cities. n101 The approach that the Cuban government adopted illustrates how successful urban farming programs can become if there are integrated laws and policies to support and regulate the process. n102</w:t>
      </w:r>
    </w:p>
    <w:p w:rsidR="00267089" w:rsidRPr="00565904" w:rsidRDefault="00267089" w:rsidP="00856837">
      <w:pPr>
        <w:shd w:val="clear" w:color="auto" w:fill="FFFFFF"/>
        <w:spacing w:before="100" w:beforeAutospacing="1" w:after="240" w:line="360" w:lineRule="atLeast"/>
        <w:jc w:val="both"/>
        <w:rPr>
          <w:rFonts w:asciiTheme="minorHAnsi" w:eastAsia="Times New Roman" w:hAnsiTheme="minorHAnsi" w:cs="Arial"/>
          <w:b/>
          <w:u w:val="single"/>
        </w:rPr>
      </w:pPr>
    </w:p>
    <w:p w:rsidR="002852A1" w:rsidRPr="00291396" w:rsidRDefault="002852A1" w:rsidP="00291396">
      <w:pPr>
        <w:pStyle w:val="Heading1"/>
      </w:pPr>
      <w:r w:rsidRPr="00291396">
        <w:t>Environment</w:t>
      </w:r>
    </w:p>
    <w:p w:rsidR="00E54783" w:rsidRDefault="00E54783" w:rsidP="00291396">
      <w:pPr>
        <w:pStyle w:val="Heading4"/>
        <w:rPr>
          <w:rStyle w:val="StyleStyleBold12pt"/>
        </w:rPr>
      </w:pPr>
      <w:r>
        <w:rPr>
          <w:rStyle w:val="StyleStyleBold12pt"/>
        </w:rPr>
        <w:t>Increasing tourism kills the environment</w:t>
      </w:r>
    </w:p>
    <w:p w:rsidR="00E54783" w:rsidRDefault="00E54783" w:rsidP="00E54783">
      <w:pPr>
        <w:rPr>
          <w:rStyle w:val="StyleBoldUnderline"/>
          <w:b/>
          <w:u w:val="none"/>
        </w:rPr>
      </w:pPr>
      <w:r w:rsidRPr="00527394">
        <w:rPr>
          <w:rStyle w:val="StyleStyleBold12pt"/>
        </w:rPr>
        <w:t>Bovée</w:t>
      </w:r>
      <w:r>
        <w:rPr>
          <w:rStyle w:val="StyleStyleBold12pt"/>
        </w:rPr>
        <w:t xml:space="preserve"> 11</w:t>
      </w:r>
    </w:p>
    <w:p w:rsidR="00E54783" w:rsidRDefault="00E54783" w:rsidP="00E54783">
      <w:pPr>
        <w:rPr>
          <w:rStyle w:val="StyleBoldUnderline"/>
          <w:b/>
          <w:u w:val="none"/>
        </w:rPr>
      </w:pPr>
      <w:r>
        <w:rPr>
          <w:rStyle w:val="StyleBoldUnderline"/>
          <w:u w:val="none"/>
        </w:rPr>
        <w:t xml:space="preserve">Michelle Bovée BA in Political Science with a focus on international and comparative politics. Getting Masters in International Relations. Michelle is a featured writer. </w:t>
      </w:r>
      <w:r w:rsidRPr="00527394">
        <w:rPr>
          <w:rStyle w:val="StyleBoldUnderline"/>
          <w:u w:val="none"/>
        </w:rPr>
        <w:t>16 May, 2011</w:t>
      </w:r>
      <w:r>
        <w:rPr>
          <w:rStyle w:val="StyleBoldUnderline"/>
          <w:u w:val="none"/>
        </w:rPr>
        <w:t xml:space="preserve"> “tourism in cuba?”</w:t>
      </w:r>
      <w:r w:rsidRPr="00565904">
        <w:t xml:space="preserve"> </w:t>
      </w:r>
      <w:hyperlink r:id="rId65" w:history="1">
        <w:r w:rsidRPr="00471E18">
          <w:rPr>
            <w:rStyle w:val="Hyperlink"/>
          </w:rPr>
          <w:t>http://notenoughgood.com/2013/03/tourism-in-cuba/</w:t>
        </w:r>
      </w:hyperlink>
      <w:r>
        <w:rPr>
          <w:rStyle w:val="StyleBoldUnderline"/>
          <w:u w:val="none"/>
        </w:rPr>
        <w:t xml:space="preserve"> accessed 7/17/13 AP</w:t>
      </w:r>
    </w:p>
    <w:p w:rsidR="00E54783" w:rsidRDefault="00E54783" w:rsidP="00E54783">
      <w:pPr>
        <w:rPr>
          <w:rStyle w:val="StyleBoldUnderline"/>
          <w:b/>
          <w:u w:val="none"/>
        </w:rPr>
      </w:pPr>
    </w:p>
    <w:p w:rsidR="00E54783" w:rsidRDefault="00E54783" w:rsidP="00E54783">
      <w:r w:rsidRPr="00527394">
        <w:rPr>
          <w:rStyle w:val="StyleBoldUnderline"/>
        </w:rPr>
        <w:t>There are downsides</w:t>
      </w:r>
      <w:r>
        <w:t xml:space="preserve">, though, </w:t>
      </w:r>
      <w:r w:rsidRPr="00527394">
        <w:rPr>
          <w:rStyle w:val="StyleBoldUnderline"/>
        </w:rPr>
        <w:t>to increasing tourism in Cuba</w:t>
      </w:r>
      <w:r>
        <w:t xml:space="preserve">.  </w:t>
      </w:r>
      <w:r w:rsidRPr="00527394">
        <w:rPr>
          <w:rStyle w:val="StyleBoldUnderline"/>
        </w:rPr>
        <w:t>The environment,</w:t>
      </w:r>
      <w:r>
        <w:t xml:space="preserve"> for one, </w:t>
      </w:r>
      <w:r w:rsidRPr="00527394">
        <w:rPr>
          <w:rStyle w:val="StyleBoldUnderline"/>
        </w:rPr>
        <w:t>could suffer greatly from an influx of foreign tourists.</w:t>
      </w:r>
      <w:r>
        <w:t xml:space="preserve">  </w:t>
      </w:r>
      <w:r w:rsidRPr="00527394">
        <w:rPr>
          <w:rStyle w:val="StyleBoldUnderline"/>
        </w:rPr>
        <w:t>Cuba’s strict laws prevent even locals from entering some areas, thus keeping them pristine and beautiful</w:t>
      </w:r>
      <w:r>
        <w:t xml:space="preserve">.  </w:t>
      </w:r>
      <w:r w:rsidRPr="00527394">
        <w:rPr>
          <w:rStyle w:val="StyleBoldUnderline"/>
        </w:rPr>
        <w:t>A tourist boom–which seems inevitable if the US were to drop the travel embargo</w:t>
      </w:r>
      <w:r>
        <w:t>–</w:t>
      </w:r>
      <w:r w:rsidRPr="00527394">
        <w:rPr>
          <w:rStyle w:val="StyleBoldUnderline"/>
        </w:rPr>
        <w:t>would encourage the Cuban government to ease restrictions to allow travelers access to these natural paradises, which would then</w:t>
      </w:r>
      <w:r>
        <w:t xml:space="preserve">, of course, </w:t>
      </w:r>
      <w:r w:rsidRPr="00527394">
        <w:rPr>
          <w:rStyle w:val="StyleBoldUnderline"/>
        </w:rPr>
        <w:t>not be pristine paradises any longer</w:t>
      </w:r>
      <w:r>
        <w:t xml:space="preserve">.  Additionally, as some have already noted, the increase in tourism just in the last 10 years has “prettified” some of the traditional Cuban landmarks, like the once-scruffy Dos Hermanos bar where Hemmingway reportedly drank.   </w:t>
      </w:r>
      <w:r w:rsidRPr="00527394">
        <w:rPr>
          <w:rStyle w:val="StyleBoldUnderline"/>
        </w:rPr>
        <w:t>The Cuban Ministry of Tourism would have to work hard to ensure that Cuba retains the mystery and natural beauty that makes tourists so eager to visit, or else the tourism would not be sustainable.</w:t>
      </w:r>
      <w:r>
        <w:t xml:space="preserve">  Once the draw of visiting a formerly forbidden country wears off, the cultural heritage sites and beautiful beaches must be enough to encourage future tourism. </w:t>
      </w:r>
    </w:p>
    <w:p w:rsidR="00E54783" w:rsidRDefault="00E54783" w:rsidP="00E54783"/>
    <w:p w:rsidR="00291396" w:rsidRDefault="00291396" w:rsidP="00291396">
      <w:pPr>
        <w:pStyle w:val="Heading4"/>
        <w:rPr>
          <w:lang w:val="en"/>
        </w:rPr>
      </w:pPr>
      <w:r>
        <w:rPr>
          <w:lang w:val="en"/>
        </w:rPr>
        <w:t>Cuban biodiversity outweighs- lifting embargo biggest threat</w:t>
      </w:r>
    </w:p>
    <w:p w:rsidR="00291396" w:rsidRPr="003B1E69" w:rsidRDefault="00291396" w:rsidP="00291396">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291396" w:rsidRPr="00793CD6" w:rsidRDefault="00291396" w:rsidP="00291396">
      <w:pPr>
        <w:shd w:val="clear" w:color="auto" w:fill="FFFFFF"/>
        <w:rPr>
          <w:rStyle w:val="Date1"/>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Beaches</w:t>
      </w:r>
      <w:r w:rsidRPr="00793CD6">
        <w:rPr>
          <w:rStyle w:val="italics"/>
          <w:rFonts w:ascii="Helvetica" w:hAnsi="Helvetica" w:cs="Helvetica"/>
          <w:i w:val="0"/>
          <w:szCs w:val="20"/>
          <w:lang w:val="en"/>
        </w:rPr>
        <w:t xml:space="preserve">. </w:t>
      </w:r>
      <w:r>
        <w:rPr>
          <w:rStyle w:val="italics"/>
          <w:rFonts w:ascii="Helvetica" w:hAnsi="Helvetica" w:cs="Helvetica"/>
          <w:i w:val="0"/>
          <w:szCs w:val="20"/>
          <w:lang w:val="en"/>
        </w:rPr>
        <w:t>New York Times</w:t>
      </w:r>
      <w:r w:rsidRPr="00793CD6">
        <w:rPr>
          <w:rStyle w:val="italics"/>
          <w:rFonts w:ascii="Helvetica" w:hAnsi="Helvetica" w:cs="Helvetica"/>
          <w:i w:val="0"/>
          <w:szCs w:val="20"/>
          <w:lang w:val="en"/>
        </w:rPr>
        <w:t>”Conserving Cuba, After the Embargo”</w:t>
      </w:r>
      <w:r w:rsidRPr="00793CD6">
        <w:t xml:space="preserve"> </w:t>
      </w:r>
      <w:r w:rsidRPr="00793CD6">
        <w:rPr>
          <w:rStyle w:val="italics"/>
          <w:rFonts w:ascii="Helvetica" w:hAnsi="Helvetica" w:cs="Helvetica"/>
          <w:i w:val="0"/>
          <w:szCs w:val="20"/>
          <w:lang w:val="en"/>
        </w:rPr>
        <w:t>http://www.nytimes.com/2007/12/25/science/25cuba.html?ref=corneliadean&amp;_r=0</w:t>
      </w:r>
      <w:r>
        <w:rPr>
          <w:rStyle w:val="italics"/>
          <w:rFonts w:ascii="Helvetica" w:hAnsi="Helvetica" w:cs="Helvetica"/>
          <w:szCs w:val="20"/>
          <w:lang w:val="en"/>
        </w:rPr>
        <w:t xml:space="preserve"> </w:t>
      </w:r>
      <w:r>
        <w:rPr>
          <w:rStyle w:val="italics"/>
          <w:rFonts w:ascii="Helvetica" w:hAnsi="Helvetica" w:cs="Helvetica"/>
          <w:i w:val="0"/>
          <w:szCs w:val="20"/>
          <w:lang w:val="en"/>
        </w:rPr>
        <w:t>Accessed 7/17/13 AP</w:t>
      </w:r>
    </w:p>
    <w:p w:rsidR="00291396" w:rsidRPr="003B1E69" w:rsidRDefault="00291396" w:rsidP="00291396">
      <w:pPr>
        <w:shd w:val="clear" w:color="auto" w:fill="FFFFFF"/>
        <w:rPr>
          <w:rFonts w:ascii="Helvetica" w:hAnsi="Helvetica" w:cs="Helvetica"/>
          <w:szCs w:val="20"/>
          <w:lang w:val="en"/>
        </w:rPr>
      </w:pPr>
    </w:p>
    <w:p w:rsidR="00291396" w:rsidRPr="00565904" w:rsidRDefault="00291396" w:rsidP="00291396">
      <w:pPr>
        <w:pStyle w:val="NormalWeb"/>
        <w:shd w:val="clear" w:color="auto" w:fill="FFFFFF"/>
        <w:rPr>
          <w:rFonts w:asciiTheme="minorHAnsi" w:hAnsiTheme="minorHAnsi" w:cs="Helvetica"/>
          <w:b/>
          <w:sz w:val="22"/>
          <w:szCs w:val="22"/>
          <w:u w:val="single"/>
          <w:lang w:val="en"/>
        </w:rPr>
      </w:pPr>
      <w:r w:rsidRPr="00565904">
        <w:rPr>
          <w:rFonts w:asciiTheme="minorHAnsi" w:hAnsiTheme="minorHAnsi" w:cs="Helvetica"/>
          <w:b/>
          <w:sz w:val="22"/>
          <w:szCs w:val="22"/>
          <w:u w:val="single"/>
          <w:lang w:val="en"/>
        </w:rPr>
        <w:t xml:space="preserve">Cuba has the most biologically diverse populations of freshwater fish </w:t>
      </w:r>
      <w:r w:rsidRPr="00565904">
        <w:rPr>
          <w:rFonts w:asciiTheme="minorHAnsi" w:hAnsiTheme="minorHAnsi" w:cs="Helvetica"/>
          <w:sz w:val="22"/>
          <w:szCs w:val="22"/>
          <w:lang w:val="en"/>
        </w:rPr>
        <w:t xml:space="preserve">in the region. Its relatively large underwater coastal shelves are crucial for numerous marine species, including some whose larvae can be carried by currents into waters of the United States, said Ken Lindeman, a marine biologist at Florida Institute of Technology.    Dr. Lindeman, who did not attend the conference but who has spent many years studying Cuba's marine ecology, said in an interview that </w:t>
      </w:r>
      <w:r w:rsidRPr="00565904">
        <w:rPr>
          <w:rFonts w:asciiTheme="minorHAnsi" w:hAnsiTheme="minorHAnsi" w:cs="Helvetica"/>
          <w:b/>
          <w:sz w:val="22"/>
          <w:szCs w:val="22"/>
          <w:u w:val="single"/>
          <w:lang w:val="en"/>
        </w:rPr>
        <w:t>some of these creatures were important commercial and recreational species like the spiny lobster, grouper or snapper</w:t>
      </w:r>
      <w:r w:rsidRPr="00565904">
        <w:rPr>
          <w:rFonts w:asciiTheme="minorHAnsi" w:hAnsiTheme="minorHAnsi" w:cs="Helvetica"/>
          <w:sz w:val="22"/>
          <w:szCs w:val="22"/>
          <w:lang w:val="en"/>
        </w:rPr>
        <w:t xml:space="preserve">.      Like corals elsewhere, those in Cuba are suffering as global warming raises ocean temperatures and acidity levels. And like other corals in the region, they reeled when a mysterious die-off of sea urchins left them with algae overgrowth. But </w:t>
      </w:r>
      <w:r w:rsidRPr="00565904">
        <w:rPr>
          <w:rFonts w:asciiTheme="minorHAnsi" w:hAnsiTheme="minorHAnsi" w:cs="Helvetica"/>
          <w:b/>
          <w:sz w:val="22"/>
          <w:szCs w:val="22"/>
          <w:u w:val="single"/>
          <w:lang w:val="en"/>
        </w:rPr>
        <w:t>they have largely escaped damage from pollution, boat traffic and destructive fishing practices.</w:t>
      </w:r>
      <w:r w:rsidRPr="00565904">
        <w:rPr>
          <w:rFonts w:asciiTheme="minorHAnsi" w:hAnsiTheme="minorHAnsi" w:cs="Helvetica"/>
          <w:sz w:val="22"/>
          <w:szCs w:val="22"/>
          <w:lang w:val="en"/>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     In a report last year, the World Wildlife Fund said that "in dramatic contrast" to its island neighbors, </w:t>
      </w:r>
      <w:r w:rsidRPr="00565904">
        <w:rPr>
          <w:rFonts w:asciiTheme="minorHAnsi" w:hAnsiTheme="minorHAnsi" w:cs="Helvetica"/>
          <w:b/>
          <w:sz w:val="22"/>
          <w:szCs w:val="22"/>
          <w:u w:val="single"/>
          <w:lang w:val="en"/>
        </w:rPr>
        <w:t>Cuba's beaches, mangroves, reefs, seagrass beds and other habitats were relatively well preserved. Their biggest threat, the report said, was "the prospect of sudden and massive growth in mass tourism when the U.S. embargo lifts."</w:t>
      </w:r>
    </w:p>
    <w:p w:rsidR="00291396" w:rsidRDefault="00291396" w:rsidP="00291396">
      <w:pPr>
        <w:pStyle w:val="Heading4"/>
      </w:pPr>
      <w:r>
        <w:t>Cuba working on sustainability now- spills over to U.S.</w:t>
      </w:r>
    </w:p>
    <w:p w:rsidR="00291396" w:rsidRDefault="00291396" w:rsidP="00291396">
      <w:pPr>
        <w:rPr>
          <w:rStyle w:val="StyleStyleBold12pt"/>
        </w:rPr>
      </w:pPr>
      <w:r>
        <w:rPr>
          <w:rStyle w:val="StyleStyleBold12pt"/>
        </w:rPr>
        <w:t>EDF 12</w:t>
      </w:r>
    </w:p>
    <w:p w:rsidR="00291396" w:rsidRPr="003B1E69" w:rsidRDefault="00291396" w:rsidP="00291396">
      <w:pPr>
        <w:rPr>
          <w:rStyle w:val="StyleStyleBold12pt"/>
          <w:b w:val="0"/>
          <w:sz w:val="20"/>
          <w:szCs w:val="20"/>
        </w:rPr>
      </w:pPr>
      <w:r>
        <w:rPr>
          <w:rStyle w:val="StyleStyleBold12pt"/>
          <w:b w:val="0"/>
          <w:sz w:val="20"/>
          <w:szCs w:val="20"/>
        </w:rPr>
        <w:t xml:space="preserve">Environmental Defense Fund mission is to preserve the natural systems on which all life depends. Guided by science and economics, we find practical and lasting solutions to the most serious environmental problems </w:t>
      </w:r>
      <w:r w:rsidRPr="007C03F5">
        <w:rPr>
          <w:rStyle w:val="StyleStyleBold12pt"/>
          <w:b w:val="0"/>
          <w:sz w:val="20"/>
          <w:szCs w:val="20"/>
        </w:rPr>
        <w:t xml:space="preserve">EDF.org </w:t>
      </w:r>
      <w:r>
        <w:rPr>
          <w:rStyle w:val="StyleStyleBold12pt"/>
          <w:b w:val="0"/>
          <w:sz w:val="20"/>
          <w:szCs w:val="20"/>
        </w:rPr>
        <w:t xml:space="preserve">copyright 2012 </w:t>
      </w:r>
      <w:r w:rsidRPr="007C03F5">
        <w:rPr>
          <w:rStyle w:val="StyleStyleBold12pt"/>
          <w:b w:val="0"/>
          <w:sz w:val="20"/>
          <w:szCs w:val="20"/>
        </w:rPr>
        <w:t xml:space="preserve">“cuba at a crossroads” </w:t>
      </w:r>
      <w:r w:rsidRPr="000C212E">
        <w:rPr>
          <w:rStyle w:val="StyleStyleBold12pt"/>
          <w:b w:val="0"/>
          <w:sz w:val="20"/>
          <w:szCs w:val="20"/>
        </w:rPr>
        <w:t>http://www.edf.org/oceans/cuba-crossroads accessed7/17/13 AP</w:t>
      </w:r>
    </w:p>
    <w:p w:rsidR="00291396" w:rsidRDefault="00291396" w:rsidP="00291396">
      <w:pPr>
        <w:rPr>
          <w:sz w:val="12"/>
        </w:rPr>
      </w:pPr>
    </w:p>
    <w:p w:rsidR="00291396" w:rsidRDefault="00291396" w:rsidP="00291396">
      <w:pPr>
        <w:rPr>
          <w:sz w:val="12"/>
        </w:rPr>
      </w:pPr>
    </w:p>
    <w:p w:rsidR="00291396" w:rsidRDefault="00291396" w:rsidP="00291396">
      <w:r>
        <w:t xml:space="preserve">Many Cubans share our conservation goals and believe that the island’s natural heritage can be the backbone of a thriving economy. </w:t>
      </w:r>
      <w:r w:rsidRPr="009D2ADE">
        <w:rPr>
          <w:rStyle w:val="StyleBoldUnderline"/>
        </w:rPr>
        <w:t>Because of Cuba’s size and its rich biodiversity, the island could become an eco-tourist magnet, luring bird lovers, divers, fishermen, hikers and other nature lovers.</w:t>
      </w:r>
      <w:r w:rsidRPr="009D2ADE">
        <w:rPr>
          <w:rStyle w:val="StyleBoldUnderline"/>
          <w:sz w:val="12"/>
        </w:rPr>
        <w:t xml:space="preserve">¶ </w:t>
      </w:r>
      <w:r>
        <w:t>Choosing eco-tourism</w:t>
      </w:r>
      <w:r w:rsidRPr="009D2ADE">
        <w:rPr>
          <w:sz w:val="12"/>
        </w:rPr>
        <w:t xml:space="preserve">¶ </w:t>
      </w:r>
      <w:r w:rsidRPr="009D2ADE">
        <w:rPr>
          <w:rStyle w:val="StyleBoldUnderline"/>
        </w:rPr>
        <w:t>Under a special license from the U.S. government, EDF is collaborating with Cuban partners to make sure that environmental protection and economic growth go hand in hand</w:t>
      </w:r>
      <w:r>
        <w:t>. For the last decade, we have worked with Cuban experts to identify ways in which to implement new environmental laws that lay the foundation for Cuba to be a model of sustainable development throughout the Caribbean.</w:t>
      </w:r>
      <w:r w:rsidRPr="009D2ADE">
        <w:rPr>
          <w:sz w:val="12"/>
        </w:rPr>
        <w:t xml:space="preserve">¶ </w:t>
      </w:r>
      <w:r>
        <w:t xml:space="preserve">In turn, </w:t>
      </w:r>
      <w:r w:rsidRPr="009D2ADE">
        <w:rPr>
          <w:rStyle w:val="StyleBoldUnderline"/>
        </w:rPr>
        <w:t>Cubans’ success in studying and protecting mangrove forests and other essential fish habitat provides scientists and managers in the United States with valuable lessons we can apply here.</w:t>
      </w:r>
      <w:r w:rsidRPr="009D2ADE">
        <w:rPr>
          <w:rStyle w:val="StyleBoldUnderline"/>
          <w:sz w:val="12"/>
        </w:rPr>
        <w:t>¶</w:t>
      </w:r>
      <w:r w:rsidRPr="009D2ADE">
        <w:rPr>
          <w:sz w:val="12"/>
        </w:rPr>
        <w:t xml:space="preserve"> </w:t>
      </w:r>
      <w:r w:rsidRPr="009D2ADE">
        <w:rPr>
          <w:rStyle w:val="StyleBoldUnderline"/>
        </w:rPr>
        <w:t>EDF is also assisting Cuban officials to find more sustainable ways to manage their ecological reserves while building the tourism industry Cuba so desperately needs</w:t>
      </w:r>
      <w:r>
        <w:t>. One way to do this is surprisingly simple: Bring environmental and tourism managers together to discuss balancing growth with environmental protection.</w:t>
      </w:r>
    </w:p>
    <w:p w:rsidR="00291396" w:rsidRDefault="00291396" w:rsidP="00291396">
      <w:pPr>
        <w:pStyle w:val="Heading4"/>
        <w:rPr>
          <w:rFonts w:eastAsia="Times New Roman"/>
          <w:lang w:val="en"/>
        </w:rPr>
      </w:pPr>
      <w:r>
        <w:rPr>
          <w:rFonts w:eastAsia="Times New Roman"/>
          <w:lang w:val="en"/>
        </w:rPr>
        <w:t>Lifting the embargo destroys biodiversity</w:t>
      </w:r>
    </w:p>
    <w:p w:rsidR="00291396" w:rsidRPr="003B1E69" w:rsidRDefault="00291396" w:rsidP="00291396">
      <w:pPr>
        <w:rPr>
          <w:lang w:val="en"/>
        </w:rPr>
      </w:pPr>
    </w:p>
    <w:p w:rsidR="00291396" w:rsidRPr="003B1E69" w:rsidRDefault="00291396" w:rsidP="00291396">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291396" w:rsidRDefault="00291396" w:rsidP="00291396">
      <w:pPr>
        <w:shd w:val="clear" w:color="auto" w:fill="FFFFFF"/>
        <w:rPr>
          <w:rStyle w:val="Date1"/>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Beaches</w:t>
      </w:r>
      <w:r w:rsidRPr="003B1E69">
        <w:rPr>
          <w:rStyle w:val="italics"/>
          <w:rFonts w:ascii="Helvetica" w:hAnsi="Helvetica" w:cs="Helvetica"/>
          <w:szCs w:val="20"/>
          <w:lang w:val="en"/>
        </w:rPr>
        <w:t>.</w:t>
      </w:r>
      <w:r>
        <w:rPr>
          <w:rStyle w:val="publicationtitle5"/>
          <w:rFonts w:ascii="Helvetica" w:hAnsi="Helvetica" w:cs="Helvetica"/>
          <w:szCs w:val="20"/>
          <w:lang w:val="en"/>
        </w:rPr>
        <w:t xml:space="preserve"> New York Times “Conserving Cuba, After the Embargo”</w:t>
      </w:r>
      <w:r w:rsidRPr="00793CD6">
        <w:t xml:space="preserve"> </w:t>
      </w:r>
      <w:r w:rsidRPr="00793CD6">
        <w:rPr>
          <w:rStyle w:val="publicationtitle5"/>
          <w:rFonts w:ascii="Helvetica" w:hAnsi="Helvetica" w:cs="Helvetica"/>
          <w:szCs w:val="20"/>
          <w:lang w:val="en"/>
        </w:rPr>
        <w:t>http://www.nytimes.com/2007/12/25/science/25cuba.html?ref=corneliadean&amp;_r=0</w:t>
      </w:r>
      <w:r>
        <w:rPr>
          <w:rStyle w:val="publicationtitle5"/>
          <w:rFonts w:ascii="Helvetica" w:hAnsi="Helvetica" w:cs="Helvetica"/>
          <w:szCs w:val="20"/>
          <w:lang w:val="en"/>
        </w:rPr>
        <w:t xml:space="preserve"> accessed7/1713 AP</w:t>
      </w:r>
    </w:p>
    <w:p w:rsidR="00291396" w:rsidRPr="003B1E69" w:rsidRDefault="00291396" w:rsidP="00291396">
      <w:pPr>
        <w:shd w:val="clear" w:color="auto" w:fill="FFFFFF"/>
        <w:rPr>
          <w:rFonts w:ascii="Helvetica" w:eastAsia="Times New Roman" w:hAnsi="Helvetica" w:cs="Helvetica"/>
          <w:szCs w:val="20"/>
          <w:lang w:val="en"/>
        </w:rPr>
      </w:pPr>
    </w:p>
    <w:p w:rsidR="00291396" w:rsidRPr="00565904" w:rsidRDefault="00291396" w:rsidP="00291396">
      <w:pPr>
        <w:shd w:val="clear" w:color="auto" w:fill="FFFFFF"/>
        <w:rPr>
          <w:rFonts w:asciiTheme="minorHAnsi" w:eastAsia="Times New Roman" w:hAnsiTheme="minorHAnsi" w:cs="Helvetica"/>
          <w:lang w:val="en"/>
        </w:rPr>
      </w:pPr>
      <w:r w:rsidRPr="00565904">
        <w:rPr>
          <w:rFonts w:asciiTheme="minorHAnsi" w:eastAsia="Times New Roman" w:hAnsiTheme="minorHAnsi" w:cs="Helvetica"/>
          <w:b/>
          <w:u w:val="single"/>
          <w:lang w:val="en"/>
        </w:rPr>
        <w:t>Cuba is home to a wide range of animals and plants, including some species found nowhere else on the planet.</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Once the embargo is lifted, their habitats</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could be destroyed</w:t>
      </w:r>
      <w:r w:rsidRPr="00565904">
        <w:rPr>
          <w:rFonts w:asciiTheme="minorHAnsi" w:eastAsia="Times New Roman" w:hAnsiTheme="minorHAnsi" w:cs="Helvetica"/>
          <w:lang w:val="en"/>
        </w:rPr>
        <w:t xml:space="preserve"> by builders anxious to develop these beautiful and important landscapes. Meanwhile, current study and attempts to conserve the island are severely limited by the embargo as scientists are hampered by travel restrictions, restrictions on sending much-needed research equipment to Cuba, and even a lack of Internet capability to support research and communication in Cuba. </w:t>
      </w:r>
      <w:r w:rsidRPr="00565904">
        <w:rPr>
          <w:rFonts w:asciiTheme="minorHAnsi" w:eastAsia="Times New Roman" w:hAnsiTheme="minorHAnsi" w:cs="Helvetica"/>
          <w:b/>
          <w:u w:val="single"/>
          <w:lang w:val="en"/>
        </w:rPr>
        <w:t>As tourism expands after the embargo is lifted, the very landscape that draws tourists in may be destroyed</w:t>
      </w:r>
      <w:r w:rsidRPr="00565904">
        <w:rPr>
          <w:rFonts w:asciiTheme="minorHAnsi" w:eastAsia="Times New Roman" w:hAnsiTheme="minorHAnsi" w:cs="Helvetica"/>
          <w:lang w:val="en"/>
        </w:rPr>
        <w:t xml:space="preserve">.     Through accidents of geography and history, </w:t>
      </w:r>
      <w:r w:rsidRPr="00565904">
        <w:rPr>
          <w:rFonts w:asciiTheme="minorHAnsi" w:eastAsia="Times New Roman" w:hAnsiTheme="minorHAnsi" w:cs="Helvetica"/>
          <w:b/>
          <w:u w:val="single"/>
          <w:lang w:val="en"/>
        </w:rPr>
        <w:t>Cuba is a priceless ecological resource</w:t>
      </w:r>
      <w:r w:rsidRPr="00565904">
        <w:rPr>
          <w:rFonts w:asciiTheme="minorHAnsi" w:eastAsia="Times New Roman" w:hAnsiTheme="minorHAnsi" w:cs="Helvetica"/>
          <w:lang w:val="en"/>
        </w:rPr>
        <w:t>. That is why</w:t>
      </w:r>
      <w:r w:rsidRPr="00565904">
        <w:rPr>
          <w:rFonts w:asciiTheme="minorHAnsi" w:eastAsia="Times New Roman" w:hAnsiTheme="minorHAnsi" w:cs="Helvetica"/>
          <w:b/>
          <w:u w:val="single"/>
          <w:lang w:val="en"/>
        </w:rPr>
        <w:t xml:space="preserve"> many scientists are so worried about what will become of it after</w:t>
      </w:r>
      <w:r w:rsidRPr="00565904">
        <w:rPr>
          <w:rFonts w:asciiTheme="minorHAnsi" w:eastAsia="Times New Roman" w:hAnsiTheme="minorHAnsi" w:cs="Helvetica"/>
          <w:lang w:val="en"/>
        </w:rPr>
        <w:t xml:space="preserve"> Fidel Castro and his associates leave power and, as is widely anticipated, </w:t>
      </w:r>
      <w:r w:rsidRPr="00565904">
        <w:rPr>
          <w:rFonts w:asciiTheme="minorHAnsi" w:eastAsia="Times New Roman" w:hAnsiTheme="minorHAnsi" w:cs="Helvetica"/>
          <w:b/>
          <w:u w:val="single"/>
          <w:lang w:val="en"/>
        </w:rPr>
        <w:t>the American government relaxes or ends its trade embargo</w:t>
      </w:r>
      <w:r w:rsidRPr="00565904">
        <w:rPr>
          <w:rFonts w:asciiTheme="minorHAnsi" w:eastAsia="Times New Roman" w:hAnsiTheme="minorHAnsi" w:cs="Helvetica"/>
          <w:lang w:val="en"/>
        </w:rPr>
        <w:t xml:space="preserve">.     Cuba, by far the region's largest island, sits at the confluence of the Atlantic Ocean, the Gulf of Mexico and the Caribbean Sea. </w:t>
      </w:r>
      <w:r w:rsidRPr="00565904">
        <w:rPr>
          <w:rFonts w:asciiTheme="minorHAnsi" w:eastAsia="Times New Roman" w:hAnsiTheme="minorHAnsi" w:cs="Helvetica"/>
          <w:b/>
          <w:u w:val="single"/>
          <w:lang w:val="en"/>
        </w:rPr>
        <w:t>Its mountains, forests, swamps, coasts and marine areas are rich in plants and animals, some seen nowhere else</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Once the embargo ends, the island could face a flood of investors from the United States and elsewhere, eager to exploit those landscapes</w:t>
      </w:r>
      <w:r w:rsidRPr="00565904">
        <w:rPr>
          <w:rFonts w:asciiTheme="minorHAnsi" w:eastAsia="Times New Roman" w:hAnsiTheme="minorHAnsi" w:cs="Helvetica"/>
          <w:lang w:val="en"/>
        </w:rPr>
        <w:t xml:space="preserve">.     And since the imposition of the embargo in 1962, and especially with the collapse in 1991 of the Soviet Union, its major economic patron, Cuba's economy has stagnated.    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 when development has been most intense. </w:t>
      </w:r>
      <w:r w:rsidRPr="00565904">
        <w:rPr>
          <w:rFonts w:asciiTheme="minorHAnsi" w:eastAsia="Times New Roman" w:hAnsiTheme="minorHAnsi" w:cs="Helvetica"/>
          <w:b/>
          <w:u w:val="single"/>
          <w:lang w:val="en"/>
        </w:rPr>
        <w:t>Once the embargo ends, the island</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could face a flood of investors</w:t>
      </w:r>
      <w:r w:rsidRPr="00565904">
        <w:rPr>
          <w:rFonts w:asciiTheme="minorHAnsi" w:eastAsia="Times New Roman" w:hAnsiTheme="minorHAnsi" w:cs="Helvetica"/>
          <w:lang w:val="en"/>
        </w:rPr>
        <w:t xml:space="preserve"> from the United States and elsewhere, </w:t>
      </w:r>
      <w:r w:rsidRPr="00565904">
        <w:rPr>
          <w:rFonts w:asciiTheme="minorHAnsi" w:eastAsia="Times New Roman" w:hAnsiTheme="minorHAnsi" w:cs="Helvetica"/>
          <w:b/>
          <w:u w:val="single"/>
          <w:lang w:val="en"/>
        </w:rPr>
        <w:t>eager to exploit those landscapes</w:t>
      </w:r>
      <w:r w:rsidRPr="00565904">
        <w:rPr>
          <w:rFonts w:asciiTheme="minorHAnsi" w:eastAsia="Times New Roman" w:hAnsiTheme="minorHAnsi" w:cs="Helvetica"/>
          <w:lang w:val="en"/>
        </w:rPr>
        <w:t>.</w:t>
      </w:r>
    </w:p>
    <w:p w:rsidR="00291396" w:rsidRDefault="00291396" w:rsidP="00291396">
      <w:pPr>
        <w:pStyle w:val="NormalWeb"/>
        <w:shd w:val="clear" w:color="auto" w:fill="FFFFFF"/>
        <w:rPr>
          <w:rFonts w:ascii="Helvetica" w:hAnsi="Helvetica" w:cs="Helvetica"/>
          <w:b/>
          <w:szCs w:val="20"/>
          <w:lang w:val="en"/>
        </w:rPr>
      </w:pPr>
    </w:p>
    <w:p w:rsidR="0007786F" w:rsidRDefault="0007786F" w:rsidP="0007786F">
      <w:pPr>
        <w:pStyle w:val="Heading4"/>
      </w:pPr>
      <w:r>
        <w:t>Tourism hurts environment</w:t>
      </w:r>
    </w:p>
    <w:p w:rsidR="0007786F" w:rsidRDefault="0007786F" w:rsidP="0007786F">
      <w:r w:rsidRPr="008A16CD">
        <w:rPr>
          <w:rStyle w:val="StyleStyleBold12pt"/>
        </w:rPr>
        <w:t>Waugh, ’13</w:t>
      </w:r>
      <w:r>
        <w:t xml:space="preserve"> </w:t>
      </w:r>
      <w:r w:rsidRPr="008A16CD">
        <w:rPr>
          <w:sz w:val="16"/>
        </w:rPr>
        <w:t>(Daniel, “It's Time to Allow Travel Between the U.S. and Cuba,” http://www.policymic.com/articles/30007/it-s-time-to-allow-travel-between-the-u-s-and-cuba, bgm)</w:t>
      </w:r>
    </w:p>
    <w:p w:rsidR="0007786F" w:rsidRDefault="0007786F" w:rsidP="0007786F"/>
    <w:p w:rsidR="0007786F" w:rsidRPr="00D4360E" w:rsidRDefault="0007786F" w:rsidP="0007786F">
      <w:pPr>
        <w:rPr>
          <w:rStyle w:val="StyleBoldUnderline"/>
          <w:highlight w:val="cyan"/>
        </w:rPr>
      </w:pPr>
      <w:r w:rsidRPr="008A16CD">
        <w:t xml:space="preserve">There is one final matter to take into consideration, though most would argue that in light of the gross human abuses it is of lesser importance; It is that of </w:t>
      </w:r>
      <w:r w:rsidRPr="00D4360E">
        <w:rPr>
          <w:rStyle w:val="StyleBoldUnderline"/>
        </w:rPr>
        <w:t xml:space="preserve">just </w:t>
      </w:r>
      <w:r w:rsidRPr="00D4360E">
        <w:rPr>
          <w:rStyle w:val="StyleBoldUnderline"/>
          <w:highlight w:val="cyan"/>
        </w:rPr>
        <w:t>what effect a sudden influx of tourists to Cuba would have</w:t>
      </w:r>
      <w:r w:rsidRPr="00D4360E">
        <w:rPr>
          <w:rStyle w:val="StyleBoldUnderline"/>
        </w:rPr>
        <w:t xml:space="preserve">. Not economically, but </w:t>
      </w:r>
      <w:r w:rsidRPr="00D4360E">
        <w:rPr>
          <w:rStyle w:val="StyleBoldUnderline"/>
          <w:highlight w:val="cyan"/>
        </w:rPr>
        <w:t>environmentally</w:t>
      </w:r>
      <w:r w:rsidRPr="00D4360E">
        <w:rPr>
          <w:rStyle w:val="StyleBoldUnderline"/>
        </w:rPr>
        <w:t xml:space="preserve">. As stated earlier, </w:t>
      </w:r>
      <w:r w:rsidRPr="00D4360E">
        <w:rPr>
          <w:rStyle w:val="StyleBoldUnderline"/>
          <w:highlight w:val="cyan"/>
        </w:rPr>
        <w:t>many parts of Cuba are natural paradises</w:t>
      </w:r>
      <w:r w:rsidRPr="00D4360E">
        <w:rPr>
          <w:rStyle w:val="StyleBoldUnderline"/>
        </w:rPr>
        <w:t xml:space="preserve"> that (due to the strict laws of the Cuban government) locals are forbidden from exploiting. </w:t>
      </w:r>
      <w:r w:rsidRPr="00D4360E">
        <w:rPr>
          <w:rStyle w:val="StyleBoldUnderline"/>
          <w:highlight w:val="cyan"/>
        </w:rPr>
        <w:t>A sudden slackening of laws combined with the inevitable influx of American tourists (and there would be a veritable exodus) would turn pristine Cuba into yet another paradise lost to be mourned by western civilization.</w:t>
      </w:r>
    </w:p>
    <w:p w:rsidR="00E54783" w:rsidRDefault="00E54783" w:rsidP="00E54783"/>
    <w:p w:rsidR="00E54783" w:rsidRDefault="00E54783" w:rsidP="00E54783"/>
    <w:p w:rsidR="00291396" w:rsidRDefault="00291396" w:rsidP="00291396">
      <w:pPr>
        <w:pStyle w:val="Heading4"/>
      </w:pPr>
      <w:r>
        <w:t>Ending the embargo will crush Cuban biodiversity</w:t>
      </w:r>
    </w:p>
    <w:p w:rsidR="00291396" w:rsidRDefault="00291396" w:rsidP="00291396">
      <w:pPr>
        <w:rPr>
          <w:rStyle w:val="StyleStyleBold12pt"/>
        </w:rPr>
      </w:pPr>
      <w:r>
        <w:rPr>
          <w:rStyle w:val="StyleStyleBold12pt"/>
        </w:rPr>
        <w:t>EDF 12</w:t>
      </w:r>
    </w:p>
    <w:p w:rsidR="00291396" w:rsidRDefault="00291396" w:rsidP="00291396">
      <w:pPr>
        <w:rPr>
          <w:rStyle w:val="StyleStyleBold12pt"/>
          <w:b w:val="0"/>
          <w:sz w:val="20"/>
          <w:szCs w:val="20"/>
        </w:rPr>
      </w:pPr>
      <w:r>
        <w:rPr>
          <w:rStyle w:val="StyleStyleBold12pt"/>
          <w:b w:val="0"/>
          <w:sz w:val="20"/>
          <w:szCs w:val="20"/>
        </w:rPr>
        <w:t>Environmental Defense Fund mission is to preserve the natural systems on which all life depends.Guided by science and economics, we find practical and lasting solutions to the most serious environmental problems</w:t>
      </w:r>
      <w:r w:rsidRPr="000C212E">
        <w:t xml:space="preserve"> </w:t>
      </w:r>
      <w:r>
        <w:t xml:space="preserve">EDF.org copyright 2012 “cuba at a crossroads” </w:t>
      </w:r>
      <w:hyperlink r:id="rId66" w:history="1">
        <w:r w:rsidRPr="00DE7E7B">
          <w:rPr>
            <w:rStyle w:val="Hyperlink"/>
            <w:szCs w:val="20"/>
          </w:rPr>
          <w:t>http://www.edf.org/oceans/cuba-crossroads accessed7/17/13</w:t>
        </w:r>
      </w:hyperlink>
      <w:r>
        <w:rPr>
          <w:rStyle w:val="StyleStyleBold12pt"/>
          <w:b w:val="0"/>
          <w:sz w:val="20"/>
          <w:szCs w:val="20"/>
        </w:rPr>
        <w:t xml:space="preserve"> AP</w:t>
      </w:r>
    </w:p>
    <w:p w:rsidR="00291396" w:rsidRPr="003B1E69" w:rsidRDefault="00291396" w:rsidP="00291396">
      <w:pPr>
        <w:rPr>
          <w:rStyle w:val="StyleStyleBold12pt"/>
          <w:b w:val="0"/>
          <w:sz w:val="20"/>
          <w:szCs w:val="20"/>
        </w:rPr>
      </w:pPr>
    </w:p>
    <w:p w:rsidR="00291396" w:rsidRDefault="00291396" w:rsidP="00291396">
      <w:pPr>
        <w:rPr>
          <w:sz w:val="12"/>
        </w:rPr>
      </w:pPr>
      <w:r>
        <w:t>Two decades behind their Caribbean neighbors, Cuba turned to tourism for economic development in earnest only in the 1990s. “</w:t>
      </w:r>
      <w:r w:rsidRPr="009D2ADE">
        <w:rPr>
          <w:rStyle w:val="StyleBoldUnderline"/>
        </w:rPr>
        <w:t>Cuba’s late start in tourism may be a blessing</w:t>
      </w:r>
      <w:r>
        <w:t>,” says EDF’s Dan Whittle, our Cuba program director. “</w:t>
      </w:r>
      <w:r w:rsidRPr="009D2ADE">
        <w:rPr>
          <w:rStyle w:val="StyleBoldUnderline"/>
        </w:rPr>
        <w:t>The island has the opportunity to get it right and avoid the problems facing so many other coastal tourist destinations</w:t>
      </w:r>
      <w:r>
        <w:t>.”</w:t>
      </w:r>
      <w:r w:rsidRPr="009D2ADE">
        <w:rPr>
          <w:sz w:val="12"/>
        </w:rPr>
        <w:t xml:space="preserve">¶ </w:t>
      </w:r>
      <w:r>
        <w:t xml:space="preserve">While Cuba has its fair share of environmental problems, </w:t>
      </w:r>
      <w:r w:rsidRPr="009D2ADE">
        <w:rPr>
          <w:rStyle w:val="StyleBoldUnderline"/>
        </w:rPr>
        <w:t>it remains remarkably unspoiled compared to other tropical coastal areas</w:t>
      </w:r>
      <w:r>
        <w:t xml:space="preserve"> such as southern Florida and Mexico’s Yucatan Peninsula, where mangrove forests have been bulldozed and wetlands drained to make way for luxury hotels, golf resorts, marinas and cruise ships.</w:t>
      </w:r>
      <w:r w:rsidRPr="009D2ADE">
        <w:rPr>
          <w:sz w:val="12"/>
        </w:rPr>
        <w:t xml:space="preserve">¶ </w:t>
      </w:r>
      <w:r>
        <w:t>What development path will Cuba take?</w:t>
      </w:r>
      <w:r w:rsidRPr="009D2ADE">
        <w:rPr>
          <w:sz w:val="12"/>
        </w:rPr>
        <w:t xml:space="preserve">¶ </w:t>
      </w:r>
      <w:r w:rsidRPr="009D2ADE">
        <w:rPr>
          <w:rStyle w:val="StyleBoldUnderline"/>
        </w:rPr>
        <w:t>Tourism remains central to Cuba’s economic development, and Cuba plans to build new facilities to accommodate more tourists.</w:t>
      </w:r>
      <w:r>
        <w:t xml:space="preserve"> </w:t>
      </w:r>
      <w:r w:rsidRPr="009D2ADE">
        <w:rPr>
          <w:rStyle w:val="StyleBoldUnderline"/>
        </w:rPr>
        <w:t>The number of visitors is expected to increase 10% annually in the coming years and even more should the U.S. embargo be lifted</w:t>
      </w:r>
      <w:r>
        <w:t>. European and Canadian visitors already flock to the island’s sandy white beaches and natural beauty, and Cuba ranks high among Caribbean nations for drawing large numbers of visitors and an influx of tourism revenues.</w:t>
      </w:r>
      <w:r w:rsidRPr="009D2ADE">
        <w:rPr>
          <w:sz w:val="12"/>
        </w:rPr>
        <w:t xml:space="preserve">¶ </w:t>
      </w:r>
      <w:r>
        <w:t>“Tourism has become the economic engine of Cuba,” says EDF’s Denise Choy Stetten, program manager. “</w:t>
      </w:r>
      <w:r w:rsidRPr="009D2ADE">
        <w:rPr>
          <w:rStyle w:val="StyleBoldUnderline"/>
        </w:rPr>
        <w:t>This could be a boon for Cuba’s stagnant economy but would threaten vulnerable wildlife and habitat if critical safeguards are not enforced.”</w:t>
      </w:r>
      <w:r w:rsidRPr="009D2ADE">
        <w:rPr>
          <w:rStyle w:val="StyleBoldUnderline"/>
          <w:sz w:val="12"/>
        </w:rPr>
        <w:t>¶</w:t>
      </w:r>
      <w:r w:rsidRPr="009D2ADE">
        <w:rPr>
          <w:sz w:val="12"/>
        </w:rPr>
        <w:t xml:space="preserve"> </w:t>
      </w:r>
    </w:p>
    <w:p w:rsidR="00291396" w:rsidRDefault="00291396" w:rsidP="00291396">
      <w:pPr>
        <w:rPr>
          <w:sz w:val="12"/>
        </w:rPr>
      </w:pPr>
    </w:p>
    <w:p w:rsidR="00291396" w:rsidRDefault="00291396" w:rsidP="00291396">
      <w:pPr>
        <w:pStyle w:val="Heading4"/>
        <w:rPr>
          <w:rStyle w:val="italics"/>
          <w:rFonts w:ascii="Helvetica" w:hAnsi="Helvetica" w:cs="Helvetica"/>
          <w:i w:val="0"/>
          <w:szCs w:val="16"/>
          <w:lang w:val="en"/>
        </w:rPr>
      </w:pPr>
      <w:r>
        <w:rPr>
          <w:rStyle w:val="italics"/>
          <w:rFonts w:ascii="Helvetica" w:hAnsi="Helvetica" w:cs="Helvetica"/>
          <w:i w:val="0"/>
          <w:szCs w:val="16"/>
          <w:lang w:val="en"/>
        </w:rPr>
        <w:t>Cuba is crucial to biodiversity-ending embargo kills it</w:t>
      </w:r>
    </w:p>
    <w:p w:rsidR="00291396" w:rsidRPr="00531EC2" w:rsidRDefault="00291396" w:rsidP="00291396">
      <w:pPr>
        <w:rPr>
          <w:lang w:val="en"/>
        </w:rPr>
      </w:pPr>
    </w:p>
    <w:p w:rsidR="00291396" w:rsidRPr="003B1E69" w:rsidRDefault="00291396" w:rsidP="00291396">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291396" w:rsidRDefault="00291396" w:rsidP="00291396">
      <w:pPr>
        <w:shd w:val="clear" w:color="auto" w:fill="FFFFFF"/>
        <w:rPr>
          <w:rStyle w:val="italics"/>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w:t>
      </w:r>
      <w:r>
        <w:rPr>
          <w:rFonts w:ascii="Helvetica" w:hAnsi="Helvetica" w:cs="Helvetica"/>
          <w:szCs w:val="20"/>
          <w:lang w:val="en"/>
        </w:rPr>
        <w:t xml:space="preserve">s New York Times“Conserving Cuba, After the Embargo” </w:t>
      </w:r>
      <w:r w:rsidRPr="00793CD6">
        <w:rPr>
          <w:rFonts w:ascii="Helvetica" w:hAnsi="Helvetica" w:cs="Helvetica"/>
          <w:szCs w:val="20"/>
          <w:lang w:val="en"/>
        </w:rPr>
        <w:t xml:space="preserve">http://www.nytimes.com/2007/12/25/science/25cuba.html?ref=corneliadean&amp;_r=0 </w:t>
      </w:r>
      <w:r>
        <w:rPr>
          <w:rFonts w:ascii="Helvetica" w:hAnsi="Helvetica" w:cs="Helvetica"/>
          <w:szCs w:val="20"/>
          <w:lang w:val="en"/>
        </w:rPr>
        <w:t>accessed 7/17/13 AP</w:t>
      </w:r>
    </w:p>
    <w:p w:rsidR="00291396" w:rsidRPr="00531EC2" w:rsidRDefault="00291396" w:rsidP="00291396">
      <w:pPr>
        <w:shd w:val="clear" w:color="auto" w:fill="FFFFFF"/>
        <w:rPr>
          <w:rFonts w:ascii="Helvetica" w:hAnsi="Helvetica" w:cs="Helvetica"/>
          <w:szCs w:val="20"/>
          <w:lang w:val="en"/>
        </w:rPr>
      </w:pPr>
    </w:p>
    <w:p w:rsidR="00291396" w:rsidRPr="00565904" w:rsidRDefault="00291396" w:rsidP="00291396">
      <w:pPr>
        <w:pStyle w:val="NormalWeb"/>
        <w:shd w:val="clear" w:color="auto" w:fill="FFFFFF"/>
        <w:rPr>
          <w:rFonts w:asciiTheme="minorHAnsi" w:hAnsiTheme="minorHAnsi" w:cs="Helvetica"/>
          <w:sz w:val="22"/>
          <w:szCs w:val="22"/>
          <w:lang w:val="en"/>
        </w:rPr>
      </w:pPr>
      <w:r w:rsidRPr="00565904">
        <w:rPr>
          <w:rFonts w:asciiTheme="minorHAnsi" w:hAnsiTheme="minorHAnsi" w:cs="Helvetica"/>
          <w:b/>
          <w:sz w:val="22"/>
          <w:szCs w:val="22"/>
          <w:u w:val="single"/>
          <w:lang w:val="en"/>
        </w:rPr>
        <w:t>Conservationists, environmental lawyers and other experts, from Cuba and elsewhere, met last month in Cancun, Mexico, to discuss the island's resources and how to continue to protect them</w:t>
      </w:r>
      <w:r w:rsidRPr="00565904">
        <w:rPr>
          <w:rFonts w:asciiTheme="minorHAnsi" w:hAnsiTheme="minorHAnsi" w:cs="Helvetica"/>
          <w:sz w:val="22"/>
          <w:szCs w:val="22"/>
          <w:lang w:val="en"/>
        </w:rPr>
        <w:t xml:space="preserve">.   </w:t>
      </w:r>
      <w:r w:rsidRPr="00565904">
        <w:rPr>
          <w:rFonts w:asciiTheme="minorHAnsi" w:hAnsiTheme="minorHAnsi" w:cs="Helvetica"/>
          <w:b/>
          <w:sz w:val="22"/>
          <w:szCs w:val="22"/>
          <w:u w:val="single"/>
          <w:lang w:val="en"/>
        </w:rPr>
        <w:t xml:space="preserve">Cuba has done "what we should have done—identify your hot spots of biodiversity and set them aside," </w:t>
      </w:r>
      <w:r w:rsidRPr="00565904">
        <w:rPr>
          <w:rFonts w:asciiTheme="minorHAnsi" w:hAnsiTheme="minorHAnsi" w:cs="Helvetica"/>
          <w:sz w:val="22"/>
          <w:szCs w:val="22"/>
          <w:lang w:val="en"/>
        </w:rPr>
        <w:t xml:space="preserve">said Oliver Houck, a professor of environmental law at Tulane University Law School who attended the conference.   </w:t>
      </w:r>
      <w:r w:rsidRPr="00565904">
        <w:rPr>
          <w:rFonts w:asciiTheme="minorHAnsi" w:hAnsiTheme="minorHAnsi" w:cs="Helvetica"/>
          <w:b/>
          <w:sz w:val="22"/>
          <w:szCs w:val="22"/>
          <w:u w:val="single"/>
          <w:lang w:val="en"/>
        </w:rPr>
        <w:t>In the late 1990s</w:t>
      </w:r>
      <w:r w:rsidRPr="00565904">
        <w:rPr>
          <w:rFonts w:asciiTheme="minorHAnsi" w:hAnsiTheme="minorHAnsi" w:cs="Helvetica"/>
          <w:sz w:val="22"/>
          <w:szCs w:val="22"/>
          <w:lang w:val="en"/>
        </w:rPr>
        <w:t xml:space="preserve">, Mr. Houck was involved in </w:t>
      </w:r>
      <w:r w:rsidRPr="00565904">
        <w:rPr>
          <w:rFonts w:asciiTheme="minorHAnsi" w:hAnsiTheme="minorHAnsi" w:cs="Helvetica"/>
          <w:b/>
          <w:sz w:val="22"/>
          <w:szCs w:val="22"/>
          <w:u w:val="single"/>
          <w:lang w:val="en"/>
        </w:rPr>
        <w:t>an effort</w:t>
      </w:r>
      <w:r w:rsidRPr="00565904">
        <w:rPr>
          <w:rFonts w:asciiTheme="minorHAnsi" w:hAnsiTheme="minorHAnsi" w:cs="Helvetica"/>
          <w:sz w:val="22"/>
          <w:szCs w:val="22"/>
          <w:lang w:val="en"/>
        </w:rPr>
        <w:t xml:space="preserve">, financed in part by the MacArthur Foundation, </w:t>
      </w:r>
      <w:r w:rsidRPr="00565904">
        <w:rPr>
          <w:rFonts w:asciiTheme="minorHAnsi" w:hAnsiTheme="minorHAnsi" w:cs="Helvetica"/>
          <w:b/>
          <w:sz w:val="22"/>
          <w:szCs w:val="22"/>
          <w:u w:val="single"/>
          <w:lang w:val="en"/>
        </w:rPr>
        <w:t xml:space="preserve">to </w:t>
      </w:r>
      <w:r w:rsidRPr="00565904">
        <w:rPr>
          <w:rFonts w:asciiTheme="minorHAnsi" w:hAnsiTheme="minorHAnsi" w:cs="Helvetica"/>
          <w:sz w:val="22"/>
          <w:szCs w:val="22"/>
          <w:lang w:val="en"/>
        </w:rPr>
        <w:t xml:space="preserve">advise </w:t>
      </w:r>
      <w:r w:rsidRPr="00565904">
        <w:rPr>
          <w:rFonts w:asciiTheme="minorHAnsi" w:hAnsiTheme="minorHAnsi" w:cs="Helvetica"/>
          <w:b/>
          <w:sz w:val="22"/>
          <w:szCs w:val="22"/>
          <w:u w:val="single"/>
          <w:lang w:val="en"/>
        </w:rPr>
        <w:t>Cuban officials writing new environmental laws</w:t>
      </w:r>
      <w:r w:rsidRPr="00565904">
        <w:rPr>
          <w:rFonts w:asciiTheme="minorHAnsi" w:hAnsiTheme="minorHAnsi" w:cs="Helvetica"/>
          <w:sz w:val="22"/>
          <w:szCs w:val="22"/>
          <w:lang w:val="en"/>
        </w:rPr>
        <w:t>.    But, he said in an interview, "</w:t>
      </w:r>
      <w:r w:rsidRPr="00565904">
        <w:rPr>
          <w:rFonts w:asciiTheme="minorHAnsi" w:hAnsiTheme="minorHAnsi" w:cs="Helvetica"/>
          <w:b/>
          <w:sz w:val="22"/>
          <w:szCs w:val="22"/>
          <w:u w:val="single"/>
          <w:lang w:val="en"/>
        </w:rPr>
        <w:t>an invasion of U.S. consumerism, a U.S.-dominated future, could roll over it like a bulldozer" when the embargo ends</w:t>
      </w:r>
      <w:r w:rsidRPr="00565904">
        <w:rPr>
          <w:rFonts w:asciiTheme="minorHAnsi" w:hAnsiTheme="minorHAnsi" w:cs="Helvetica"/>
          <w:sz w:val="22"/>
          <w:szCs w:val="22"/>
          <w:lang w:val="en"/>
        </w:rPr>
        <w:t xml:space="preserve">.    By some estimates, tourism in Cuba is increasing 10 percent annually. At a minimum, Orlando Rey Santos, the Cuban lawyer who led the law-writing effort, said in an interview at the conference, "we can guess that tourism is going to increase in a very fast way" when the embargo ends.    "It is estimated we could double tourism in one year," said Mr. Rey, who heads environmental efforts at the Cuban ministry of science, technology and environment.    About 700 miles long and about 100 miles wide at its widest, </w:t>
      </w:r>
      <w:r w:rsidRPr="00565904">
        <w:rPr>
          <w:rFonts w:asciiTheme="minorHAnsi" w:hAnsiTheme="minorHAnsi" w:cs="Helvetica"/>
          <w:b/>
          <w:sz w:val="22"/>
          <w:szCs w:val="22"/>
          <w:u w:val="single"/>
          <w:lang w:val="en"/>
        </w:rPr>
        <w:t>Cuba</w:t>
      </w:r>
      <w:r w:rsidRPr="00565904">
        <w:rPr>
          <w:rFonts w:asciiTheme="minorHAnsi" w:hAnsiTheme="minorHAnsi" w:cs="Helvetica"/>
          <w:sz w:val="22"/>
          <w:szCs w:val="22"/>
          <w:lang w:val="en"/>
        </w:rPr>
        <w:t xml:space="preserve"> runs from Haiti west almost to the Yucatan Peninsula of Mexico. It </w:t>
      </w:r>
      <w:r w:rsidRPr="00565904">
        <w:rPr>
          <w:rFonts w:asciiTheme="minorHAnsi" w:hAnsiTheme="minorHAnsi" w:cs="Helvetica"/>
          <w:b/>
          <w:sz w:val="22"/>
          <w:szCs w:val="22"/>
          <w:u w:val="single"/>
          <w:lang w:val="en"/>
        </w:rPr>
        <w:t>offers crucial habitat for birds</w:t>
      </w:r>
      <w:r w:rsidRPr="00565904">
        <w:rPr>
          <w:rFonts w:asciiTheme="minorHAnsi" w:hAnsiTheme="minorHAnsi" w:cs="Helvetica"/>
          <w:sz w:val="22"/>
          <w:szCs w:val="22"/>
          <w:lang w:val="en"/>
        </w:rPr>
        <w:t xml:space="preserve">, like Bicknell's thrush, whose summer home is in the mountains of New England and Canada, and the North American warblers that stop in Cuba on their way south for the winter.      Zapata Swamp, on the island's southern coast, may be notorious for its mosquitoes, but </w:t>
      </w:r>
      <w:r w:rsidRPr="00565904">
        <w:rPr>
          <w:rFonts w:asciiTheme="minorHAnsi" w:hAnsiTheme="minorHAnsi" w:cs="Helvetica"/>
          <w:b/>
          <w:sz w:val="22"/>
          <w:szCs w:val="22"/>
          <w:u w:val="single"/>
          <w:lang w:val="en"/>
        </w:rPr>
        <w:t>it is also known for its fish, amphibians, birds and other creatures.</w:t>
      </w:r>
      <w:r w:rsidRPr="00565904">
        <w:rPr>
          <w:rFonts w:asciiTheme="minorHAnsi" w:hAnsiTheme="minorHAnsi" w:cs="Helvetica"/>
          <w:sz w:val="22"/>
          <w:szCs w:val="22"/>
          <w:lang w:val="en"/>
        </w:rPr>
        <w:t xml:space="preserve"> Among them is the Cuban crocodile, which has retreated to Cuba from a range that once ran from the Cayman Islands to the Bahamas.</w:t>
      </w:r>
    </w:p>
    <w:p w:rsidR="00E54783" w:rsidRDefault="00E54783" w:rsidP="00E54783">
      <w:pPr>
        <w:pStyle w:val="Heading4"/>
      </w:pPr>
      <w:r>
        <w:t>Embargo has led to environmental sustainability in Cuba- tourism poses threat</w:t>
      </w:r>
    </w:p>
    <w:p w:rsidR="00E54783" w:rsidRDefault="00E54783" w:rsidP="00E54783"/>
    <w:p w:rsidR="00E54783" w:rsidRDefault="00E54783" w:rsidP="00E54783">
      <w:r w:rsidRPr="008E15DC">
        <w:rPr>
          <w:rStyle w:val="StyleStyleBold12pt"/>
        </w:rPr>
        <w:t>Barclay</w:t>
      </w:r>
      <w:r>
        <w:t xml:space="preserve"> </w:t>
      </w:r>
      <w:r w:rsidRPr="008E15DC">
        <w:rPr>
          <w:rStyle w:val="StyleStyleBold12pt"/>
        </w:rPr>
        <w:t>04</w:t>
      </w:r>
    </w:p>
    <w:p w:rsidR="00E54783" w:rsidRPr="008E15DC" w:rsidRDefault="00E54783" w:rsidP="00E54783">
      <w:r w:rsidRPr="008E15DC">
        <w:t xml:space="preserve">Eliza Barclay¶ porter and producer for NPR </w:t>
      </w:r>
      <w:r>
        <w:t xml:space="preserve">for </w:t>
      </w:r>
      <w:r w:rsidRPr="008E15DC">
        <w:t xml:space="preserve">the environment, immigration, economic development, and international politics received fellowships from the International Reporting Project, the Metcalf Institute for Marine and Environmental Reporting E/The Environmental Magazine¶ Friday 11 June 2004 “Cuba's New Environmentalism Faces Challenges” </w:t>
      </w:r>
      <w:hyperlink r:id="rId67" w:history="1">
        <w:r w:rsidRPr="008E15DC">
          <w:rPr>
            <w:rStyle w:val="Hyperlink"/>
          </w:rPr>
          <w:t>http://www.truth-out.org/archive/item/48343:tourists-and-us-embargo-threaten-cubas-environmental-gains</w:t>
        </w:r>
      </w:hyperlink>
      <w:r w:rsidRPr="008E15DC">
        <w:t xml:space="preserve"> accessed 7/18/13 AP</w:t>
      </w:r>
    </w:p>
    <w:p w:rsidR="00E54783" w:rsidRDefault="00E54783" w:rsidP="00E54783"/>
    <w:p w:rsidR="00E54783" w:rsidRPr="00D17C4E" w:rsidRDefault="00E54783" w:rsidP="00E54783">
      <w:r>
        <w:t>Every night, villagers trudge down the steep hillsides, leaving behind coffee plants tended with minimal chemical inputs, to their homes. At seven, they might gather with their neighbors, many of whom belong to the same coffee cooperative, to watch Mesa Redonda, a public affairs show not unlike Meet the Press.</w:t>
      </w:r>
      <w:r w:rsidRPr="00B424F4">
        <w:rPr>
          <w:sz w:val="12"/>
        </w:rPr>
        <w:t>¶</w:t>
      </w:r>
      <w:r>
        <w:rPr>
          <w:sz w:val="12"/>
        </w:rPr>
        <w:t xml:space="preserve"> </w:t>
      </w:r>
      <w:r>
        <w:t xml:space="preserve">Los Tumbos is one of thousands of rural Cuban villages with schools, doctors' offices, salas de television, and hospitals drawing power from silicone-based solar panels. </w:t>
      </w:r>
      <w:r w:rsidRPr="00B424F4">
        <w:rPr>
          <w:rStyle w:val="StyleBoldUnderline"/>
        </w:rPr>
        <w:t>The government's initiative to electrify Cuba with solar, wind, microhydro, and biomass energy is one of the many programs that has caught the attention of sustainability gurus around the world, casting the country into the limelight as a model for environmental innovation</w:t>
      </w:r>
      <w:r>
        <w:t>.</w:t>
      </w:r>
      <w:r w:rsidRPr="00B424F4">
        <w:rPr>
          <w:sz w:val="12"/>
        </w:rPr>
        <w:t>¶</w:t>
      </w:r>
      <w:r>
        <w:rPr>
          <w:sz w:val="12"/>
        </w:rPr>
        <w:t xml:space="preserve"> </w:t>
      </w:r>
      <w:r>
        <w:t>At the same time, Cuba under Fidel Castro is still under attack from the U.S.-based exile community for political and social oppression. In contrast, American export trade associations are also promoting Cuba as the next big market. Throughout the spectrum, attitudes towards Cuba and predictions about the country's future remain mixed and inconclusive.</w:t>
      </w:r>
      <w:r w:rsidRPr="00B424F4">
        <w:rPr>
          <w:sz w:val="12"/>
        </w:rPr>
        <w:t>¶</w:t>
      </w:r>
      <w:r>
        <w:rPr>
          <w:sz w:val="12"/>
        </w:rPr>
        <w:t xml:space="preserve"> </w:t>
      </w:r>
      <w:r>
        <w:t xml:space="preserve">In poorer communities like Los Tumbos, where basic human needs are just barely being met but where electricity arrived for the first time via affordable solar panels, a better future still hinges on a more vibrant economy. </w:t>
      </w:r>
      <w:r w:rsidRPr="00B424F4">
        <w:rPr>
          <w:rStyle w:val="StyleBoldUnderline"/>
        </w:rPr>
        <w:t>As Cuba's economy responds to the waves of tourists, consumerism, oil production, and food imports flashing on the horizon, the country's institutional commitment to the environment will be put to the test</w:t>
      </w:r>
      <w:r>
        <w:t>.</w:t>
      </w:r>
      <w:r w:rsidRPr="00B424F4">
        <w:rPr>
          <w:sz w:val="12"/>
        </w:rPr>
        <w:t>¶</w:t>
      </w:r>
      <w:r>
        <w:rPr>
          <w:sz w:val="12"/>
        </w:rPr>
        <w:t xml:space="preserve"> </w:t>
      </w:r>
      <w:r>
        <w:t xml:space="preserve">Peter </w:t>
      </w:r>
      <w:r w:rsidRPr="00B424F4">
        <w:rPr>
          <w:rStyle w:val="StyleBoldUnderline"/>
        </w:rPr>
        <w:t>Rosset</w:t>
      </w:r>
      <w:r>
        <w:t xml:space="preserve">, co-director of Food First/Institute for Food and Development Policy, </w:t>
      </w:r>
      <w:r w:rsidRPr="00B424F4">
        <w:rPr>
          <w:rStyle w:val="StyleBoldUnderline"/>
        </w:rPr>
        <w:t>who has been researching food issues in Cuba since the early 1990s, said, "Cuba has resisted three things: the U.S. embargo and blockade, the fall of the Soviet Union, and the industrial green revolution and economic globalization that have taken their toll elsewhere in the world</w:t>
      </w:r>
      <w:r>
        <w:t>."</w:t>
      </w:r>
      <w:r w:rsidRPr="00B424F4">
        <w:rPr>
          <w:sz w:val="12"/>
        </w:rPr>
        <w:t>¶</w:t>
      </w:r>
      <w:r>
        <w:rPr>
          <w:sz w:val="12"/>
        </w:rPr>
        <w:t xml:space="preserve"> </w:t>
      </w:r>
      <w:r>
        <w:t>Many other Cuban and American experts agree that green-minded development is in part a consequence of the periodo especial or Special Period, the phase immediately following the Soviet Union's fall and the removal of its support of Cuba: 1990 to the late 1990s.</w:t>
      </w:r>
      <w:r w:rsidRPr="00B424F4">
        <w:rPr>
          <w:sz w:val="12"/>
        </w:rPr>
        <w:t>¶</w:t>
      </w:r>
      <w:r>
        <w:rPr>
          <w:sz w:val="12"/>
        </w:rPr>
        <w:t xml:space="preserve"> </w:t>
      </w:r>
      <w:r>
        <w:t>Carlos Garcia, an oceanographer with the Cuban Ministry of Industrial Fisheries, said that environmental protection was elevated significantly during the Special Period because producers could no longer ignore the possibility of a future with very limited resources.</w:t>
      </w:r>
      <w:r w:rsidRPr="00B424F4">
        <w:rPr>
          <w:sz w:val="12"/>
        </w:rPr>
        <w:t>¶</w:t>
      </w:r>
      <w:r>
        <w:rPr>
          <w:sz w:val="12"/>
        </w:rPr>
        <w:t xml:space="preserve"> </w:t>
      </w:r>
      <w:r>
        <w:t xml:space="preserve">Beyond the solar panels dotting rooftops, there are other green signs. In the long-neglected neighborhood of Central Havana, urban organic gardens, sandwiched between decrepit apartment buildings, are sprouting fresh vegetables and spices to stock and add flavor to schools, retirement homes, hospitals, and factory kitchens. In 2002, </w:t>
      </w:r>
      <w:r w:rsidRPr="00B424F4">
        <w:rPr>
          <w:rStyle w:val="StyleBoldUnderline"/>
        </w:rPr>
        <w:t>Cubans produced 3.4 million tons of food from 86,000 acres of urban land; in Havana, 90 percent of the city's fresh produce came from local urban farms and gardens</w:t>
      </w:r>
      <w:r>
        <w:t>.</w:t>
      </w:r>
      <w:r w:rsidRPr="00B424F4">
        <w:rPr>
          <w:sz w:val="12"/>
        </w:rPr>
        <w:t>¶</w:t>
      </w:r>
      <w:r>
        <w:rPr>
          <w:sz w:val="12"/>
        </w:rPr>
        <w:t xml:space="preserve"> </w:t>
      </w:r>
      <w:r w:rsidRPr="00B424F4">
        <w:rPr>
          <w:rStyle w:val="StyleBoldUnderline"/>
        </w:rPr>
        <w:t>In the U.S.-controlled Dry Tortugas, where brilliant, textured coral reefs teem with tropical fish and other striking sea life, Cuban scientists and resource managers have worked with</w:t>
      </w:r>
      <w:r>
        <w:t xml:space="preserve"> Ken Lindeman, </w:t>
      </w:r>
      <w:r w:rsidRPr="00B424F4">
        <w:rPr>
          <w:rStyle w:val="StyleBoldUnderline"/>
        </w:rPr>
        <w:t>a senior scientist at Environmental Defense, to create two no-take reserves that connect to a network of more than 20 marine parks.¶ These achievements in energy, agriculture, and coastal protection may be on the verge of taking on some unprecedented challenges.</w:t>
      </w:r>
      <w:r>
        <w:t xml:space="preserve"> Despite its commitment to renewable energy, </w:t>
      </w:r>
      <w:r w:rsidRPr="00B424F4">
        <w:rPr>
          <w:rStyle w:val="StyleBoldUnderline"/>
        </w:rPr>
        <w:t>the Cuban government has set ambitious goals for oil production in the next two years</w:t>
      </w:r>
      <w:r>
        <w:t xml:space="preserve">. According to the Ministry of Energy, </w:t>
      </w:r>
      <w:r w:rsidRPr="00B424F4">
        <w:rPr>
          <w:rStyle w:val="StyleBoldUnderline"/>
        </w:rPr>
        <w:t>domestic oil production has increased by a factor of six between 1991 and 2000</w:t>
      </w:r>
      <w:r>
        <w:t>. By December 2004, the Ministry projects that the country will only be importing 3.7 percent of its fuel, despite the fact that Cuban oil has high sulfur content and a history of low marketability.</w:t>
      </w:r>
      <w:r w:rsidRPr="00B424F4">
        <w:rPr>
          <w:sz w:val="12"/>
        </w:rPr>
        <w:t>¶</w:t>
      </w:r>
      <w:r>
        <w:rPr>
          <w:sz w:val="12"/>
        </w:rPr>
        <w:t xml:space="preserve"> </w:t>
      </w:r>
      <w:r>
        <w:t xml:space="preserve">Still, Bruno </w:t>
      </w:r>
      <w:r w:rsidRPr="00B424F4">
        <w:rPr>
          <w:rStyle w:val="StyleBoldUnderline"/>
        </w:rPr>
        <w:t>Henr quez, of the Renewable Energy Group at CubaEnergia</w:t>
      </w:r>
      <w:r>
        <w:t xml:space="preserve"> and founding editor of Energia y Tu magazine, said, "</w:t>
      </w:r>
      <w:r w:rsidRPr="00B424F4">
        <w:rPr>
          <w:rStyle w:val="StyleBoldUnderline"/>
        </w:rPr>
        <w:t>I don't believe that in the future we [Cuba] will abandon renewable techniques due to the limited tenure of petroleum. We are looking toward sustainable development and a more efficient way to use energy</w:t>
      </w:r>
      <w:r>
        <w:t>."</w:t>
      </w:r>
      <w:r w:rsidRPr="00B424F4">
        <w:rPr>
          <w:sz w:val="12"/>
        </w:rPr>
        <w:t>¶</w:t>
      </w:r>
      <w:r>
        <w:rPr>
          <w:sz w:val="12"/>
        </w:rPr>
        <w:t xml:space="preserve"> </w:t>
      </w:r>
      <w:r w:rsidRPr="008E15DC">
        <w:rPr>
          <w:rStyle w:val="StyleBoldUnderline"/>
        </w:rPr>
        <w:t>The trickle of exports allowed into Cuba from the United States through the Trade Sanctions Reform and Export Enhancement Act (TSRA) has the potential to turn into a heavy flow, according to the U.S.-Cuba Trade and Economic Council</w:t>
      </w:r>
      <w:r>
        <w:t>. And, as William Kennedy wrote in the introduction to the book Cuba on the Verge, "</w:t>
      </w:r>
      <w:r w:rsidRPr="008E15DC">
        <w:rPr>
          <w:rStyle w:val="StyleBoldUnderline"/>
        </w:rPr>
        <w:t>Billions of American investment dollars are hovering, waiting to rain on Cuba</w:t>
      </w:r>
      <w:r>
        <w:t>."</w:t>
      </w:r>
      <w:r w:rsidRPr="00B424F4">
        <w:rPr>
          <w:sz w:val="12"/>
        </w:rPr>
        <w:t>¶</w:t>
      </w:r>
      <w:r>
        <w:rPr>
          <w:sz w:val="12"/>
        </w:rPr>
        <w:t xml:space="preserve"> </w:t>
      </w:r>
      <w:r>
        <w:t>Approximately 1.7 million tourists visited Cuba in 2002</w:t>
      </w:r>
      <w:r w:rsidRPr="008E15DC">
        <w:rPr>
          <w:rStyle w:val="StyleBoldUnderline"/>
        </w:rPr>
        <w:t>. Cuban ecologists and policy makers may have to reconcile tourism increases and the subsequent encroachment of hotels and resorts with significant impacts to sensitive and valuable coastal ecosystems</w:t>
      </w:r>
      <w:r>
        <w:t>. "It is too early to predict what the long-term impacts of the substantial increase in tourism will be," said Lindeman.</w:t>
      </w:r>
      <w:r w:rsidRPr="00B424F4">
        <w:rPr>
          <w:sz w:val="12"/>
        </w:rPr>
        <w:t>¶</w:t>
      </w:r>
      <w:r>
        <w:rPr>
          <w:sz w:val="12"/>
        </w:rPr>
        <w:t xml:space="preserve"> </w:t>
      </w:r>
      <w:r>
        <w:t>Some leading Cuban environmental experts sense no threat from increasing international commerce. Rosa Elena Sime n Negr n, Minister of Science, Technology, and the Environment, said that the Ministry has set up a sophisticated system of environmental research and management institutes.</w:t>
      </w:r>
      <w:r w:rsidRPr="00B424F4">
        <w:rPr>
          <w:sz w:val="12"/>
        </w:rPr>
        <w:t>¶</w:t>
      </w:r>
      <w:r>
        <w:rPr>
          <w:sz w:val="12"/>
        </w:rPr>
        <w:t xml:space="preserve"> </w:t>
      </w:r>
      <w:r>
        <w:t>"Considering these established structures, the environment is not a transitory issue that can be brought down by more favorable economic conditions," she said. "It's a collective commitment that will remain under any circumstance, even when the U.S. blockade against Cuba is eliminated."</w:t>
      </w:r>
      <w:r w:rsidRPr="00B424F4">
        <w:rPr>
          <w:sz w:val="12"/>
        </w:rPr>
        <w:t>¶</w:t>
      </w:r>
      <w:r>
        <w:rPr>
          <w:sz w:val="12"/>
        </w:rPr>
        <w:t xml:space="preserve"> </w:t>
      </w:r>
      <w:r>
        <w:t xml:space="preserve">Still, </w:t>
      </w:r>
      <w:r w:rsidRPr="008E15DC">
        <w:rPr>
          <w:rStyle w:val="StyleBoldUnderline"/>
        </w:rPr>
        <w:t>more environmental expertise is badly needed within dozens of key agencies, along with tools such as computers and fax machines. Building capacity in these fields will be critical to the long-term survival of environmental initiatives.</w:t>
      </w:r>
      <w:r w:rsidRPr="00B424F4">
        <w:rPr>
          <w:sz w:val="12"/>
        </w:rPr>
        <w:t>¶</w:t>
      </w:r>
      <w:r>
        <w:rPr>
          <w:sz w:val="12"/>
        </w:rPr>
        <w:t xml:space="preserve"> </w:t>
      </w:r>
      <w:r>
        <w:t>On the ground, literally in the trenches between raised beds, Filberto Samora, who manages a lush, award-winning organoponico (intensive, organic vegetable garden) in Havana, is confident that his garden is here to stay.</w:t>
      </w:r>
      <w:r w:rsidRPr="00B424F4">
        <w:rPr>
          <w:sz w:val="12"/>
        </w:rPr>
        <w:t>¶</w:t>
      </w:r>
      <w:r>
        <w:rPr>
          <w:sz w:val="12"/>
        </w:rPr>
        <w:t xml:space="preserve"> </w:t>
      </w:r>
      <w:r>
        <w:t>"It is very much a part of the neighborhood," he said. "We have learned to farm it successfully without pesticides, with our own seeds and compost and the help of neighbors."</w:t>
      </w:r>
      <w:r w:rsidRPr="00B424F4">
        <w:rPr>
          <w:sz w:val="12"/>
        </w:rPr>
        <w:t>¶</w:t>
      </w:r>
      <w:r>
        <w:rPr>
          <w:sz w:val="12"/>
        </w:rPr>
        <w:t xml:space="preserve"> </w:t>
      </w:r>
      <w:r>
        <w:t>The coffee farmers in Los Tumbos are also receiving significant training from groups such as the Association of Small Farmers (ANAP), which uses farmer-to-farmer training to promote sustainability.</w:t>
      </w:r>
      <w:r w:rsidRPr="00B424F4">
        <w:rPr>
          <w:sz w:val="12"/>
        </w:rPr>
        <w:t>¶</w:t>
      </w:r>
      <w:r>
        <w:rPr>
          <w:sz w:val="12"/>
        </w:rPr>
        <w:t xml:space="preserve"> </w:t>
      </w:r>
      <w:r w:rsidRPr="008E15DC">
        <w:rPr>
          <w:rStyle w:val="StyleBoldUnderline"/>
        </w:rPr>
        <w:t>At the national level, Cuba's environmental programs may be under unprecedented pressure</w:t>
      </w:r>
      <w:r>
        <w:t>. But for the villagers of Los Tumbos, the prospect of growing shade-grown organic coffee for the foreign market - and using solar energy in the process - just makes good environmental and economic sense. Voices on both sides of the Florida Straits seem to be working to keep Cuba on the path towards sustainable development.</w:t>
      </w:r>
    </w:p>
    <w:p w:rsidR="00E54783" w:rsidRDefault="00E54783" w:rsidP="00D17C4E"/>
    <w:p w:rsidR="002852A1" w:rsidRDefault="002852A1" w:rsidP="002852A1">
      <w:pPr>
        <w:pStyle w:val="Heading1"/>
      </w:pPr>
      <w:r>
        <w:t xml:space="preserve">Medical </w:t>
      </w:r>
    </w:p>
    <w:p w:rsidR="001346F0" w:rsidRDefault="001346F0" w:rsidP="001346F0">
      <w:pPr>
        <w:pStyle w:val="Heading4"/>
      </w:pPr>
      <w:r>
        <w:t>Cuba has one of the best health care systems in the world despite the embargo</w:t>
      </w:r>
    </w:p>
    <w:p w:rsidR="001346F0" w:rsidRPr="0082111F" w:rsidRDefault="001346F0" w:rsidP="001346F0">
      <w:pPr>
        <w:rPr>
          <w:rStyle w:val="StyleStyleBold12pt"/>
        </w:rPr>
      </w:pPr>
      <w:r w:rsidRPr="0082111F">
        <w:rPr>
          <w:rStyle w:val="StyleStyleBold12pt"/>
        </w:rPr>
        <w:t>Workers Vanguard 2012</w:t>
      </w:r>
    </w:p>
    <w:p w:rsidR="001346F0" w:rsidRDefault="001346F0" w:rsidP="001346F0">
      <w:r>
        <w:t xml:space="preserve">Workers Vanguard No. 1010  “Cuba: Socialized Medicine and the Fight Against AIDS” International Communist League Oct 12, 2012 </w:t>
      </w:r>
      <w:r w:rsidRPr="0082111F">
        <w:t>http://www.spartacist.org/english/wv/1010/cuba.html</w:t>
      </w:r>
    </w:p>
    <w:p w:rsidR="001346F0" w:rsidRDefault="001346F0" w:rsidP="001346F0"/>
    <w:p w:rsidR="001346F0" w:rsidRPr="00CF1B47" w:rsidRDefault="001346F0" w:rsidP="001346F0">
      <w:pPr>
        <w:rPr>
          <w:rStyle w:val="StyleBoldUnderline"/>
        </w:rPr>
      </w:pPr>
      <w:r>
        <w:t xml:space="preserve">While Cuba remains underdeveloped and beset by material scarcity, the overthrow of capitalist rule has resulted in massive social gains. The collectivization of the means of production and the establishment of central economic planning and a state monopoly over foreign trade provided jobs, housing and education for everyone. Soviet aid—both military and economic—was indispensable for this development. </w:t>
      </w:r>
      <w:r w:rsidRPr="00CF1B47">
        <w:rPr>
          <w:rStyle w:val="StyleBoldUnderline"/>
        </w:rPr>
        <w:t>Cuba has one of the highest literacy rates in the world and a renowned health care system that sends tens of thousands of doctors around the world to help mostly poor patients in need. Infant mortality in Cuba is lower than in the U.S. and Canada. Abortion is a free, readily available health service. In the 1970s, the country’s network of free public universities, including medical schools, was extended to all of its 14 provinces. Such advances are unattainable in underdeveloped countries in the grip of imperialist domination.</w:t>
      </w:r>
    </w:p>
    <w:p w:rsidR="001346F0" w:rsidRDefault="001346F0" w:rsidP="001346F0">
      <w:pPr>
        <w:pStyle w:val="Heading4"/>
      </w:pPr>
      <w:r>
        <w:t>Cancer drugs get exemptions from the embargo</w:t>
      </w:r>
    </w:p>
    <w:p w:rsidR="001346F0" w:rsidRPr="009F3EEA" w:rsidRDefault="001346F0" w:rsidP="001346F0">
      <w:pPr>
        <w:rPr>
          <w:rStyle w:val="StyleStyleBold12pt"/>
        </w:rPr>
      </w:pPr>
      <w:r w:rsidRPr="009F3EEA">
        <w:rPr>
          <w:rStyle w:val="StyleStyleBold12pt"/>
        </w:rPr>
        <w:t>Carribean NetNew 2004</w:t>
      </w:r>
    </w:p>
    <w:p w:rsidR="001346F0" w:rsidRDefault="001346F0" w:rsidP="001346F0">
      <w:r>
        <w:t>Carribean NetNews July 17, 2004 http://www.caribbeannewsnow.com/caribnet/2004/07/17/exception.htm</w:t>
      </w:r>
    </w:p>
    <w:p w:rsidR="001346F0" w:rsidRPr="009F3EEA" w:rsidRDefault="001346F0" w:rsidP="001346F0">
      <w:pPr>
        <w:rPr>
          <w:rStyle w:val="StyleBoldUnderline"/>
        </w:rPr>
      </w:pPr>
      <w:r>
        <w:t xml:space="preserve">WASHINGTON, USA (AFP): </w:t>
      </w:r>
      <w:r w:rsidRPr="009F3EEA">
        <w:rPr>
          <w:rStyle w:val="StyleBoldUnderline"/>
        </w:rPr>
        <w:t>The US government has made a new exception in its trade embargo on communist-run Cuba, approving CancerVax Corporation's deal with Havana to develop three cancer drugs created in the Caribbean nation.</w:t>
      </w:r>
    </w:p>
    <w:p w:rsidR="001346F0" w:rsidRDefault="001346F0" w:rsidP="001346F0"/>
    <w:p w:rsidR="001346F0" w:rsidRDefault="001346F0" w:rsidP="001346F0">
      <w:r>
        <w:t>Carlsbad, California-based CancerVax announced Thursday that its wholly owned subsidiaries, Tarcanta Inc. and Tarcanta Ltd. of Ireland, "obtained the exclusive rights to complete the clinical development of three specific active immunotherapeutic (SAI) product candidates that target the epidermal growth factor receptor (EGFR) signaling pathway for the treatment of cancer."</w:t>
      </w:r>
    </w:p>
    <w:p w:rsidR="001346F0" w:rsidRDefault="001346F0" w:rsidP="001346F0"/>
    <w:p w:rsidR="001346F0" w:rsidRDefault="001346F0" w:rsidP="001346F0">
      <w:r>
        <w:t>The EGFR signaling pathway is known to be an important factor in cancer cell growth in a number of solid tumors related to lung, breast, prostate and ovarian cancers.</w:t>
      </w:r>
    </w:p>
    <w:p w:rsidR="001346F0" w:rsidRDefault="001346F0" w:rsidP="001346F0"/>
    <w:p w:rsidR="001346F0" w:rsidRDefault="001346F0" w:rsidP="001346F0">
      <w:r>
        <w:t>"Published data from early Phase 1 and 2 studies of the lead product candidate, SAI-EGF, suggest that SAI-EGF was well tolerated and may increase the survival of patients with advanced-stage non-small-cell lung cancer," the firm noted in a statement.</w:t>
      </w:r>
    </w:p>
    <w:p w:rsidR="001346F0" w:rsidRDefault="001346F0" w:rsidP="001346F0"/>
    <w:p w:rsidR="001346F0" w:rsidRDefault="001346F0" w:rsidP="001346F0">
      <w:r>
        <w:t>CancerVax rights include marketing successful product candidates in the United States, Western Europe, Canada, Japan, Australia, New Zealand and Mexico, the company said.</w:t>
      </w:r>
    </w:p>
    <w:p w:rsidR="001346F0" w:rsidRDefault="001346F0" w:rsidP="001346F0"/>
    <w:p w:rsidR="001346F0" w:rsidRPr="00074558" w:rsidRDefault="001346F0" w:rsidP="001346F0">
      <w:pPr>
        <w:rPr>
          <w:rStyle w:val="StyleBoldUnderline"/>
        </w:rPr>
      </w:pPr>
      <w:r w:rsidRPr="00074558">
        <w:rPr>
          <w:rStyle w:val="StyleBoldUnderline"/>
        </w:rPr>
        <w:t>To take part in the deal, the US Treasury Department's Office of Foreign Assets Control issued the US company a license authorizing CancerVax and its Tarcanta subsidiaries to enter into transactions with CIMAB, S.A., a Cuban biotechnology company, and YM BioSciences, a Canadian firm.</w:t>
      </w:r>
    </w:p>
    <w:p w:rsidR="001346F0" w:rsidRDefault="001346F0" w:rsidP="001346F0"/>
    <w:p w:rsidR="001346F0" w:rsidRDefault="001346F0" w:rsidP="001346F0">
      <w:r>
        <w:t>CancerVax is obligated to make access and technology transfer payments of approximately six million dollars over the next three years, the company said. If the three product candidates are approved for commercialization in the United States, Europe and Japan, CancerVax is also obligated to pay additional milestone payments, up to a maximum of approximately 35 million dollars, which would be paid in US-origin food, medicines or medical supplies for the Cuban people, it said.</w:t>
      </w:r>
    </w:p>
    <w:p w:rsidR="001346F0" w:rsidRDefault="001346F0" w:rsidP="001346F0"/>
    <w:p w:rsidR="001346F0" w:rsidRPr="00074558" w:rsidRDefault="001346F0" w:rsidP="001346F0">
      <w:pPr>
        <w:rPr>
          <w:rStyle w:val="StyleBoldUnderline"/>
        </w:rPr>
      </w:pPr>
      <w:r w:rsidRPr="00074558">
        <w:rPr>
          <w:rStyle w:val="StyleBoldUnderline"/>
        </w:rPr>
        <w:t>The United States five years ago allowed the pharmaceutical firm now known as GlaxoSmithKline to take part in a similar deal with Havana to develop a Cuban-made meningitis B vaccine.</w:t>
      </w:r>
    </w:p>
    <w:p w:rsidR="001346F0" w:rsidRDefault="001346F0" w:rsidP="001346F0"/>
    <w:p w:rsidR="001346F0" w:rsidRPr="00074558" w:rsidRDefault="001346F0" w:rsidP="001346F0">
      <w:pPr>
        <w:rPr>
          <w:rStyle w:val="StyleBoldUnderline"/>
        </w:rPr>
      </w:pPr>
      <w:r w:rsidRPr="00074558">
        <w:rPr>
          <w:rStyle w:val="StyleBoldUnderline"/>
        </w:rPr>
        <w:t>Washington has had a full legal economic embargo clamped on Havana since 1962, but it has made significant exceptions to its own sanctions.</w:t>
      </w:r>
    </w:p>
    <w:p w:rsidR="001346F0" w:rsidRDefault="001346F0" w:rsidP="001346F0">
      <w:pPr>
        <w:pStyle w:val="Heading4"/>
      </w:pPr>
      <w:r>
        <w:t>Cuba makes medical advances in treating cancer</w:t>
      </w:r>
    </w:p>
    <w:p w:rsidR="001346F0" w:rsidRPr="009F3EEA" w:rsidRDefault="001346F0" w:rsidP="001346F0">
      <w:pPr>
        <w:rPr>
          <w:rStyle w:val="StyleStyleBold12pt"/>
        </w:rPr>
      </w:pPr>
      <w:r w:rsidRPr="009F3EEA">
        <w:rPr>
          <w:rStyle w:val="StyleStyleBold12pt"/>
        </w:rPr>
        <w:t>Dillow 2011</w:t>
      </w:r>
    </w:p>
    <w:p w:rsidR="001346F0" w:rsidRDefault="001346F0" w:rsidP="001346F0">
      <w:r>
        <w:t>Clay Dillow, writer for Popular Science “Cuba Announces Release of the World's First Lung Cancer Vaccine” POPSCI, Sept 8 2011 http://www.popsci.com/science/article/2011-09/cuba-releases-worlds-first-lung-cancer-vaccine</w:t>
      </w:r>
    </w:p>
    <w:p w:rsidR="001346F0" w:rsidRDefault="001346F0" w:rsidP="001346F0">
      <w:r>
        <w:t xml:space="preserve">From the island nation known for the quality of its cigars comes some pretty big news today: Xinhua reports that </w:t>
      </w:r>
      <w:r w:rsidRPr="009F3EEA">
        <w:rPr>
          <w:rStyle w:val="StyleBoldUnderline"/>
        </w:rPr>
        <w:t>Cuban medical authorities have released the first therapeutic vaccine for lung cancer. CimaVax-EGF is the result of a 25-year research project at Havana’s Center for Molecular Immunology, and it could make a life or death difference for those facing late-stage lung cancers,</w:t>
      </w:r>
      <w:r>
        <w:t xml:space="preserve"> researchers there say.</w:t>
      </w:r>
    </w:p>
    <w:p w:rsidR="001346F0" w:rsidRDefault="001346F0" w:rsidP="001346F0"/>
    <w:p w:rsidR="001346F0" w:rsidRDefault="001346F0" w:rsidP="001346F0">
      <w:r>
        <w:t>CimaVax-EGF isn’t a vaccine in the preventative sense--that is, it doesn’t prevent lung cancer from taking hold in new patients. It’s based on a protein related to uncontrolled cell proliferation--that is, it doesn’t prevent cancer from existing in the first place but attacks the mechanism by which it does harm.</w:t>
      </w:r>
    </w:p>
    <w:p w:rsidR="001346F0" w:rsidRDefault="001346F0" w:rsidP="001346F0"/>
    <w:p w:rsidR="001346F0" w:rsidRDefault="001346F0" w:rsidP="001346F0"/>
    <w:p w:rsidR="00BD48B2" w:rsidRDefault="00BD48B2" w:rsidP="00BD48B2">
      <w:pPr>
        <w:pStyle w:val="Heading4"/>
      </w:pPr>
      <w:r>
        <w:t>Cuba advanced in medical field</w:t>
      </w:r>
    </w:p>
    <w:p w:rsidR="00BD48B2" w:rsidRPr="008C67FD" w:rsidRDefault="00BD48B2" w:rsidP="00BD48B2">
      <w:pPr>
        <w:rPr>
          <w:rFonts w:asciiTheme="minorHAnsi" w:hAnsiTheme="minorHAnsi" w:cs="Arial"/>
          <w:b/>
        </w:rPr>
      </w:pPr>
      <w:r w:rsidRPr="008C67FD">
        <w:rPr>
          <w:rFonts w:asciiTheme="minorHAnsi" w:hAnsiTheme="minorHAnsi" w:cs="Arial"/>
          <w:b/>
        </w:rPr>
        <w:t>Selmi 02</w:t>
      </w:r>
    </w:p>
    <w:p w:rsidR="00BD48B2" w:rsidRPr="008C67FD" w:rsidRDefault="00BD48B2" w:rsidP="00BD48B2">
      <w:pPr>
        <w:rPr>
          <w:rFonts w:asciiTheme="minorHAnsi" w:hAnsiTheme="minorHAnsi" w:cs="Arial"/>
        </w:rPr>
      </w:pPr>
      <w:r w:rsidRPr="008C67FD">
        <w:rPr>
          <w:rFonts w:asciiTheme="minorHAnsi" w:hAnsiTheme="minorHAnsi" w:cs="Arial"/>
        </w:rPr>
        <w:t>Amina Aitsi selmi medical student at Cambridge University. This article updates her report on the Pugwash Conference.</w:t>
      </w:r>
      <w:r w:rsidRPr="008C67FD">
        <w:rPr>
          <w:rFonts w:asciiTheme="minorHAnsi" w:hAnsiTheme="minorHAnsi" w:cs="Arial"/>
          <w:iCs/>
        </w:rPr>
        <w:t xml:space="preserve">  NACLA Report on the Americas</w:t>
      </w:r>
      <w:r w:rsidRPr="008C67FD">
        <w:rPr>
          <w:rFonts w:asciiTheme="minorHAnsi" w:hAnsiTheme="minorHAnsi" w:cs="Arial"/>
        </w:rPr>
        <w:t xml:space="preserve">, Mar 1, 2002  “Medical Research in Cuba: Strengthening International Cooperation" </w:t>
      </w:r>
      <w:hyperlink r:id="rId68" w:history="1">
        <w:r w:rsidRPr="008C67FD">
          <w:rPr>
            <w:rStyle w:val="Hyperlink"/>
            <w:rFonts w:asciiTheme="minorHAnsi" w:hAnsiTheme="minorHAnsi" w:cs="Arial"/>
          </w:rPr>
          <w:t>http://www.pugwash.org/reports/ees/ees8e.htm Accessed 7/18/13</w:t>
        </w:r>
      </w:hyperlink>
      <w:r w:rsidRPr="008C67FD">
        <w:rPr>
          <w:rFonts w:asciiTheme="minorHAnsi" w:hAnsiTheme="minorHAnsi" w:cs="Arial"/>
        </w:rPr>
        <w:t xml:space="preserve"> 1 AP</w:t>
      </w:r>
    </w:p>
    <w:p w:rsidR="00BD48B2" w:rsidRDefault="00BD48B2" w:rsidP="00BD48B2"/>
    <w:p w:rsidR="00BD48B2" w:rsidRDefault="00BD48B2" w:rsidP="00BD48B2">
      <w:r>
        <w:t xml:space="preserve">The workshop began with an overview of Cuban achievements and the current state of Cuban biomedical research. Beginning </w:t>
      </w:r>
      <w:r w:rsidRPr="00FE1B35">
        <w:rPr>
          <w:rStyle w:val="StyleBoldUnderline"/>
        </w:rPr>
        <w:t>in the early 1960s, biotechnology and medical research became a top priority of the Cuban government</w:t>
      </w:r>
      <w:r>
        <w:t xml:space="preserve">, with over one billion dollars invested in biotech R&amp;D in the 1990s alone. Today, </w:t>
      </w:r>
      <w:r w:rsidRPr="001A5883">
        <w:rPr>
          <w:rStyle w:val="StyleBoldUnderline"/>
          <w:u w:val="none"/>
        </w:rPr>
        <w:t>Cuba boasts a ratio of 1.8 scientists per 1000 inhabitants, a level comparable to the European Union (though with a far smaller GDP</w:t>
      </w:r>
      <w:r w:rsidRPr="001A5883">
        <w:t xml:space="preserve">). </w:t>
      </w:r>
      <w:r w:rsidRPr="001A5883">
        <w:rPr>
          <w:rStyle w:val="StyleBoldUnderline"/>
          <w:u w:val="none"/>
        </w:rPr>
        <w:t>Cuba also holds 400 patents in the biotech field.¶</w:t>
      </w:r>
      <w:r w:rsidRPr="00FE1B35">
        <w:rPr>
          <w:rStyle w:val="StyleBoldUnderline"/>
        </w:rPr>
        <w:t xml:space="preserve"> In 1965, Cuba's national Center for Scientific Investigation was founded, leading the way for the opening of numerous other research facilities</w:t>
      </w:r>
      <w:r>
        <w:t xml:space="preserve">. </w:t>
      </w:r>
      <w:r w:rsidRPr="001A5883">
        <w:rPr>
          <w:rStyle w:val="StyleBoldUnderline"/>
          <w:u w:val="none"/>
        </w:rPr>
        <w:t>Today, there are 38 biotech centers</w:t>
      </w:r>
      <w:r>
        <w:t xml:space="preserve">, grouped together in a science park to the west of Havana, </w:t>
      </w:r>
      <w:r w:rsidRPr="001A5883">
        <w:rPr>
          <w:rStyle w:val="StyleBoldUnderline"/>
          <w:u w:val="none"/>
        </w:rPr>
        <w:t>which integrate research, development, production and marketing.</w:t>
      </w:r>
      <w:r w:rsidRPr="00FE1B35">
        <w:rPr>
          <w:rStyle w:val="StyleBoldUnderline"/>
        </w:rPr>
        <w:t xml:space="preserve"> A highly focused research strategy has enabled the country to eradicate numerous diseases and to control epidemics in remarkably short periods of time</w:t>
      </w:r>
      <w:r>
        <w:t xml:space="preserve">. For example, soon after the outbreak of a dengue epidemic in the early 1980s, Cuban scientists discovered that their own interferon, which had been perfected in under two months, was effective against internal bleeding resulting from dengue fever. Vector control measures are now in place and Cuba is currently free of the disease. </w:t>
      </w:r>
      <w:r w:rsidRPr="00FE1B35">
        <w:rPr>
          <w:sz w:val="12"/>
        </w:rPr>
        <w:t>¶</w:t>
      </w:r>
      <w:r>
        <w:rPr>
          <w:sz w:val="12"/>
        </w:rPr>
        <w:t xml:space="preserve"> </w:t>
      </w:r>
      <w:r>
        <w:t xml:space="preserve">As a result of its overall strategy, </w:t>
      </w:r>
      <w:r w:rsidRPr="00FE1B35">
        <w:rPr>
          <w:rStyle w:val="StyleBoldUnderline"/>
        </w:rPr>
        <w:t>Cuba's research effort has produced a variety of products ranging from vaccines and cancer therapy drugs to fetal monitoring equipment</w:t>
      </w:r>
      <w:r>
        <w:t>. Some of the many examples include:</w:t>
      </w:r>
      <w:r w:rsidRPr="00FE1B35">
        <w:rPr>
          <w:sz w:val="12"/>
        </w:rPr>
        <w:t xml:space="preserve">¶ </w:t>
      </w:r>
      <w:r>
        <w:t xml:space="preserve">•Monoclonal antibody and interferon, for the treatment of cancer and viral diseases; </w:t>
      </w:r>
      <w:r w:rsidRPr="00FE1B35">
        <w:rPr>
          <w:sz w:val="12"/>
        </w:rPr>
        <w:t xml:space="preserve">¶ </w:t>
      </w:r>
      <w:r>
        <w:t xml:space="preserve">•Anti-meningitis B and hepatitis B vaccine, both have been certified by the WHO; </w:t>
      </w:r>
      <w:r w:rsidRPr="00FE1B35">
        <w:rPr>
          <w:sz w:val="12"/>
        </w:rPr>
        <w:t xml:space="preserve">¶ </w:t>
      </w:r>
      <w:r>
        <w:t xml:space="preserve">•Recombinant streptokinase for the treatment of heart attacks; </w:t>
      </w:r>
      <w:r w:rsidRPr="00FE1B35">
        <w:rPr>
          <w:sz w:val="12"/>
        </w:rPr>
        <w:t xml:space="preserve">¶ </w:t>
      </w:r>
      <w:r>
        <w:t xml:space="preserve">•biomodulin-T; </w:t>
      </w:r>
      <w:r w:rsidRPr="00FE1B35">
        <w:rPr>
          <w:sz w:val="12"/>
        </w:rPr>
        <w:t xml:space="preserve">¶ </w:t>
      </w:r>
      <w:r>
        <w:t xml:space="preserve">•blood derivatives (albumin, anti meningococcal immonuglobulin); </w:t>
      </w:r>
      <w:r w:rsidRPr="00FE1B35">
        <w:rPr>
          <w:sz w:val="12"/>
        </w:rPr>
        <w:t xml:space="preserve">¶ </w:t>
      </w:r>
      <w:r>
        <w:t xml:space="preserve">•vaccines (rabies, small pox, tetanus, diphtheria; salmonella tiphi). </w:t>
      </w:r>
      <w:r w:rsidRPr="00FE1B35">
        <w:rPr>
          <w:sz w:val="12"/>
        </w:rPr>
        <w:t xml:space="preserve">¶ </w:t>
      </w:r>
      <w:r w:rsidRPr="00FE1B35">
        <w:rPr>
          <w:rStyle w:val="StyleBoldUnderline"/>
        </w:rPr>
        <w:t>Cuba also has several products in the pipeline, including: combined vaccines, cholera vaccine, cancer vaccines; AIDS vaccine; new radioactive monoclonal antibodies, interleukin-2, and new interferon combinations, all currently undergoing clinical trials</w:t>
      </w:r>
      <w:r>
        <w:t xml:space="preserve"> </w:t>
      </w:r>
    </w:p>
    <w:p w:rsidR="00BD48B2" w:rsidRDefault="00BD48B2" w:rsidP="00BD48B2"/>
    <w:p w:rsidR="002852A1" w:rsidRPr="008C67FD" w:rsidRDefault="002852A1" w:rsidP="002852A1">
      <w:pPr>
        <w:pStyle w:val="Heading4"/>
      </w:pPr>
      <w:r w:rsidRPr="008C67FD">
        <w:t xml:space="preserve">Cuban embargo </w:t>
      </w:r>
      <w:r>
        <w:t>forces innovation in</w:t>
      </w:r>
      <w:r w:rsidRPr="008C67FD">
        <w:t xml:space="preserve"> medical research and development of biotechnology</w:t>
      </w:r>
    </w:p>
    <w:p w:rsidR="002852A1" w:rsidRPr="008C67FD" w:rsidRDefault="002852A1" w:rsidP="002852A1">
      <w:pPr>
        <w:rPr>
          <w:rFonts w:asciiTheme="minorHAnsi" w:hAnsiTheme="minorHAnsi" w:cs="Arial"/>
          <w:b/>
        </w:rPr>
      </w:pPr>
      <w:r w:rsidRPr="008C67FD">
        <w:rPr>
          <w:rFonts w:asciiTheme="minorHAnsi" w:hAnsiTheme="minorHAnsi" w:cs="Arial"/>
          <w:b/>
        </w:rPr>
        <w:t>Selmi 02</w:t>
      </w:r>
    </w:p>
    <w:p w:rsidR="002852A1" w:rsidRPr="008C67FD" w:rsidRDefault="002852A1" w:rsidP="002852A1">
      <w:pPr>
        <w:rPr>
          <w:rFonts w:asciiTheme="minorHAnsi" w:hAnsiTheme="minorHAnsi" w:cs="Arial"/>
        </w:rPr>
      </w:pPr>
      <w:r w:rsidRPr="008C67FD">
        <w:rPr>
          <w:rFonts w:asciiTheme="minorHAnsi" w:hAnsiTheme="minorHAnsi" w:cs="Arial"/>
        </w:rPr>
        <w:t>Amina Aitsi selmi medical student at Cambridge University.</w:t>
      </w:r>
      <w:r w:rsidRPr="008C67FD">
        <w:rPr>
          <w:rFonts w:asciiTheme="minorHAnsi" w:hAnsiTheme="minorHAnsi" w:cs="Arial"/>
          <w:iCs/>
        </w:rPr>
        <w:t xml:space="preserve">  NACLA Report on the Americas</w:t>
      </w:r>
      <w:r w:rsidRPr="008C67FD">
        <w:rPr>
          <w:rFonts w:asciiTheme="minorHAnsi" w:hAnsiTheme="minorHAnsi" w:cs="Arial"/>
        </w:rPr>
        <w:t xml:space="preserve">, Mar 1, 2002  “Medical Research in Cuba: Strengthening International Cooperation" </w:t>
      </w:r>
      <w:hyperlink r:id="rId69" w:history="1">
        <w:r w:rsidRPr="008C67FD">
          <w:rPr>
            <w:rStyle w:val="Hyperlink"/>
            <w:rFonts w:asciiTheme="minorHAnsi" w:hAnsiTheme="minorHAnsi" w:cs="Arial"/>
          </w:rPr>
          <w:t>http://www.pugwash.org/reports/ees/ees8e.htm Accessed 7/18/13</w:t>
        </w:r>
      </w:hyperlink>
      <w:r w:rsidRPr="008C67FD">
        <w:rPr>
          <w:rFonts w:asciiTheme="minorHAnsi" w:hAnsiTheme="minorHAnsi" w:cs="Arial"/>
        </w:rPr>
        <w:t xml:space="preserve"> 1 AP</w:t>
      </w:r>
    </w:p>
    <w:p w:rsidR="002852A1" w:rsidRPr="008C67FD" w:rsidRDefault="002852A1" w:rsidP="002852A1">
      <w:pPr>
        <w:rPr>
          <w:rFonts w:asciiTheme="minorHAnsi" w:hAnsiTheme="minorHAnsi" w:cs="Arial"/>
        </w:rPr>
      </w:pPr>
    </w:p>
    <w:p w:rsidR="002852A1" w:rsidRPr="008C67FD" w:rsidRDefault="002852A1" w:rsidP="002852A1">
      <w:pPr>
        <w:rPr>
          <w:rFonts w:asciiTheme="minorHAnsi" w:hAnsiTheme="minorHAnsi" w:cs="Arial"/>
        </w:rPr>
      </w:pPr>
      <w:r w:rsidRPr="008C67FD">
        <w:rPr>
          <w:rFonts w:asciiTheme="minorHAnsi" w:hAnsiTheme="minorHAnsi" w:cs="Arial"/>
        </w:rPr>
        <w:t xml:space="preserve">But </w:t>
      </w:r>
      <w:r w:rsidRPr="008C67FD">
        <w:rPr>
          <w:rFonts w:asciiTheme="minorHAnsi" w:hAnsiTheme="minorHAnsi" w:cs="Arial"/>
          <w:b/>
          <w:u w:val="single"/>
        </w:rPr>
        <w:t>one of the unintended "benefits" of the embargo for Cuba is that it has developed a remarkable self-reliance in terms of both healthcare and biotechnology</w:t>
      </w:r>
      <w:r w:rsidRPr="008C67FD">
        <w:rPr>
          <w:rFonts w:asciiTheme="minorHAnsi" w:hAnsiTheme="minorHAnsi" w:cs="Arial"/>
        </w:rPr>
        <w:t xml:space="preserve">. </w:t>
      </w:r>
      <w:r w:rsidRPr="008C67FD">
        <w:rPr>
          <w:rFonts w:asciiTheme="minorHAnsi" w:hAnsiTheme="minorHAnsi" w:cs="Arial"/>
          <w:b/>
          <w:u w:val="single"/>
        </w:rPr>
        <w:t>Cuba implemented a program of import substitution and domestic production of drugs, encompassing a total of 422 pharmaceuticals at a cost of $75 million</w:t>
      </w:r>
      <w:r w:rsidRPr="008C67FD">
        <w:rPr>
          <w:rFonts w:asciiTheme="minorHAnsi" w:hAnsiTheme="minorHAnsi" w:cs="Arial"/>
        </w:rPr>
        <w:t xml:space="preserve">. Besides the increased emphasis on biotech research, </w:t>
      </w:r>
      <w:r w:rsidRPr="008C67FD">
        <w:rPr>
          <w:rFonts w:asciiTheme="minorHAnsi" w:hAnsiTheme="minorHAnsi" w:cs="Arial"/>
          <w:b/>
          <w:u w:val="single"/>
        </w:rPr>
        <w:t>Cuba also designed and developed a Natural and Traditional Medicine Program</w:t>
      </w:r>
      <w:r w:rsidRPr="008C67FD">
        <w:rPr>
          <w:rFonts w:asciiTheme="minorHAnsi" w:hAnsiTheme="minorHAnsi" w:cs="Arial"/>
        </w:rPr>
        <w:t xml:space="preserve"> which covers acupuncture, homeopathy, herbal medicines and water therapy. Although </w:t>
      </w:r>
      <w:r w:rsidRPr="008C67FD">
        <w:rPr>
          <w:rFonts w:asciiTheme="minorHAnsi" w:hAnsiTheme="minorHAnsi" w:cs="Arial"/>
          <w:b/>
          <w:u w:val="single"/>
        </w:rPr>
        <w:t>import substitution tactics have saved millions of dollars</w:t>
      </w:r>
      <w:r w:rsidRPr="008C67FD">
        <w:rPr>
          <w:rFonts w:asciiTheme="minorHAnsi" w:hAnsiTheme="minorHAnsi" w:cs="Arial"/>
        </w:rPr>
        <w:t>, Cuba nonetheless has had to more tightly control distribution of medicines; such basic drugs as Ibuprofen, Vitamin E and the antibiotic Erythromycin are not available in the country.</w:t>
      </w:r>
    </w:p>
    <w:p w:rsidR="002852A1" w:rsidRPr="008C67FD" w:rsidRDefault="002852A1" w:rsidP="002852A1">
      <w:pPr>
        <w:rPr>
          <w:rFonts w:asciiTheme="minorHAnsi" w:hAnsiTheme="minorHAnsi" w:cs="Arial"/>
        </w:rPr>
      </w:pPr>
    </w:p>
    <w:p w:rsidR="002852A1" w:rsidRPr="008C67FD" w:rsidRDefault="002852A1" w:rsidP="002852A1">
      <w:pPr>
        <w:rPr>
          <w:rFonts w:asciiTheme="minorHAnsi" w:hAnsiTheme="minorHAnsi" w:cs="Arial"/>
        </w:rPr>
      </w:pPr>
    </w:p>
    <w:p w:rsidR="002852A1" w:rsidRPr="009D0778" w:rsidRDefault="002852A1" w:rsidP="002852A1"/>
    <w:p w:rsidR="00BD48B2" w:rsidRDefault="00BD48B2" w:rsidP="00BD48B2">
      <w:pPr>
        <w:pStyle w:val="Heading3"/>
      </w:pPr>
      <w:r>
        <w:t>HIV/AIDS</w:t>
      </w:r>
    </w:p>
    <w:p w:rsidR="00BD48B2" w:rsidRDefault="00BD48B2" w:rsidP="00BD48B2">
      <w:pPr>
        <w:pStyle w:val="Heading4"/>
      </w:pPr>
      <w:r>
        <w:t>Cuba has the lowest HIV infection rate in the Western Hemisphere</w:t>
      </w:r>
    </w:p>
    <w:p w:rsidR="00BD48B2" w:rsidRPr="006513DB" w:rsidRDefault="00BD48B2" w:rsidP="00BD48B2">
      <w:pPr>
        <w:rPr>
          <w:rStyle w:val="StyleStyleBold12pt"/>
        </w:rPr>
      </w:pPr>
      <w:r w:rsidRPr="006513DB">
        <w:rPr>
          <w:rStyle w:val="StyleStyleBold12pt"/>
        </w:rPr>
        <w:t>Barksdale 2009</w:t>
      </w:r>
    </w:p>
    <w:p w:rsidR="00BD48B2" w:rsidRDefault="00BD48B2" w:rsidP="00BD48B2">
      <w:r>
        <w:t>Byron L. Barksdale, M.D., member of the Community Anti-Drug Coalition of America. He also directs the Cuba AIDS Project.“The success story of HIV and AIDS control in Cuba” Prairie Fire, February 2009 http://www.prairiefirenewspaper.com/2009/02/success-story-of-hiv-and-aids-control-in-cuba</w:t>
      </w:r>
    </w:p>
    <w:p w:rsidR="00BD48B2" w:rsidRDefault="00BD48B2" w:rsidP="00BD48B2"/>
    <w:p w:rsidR="00BD48B2" w:rsidRDefault="00BD48B2" w:rsidP="00BD48B2">
      <w:r>
        <w:t>Cuba has the lowest percentage of its population, a total of 11,243,000 people, infected with the Human Immunodeficiency Virus (HIV) in the Western Hemisphere. Con</w:t>
      </w:r>
      <w:r>
        <w:softHyphen/>
        <w:t>sidering the adverse effects of the U.S.-led embargo against Cuba and the limited means under which the Cuban health system operates, what has brought about this success story in mysterious Cuba?</w:t>
      </w:r>
    </w:p>
    <w:p w:rsidR="00BD48B2" w:rsidRDefault="00BD48B2" w:rsidP="00BD48B2"/>
    <w:p w:rsidR="00BD48B2" w:rsidRDefault="00BD48B2" w:rsidP="00BD48B2">
      <w:pPr>
        <w:pStyle w:val="Heading4"/>
      </w:pPr>
      <w:r>
        <w:t>TURN: Lifting the embargo would exacerbate HIV/AIDS--Cuba’s unique situation made it possible to successfully fight aids</w:t>
      </w:r>
    </w:p>
    <w:p w:rsidR="00BD48B2" w:rsidRPr="002A2AF7" w:rsidRDefault="00BD48B2" w:rsidP="00BD48B2">
      <w:pPr>
        <w:rPr>
          <w:rStyle w:val="StyleStyleBold12pt"/>
        </w:rPr>
      </w:pPr>
      <w:r w:rsidRPr="002A2AF7">
        <w:rPr>
          <w:rStyle w:val="StyleStyleBold12pt"/>
        </w:rPr>
        <w:t>Hansen and Groce 2003</w:t>
      </w:r>
    </w:p>
    <w:p w:rsidR="00BD48B2" w:rsidRDefault="00BD48B2" w:rsidP="00BD48B2">
      <w:r>
        <w:t>Helena Hansen and Nora Groce, PhD, Yale University School of Medicine, New Haven, Con, “Human Immunodeficiency Virus and Quarantine in Cuba” American Medical Association reprinted from JAMA, December 3, 2003—Vol 290, No. 21  http://www.hawaii.edu/hivandaids/HIV_and_Quaratine_in_Cuba.pdf</w:t>
      </w:r>
    </w:p>
    <w:p w:rsidR="00BD48B2" w:rsidRDefault="00BD48B2" w:rsidP="00BD48B2"/>
    <w:p w:rsidR="00BD48B2" w:rsidRPr="001D69B6" w:rsidRDefault="00BD48B2" w:rsidP="00BD48B2">
      <w:pPr>
        <w:rPr>
          <w:rStyle w:val="StyleBoldUnderline"/>
        </w:rPr>
      </w:pPr>
      <w:r w:rsidRPr="001D69B6">
        <w:rPr>
          <w:rStyle w:val="StyleBoldUnderline"/>
        </w:rPr>
        <w:t>Cuba’s early response to HIV was unique in the world</w:t>
      </w:r>
      <w:r>
        <w:t xml:space="preserve">, but so were the circumstances of its quarantine. </w:t>
      </w:r>
      <w:r w:rsidRPr="001D69B6">
        <w:rPr>
          <w:rStyle w:val="StyleBoldUnderline"/>
        </w:rPr>
        <w:t>First, as an island and a Communist country, Cuba was geographically, politically, and socially isolated from North American and Western European countries that reported high HIV infection rates. Second, Cuba’s Communist political culture did not recognize individual rights as an impediment to its public health measures. 6 Third, compared with other resource-poor nations, Cuba had a well-developed health care system that assigned a primary care physician to all citizens and conducted routine surveillance for infectious disease, and in which universal HIV testing and contact tracing was theoretically feasible. 5,7 In addition, the Cuban government prioritized HIV care and by the 1990s devoted $15 million to $20 million annually to providing antiretro-</w:t>
      </w:r>
    </w:p>
    <w:p w:rsidR="00BD48B2" w:rsidRPr="001D69B6" w:rsidRDefault="00BD48B2" w:rsidP="00BD48B2">
      <w:pPr>
        <w:rPr>
          <w:rStyle w:val="StyleBoldUnderline"/>
        </w:rPr>
      </w:pPr>
      <w:r w:rsidRPr="001D69B6">
        <w:rPr>
          <w:rStyle w:val="StyleBoldUnderline"/>
        </w:rPr>
        <w:t>viral drug therapy, intensive medical care, high-quality food, and housing to quarantined patients. 8</w:t>
      </w:r>
    </w:p>
    <w:p w:rsidR="00BD48B2" w:rsidRDefault="00BD48B2" w:rsidP="00BD48B2"/>
    <w:p w:rsidR="00BD48B2" w:rsidRDefault="00BD48B2" w:rsidP="00BD48B2"/>
    <w:p w:rsidR="00BD48B2" w:rsidRDefault="00BD48B2" w:rsidP="00BD48B2">
      <w:pPr>
        <w:pStyle w:val="Heading4"/>
      </w:pPr>
      <w:r>
        <w:t>Turn: Lifting the embargo increases HIV/AIDS infections</w:t>
      </w:r>
    </w:p>
    <w:p w:rsidR="00BD48B2" w:rsidRDefault="00BD48B2" w:rsidP="00BD48B2"/>
    <w:p w:rsidR="00BD48B2" w:rsidRPr="006513DB" w:rsidRDefault="00BD48B2" w:rsidP="00BD48B2">
      <w:pPr>
        <w:rPr>
          <w:rStyle w:val="StyleStyleBold12pt"/>
        </w:rPr>
      </w:pPr>
      <w:r w:rsidRPr="006513DB">
        <w:rPr>
          <w:rStyle w:val="StyleStyleBold12pt"/>
        </w:rPr>
        <w:t>Barksdale 2009</w:t>
      </w:r>
    </w:p>
    <w:p w:rsidR="00BD48B2" w:rsidRDefault="00BD48B2" w:rsidP="00BD48B2">
      <w:r>
        <w:t>Byron L. Barksdale, M.D., member of the Community Anti-Drug Coalition of America. He also directs the Cuba AIDS Project.“The success story of HIV and AIDS control in Cuba” Prairie Fire, February 2009 http://www.prairiefirenewspaper.com/2009/02/success-story-of-hiv-and-aids-control-in-cuba</w:t>
      </w:r>
    </w:p>
    <w:p w:rsidR="00BD48B2" w:rsidRDefault="00BD48B2" w:rsidP="00BD48B2"/>
    <w:p w:rsidR="00BD48B2" w:rsidRPr="0082111F" w:rsidRDefault="00BD48B2" w:rsidP="00BD48B2">
      <w:pPr>
        <w:rPr>
          <w:rStyle w:val="StyleBoldUnderline"/>
        </w:rPr>
      </w:pPr>
      <w:r w:rsidRPr="0082111F">
        <w:rPr>
          <w:rStyle w:val="StyleBoldUnderline"/>
        </w:rPr>
        <w:t>The enormous increase in tourism to Cuba from many countries</w:t>
      </w:r>
      <w:r>
        <w:t xml:space="preserve">, such as Europe, Canada and the U.S., mandates that Cuba maintain and continuously improve its HIV/AIDS program. Currently, it is estimated that 80,000 U.S. citizens travel to Cuba annually. </w:t>
      </w:r>
      <w:r w:rsidRPr="0082111F">
        <w:rPr>
          <w:rStyle w:val="StyleBoldUnderline"/>
        </w:rPr>
        <w:t xml:space="preserve">After the U.S. embargo against Cuba is lifted, there may be millions of U.S. citizens visiting Cuba each year. The U.S. does not need to have HIV/AIDS endemic and highly prevalent in its neighboring country of Cuba, with millions of U.S. citizens visiting in the post-embargo era, contracting the virus, and then returning to the U.S. infected with </w:t>
      </w:r>
      <w:r w:rsidRPr="0082111F">
        <w:rPr>
          <w:rStyle w:val="Emphasis"/>
        </w:rPr>
        <w:t>new genetic strains</w:t>
      </w:r>
      <w:r w:rsidRPr="0082111F">
        <w:rPr>
          <w:rStyle w:val="StyleBoldUnderline"/>
        </w:rPr>
        <w:t xml:space="preserve"> of HIV-1 to be further disseminated within the country.</w:t>
      </w:r>
    </w:p>
    <w:p w:rsidR="00BD48B2" w:rsidRDefault="00BD48B2" w:rsidP="00BD48B2"/>
    <w:p w:rsidR="00BD48B2" w:rsidRPr="0082111F" w:rsidRDefault="00BD48B2" w:rsidP="00BD48B2">
      <w:pPr>
        <w:pStyle w:val="Heading4"/>
      </w:pPr>
      <w:r w:rsidRPr="0082111F">
        <w:t>Cuba successfully produces HIV/AIDS drugs despite the embargo</w:t>
      </w:r>
    </w:p>
    <w:p w:rsidR="00BD48B2" w:rsidRPr="006513DB" w:rsidRDefault="00BD48B2" w:rsidP="00BD48B2">
      <w:pPr>
        <w:rPr>
          <w:rStyle w:val="StyleStyleBold12pt"/>
        </w:rPr>
      </w:pPr>
      <w:r w:rsidRPr="006513DB">
        <w:rPr>
          <w:rStyle w:val="StyleStyleBold12pt"/>
        </w:rPr>
        <w:t>Barksdale 2009</w:t>
      </w:r>
    </w:p>
    <w:p w:rsidR="00BD48B2" w:rsidRDefault="00BD48B2" w:rsidP="00BD48B2">
      <w:r>
        <w:t>Byron L. Barksdale, M.D., member of the Community Anti-Drug Coalition of America. He also directs the Cuba AIDS Project.“The success story of HIV and AIDS control in Cuba” Prairie Fire, February 2009 http://www.prairiefirenewspaper.com/2009/02/success-story-of-hiv-and-aids-control-in-cuba</w:t>
      </w:r>
    </w:p>
    <w:p w:rsidR="00BD48B2" w:rsidRDefault="00BD48B2" w:rsidP="00BD48B2"/>
    <w:p w:rsidR="00BD48B2" w:rsidRDefault="00BD48B2" w:rsidP="00BD48B2">
      <w:r w:rsidRPr="0082111F">
        <w:rPr>
          <w:rStyle w:val="StyleBoldUnderline"/>
        </w:rPr>
        <w:t>Cuba now produces sufficient quantities of seven anti-viral medications—AZT, D4T, DDI, DDC, 3TC, nevirapine and indinavir—domestically for use in its patients.</w:t>
      </w:r>
      <w:r>
        <w:t xml:space="preserve"> Cuba also intends to produce nalfinavir, abacavir, efavirenz and novatec. Since 1986, Cuba has realized the importance of a nationwide supportive infrastructure for HIV patients and their families. Support facilities for proper nutrition, patient education, prevention and caring, partnered with preventive or interventional therapeutics, are the best way to offer hope to people with HIV/AIDS and to control HIV/AIDS prevalence, morbidity and mortality in any country. Cuba has understood and implemented these concepts for many years. Preventive therapeutics includes prevention of opportunistic infections. Interventional therapeutics includes treatment of opportunistic infections (mycobacteria, pneumocystis), malignancies and sexually transmitted diseases (syphilis, herpes, gonorrhea), as well as the HIV infection itself with anti-HIV medications.</w:t>
      </w:r>
    </w:p>
    <w:p w:rsidR="00BD48B2" w:rsidRDefault="00BD48B2" w:rsidP="00BD48B2"/>
    <w:p w:rsidR="00BD48B2" w:rsidRPr="0082111F" w:rsidRDefault="00BD48B2" w:rsidP="00BD48B2">
      <w:pPr>
        <w:rPr>
          <w:rStyle w:val="StyleBoldUnderline"/>
        </w:rPr>
      </w:pPr>
      <w:r w:rsidRPr="0082111F">
        <w:rPr>
          <w:rStyle w:val="StyleBoldUnderline"/>
        </w:rPr>
        <w:t>Cuban-produced anti-HIV medications already have resulted in a significant decrease in morbidity and mortality among HIV/AIDS patients in Cuba. Cuban authorities anticipated a death rate of 25 percent for people with AIDS, but to date there has been a death rate of only 7 percent.</w:t>
      </w:r>
    </w:p>
    <w:p w:rsidR="00BD48B2" w:rsidRDefault="00BD48B2" w:rsidP="00BD48B2"/>
    <w:p w:rsidR="00BD48B2" w:rsidRPr="00BD48B2" w:rsidRDefault="00BD48B2" w:rsidP="00BD48B2"/>
    <w:p w:rsidR="00BD48B2" w:rsidRPr="00D17C4E" w:rsidRDefault="00BD48B2" w:rsidP="00BD48B2"/>
    <w:p w:rsidR="00BD48B2" w:rsidRDefault="00BD48B2" w:rsidP="00BD48B2">
      <w:pPr>
        <w:pStyle w:val="Heading4"/>
      </w:pPr>
      <w:r>
        <w:t>Cuba doesn’t need U.S. help to fight HIV/AIDS</w:t>
      </w:r>
    </w:p>
    <w:p w:rsidR="00BD48B2" w:rsidRPr="0082111F" w:rsidRDefault="00BD48B2" w:rsidP="00BD48B2">
      <w:pPr>
        <w:rPr>
          <w:rStyle w:val="StyleStyleBold12pt"/>
        </w:rPr>
      </w:pPr>
      <w:r w:rsidRPr="0082111F">
        <w:rPr>
          <w:rStyle w:val="StyleStyleBold12pt"/>
        </w:rPr>
        <w:t>Fawthrop 2003</w:t>
      </w:r>
    </w:p>
    <w:p w:rsidR="00BD48B2" w:rsidRDefault="00BD48B2" w:rsidP="00BD48B2">
      <w:r>
        <w:t xml:space="preserve">Tom Fawthrop is a British freelance journalist based in South East Asia who writes for the Economist, BBC Online and London Sunday Times. He has visited Cuba five times to research its health system.  “Cuba: Is It a Model in HIV-AIDS Battle?” Global Policy Forum December 2003 </w:t>
      </w:r>
      <w:hyperlink r:id="rId70" w:history="1">
        <w:r w:rsidRPr="00610C15">
          <w:rPr>
            <w:rStyle w:val="Hyperlink"/>
          </w:rPr>
          <w:t>http://www.globalpolicy.org/component/content/article/211/44946.html</w:t>
        </w:r>
      </w:hyperlink>
    </w:p>
    <w:p w:rsidR="00BD48B2" w:rsidRDefault="00BD48B2" w:rsidP="00BD48B2"/>
    <w:p w:rsidR="00BD48B2" w:rsidRDefault="00BD48B2" w:rsidP="00BD48B2">
      <w:r w:rsidRPr="00CF1B47">
        <w:rPr>
          <w:rStyle w:val="StyleBoldUnderline"/>
        </w:rPr>
        <w:t>Cuba's comprehensive approach to controlling the spread of HIV/AIDS has provided a rare success story in the battle against the global epidemic</w:t>
      </w:r>
      <w:r>
        <w:t xml:space="preserve">, but lingering controversy over past human rights violations mars its achievements. </w:t>
      </w:r>
      <w:r w:rsidRPr="00CF1B47">
        <w:rPr>
          <w:rStyle w:val="StyleBoldUnderline"/>
        </w:rPr>
        <w:t>Cuba has seen no dramatic increase in HIV transmission since the first case was diagnosed in 1986, and the country's HIV infection rate – 0.05% – is one of the lowest in the world and exceptional in a region with some of the highest infection rates in the world.</w:t>
      </w:r>
    </w:p>
    <w:p w:rsidR="00BD48B2" w:rsidRDefault="00BD48B2" w:rsidP="00BD48B2">
      <w:r>
        <w:t>"Cuba was one of the first countries to take AIDS seriously as a problem, and provide a comprehensive response combining both prevention and care," Peter Piot, executive director of UNAIDS, the umbrella AIDS organisation and a strong critic of Cuba's heavy-handed response of the 1980s, told a regional HIV/AIDS conference in Havana in April 2003. When the first cases emerged, the government treated HIV/AIDS as a public health emergency: HIV patients were quarantined indefinitely and their sexual partners traced and tested; Cubans who had visited Africa were tested, as were pregnant women; HIV positive women were given drugs to prevent transmission to their unborn children, their babies were delivered by caesarian section.</w:t>
      </w:r>
    </w:p>
    <w:p w:rsidR="00BD48B2" w:rsidRDefault="00BD48B2" w:rsidP="00BD48B2"/>
    <w:p w:rsidR="00BD48B2" w:rsidRPr="00CF1B47" w:rsidRDefault="00BD48B2" w:rsidP="00BD48B2">
      <w:pPr>
        <w:rPr>
          <w:rStyle w:val="StyleBoldUnderline"/>
        </w:rPr>
      </w:pPr>
      <w:r w:rsidRPr="00CF1B47">
        <w:rPr>
          <w:rStyle w:val="StyleBoldUnderline"/>
        </w:rPr>
        <w:t>No anti-retroviral drugs were available on the island because of a US trade embargo. But in 2001 Cuban laboratories began manufacturing generic versions of six different drugs. Now it is one of a handful of developing countries that offer all its HIV/AIDS patients a comprehensive supply. Cuba set up a National Commission on AIDS to educate its 11 million people about HIV/AIDS in 1983 – three years before the island's first case was diagnosed. Today, Cuban health officials argue that their early response to AIDS was no different to that of South-East Asian governments who quarantined suspected cases of the respiratory virus SARS as recently as in 2003.</w:t>
      </w:r>
    </w:p>
    <w:p w:rsidR="00BD48B2" w:rsidRDefault="00BD48B2" w:rsidP="00BD48B2"/>
    <w:p w:rsidR="00BD48B2" w:rsidRDefault="00BD48B2" w:rsidP="00BD48B2">
      <w:pPr>
        <w:pStyle w:val="Heading4"/>
      </w:pPr>
      <w:r>
        <w:t>Cuba has HIV/AIDS rate lower than the United States</w:t>
      </w:r>
    </w:p>
    <w:p w:rsidR="00BD48B2" w:rsidRPr="002A2AF7" w:rsidRDefault="00BD48B2" w:rsidP="00BD48B2">
      <w:pPr>
        <w:rPr>
          <w:rStyle w:val="StyleStyleBold12pt"/>
        </w:rPr>
      </w:pPr>
      <w:r w:rsidRPr="002A2AF7">
        <w:rPr>
          <w:rStyle w:val="StyleStyleBold12pt"/>
        </w:rPr>
        <w:t>Hansen and Groce 2003</w:t>
      </w:r>
    </w:p>
    <w:p w:rsidR="00BD48B2" w:rsidRDefault="00BD48B2" w:rsidP="00BD48B2">
      <w:r>
        <w:t>Helena Hansen and Nora Groce, PhD, Yale University School of Medicine, New Haven, Con, “Human Immunodeficiency Virus and Quarantine in Cuba” American Medical Association reprinted from JAMA, December 3, 2003—Vol 290, No. 21  http://www.hawaii.edu/hivandaids/HIV_and_Quaratine_in_Cuba.pdf</w:t>
      </w:r>
    </w:p>
    <w:p w:rsidR="00BD48B2" w:rsidRDefault="00BD48B2" w:rsidP="00BD48B2"/>
    <w:p w:rsidR="00BD48B2" w:rsidRPr="001D69B6" w:rsidRDefault="00BD48B2" w:rsidP="00BD48B2">
      <w:pPr>
        <w:rPr>
          <w:rStyle w:val="StyleBoldUnderline"/>
        </w:rPr>
      </w:pPr>
      <w:r>
        <w:t>In 2002</w:t>
      </w:r>
      <w:r w:rsidRPr="001D69B6">
        <w:rPr>
          <w:rStyle w:val="StyleBoldUnderline"/>
        </w:rPr>
        <w:t>, the Cuban government reported an HIV prevalence of 0.03%, nearly 11 times lower than that in the United States. 9 International health organizations have reported confidence in Cuba’s HIV reporting system.</w:t>
      </w:r>
    </w:p>
    <w:p w:rsidR="00BD48B2" w:rsidRDefault="00BD48B2" w:rsidP="00BD48B2">
      <w:r>
        <w:t xml:space="preserve">3,10 While Cuban government officials have stated that HIV screening and quarantine were both necessary to maintain the low HIV prevalence on the island, 3 </w:t>
      </w:r>
      <w:r w:rsidRPr="001D69B6">
        <w:t>at least 3 other factors could explain the epidemiology of HIV in Cuba. First, since Cuba has been politically and socially isolated from countries with a high prevalence of HIV, social-sexual exchange with regions with high HIV prevalence in the 1980s was limited. 11 Second, Farmer 12 has argued that because of guaranteed minimum levels of income and access to education, housing, and health care, Cubans were less susceptible to important risk factors of HIV transmission such as poverty and social inequality. Third, aggressive HIV screening and subsequent contact tracing and counseling of infected individuals may have slowed the rate of HIV transmission independent of quarantine.</w:t>
      </w:r>
      <w:r>
        <w:t xml:space="preserve"> No systematic epidemiological studies of HIV infection in Cuba have been published that would clarify the relative effects of quarantine, social/political isolation, living standards, or testing and tracing on HIV infection rates.</w:t>
      </w:r>
    </w:p>
    <w:p w:rsidR="00BD48B2" w:rsidRDefault="00BD48B2" w:rsidP="00BD48B2"/>
    <w:p w:rsidR="00BD48B2" w:rsidRDefault="00BD48B2" w:rsidP="00BD48B2">
      <w:pPr>
        <w:pStyle w:val="Heading4"/>
      </w:pPr>
      <w:r>
        <w:t>Embargo doesn’t prevent help humanitarian aid from the U.S regarding HIV/AIDS</w:t>
      </w:r>
    </w:p>
    <w:p w:rsidR="00BD48B2" w:rsidRPr="006513DB" w:rsidRDefault="00BD48B2" w:rsidP="00BD48B2">
      <w:pPr>
        <w:rPr>
          <w:rStyle w:val="StyleStyleBold12pt"/>
        </w:rPr>
      </w:pPr>
      <w:r w:rsidRPr="006513DB">
        <w:rPr>
          <w:rStyle w:val="StyleStyleBold12pt"/>
        </w:rPr>
        <w:t>Barksdale 2009</w:t>
      </w:r>
    </w:p>
    <w:p w:rsidR="00BD48B2" w:rsidRDefault="00BD48B2" w:rsidP="00BD48B2">
      <w:r>
        <w:t>Byron L. Barksdale, M.D., member of the Community Anti-Drug Coalition of America. He also directs the Cuba AIDS Project.“The success story of HIV and AIDS control in Cuba” Prairie Fire, February 2009 http://www.prairiefirenewspaper.com/2009/02/success-story-of-hiv-and-aids-control-in-cuba</w:t>
      </w:r>
    </w:p>
    <w:p w:rsidR="00BD48B2" w:rsidRDefault="00BD48B2" w:rsidP="00BD48B2"/>
    <w:p w:rsidR="00BD48B2" w:rsidRDefault="00BD48B2" w:rsidP="00BD48B2">
      <w:r w:rsidRPr="001D69B6">
        <w:rPr>
          <w:rStyle w:val="StyleBoldUnderline"/>
        </w:rPr>
        <w:t>The Cuba AIDS Project continues its efforts to bring U.S. awareness to the uniqueness of HIV/AIDS in Cuba. U.S. citizens are eligible to travel to Cuba and help in its humanitarian efforts under the Cuba AIDS Project USA</w:t>
      </w:r>
      <w:r w:rsidRPr="006513DB">
        <w:t xml:space="preserve"> </w:t>
      </w:r>
      <w:r w:rsidRPr="001D69B6">
        <w:rPr>
          <w:rStyle w:val="StyleBoldUnderline"/>
        </w:rPr>
        <w:t>Treasury Specific License, as long as all travelers comply with all U.S. laws, rules, regulations and</w:t>
      </w:r>
      <w:r w:rsidRPr="006513DB">
        <w:t xml:space="preserve"> orders regarding Office of Foreign Assets Control-licensed humanitarian travel to Cuba. More information about HIV/AIDS in Cuba and the Cuba AIDS Project can be found at </w:t>
      </w:r>
      <w:hyperlink r:id="rId71" w:tgtFrame="_blank" w:history="1">
        <w:r w:rsidRPr="006513DB">
          <w:rPr>
            <w:color w:val="0000FF"/>
            <w:u w:val="single"/>
          </w:rPr>
          <w:t>www.cubaaidsproject.com</w:t>
        </w:r>
      </w:hyperlink>
      <w:r w:rsidRPr="006513DB">
        <w:t xml:space="preserve"> or by contacting Byron L. Barksdale, M.D., at 308-532-4700, CubaAIDS[at]aol[dot]com.</w:t>
      </w:r>
    </w:p>
    <w:p w:rsidR="00BD48B2" w:rsidRDefault="00BD48B2" w:rsidP="00BD48B2"/>
    <w:p w:rsidR="00BD48B2" w:rsidRDefault="00BD48B2" w:rsidP="00BD48B2">
      <w:pPr>
        <w:pStyle w:val="Heading4"/>
      </w:pPr>
      <w:r>
        <w:t>Cuba successful fights HIV/AIDS in children, more successful than the US</w:t>
      </w:r>
    </w:p>
    <w:p w:rsidR="00BD48B2" w:rsidRPr="0082111F" w:rsidRDefault="00BD48B2" w:rsidP="00BD48B2">
      <w:pPr>
        <w:rPr>
          <w:rStyle w:val="StyleStyleBold12pt"/>
        </w:rPr>
      </w:pPr>
      <w:r w:rsidRPr="0082111F">
        <w:rPr>
          <w:rStyle w:val="StyleStyleBold12pt"/>
        </w:rPr>
        <w:t>Workers Vanguard 2012</w:t>
      </w:r>
    </w:p>
    <w:p w:rsidR="00BD48B2" w:rsidRDefault="00BD48B2" w:rsidP="00BD48B2">
      <w:r>
        <w:t xml:space="preserve">Workers Vanguard No. 1010  “Cuba: Socialized Medicine and the Fight Against AIDS” International Communist League Oct 12, 2012 </w:t>
      </w:r>
      <w:r w:rsidRPr="0082111F">
        <w:t>http://www.spartacist.org/english/wv/1010/cuba.html</w:t>
      </w:r>
    </w:p>
    <w:p w:rsidR="00BD48B2" w:rsidRDefault="00BD48B2" w:rsidP="00BD48B2">
      <w:r>
        <w:t xml:space="preserve">In 1996, </w:t>
      </w:r>
      <w:r w:rsidRPr="00CF1B47">
        <w:rPr>
          <w:rStyle w:val="StyleBoldUnderline"/>
        </w:rPr>
        <w:t>Cuba purchased antiretroviral drugs for children with AIDS and their mothers, at a cost of $14,000 per person per year. By the late 1990s, the country had started developing its own generics, and by 2001, the full “cocktail” of antiretroviral drugs was available. Since then, HIV-positive patients have had full access to such medicine. Only 38 children had ever been born with HIV in Cuba, largely due to the quality of prenatal care.</w:t>
      </w:r>
    </w:p>
    <w:p w:rsidR="00BD48B2" w:rsidRDefault="00BD48B2" w:rsidP="00BD48B2"/>
    <w:p w:rsidR="00BD48B2" w:rsidRDefault="00BD48B2" w:rsidP="00BD48B2">
      <w:r>
        <w:t>Today anyone diagnosed with HIV is required to attend a multi-week course that includes information about safer sex practices, proper medication, proper diet and nutrition. Participants receive their full salaries for the duration of the course</w:t>
      </w:r>
      <w:r w:rsidRPr="00CF1B47">
        <w:rPr>
          <w:rStyle w:val="StyleBoldUnderline"/>
        </w:rPr>
        <w:t>. Furthermore, all teenagers are educated about sex and sexually transmitted diseases. This is a far cry from the U.S., where many youth receive puritanical “abstinence-only” miseducation, putting them at a greater risk of both unwanted pregnancy and acquiring sexually transmitted diseases.</w:t>
      </w:r>
      <w:r>
        <w:t xml:space="preserve"> </w:t>
      </w:r>
    </w:p>
    <w:p w:rsidR="00BD48B2" w:rsidRDefault="00BD48B2" w:rsidP="00BD48B2"/>
    <w:p w:rsidR="00BD48B2" w:rsidRPr="001D69B6" w:rsidRDefault="00BD48B2" w:rsidP="00BD48B2">
      <w:pPr>
        <w:pStyle w:val="Heading4"/>
      </w:pPr>
      <w:r w:rsidRPr="001D69B6">
        <w:t>Cuba itself is responsible for any impediment to HIV prevention</w:t>
      </w:r>
    </w:p>
    <w:p w:rsidR="00BD48B2" w:rsidRPr="002A2AF7" w:rsidRDefault="00BD48B2" w:rsidP="00BD48B2">
      <w:pPr>
        <w:rPr>
          <w:rStyle w:val="StyleStyleBold12pt"/>
        </w:rPr>
      </w:pPr>
      <w:r w:rsidRPr="002A2AF7">
        <w:rPr>
          <w:rStyle w:val="StyleStyleBold12pt"/>
        </w:rPr>
        <w:t>Hansen and Groce 2003</w:t>
      </w:r>
    </w:p>
    <w:p w:rsidR="00BD48B2" w:rsidRDefault="00BD48B2" w:rsidP="00BD48B2">
      <w:r>
        <w:t>Helena Hansen and Nora Groce, PhD, Yale University School of Medicine, New Haven, Con, “Human Immunodeficiency Virus and Quarantine in Cuba” American Medical Association reprinted from JAMA, December 3, 2003—Vol 290, No. 21  http://www.hawaii.edu/hivandaids/HIV_and_Quaratine_in_Cuba.pdf</w:t>
      </w:r>
    </w:p>
    <w:p w:rsidR="00BD48B2" w:rsidRDefault="00BD48B2" w:rsidP="00BD48B2"/>
    <w:p w:rsidR="00BD48B2" w:rsidRPr="001D69B6" w:rsidRDefault="00BD48B2" w:rsidP="00BD48B2">
      <w:pPr>
        <w:rPr>
          <w:rStyle w:val="StyleBoldUnderline"/>
        </w:rPr>
      </w:pPr>
      <w:r>
        <w:t xml:space="preserve">Although residence in HIV sanatoriums is no longer mandatory for HIV-positive Cubans, Cuba continues to rely on the sanatorium system as transitional counseling and care facilities. 13 In 1997, the Cuban health  ministry announced that Cuba’s HIV infection rate was rising. 14 Since Cuba’s economic crisis in the early 1990s, tourism has generated 43% of Cuba’s balance of payments. 14 </w:t>
      </w:r>
      <w:r w:rsidRPr="001D69B6">
        <w:rPr>
          <w:rStyle w:val="StyleBoldUnderline"/>
        </w:rPr>
        <w:t>No longer socially isolated, Cuba is home to what the international press describes as a prominent sex trade in Havana centered on tourists.10</w:t>
      </w:r>
    </w:p>
    <w:p w:rsidR="00BD48B2" w:rsidRPr="001D69B6" w:rsidRDefault="00BD48B2" w:rsidP="00BD48B2">
      <w:pPr>
        <w:rPr>
          <w:rStyle w:val="StyleBoldUnderline"/>
        </w:rPr>
      </w:pPr>
      <w:r w:rsidRPr="001D69B6">
        <w:rPr>
          <w:rStyle w:val="StyleBoldUnderline"/>
        </w:rPr>
        <w:t>Cuba’s prohibition of unofficial community-based health activism may have impeded grassroots HIV preven-</w:t>
      </w:r>
    </w:p>
    <w:p w:rsidR="00BD48B2" w:rsidRDefault="00BD48B2" w:rsidP="00BD48B2">
      <w:r w:rsidRPr="001D69B6">
        <w:rPr>
          <w:rStyle w:val="StyleBoldUnderline"/>
        </w:rPr>
        <w:t>tion efforts,</w:t>
      </w:r>
      <w:r>
        <w:t xml:space="preserve"> especially among groups contributing to the majority of new infections, such as men who have sex with men. 15 Meanwhile, sexually active Cubans in Havana have reported feeling less susceptible to HIV infection via sexual transmission because of Cuba’s rigorous and successful public health measures in controlling infection rates.</w:t>
      </w:r>
    </w:p>
    <w:p w:rsidR="00BD48B2" w:rsidRDefault="00BD48B2" w:rsidP="00BD48B2"/>
    <w:p w:rsidR="00E54783" w:rsidRDefault="00E54783" w:rsidP="00E54783">
      <w:pPr>
        <w:pStyle w:val="Heading1"/>
      </w:pPr>
      <w:r>
        <w:rPr>
          <w:b w:val="0"/>
          <w:bCs w:val="0"/>
        </w:rPr>
        <w:t xml:space="preserve">Statism </w:t>
      </w:r>
    </w:p>
    <w:p w:rsidR="00E54783" w:rsidRDefault="00E54783" w:rsidP="00E54783"/>
    <w:p w:rsidR="00E54783" w:rsidRDefault="00E54783" w:rsidP="00E54783">
      <w:pPr>
        <w:pStyle w:val="Heading4"/>
      </w:pPr>
      <w:r>
        <w:rPr>
          <w:b w:val="0"/>
          <w:bCs w:val="0"/>
        </w:rPr>
        <w:t xml:space="preserve">Obama is a statist </w:t>
      </w:r>
    </w:p>
    <w:p w:rsidR="00E54783" w:rsidRDefault="00E54783" w:rsidP="00E54783">
      <w:pPr>
        <w:rPr>
          <w:rStyle w:val="StyleStyleBold12pt"/>
        </w:rPr>
      </w:pPr>
      <w:r>
        <w:rPr>
          <w:rStyle w:val="StyleStyleBold12pt"/>
        </w:rPr>
        <w:t xml:space="preserve">Crane 2009 </w:t>
      </w:r>
    </w:p>
    <w:p w:rsidR="00E54783" w:rsidRDefault="00E54783" w:rsidP="00E54783">
      <w:pPr>
        <w:rPr>
          <w:sz w:val="22"/>
        </w:rPr>
      </w:pPr>
      <w:r>
        <w:t xml:space="preserve">[Edward, founder/president of Cato Institute , B.S. from the University of California, Berkeley and an MBA from the University of Southern California “Obama Is a Statist, Not a Socialist” 4/29/09 </w:t>
      </w:r>
      <w:hyperlink r:id="rId72" w:history="1">
        <w:r>
          <w:rPr>
            <w:rStyle w:val="Hyperlink"/>
          </w:rPr>
          <w:t>http://www.cato.org/publications/commentary/obama-is-statist-not-socialist</w:t>
        </w:r>
      </w:hyperlink>
      <w:r>
        <w:t>]</w:t>
      </w:r>
    </w:p>
    <w:p w:rsidR="00E54783" w:rsidRDefault="00E54783" w:rsidP="00E54783"/>
    <w:p w:rsidR="00E54783" w:rsidRDefault="00E54783" w:rsidP="00E54783">
      <w:r>
        <w:rPr>
          <w:rStyle w:val="StyleBoldUnderline"/>
        </w:rPr>
        <w:t>Pres. Barack Obama</w:t>
      </w:r>
      <w:r>
        <w:t xml:space="preserve"> is not a socialist. He </w:t>
      </w:r>
      <w:r>
        <w:rPr>
          <w:rStyle w:val="StyleBoldUnderline"/>
        </w:rPr>
        <w:t>is a thoroughgoing statist, perhaps the worst in American history.</w:t>
      </w:r>
      <w:r>
        <w:t xml:space="preserve"> </w:t>
      </w:r>
      <w:r>
        <w:rPr>
          <w:rStyle w:val="StyleBoldUnderline"/>
        </w:rPr>
        <w:t>And with Wilson, FDR, and LBJ, he’s got some serious competition.</w:t>
      </w:r>
      <w:r>
        <w:t xml:space="preserve"> Republicans in Congress lack the leadership to challenge the president’s audacious power grabs. More important, they lack any serious philosophical basis for doing so. The acronym RINO is an oxymoron, for the name “Republican” in fact designates someone with a commitment to nothing more than maintaining political power. The purpose of maintaining that power is to, well, maintain that power.</w:t>
      </w:r>
    </w:p>
    <w:p w:rsidR="00E54783" w:rsidRDefault="00E54783" w:rsidP="00D17C4E"/>
    <w:p w:rsidR="00ED3DF0" w:rsidRDefault="00464AB3" w:rsidP="00ED3DF0">
      <w:pPr>
        <w:pStyle w:val="Heading1"/>
      </w:pPr>
      <w:r>
        <w:t>Terrorism</w:t>
      </w:r>
      <w:r w:rsidR="00FD7402">
        <w:t>/Security</w:t>
      </w:r>
      <w:r>
        <w:t xml:space="preserve"> threat</w:t>
      </w:r>
    </w:p>
    <w:p w:rsidR="00E462B2" w:rsidRPr="00EE20FA" w:rsidRDefault="00E462B2" w:rsidP="00E462B2">
      <w:pPr>
        <w:pStyle w:val="Heading4"/>
      </w:pPr>
      <w:r>
        <w:t>Cannot engage the Castro Regime: Cuba is still a threat</w:t>
      </w:r>
    </w:p>
    <w:p w:rsidR="00E462B2" w:rsidRDefault="00E462B2" w:rsidP="00E462B2">
      <w:pPr>
        <w:rPr>
          <w:b/>
          <w:sz w:val="24"/>
          <w:u w:val="single"/>
        </w:rPr>
      </w:pPr>
    </w:p>
    <w:p w:rsidR="00E462B2" w:rsidRPr="00EE20FA" w:rsidRDefault="00E462B2" w:rsidP="00E462B2">
      <w:pPr>
        <w:rPr>
          <w:rStyle w:val="StyleStyleBold12pt"/>
        </w:rPr>
      </w:pPr>
      <w:r w:rsidRPr="00EE20FA">
        <w:rPr>
          <w:rStyle w:val="StyleStyleBold12pt"/>
        </w:rPr>
        <w:t>Weissenstein and Orsi, 2013</w:t>
      </w:r>
    </w:p>
    <w:p w:rsidR="00E462B2" w:rsidRDefault="00E462B2" w:rsidP="00E462B2">
      <w:pPr>
        <w:rPr>
          <w:b/>
          <w:sz w:val="24"/>
          <w:u w:val="single"/>
        </w:rPr>
      </w:pPr>
    </w:p>
    <w:p w:rsidR="00E462B2" w:rsidRPr="0069582C" w:rsidRDefault="00E462B2" w:rsidP="00E462B2">
      <w:r>
        <w:t xml:space="preserve">Michael Weissenstein and Peter Orsi, Time World, “NKorea Arms Seizure Could Hurt U.S.-Cuba Détente”, July 17, 2013, </w:t>
      </w:r>
      <w:hyperlink r:id="rId73" w:history="1">
        <w:r w:rsidRPr="0069582C">
          <w:rPr>
            <w:color w:val="0000FF"/>
            <w:u w:val="single"/>
          </w:rPr>
          <w:t>http://world.time.com/2013/07/17/nkorea-to-panama-free-detained-freighter-and-crew/</w:t>
        </w:r>
      </w:hyperlink>
      <w:r>
        <w:t>, found 7/18/2013, TK</w:t>
      </w:r>
    </w:p>
    <w:p w:rsidR="00E462B2" w:rsidRDefault="00E462B2" w:rsidP="00E462B2"/>
    <w:p w:rsidR="00E462B2" w:rsidRDefault="00E462B2" w:rsidP="00E462B2">
      <w:r>
        <w:t>The reaction from Washington has been mixed, with the State Department holding back any formal condemnation until more information is released by Panamanian authorities while anti-Castro lawmakers have denounced the incident as another reason that Cuba is a dangerous nation.</w:t>
      </w:r>
    </w:p>
    <w:p w:rsidR="00E462B2" w:rsidRDefault="00E462B2" w:rsidP="00E462B2">
      <w:pPr>
        <w:rPr>
          <w:b/>
          <w:u w:val="single"/>
        </w:rPr>
      </w:pPr>
      <w:r w:rsidRPr="007E5E13">
        <w:rPr>
          <w:b/>
          <w:highlight w:val="yellow"/>
          <w:u w:val="single"/>
        </w:rPr>
        <w:t>“The fact that missile equipment was caught being shipped from Cuba to North Korea reaffirms the dangerous threats faced by our nation due to the nefarious activities by these two rogue regimes</w:t>
      </w:r>
      <w:r>
        <w:t xml:space="preserve">,” said Florida Republican Congresswoman </w:t>
      </w:r>
      <w:r w:rsidRPr="007E5E13">
        <w:rPr>
          <w:b/>
          <w:highlight w:val="yellow"/>
          <w:u w:val="single"/>
        </w:rPr>
        <w:t>Ileana Ros-Lehtinen</w:t>
      </w:r>
      <w:r>
        <w:t xml:space="preserve"> in a press release</w:t>
      </w:r>
      <w:r w:rsidRPr="007E5E13">
        <w:rPr>
          <w:b/>
          <w:highlight w:val="yellow"/>
          <w:u w:val="single"/>
        </w:rPr>
        <w:t>. “This incident should serve as a wake-up call to the administration, which over the past few months has been leading an apparent effort to normalize relations with Cuba, that it cannot continue to engage the Castro regime.”</w:t>
      </w:r>
    </w:p>
    <w:p w:rsidR="00E462B2" w:rsidRDefault="00E462B2" w:rsidP="00E462B2">
      <w:pPr>
        <w:rPr>
          <w:b/>
          <w:u w:val="single"/>
        </w:rPr>
      </w:pPr>
    </w:p>
    <w:p w:rsidR="00E462B2" w:rsidRDefault="00E462B2" w:rsidP="00E462B2">
      <w:pPr>
        <w:rPr>
          <w:b/>
          <w:u w:val="single"/>
        </w:rPr>
      </w:pPr>
    </w:p>
    <w:p w:rsidR="003F47BC" w:rsidRPr="00056B51" w:rsidRDefault="003F47BC" w:rsidP="003F47BC">
      <w:pPr>
        <w:pStyle w:val="Heading4"/>
      </w:pPr>
      <w:r w:rsidRPr="00056B51">
        <w:t>Cuba not cooperating with the US on counterterrorism</w:t>
      </w:r>
    </w:p>
    <w:p w:rsidR="003F47BC" w:rsidRDefault="003F47BC" w:rsidP="003F47BC">
      <w:pPr>
        <w:pStyle w:val="NormalWeb"/>
        <w:spacing w:after="0" w:line="285" w:lineRule="atLeast"/>
        <w:textAlignment w:val="baseline"/>
        <w:rPr>
          <w:rFonts w:ascii="Trebuchet MS" w:hAnsi="Trebuchet MS"/>
          <w:color w:val="000000"/>
        </w:rPr>
      </w:pPr>
    </w:p>
    <w:p w:rsidR="003F47BC" w:rsidRPr="00056B51" w:rsidRDefault="003F47BC" w:rsidP="003F47BC">
      <w:pPr>
        <w:rPr>
          <w:rStyle w:val="StyleStyleBold12pt"/>
        </w:rPr>
      </w:pPr>
      <w:r w:rsidRPr="00056B51">
        <w:rPr>
          <w:rStyle w:val="StyleStyleBold12pt"/>
        </w:rPr>
        <w:t>Arab Herald 2013</w:t>
      </w:r>
    </w:p>
    <w:p w:rsidR="003F47BC" w:rsidRPr="00056B51" w:rsidRDefault="008B0AE2" w:rsidP="003F47BC">
      <w:hyperlink r:id="rId74" w:history="1">
        <w:r w:rsidR="003F47BC" w:rsidRPr="00056B51">
          <w:rPr>
            <w:rStyle w:val="Hyperlink"/>
          </w:rPr>
          <w:t>Arab</w:t>
        </w:r>
      </w:hyperlink>
      <w:r w:rsidR="003F47BC" w:rsidRPr="00056B51">
        <w:t xml:space="preserve"> Herald, May 2, 2013, US doesn't intend to remove Cuba from terror list, </w:t>
      </w:r>
      <w:hyperlink r:id="rId75" w:history="1">
        <w:r w:rsidR="003F47BC" w:rsidRPr="00056B51">
          <w:rPr>
            <w:rStyle w:val="Hyperlink"/>
          </w:rPr>
          <w:t>http://story.arabherald.com/index.php/sid/214248221</w:t>
        </w:r>
      </w:hyperlink>
    </w:p>
    <w:p w:rsidR="003F47BC" w:rsidRDefault="003F47BC" w:rsidP="003F47BC">
      <w:pPr>
        <w:pStyle w:val="NormalWeb"/>
        <w:spacing w:after="0" w:line="285" w:lineRule="atLeast"/>
        <w:textAlignment w:val="baseline"/>
        <w:rPr>
          <w:rFonts w:ascii="Trebuchet MS" w:hAnsi="Trebuchet MS"/>
          <w:color w:val="000000"/>
        </w:rPr>
      </w:pPr>
    </w:p>
    <w:p w:rsidR="003F47BC" w:rsidRPr="00056B51" w:rsidRDefault="003F47BC" w:rsidP="003F47BC">
      <w:r>
        <w:t xml:space="preserve">Cuba has been on the state sponsors list since 1982. Havana is </w:t>
      </w:r>
      <w:r w:rsidRPr="00056B51">
        <w:t>also is on a separate U.S. government list, with Venezuela and others, of countries that are not "cooperating fully with United States antiterrorism efforts. government list, with Venezuela and others, of countries that are not "cooperating fully with United States antiterrorism efforts. "</w:t>
      </w:r>
    </w:p>
    <w:p w:rsidR="003F47BC" w:rsidRDefault="003F47BC" w:rsidP="003F47BC"/>
    <w:p w:rsidR="003F47BC" w:rsidRDefault="003F47BC" w:rsidP="003F47BC"/>
    <w:p w:rsidR="003F47BC" w:rsidRDefault="003F47BC" w:rsidP="003F47BC">
      <w:pPr>
        <w:pStyle w:val="Heading4"/>
        <w:rPr>
          <w:rStyle w:val="StyleBoldUnderline"/>
          <w:u w:val="none"/>
        </w:rPr>
      </w:pPr>
      <w:r>
        <w:rPr>
          <w:rStyle w:val="StyleBoldUnderline"/>
          <w:u w:val="none"/>
        </w:rPr>
        <w:t>Cuba engages in espionage against the US</w:t>
      </w:r>
    </w:p>
    <w:p w:rsidR="003F47BC" w:rsidRPr="00C62387" w:rsidRDefault="003F47BC" w:rsidP="003F47BC">
      <w:pPr>
        <w:rPr>
          <w:rStyle w:val="StyleStyleBold12pt"/>
        </w:rPr>
      </w:pPr>
      <w:r w:rsidRPr="00C62387">
        <w:rPr>
          <w:rStyle w:val="StyleStyleBold12pt"/>
        </w:rPr>
        <w:t>Brewer 2013</w:t>
      </w:r>
    </w:p>
    <w:p w:rsidR="003F47BC" w:rsidRPr="005B7CF9" w:rsidRDefault="003F47BC" w:rsidP="003F47BC">
      <w:r w:rsidRPr="00FA020C">
        <w:t>Jeremy Brewer,</w:t>
      </w:r>
      <w:r>
        <w:t xml:space="preserve"> </w:t>
      </w:r>
      <w:r w:rsidRPr="005B7CF9">
        <w:t xml:space="preserve">C.E.O. of Criminal Justice International Associates, a global threat mitigation firm Mexidata, </w:t>
      </w:r>
      <w:r w:rsidRPr="00FA020C">
        <w:t>May 6, 2013,</w:t>
      </w:r>
      <w:r w:rsidRPr="005B7CF9">
        <w:t xml:space="preserve"> </w:t>
      </w:r>
      <w:r>
        <w:t>“</w:t>
      </w:r>
      <w:r w:rsidRPr="005B7CF9">
        <w:t>Political Change in Cuba so that Everything Remains the Same</w:t>
      </w:r>
      <w:r>
        <w:t>”</w:t>
      </w:r>
      <w:r w:rsidRPr="005B7CF9">
        <w:t xml:space="preserve"> </w:t>
      </w:r>
    </w:p>
    <w:p w:rsidR="003F47BC" w:rsidRPr="00C62387" w:rsidRDefault="003F47BC" w:rsidP="003F47BC">
      <w:pPr>
        <w:rPr>
          <w:rStyle w:val="StyleBoldUnderline"/>
          <w:u w:val="none"/>
        </w:rPr>
      </w:pPr>
      <w:r w:rsidRPr="00C62387">
        <w:rPr>
          <w:rStyle w:val="StyleBoldUnderline"/>
          <w:u w:val="none"/>
        </w:rPr>
        <w:t>http://www.mexidata.info/id3612.html</w:t>
      </w:r>
    </w:p>
    <w:p w:rsidR="003F47BC" w:rsidRPr="00FA020C" w:rsidRDefault="003F47BC" w:rsidP="003F47BC">
      <w:pPr>
        <w:rPr>
          <w:rStyle w:val="StyleBoldUnderline"/>
          <w:u w:val="none"/>
        </w:rPr>
      </w:pPr>
    </w:p>
    <w:p w:rsidR="003F47BC" w:rsidRDefault="003F47BC" w:rsidP="003F47BC">
      <w:pPr>
        <w:rPr>
          <w:rStyle w:val="StyleBoldUnderline"/>
          <w:u w:val="none"/>
        </w:rPr>
      </w:pPr>
      <w:r w:rsidRPr="00FA020C">
        <w:rPr>
          <w:rStyle w:val="StyleBoldUnderline"/>
          <w:u w:val="none"/>
        </w:rPr>
        <w:t>Documented threats of Cuban intelligence plots against the U.S. continue to emerge. For example, the "WASP network" consisted of Cuban spies sent to the United States "to harm our interests and kill American citizens," and the Cuban Five (WASP associates) were convicted of trying to penetrate U.S. military installations. Furthermore, Cuban spy Ana Belen Montes provided highly classified information to Cuba that was believed to have caused the deaths of U.S. servicemen and agents operating in Latin America.</w:t>
      </w:r>
    </w:p>
    <w:p w:rsidR="003F47BC" w:rsidRDefault="003F47BC" w:rsidP="003F47BC">
      <w:pPr>
        <w:rPr>
          <w:rStyle w:val="StyleBoldUnderline"/>
          <w:u w:val="none"/>
        </w:rPr>
      </w:pPr>
    </w:p>
    <w:p w:rsidR="003F47BC" w:rsidRPr="00FA020C" w:rsidRDefault="003F47BC" w:rsidP="003F47BC">
      <w:pPr>
        <w:rPr>
          <w:rStyle w:val="StyleBoldUnderline"/>
          <w:u w:val="none"/>
        </w:rPr>
      </w:pPr>
    </w:p>
    <w:p w:rsidR="003F47BC" w:rsidRDefault="003F47BC" w:rsidP="003F47BC">
      <w:pPr>
        <w:rPr>
          <w:b/>
          <w:u w:val="single"/>
        </w:rPr>
      </w:pPr>
    </w:p>
    <w:p w:rsidR="003F47BC" w:rsidRDefault="003F47BC" w:rsidP="003F47BC">
      <w:pPr>
        <w:rPr>
          <w:b/>
          <w:u w:val="single"/>
        </w:rPr>
      </w:pPr>
    </w:p>
    <w:p w:rsidR="003F47BC" w:rsidRPr="00DC13D0" w:rsidRDefault="003F47BC" w:rsidP="003F47BC">
      <w:pPr>
        <w:pStyle w:val="Heading4"/>
        <w:rPr>
          <w:sz w:val="20"/>
        </w:rPr>
      </w:pPr>
      <w:r>
        <w:t>Cuban espionage threatens US</w:t>
      </w:r>
    </w:p>
    <w:p w:rsidR="003F47BC" w:rsidRPr="00091FDF" w:rsidRDefault="003F47BC" w:rsidP="003F47BC">
      <w:pPr>
        <w:rPr>
          <w:rStyle w:val="StyleStyleBold12pt"/>
        </w:rPr>
      </w:pPr>
      <w:r w:rsidRPr="00091FDF">
        <w:rPr>
          <w:rStyle w:val="StyleStyleBold12pt"/>
        </w:rPr>
        <w:t>Simmons 2013</w:t>
      </w:r>
    </w:p>
    <w:p w:rsidR="003F47BC" w:rsidRPr="00DC13D0" w:rsidRDefault="003F47BC" w:rsidP="003F47BC">
      <w:pPr>
        <w:rPr>
          <w:szCs w:val="20"/>
        </w:rPr>
      </w:pPr>
      <w:r w:rsidRPr="00DC13D0">
        <w:rPr>
          <w:szCs w:val="20"/>
        </w:rPr>
        <w:t>Chris Simmons, a former DIA counterintelligence Cuba analyst,</w:t>
      </w:r>
    </w:p>
    <w:p w:rsidR="003F47BC" w:rsidRPr="00DC13D0" w:rsidRDefault="003F47BC" w:rsidP="003F47BC">
      <w:pPr>
        <w:rPr>
          <w:szCs w:val="20"/>
        </w:rPr>
      </w:pPr>
      <w:r w:rsidRPr="00DC13D0">
        <w:rPr>
          <w:szCs w:val="20"/>
        </w:rPr>
        <w:t>Capital Hill Cubans “Cuba Remains an Intel Threat” February 14, 2013</w:t>
      </w:r>
    </w:p>
    <w:p w:rsidR="003F47BC" w:rsidRPr="00DC13D0" w:rsidRDefault="003F47BC" w:rsidP="003F47BC">
      <w:pPr>
        <w:rPr>
          <w:szCs w:val="20"/>
        </w:rPr>
      </w:pPr>
      <w:r w:rsidRPr="00DC13D0">
        <w:rPr>
          <w:szCs w:val="20"/>
        </w:rPr>
        <w:t>http://www.capitolhillcubans.com/2013/02/cuba-remains-intel-threat.html</w:t>
      </w:r>
    </w:p>
    <w:p w:rsidR="003F47BC" w:rsidRPr="00DC13D0" w:rsidRDefault="003F47BC" w:rsidP="003F47BC">
      <w:pPr>
        <w:rPr>
          <w:szCs w:val="20"/>
        </w:rPr>
      </w:pPr>
    </w:p>
    <w:p w:rsidR="003F47BC" w:rsidRPr="00091FDF" w:rsidRDefault="003F47BC" w:rsidP="003F47BC">
      <w:pPr>
        <w:rPr>
          <w:rStyle w:val="StyleBoldUnderline"/>
        </w:rPr>
      </w:pPr>
      <w:r w:rsidRPr="00091FDF">
        <w:rPr>
          <w:rStyle w:val="StyleBoldUnderline"/>
        </w:rPr>
        <w:t>Last year, the Director of the Defense Intelligence Agency (DIA) told the Senate Armed Services Committee “Cuba remains the predominant foreign intelligence threat to the United States emanating from Latin America.”</w:t>
      </w:r>
    </w:p>
    <w:p w:rsidR="003F47BC" w:rsidRPr="00DC13D0" w:rsidRDefault="003F47BC" w:rsidP="003F47BC">
      <w:pPr>
        <w:rPr>
          <w:szCs w:val="20"/>
        </w:rPr>
      </w:pPr>
    </w:p>
    <w:p w:rsidR="003F47BC" w:rsidRPr="00DC13D0" w:rsidRDefault="003F47BC" w:rsidP="003F47BC">
      <w:pPr>
        <w:rPr>
          <w:szCs w:val="20"/>
        </w:rPr>
      </w:pPr>
      <w:r w:rsidRPr="00DC13D0">
        <w:rPr>
          <w:szCs w:val="20"/>
        </w:rPr>
        <w:t>Shortly thereafter, former Director of the National Counterintelligence Executive, Michelle Van Cleave, testified before the House Committee on Foreign Affairs that “…measured by its reach, history, objectives and success against us, Cuba is easily within the Top Ten list worldwide.”</w:t>
      </w:r>
    </w:p>
    <w:p w:rsidR="003F47BC" w:rsidRPr="00DC13D0" w:rsidRDefault="003F47BC" w:rsidP="003F47BC">
      <w:pPr>
        <w:rPr>
          <w:szCs w:val="20"/>
        </w:rPr>
      </w:pPr>
    </w:p>
    <w:p w:rsidR="003F47BC" w:rsidRPr="00091FDF" w:rsidRDefault="003F47BC" w:rsidP="003F47BC">
      <w:pPr>
        <w:rPr>
          <w:rStyle w:val="StyleBoldUnderline"/>
        </w:rPr>
      </w:pPr>
      <w:r w:rsidRPr="00091FDF">
        <w:rPr>
          <w:rStyle w:val="StyleBoldUnderline"/>
        </w:rPr>
        <w:t>Cuba earned its position as “Intelligence Trafficker to the World” by stealing U.S. secrets, not necessarily hacking our computers.</w:t>
      </w:r>
      <w:r w:rsidRPr="00DC13D0">
        <w:rPr>
          <w:szCs w:val="20"/>
        </w:rPr>
        <w:t xml:space="preserve"> Knowing this, it is disingenuous for Washington to split hairs between old-school “economic espionage” and “cyber-espionage directed against economic targets.” Everyone understands that Washington insiders exploit the cyber threat to generate publicity for themselves and funding for their projects</w:t>
      </w:r>
      <w:r w:rsidRPr="00091FDF">
        <w:rPr>
          <w:rStyle w:val="StyleBoldUnderline"/>
        </w:rPr>
        <w:t>. It’s time for the administration to stop minimizing the threat from Havana and revitalize our counterintelligence services so they can better identify and destroy foreign spy services operating in America.</w:t>
      </w:r>
    </w:p>
    <w:p w:rsidR="003F47BC" w:rsidRPr="00DC13D0" w:rsidRDefault="003F47BC" w:rsidP="003F47BC">
      <w:pPr>
        <w:rPr>
          <w:szCs w:val="20"/>
        </w:rPr>
      </w:pPr>
    </w:p>
    <w:p w:rsidR="003F47BC" w:rsidRPr="00DC13D0" w:rsidRDefault="003F47BC" w:rsidP="003F47BC">
      <w:pPr>
        <w:rPr>
          <w:szCs w:val="20"/>
        </w:rPr>
      </w:pPr>
    </w:p>
    <w:p w:rsidR="003F47BC" w:rsidRPr="00DC13D0" w:rsidRDefault="003F47BC" w:rsidP="003F47BC">
      <w:pPr>
        <w:pStyle w:val="Heading4"/>
        <w:rPr>
          <w:sz w:val="20"/>
        </w:rPr>
      </w:pPr>
      <w:r>
        <w:t>Empiracally, Cuban spys have compromised the US</w:t>
      </w:r>
    </w:p>
    <w:p w:rsidR="003F47BC" w:rsidRPr="00091FDF" w:rsidRDefault="003F47BC" w:rsidP="003F47BC">
      <w:pPr>
        <w:rPr>
          <w:rStyle w:val="StyleStyleBold12pt"/>
        </w:rPr>
      </w:pPr>
      <w:r w:rsidRPr="00091FDF">
        <w:rPr>
          <w:rStyle w:val="StyleStyleBold12pt"/>
        </w:rPr>
        <w:t>Simmons 2013</w:t>
      </w:r>
    </w:p>
    <w:p w:rsidR="003F47BC" w:rsidRPr="00DC13D0" w:rsidRDefault="003F47BC" w:rsidP="003F47BC">
      <w:pPr>
        <w:rPr>
          <w:szCs w:val="20"/>
        </w:rPr>
      </w:pPr>
      <w:r w:rsidRPr="00DC13D0">
        <w:rPr>
          <w:szCs w:val="20"/>
        </w:rPr>
        <w:t>Chris Simmons, a former DIA counterintelligence Cuba analyst,  Cuba Confidential February 14, 2013</w:t>
      </w:r>
    </w:p>
    <w:p w:rsidR="003F47BC" w:rsidRPr="00DC13D0" w:rsidRDefault="003F47BC" w:rsidP="003F47BC">
      <w:pPr>
        <w:rPr>
          <w:szCs w:val="20"/>
        </w:rPr>
      </w:pPr>
      <w:r w:rsidRPr="00DC13D0">
        <w:rPr>
          <w:szCs w:val="20"/>
        </w:rPr>
        <w:t>http://cubaconfidential.wordpress.com/2013/02/14/oped-forgotten-cuba-is-washington-playing-word-games-in-latest-espionage-estimate/</w:t>
      </w:r>
    </w:p>
    <w:p w:rsidR="003F47BC" w:rsidRPr="00DC13D0" w:rsidRDefault="003F47BC" w:rsidP="003F47BC">
      <w:pPr>
        <w:rPr>
          <w:szCs w:val="20"/>
        </w:rPr>
      </w:pPr>
      <w:r w:rsidRPr="00091FDF">
        <w:rPr>
          <w:rStyle w:val="StyleBoldUnderline"/>
        </w:rPr>
        <w:t xml:space="preserve">Cuba, for example, runs the largest Signals Intelligence (SIGINT) complex in the Western Hemisphere outside </w:t>
      </w:r>
      <w:r w:rsidRPr="00DC13D0">
        <w:rPr>
          <w:szCs w:val="20"/>
        </w:rPr>
        <w:t>of our own National Security Agency (NSA). Since the 1960s, economic espionage has been a priority for the DI. For example, a declassified CIA report noted that in 1964, Havana appointed General Directorate of Intelligence (DGI) officer Orestes Guillermo Ruiz Perez as Vice-Minister for Economics within the Ministry of Foreign Trade. Separate CIA documents stated that in 1973, DGI officer Alberto Betancourt Roa served as president of Cuba’s Chamber of Commerce. During 1986-1987, he served as Vice-Minister of Cuba’s Ministry of Foreign Trade. By the early 1990s, Betancourt headed Cubazucar, the national sugar corporation.</w:t>
      </w:r>
    </w:p>
    <w:p w:rsidR="003F47BC" w:rsidRPr="00DC13D0" w:rsidRDefault="003F47BC" w:rsidP="003F47BC">
      <w:pPr>
        <w:rPr>
          <w:szCs w:val="20"/>
        </w:rPr>
      </w:pPr>
    </w:p>
    <w:p w:rsidR="003F47BC" w:rsidRPr="00DC13D0" w:rsidRDefault="003F47BC" w:rsidP="003F47BC">
      <w:pPr>
        <w:rPr>
          <w:szCs w:val="20"/>
        </w:rPr>
      </w:pPr>
      <w:r w:rsidRPr="00091FDF">
        <w:rPr>
          <w:rStyle w:val="StyleBoldUnderline"/>
        </w:rPr>
        <w:t>A key example of Havana’s success in economic espionage is the case of Guillermo “Bill” Gaede,</w:t>
      </w:r>
      <w:r w:rsidRPr="00DC13D0">
        <w:rPr>
          <w:szCs w:val="20"/>
        </w:rPr>
        <w:t xml:space="preserve"> In the 1980s</w:t>
      </w:r>
      <w:r w:rsidRPr="00091FDF">
        <w:rPr>
          <w:rStyle w:val="StyleBoldUnderline"/>
        </w:rPr>
        <w:t>, Cuba recruited Gaede to steal information on computer software</w:t>
      </w:r>
      <w:r w:rsidRPr="00DC13D0">
        <w:rPr>
          <w:szCs w:val="20"/>
        </w:rPr>
        <w:t xml:space="preserve"> and provide it to case officers in Mexico. </w:t>
      </w:r>
      <w:r w:rsidRPr="00091FDF">
        <w:rPr>
          <w:rStyle w:val="StyleBoldUnderline"/>
        </w:rPr>
        <w:t>Havana, in turn, passed the information to the USSR and East Germany</w:t>
      </w:r>
      <w:r w:rsidRPr="00DC13D0">
        <w:rPr>
          <w:szCs w:val="20"/>
        </w:rPr>
        <w:t xml:space="preserve"> until the end of the Cold War. Gaede, an Argentine communist and software engineer, worked for Advanced Micro Devices, Incorporated in Sunnyvale, California from 1979-1993. He provided Cuba with AMD specs, designs, “Blue Books,” masks, wafers, and small measuring devices.</w:t>
      </w:r>
    </w:p>
    <w:p w:rsidR="003F47BC" w:rsidRPr="00DC13D0" w:rsidRDefault="003F47BC" w:rsidP="003F47BC">
      <w:pPr>
        <w:rPr>
          <w:szCs w:val="20"/>
        </w:rPr>
      </w:pPr>
    </w:p>
    <w:p w:rsidR="003F47BC" w:rsidRPr="00DC13D0" w:rsidRDefault="003F47BC" w:rsidP="003F47BC">
      <w:pPr>
        <w:rPr>
          <w:szCs w:val="20"/>
        </w:rPr>
      </w:pPr>
      <w:r w:rsidRPr="00091FDF">
        <w:rPr>
          <w:rStyle w:val="StyleBoldUnderline"/>
        </w:rPr>
        <w:t>Experts said Russia, with whom Cuba shared its stolen information, possibly narrowed the US technology lead by exploiting the chip designs and manufacturing techniques,</w:t>
      </w:r>
      <w:r w:rsidRPr="00DC13D0">
        <w:rPr>
          <w:szCs w:val="20"/>
        </w:rPr>
        <w:t xml:space="preserve"> which AMD spent millions of dollars to develop. Experts opined that Gaede’s damage was limited, as the technology used in the semiconductor industry advances so quickly that designs and manufacturing techniques quickly become outdated. However, the damage control provided by the experts failed to address the true effect of systematic and long-term economic espionage.</w:t>
      </w:r>
    </w:p>
    <w:p w:rsidR="003F47BC" w:rsidRPr="00DC13D0" w:rsidRDefault="003F47BC" w:rsidP="003F47BC">
      <w:pPr>
        <w:rPr>
          <w:szCs w:val="20"/>
        </w:rPr>
      </w:pPr>
    </w:p>
    <w:p w:rsidR="003F47BC" w:rsidRPr="00DC13D0" w:rsidRDefault="003F47BC" w:rsidP="003F47BC">
      <w:pPr>
        <w:rPr>
          <w:szCs w:val="20"/>
        </w:rPr>
      </w:pPr>
      <w:r w:rsidRPr="00091FDF">
        <w:rPr>
          <w:rStyle w:val="StyleBoldUnderline"/>
        </w:rPr>
        <w:t>Gaede</w:t>
      </w:r>
      <w:r w:rsidRPr="00DC13D0">
        <w:rPr>
          <w:szCs w:val="20"/>
        </w:rPr>
        <w:t xml:space="preserve"> later claimed his initial motivation was his belief in communism, but this motivation waned after he repeatedly traveled to Cuba and became disillusioned. He left AMD in 1993 because of mistaken fears that the company would soon detect his misconduct. The technology giant Intel then hired him and greed became his motivator. He filmed the entire process used to make the Pentium chip, down to the smallest technical detail. </w:t>
      </w:r>
      <w:r w:rsidRPr="00091FDF">
        <w:t>He</w:t>
      </w:r>
      <w:r w:rsidRPr="00091FDF">
        <w:rPr>
          <w:rStyle w:val="StyleBoldUnderline"/>
        </w:rPr>
        <w:t xml:space="preserve"> subsequently sold the information to China and Iran,</w:t>
      </w:r>
      <w:r w:rsidRPr="00DC13D0">
        <w:rPr>
          <w:szCs w:val="20"/>
        </w:rPr>
        <w:t xml:space="preserve"> which paid him handsomely. The secrets stolen from ADM and Intel ultimately earned Gaede the nickname, the “The Billion Dollar Spy.” He was arrested in late 1995.</w:t>
      </w:r>
    </w:p>
    <w:p w:rsidR="003F47BC" w:rsidRPr="00DC13D0" w:rsidRDefault="003F47BC" w:rsidP="003F47BC">
      <w:pPr>
        <w:rPr>
          <w:szCs w:val="20"/>
        </w:rPr>
      </w:pPr>
    </w:p>
    <w:p w:rsidR="003F47BC" w:rsidRPr="00DC13D0" w:rsidRDefault="003F47BC" w:rsidP="003F47BC">
      <w:pPr>
        <w:rPr>
          <w:szCs w:val="20"/>
        </w:rPr>
      </w:pPr>
      <w:r w:rsidRPr="00DC13D0">
        <w:rPr>
          <w:szCs w:val="20"/>
        </w:rPr>
        <w:t>The following year, the CIA advised the Senate Select Committee on Intelligence that Cuba ranked sixth of the seven nations worldwide that “extensively engaged in economic espionage” against the US. The CIA rated France as the most serious threat, followed by Israel, China, Russia, Iran, and then Cuba.</w:t>
      </w:r>
      <w:r w:rsidRPr="00091FDF">
        <w:rPr>
          <w:rStyle w:val="StyleBoldUnderline"/>
        </w:rPr>
        <w:t xml:space="preserve"> Havana, it noted, liked to target American firms whose facilities were based outside of the US.</w:t>
      </w:r>
      <w:r w:rsidRPr="00DC13D0">
        <w:rPr>
          <w:szCs w:val="20"/>
        </w:rPr>
        <w:t xml:space="preserve"> In a separate 1996 report, </w:t>
      </w:r>
      <w:r w:rsidRPr="00091FDF">
        <w:rPr>
          <w:rStyle w:val="StyleBoldUnderline"/>
        </w:rPr>
        <w:t>the US government reiterated that Havana collected “political, economic, and military information within the United States.”</w:t>
      </w:r>
      <w:r w:rsidRPr="00DC13D0">
        <w:rPr>
          <w:szCs w:val="20"/>
        </w:rPr>
        <w:t xml:space="preserve"> The report went on to note that the Directorate of Intelligence (DI) had begun targeting those technologies needed to help Cuba’s ailing economy.</w:t>
      </w:r>
    </w:p>
    <w:p w:rsidR="003F47BC" w:rsidRPr="00DC13D0" w:rsidRDefault="003F47BC" w:rsidP="003F47BC">
      <w:pPr>
        <w:rPr>
          <w:szCs w:val="20"/>
        </w:rPr>
      </w:pPr>
    </w:p>
    <w:p w:rsidR="003F47BC" w:rsidRPr="00DC13D0" w:rsidRDefault="003F47BC" w:rsidP="003F47BC">
      <w:pPr>
        <w:rPr>
          <w:szCs w:val="20"/>
        </w:rPr>
      </w:pPr>
    </w:p>
    <w:p w:rsidR="003F47BC" w:rsidRDefault="003F47BC" w:rsidP="003F47BC">
      <w:pPr>
        <w:pStyle w:val="Heading4"/>
      </w:pPr>
      <w:r>
        <w:t>Cuba poses a threat to our national security</w:t>
      </w:r>
    </w:p>
    <w:p w:rsidR="003F47BC" w:rsidRPr="00FA020C" w:rsidRDefault="003F47BC" w:rsidP="003F47BC">
      <w:pPr>
        <w:rPr>
          <w:rStyle w:val="StyleStyleBold12pt"/>
        </w:rPr>
      </w:pPr>
      <w:r w:rsidRPr="00FA020C">
        <w:rPr>
          <w:rStyle w:val="StyleStyleBold12pt"/>
        </w:rPr>
        <w:t>de la Cruz 2013</w:t>
      </w:r>
    </w:p>
    <w:p w:rsidR="003F47BC" w:rsidRDefault="003F47BC" w:rsidP="003F47BC">
      <w:r>
        <w:t xml:space="preserve">Alberto de la Cruz, Writer for Babalu, Press Release U.S. Rep. Ileana Ros-Lehtinen, Feb 21, 2013 </w:t>
      </w:r>
    </w:p>
    <w:p w:rsidR="003F47BC" w:rsidRDefault="008B0AE2" w:rsidP="003F47BC">
      <w:hyperlink r:id="rId76" w:history="1">
        <w:r w:rsidR="003F47BC" w:rsidRPr="009F21B8">
          <w:rPr>
            <w:rStyle w:val="Hyperlink"/>
          </w:rPr>
          <w:t>http://babalublog.com/2013/02/21/ros-lehtinen-cubas-designation-as-a-state-sponsor-of-terrorism-reaffirms-regimes-long-standing-threat-to-u-s-national-security-interests/</w:t>
        </w:r>
      </w:hyperlink>
    </w:p>
    <w:p w:rsidR="003F47BC" w:rsidRDefault="003F47BC" w:rsidP="003F47BC"/>
    <w:p w:rsidR="003F47BC" w:rsidRPr="00FA020C" w:rsidRDefault="003F47BC" w:rsidP="003F47BC">
      <w:pPr>
        <w:rPr>
          <w:rStyle w:val="StyleBoldUnderline"/>
        </w:rPr>
      </w:pPr>
      <w:r w:rsidRPr="00FA020C">
        <w:rPr>
          <w:rStyle w:val="StyleBoldUnderline"/>
        </w:rPr>
        <w:t>Cuba’s Designation as a State Sponsor of Terrorism Reaffirms The Regime’s Long Standing Threat to U.S. National Security Interests, Says Ros-Lehtinen</w:t>
      </w:r>
    </w:p>
    <w:p w:rsidR="003F47BC" w:rsidRDefault="003F47BC" w:rsidP="003F47BC">
      <w:r>
        <w:t>(WASHINGTON) – U.S. Rep. Ileana Ros-Lehtinen (R-FL), Chairman of the Middle East and North Africa Subcommittee, released the following statement regarding Cuba’s designation as a State Sponsor of Terrorism. Statement by Ros-Lehtinen:</w:t>
      </w:r>
    </w:p>
    <w:p w:rsidR="003F47BC" w:rsidRDefault="003F47BC" w:rsidP="003F47BC">
      <w:r>
        <w:t xml:space="preserve"> </w:t>
      </w:r>
    </w:p>
    <w:p w:rsidR="003F47BC" w:rsidRPr="00FA020C" w:rsidRDefault="003F47BC" w:rsidP="003F47BC">
      <w:pPr>
        <w:rPr>
          <w:rStyle w:val="StyleBoldUnderline"/>
        </w:rPr>
      </w:pPr>
      <w:r>
        <w:t xml:space="preserve">"I am relieved that the State Department spokesman stated today that it is not true that Cuba is being considered to be taken off the State Sponsor of Terrorism list. </w:t>
      </w:r>
      <w:r w:rsidRPr="00FA020C">
        <w:rPr>
          <w:rStyle w:val="StyleBoldUnderline"/>
        </w:rPr>
        <w:t>The Castro brothers align themselves with the likes of Ahmadinejad of Iran, al-Assad of Syria, Qaddafi of Libya before his death, along with terrorist groups, such as the FARC and the ETA. Just this week, Ali Saeedlou, Vice-President for International Affairs for fellow State Sponsor of Terrorism Iran, is in Cuba visiting the Castro brothers to expand its collaboration between these pariah states.</w:t>
      </w:r>
    </w:p>
    <w:p w:rsidR="003F47BC" w:rsidRDefault="003F47BC" w:rsidP="003F47BC">
      <w:r>
        <w:t xml:space="preserve"> </w:t>
      </w:r>
    </w:p>
    <w:p w:rsidR="003F47BC" w:rsidRDefault="003F47BC" w:rsidP="003F47BC">
      <w:r w:rsidRPr="00FA020C">
        <w:rPr>
          <w:rStyle w:val="StyleBoldUnderline"/>
        </w:rPr>
        <w:t>"No one can ignore the well documented threats of the Cuban Intelligence Service (CIS). CIS has a longstanding record of expanding their active espionage operation against the U.S.</w:t>
      </w:r>
      <w:r>
        <w:t xml:space="preserve"> The WASP network was an example of Cuban spies sent to the U.S. to harm our interests and kill American citizens. The Cuban Five were convicted of trying to penetrate U.S. military installations and the Ana Belen Montes case reaffirmed the intention of the Castro regime to compromise U.S. national security operations and activities. Montes also provided highly classified information to the Cuban regime which is believed to have caused the death of U.S. servicemen operating in Latin America. </w:t>
      </w:r>
      <w:r w:rsidRPr="00FA020C">
        <w:rPr>
          <w:rStyle w:val="StyleBoldUnderline"/>
        </w:rPr>
        <w:t>The Cuban regime also harbors fugitives of the U.S. justice system, including cop killers, and continues to provide support for Iran’s nuclear ambitions.</w:t>
      </w:r>
      <w:r>
        <w:t xml:space="preserve">  </w:t>
      </w:r>
    </w:p>
    <w:p w:rsidR="003F47BC" w:rsidRDefault="003F47BC" w:rsidP="003F47BC">
      <w:r>
        <w:t xml:space="preserve"> </w:t>
      </w:r>
    </w:p>
    <w:p w:rsidR="003F47BC" w:rsidRDefault="003F47BC" w:rsidP="003F47BC">
      <w:pPr>
        <w:rPr>
          <w:rStyle w:val="StyleBoldUnderline"/>
        </w:rPr>
      </w:pPr>
      <w:r w:rsidRPr="00FA020C">
        <w:rPr>
          <w:rStyle w:val="StyleBoldUnderline"/>
        </w:rPr>
        <w:t xml:space="preserve">"It is important to keep Cuba on the list of State Sponsors of Terrorism because the secretive and dangerous regime conspires with extremist elements around the world and, due to its proximity to the US, poses a threat to our national security.” </w:t>
      </w:r>
    </w:p>
    <w:p w:rsidR="003F47BC" w:rsidRDefault="003F47BC" w:rsidP="003F47BC">
      <w:pPr>
        <w:rPr>
          <w:rStyle w:val="StyleBoldUnderline"/>
        </w:rPr>
      </w:pPr>
    </w:p>
    <w:p w:rsidR="003F47BC" w:rsidRDefault="003F47BC" w:rsidP="003F47BC">
      <w:pPr>
        <w:rPr>
          <w:rStyle w:val="StyleBoldUnderline"/>
          <w:u w:val="none"/>
        </w:rPr>
      </w:pPr>
    </w:p>
    <w:p w:rsidR="003F47BC" w:rsidRDefault="003F47BC" w:rsidP="003F47BC">
      <w:pPr>
        <w:pStyle w:val="Heading4"/>
      </w:pPr>
      <w:r>
        <w:t>Cuba is a facilitator of Terrorism</w:t>
      </w:r>
    </w:p>
    <w:p w:rsidR="003F47BC" w:rsidRPr="00056B51" w:rsidRDefault="003F47BC" w:rsidP="003F47BC">
      <w:pPr>
        <w:rPr>
          <w:rStyle w:val="StyleStyleBold12pt"/>
        </w:rPr>
      </w:pPr>
      <w:r w:rsidRPr="00056B51">
        <w:rPr>
          <w:rStyle w:val="StyleStyleBold12pt"/>
        </w:rPr>
        <w:t>Arab Herald 2013</w:t>
      </w:r>
    </w:p>
    <w:p w:rsidR="003F47BC" w:rsidRPr="00056B51" w:rsidRDefault="008B0AE2" w:rsidP="003F47BC">
      <w:hyperlink r:id="rId77" w:history="1">
        <w:r w:rsidR="003F47BC" w:rsidRPr="00056B51">
          <w:rPr>
            <w:rStyle w:val="Hyperlink"/>
          </w:rPr>
          <w:t>Arab</w:t>
        </w:r>
      </w:hyperlink>
      <w:r w:rsidR="003F47BC" w:rsidRPr="00056B51">
        <w:t xml:space="preserve"> Herald, May 2, 2013, US doesn't intend to remove Cuba from terror list, </w:t>
      </w:r>
      <w:hyperlink r:id="rId78" w:history="1">
        <w:r w:rsidR="003F47BC" w:rsidRPr="00056B51">
          <w:rPr>
            <w:rStyle w:val="Hyperlink"/>
          </w:rPr>
          <w:t>http://story.arabherald.com/index.php/sid/214248221</w:t>
        </w:r>
      </w:hyperlink>
    </w:p>
    <w:p w:rsidR="003F47BC" w:rsidRDefault="003F47BC" w:rsidP="003F47BC"/>
    <w:p w:rsidR="003F47BC" w:rsidRDefault="003F47BC" w:rsidP="003F47BC">
      <w:r>
        <w:t>Republican Ileana Ros-Lehtinen, a Cuban-American Republican from Florida, said keeping Cuba on the list "reaffirms that the Castro regime is, and has always been, a supporter and facilitator of terrorism".</w:t>
      </w:r>
    </w:p>
    <w:p w:rsidR="003F47BC" w:rsidRDefault="003F47BC" w:rsidP="003F47BC"/>
    <w:p w:rsidR="003F47BC" w:rsidRDefault="003F47BC" w:rsidP="003F47BC">
      <w:r>
        <w:t>The Country Report last year alleged that Cuba provides safe haven to US fugitives and members of the Basque Homeland and Liberty (ETA) in Spain and the Revolutionary Armed Forces of Colombia (FARC), considered as terrorist groups in the US.</w:t>
      </w:r>
    </w:p>
    <w:p w:rsidR="003F47BC" w:rsidRDefault="003F47BC" w:rsidP="003F47BC"/>
    <w:p w:rsidR="00464AB3" w:rsidRPr="0019170D" w:rsidRDefault="00464AB3" w:rsidP="00464AB3">
      <w:pPr>
        <w:pStyle w:val="Heading4"/>
      </w:pPr>
      <w:r w:rsidRPr="0019170D">
        <w:t>Cuba must stay on terrorist list: Castro regime is still a threat</w:t>
      </w:r>
    </w:p>
    <w:p w:rsidR="00464AB3" w:rsidRPr="0019170D" w:rsidRDefault="00464AB3" w:rsidP="00464AB3">
      <w:pPr>
        <w:rPr>
          <w:rStyle w:val="StyleStyleBold12pt"/>
        </w:rPr>
      </w:pPr>
      <w:r w:rsidRPr="0019170D">
        <w:rPr>
          <w:rStyle w:val="StyleStyleBold12pt"/>
        </w:rPr>
        <w:t>Pecquet 2013</w:t>
      </w:r>
    </w:p>
    <w:p w:rsidR="00464AB3" w:rsidRDefault="00464AB3" w:rsidP="00464AB3">
      <w:pPr>
        <w:rPr>
          <w:rStyle w:val="author"/>
        </w:rPr>
      </w:pPr>
      <w:r>
        <w:rPr>
          <w:rStyle w:val="author"/>
        </w:rPr>
        <w:t>Julian Pecquet, Foreign Affairs Reporter “Cuban-American lawmakers press White House to keep Cuba on terror list” The Hill’s Global Affairs  April 28, 2013</w:t>
      </w:r>
    </w:p>
    <w:p w:rsidR="00464AB3" w:rsidRDefault="00464AB3" w:rsidP="00464AB3">
      <w:pPr>
        <w:rPr>
          <w:rStyle w:val="author"/>
        </w:rPr>
      </w:pPr>
      <w:r>
        <w:rPr>
          <w:rStyle w:val="author"/>
        </w:rPr>
        <w:t>http://thehill.com/blogs/global-affairs/americas/296521--cuban-american-lawmakers-keep-cuba-on-terror-list</w:t>
      </w:r>
    </w:p>
    <w:p w:rsidR="00464AB3" w:rsidRDefault="00464AB3" w:rsidP="00464AB3">
      <w:pPr>
        <w:rPr>
          <w:rStyle w:val="StyleBoldUnderline"/>
        </w:rPr>
      </w:pPr>
    </w:p>
    <w:p w:rsidR="00464AB3" w:rsidRDefault="00464AB3" w:rsidP="00464AB3">
      <w:pPr>
        <w:rPr>
          <w:rStyle w:val="StyleBoldUnderline"/>
        </w:rPr>
      </w:pPr>
    </w:p>
    <w:p w:rsidR="00464AB3" w:rsidRPr="0019170D" w:rsidRDefault="00464AB3" w:rsidP="00464AB3">
      <w:pPr>
        <w:rPr>
          <w:rStyle w:val="StyleBoldUnderline"/>
        </w:rPr>
      </w:pPr>
      <w:r>
        <w:t xml:space="preserve">She said she was particularly encouraged by Thursday's news </w:t>
      </w:r>
      <w:r w:rsidRPr="0019170D">
        <w:rPr>
          <w:rStyle w:val="StyleBoldUnderline"/>
        </w:rPr>
        <w:t>that the Justice Department has indicted a former U.S. Agency for International Development employee</w:t>
      </w:r>
      <w:r>
        <w:t xml:space="preserve">, Marta Rita Velazquez, </w:t>
      </w:r>
      <w:r w:rsidRPr="0019170D">
        <w:rPr>
          <w:rStyle w:val="StyleBoldUnderline"/>
        </w:rPr>
        <w:t>for allegedly helping a convicted former Defense Intelligence Agency analyst spy for Cuba. The Obama administration is seeking her extradition from Sweden.</w:t>
      </w:r>
    </w:p>
    <w:p w:rsidR="00464AB3" w:rsidRDefault="00464AB3" w:rsidP="00464AB3"/>
    <w:p w:rsidR="00464AB3" w:rsidRPr="0019170D" w:rsidRDefault="00464AB3" w:rsidP="00464AB3">
      <w:pPr>
        <w:rPr>
          <w:rStyle w:val="StyleBoldUnderline"/>
        </w:rPr>
      </w:pPr>
      <w:r w:rsidRPr="0019170D">
        <w:rPr>
          <w:rStyle w:val="StyleBoldUnderline"/>
        </w:rPr>
        <w:t>“It's a recent indication again of the threat that the Castro regime poses to U.S. national security interests,” Ros-Lehtinen said. It “means that somebody in the administration is still aware of the threat that Castro poses.”</w:t>
      </w:r>
    </w:p>
    <w:p w:rsidR="00464AB3" w:rsidRDefault="00464AB3" w:rsidP="00464AB3"/>
    <w:p w:rsidR="00464AB3" w:rsidRPr="0019170D" w:rsidRDefault="00464AB3" w:rsidP="00464AB3">
      <w:r>
        <w:t xml:space="preserve">To delist a country, the State Department must make the case to Congress that a country has seen a change in leadership and policies or that it has not engaged in acts of international terrorism in the past six months and has provided assurances it won't in the future. Cuba says it has stopped supporting Colombia's leftist rebels and is hosting peace talks, but </w:t>
      </w:r>
      <w:r w:rsidRPr="0019170D">
        <w:rPr>
          <w:rStyle w:val="StyleBoldUnderline"/>
        </w:rPr>
        <w:t xml:space="preserve">U.S. lawmakers say the country is still running afoul of the law by serving as a safe haven for fugitives from U.S. law and keeping USAID contractor Alan Gross in prison </w:t>
      </w:r>
      <w:r w:rsidRPr="0019170D">
        <w:t>on charges he sought to undermine the Cuban state by distributing communications equipment.</w:t>
      </w:r>
    </w:p>
    <w:p w:rsidR="00464AB3" w:rsidRDefault="00464AB3" w:rsidP="00464AB3"/>
    <w:p w:rsidR="00464AB3" w:rsidRDefault="00464AB3" w:rsidP="00464AB3"/>
    <w:p w:rsidR="00464AB3" w:rsidRDefault="00464AB3" w:rsidP="00464AB3">
      <w:pPr>
        <w:pStyle w:val="Heading4"/>
      </w:pPr>
      <w:r>
        <w:t>Cuba continues to support terrorism and engages in terrorist activities</w:t>
      </w:r>
    </w:p>
    <w:p w:rsidR="00464AB3" w:rsidRPr="00DA50C6" w:rsidRDefault="00464AB3" w:rsidP="00464AB3">
      <w:pPr>
        <w:rPr>
          <w:rStyle w:val="StyleStyleBold12pt"/>
        </w:rPr>
      </w:pPr>
      <w:r w:rsidRPr="00DA50C6">
        <w:rPr>
          <w:rStyle w:val="StyleStyleBold12pt"/>
        </w:rPr>
        <w:t>Pecquet 2013</w:t>
      </w:r>
    </w:p>
    <w:p w:rsidR="00464AB3" w:rsidRDefault="00464AB3" w:rsidP="00464AB3">
      <w:pPr>
        <w:rPr>
          <w:rStyle w:val="author"/>
        </w:rPr>
      </w:pPr>
      <w:r>
        <w:rPr>
          <w:rStyle w:val="author"/>
        </w:rPr>
        <w:t>Julian Pecquet, Foreign Affairs Reporter “Cuban-American lawmakers press White House to keep Cuba on terror list” The Hill’s Global Affairs  April 28, 2013</w:t>
      </w:r>
    </w:p>
    <w:p w:rsidR="00464AB3" w:rsidRDefault="00464AB3" w:rsidP="00464AB3">
      <w:pPr>
        <w:rPr>
          <w:rStyle w:val="author"/>
        </w:rPr>
      </w:pPr>
      <w:r>
        <w:rPr>
          <w:rStyle w:val="author"/>
        </w:rPr>
        <w:t>http://thehill.com/blogs/global-affairs/americas/296521--cuban-american-lawmakers-keep-cuba-on-terror-list</w:t>
      </w:r>
    </w:p>
    <w:p w:rsidR="00464AB3" w:rsidRDefault="00464AB3" w:rsidP="00464AB3">
      <w:pPr>
        <w:rPr>
          <w:rStyle w:val="author"/>
        </w:rPr>
      </w:pPr>
    </w:p>
    <w:p w:rsidR="00464AB3" w:rsidRDefault="00464AB3" w:rsidP="00464AB3">
      <w:r w:rsidRPr="0019170D">
        <w:rPr>
          <w:rStyle w:val="StyleBoldUnderline"/>
        </w:rPr>
        <w:t>Sen. Marco Rubio (R-Fla.) said</w:t>
      </w:r>
      <w:r>
        <w:t xml:space="preserve"> he is also drafting a letter to Kerry.</w:t>
      </w:r>
    </w:p>
    <w:p w:rsidR="00464AB3" w:rsidRDefault="00464AB3" w:rsidP="00464AB3"/>
    <w:p w:rsidR="00464AB3" w:rsidRPr="0019170D" w:rsidRDefault="00464AB3" w:rsidP="00464AB3">
      <w:pPr>
        <w:rPr>
          <w:rStyle w:val="StyleBoldUnderline"/>
        </w:rPr>
      </w:pPr>
      <w:r>
        <w:t xml:space="preserve">“We've certainly communicated with them, we have,” he said. </w:t>
      </w:r>
      <w:r w:rsidRPr="0019170D">
        <w:rPr>
          <w:rStyle w:val="StyleBoldUnderline"/>
        </w:rPr>
        <w:t>“We think it's critically important they remain on the list, for multiple reasons.”</w:t>
      </w:r>
    </w:p>
    <w:p w:rsidR="00464AB3" w:rsidRDefault="00464AB3" w:rsidP="00464AB3"/>
    <w:p w:rsidR="00464AB3" w:rsidRDefault="00464AB3" w:rsidP="00464AB3">
      <w:r w:rsidRPr="00DA50C6">
        <w:rPr>
          <w:rStyle w:val="StyleBoldUnderline"/>
        </w:rPr>
        <w:t>“But certainly I think Cuba continues to classify as a country that supports terrorism and has actively supported it in the past</w:t>
      </w:r>
      <w:r>
        <w:t xml:space="preserve"> – increasingly against its own people, unfortunately,” Rubio said, a reference to recent incidents such as the death of Cuban activist Oswaldo Payá in a car crash. His driver has said he was driven off the road by a car with government license plates.</w:t>
      </w:r>
    </w:p>
    <w:p w:rsidR="00464AB3" w:rsidRDefault="00464AB3" w:rsidP="00464AB3"/>
    <w:p w:rsidR="00464AB3" w:rsidRDefault="00464AB3" w:rsidP="00464AB3">
      <w:r w:rsidRPr="00DA50C6">
        <w:rPr>
          <w:rStyle w:val="StyleBoldUnderline"/>
        </w:rPr>
        <w:t>Sen. Robert Menendez (D-N.J.), the chairman of the Senate Foreign Relations Committee,</w:t>
      </w:r>
      <w:r>
        <w:t xml:space="preserve"> declined to share what outreach he's been engaged in.</w:t>
      </w:r>
    </w:p>
    <w:p w:rsidR="00464AB3" w:rsidRDefault="00464AB3" w:rsidP="00464AB3"/>
    <w:p w:rsidR="00464AB3" w:rsidRPr="00DA50C6" w:rsidRDefault="00464AB3" w:rsidP="00464AB3">
      <w:pPr>
        <w:rPr>
          <w:rStyle w:val="StyleBoldUnderline"/>
        </w:rPr>
      </w:pPr>
      <w:r w:rsidRPr="00DA50C6">
        <w:rPr>
          <w:rStyle w:val="StyleBoldUnderline"/>
        </w:rPr>
        <w:t>“I would expect that there would be no change, because all the elements of why Cuba was on the terror list in the first place still continue to be the same,” he said. “We'll look forward to the State Department's decision but I would not expect a change.”</w:t>
      </w:r>
    </w:p>
    <w:p w:rsidR="00464AB3" w:rsidRDefault="00464AB3" w:rsidP="00464AB3"/>
    <w:p w:rsidR="00464AB3" w:rsidRDefault="00464AB3" w:rsidP="00464AB3">
      <w:pPr>
        <w:pStyle w:val="Heading4"/>
      </w:pPr>
      <w:r>
        <w:t>State Dept Report supports Cuba as a terrorist state</w:t>
      </w:r>
    </w:p>
    <w:p w:rsidR="00464AB3" w:rsidRPr="00DA50C6" w:rsidRDefault="00464AB3" w:rsidP="00464AB3">
      <w:pPr>
        <w:rPr>
          <w:rStyle w:val="StyleStyleBold12pt"/>
        </w:rPr>
      </w:pPr>
      <w:r w:rsidRPr="00DA50C6">
        <w:rPr>
          <w:rStyle w:val="StyleStyleBold12pt"/>
        </w:rPr>
        <w:t>Goldberg 2012</w:t>
      </w:r>
    </w:p>
    <w:p w:rsidR="00464AB3" w:rsidRDefault="00464AB3" w:rsidP="00464AB3">
      <w:r>
        <w:t>Jeffrey Goldberg Bloomberg View Columnist, former Middle East correspondent, Bloomberg News Jan 16, 2012</w:t>
      </w:r>
    </w:p>
    <w:p w:rsidR="00464AB3" w:rsidRDefault="00464AB3" w:rsidP="00464AB3">
      <w:r>
        <w:t>http://www.bloomberg.com/news/2012-01-17/don-t-lump-cuba-with-iran-on-terror-list-commentary-by-jeffrey-goldberg.html</w:t>
      </w:r>
    </w:p>
    <w:p w:rsidR="00464AB3" w:rsidRPr="00DA50C6" w:rsidRDefault="00464AB3" w:rsidP="00464AB3">
      <w:pPr>
        <w:rPr>
          <w:rStyle w:val="StyleBoldUnderline"/>
        </w:rPr>
      </w:pPr>
      <w:r w:rsidRPr="00DA50C6">
        <w:rPr>
          <w:rStyle w:val="StyleBoldUnderline"/>
        </w:rPr>
        <w:t>According to the State Department’s 2010 report on state sponsors of terrorism, “Cuba continued to denounce U.S. counterterrorism efforts throughout the world, portraying them as a pretext to extend U.S. influence and power.”</w:t>
      </w:r>
    </w:p>
    <w:p w:rsidR="00464AB3" w:rsidRDefault="00464AB3" w:rsidP="00464AB3"/>
    <w:p w:rsidR="00464AB3" w:rsidRDefault="00464AB3" w:rsidP="00464AB3">
      <w:r w:rsidRPr="00DA50C6">
        <w:rPr>
          <w:rStyle w:val="StyleBoldUnderline"/>
        </w:rPr>
        <w:t>Cuba is a sponsor of terrorism,</w:t>
      </w:r>
      <w:r>
        <w:t xml:space="preserve"> in other words, </w:t>
      </w:r>
      <w:r w:rsidRPr="00DA50C6">
        <w:rPr>
          <w:rStyle w:val="StyleBoldUnderline"/>
        </w:rPr>
        <w:t>because it is critical of America’s war on terrorism</w:t>
      </w:r>
      <w:r>
        <w:t>. By this definition, many of America’s elected officials are sponsors of terrorism.</w:t>
      </w:r>
    </w:p>
    <w:p w:rsidR="00464AB3" w:rsidRDefault="00464AB3" w:rsidP="00464AB3"/>
    <w:p w:rsidR="00464AB3" w:rsidRDefault="00464AB3" w:rsidP="00464AB3">
      <w:r>
        <w:t xml:space="preserve">The report goes on, </w:t>
      </w:r>
      <w:r w:rsidRPr="00DA50C6">
        <w:rPr>
          <w:rStyle w:val="StyleBoldUnderline"/>
        </w:rPr>
        <w:t>“Cuba has been used as a transit point by third-country nationals looking to enter illegally into the United States.”</w:t>
      </w:r>
      <w:r>
        <w:t xml:space="preserve"> By this definition, Canada is also a sponsor of terrorism. </w:t>
      </w:r>
    </w:p>
    <w:p w:rsidR="00464AB3" w:rsidRDefault="00464AB3" w:rsidP="00464AB3"/>
    <w:p w:rsidR="00464AB3" w:rsidRDefault="00464AB3" w:rsidP="00464AB3"/>
    <w:p w:rsidR="00464AB3" w:rsidRDefault="00464AB3" w:rsidP="00464AB3">
      <w:pPr>
        <w:pStyle w:val="Heading4"/>
      </w:pPr>
      <w:r>
        <w:t>Political suicide to remove Cuba from Terrorist State list</w:t>
      </w:r>
    </w:p>
    <w:p w:rsidR="00464AB3" w:rsidRPr="00056B51" w:rsidRDefault="00464AB3" w:rsidP="00464AB3">
      <w:pPr>
        <w:rPr>
          <w:rStyle w:val="StyleStyleBold12pt"/>
        </w:rPr>
      </w:pPr>
      <w:r w:rsidRPr="00056B51">
        <w:rPr>
          <w:rStyle w:val="StyleStyleBold12pt"/>
        </w:rPr>
        <w:t>Goldberg 2012</w:t>
      </w:r>
    </w:p>
    <w:p w:rsidR="00464AB3" w:rsidRDefault="00464AB3" w:rsidP="00464AB3">
      <w:r>
        <w:t>Jeffrey Goldberg Bloomberg View Columnist, former Middle East correspondent, Bloomberg News Jan 16, 2012</w:t>
      </w:r>
    </w:p>
    <w:p w:rsidR="00464AB3" w:rsidRDefault="00464AB3" w:rsidP="00464AB3">
      <w:r>
        <w:t>http://www.bloomberg.com/news/2012-01-17/don-t-lump-cuba-with-iran-on-terror-list-commentary-by-jeffrey-goldberg.html</w:t>
      </w:r>
    </w:p>
    <w:p w:rsidR="00464AB3" w:rsidRDefault="00464AB3" w:rsidP="00464AB3"/>
    <w:p w:rsidR="00464AB3" w:rsidRDefault="00464AB3" w:rsidP="00464AB3">
      <w:r>
        <w:t>President Barack Obama’s administration is aware of the flaws in this list. One senior administration official acknowledged to me that some of its features are absurd. But he argued that including a country draws attention to its wrongdoing and makes other nations think twice about doing business with it. In reality, though, the list is hopelessly corrupted by politics. If it was an exercise in analytical honesty, Cuba would be the first country removed. But no administration would risk the wrath of the Cuba lobby in Washington by doing so. This is to our detriment, as much as it is to Cuba’s.</w:t>
      </w:r>
    </w:p>
    <w:p w:rsidR="00464AB3" w:rsidRDefault="00464AB3" w:rsidP="00464AB3"/>
    <w:p w:rsidR="00FD7402" w:rsidRPr="00DC13D0" w:rsidRDefault="00FD7402" w:rsidP="00FD7402">
      <w:pPr>
        <w:pStyle w:val="Heading4"/>
        <w:rPr>
          <w:sz w:val="20"/>
        </w:rPr>
      </w:pPr>
      <w:r>
        <w:t>Cuban reactors could pose a nuclear threat to the US: Past examples prove</w:t>
      </w:r>
    </w:p>
    <w:p w:rsidR="00FD7402" w:rsidRPr="001921FB" w:rsidRDefault="00FD7402" w:rsidP="00FD7402">
      <w:pPr>
        <w:rPr>
          <w:rStyle w:val="StyleStyleBold12pt"/>
        </w:rPr>
      </w:pPr>
      <w:r w:rsidRPr="001921FB">
        <w:rPr>
          <w:rStyle w:val="StyleStyleBold12pt"/>
        </w:rPr>
        <w:t>Miniter 1998</w:t>
      </w:r>
    </w:p>
    <w:p w:rsidR="00FD7402" w:rsidRPr="00DC13D0" w:rsidRDefault="00FD7402" w:rsidP="00FD7402">
      <w:pPr>
        <w:rPr>
          <w:szCs w:val="20"/>
        </w:rPr>
      </w:pPr>
      <w:r w:rsidRPr="00DC13D0">
        <w:rPr>
          <w:szCs w:val="20"/>
        </w:rPr>
        <w:t>RICHARD MINITER “Cuba's nuclear threat” Free Cuba Foundation 1998 http://www2.fiu.edu/~fcf/nukescuba98.html</w:t>
      </w:r>
    </w:p>
    <w:p w:rsidR="00FD7402" w:rsidRPr="00DC13D0" w:rsidRDefault="00FD7402" w:rsidP="00FD7402">
      <w:pPr>
        <w:rPr>
          <w:szCs w:val="20"/>
        </w:rPr>
      </w:pPr>
      <w:r w:rsidRPr="00DC13D0">
        <w:rPr>
          <w:szCs w:val="20"/>
        </w:rPr>
        <w:t>While the world is transfixed by the underground tests in India and Pakistan, another nuclear risk lies unnoticed.</w:t>
      </w:r>
    </w:p>
    <w:p w:rsidR="00FD7402" w:rsidRPr="00DC13D0" w:rsidRDefault="00FD7402" w:rsidP="00FD7402">
      <w:pPr>
        <w:rPr>
          <w:szCs w:val="20"/>
        </w:rPr>
      </w:pPr>
    </w:p>
    <w:p w:rsidR="00FD7402" w:rsidRPr="00DC13D0" w:rsidRDefault="00FD7402" w:rsidP="00FD7402">
      <w:pPr>
        <w:rPr>
          <w:szCs w:val="20"/>
        </w:rPr>
      </w:pPr>
      <w:r w:rsidRPr="00091FDF">
        <w:rPr>
          <w:rStyle w:val="StyleBoldUnderline"/>
        </w:rPr>
        <w:t>Less than 180 miles south of Florida's Key West, Cuban dictator Fidel Castro has resumed construction of two large</w:t>
      </w:r>
      <w:r w:rsidRPr="00DC13D0">
        <w:rPr>
          <w:szCs w:val="20"/>
        </w:rPr>
        <w:t xml:space="preserve"> Soviet-designed VVER 440 model V213 </w:t>
      </w:r>
      <w:r w:rsidRPr="00091FDF">
        <w:rPr>
          <w:rStyle w:val="StyleBoldUnderline"/>
        </w:rPr>
        <w:t>nuclear reactors</w:t>
      </w:r>
      <w:r w:rsidRPr="00DC13D0">
        <w:rPr>
          <w:szCs w:val="20"/>
        </w:rPr>
        <w:t xml:space="preserve"> at Juragua in Cienfuegos province.</w:t>
      </w:r>
    </w:p>
    <w:p w:rsidR="00FD7402" w:rsidRPr="00DC13D0" w:rsidRDefault="00FD7402" w:rsidP="00FD7402">
      <w:pPr>
        <w:rPr>
          <w:szCs w:val="20"/>
        </w:rPr>
      </w:pPr>
    </w:p>
    <w:p w:rsidR="00FD7402" w:rsidRPr="00DC13D0" w:rsidRDefault="00FD7402" w:rsidP="00FD7402">
      <w:pPr>
        <w:rPr>
          <w:szCs w:val="20"/>
        </w:rPr>
      </w:pPr>
      <w:r w:rsidRPr="00091FDF">
        <w:rPr>
          <w:rStyle w:val="StyleBoldUnderline"/>
        </w:rPr>
        <w:t xml:space="preserve">The reactors pose a genuine threat to Americans as far north as Washington and as far west as Texas, </w:t>
      </w:r>
      <w:r w:rsidRPr="00DC13D0">
        <w:rPr>
          <w:szCs w:val="20"/>
        </w:rPr>
        <w:t>according to an array of federal government reports from the General Accounting Office, the State Department, the Energy Department, the Nuclear Regulatory Commission and the National Oceanic and Atmospheric Administration.</w:t>
      </w:r>
    </w:p>
    <w:p w:rsidR="00FD7402" w:rsidRPr="00091FDF" w:rsidRDefault="00FD7402" w:rsidP="00FD7402">
      <w:pPr>
        <w:rPr>
          <w:rStyle w:val="StyleBoldUnderline"/>
        </w:rPr>
      </w:pPr>
    </w:p>
    <w:p w:rsidR="00FD7402" w:rsidRPr="00091FDF" w:rsidRDefault="00FD7402" w:rsidP="00FD7402">
      <w:pPr>
        <w:rPr>
          <w:rStyle w:val="StyleBoldUnderline"/>
        </w:rPr>
      </w:pPr>
      <w:r w:rsidRPr="00091FDF">
        <w:rPr>
          <w:rStyle w:val="StyleBoldUnderline"/>
        </w:rPr>
        <w:t>As many as 80 million Americans could be exposed to a potentially deadly radioactive cloud if the Cuban reactors were to malfunction.</w:t>
      </w:r>
    </w:p>
    <w:p w:rsidR="00FD7402" w:rsidRPr="00DC13D0" w:rsidRDefault="00FD7402" w:rsidP="00FD7402">
      <w:pPr>
        <w:rPr>
          <w:szCs w:val="20"/>
        </w:rPr>
      </w:pPr>
    </w:p>
    <w:p w:rsidR="00FD7402" w:rsidRPr="00DC13D0" w:rsidRDefault="00FD7402" w:rsidP="00FD7402">
      <w:pPr>
        <w:rPr>
          <w:szCs w:val="20"/>
        </w:rPr>
      </w:pPr>
      <w:r w:rsidRPr="001921FB">
        <w:rPr>
          <w:rStyle w:val="StyleBoldUnderline"/>
        </w:rPr>
        <w:t>The threat is real</w:t>
      </w:r>
      <w:r w:rsidRPr="00DC13D0">
        <w:rPr>
          <w:szCs w:val="20"/>
        </w:rPr>
        <w:t>. Congress recently approved more than $3 million to build and maintain a Caribbean Radiation Early Warning System, a battery of sensors on the Florida, Alabama, Louisiana and Texas coasts.</w:t>
      </w:r>
    </w:p>
    <w:p w:rsidR="00FD7402" w:rsidRPr="00DC13D0" w:rsidRDefault="00FD7402" w:rsidP="00FD7402">
      <w:pPr>
        <w:rPr>
          <w:szCs w:val="20"/>
        </w:rPr>
      </w:pPr>
    </w:p>
    <w:p w:rsidR="00FD7402" w:rsidRPr="00DC13D0" w:rsidRDefault="00FD7402" w:rsidP="00FD7402">
      <w:pPr>
        <w:rPr>
          <w:szCs w:val="20"/>
        </w:rPr>
      </w:pPr>
      <w:r w:rsidRPr="00DC13D0">
        <w:rPr>
          <w:szCs w:val="20"/>
        </w:rPr>
        <w:t>They will "provide timely data for emergency preparedness in the event of a catastrophic radioactive release," said Gene Aloise, assistant director of energy resources at the GAO, in congressional testimony.</w:t>
      </w:r>
    </w:p>
    <w:p w:rsidR="00FD7402" w:rsidRPr="00DC13D0" w:rsidRDefault="00FD7402" w:rsidP="00FD7402">
      <w:pPr>
        <w:rPr>
          <w:szCs w:val="20"/>
        </w:rPr>
      </w:pPr>
    </w:p>
    <w:p w:rsidR="00FD7402" w:rsidRPr="001921FB" w:rsidRDefault="00FD7402" w:rsidP="00FD7402">
      <w:pPr>
        <w:rPr>
          <w:rStyle w:val="StyleBoldUnderline"/>
        </w:rPr>
      </w:pPr>
      <w:r w:rsidRPr="001921FB">
        <w:rPr>
          <w:rStyle w:val="StyleBoldUnderline"/>
        </w:rPr>
        <w:t>While most of the world's nuclear reactors are extremely safe and meet stringent government standards, the twin Juragua reactors are different. They are a Greenpeace nightmare.</w:t>
      </w:r>
    </w:p>
    <w:p w:rsidR="00FD7402" w:rsidRPr="001921FB" w:rsidRDefault="00FD7402" w:rsidP="00FD7402">
      <w:pPr>
        <w:rPr>
          <w:rStyle w:val="StyleBoldUnderline"/>
        </w:rPr>
      </w:pPr>
    </w:p>
    <w:p w:rsidR="00FD7402" w:rsidRPr="001921FB" w:rsidRDefault="00FD7402" w:rsidP="00FD7402">
      <w:pPr>
        <w:rPr>
          <w:rStyle w:val="StyleBoldUnderline"/>
        </w:rPr>
      </w:pPr>
      <w:r w:rsidRPr="001921FB">
        <w:rPr>
          <w:rStyle w:val="StyleBoldUnderline"/>
        </w:rPr>
        <w:t>From the drawing board to the final construction, the Juragua reactors are a case study in how not to build a power plant.</w:t>
      </w:r>
    </w:p>
    <w:p w:rsidR="00FD7402" w:rsidRPr="00DC13D0" w:rsidRDefault="00FD7402" w:rsidP="00FD7402">
      <w:pPr>
        <w:rPr>
          <w:szCs w:val="20"/>
        </w:rPr>
      </w:pPr>
    </w:p>
    <w:p w:rsidR="00FD7402" w:rsidRPr="00DC13D0" w:rsidRDefault="00FD7402" w:rsidP="00FD7402">
      <w:pPr>
        <w:rPr>
          <w:szCs w:val="20"/>
        </w:rPr>
      </w:pPr>
      <w:r w:rsidRPr="00DC13D0">
        <w:rPr>
          <w:szCs w:val="20"/>
        </w:rPr>
        <w:t>The Russians, for their part, have sworn never to build another VVER 440 reactor in their own country. The German government, which inherited four VVER 440 reactors in the former East Germany, considered them so unsafe that it immediately shut them down.</w:t>
      </w:r>
    </w:p>
    <w:p w:rsidR="00FD7402" w:rsidRPr="00DC13D0" w:rsidRDefault="00FD7402" w:rsidP="00FD7402">
      <w:pPr>
        <w:rPr>
          <w:szCs w:val="20"/>
        </w:rPr>
      </w:pPr>
    </w:p>
    <w:p w:rsidR="00FD7402" w:rsidRPr="00DC13D0" w:rsidRDefault="00FD7402" w:rsidP="00FD7402">
      <w:pPr>
        <w:rPr>
          <w:szCs w:val="20"/>
        </w:rPr>
      </w:pPr>
      <w:r w:rsidRPr="00DC13D0">
        <w:rPr>
          <w:szCs w:val="20"/>
        </w:rPr>
        <w:t>Among the design defects is the containment dome. The protective dome of the almost complete reactor (the second reactor is only one-third complete) is designed to withstand only seven pounds per square inch of pressure. U.S. standards require an ability to withstand at least 50 pounds per square inch.</w:t>
      </w:r>
    </w:p>
    <w:p w:rsidR="00FD7402" w:rsidRPr="00DC13D0" w:rsidRDefault="00FD7402" w:rsidP="00FD7402">
      <w:pPr>
        <w:rPr>
          <w:szCs w:val="20"/>
        </w:rPr>
      </w:pPr>
    </w:p>
    <w:p w:rsidR="00FD7402" w:rsidRPr="00DC13D0" w:rsidRDefault="00FD7402" w:rsidP="00FD7402">
      <w:pPr>
        <w:rPr>
          <w:szCs w:val="20"/>
        </w:rPr>
      </w:pPr>
      <w:r w:rsidRPr="00DC13D0">
        <w:rPr>
          <w:szCs w:val="20"/>
        </w:rPr>
        <w:t>Other defects: The reactor design has a weak emergency core-cooling mechanism, which would be used to prevent a meltdown, and the emergency cooling system has no backup.</w:t>
      </w:r>
    </w:p>
    <w:p w:rsidR="00FD7402" w:rsidRPr="00DC13D0" w:rsidRDefault="00FD7402" w:rsidP="00FD7402">
      <w:pPr>
        <w:rPr>
          <w:szCs w:val="20"/>
        </w:rPr>
      </w:pPr>
    </w:p>
    <w:p w:rsidR="00FD7402" w:rsidRPr="001921FB" w:rsidRDefault="00FD7402" w:rsidP="00FD7402">
      <w:pPr>
        <w:rPr>
          <w:rStyle w:val="StyleBoldUnderline"/>
        </w:rPr>
      </w:pPr>
      <w:r w:rsidRPr="001921FB">
        <w:rPr>
          <w:rStyle w:val="StyleBoldUnderline"/>
        </w:rPr>
        <w:t>The construction is even worse than the design. Perhaps as many as 60 percent of the Soviet-made parts in the Juragua reactors are defective, according to GAO estimates.</w:t>
      </w:r>
    </w:p>
    <w:p w:rsidR="00E462B2" w:rsidRDefault="00E462B2" w:rsidP="00E462B2">
      <w:pPr>
        <w:rPr>
          <w:b/>
          <w:u w:val="single"/>
        </w:rPr>
      </w:pPr>
    </w:p>
    <w:p w:rsidR="0007786F" w:rsidRDefault="00E462B2" w:rsidP="0007786F">
      <w:pPr>
        <w:pStyle w:val="Heading1"/>
      </w:pPr>
      <w:r>
        <w:rPr>
          <w:u w:val="single"/>
        </w:rPr>
        <w:t xml:space="preserve"> </w:t>
      </w:r>
      <w:r w:rsidR="0007786F">
        <w:t>Executive Advantage CP</w:t>
      </w:r>
    </w:p>
    <w:p w:rsidR="0007786F" w:rsidRDefault="0007786F" w:rsidP="0007786F"/>
    <w:p w:rsidR="0007786F" w:rsidRDefault="0007786F" w:rsidP="0007786F"/>
    <w:p w:rsidR="0007786F" w:rsidRPr="001A4BBB" w:rsidRDefault="0007786F" w:rsidP="0007786F">
      <w:pPr>
        <w:rPr>
          <w:sz w:val="16"/>
        </w:rPr>
      </w:pPr>
      <w:r w:rsidRPr="001A4BBB">
        <w:rPr>
          <w:rStyle w:val="StyleStyleBold12pt"/>
        </w:rPr>
        <w:t xml:space="preserve">Piccone, ’13 </w:t>
      </w:r>
      <w:r w:rsidRPr="001A4BBB">
        <w:rPr>
          <w:sz w:val="16"/>
        </w:rPr>
        <w:t>(Ted, senior fellow and deputy director for Foreign Policy at Brookings, specializes in U.S.-Latin American relations, global democracy and human rights, and multilateral affairs, serves as an advisor to the Club of Madrid and has served on the National Security Council, at the State Department and Pentagon, “Time to Bet on Cuba,” 3/18, http://www.brookings.edu/research/opinions/2013/03/18-cuba-piccone, bgm)</w:t>
      </w:r>
    </w:p>
    <w:p w:rsidR="0007786F" w:rsidRDefault="0007786F" w:rsidP="0007786F"/>
    <w:p w:rsidR="0007786F" w:rsidRDefault="0007786F" w:rsidP="0007786F">
      <w:r>
        <w:t>Much more, however, could be done. In his second term, Obama has a wealth of policy options available to him through executive authority that would reframe U.S. support for the Cuban people and advance U.S. national interests.</w:t>
      </w:r>
    </w:p>
    <w:p w:rsidR="0007786F" w:rsidRDefault="0007786F" w:rsidP="0007786F"/>
    <w:p w:rsidR="0007786F" w:rsidRDefault="0007786F" w:rsidP="0007786F">
      <w:r>
        <w:t>In his second term, the president can (and should):</w:t>
      </w:r>
    </w:p>
    <w:p w:rsidR="0007786F" w:rsidRDefault="0007786F" w:rsidP="0007786F"/>
    <w:p w:rsidR="0007786F" w:rsidRDefault="0007786F" w:rsidP="0007786F">
      <w:pPr>
        <w:pStyle w:val="ListParagraph"/>
        <w:numPr>
          <w:ilvl w:val="0"/>
          <w:numId w:val="3"/>
        </w:numPr>
      </w:pPr>
      <w:r>
        <w:t>Appoint a special envoy to open a discrete dialogue with Havana without preconditions to discuss such issues as migration, travel, counterterrorism and counternarcotics, energy and the environment, and trade and investment. Such talks could result in provisions that strengthen border security, protect Florida from oil spills, break down the walls of communication that prevent our diplomats from traveling outside Havana and help U.S. businesses export more goods, and thereby create jobs.</w:t>
      </w:r>
    </w:p>
    <w:p w:rsidR="0007786F" w:rsidRDefault="0007786F" w:rsidP="0007786F">
      <w:pPr>
        <w:pStyle w:val="ListParagraph"/>
        <w:numPr>
          <w:ilvl w:val="0"/>
          <w:numId w:val="3"/>
        </w:numPr>
      </w:pPr>
      <w:r>
        <w:t>Authorize financial and technical assistance to support burgeoning small businesses and permit trade in goods and services with certified independent entrepreneurs.</w:t>
      </w:r>
    </w:p>
    <w:p w:rsidR="0007786F" w:rsidRDefault="0007786F" w:rsidP="0007786F">
      <w:pPr>
        <w:pStyle w:val="ListParagraph"/>
        <w:numPr>
          <w:ilvl w:val="0"/>
          <w:numId w:val="3"/>
        </w:numPr>
      </w:pPr>
      <w:r>
        <w:t>Expand the list of exports licensed for sale to Cuba, including school and art supplies, water and food preparation systems and telecommunications equipment.</w:t>
      </w:r>
    </w:p>
    <w:p w:rsidR="0007786F" w:rsidRDefault="0007786F" w:rsidP="0007786F">
      <w:pPr>
        <w:pStyle w:val="ListParagraph"/>
        <w:numPr>
          <w:ilvl w:val="0"/>
          <w:numId w:val="3"/>
        </w:numPr>
      </w:pPr>
      <w:r>
        <w:t>Grant general licenses for journalists, researchers, humanitarian organizations and others to facilitate people-to-people exchanges.</w:t>
      </w:r>
    </w:p>
    <w:p w:rsidR="0007786F" w:rsidRDefault="0007786F" w:rsidP="0007786F">
      <w:pPr>
        <w:pStyle w:val="ListParagraph"/>
        <w:numPr>
          <w:ilvl w:val="0"/>
          <w:numId w:val="3"/>
        </w:numPr>
      </w:pPr>
      <w:r>
        <w:t>Remove Cuba from the list of state sponsors of terrorism, where it does not belong, allowing a greater share of U.S.-sourced components and services in products that enter Cuban commerce.</w:t>
      </w:r>
    </w:p>
    <w:p w:rsidR="0007786F" w:rsidRDefault="0007786F" w:rsidP="0007786F"/>
    <w:p w:rsidR="0007786F" w:rsidRDefault="0007786F" w:rsidP="0007786F">
      <w:r>
        <w:t>This list is not exhaustive; the president can take any number of unilateral steps to improve relations and increase U.S. support to the Cuban people, as mandated by Congress. He can also expect significant pushback from a well-organized and vocal minority of elected officials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w:t>
      </w:r>
    </w:p>
    <w:p w:rsidR="0007786F" w:rsidRDefault="0007786F" w:rsidP="0007786F"/>
    <w:p w:rsidR="0007786F" w:rsidRPr="00E82167" w:rsidRDefault="0007786F" w:rsidP="0007786F">
      <w:r>
        <w:t>The trend toward reform in Cuba is evident and suggests that an inflection point is approaching. Now is the time to employ a new paradigm by opening a long overdue direct dialogue with our next-door neighbor and thereby test the willingness of the Cuban government to engage constructively, including on the case of U.S. citizen Alan Gross. By invoking his executive authority to expand trade, travel and communications with the Cuban people, Obama can continue to help them make the transition from subjects to citizens. The moment has come to rise above historical grievances and extend that outstretched hand he so eloquently promised just four years ago.</w:t>
      </w:r>
    </w:p>
    <w:p w:rsidR="0007786F" w:rsidRPr="00D17C4E" w:rsidRDefault="0007786F" w:rsidP="0007786F"/>
    <w:p w:rsidR="00CD6777" w:rsidRDefault="00CD6777" w:rsidP="00CD6777">
      <w:pPr>
        <w:pStyle w:val="Heading1"/>
      </w:pPr>
      <w:r>
        <w:t>CPs Full texts etc</w:t>
      </w:r>
    </w:p>
    <w:p w:rsidR="00CD6777" w:rsidRDefault="00CD6777" w:rsidP="00CD6777"/>
    <w:p w:rsidR="00CD6777" w:rsidRDefault="00CD6777" w:rsidP="00CD6777">
      <w:pPr>
        <w:pStyle w:val="Heading2"/>
      </w:pPr>
      <w:r>
        <w:t>OIL 1NC Shell</w:t>
      </w:r>
    </w:p>
    <w:p w:rsidR="00CD6777" w:rsidRDefault="00CD6777" w:rsidP="00CD6777"/>
    <w:p w:rsidR="00CD6777" w:rsidRDefault="00CD6777" w:rsidP="00CD6777">
      <w:pPr>
        <w:pStyle w:val="Heading4"/>
      </w:pPr>
      <w:r>
        <w:t>Text: The United States federal government should lift the Cuban Embargo except for its restrictions in imports and coordination of crude oil reservoirs and offshore oil drilling in the Republic of Cuba</w:t>
      </w:r>
    </w:p>
    <w:p w:rsidR="00CD6777" w:rsidRPr="00662F15" w:rsidRDefault="00CD6777" w:rsidP="00CD6777"/>
    <w:p w:rsidR="00CD6777" w:rsidRDefault="00CD6777" w:rsidP="00CD6777">
      <w:pPr>
        <w:pStyle w:val="Heading4"/>
      </w:pPr>
      <w:r>
        <w:t>Contention 1 is competition:</w:t>
      </w:r>
    </w:p>
    <w:p w:rsidR="00CD6777" w:rsidRDefault="00CD6777" w:rsidP="00CD6777">
      <w:pPr>
        <w:pStyle w:val="Heading4"/>
      </w:pPr>
      <w:r>
        <w:t>The aff is contextually bound to remove the entire embargo---otherwise, they don’t solve.</w:t>
      </w:r>
    </w:p>
    <w:p w:rsidR="00CD6777" w:rsidRPr="00E47C3D" w:rsidRDefault="00CD6777" w:rsidP="00CD6777">
      <w:pPr>
        <w:rPr>
          <w:sz w:val="16"/>
          <w:szCs w:val="16"/>
        </w:rPr>
      </w:pPr>
      <w:r w:rsidRPr="00E47C3D">
        <w:rPr>
          <w:rStyle w:val="StyleStyleBold12pt"/>
        </w:rPr>
        <w:t>Hinderdael 11</w:t>
      </w:r>
      <w:r>
        <w:t xml:space="preserve"> </w:t>
      </w:r>
      <w:r w:rsidRPr="00E47C3D">
        <w:rPr>
          <w:sz w:val="16"/>
          <w:szCs w:val="16"/>
        </w:rPr>
        <w:t>(Hinderdael, Klaas. "Breaking the Logjam: Obama's Cuba Policy and a Guideline for Improved Leadership." Bologna Center Journal of International Affairs. Johns Hopkins University, 11 June 2011. Web. 21 July 2013. &lt;http://bcjournal.org/volume-14/breaking-the-logjam.html?printerFriendly=true&gt;.)//AR</w:t>
      </w:r>
    </w:p>
    <w:p w:rsidR="00CD6777" w:rsidRDefault="00CD6777" w:rsidP="00CD6777"/>
    <w:p w:rsidR="00CD6777" w:rsidRDefault="00CD6777" w:rsidP="00CD6777">
      <w:pPr>
        <w:rPr>
          <w:rStyle w:val="Emphasis"/>
        </w:rPr>
      </w:pPr>
      <w:r w:rsidRPr="00E47C3D">
        <w:rPr>
          <w:sz w:val="16"/>
        </w:rPr>
        <w:t xml:space="preserve">In fact, it appears that </w:t>
      </w:r>
      <w:r w:rsidRPr="00E47C3D">
        <w:rPr>
          <w:rStyle w:val="StyleBoldUnderline"/>
        </w:rPr>
        <w:t>engagement</w:t>
      </w:r>
      <w:r w:rsidRPr="00E47C3D">
        <w:rPr>
          <w:sz w:val="16"/>
        </w:rPr>
        <w:t xml:space="preserve">, albeit slowly, </w:t>
      </w:r>
      <w:r w:rsidRPr="00E47C3D">
        <w:rPr>
          <w:rStyle w:val="StyleBoldUnderline"/>
        </w:rPr>
        <w:t>is continuing to gain traction</w:t>
      </w:r>
      <w:r w:rsidRPr="00E47C3D">
        <w:rPr>
          <w:sz w:val="16"/>
        </w:rPr>
        <w:t xml:space="preserve"> within the administration. In particular, this has been visible since mid-2010, when Raúl began a second round of economic reforms,14 bringing many experts to claim that “a new phase in Cuban history is unfolding.”15 In September 2010, Raúl announced that the state was cutting a half-million jobs, simultaneously giving incentives to citizens to open new private businesses and instituting a new payroll tax on a sliding scale to increase the hiring of labor.16</w:t>
      </w:r>
      <w:r w:rsidRPr="00E47C3D">
        <w:rPr>
          <w:sz w:val="12"/>
        </w:rPr>
        <w:t>¶</w:t>
      </w:r>
      <w:r w:rsidRPr="00E47C3D">
        <w:rPr>
          <w:sz w:val="16"/>
        </w:rPr>
        <w:t xml:space="preserve"> It is telling that Raúl’s reforms alter the founding principles of the post-1959 Cuban society. Raúl himself implied an internal shift when he noted, “Socialism means equality of rights, not of income... equality is not egalitarianism.”17 At the most fundamental level, these economic reforms indicate a transformation in the relationship between Cuban society and its government. In addition, Raúl has indicated an increased willingness to make political reforms, releasing nearly all of the island’s political prisoners, including 52 in July 2010.18 though they leave much to be desired in the realm of human rights, the scope of Raúl’s newest era of reforms is unprecedented in post-Cold War Cuba.</w:t>
      </w:r>
      <w:r w:rsidRPr="00E47C3D">
        <w:rPr>
          <w:sz w:val="12"/>
        </w:rPr>
        <w:t>¶</w:t>
      </w:r>
      <w:r w:rsidRPr="00E47C3D">
        <w:rPr>
          <w:sz w:val="16"/>
        </w:rPr>
        <w:t xml:space="preserve"> </w:t>
      </w:r>
      <w:r w:rsidRPr="00E47C3D">
        <w:rPr>
          <w:rStyle w:val="StyleBoldUnderline"/>
        </w:rPr>
        <w:t>As Cuba has moved down a path of internal transformation</w:t>
      </w:r>
      <w:r w:rsidRPr="00E47C3D">
        <w:rPr>
          <w:sz w:val="16"/>
        </w:rPr>
        <w:t xml:space="preserve">, beginning to unclench control over its own society, President </w:t>
      </w:r>
      <w:r w:rsidRPr="00E47C3D">
        <w:rPr>
          <w:rStyle w:val="StyleBoldUnderline"/>
        </w:rPr>
        <w:t>Obama has slowly reached out.</w:t>
      </w:r>
      <w:r w:rsidRPr="00E47C3D">
        <w:rPr>
          <w:sz w:val="16"/>
        </w:rPr>
        <w:t xml:space="preserve"> On January 14, 2011, </w:t>
      </w:r>
      <w:r w:rsidRPr="00E47C3D">
        <w:rPr>
          <w:rStyle w:val="StyleBoldUnderline"/>
        </w:rPr>
        <w:t>the administration stepped toward a more active engagement by restoring higher education exchange programs, extending travel remittance allowances</w:t>
      </w:r>
      <w:r w:rsidRPr="00E47C3D">
        <w:rPr>
          <w:sz w:val="16"/>
        </w:rPr>
        <w:t xml:space="preserve"> to all Americans, </w:t>
      </w:r>
      <w:r w:rsidRPr="00E47C3D">
        <w:rPr>
          <w:rStyle w:val="StyleBoldUnderline"/>
        </w:rPr>
        <w:t>and permitting chartered flights</w:t>
      </w:r>
      <w:r w:rsidRPr="00E47C3D">
        <w:rPr>
          <w:sz w:val="16"/>
        </w:rPr>
        <w:t xml:space="preserve"> to Havana from anyUSairport.19 </w:t>
      </w:r>
      <w:r w:rsidRPr="00E47C3D">
        <w:rPr>
          <w:rStyle w:val="StyleBoldUnderline"/>
        </w:rPr>
        <w:t xml:space="preserve">Though this progress indicates that relations are steadily improving, </w:t>
      </w:r>
      <w:r w:rsidRPr="009277D4">
        <w:rPr>
          <w:rStyle w:val="Emphasis"/>
        </w:rPr>
        <w:t>a potential breakthrough in relations</w:t>
      </w:r>
      <w:r w:rsidRPr="00E47C3D">
        <w:rPr>
          <w:sz w:val="16"/>
        </w:rPr>
        <w:t xml:space="preserve"> and America’s Cuba policy </w:t>
      </w:r>
      <w:r w:rsidRPr="009277D4">
        <w:rPr>
          <w:rStyle w:val="Emphasis"/>
        </w:rPr>
        <w:t>is only possible by opening high-level diplomatic relations and eliminating the US embargo.</w:t>
      </w:r>
    </w:p>
    <w:p w:rsidR="00CD6777" w:rsidRDefault="00CD6777" w:rsidP="00CD6777"/>
    <w:p w:rsidR="00CD6777" w:rsidRDefault="00CD6777" w:rsidP="00CD6777"/>
    <w:p w:rsidR="00CD6777" w:rsidRDefault="00CD6777" w:rsidP="00CD6777">
      <w:pPr>
        <w:pStyle w:val="Heading4"/>
      </w:pPr>
      <w:r>
        <w:t>Contention 2 is Solvency</w:t>
      </w:r>
    </w:p>
    <w:p w:rsidR="00CD6777" w:rsidRDefault="00CD6777" w:rsidP="00CD6777">
      <w:pPr>
        <w:pStyle w:val="Heading4"/>
      </w:pPr>
      <w:r>
        <w:t>Maintaining the embargo on Cuban oil and energy cooperation prevents excess Cuban drilling efforts.</w:t>
      </w:r>
    </w:p>
    <w:p w:rsidR="00CD6777" w:rsidRPr="009277D4" w:rsidRDefault="00CD6777" w:rsidP="00CD6777">
      <w:pPr>
        <w:rPr>
          <w:sz w:val="16"/>
          <w:szCs w:val="16"/>
        </w:rPr>
      </w:pPr>
      <w:r w:rsidRPr="009277D4">
        <w:rPr>
          <w:rStyle w:val="StyleStyleBold12pt"/>
        </w:rPr>
        <w:t>Sadowski 11</w:t>
      </w:r>
      <w:r>
        <w:t xml:space="preserve"> </w:t>
      </w:r>
      <w:r w:rsidRPr="009277D4">
        <w:rPr>
          <w:sz w:val="16"/>
          <w:szCs w:val="16"/>
        </w:rPr>
        <w:t>(Sadowski, Richard. "Cuban Offshore Drilling: Preparation and Prevention within the Framework of the United States’ Embargo." Sustainable Development Laws &amp; Policy. Journal of International Business and Law, 2011. Web. 21 July 2013. &lt;http://digitalcommons.wcl.american.edu/cgi/viewcontent.cgi?article=1497&amp;context=sdlp&gt;.)//AR</w:t>
      </w:r>
    </w:p>
    <w:p w:rsidR="00CD6777" w:rsidRDefault="00CD6777" w:rsidP="00CD6777"/>
    <w:p w:rsidR="00CD6777" w:rsidRPr="009277D4" w:rsidRDefault="00CD6777" w:rsidP="00CD6777">
      <w:pPr>
        <w:rPr>
          <w:sz w:val="16"/>
        </w:rPr>
      </w:pPr>
      <w:r w:rsidRPr="009277D4">
        <w:rPr>
          <w:sz w:val="16"/>
        </w:rPr>
        <w:t xml:space="preserve">Cuba plans to drill seven exploratory oil wells in the Gulf of Mexico by 2014.1 </w:t>
      </w:r>
      <w:r w:rsidRPr="009277D4">
        <w:rPr>
          <w:rStyle w:val="StyleBoldUnderline"/>
        </w:rPr>
        <w:t>Some argue that</w:t>
      </w:r>
      <w:r w:rsidRPr="009277D4">
        <w:rPr>
          <w:sz w:val="16"/>
        </w:rPr>
        <w:t xml:space="preserve"> the threat of </w:t>
      </w:r>
      <w:r w:rsidRPr="009277D4">
        <w:rPr>
          <w:rStyle w:val="StyleBoldUnderline"/>
        </w:rPr>
        <w:t>Cuban</w:t>
      </w:r>
      <w:r w:rsidRPr="009277D4">
        <w:rPr>
          <w:sz w:val="16"/>
        </w:rPr>
        <w:t xml:space="preserve"> offshore </w:t>
      </w:r>
      <w:r w:rsidRPr="009277D4">
        <w:rPr>
          <w:rStyle w:val="StyleBoldUnderline"/>
        </w:rPr>
        <w:t xml:space="preserve">oil drilling will increase the embargo’s costs and </w:t>
      </w:r>
      <w:r w:rsidRPr="009277D4">
        <w:rPr>
          <w:sz w:val="16"/>
        </w:rPr>
        <w:t>that</w:t>
      </w:r>
      <w:r w:rsidRPr="009277D4">
        <w:rPr>
          <w:rStyle w:val="StyleBoldUnderline"/>
        </w:rPr>
        <w:t xml:space="preserve"> U.S. oil companies will miss out on oil exploration</w:t>
      </w:r>
      <w:r w:rsidRPr="009277D4">
        <w:rPr>
          <w:sz w:val="16"/>
        </w:rPr>
        <w:t xml:space="preserve"> that will go to foreign countries.2 In response, </w:t>
      </w:r>
      <w:r w:rsidRPr="009277D4">
        <w:rPr>
          <w:rStyle w:val="StyleBoldUnderline"/>
        </w:rPr>
        <w:t>some</w:t>
      </w:r>
      <w:r w:rsidRPr="009277D4">
        <w:rPr>
          <w:sz w:val="16"/>
        </w:rPr>
        <w:t xml:space="preserve"> U.S. lawmakers and U.S. oil lobbyists </w:t>
      </w:r>
      <w:r w:rsidRPr="009277D4">
        <w:rPr>
          <w:rStyle w:val="StyleBoldUnderline"/>
        </w:rPr>
        <w:t>have advocated for an exception to the Cuban embargo permitting energy cooperation.</w:t>
      </w:r>
      <w:r w:rsidRPr="009277D4">
        <w:rPr>
          <w:sz w:val="16"/>
        </w:rPr>
        <w:t xml:space="preserve">3 Notwithstanding these concerns, </w:t>
      </w:r>
      <w:r w:rsidRPr="009277D4">
        <w:rPr>
          <w:rStyle w:val="StyleBoldUnderline"/>
        </w:rPr>
        <w:t>the long-standing Cuban embargo is a</w:t>
      </w:r>
      <w:r w:rsidRPr="009277D4">
        <w:rPr>
          <w:sz w:val="16"/>
        </w:rPr>
        <w:t xml:space="preserve">n economic </w:t>
      </w:r>
      <w:r w:rsidRPr="009277D4">
        <w:rPr>
          <w:rStyle w:val="StyleBoldUnderline"/>
        </w:rPr>
        <w:t>restriction with a significant purpose and should not so easily be forsaken</w:t>
      </w:r>
      <w:r w:rsidRPr="009277D4">
        <w:rPr>
          <w:sz w:val="16"/>
        </w:rPr>
        <w:t xml:space="preserve">. This article argues that, </w:t>
      </w:r>
      <w:r w:rsidRPr="009277D4">
        <w:rPr>
          <w:rStyle w:val="StyleBoldUnderline"/>
        </w:rPr>
        <w:t xml:space="preserve">despite the added pressure Cuba’s offshore oil developments have placed on U.S. policy, the embargo’s twin goals of bringing democracy to the Cuban people and ending their oppressive rule have not been met. Thus, now is not the time to lift </w:t>
      </w:r>
      <w:r w:rsidRPr="009277D4">
        <w:rPr>
          <w:rStyle w:val="Emphasis"/>
        </w:rPr>
        <w:t>or ease</w:t>
      </w:r>
      <w:r w:rsidRPr="009277D4">
        <w:rPr>
          <w:rStyle w:val="StyleBoldUnderline"/>
        </w:rPr>
        <w:t xml:space="preserve"> the embargo. The embargo itself serves to restrict Cuba’s drilling efforts</w:t>
      </w:r>
      <w:r w:rsidRPr="009277D4">
        <w:rPr>
          <w:sz w:val="16"/>
        </w:rPr>
        <w:t xml:space="preserve"> and new legislation may further hamper Cuba’s exploration.5 Additionally, </w:t>
      </w:r>
      <w:r w:rsidRPr="009277D4">
        <w:rPr>
          <w:rStyle w:val="StyleBoldUnderline"/>
        </w:rPr>
        <w:t>the economic concerns of the U.S. energy industry do not warrant a change in the U.S. foreign policy toward Cuba, and those concerns can be better met by tapping U.S. resources. Furthermore, fears of a Cuban oil spill can be assuaged through less drastic measures such as an oil spill emergency response agreement with Cuba</w:t>
      </w:r>
      <w:r w:rsidRPr="009277D4">
        <w:rPr>
          <w:sz w:val="16"/>
        </w:rPr>
        <w:t>, similar to the one that the United States has enacted with Mexico.</w:t>
      </w:r>
    </w:p>
    <w:p w:rsidR="00CD6777" w:rsidRDefault="00CD6777" w:rsidP="00CD6777">
      <w:r>
        <w:t xml:space="preserve"> </w:t>
      </w:r>
    </w:p>
    <w:p w:rsidR="00CD6777" w:rsidRDefault="00CD6777" w:rsidP="00CD6777"/>
    <w:p w:rsidR="00CD6777" w:rsidRDefault="00CD6777" w:rsidP="00CD6777">
      <w:pPr>
        <w:pStyle w:val="Heading4"/>
      </w:pPr>
      <w:r>
        <w:t>The net benefit – Environment DA</w:t>
      </w:r>
    </w:p>
    <w:p w:rsidR="00CD6777" w:rsidRDefault="00CD6777" w:rsidP="00CD6777">
      <w:pPr>
        <w:pStyle w:val="Heading4"/>
      </w:pPr>
      <w:r>
        <w:t>First – status quo is starting to solve Cuban oil issues. Lifting the embargo for oil reverses resolve.</w:t>
      </w:r>
    </w:p>
    <w:p w:rsidR="00CD6777" w:rsidRPr="009277D4" w:rsidRDefault="00CD6777" w:rsidP="00CD6777">
      <w:pPr>
        <w:rPr>
          <w:sz w:val="16"/>
          <w:szCs w:val="16"/>
        </w:rPr>
      </w:pPr>
      <w:r w:rsidRPr="009277D4">
        <w:rPr>
          <w:rStyle w:val="StyleStyleBold12pt"/>
        </w:rPr>
        <w:t>Sadowski 11</w:t>
      </w:r>
      <w:r>
        <w:t xml:space="preserve"> </w:t>
      </w:r>
      <w:r w:rsidRPr="009277D4">
        <w:rPr>
          <w:sz w:val="16"/>
          <w:szCs w:val="16"/>
        </w:rPr>
        <w:t>(Sadowski, Richard. "Cuban Offshore Drilling: Preparation and Prevention within the Framework of the United States’ Embargo." Sustainable Development Laws &amp; Policy. Journal of International Business and Law, 2011. Web. 21 July 2013. &lt;http://digitalcommons.wcl.american.edu/cgi/viewcontent.cgi?article=1497&amp;context=sdlp&gt;.)//AR</w:t>
      </w:r>
    </w:p>
    <w:p w:rsidR="00CD6777" w:rsidRDefault="00CD6777" w:rsidP="00CD6777"/>
    <w:p w:rsidR="00CD6777" w:rsidRDefault="00CD6777" w:rsidP="00CD6777">
      <w:pPr>
        <w:rPr>
          <w:rStyle w:val="StyleBoldUnderline"/>
        </w:rPr>
      </w:pPr>
      <w:r w:rsidRPr="00246470">
        <w:rPr>
          <w:sz w:val="16"/>
        </w:rPr>
        <w:t xml:space="preserve">Since its inception, the Cuban embargo has ebbed and flowed in severity and support. While the measure seems to be increasingly unpopular, it takes legitimate aim at a Cuban regime characterized by intolerance and oppression. </w:t>
      </w:r>
      <w:r w:rsidRPr="00246470">
        <w:rPr>
          <w:rStyle w:val="StyleBoldUnderline"/>
        </w:rPr>
        <w:t xml:space="preserve">Though the Castros utilize the embargo as a scapegoat upon which to blame Cuba’s failures,94 </w:t>
      </w:r>
      <w:r w:rsidRPr="00246470">
        <w:rPr>
          <w:rStyle w:val="Emphasis"/>
        </w:rPr>
        <w:t>recent changes</w:t>
      </w:r>
      <w:r w:rsidRPr="00246470">
        <w:rPr>
          <w:rStyle w:val="StyleBoldUnderline"/>
        </w:rPr>
        <w:t xml:space="preserve"> suggest the embargo is indeed </w:t>
      </w:r>
      <w:r w:rsidRPr="00246470">
        <w:rPr>
          <w:rStyle w:val="Emphasis"/>
        </w:rPr>
        <w:t>close to accomplishing its goals.</w:t>
      </w:r>
      <w:r w:rsidRPr="00246470">
        <w:rPr>
          <w:rStyle w:val="StyleBoldUnderline"/>
        </w:rPr>
        <w:t xml:space="preserve">95 Despite this, critics, including U.S. oil producers, want the embargo dropped. Regardless of criticism, </w:t>
      </w:r>
      <w:r w:rsidRPr="00246470">
        <w:rPr>
          <w:rStyle w:val="Emphasis"/>
        </w:rPr>
        <w:t>the embargo must remain in place until its goals are met.</w:t>
      </w:r>
      <w:r w:rsidRPr="00246470">
        <w:rPr>
          <w:rStyle w:val="StyleBoldUnderline"/>
        </w:rPr>
        <w:t xml:space="preserve"> Environmental fears can be effectively countered through bilateral response and preparation agreements with Cuba.</w:t>
      </w:r>
      <w:r w:rsidRPr="00246470">
        <w:rPr>
          <w:sz w:val="16"/>
        </w:rPr>
        <w:t xml:space="preserve"> Also, economic and energy needs are more properly addressed through drilling U.S. resources. Ultimately, with the aid of legislation such as Buchanan’s bill, the United States should exercise its political and economic power to pressure foreign companies to avoid offshore drilling in Cuba. The United States can dissuade foreign investment without compromising the embargo. </w:t>
      </w:r>
      <w:r w:rsidRPr="00246470">
        <w:rPr>
          <w:rStyle w:val="StyleBoldUnderline"/>
        </w:rPr>
        <w:t xml:space="preserve">It appears </w:t>
      </w:r>
      <w:r w:rsidRPr="00246470">
        <w:rPr>
          <w:rStyle w:val="Emphasis"/>
        </w:rPr>
        <w:t>an end to oppressive communist rule in Cuba is nearing.</w:t>
      </w:r>
      <w:r w:rsidRPr="00246470">
        <w:rPr>
          <w:rStyle w:val="StyleBoldUnderline"/>
        </w:rPr>
        <w:t xml:space="preserve"> Now is the time for the United States to both reject offshore drilling in Cuba and demonstrate resolve in meeting the goals of the economic embargo.</w:t>
      </w:r>
    </w:p>
    <w:p w:rsidR="00CD6777" w:rsidRPr="00B157F7" w:rsidRDefault="00CD6777" w:rsidP="00CD6777"/>
    <w:p w:rsidR="00CD6777" w:rsidRPr="00B157F7" w:rsidRDefault="00CD6777" w:rsidP="00CD6777"/>
    <w:p w:rsidR="00CD6777" w:rsidRPr="00B157F7" w:rsidRDefault="00CD6777" w:rsidP="00CD6777">
      <w:pPr>
        <w:pStyle w:val="Heading4"/>
        <w:rPr>
          <w:rStyle w:val="StyleBoldUnderline"/>
        </w:rPr>
      </w:pPr>
      <w:r w:rsidRPr="00B157F7">
        <w:t>Loss of hotspots causes extin</w:t>
      </w:r>
      <w:r>
        <w:t>ction to all life.</w:t>
      </w:r>
    </w:p>
    <w:p w:rsidR="00CD6777" w:rsidRDefault="00CD6777" w:rsidP="00CD6777">
      <w:r w:rsidRPr="00246470">
        <w:rPr>
          <w:rStyle w:val="StyleStyleBold12pt"/>
        </w:rPr>
        <w:t>Mittermeir 11</w:t>
      </w:r>
      <w:r>
        <w:t xml:space="preserve"> </w:t>
      </w:r>
      <w:r w:rsidRPr="00246470">
        <w:rPr>
          <w:sz w:val="16"/>
          <w:szCs w:val="16"/>
        </w:rPr>
        <w:t xml:space="preserve">(Mittermeier, Russel, Will Turner, Frank Larsen, Thomas Brooks, and Claude Gascon. "Global Biodiversity Conservation: The Critical Role of Hotspots." Academia.edu. Academia, 2011. Web. 21 July 2013. </w:t>
      </w:r>
      <w:hyperlink r:id="rId79" w:history="1">
        <w:r w:rsidRPr="00246470">
          <w:rPr>
            <w:rStyle w:val="Hyperlink"/>
            <w:sz w:val="16"/>
            <w:szCs w:val="16"/>
          </w:rPr>
          <w:t>http://www.academia.edu/1536096/Global_biodiversity_conservation_the_critical_role_of_hotspots</w:t>
        </w:r>
      </w:hyperlink>
      <w:r w:rsidRPr="00246470">
        <w:rPr>
          <w:sz w:val="16"/>
          <w:szCs w:val="16"/>
        </w:rPr>
        <w:t>.)//AR</w:t>
      </w:r>
    </w:p>
    <w:p w:rsidR="00CD6777" w:rsidRDefault="00CD6777" w:rsidP="00CD6777"/>
    <w:p w:rsidR="00CD6777" w:rsidRDefault="00CD6777" w:rsidP="00CD6777">
      <w:pPr>
        <w:rPr>
          <w:rStyle w:val="StyleBoldUnderline"/>
        </w:rPr>
      </w:pPr>
      <w:r w:rsidRPr="00B157F7">
        <w:rPr>
          <w:rStyle w:val="StyleBoldUnderline"/>
        </w:rPr>
        <w:t>Global changes</w:t>
      </w:r>
      <w:r w:rsidRPr="00B157F7">
        <w:rPr>
          <w:sz w:val="16"/>
        </w:rPr>
        <w:t xml:space="preserve">, from habitat loss and invasive species to anthropogenic climate change, </w:t>
      </w:r>
      <w:r w:rsidRPr="00B157F7">
        <w:rPr>
          <w:rStyle w:val="StyleBoldUnderline"/>
        </w:rPr>
        <w:t xml:space="preserve">have initiated the </w:t>
      </w:r>
      <w:r w:rsidRPr="00AF338B">
        <w:rPr>
          <w:rStyle w:val="Emphasis"/>
        </w:rPr>
        <w:t>sixth great mass extinction event</w:t>
      </w:r>
      <w:r w:rsidRPr="00B157F7">
        <w:rPr>
          <w:sz w:val="16"/>
        </w:rPr>
        <w:t xml:space="preserve"> in Earth’s history. </w:t>
      </w:r>
      <w:r w:rsidRPr="00B157F7">
        <w:rPr>
          <w:rStyle w:val="StyleBoldUnderline"/>
        </w:rPr>
        <w:t>As species</w:t>
      </w:r>
      <w:r w:rsidRPr="00B157F7">
        <w:rPr>
          <w:sz w:val="16"/>
        </w:rPr>
        <w:t xml:space="preserve"> become threatened and </w:t>
      </w:r>
      <w:r w:rsidRPr="00B157F7">
        <w:rPr>
          <w:rStyle w:val="StyleBoldUnderline"/>
        </w:rPr>
        <w:t>vanish, so too do the broader ecosystems and</w:t>
      </w:r>
      <w:r w:rsidRPr="00B157F7">
        <w:rPr>
          <w:sz w:val="16"/>
        </w:rPr>
        <w:t xml:space="preserve"> myriad </w:t>
      </w:r>
      <w:r w:rsidRPr="00B157F7">
        <w:rPr>
          <w:rStyle w:val="StyleBoldUnderline"/>
        </w:rPr>
        <w:t xml:space="preserve">benefits to </w:t>
      </w:r>
      <w:r w:rsidRPr="00AF338B">
        <w:rPr>
          <w:rStyle w:val="Emphasis"/>
        </w:rPr>
        <w:t>human well-being that depend upon biodiversity.</w:t>
      </w:r>
      <w:r w:rsidRPr="00AF338B">
        <w:rPr>
          <w:sz w:val="16"/>
          <w:u w:val="single"/>
        </w:rPr>
        <w:t xml:space="preserve"> </w:t>
      </w:r>
      <w:r w:rsidRPr="00B157F7">
        <w:rPr>
          <w:rStyle w:val="StyleBoldUnderline"/>
        </w:rPr>
        <w:t>Bringing</w:t>
      </w:r>
      <w:r w:rsidRPr="00B157F7">
        <w:rPr>
          <w:sz w:val="16"/>
        </w:rPr>
        <w:t xml:space="preserve"> an </w:t>
      </w:r>
      <w:r w:rsidRPr="00B157F7">
        <w:rPr>
          <w:rStyle w:val="StyleBoldUnderline"/>
        </w:rPr>
        <w:t>end to</w:t>
      </w:r>
      <w:r w:rsidRPr="00B157F7">
        <w:rPr>
          <w:sz w:val="16"/>
        </w:rPr>
        <w:t xml:space="preserve"> global </w:t>
      </w:r>
      <w:r w:rsidRPr="00B157F7">
        <w:rPr>
          <w:rStyle w:val="StyleBoldUnderline"/>
        </w:rPr>
        <w:t>biodiversity loss requires</w:t>
      </w:r>
      <w:r w:rsidRPr="00B157F7">
        <w:rPr>
          <w:sz w:val="16"/>
        </w:rPr>
        <w:t xml:space="preserve"> that limited available </w:t>
      </w:r>
      <w:r w:rsidRPr="00B157F7">
        <w:rPr>
          <w:rStyle w:val="StyleBoldUnderline"/>
        </w:rPr>
        <w:t>resources be guided to</w:t>
      </w:r>
      <w:r w:rsidRPr="00B157F7">
        <w:rPr>
          <w:sz w:val="16"/>
        </w:rPr>
        <w:t xml:space="preserve"> those </w:t>
      </w:r>
      <w:r w:rsidRPr="00B157F7">
        <w:rPr>
          <w:rStyle w:val="StyleBoldUnderline"/>
        </w:rPr>
        <w:t>regions that need it most. The biodiversity hotspots do this based on the conservation planning principles of irreplaceability</w:t>
      </w:r>
      <w:r w:rsidRPr="00B157F7">
        <w:rPr>
          <w:sz w:val="16"/>
        </w:rPr>
        <w:t xml:space="preserve"> and vulnerability. Here, we review the development of the hotspots over the past two decades and present an analysis of their biodiversity, updated to the current set of 35 regions. </w:t>
      </w:r>
      <w:r w:rsidRPr="00B157F7">
        <w:rPr>
          <w:rStyle w:val="StyleBoldUnderline"/>
        </w:rPr>
        <w:t>We</w:t>
      </w:r>
      <w:r w:rsidRPr="00B157F7">
        <w:rPr>
          <w:sz w:val="16"/>
        </w:rPr>
        <w:t xml:space="preserve"> then </w:t>
      </w:r>
      <w:r w:rsidRPr="00B157F7">
        <w:rPr>
          <w:rStyle w:val="StyleBoldUnderline"/>
        </w:rPr>
        <w:t>discuss</w:t>
      </w:r>
      <w:r w:rsidRPr="00B157F7">
        <w:rPr>
          <w:sz w:val="16"/>
        </w:rPr>
        <w:t xml:space="preserve"> past and future efforts needed to conserve them, sustaining </w:t>
      </w:r>
      <w:r w:rsidRPr="00B157F7">
        <w:rPr>
          <w:rStyle w:val="StyleBoldUnderline"/>
        </w:rPr>
        <w:t>their fundamental role both as</w:t>
      </w:r>
      <w:r w:rsidRPr="00B157F7">
        <w:rPr>
          <w:sz w:val="16"/>
        </w:rPr>
        <w:t xml:space="preserve"> the </w:t>
      </w:r>
      <w:r w:rsidRPr="00B157F7">
        <w:rPr>
          <w:rStyle w:val="StyleBoldUnderline"/>
        </w:rPr>
        <w:t>home of</w:t>
      </w:r>
      <w:r w:rsidRPr="00B157F7">
        <w:rPr>
          <w:sz w:val="16"/>
        </w:rPr>
        <w:t xml:space="preserve"> a substantial fraction of </w:t>
      </w:r>
      <w:r w:rsidRPr="00B157F7">
        <w:rPr>
          <w:rStyle w:val="StyleBoldUnderline"/>
        </w:rPr>
        <w:t xml:space="preserve">global biodiversity and as the ultimate source of many ecosystem services </w:t>
      </w:r>
      <w:r w:rsidRPr="00AF338B">
        <w:rPr>
          <w:rStyle w:val="Emphasis"/>
        </w:rPr>
        <w:t>upon which humanity depends.</w:t>
      </w:r>
    </w:p>
    <w:p w:rsidR="00CD6777" w:rsidRDefault="00CD6777" w:rsidP="00CD6777">
      <w:pPr>
        <w:rPr>
          <w:rStyle w:val="StyleBoldUnderline"/>
        </w:rPr>
      </w:pPr>
    </w:p>
    <w:p w:rsidR="00CD6777" w:rsidRDefault="00CD6777" w:rsidP="00CD6777"/>
    <w:p w:rsidR="00CD6777" w:rsidRDefault="00CD6777" w:rsidP="00CD6777">
      <w:pPr>
        <w:pStyle w:val="Heading2"/>
      </w:pPr>
      <w:r>
        <w:t>1NC-</w:t>
      </w:r>
      <w:r w:rsidRPr="00147120">
        <w:t xml:space="preserve"> </w:t>
      </w:r>
      <w:r w:rsidRPr="00505C04">
        <w:t>Tourism</w:t>
      </w:r>
      <w:r>
        <w:t xml:space="preserve"> CP Shell</w:t>
      </w:r>
    </w:p>
    <w:p w:rsidR="00CD6777" w:rsidRPr="00147120" w:rsidRDefault="00CD6777" w:rsidP="00CD6777">
      <w:pPr>
        <w:pStyle w:val="Heading4"/>
      </w:pPr>
      <w:r w:rsidRPr="00147120">
        <w:t>Text: The United States federal government should lift the Cuban Embargo except for its restrictions in travel to the Republic of Cuba</w:t>
      </w:r>
    </w:p>
    <w:p w:rsidR="00CD6777" w:rsidRDefault="00CD6777" w:rsidP="00CD6777"/>
    <w:p w:rsidR="00CD6777" w:rsidRDefault="00CD6777" w:rsidP="00CD6777">
      <w:pPr>
        <w:pStyle w:val="Heading3"/>
      </w:pPr>
      <w:r>
        <w:t>Contention 1 is competition:</w:t>
      </w:r>
    </w:p>
    <w:p w:rsidR="00CD6777" w:rsidRDefault="00CD6777" w:rsidP="00CD6777">
      <w:pPr>
        <w:pStyle w:val="Heading4"/>
      </w:pPr>
      <w:r>
        <w:t>The aff is contextually bound to remove the entire embargo---otherwise, they don’t solve.</w:t>
      </w:r>
    </w:p>
    <w:p w:rsidR="00CD6777" w:rsidRPr="00E47C3D" w:rsidRDefault="00CD6777" w:rsidP="00CD6777">
      <w:pPr>
        <w:rPr>
          <w:sz w:val="16"/>
          <w:szCs w:val="16"/>
        </w:rPr>
      </w:pPr>
      <w:r w:rsidRPr="00E47C3D">
        <w:rPr>
          <w:rStyle w:val="StyleStyleBold12pt"/>
        </w:rPr>
        <w:t>Hinderdael 11</w:t>
      </w:r>
      <w:r>
        <w:t xml:space="preserve"> </w:t>
      </w:r>
      <w:r w:rsidRPr="00E47C3D">
        <w:rPr>
          <w:sz w:val="16"/>
          <w:szCs w:val="16"/>
        </w:rPr>
        <w:t>(Hinderdael, Klaas. "Breaking the Logjam: Obama's Cuba Policy and a Guideline for Improved Leadership." Bologna Center Journal of International Affairs. Johns Hopkins University, 11 June 2011. Web. 21 July 2013. &lt;http://bcjournal.org/volume-14/breaking-the-logjam.html?printerFriendly=true&gt;.)//AR</w:t>
      </w:r>
    </w:p>
    <w:p w:rsidR="00CD6777" w:rsidRDefault="00CD6777" w:rsidP="00CD6777"/>
    <w:p w:rsidR="00CD6777" w:rsidRDefault="00CD6777" w:rsidP="00CD6777">
      <w:pPr>
        <w:rPr>
          <w:rStyle w:val="Emphasis"/>
        </w:rPr>
      </w:pPr>
      <w:r w:rsidRPr="00E47C3D">
        <w:rPr>
          <w:sz w:val="16"/>
        </w:rPr>
        <w:t xml:space="preserve">In fact, it appears that </w:t>
      </w:r>
      <w:r w:rsidRPr="00E47C3D">
        <w:rPr>
          <w:rStyle w:val="StyleBoldUnderline"/>
        </w:rPr>
        <w:t>engagement</w:t>
      </w:r>
      <w:r w:rsidRPr="00E47C3D">
        <w:rPr>
          <w:sz w:val="16"/>
        </w:rPr>
        <w:t xml:space="preserve">, albeit slowly, </w:t>
      </w:r>
      <w:r w:rsidRPr="00E47C3D">
        <w:rPr>
          <w:rStyle w:val="StyleBoldUnderline"/>
        </w:rPr>
        <w:t>is continuing to gain traction</w:t>
      </w:r>
      <w:r w:rsidRPr="00E47C3D">
        <w:rPr>
          <w:sz w:val="16"/>
        </w:rPr>
        <w:t xml:space="preserve"> within the administration. In particular, this has been visible since mid-2010, when Raúl began a second round of economic reforms,14 bringing many experts to claim that “a new phase in Cuban history is unfolding.”15 In September 2010, Raúl announced that the state was cutting a half-million jobs, simultaneously giving incentives to citizens to open new private businesses and instituting a new payroll tax on a sliding scale to increase the hiring of labor.16</w:t>
      </w:r>
      <w:r w:rsidRPr="00E47C3D">
        <w:rPr>
          <w:sz w:val="12"/>
        </w:rPr>
        <w:t>¶</w:t>
      </w:r>
      <w:r w:rsidRPr="00E47C3D">
        <w:rPr>
          <w:sz w:val="16"/>
        </w:rPr>
        <w:t xml:space="preserve"> It is telling that Raúl’s reforms alter the founding principles of the post-1959 Cuban society. Raúl himself implied an internal shift when he noted, “Socialism means equality of rights, not of income... equality is not egalitarianism.”17 At the most fundamental level, these economic reforms indicate a transformation in the relationship between Cuban society and its government. In addition, Raúl has indicated an increased willingness to make political reforms, releasing nearly all of the island’s political prisoners, including 52 in July 2010.18 though they leave much to be desired in the realm of human rights, the scope of Raúl’s newest era of reforms is unprecedented in post-Cold War Cuba.</w:t>
      </w:r>
      <w:r w:rsidRPr="00E47C3D">
        <w:rPr>
          <w:sz w:val="12"/>
        </w:rPr>
        <w:t>¶</w:t>
      </w:r>
      <w:r w:rsidRPr="00E47C3D">
        <w:rPr>
          <w:sz w:val="16"/>
        </w:rPr>
        <w:t xml:space="preserve"> </w:t>
      </w:r>
      <w:r w:rsidRPr="00E47C3D">
        <w:rPr>
          <w:rStyle w:val="StyleBoldUnderline"/>
        </w:rPr>
        <w:t>As Cuba has moved down a path of internal transformation</w:t>
      </w:r>
      <w:r w:rsidRPr="00E47C3D">
        <w:rPr>
          <w:sz w:val="16"/>
        </w:rPr>
        <w:t xml:space="preserve">, beginning to unclench control over its own society, President </w:t>
      </w:r>
      <w:r w:rsidRPr="00E47C3D">
        <w:rPr>
          <w:rStyle w:val="StyleBoldUnderline"/>
        </w:rPr>
        <w:t>Obama has slowly reached out.</w:t>
      </w:r>
      <w:r w:rsidRPr="00E47C3D">
        <w:rPr>
          <w:sz w:val="16"/>
        </w:rPr>
        <w:t xml:space="preserve"> On January 14, 2011, </w:t>
      </w:r>
      <w:r w:rsidRPr="00E47C3D">
        <w:rPr>
          <w:rStyle w:val="StyleBoldUnderline"/>
        </w:rPr>
        <w:t>the administration stepped toward a more active engagement by restoring higher education exchange programs, extending travel remittance allowances</w:t>
      </w:r>
      <w:r w:rsidRPr="00E47C3D">
        <w:rPr>
          <w:sz w:val="16"/>
        </w:rPr>
        <w:t xml:space="preserve"> to all Americans, </w:t>
      </w:r>
      <w:r w:rsidRPr="00E47C3D">
        <w:rPr>
          <w:rStyle w:val="StyleBoldUnderline"/>
        </w:rPr>
        <w:t>and permitting chartered flights</w:t>
      </w:r>
      <w:r w:rsidRPr="00E47C3D">
        <w:rPr>
          <w:sz w:val="16"/>
        </w:rPr>
        <w:t xml:space="preserve"> to Havana from anyUSairport.19 </w:t>
      </w:r>
      <w:r w:rsidRPr="00E47C3D">
        <w:rPr>
          <w:rStyle w:val="StyleBoldUnderline"/>
        </w:rPr>
        <w:t xml:space="preserve">Though this progress indicates that relations are steadily improving, </w:t>
      </w:r>
      <w:r w:rsidRPr="009277D4">
        <w:rPr>
          <w:rStyle w:val="Emphasis"/>
        </w:rPr>
        <w:t>a potential breakthrough in relations</w:t>
      </w:r>
      <w:r w:rsidRPr="00E47C3D">
        <w:rPr>
          <w:sz w:val="16"/>
        </w:rPr>
        <w:t xml:space="preserve"> and America’s Cuba policy </w:t>
      </w:r>
      <w:r w:rsidRPr="009277D4">
        <w:rPr>
          <w:rStyle w:val="Emphasis"/>
        </w:rPr>
        <w:t>is only possible by opening high-level diplomatic relations and eliminating the US embargo.</w:t>
      </w:r>
    </w:p>
    <w:p w:rsidR="00CD6777" w:rsidRDefault="00CD6777" w:rsidP="00CD6777"/>
    <w:p w:rsidR="00CD6777" w:rsidRDefault="00CD6777" w:rsidP="00CD6777">
      <w:pPr>
        <w:pStyle w:val="Heading3"/>
      </w:pPr>
      <w:r>
        <w:t>Contention 2 is Solvency</w:t>
      </w:r>
    </w:p>
    <w:p w:rsidR="00CD6777" w:rsidRDefault="00CD6777" w:rsidP="00CD6777">
      <w:pPr>
        <w:pStyle w:val="Heading4"/>
      </w:pPr>
      <w:r>
        <w:t>The embargo protects Cuban biodiversity</w:t>
      </w:r>
    </w:p>
    <w:p w:rsidR="00CD6777" w:rsidRDefault="00CD6777" w:rsidP="00CD6777">
      <w:r w:rsidRPr="00CE638F">
        <w:rPr>
          <w:rStyle w:val="StyleStyleBold12pt"/>
        </w:rPr>
        <w:t>PBS 10</w:t>
      </w:r>
      <w:r>
        <w:t xml:space="preserve"> </w:t>
      </w:r>
      <w:r w:rsidRPr="00CE638F">
        <w:rPr>
          <w:sz w:val="16"/>
          <w:szCs w:val="16"/>
        </w:rPr>
        <w:t>(PBS. "Cuba: The Accidental Eden." PBS. Educational Broadcasting Corporation, Sept. 2010. Web. 22 July 2013. &lt;http://www.pbs.org/wnet/nature/episodes/cuba-the-accidental-eden/a-brief-environmental-history/5830/&gt;.)//AR</w:t>
      </w:r>
    </w:p>
    <w:p w:rsidR="00CD6777" w:rsidRDefault="00CD6777" w:rsidP="00CD6777"/>
    <w:p w:rsidR="00CD6777" w:rsidRPr="00CE638F" w:rsidRDefault="00CD6777" w:rsidP="00CD6777">
      <w:pPr>
        <w:rPr>
          <w:sz w:val="16"/>
        </w:rPr>
      </w:pPr>
      <w:r w:rsidRPr="00CE638F">
        <w:rPr>
          <w:rStyle w:val="StyleBoldUnderline"/>
        </w:rPr>
        <w:t>Cuba has been called the “Accidental Eden” for its exceptional biodiversity and unique historical development. The island nation and its archipelagos support thousands of plant and animal species, many of which are endemic, making Cuba the most naturally diverse Caribbean nation</w:t>
      </w:r>
      <w:r w:rsidRPr="00CE638F">
        <w:rPr>
          <w:sz w:val="16"/>
        </w:rPr>
        <w:t xml:space="preserve"> and a destination for biological scientists and ecotourists.</w:t>
      </w:r>
      <w:r w:rsidRPr="00CE638F">
        <w:rPr>
          <w:sz w:val="12"/>
        </w:rPr>
        <w:t>¶</w:t>
      </w:r>
      <w:r w:rsidRPr="00CE638F">
        <w:rPr>
          <w:sz w:val="16"/>
        </w:rPr>
        <w:t xml:space="preserve"> </w:t>
      </w:r>
      <w:r w:rsidRPr="00CE638F">
        <w:rPr>
          <w:rStyle w:val="StyleBoldUnderline"/>
        </w:rPr>
        <w:t>Cuba’s natural blessings are the result of a manifold historical trajectory. The American trade and tourism embargo</w:t>
      </w:r>
      <w:r w:rsidRPr="00CE638F">
        <w:rPr>
          <w:sz w:val="16"/>
        </w:rPr>
        <w:t xml:space="preserve"> and the collapse of the Soviet Union </w:t>
      </w:r>
      <w:r w:rsidRPr="00CE638F">
        <w:rPr>
          <w:rStyle w:val="StyleBoldUnderline"/>
        </w:rPr>
        <w:t>have</w:t>
      </w:r>
      <w:r w:rsidRPr="00CE638F">
        <w:rPr>
          <w:sz w:val="16"/>
        </w:rPr>
        <w:t xml:space="preserve"> both </w:t>
      </w:r>
      <w:r w:rsidRPr="00CE638F">
        <w:rPr>
          <w:rStyle w:val="StyleBoldUnderline"/>
        </w:rPr>
        <w:t>made</w:t>
      </w:r>
      <w:r w:rsidRPr="00CE638F">
        <w:rPr>
          <w:sz w:val="16"/>
        </w:rPr>
        <w:t xml:space="preserve"> “accidental” </w:t>
      </w:r>
      <w:r w:rsidRPr="00CE638F">
        <w:rPr>
          <w:rStyle w:val="StyleBoldUnderline"/>
        </w:rPr>
        <w:t>contributions to the survival of Cuban wildlife.</w:t>
      </w:r>
      <w:r w:rsidRPr="00CE638F">
        <w:rPr>
          <w:sz w:val="12"/>
        </w:rPr>
        <w:t>¶</w:t>
      </w:r>
      <w:r w:rsidRPr="00CE638F">
        <w:rPr>
          <w:sz w:val="16"/>
        </w:rPr>
        <w:t xml:space="preserve"> Cuba’s low population density (about 102 people per square kilometer) and relative land isolation as an island have afforded it moderately low levels of environmental destruction and high levels of endemism. And Cuba remains biologically diverse, but it has seen its share of loss.</w:t>
      </w:r>
      <w:r w:rsidRPr="00CE638F">
        <w:rPr>
          <w:sz w:val="12"/>
        </w:rPr>
        <w:t>¶</w:t>
      </w:r>
      <w:r w:rsidRPr="00CE638F">
        <w:rPr>
          <w:sz w:val="16"/>
        </w:rPr>
        <w:t xml:space="preserve"> Spanish colonialism invited new plants, animals, and diseases, and some native lifeforms failed to cope. Species unique to Cuba became extinct, including varieties of sloths and monkeys, among other animals.</w:t>
      </w:r>
      <w:r w:rsidRPr="00CE638F">
        <w:rPr>
          <w:sz w:val="12"/>
        </w:rPr>
        <w:t>¶</w:t>
      </w:r>
      <w:r w:rsidRPr="00CE638F">
        <w:rPr>
          <w:sz w:val="16"/>
        </w:rPr>
        <w:t xml:space="preserve"> The expansion of Cuban commercialism and industry, particularly with the influence of European and American capital, continued to threaten Cuban wildlife populations. Tobacco and more significantly sugar transformed the country from a Spanish shipping port to a major agricultural exporter. As sugar demand rose, habitat was destroyed for farming. Today, farmers still compete with wildlife for use of the land. At the same time, heavy industrial development polluted Cuban air, land, and water.</w:t>
      </w:r>
      <w:r w:rsidRPr="00CE638F">
        <w:rPr>
          <w:sz w:val="12"/>
        </w:rPr>
        <w:t>¶</w:t>
      </w:r>
      <w:r w:rsidRPr="00CE638F">
        <w:rPr>
          <w:sz w:val="16"/>
        </w:rPr>
        <w:t xml:space="preserve"> Cuba’s 1959 revolution set the country on a path apart from other post-colonial nations.</w:t>
      </w:r>
      <w:r w:rsidRPr="00CE638F">
        <w:rPr>
          <w:sz w:val="12"/>
        </w:rPr>
        <w:t>¶</w:t>
      </w:r>
      <w:r w:rsidRPr="00CE638F">
        <w:rPr>
          <w:sz w:val="16"/>
        </w:rPr>
        <w:t xml:space="preserve"> Although revolutionary Cuba instituted policies around agriculture, industry, forests, and water, like most states in the 1960s, its moderate environmental efforts had mixed results. Focusing more heavily on agriculture rather than heavy industry probably did more to save Cuban wildlife in the ‘60s and ‘70s than did any environmentally conscious policies.</w:t>
      </w:r>
      <w:r w:rsidRPr="00CE638F">
        <w:rPr>
          <w:sz w:val="12"/>
        </w:rPr>
        <w:t>¶</w:t>
      </w:r>
      <w:r w:rsidRPr="00CE638F">
        <w:rPr>
          <w:sz w:val="16"/>
        </w:rPr>
        <w:t xml:space="preserve"> </w:t>
      </w:r>
      <w:r w:rsidRPr="00CE638F">
        <w:rPr>
          <w:rStyle w:val="StyleBoldUnderline"/>
        </w:rPr>
        <w:t>While global capitalism continued on a general course of thoughtless environmental destruction, the U.S. embargo against Cuba, including a travel ban, freed the country from its most salient environmental threat</w:t>
      </w:r>
      <w:r w:rsidRPr="00CE638F">
        <w:rPr>
          <w:sz w:val="16"/>
        </w:rPr>
        <w:t xml:space="preserve"> while putting the nation under great economic strain. Cuba traded and underwent forms of “development,” but in many ways avoided the developments of late century American capitalism. While both “capitalism” and “communism” ultimately undervalued natural resources, </w:t>
      </w:r>
      <w:r w:rsidRPr="00CE638F">
        <w:rPr>
          <w:rStyle w:val="StyleBoldUnderline"/>
        </w:rPr>
        <w:t>American executive and legislative dispositions helped nurture the blossoming of Cuban wildlife.</w:t>
      </w:r>
    </w:p>
    <w:p w:rsidR="00CD6777" w:rsidRDefault="00CD6777" w:rsidP="00CD6777"/>
    <w:p w:rsidR="00CD6777" w:rsidRDefault="00CD6777" w:rsidP="00CD6777">
      <w:pPr>
        <w:pStyle w:val="Heading3"/>
      </w:pPr>
      <w:r>
        <w:t>The net benefit – Environment</w:t>
      </w:r>
    </w:p>
    <w:p w:rsidR="00CD6777" w:rsidRDefault="00CD6777" w:rsidP="00CD6777">
      <w:pPr>
        <w:pStyle w:val="Heading4"/>
      </w:pPr>
      <w:r>
        <w:t>Lifting the ban on tourism would damage the Cuban ecosystem</w:t>
      </w:r>
    </w:p>
    <w:p w:rsidR="00CD6777" w:rsidRDefault="00CD6777" w:rsidP="00CD6777">
      <w:r w:rsidRPr="00CE638F">
        <w:rPr>
          <w:rStyle w:val="StyleStyleBold12pt"/>
        </w:rPr>
        <w:t>PBS 10</w:t>
      </w:r>
      <w:r>
        <w:t xml:space="preserve"> </w:t>
      </w:r>
      <w:r>
        <w:rPr>
          <w:sz w:val="16"/>
          <w:szCs w:val="16"/>
        </w:rPr>
        <w:t>(P</w:t>
      </w:r>
      <w:r w:rsidRPr="00CE638F">
        <w:rPr>
          <w:sz w:val="16"/>
          <w:szCs w:val="16"/>
        </w:rPr>
        <w:t>BS. "Cuba: The Accidental Eden." PBS. Educational Broadcasting Corporation, Sept. 2010. Web. 22 July 2013. &lt;http://www.pbs.org/wnet/nature/episodes/cuba-the-accidental-eden/a-brief-environmental-history/5830/&gt;.)//AR</w:t>
      </w:r>
    </w:p>
    <w:p w:rsidR="00CD6777" w:rsidRDefault="00CD6777" w:rsidP="00CD6777"/>
    <w:p w:rsidR="00CD6777" w:rsidRDefault="00CD6777" w:rsidP="00CD6777">
      <w:r w:rsidRPr="00CE638F">
        <w:rPr>
          <w:rStyle w:val="StyleBoldUnderline"/>
        </w:rPr>
        <w:t>Today Cuba exhibits thriving natural diversity, though it may be tenuous.</w:t>
      </w:r>
      <w:r>
        <w:t xml:space="preserve"> Agricultural pollution, habitat destruction, and significantly </w:t>
      </w:r>
      <w:r w:rsidRPr="00CE638F">
        <w:rPr>
          <w:rStyle w:val="StyleBoldUnderline"/>
        </w:rPr>
        <w:t>tourism</w:t>
      </w:r>
      <w:r w:rsidRPr="00CE638F">
        <w:t xml:space="preserve"> </w:t>
      </w:r>
      <w:r>
        <w:t xml:space="preserve">all </w:t>
      </w:r>
      <w:r w:rsidRPr="00CE638F">
        <w:rPr>
          <w:rStyle w:val="StyleBoldUnderline"/>
        </w:rPr>
        <w:t>threaten the island’s plants and animals</w:t>
      </w:r>
      <w:r>
        <w:t xml:space="preserve"> and compete for land and water use.</w:t>
      </w:r>
    </w:p>
    <w:p w:rsidR="00CD6777" w:rsidRDefault="00CD6777" w:rsidP="00CD6777"/>
    <w:p w:rsidR="00CD6777" w:rsidRPr="00CE638F" w:rsidRDefault="00CD6777" w:rsidP="00CD6777">
      <w:pPr>
        <w:rPr>
          <w:rStyle w:val="StyleBoldUnderline"/>
        </w:rPr>
      </w:pPr>
      <w:r w:rsidRPr="00CE638F">
        <w:rPr>
          <w:rStyle w:val="StyleBoldUnderline"/>
        </w:rPr>
        <w:t>Every moment brings Cuba closer to the possibility of a lifted U.S. embargo, which would dramatically affect Cuba’s economic possibilities and thus its wildlife. One of the many mixed blessing would be increased tourism.</w:t>
      </w:r>
    </w:p>
    <w:p w:rsidR="00CD6777" w:rsidRDefault="00CD6777" w:rsidP="00CD6777"/>
    <w:p w:rsidR="00CD6777" w:rsidRDefault="00CD6777" w:rsidP="00CD6777">
      <w:r w:rsidRPr="00CE638F">
        <w:rPr>
          <w:rStyle w:val="StyleBoldUnderline"/>
        </w:rPr>
        <w:t>Marine conservationist</w:t>
      </w:r>
      <w:r>
        <w:t xml:space="preserve"> Fernando </w:t>
      </w:r>
      <w:r w:rsidRPr="00CE638F">
        <w:rPr>
          <w:rStyle w:val="StyleBoldUnderline"/>
        </w:rPr>
        <w:t>Bretos notes that “The tourism impact has really been minimal in Cuba, but that’s going to change. When you go from 2 million tourists a year to 4 to 6 to 8, everything will change.”</w:t>
      </w:r>
      <w:r w:rsidRPr="00CE638F">
        <w:t xml:space="preserve"> </w:t>
      </w:r>
    </w:p>
    <w:p w:rsidR="00CD6777" w:rsidRDefault="00CD6777" w:rsidP="00CD6777"/>
    <w:p w:rsidR="00CD6777" w:rsidRDefault="00CD6777" w:rsidP="00CD6777">
      <w:pPr>
        <w:pStyle w:val="Heading4"/>
        <w:rPr>
          <w:lang w:val="en"/>
        </w:rPr>
      </w:pPr>
      <w:r>
        <w:rPr>
          <w:lang w:val="en"/>
        </w:rPr>
        <w:t>Cuban biodiversity outweighs- lifting embargo biggest threat</w:t>
      </w:r>
    </w:p>
    <w:p w:rsidR="00CD6777" w:rsidRPr="003B1E69" w:rsidRDefault="00CD6777" w:rsidP="00CD6777">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CD6777" w:rsidRPr="00793CD6" w:rsidRDefault="00CD6777" w:rsidP="00CD6777">
      <w:pPr>
        <w:shd w:val="clear" w:color="auto" w:fill="FFFFFF"/>
        <w:rPr>
          <w:rStyle w:val="Date1"/>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Beaches</w:t>
      </w:r>
      <w:r w:rsidRPr="00793CD6">
        <w:rPr>
          <w:rStyle w:val="italics"/>
          <w:rFonts w:ascii="Helvetica" w:hAnsi="Helvetica" w:cs="Helvetica"/>
          <w:i w:val="0"/>
          <w:szCs w:val="20"/>
          <w:lang w:val="en"/>
        </w:rPr>
        <w:t xml:space="preserve">. </w:t>
      </w:r>
      <w:r>
        <w:rPr>
          <w:rStyle w:val="italics"/>
          <w:rFonts w:ascii="Helvetica" w:hAnsi="Helvetica" w:cs="Helvetica"/>
          <w:i w:val="0"/>
          <w:szCs w:val="20"/>
          <w:lang w:val="en"/>
        </w:rPr>
        <w:t>New York Times</w:t>
      </w:r>
      <w:r w:rsidRPr="00793CD6">
        <w:rPr>
          <w:rStyle w:val="italics"/>
          <w:rFonts w:ascii="Helvetica" w:hAnsi="Helvetica" w:cs="Helvetica"/>
          <w:i w:val="0"/>
          <w:szCs w:val="20"/>
          <w:lang w:val="en"/>
        </w:rPr>
        <w:t>”Conserving Cuba, After the Embargo”</w:t>
      </w:r>
      <w:r w:rsidRPr="00793CD6">
        <w:t xml:space="preserve"> </w:t>
      </w:r>
      <w:r w:rsidRPr="00793CD6">
        <w:rPr>
          <w:rStyle w:val="italics"/>
          <w:rFonts w:ascii="Helvetica" w:hAnsi="Helvetica" w:cs="Helvetica"/>
          <w:i w:val="0"/>
          <w:szCs w:val="20"/>
          <w:lang w:val="en"/>
        </w:rPr>
        <w:t>http://www.nytimes.com/2007/12/25/science/25cuba.html?ref=corneliadean&amp;_r=0</w:t>
      </w:r>
      <w:r>
        <w:rPr>
          <w:rStyle w:val="italics"/>
          <w:rFonts w:ascii="Helvetica" w:hAnsi="Helvetica" w:cs="Helvetica"/>
          <w:szCs w:val="20"/>
          <w:lang w:val="en"/>
        </w:rPr>
        <w:t xml:space="preserve"> </w:t>
      </w:r>
      <w:r>
        <w:rPr>
          <w:rStyle w:val="italics"/>
          <w:rFonts w:ascii="Helvetica" w:hAnsi="Helvetica" w:cs="Helvetica"/>
          <w:i w:val="0"/>
          <w:szCs w:val="20"/>
          <w:lang w:val="en"/>
        </w:rPr>
        <w:t>Accessed 7/17/13 AP</w:t>
      </w:r>
    </w:p>
    <w:p w:rsidR="00CD6777" w:rsidRPr="003B1E69" w:rsidRDefault="00CD6777" w:rsidP="00CD6777">
      <w:pPr>
        <w:shd w:val="clear" w:color="auto" w:fill="FFFFFF"/>
        <w:rPr>
          <w:rFonts w:ascii="Helvetica" w:hAnsi="Helvetica" w:cs="Helvetica"/>
          <w:szCs w:val="20"/>
          <w:lang w:val="en"/>
        </w:rPr>
      </w:pPr>
    </w:p>
    <w:p w:rsidR="00CD6777" w:rsidRDefault="00CD6777" w:rsidP="00CD6777">
      <w:pPr>
        <w:pStyle w:val="NormalWeb"/>
        <w:shd w:val="clear" w:color="auto" w:fill="FFFFFF"/>
        <w:rPr>
          <w:rFonts w:asciiTheme="minorHAnsi" w:hAnsiTheme="minorHAnsi" w:cs="Helvetica"/>
          <w:b/>
          <w:sz w:val="22"/>
          <w:szCs w:val="22"/>
          <w:u w:val="single"/>
          <w:lang w:val="en"/>
        </w:rPr>
      </w:pPr>
      <w:r w:rsidRPr="00073256">
        <w:rPr>
          <w:rFonts w:asciiTheme="minorHAnsi" w:hAnsiTheme="minorHAnsi" w:cs="Helvetica"/>
          <w:b/>
          <w:sz w:val="22"/>
          <w:szCs w:val="22"/>
          <w:highlight w:val="yellow"/>
          <w:u w:val="single"/>
          <w:lang w:val="en"/>
        </w:rPr>
        <w:t>Cuba has the most biologically diverse populations of freshwater fish</w:t>
      </w:r>
      <w:r w:rsidRPr="00565904">
        <w:rPr>
          <w:rFonts w:asciiTheme="minorHAnsi" w:hAnsiTheme="minorHAnsi" w:cs="Helvetica"/>
          <w:b/>
          <w:sz w:val="22"/>
          <w:szCs w:val="22"/>
          <w:u w:val="single"/>
          <w:lang w:val="en"/>
        </w:rPr>
        <w:t xml:space="preserve"> </w:t>
      </w:r>
      <w:r w:rsidRPr="00565904">
        <w:rPr>
          <w:rFonts w:asciiTheme="minorHAnsi" w:hAnsiTheme="minorHAnsi" w:cs="Helvetica"/>
          <w:sz w:val="22"/>
          <w:szCs w:val="22"/>
          <w:lang w:val="en"/>
        </w:rPr>
        <w:t xml:space="preserve">in the region. Its relatively large underwater coastal shelves are crucial for numerous marine species, including some whose larvae can be carried by currents into waters of the United States, said Ken Lindeman, a marine biologist at Florida Institute of Technology.    Dr. Lindeman, who did not attend the conference but who has spent many years studying Cuba's marine ecology, said in an interview that </w:t>
      </w:r>
      <w:r w:rsidRPr="00073256">
        <w:rPr>
          <w:rFonts w:asciiTheme="minorHAnsi" w:hAnsiTheme="minorHAnsi" w:cs="Helvetica"/>
          <w:b/>
          <w:sz w:val="22"/>
          <w:szCs w:val="22"/>
          <w:highlight w:val="yellow"/>
          <w:u w:val="single"/>
          <w:lang w:val="en"/>
        </w:rPr>
        <w:t>some of these creatures were important commercial and recreational species like the spiny lobster, grouper or snapper</w:t>
      </w:r>
      <w:r w:rsidRPr="00565904">
        <w:rPr>
          <w:rFonts w:asciiTheme="minorHAnsi" w:hAnsiTheme="minorHAnsi" w:cs="Helvetica"/>
          <w:sz w:val="22"/>
          <w:szCs w:val="22"/>
          <w:lang w:val="en"/>
        </w:rPr>
        <w:t xml:space="preserve">.      Like corals elsewhere, those in Cuba are suffering as global warming raises ocean temperatures and acidity levels. And like other corals in the region, they reeled when a mysterious die-off of sea urchins left them with algae overgrowth. But </w:t>
      </w:r>
      <w:r w:rsidRPr="00073256">
        <w:rPr>
          <w:rFonts w:asciiTheme="minorHAnsi" w:hAnsiTheme="minorHAnsi" w:cs="Helvetica"/>
          <w:b/>
          <w:sz w:val="22"/>
          <w:szCs w:val="22"/>
          <w:highlight w:val="yellow"/>
          <w:u w:val="single"/>
          <w:lang w:val="en"/>
        </w:rPr>
        <w:t>they have largely escaped damage from pollution, boat traffic and destructive fishing practices.</w:t>
      </w:r>
      <w:r w:rsidRPr="00565904">
        <w:rPr>
          <w:rFonts w:asciiTheme="minorHAnsi" w:hAnsiTheme="minorHAnsi" w:cs="Helvetica"/>
          <w:sz w:val="22"/>
          <w:szCs w:val="22"/>
          <w:lang w:val="en"/>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     In a report last year, the World Wildlife Fund said that "in dramatic contrast" to its island neighbors, </w:t>
      </w:r>
      <w:r w:rsidRPr="00073256">
        <w:rPr>
          <w:rFonts w:asciiTheme="minorHAnsi" w:hAnsiTheme="minorHAnsi" w:cs="Helvetica"/>
          <w:b/>
          <w:sz w:val="22"/>
          <w:szCs w:val="22"/>
          <w:highlight w:val="yellow"/>
          <w:u w:val="single"/>
          <w:lang w:val="en"/>
        </w:rPr>
        <w:t>Cuba's beaches, mangroves, reefs, seagrass beds and other habitats were relatively well preserved. Their biggest threat, the report said, was "the prospect of sudden and massive growth in mass tourism when the U.S. embargo lifts."</w:t>
      </w:r>
    </w:p>
    <w:p w:rsidR="00CD6777" w:rsidRDefault="00CD6777" w:rsidP="00CD6777">
      <w:pPr>
        <w:pStyle w:val="Heading3"/>
      </w:pPr>
      <w:r>
        <w:t>Tourism Backups</w:t>
      </w:r>
    </w:p>
    <w:p w:rsidR="00CD6777" w:rsidRDefault="00CD6777" w:rsidP="00CD6777">
      <w:pPr>
        <w:pStyle w:val="Heading4"/>
      </w:pPr>
      <w:r>
        <w:t>Embargo has led to environmental sustainability in Cuba- tourism poses threat</w:t>
      </w:r>
    </w:p>
    <w:p w:rsidR="00CD6777" w:rsidRDefault="00CD6777" w:rsidP="00CD6777"/>
    <w:p w:rsidR="00CD6777" w:rsidRDefault="00CD6777" w:rsidP="00CD6777">
      <w:r w:rsidRPr="008E15DC">
        <w:rPr>
          <w:rStyle w:val="StyleStyleBold12pt"/>
        </w:rPr>
        <w:t>Barclay</w:t>
      </w:r>
      <w:r>
        <w:t xml:space="preserve"> </w:t>
      </w:r>
      <w:r w:rsidRPr="008E15DC">
        <w:rPr>
          <w:rStyle w:val="StyleStyleBold12pt"/>
        </w:rPr>
        <w:t>04</w:t>
      </w:r>
    </w:p>
    <w:p w:rsidR="00CD6777" w:rsidRPr="008E15DC" w:rsidRDefault="00CD6777" w:rsidP="00CD6777">
      <w:r w:rsidRPr="008E15DC">
        <w:t xml:space="preserve">Eliza Barclay¶ porter and producer for NPR </w:t>
      </w:r>
      <w:r>
        <w:t xml:space="preserve">for </w:t>
      </w:r>
      <w:r w:rsidRPr="008E15DC">
        <w:t xml:space="preserve">the environment, immigration, economic development, and international politics received fellowships from the International Reporting Project, the Metcalf Institute for Marine and Environmental Reporting E/The Environmental Magazine¶ Friday 11 June 2004 “Cuba's New Environmentalism Faces Challenges” </w:t>
      </w:r>
      <w:hyperlink r:id="rId80" w:history="1">
        <w:r w:rsidRPr="008E15DC">
          <w:rPr>
            <w:rStyle w:val="Hyperlink"/>
          </w:rPr>
          <w:t>http://www.truth-out.org/archive/item/48343:tourists-and-us-embargo-threaten-cubas-environmental-gains</w:t>
        </w:r>
      </w:hyperlink>
      <w:r w:rsidRPr="008E15DC">
        <w:t xml:space="preserve"> accessed 7/18/13 AP</w:t>
      </w:r>
    </w:p>
    <w:p w:rsidR="00CD6777" w:rsidRDefault="00CD6777" w:rsidP="00CD6777"/>
    <w:p w:rsidR="00CD6777" w:rsidRPr="00D17C4E" w:rsidRDefault="00CD6777" w:rsidP="00CD6777">
      <w:r>
        <w:t>Every night, villagers trudge down the steep hillsides, leaving behind coffee plants tended with minimal chemical inputs, to their homes. At seven, they might gather with their neighbors, many of whom belong to the same coffee cooperative, to watch Mesa Redonda, a public affairs show not unlike Meet the Press.</w:t>
      </w:r>
      <w:r w:rsidRPr="00B424F4">
        <w:rPr>
          <w:sz w:val="12"/>
        </w:rPr>
        <w:t>¶</w:t>
      </w:r>
      <w:r>
        <w:rPr>
          <w:sz w:val="12"/>
        </w:rPr>
        <w:t xml:space="preserve"> </w:t>
      </w:r>
      <w:r>
        <w:t xml:space="preserve">Los Tumbos is one of thousands of rural Cuban villages with schools, doctors' offices, salas de television, and hospitals drawing power from silicone-based solar panels. </w:t>
      </w:r>
      <w:r w:rsidRPr="00B424F4">
        <w:rPr>
          <w:rStyle w:val="StyleBoldUnderline"/>
        </w:rPr>
        <w:t>The government's initiative to electrify Cuba with solar, wind, microhydro, and biomass energy is one of the many programs that has caught the attention of sustainability gurus around the world, casting the country into the limelight as a model for environmental innovation</w:t>
      </w:r>
      <w:r>
        <w:t>.</w:t>
      </w:r>
      <w:r w:rsidRPr="00B424F4">
        <w:rPr>
          <w:sz w:val="12"/>
        </w:rPr>
        <w:t>¶</w:t>
      </w:r>
      <w:r>
        <w:rPr>
          <w:sz w:val="12"/>
        </w:rPr>
        <w:t xml:space="preserve"> </w:t>
      </w:r>
      <w:r>
        <w:t>At the same time, Cuba under Fidel Castro is still under attack from the U.S.-based exile community for political and social oppression. In contrast, American export trade associations are also promoting Cuba as the next big market. Throughout the spectrum, attitudes towards Cuba and predictions about the country's future remain mixed and inconclusive.</w:t>
      </w:r>
      <w:r w:rsidRPr="00B424F4">
        <w:rPr>
          <w:sz w:val="12"/>
        </w:rPr>
        <w:t>¶</w:t>
      </w:r>
      <w:r>
        <w:rPr>
          <w:sz w:val="12"/>
        </w:rPr>
        <w:t xml:space="preserve"> </w:t>
      </w:r>
      <w:r>
        <w:t xml:space="preserve">In poorer communities like Los Tumbos, where basic human needs are just barely being met but where electricity arrived for the first time via affordable solar panels, a better future still hinges on a more vibrant economy. </w:t>
      </w:r>
      <w:r w:rsidRPr="00DB253D">
        <w:rPr>
          <w:rStyle w:val="StyleBoldUnderline"/>
          <w:highlight w:val="yellow"/>
        </w:rPr>
        <w:t>As Cuba's economy responds to the waves of tourists,</w:t>
      </w:r>
      <w:r w:rsidRPr="00B424F4">
        <w:rPr>
          <w:rStyle w:val="StyleBoldUnderline"/>
        </w:rPr>
        <w:t xml:space="preserve"> consumerism, oil production, and food imports flashing on the horizon, </w:t>
      </w:r>
      <w:r w:rsidRPr="00DB253D">
        <w:rPr>
          <w:rStyle w:val="StyleBoldUnderline"/>
          <w:highlight w:val="yellow"/>
        </w:rPr>
        <w:t>the country's institutional commitment to the environment will be put to the test</w:t>
      </w:r>
      <w:r>
        <w:t>.</w:t>
      </w:r>
      <w:r w:rsidRPr="00B424F4">
        <w:rPr>
          <w:sz w:val="12"/>
        </w:rPr>
        <w:t>¶</w:t>
      </w:r>
      <w:r>
        <w:rPr>
          <w:sz w:val="12"/>
        </w:rPr>
        <w:t xml:space="preserve"> </w:t>
      </w:r>
      <w:r>
        <w:t xml:space="preserve">Peter </w:t>
      </w:r>
      <w:r w:rsidRPr="00DB253D">
        <w:rPr>
          <w:rStyle w:val="StyleBoldUnderline"/>
          <w:highlight w:val="yellow"/>
        </w:rPr>
        <w:t>Rosset</w:t>
      </w:r>
      <w:r>
        <w:t xml:space="preserve">, co-director of Food First/Institute for Food and Development Policy, </w:t>
      </w:r>
      <w:r w:rsidRPr="00DB253D">
        <w:rPr>
          <w:rStyle w:val="StyleBoldUnderline"/>
          <w:highlight w:val="yellow"/>
        </w:rPr>
        <w:t>who has been researching food issues in Cuba since the early 1990s, said, "Cuba has resisted three things: the U.S. embargo and blockade, the fall of the Soviet Union, and the industrial green revolution and economic globalization that have taken their toll elsewhere in the world</w:t>
      </w:r>
      <w:r>
        <w:t>."</w:t>
      </w:r>
      <w:r w:rsidRPr="00B424F4">
        <w:rPr>
          <w:sz w:val="12"/>
        </w:rPr>
        <w:t>¶</w:t>
      </w:r>
      <w:r>
        <w:rPr>
          <w:sz w:val="12"/>
        </w:rPr>
        <w:t xml:space="preserve"> </w:t>
      </w:r>
      <w:r>
        <w:t>Many other Cuban and American experts agree that green-minded development is in part a consequence of the periodo especial or Special Period, the phase immediately following the Soviet Union's fall and the removal of its support of Cuba: 1990 to the late 1990s.</w:t>
      </w:r>
      <w:r w:rsidRPr="00B424F4">
        <w:rPr>
          <w:sz w:val="12"/>
        </w:rPr>
        <w:t>¶</w:t>
      </w:r>
      <w:r>
        <w:rPr>
          <w:sz w:val="12"/>
        </w:rPr>
        <w:t xml:space="preserve"> </w:t>
      </w:r>
      <w:r>
        <w:t>Carlos Garcia, an oceanographer with the Cuban Ministry of Industrial Fisheries, said that environmental protection was elevated significantly during the Special Period because producers could no longer ignore the possibility of a future with very limited resources.</w:t>
      </w:r>
      <w:r w:rsidRPr="00B424F4">
        <w:rPr>
          <w:sz w:val="12"/>
        </w:rPr>
        <w:t>¶</w:t>
      </w:r>
      <w:r>
        <w:rPr>
          <w:sz w:val="12"/>
        </w:rPr>
        <w:t xml:space="preserve"> </w:t>
      </w:r>
      <w:r>
        <w:t xml:space="preserve">Beyond the solar panels dotting rooftops, there are other green signs. In the long-neglected neighborhood of Central Havana, urban organic gardens, sandwiched between decrepit apartment buildings, are sprouting fresh vegetables and spices to stock and add flavor to schools, retirement homes, hospitals, and factory kitchens. In 2002, </w:t>
      </w:r>
      <w:r w:rsidRPr="00B424F4">
        <w:rPr>
          <w:rStyle w:val="StyleBoldUnderline"/>
        </w:rPr>
        <w:t>Cubans produced 3.4 million tons of food from 86,000 acres of urban land; in Havana, 90 percent of the city's fresh produce came from local urban farms and gardens</w:t>
      </w:r>
      <w:r>
        <w:t>.</w:t>
      </w:r>
      <w:r w:rsidRPr="00B424F4">
        <w:rPr>
          <w:sz w:val="12"/>
        </w:rPr>
        <w:t>¶</w:t>
      </w:r>
      <w:r>
        <w:rPr>
          <w:sz w:val="12"/>
        </w:rPr>
        <w:t xml:space="preserve"> </w:t>
      </w:r>
      <w:r w:rsidRPr="00DB253D">
        <w:rPr>
          <w:rStyle w:val="StyleBoldUnderline"/>
          <w:highlight w:val="yellow"/>
        </w:rPr>
        <w:t>In the U.S.-controlled Dry Tortugas, where brilliant, textured coral reefs teem with tropical fish and other striking sea life, Cuban scientists and resource managers have worked with</w:t>
      </w:r>
      <w:r>
        <w:t xml:space="preserve"> Ken Lindeman, </w:t>
      </w:r>
      <w:r w:rsidRPr="00B424F4">
        <w:rPr>
          <w:rStyle w:val="StyleBoldUnderline"/>
        </w:rPr>
        <w:t xml:space="preserve">a </w:t>
      </w:r>
      <w:r w:rsidRPr="00DB253D">
        <w:rPr>
          <w:rStyle w:val="StyleBoldUnderline"/>
          <w:highlight w:val="yellow"/>
        </w:rPr>
        <w:t>senior scientist at Environmental Defense, to create two no-take reserves that connect to a network of more than 20 marine parks.¶ These achievements in energy, agriculture, and coastal protection may be on the verge of taking on some unprecedented challenges</w:t>
      </w:r>
      <w:r w:rsidRPr="00B424F4">
        <w:rPr>
          <w:rStyle w:val="StyleBoldUnderline"/>
        </w:rPr>
        <w:t>.</w:t>
      </w:r>
      <w:r>
        <w:t xml:space="preserve"> Despite its commitment to renewable energy, </w:t>
      </w:r>
      <w:r w:rsidRPr="00B424F4">
        <w:rPr>
          <w:rStyle w:val="StyleBoldUnderline"/>
        </w:rPr>
        <w:t>the Cuban government has set ambitious goals for oil production in the next two years</w:t>
      </w:r>
      <w:r>
        <w:t xml:space="preserve">. According to the Ministry of Energy, </w:t>
      </w:r>
      <w:r w:rsidRPr="00B424F4">
        <w:rPr>
          <w:rStyle w:val="StyleBoldUnderline"/>
        </w:rPr>
        <w:t>domestic oil production has increased by a factor of six between 1991 and 2000</w:t>
      </w:r>
      <w:r>
        <w:t>. By December 2004, the Ministry projects that the country will only be importing 3.7 percent of its fuel, despite the fact that Cuban oil has high sulfur content and a history of low marketability.</w:t>
      </w:r>
      <w:r w:rsidRPr="00B424F4">
        <w:rPr>
          <w:sz w:val="12"/>
        </w:rPr>
        <w:t>¶</w:t>
      </w:r>
      <w:r>
        <w:rPr>
          <w:sz w:val="12"/>
        </w:rPr>
        <w:t xml:space="preserve"> </w:t>
      </w:r>
      <w:r>
        <w:t xml:space="preserve">Still, Bruno </w:t>
      </w:r>
      <w:r w:rsidRPr="00B424F4">
        <w:rPr>
          <w:rStyle w:val="StyleBoldUnderline"/>
        </w:rPr>
        <w:t>Henr quez, of the Renewable Energy Group at CubaEnergia</w:t>
      </w:r>
      <w:r>
        <w:t xml:space="preserve"> and founding editor of Energia y Tu magazine, said, "</w:t>
      </w:r>
      <w:r w:rsidRPr="00B424F4">
        <w:rPr>
          <w:rStyle w:val="StyleBoldUnderline"/>
        </w:rPr>
        <w:t>I don't believe that in the future we [Cuba] will abandon renewable techniques due to the limited tenure of petroleum. We are looking toward sustainable development and a more efficient way to use energy</w:t>
      </w:r>
      <w:r>
        <w:t>."</w:t>
      </w:r>
      <w:r w:rsidRPr="00B424F4">
        <w:rPr>
          <w:sz w:val="12"/>
        </w:rPr>
        <w:t>¶</w:t>
      </w:r>
      <w:r>
        <w:rPr>
          <w:sz w:val="12"/>
        </w:rPr>
        <w:t xml:space="preserve"> </w:t>
      </w:r>
      <w:r w:rsidRPr="008E15DC">
        <w:rPr>
          <w:rStyle w:val="StyleBoldUnderline"/>
        </w:rPr>
        <w:t>The trickle of exports allowed into Cuba from the United States through the Trade Sanctions Reform and Export Enhancement Act (TSRA) has the potential to turn into a heavy flow, according to the U.S.-Cuba Trade and Economic Council</w:t>
      </w:r>
      <w:r>
        <w:t>. And, as William Kennedy wrote in the introduction to the book Cuba on the Verge, "</w:t>
      </w:r>
      <w:r w:rsidRPr="008E15DC">
        <w:rPr>
          <w:rStyle w:val="StyleBoldUnderline"/>
        </w:rPr>
        <w:t>Billions of American investment dollars are hovering, waiting to rain on Cuba</w:t>
      </w:r>
      <w:r>
        <w:t>."</w:t>
      </w:r>
      <w:r w:rsidRPr="00B424F4">
        <w:rPr>
          <w:sz w:val="12"/>
        </w:rPr>
        <w:t>¶</w:t>
      </w:r>
      <w:r>
        <w:rPr>
          <w:sz w:val="12"/>
        </w:rPr>
        <w:t xml:space="preserve"> </w:t>
      </w:r>
      <w:r>
        <w:t>Approximately 1.7 million tourists visited Cuba in 2002</w:t>
      </w:r>
      <w:r w:rsidRPr="008E15DC">
        <w:rPr>
          <w:rStyle w:val="StyleBoldUnderline"/>
        </w:rPr>
        <w:t xml:space="preserve">. </w:t>
      </w:r>
      <w:r w:rsidRPr="00DB253D">
        <w:rPr>
          <w:rStyle w:val="StyleBoldUnderline"/>
          <w:highlight w:val="yellow"/>
        </w:rPr>
        <w:t>Cuban ecologists and policy makers may have to reconcile tourism increases and the subsequent encroachment of hotels and resorts with significant impacts to sensitive and valuable coastal ecosystems</w:t>
      </w:r>
      <w:r>
        <w:t>. "It is too early to predict what the long-term impacts of the substantial increase in tourism will be," said Lindeman.</w:t>
      </w:r>
      <w:r w:rsidRPr="00B424F4">
        <w:rPr>
          <w:sz w:val="12"/>
        </w:rPr>
        <w:t>¶</w:t>
      </w:r>
      <w:r>
        <w:rPr>
          <w:sz w:val="12"/>
        </w:rPr>
        <w:t xml:space="preserve"> </w:t>
      </w:r>
      <w:r>
        <w:t>Some leading Cuban environmental experts sense no threat from increasing international commerce. Rosa Elena Sime n Negr n, Minister of Science, Technology, and the Environment, said that the Ministry has set up a sophisticated system of environmental research and management institutes.</w:t>
      </w:r>
      <w:r w:rsidRPr="00B424F4">
        <w:rPr>
          <w:sz w:val="12"/>
        </w:rPr>
        <w:t>¶</w:t>
      </w:r>
      <w:r>
        <w:rPr>
          <w:sz w:val="12"/>
        </w:rPr>
        <w:t xml:space="preserve"> </w:t>
      </w:r>
      <w:r>
        <w:t>"Considering these established structures, the environment is not a transitory issue that can be brought down by more favorable economic conditions," she said. "It's a collective commitment that will remain under any circumstance, even when the U.S. blockade against Cuba is eliminated."</w:t>
      </w:r>
      <w:r w:rsidRPr="00B424F4">
        <w:rPr>
          <w:sz w:val="12"/>
        </w:rPr>
        <w:t>¶</w:t>
      </w:r>
      <w:r>
        <w:rPr>
          <w:sz w:val="12"/>
        </w:rPr>
        <w:t xml:space="preserve"> </w:t>
      </w:r>
      <w:r>
        <w:t xml:space="preserve">Still, </w:t>
      </w:r>
      <w:r w:rsidRPr="00DB253D">
        <w:rPr>
          <w:rStyle w:val="StyleBoldUnderline"/>
          <w:highlight w:val="yellow"/>
        </w:rPr>
        <w:t>more environmental expertise is badly needed within dozens of key agencies, along with tools such as computers and fax machines. Building capacity in these fields will be critical to the long-term survival of environmental initiatives.</w:t>
      </w:r>
      <w:r w:rsidRPr="00B424F4">
        <w:rPr>
          <w:sz w:val="12"/>
        </w:rPr>
        <w:t>¶</w:t>
      </w:r>
      <w:r>
        <w:rPr>
          <w:sz w:val="12"/>
        </w:rPr>
        <w:t xml:space="preserve"> </w:t>
      </w:r>
      <w:r>
        <w:t>On the ground, literally in the trenches between raised beds, Filberto Samora, who manages a lush, award-winning organoponico (intensive, organic vegetable garden) in Havana, is confident that his garden is here to stay.</w:t>
      </w:r>
      <w:r w:rsidRPr="00B424F4">
        <w:rPr>
          <w:sz w:val="12"/>
        </w:rPr>
        <w:t>¶</w:t>
      </w:r>
      <w:r>
        <w:rPr>
          <w:sz w:val="12"/>
        </w:rPr>
        <w:t xml:space="preserve"> </w:t>
      </w:r>
      <w:r>
        <w:t>"It is very much a part of the neighborhood," he said. "We have learned to farm it successfully without pesticides, with our own seeds and compost and the help of neighbors."</w:t>
      </w:r>
      <w:r w:rsidRPr="00B424F4">
        <w:rPr>
          <w:sz w:val="12"/>
        </w:rPr>
        <w:t>¶</w:t>
      </w:r>
      <w:r>
        <w:rPr>
          <w:sz w:val="12"/>
        </w:rPr>
        <w:t xml:space="preserve"> </w:t>
      </w:r>
      <w:r>
        <w:t>The coffee farmers in Los Tumbos are also receiving significant training from groups such as the Association of Small Farmers (ANAP), which uses farmer-to-farmer training to promote sustainability.</w:t>
      </w:r>
      <w:r w:rsidRPr="00B424F4">
        <w:rPr>
          <w:sz w:val="12"/>
        </w:rPr>
        <w:t>¶</w:t>
      </w:r>
      <w:r>
        <w:rPr>
          <w:sz w:val="12"/>
        </w:rPr>
        <w:t xml:space="preserve"> </w:t>
      </w:r>
      <w:r w:rsidRPr="00DB253D">
        <w:rPr>
          <w:rStyle w:val="StyleBoldUnderline"/>
          <w:highlight w:val="yellow"/>
        </w:rPr>
        <w:t>At the national level, Cuba's environmental programs may be under unprecedented pressure</w:t>
      </w:r>
      <w:r w:rsidRPr="00DB253D">
        <w:rPr>
          <w:highlight w:val="yellow"/>
        </w:rPr>
        <w:t>.</w:t>
      </w:r>
      <w:r>
        <w:t xml:space="preserve"> But for the villagers of Los Tumbos, the prospect of growing shade-grown organic coffee for the foreign market - and using solar energy in the process - just makes good environmental and economic sense. Voices on both sides of the Florida Straits seem to be working to keep Cuba on the path towards sustainable development.</w:t>
      </w:r>
    </w:p>
    <w:p w:rsidR="00CD6777" w:rsidRPr="00073256" w:rsidRDefault="00CD6777" w:rsidP="00CD6777">
      <w:pPr>
        <w:pStyle w:val="Heading4"/>
        <w:rPr>
          <w:rStyle w:val="StyleStyleBold12pt"/>
          <w:b/>
        </w:rPr>
      </w:pPr>
      <w:r w:rsidRPr="00073256">
        <w:rPr>
          <w:rStyle w:val="StyleStyleBold12pt"/>
        </w:rPr>
        <w:t>Increasing tourism kills the environment</w:t>
      </w:r>
    </w:p>
    <w:p w:rsidR="00CD6777" w:rsidRDefault="00CD6777" w:rsidP="00CD6777">
      <w:pPr>
        <w:rPr>
          <w:rStyle w:val="StyleBoldUnderline"/>
          <w:b/>
        </w:rPr>
      </w:pPr>
      <w:r w:rsidRPr="00527394">
        <w:rPr>
          <w:rStyle w:val="StyleStyleBold12pt"/>
        </w:rPr>
        <w:t>Bovée</w:t>
      </w:r>
      <w:r>
        <w:rPr>
          <w:rStyle w:val="StyleStyleBold12pt"/>
        </w:rPr>
        <w:t xml:space="preserve"> 11</w:t>
      </w:r>
    </w:p>
    <w:p w:rsidR="00CD6777" w:rsidRDefault="00CD6777" w:rsidP="00CD6777">
      <w:pPr>
        <w:rPr>
          <w:rStyle w:val="StyleBoldUnderline"/>
          <w:b/>
        </w:rPr>
      </w:pPr>
      <w:r>
        <w:rPr>
          <w:rStyle w:val="StyleBoldUnderline"/>
        </w:rPr>
        <w:t xml:space="preserve">Michelle Bovée BA in Political Science with a focus on international and comparative politics. Getting Masters in International Relations. Michelle is a featured writer. </w:t>
      </w:r>
      <w:r w:rsidRPr="00527394">
        <w:rPr>
          <w:rStyle w:val="StyleBoldUnderline"/>
        </w:rPr>
        <w:t>16 May, 2011</w:t>
      </w:r>
      <w:r>
        <w:rPr>
          <w:rStyle w:val="StyleBoldUnderline"/>
        </w:rPr>
        <w:t xml:space="preserve"> “tourism in cuba?”</w:t>
      </w:r>
      <w:r w:rsidRPr="00565904">
        <w:t xml:space="preserve"> </w:t>
      </w:r>
      <w:hyperlink r:id="rId81" w:history="1">
        <w:r w:rsidRPr="00471E18">
          <w:rPr>
            <w:rStyle w:val="Hyperlink"/>
          </w:rPr>
          <w:t>http://notenoughgood.com/2013/03/tourism-in-cuba/</w:t>
        </w:r>
      </w:hyperlink>
      <w:r>
        <w:rPr>
          <w:rStyle w:val="StyleBoldUnderline"/>
        </w:rPr>
        <w:t xml:space="preserve"> accessed 7/17/13 AP</w:t>
      </w:r>
    </w:p>
    <w:p w:rsidR="00CD6777" w:rsidRDefault="00CD6777" w:rsidP="00CD6777">
      <w:pPr>
        <w:rPr>
          <w:rStyle w:val="StyleBoldUnderline"/>
          <w:b/>
        </w:rPr>
      </w:pPr>
    </w:p>
    <w:p w:rsidR="00CD6777" w:rsidRDefault="00CD6777" w:rsidP="00CD6777">
      <w:r w:rsidRPr="00073256">
        <w:rPr>
          <w:rStyle w:val="StyleBoldUnderline"/>
          <w:highlight w:val="yellow"/>
        </w:rPr>
        <w:t>There are downsides</w:t>
      </w:r>
      <w:r>
        <w:t xml:space="preserve">, though, </w:t>
      </w:r>
      <w:r w:rsidRPr="00073256">
        <w:rPr>
          <w:rStyle w:val="StyleBoldUnderline"/>
          <w:highlight w:val="yellow"/>
        </w:rPr>
        <w:t>to increasing tourism in Cuba</w:t>
      </w:r>
      <w:r w:rsidRPr="00073256">
        <w:rPr>
          <w:highlight w:val="yellow"/>
        </w:rPr>
        <w:t xml:space="preserve">.  </w:t>
      </w:r>
      <w:r w:rsidRPr="00073256">
        <w:rPr>
          <w:rStyle w:val="StyleBoldUnderline"/>
          <w:highlight w:val="yellow"/>
        </w:rPr>
        <w:t>The environment</w:t>
      </w:r>
      <w:r w:rsidRPr="00527394">
        <w:rPr>
          <w:rStyle w:val="StyleBoldUnderline"/>
        </w:rPr>
        <w:t>,</w:t>
      </w:r>
      <w:r>
        <w:t xml:space="preserve"> for one, </w:t>
      </w:r>
      <w:r w:rsidRPr="00073256">
        <w:rPr>
          <w:rStyle w:val="StyleBoldUnderline"/>
          <w:highlight w:val="yellow"/>
        </w:rPr>
        <w:t>could suffer greatly from an influx of foreign tourists.</w:t>
      </w:r>
      <w:r w:rsidRPr="00073256">
        <w:rPr>
          <w:highlight w:val="yellow"/>
        </w:rPr>
        <w:t xml:space="preserve">  </w:t>
      </w:r>
      <w:r w:rsidRPr="00073256">
        <w:rPr>
          <w:rStyle w:val="StyleBoldUnderline"/>
          <w:highlight w:val="yellow"/>
        </w:rPr>
        <w:t>Cuba’s strict laws prevent even locals from entering some areas, thus keeping them pristine and beautiful</w:t>
      </w:r>
      <w:r w:rsidRPr="00073256">
        <w:rPr>
          <w:highlight w:val="yellow"/>
        </w:rPr>
        <w:t xml:space="preserve">.  </w:t>
      </w:r>
      <w:r w:rsidRPr="00073256">
        <w:rPr>
          <w:rStyle w:val="StyleBoldUnderline"/>
          <w:highlight w:val="yellow"/>
        </w:rPr>
        <w:t>A tourist boom–which seems inevitable if the US were to drop the travel embargo</w:t>
      </w:r>
      <w:r w:rsidRPr="00073256">
        <w:rPr>
          <w:highlight w:val="yellow"/>
        </w:rPr>
        <w:t>–</w:t>
      </w:r>
      <w:r w:rsidRPr="00073256">
        <w:rPr>
          <w:rStyle w:val="StyleBoldUnderline"/>
          <w:highlight w:val="yellow"/>
        </w:rPr>
        <w:t>would encourage the Cuban government to ease restrictions to allow travelers access to these natural paradises, which would then</w:t>
      </w:r>
      <w:r w:rsidRPr="00073256">
        <w:rPr>
          <w:highlight w:val="yellow"/>
        </w:rPr>
        <w:t>,</w:t>
      </w:r>
      <w:r>
        <w:t xml:space="preserve"> of course, </w:t>
      </w:r>
      <w:r w:rsidRPr="00073256">
        <w:rPr>
          <w:rStyle w:val="StyleBoldUnderline"/>
          <w:highlight w:val="yellow"/>
        </w:rPr>
        <w:t>not be pristine paradises any longer</w:t>
      </w:r>
      <w:r>
        <w:t xml:space="preserve">.  Additionally, as some have already noted, the increase in tourism just in the last 10 years has “prettified” some of the traditional Cuban landmarks, like the once-scruffy Dos Hermanos bar where Hemmingway reportedly drank.   </w:t>
      </w:r>
      <w:r w:rsidRPr="00073256">
        <w:rPr>
          <w:rStyle w:val="StyleBoldUnderline"/>
          <w:highlight w:val="yellow"/>
        </w:rPr>
        <w:t>The Cuban Ministry of Tourism would have to work hard to ensure that Cuba retains the mystery and natural beauty that makes tourists so eager to visit, or else the tourism would not be sustainable.</w:t>
      </w:r>
      <w:r>
        <w:t xml:space="preserve">  Once the draw of visiting a formerly forbidden country wears off, the cultural heritage sites and beautiful beaches must be enough to encourage future tourism. </w:t>
      </w:r>
    </w:p>
    <w:p w:rsidR="00CD6777" w:rsidRDefault="00CD6777" w:rsidP="00CD6777"/>
    <w:p w:rsidR="00CD6777" w:rsidRDefault="00CD6777" w:rsidP="00CD6777">
      <w:pPr>
        <w:pStyle w:val="Heading4"/>
        <w:rPr>
          <w:rFonts w:eastAsia="Times New Roman"/>
          <w:lang w:val="en"/>
        </w:rPr>
      </w:pPr>
      <w:r>
        <w:rPr>
          <w:rFonts w:eastAsia="Times New Roman"/>
          <w:lang w:val="en"/>
        </w:rPr>
        <w:t>Lifting the embargo destroys biodiversity</w:t>
      </w:r>
    </w:p>
    <w:p w:rsidR="00CD6777" w:rsidRPr="003B1E69" w:rsidRDefault="00CD6777" w:rsidP="00CD6777">
      <w:pPr>
        <w:rPr>
          <w:lang w:val="en"/>
        </w:rPr>
      </w:pPr>
    </w:p>
    <w:p w:rsidR="00CD6777" w:rsidRPr="003B1E69" w:rsidRDefault="00CD6777" w:rsidP="00CD6777">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CD6777" w:rsidRDefault="00CD6777" w:rsidP="00CD6777">
      <w:pPr>
        <w:shd w:val="clear" w:color="auto" w:fill="FFFFFF"/>
        <w:rPr>
          <w:rStyle w:val="Date1"/>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Beaches</w:t>
      </w:r>
      <w:r w:rsidRPr="003B1E69">
        <w:rPr>
          <w:rStyle w:val="italics"/>
          <w:rFonts w:ascii="Helvetica" w:hAnsi="Helvetica" w:cs="Helvetica"/>
          <w:szCs w:val="20"/>
          <w:lang w:val="en"/>
        </w:rPr>
        <w:t>.</w:t>
      </w:r>
      <w:r>
        <w:rPr>
          <w:rStyle w:val="publicationtitle5"/>
          <w:rFonts w:ascii="Helvetica" w:hAnsi="Helvetica" w:cs="Helvetica"/>
          <w:szCs w:val="20"/>
          <w:lang w:val="en"/>
        </w:rPr>
        <w:t xml:space="preserve"> New York Times “Conserving Cuba, After the Embargo”</w:t>
      </w:r>
      <w:r w:rsidRPr="00793CD6">
        <w:t xml:space="preserve"> </w:t>
      </w:r>
      <w:r w:rsidRPr="00793CD6">
        <w:rPr>
          <w:rStyle w:val="publicationtitle5"/>
          <w:rFonts w:ascii="Helvetica" w:hAnsi="Helvetica" w:cs="Helvetica"/>
          <w:szCs w:val="20"/>
          <w:lang w:val="en"/>
        </w:rPr>
        <w:t>http://www.nytimes.com/2007/12/25/science/25cuba.html?ref=corneliadean&amp;_r=0</w:t>
      </w:r>
      <w:r>
        <w:rPr>
          <w:rStyle w:val="publicationtitle5"/>
          <w:rFonts w:ascii="Helvetica" w:hAnsi="Helvetica" w:cs="Helvetica"/>
          <w:szCs w:val="20"/>
          <w:lang w:val="en"/>
        </w:rPr>
        <w:t xml:space="preserve"> accessed7/1713 AP</w:t>
      </w:r>
    </w:p>
    <w:p w:rsidR="00CD6777" w:rsidRPr="003B1E69" w:rsidRDefault="00CD6777" w:rsidP="00CD6777">
      <w:pPr>
        <w:shd w:val="clear" w:color="auto" w:fill="FFFFFF"/>
        <w:rPr>
          <w:rFonts w:ascii="Helvetica" w:eastAsia="Times New Roman" w:hAnsi="Helvetica" w:cs="Helvetica"/>
          <w:szCs w:val="20"/>
          <w:lang w:val="en"/>
        </w:rPr>
      </w:pPr>
    </w:p>
    <w:p w:rsidR="00CD6777" w:rsidRPr="00565904" w:rsidRDefault="00CD6777" w:rsidP="00CD6777">
      <w:pPr>
        <w:shd w:val="clear" w:color="auto" w:fill="FFFFFF"/>
        <w:rPr>
          <w:rFonts w:asciiTheme="minorHAnsi" w:eastAsia="Times New Roman" w:hAnsiTheme="minorHAnsi" w:cs="Helvetica"/>
          <w:lang w:val="en"/>
        </w:rPr>
      </w:pPr>
      <w:r w:rsidRPr="00DB253D">
        <w:rPr>
          <w:rFonts w:asciiTheme="minorHAnsi" w:eastAsia="Times New Roman" w:hAnsiTheme="minorHAnsi" w:cs="Helvetica"/>
          <w:b/>
          <w:highlight w:val="yellow"/>
          <w:u w:val="single"/>
          <w:lang w:val="en"/>
        </w:rPr>
        <w:t>Cuba is home to a wide range of animals and plants, including some species found nowhere else on the planet.</w:t>
      </w:r>
      <w:r w:rsidRPr="00DB253D">
        <w:rPr>
          <w:rFonts w:asciiTheme="minorHAnsi" w:eastAsia="Times New Roman" w:hAnsiTheme="minorHAnsi" w:cs="Helvetica"/>
          <w:highlight w:val="yellow"/>
          <w:lang w:val="en"/>
        </w:rPr>
        <w:t xml:space="preserve"> </w:t>
      </w:r>
      <w:r w:rsidRPr="00DB253D">
        <w:rPr>
          <w:rFonts w:asciiTheme="minorHAnsi" w:eastAsia="Times New Roman" w:hAnsiTheme="minorHAnsi" w:cs="Helvetica"/>
          <w:b/>
          <w:highlight w:val="yellow"/>
          <w:u w:val="single"/>
          <w:lang w:val="en"/>
        </w:rPr>
        <w:t>Once the embargo is lifted, their habitats</w:t>
      </w:r>
      <w:r w:rsidRPr="00DB253D">
        <w:rPr>
          <w:rFonts w:asciiTheme="minorHAnsi" w:eastAsia="Times New Roman" w:hAnsiTheme="minorHAnsi" w:cs="Helvetica"/>
          <w:highlight w:val="yellow"/>
          <w:lang w:val="en"/>
        </w:rPr>
        <w:t xml:space="preserve"> </w:t>
      </w:r>
      <w:r w:rsidRPr="00DB253D">
        <w:rPr>
          <w:rFonts w:asciiTheme="minorHAnsi" w:eastAsia="Times New Roman" w:hAnsiTheme="minorHAnsi" w:cs="Helvetica"/>
          <w:b/>
          <w:highlight w:val="yellow"/>
          <w:u w:val="single"/>
          <w:lang w:val="en"/>
        </w:rPr>
        <w:t>could be destroyed</w:t>
      </w:r>
      <w:r w:rsidRPr="00565904">
        <w:rPr>
          <w:rFonts w:asciiTheme="minorHAnsi" w:eastAsia="Times New Roman" w:hAnsiTheme="minorHAnsi" w:cs="Helvetica"/>
          <w:lang w:val="en"/>
        </w:rPr>
        <w:t xml:space="preserve"> by builders anxious to develop these beautiful and important landscapes. Meanwhile, current study and attempts to conserve the island are severely limited by the embargo as scientists are hampered by travel restrictions, restrictions on sending much-needed research equipment to Cuba, and even a lack of Internet capability to support research and communication in Cuba. </w:t>
      </w:r>
      <w:r w:rsidRPr="00DB253D">
        <w:rPr>
          <w:rFonts w:asciiTheme="minorHAnsi" w:eastAsia="Times New Roman" w:hAnsiTheme="minorHAnsi" w:cs="Helvetica"/>
          <w:b/>
          <w:highlight w:val="yellow"/>
          <w:u w:val="single"/>
          <w:lang w:val="en"/>
        </w:rPr>
        <w:t>As tourism expands after the embargo is lifted, the very landscape that draws tourists in may be destroyed</w:t>
      </w:r>
      <w:r w:rsidRPr="00DB253D">
        <w:rPr>
          <w:rFonts w:asciiTheme="minorHAnsi" w:eastAsia="Times New Roman" w:hAnsiTheme="minorHAnsi" w:cs="Helvetica"/>
          <w:highlight w:val="yellow"/>
          <w:lang w:val="en"/>
        </w:rPr>
        <w:t>.</w:t>
      </w:r>
      <w:r w:rsidRPr="00565904">
        <w:rPr>
          <w:rFonts w:asciiTheme="minorHAnsi" w:eastAsia="Times New Roman" w:hAnsiTheme="minorHAnsi" w:cs="Helvetica"/>
          <w:lang w:val="en"/>
        </w:rPr>
        <w:t xml:space="preserve">     Through accidents of geography and history, </w:t>
      </w:r>
      <w:r w:rsidRPr="00DB253D">
        <w:rPr>
          <w:rFonts w:asciiTheme="minorHAnsi" w:eastAsia="Times New Roman" w:hAnsiTheme="minorHAnsi" w:cs="Helvetica"/>
          <w:b/>
          <w:highlight w:val="yellow"/>
          <w:u w:val="single"/>
          <w:lang w:val="en"/>
        </w:rPr>
        <w:t>Cuba is a priceless ecological resource</w:t>
      </w:r>
      <w:r w:rsidRPr="00565904">
        <w:rPr>
          <w:rFonts w:asciiTheme="minorHAnsi" w:eastAsia="Times New Roman" w:hAnsiTheme="minorHAnsi" w:cs="Helvetica"/>
          <w:lang w:val="en"/>
        </w:rPr>
        <w:t>. That is why</w:t>
      </w:r>
      <w:r w:rsidRPr="00565904">
        <w:rPr>
          <w:rFonts w:asciiTheme="minorHAnsi" w:eastAsia="Times New Roman" w:hAnsiTheme="minorHAnsi" w:cs="Helvetica"/>
          <w:b/>
          <w:u w:val="single"/>
          <w:lang w:val="en"/>
        </w:rPr>
        <w:t xml:space="preserve"> </w:t>
      </w:r>
      <w:r w:rsidRPr="00DB253D">
        <w:rPr>
          <w:rFonts w:asciiTheme="minorHAnsi" w:eastAsia="Times New Roman" w:hAnsiTheme="minorHAnsi" w:cs="Helvetica"/>
          <w:b/>
          <w:highlight w:val="yellow"/>
          <w:u w:val="single"/>
          <w:lang w:val="en"/>
        </w:rPr>
        <w:t>many scientists are so worried about what will become of it afte</w:t>
      </w:r>
      <w:r w:rsidRPr="00565904">
        <w:rPr>
          <w:rFonts w:asciiTheme="minorHAnsi" w:eastAsia="Times New Roman" w:hAnsiTheme="minorHAnsi" w:cs="Helvetica"/>
          <w:b/>
          <w:u w:val="single"/>
          <w:lang w:val="en"/>
        </w:rPr>
        <w:t>r</w:t>
      </w:r>
      <w:r w:rsidRPr="00565904">
        <w:rPr>
          <w:rFonts w:asciiTheme="minorHAnsi" w:eastAsia="Times New Roman" w:hAnsiTheme="minorHAnsi" w:cs="Helvetica"/>
          <w:lang w:val="en"/>
        </w:rPr>
        <w:t xml:space="preserve"> Fidel Castro and his associates leave power and, as is widely anticipated, </w:t>
      </w:r>
      <w:r w:rsidRPr="00DB253D">
        <w:rPr>
          <w:rFonts w:asciiTheme="minorHAnsi" w:eastAsia="Times New Roman" w:hAnsiTheme="minorHAnsi" w:cs="Helvetica"/>
          <w:b/>
          <w:highlight w:val="yellow"/>
          <w:u w:val="single"/>
          <w:lang w:val="en"/>
        </w:rPr>
        <w:t>the American government relaxes or ends its trade embargo</w:t>
      </w:r>
      <w:r w:rsidRPr="00565904">
        <w:rPr>
          <w:rFonts w:asciiTheme="minorHAnsi" w:eastAsia="Times New Roman" w:hAnsiTheme="minorHAnsi" w:cs="Helvetica"/>
          <w:lang w:val="en"/>
        </w:rPr>
        <w:t xml:space="preserve">.     Cuba, by far the region's largest island, sits at the confluence of the Atlantic Ocean, the Gulf of Mexico and the Caribbean Sea. </w:t>
      </w:r>
      <w:r w:rsidRPr="00DB253D">
        <w:rPr>
          <w:rFonts w:asciiTheme="minorHAnsi" w:eastAsia="Times New Roman" w:hAnsiTheme="minorHAnsi" w:cs="Helvetica"/>
          <w:b/>
          <w:highlight w:val="yellow"/>
          <w:u w:val="single"/>
          <w:lang w:val="en"/>
        </w:rPr>
        <w:t>Its mountains, forests, swamps, coasts and marine areas are rich in plants and animals, some seen nowhere else</w:t>
      </w:r>
      <w:r w:rsidRPr="00DB253D">
        <w:rPr>
          <w:rFonts w:asciiTheme="minorHAnsi" w:eastAsia="Times New Roman" w:hAnsiTheme="minorHAnsi" w:cs="Helvetica"/>
          <w:highlight w:val="yellow"/>
          <w:lang w:val="en"/>
        </w:rPr>
        <w:t>.</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Once the embargo ends, the island could face a flood of investors from the United States and elsewhere, eager to exploit those landscapes</w:t>
      </w:r>
      <w:r w:rsidRPr="00565904">
        <w:rPr>
          <w:rFonts w:asciiTheme="minorHAnsi" w:eastAsia="Times New Roman" w:hAnsiTheme="minorHAnsi" w:cs="Helvetica"/>
          <w:lang w:val="en"/>
        </w:rPr>
        <w:t xml:space="preserve">.     And since the imposition of the embargo in 1962, and especially with the collapse in 1991 of the Soviet Union, its major economic patron, Cuba's economy has stagnated.    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 when development has been most intense. </w:t>
      </w:r>
      <w:r w:rsidRPr="00565904">
        <w:rPr>
          <w:rFonts w:asciiTheme="minorHAnsi" w:eastAsia="Times New Roman" w:hAnsiTheme="minorHAnsi" w:cs="Helvetica"/>
          <w:b/>
          <w:u w:val="single"/>
          <w:lang w:val="en"/>
        </w:rPr>
        <w:t>Once the embargo ends, the island</w:t>
      </w:r>
      <w:r w:rsidRPr="00565904">
        <w:rPr>
          <w:rFonts w:asciiTheme="minorHAnsi" w:eastAsia="Times New Roman" w:hAnsiTheme="minorHAnsi" w:cs="Helvetica"/>
          <w:lang w:val="en"/>
        </w:rPr>
        <w:t xml:space="preserve"> </w:t>
      </w:r>
      <w:r w:rsidRPr="00565904">
        <w:rPr>
          <w:rFonts w:asciiTheme="minorHAnsi" w:eastAsia="Times New Roman" w:hAnsiTheme="minorHAnsi" w:cs="Helvetica"/>
          <w:b/>
          <w:u w:val="single"/>
          <w:lang w:val="en"/>
        </w:rPr>
        <w:t>could face a flood of investors</w:t>
      </w:r>
      <w:r w:rsidRPr="00565904">
        <w:rPr>
          <w:rFonts w:asciiTheme="minorHAnsi" w:eastAsia="Times New Roman" w:hAnsiTheme="minorHAnsi" w:cs="Helvetica"/>
          <w:lang w:val="en"/>
        </w:rPr>
        <w:t xml:space="preserve"> from the United States and elsewhere, </w:t>
      </w:r>
      <w:r w:rsidRPr="00565904">
        <w:rPr>
          <w:rFonts w:asciiTheme="minorHAnsi" w:eastAsia="Times New Roman" w:hAnsiTheme="minorHAnsi" w:cs="Helvetica"/>
          <w:b/>
          <w:u w:val="single"/>
          <w:lang w:val="en"/>
        </w:rPr>
        <w:t>eager to exploit those landscapes</w:t>
      </w:r>
      <w:r w:rsidRPr="00565904">
        <w:rPr>
          <w:rFonts w:asciiTheme="minorHAnsi" w:eastAsia="Times New Roman" w:hAnsiTheme="minorHAnsi" w:cs="Helvetica"/>
          <w:lang w:val="en"/>
        </w:rPr>
        <w:t>.</w:t>
      </w:r>
    </w:p>
    <w:p w:rsidR="00CD6777" w:rsidRDefault="00CD6777" w:rsidP="00CD6777">
      <w:pPr>
        <w:pStyle w:val="Heading4"/>
      </w:pPr>
      <w:r>
        <w:t>Tourism hurts environment</w:t>
      </w:r>
    </w:p>
    <w:p w:rsidR="00CD6777" w:rsidRDefault="00CD6777" w:rsidP="00CD6777">
      <w:r w:rsidRPr="008A16CD">
        <w:rPr>
          <w:rStyle w:val="StyleStyleBold12pt"/>
        </w:rPr>
        <w:t>Waugh, ’13</w:t>
      </w:r>
      <w:r>
        <w:t xml:space="preserve"> </w:t>
      </w:r>
      <w:r w:rsidRPr="008A16CD">
        <w:rPr>
          <w:sz w:val="16"/>
        </w:rPr>
        <w:t>(Daniel, “It's Time to Allow Travel Between the U.S. and Cuba,” http://www.policymic.com/articles/30007/it-s-time-to-allow-travel-between-the-u-s-and-cuba, bgm)</w:t>
      </w:r>
    </w:p>
    <w:p w:rsidR="00CD6777" w:rsidRDefault="00CD6777" w:rsidP="00CD6777"/>
    <w:p w:rsidR="00CD6777" w:rsidRPr="00D4360E" w:rsidRDefault="00CD6777" w:rsidP="00CD6777">
      <w:pPr>
        <w:rPr>
          <w:rStyle w:val="StyleBoldUnderline"/>
          <w:highlight w:val="cyan"/>
        </w:rPr>
      </w:pPr>
      <w:r w:rsidRPr="008A16CD">
        <w:t xml:space="preserve">There is one final matter to take into consideration, though most would argue that in light of the gross human abuses it is of lesser importance; It is that of </w:t>
      </w:r>
      <w:r w:rsidRPr="00D4360E">
        <w:rPr>
          <w:rStyle w:val="StyleBoldUnderline"/>
        </w:rPr>
        <w:t xml:space="preserve">just </w:t>
      </w:r>
      <w:r w:rsidRPr="00D4360E">
        <w:rPr>
          <w:rStyle w:val="StyleBoldUnderline"/>
          <w:highlight w:val="cyan"/>
        </w:rPr>
        <w:t>what effect a sudden influx of tourists to Cuba would have</w:t>
      </w:r>
      <w:r w:rsidRPr="00D4360E">
        <w:rPr>
          <w:rStyle w:val="StyleBoldUnderline"/>
        </w:rPr>
        <w:t xml:space="preserve">. Not economically, but </w:t>
      </w:r>
      <w:r w:rsidRPr="00D4360E">
        <w:rPr>
          <w:rStyle w:val="StyleBoldUnderline"/>
          <w:highlight w:val="cyan"/>
        </w:rPr>
        <w:t>environmentally</w:t>
      </w:r>
      <w:r w:rsidRPr="00D4360E">
        <w:rPr>
          <w:rStyle w:val="StyleBoldUnderline"/>
        </w:rPr>
        <w:t xml:space="preserve">. As stated earlier, </w:t>
      </w:r>
      <w:r w:rsidRPr="00D4360E">
        <w:rPr>
          <w:rStyle w:val="StyleBoldUnderline"/>
          <w:highlight w:val="cyan"/>
        </w:rPr>
        <w:t>many parts of Cuba are natural paradises</w:t>
      </w:r>
      <w:r w:rsidRPr="00D4360E">
        <w:rPr>
          <w:rStyle w:val="StyleBoldUnderline"/>
        </w:rPr>
        <w:t xml:space="preserve"> that (due to the strict laws of the Cuban government) locals are forbidden from exploiting. </w:t>
      </w:r>
      <w:r w:rsidRPr="00D4360E">
        <w:rPr>
          <w:rStyle w:val="StyleBoldUnderline"/>
          <w:highlight w:val="cyan"/>
        </w:rPr>
        <w:t>A sudden slackening of laws combined with the inevitable influx of American tourists (and there would be a veritable exodus) would turn pristine Cuba into yet another paradise lost to be mourned by western civilization.</w:t>
      </w:r>
    </w:p>
    <w:p w:rsidR="00CD6777" w:rsidRDefault="00CD6777" w:rsidP="00CD6777"/>
    <w:p w:rsidR="00CD6777" w:rsidRDefault="00CD6777" w:rsidP="00CD6777"/>
    <w:p w:rsidR="00CD6777" w:rsidRDefault="00CD6777" w:rsidP="00CD6777">
      <w:pPr>
        <w:pStyle w:val="Heading4"/>
      </w:pPr>
      <w:r>
        <w:t>Ending the embargo will crush Cuban biodiversity</w:t>
      </w:r>
    </w:p>
    <w:p w:rsidR="00CD6777" w:rsidRDefault="00CD6777" w:rsidP="00CD6777">
      <w:pPr>
        <w:rPr>
          <w:rStyle w:val="StyleStyleBold12pt"/>
        </w:rPr>
      </w:pPr>
      <w:r>
        <w:rPr>
          <w:rStyle w:val="StyleStyleBold12pt"/>
        </w:rPr>
        <w:t>EDF 12</w:t>
      </w:r>
    </w:p>
    <w:p w:rsidR="00CD6777" w:rsidRDefault="00CD6777" w:rsidP="00CD6777">
      <w:pPr>
        <w:rPr>
          <w:rStyle w:val="StyleStyleBold12pt"/>
          <w:b w:val="0"/>
          <w:szCs w:val="20"/>
        </w:rPr>
      </w:pPr>
      <w:r>
        <w:rPr>
          <w:rStyle w:val="StyleStyleBold12pt"/>
          <w:szCs w:val="20"/>
        </w:rPr>
        <w:t>Environmental Defense Fund mission is to preserve the natural systems on which all life depends.Guided by science and economics, we find practical and lasting solutions to the most serious environmental problems</w:t>
      </w:r>
      <w:r w:rsidRPr="000C212E">
        <w:t xml:space="preserve"> </w:t>
      </w:r>
      <w:r>
        <w:t xml:space="preserve">EDF.org copyright 2012 “cuba at a crossroads” </w:t>
      </w:r>
      <w:hyperlink r:id="rId82" w:history="1">
        <w:r w:rsidRPr="00DE7E7B">
          <w:rPr>
            <w:rStyle w:val="Hyperlink"/>
            <w:szCs w:val="20"/>
          </w:rPr>
          <w:t>http://www.edf.org/oceans/cuba-crossroads accessed7/17/13</w:t>
        </w:r>
      </w:hyperlink>
      <w:r>
        <w:rPr>
          <w:rStyle w:val="StyleStyleBold12pt"/>
          <w:szCs w:val="20"/>
        </w:rPr>
        <w:t xml:space="preserve"> AP</w:t>
      </w:r>
    </w:p>
    <w:p w:rsidR="00CD6777" w:rsidRPr="003B1E69" w:rsidRDefault="00CD6777" w:rsidP="00CD6777">
      <w:pPr>
        <w:rPr>
          <w:rStyle w:val="StyleStyleBold12pt"/>
          <w:b w:val="0"/>
          <w:szCs w:val="20"/>
        </w:rPr>
      </w:pPr>
    </w:p>
    <w:p w:rsidR="00CD6777" w:rsidRDefault="00CD6777" w:rsidP="00CD6777">
      <w:pPr>
        <w:rPr>
          <w:sz w:val="12"/>
        </w:rPr>
      </w:pPr>
      <w:r>
        <w:t>Two decades behind their Caribbean neighbors, Cuba turned to tourism for economic development in earnest only in the 1990s. “</w:t>
      </w:r>
      <w:r w:rsidRPr="00DB253D">
        <w:rPr>
          <w:rStyle w:val="StyleBoldUnderline"/>
          <w:highlight w:val="yellow"/>
        </w:rPr>
        <w:t>Cuba’s late start in tourism may be a blessing</w:t>
      </w:r>
      <w:r>
        <w:t>,” says EDF’s Dan Whittle, our Cuba program director. “</w:t>
      </w:r>
      <w:r w:rsidRPr="00DB253D">
        <w:rPr>
          <w:rStyle w:val="StyleBoldUnderline"/>
          <w:highlight w:val="yellow"/>
        </w:rPr>
        <w:t>The island has the opportunity to get it right and avoid the problems facing so many other coastal tourist destinations</w:t>
      </w:r>
      <w:r>
        <w:t>.”</w:t>
      </w:r>
      <w:r w:rsidRPr="009D2ADE">
        <w:rPr>
          <w:sz w:val="12"/>
        </w:rPr>
        <w:t xml:space="preserve">¶ </w:t>
      </w:r>
      <w:r>
        <w:t>While Cuba has its fair share of environmental problems</w:t>
      </w:r>
      <w:r w:rsidRPr="00DB253D">
        <w:rPr>
          <w:highlight w:val="yellow"/>
        </w:rPr>
        <w:t xml:space="preserve">, </w:t>
      </w:r>
      <w:r w:rsidRPr="00DB253D">
        <w:rPr>
          <w:rStyle w:val="StyleBoldUnderline"/>
          <w:highlight w:val="yellow"/>
        </w:rPr>
        <w:t>it remains remarkably unspoiled compared to other tropical coastal areas</w:t>
      </w:r>
      <w:r>
        <w:t xml:space="preserve"> such as southern Florida and Mexico’s Yucatan Peninsula, where mangrove forests have been bulldozed and wetlands drained to make way for luxury hotels, golf resorts, marinas and cruise ships.</w:t>
      </w:r>
      <w:r w:rsidRPr="009D2ADE">
        <w:rPr>
          <w:sz w:val="12"/>
        </w:rPr>
        <w:t xml:space="preserve">¶ </w:t>
      </w:r>
      <w:r>
        <w:t>What development path will Cuba take?</w:t>
      </w:r>
      <w:r w:rsidRPr="009D2ADE">
        <w:rPr>
          <w:sz w:val="12"/>
        </w:rPr>
        <w:t xml:space="preserve">¶ </w:t>
      </w:r>
      <w:r w:rsidRPr="00DB253D">
        <w:rPr>
          <w:rStyle w:val="StyleBoldUnderline"/>
          <w:highlight w:val="yellow"/>
        </w:rPr>
        <w:t>Tourism remains central to Cuba’s economic development, and Cuba plans to build new facilities to accommodate more tourists.</w:t>
      </w:r>
      <w:r w:rsidRPr="00DB253D">
        <w:rPr>
          <w:highlight w:val="yellow"/>
        </w:rPr>
        <w:t xml:space="preserve"> </w:t>
      </w:r>
      <w:r w:rsidRPr="00DB253D">
        <w:rPr>
          <w:rStyle w:val="StyleBoldUnderline"/>
          <w:highlight w:val="yellow"/>
        </w:rPr>
        <w:t>The number of visitors is expected to increase 10% annually in the coming years and even more should the U.S. embargo be lifted</w:t>
      </w:r>
      <w:r w:rsidRPr="00DB253D">
        <w:rPr>
          <w:highlight w:val="yellow"/>
        </w:rPr>
        <w:t>.</w:t>
      </w:r>
      <w:r>
        <w:t xml:space="preserve"> European and Canadian visitors already flock to the island’s sandy white beaches and natural beauty, and Cuba ranks high among Caribbean nations for drawing large numbers of visitors and an influx of tourism revenues.</w:t>
      </w:r>
      <w:r w:rsidRPr="009D2ADE">
        <w:rPr>
          <w:sz w:val="12"/>
        </w:rPr>
        <w:t xml:space="preserve">¶ </w:t>
      </w:r>
      <w:r>
        <w:t>“Tourism has become the economic engine of Cuba,” says EDF’s Denise Choy Stetten, program manager. “</w:t>
      </w:r>
      <w:r w:rsidRPr="00DB253D">
        <w:rPr>
          <w:rStyle w:val="StyleBoldUnderline"/>
          <w:highlight w:val="yellow"/>
        </w:rPr>
        <w:t>This could be a boon for Cuba’s stagnant economy but would threaten vulnerable wildlife and habitat if critical safeguards are not enforced.”</w:t>
      </w:r>
      <w:r w:rsidRPr="00DB253D">
        <w:rPr>
          <w:rStyle w:val="StyleBoldUnderline"/>
          <w:sz w:val="12"/>
          <w:highlight w:val="yellow"/>
        </w:rPr>
        <w:t>¶</w:t>
      </w:r>
      <w:r w:rsidRPr="009D2ADE">
        <w:rPr>
          <w:sz w:val="12"/>
        </w:rPr>
        <w:t xml:space="preserve"> </w:t>
      </w:r>
    </w:p>
    <w:p w:rsidR="00CD6777" w:rsidRDefault="00CD6777" w:rsidP="00CD6777">
      <w:pPr>
        <w:rPr>
          <w:sz w:val="12"/>
        </w:rPr>
      </w:pPr>
    </w:p>
    <w:p w:rsidR="00CD6777" w:rsidRDefault="00CD6777" w:rsidP="00CD6777">
      <w:pPr>
        <w:pStyle w:val="Heading4"/>
        <w:rPr>
          <w:rStyle w:val="italics"/>
          <w:rFonts w:ascii="Helvetica" w:hAnsi="Helvetica" w:cs="Helvetica"/>
          <w:i w:val="0"/>
          <w:szCs w:val="16"/>
          <w:lang w:val="en"/>
        </w:rPr>
      </w:pPr>
      <w:r>
        <w:rPr>
          <w:rStyle w:val="italics"/>
          <w:rFonts w:ascii="Helvetica" w:hAnsi="Helvetica" w:cs="Helvetica"/>
          <w:i w:val="0"/>
          <w:szCs w:val="16"/>
          <w:lang w:val="en"/>
        </w:rPr>
        <w:t>Cuba is crucial to biodiversity-ending embargo kills it</w:t>
      </w:r>
    </w:p>
    <w:p w:rsidR="00CD6777" w:rsidRPr="00531EC2" w:rsidRDefault="00CD6777" w:rsidP="00CD6777">
      <w:pPr>
        <w:rPr>
          <w:lang w:val="en"/>
        </w:rPr>
      </w:pPr>
    </w:p>
    <w:p w:rsidR="00CD6777" w:rsidRPr="003B1E69" w:rsidRDefault="00CD6777" w:rsidP="00CD6777">
      <w:pPr>
        <w:shd w:val="clear" w:color="auto" w:fill="FFFFFF"/>
        <w:rPr>
          <w:rStyle w:val="italics"/>
          <w:rFonts w:ascii="Helvetica" w:hAnsi="Helvetica" w:cs="Helvetica"/>
          <w:b/>
          <w:i w:val="0"/>
          <w:szCs w:val="20"/>
          <w:lang w:val="en"/>
        </w:rPr>
      </w:pPr>
      <w:r>
        <w:rPr>
          <w:rStyle w:val="italics"/>
          <w:rFonts w:ascii="Helvetica" w:hAnsi="Helvetica" w:cs="Helvetica"/>
          <w:b/>
          <w:i w:val="0"/>
          <w:szCs w:val="20"/>
          <w:lang w:val="en"/>
        </w:rPr>
        <w:t>Dean 07</w:t>
      </w:r>
    </w:p>
    <w:p w:rsidR="00CD6777" w:rsidRDefault="00CD6777" w:rsidP="00CD6777">
      <w:pPr>
        <w:shd w:val="clear" w:color="auto" w:fill="FFFFFF"/>
        <w:rPr>
          <w:rStyle w:val="italics"/>
          <w:rFonts w:ascii="Helvetica" w:hAnsi="Helvetica" w:cs="Helvetica"/>
          <w:szCs w:val="20"/>
          <w:lang w:val="en"/>
        </w:rPr>
      </w:pPr>
      <w:r w:rsidRPr="003B1E69">
        <w:rPr>
          <w:rStyle w:val="italics"/>
          <w:rFonts w:ascii="Helvetica" w:hAnsi="Helvetica" w:cs="Helvetica"/>
          <w:i w:val="0"/>
          <w:szCs w:val="20"/>
          <w:lang w:val="en"/>
        </w:rPr>
        <w:t>Cornelia Dean is a science staff writer at</w:t>
      </w:r>
      <w:r w:rsidRPr="003B1E69">
        <w:rPr>
          <w:rStyle w:val="italics"/>
          <w:rFonts w:ascii="Helvetica" w:hAnsi="Helvetica" w:cs="Helvetica"/>
          <w:szCs w:val="20"/>
          <w:lang w:val="en"/>
        </w:rPr>
        <w:t xml:space="preserve"> </w:t>
      </w:r>
      <w:r w:rsidRPr="003B1E69">
        <w:rPr>
          <w:rFonts w:ascii="Helvetica" w:hAnsi="Helvetica" w:cs="Helvetica"/>
          <w:szCs w:val="20"/>
          <w:lang w:val="en"/>
        </w:rPr>
        <w:t>The New York Times</w:t>
      </w:r>
      <w:r w:rsidRPr="003B1E69">
        <w:rPr>
          <w:rStyle w:val="italics"/>
          <w:rFonts w:ascii="Helvetica" w:hAnsi="Helvetica" w:cs="Helvetica"/>
          <w:szCs w:val="20"/>
          <w:lang w:val="en"/>
        </w:rPr>
        <w:t xml:space="preserve">. </w:t>
      </w:r>
      <w:r w:rsidRPr="003B1E69">
        <w:rPr>
          <w:rStyle w:val="italics"/>
          <w:rFonts w:ascii="Helvetica" w:hAnsi="Helvetica" w:cs="Helvetica"/>
          <w:i w:val="0"/>
          <w:szCs w:val="20"/>
          <w:lang w:val="en"/>
        </w:rPr>
        <w:t>She is also an engineering and applied sciences lecturer at Harvard University and the author of</w:t>
      </w:r>
      <w:r w:rsidRPr="003B1E69">
        <w:rPr>
          <w:rStyle w:val="italics"/>
          <w:rFonts w:ascii="Helvetica" w:hAnsi="Helvetica" w:cs="Helvetica"/>
          <w:szCs w:val="20"/>
          <w:lang w:val="en"/>
        </w:rPr>
        <w:t xml:space="preserve"> </w:t>
      </w:r>
      <w:r w:rsidRPr="003B1E69">
        <w:rPr>
          <w:rFonts w:ascii="Helvetica" w:hAnsi="Helvetica" w:cs="Helvetica"/>
          <w:szCs w:val="20"/>
          <w:lang w:val="en"/>
        </w:rPr>
        <w:t>Against the Tide: The Battle for America's Beache</w:t>
      </w:r>
      <w:r>
        <w:rPr>
          <w:rFonts w:ascii="Helvetica" w:hAnsi="Helvetica" w:cs="Helvetica"/>
          <w:szCs w:val="20"/>
          <w:lang w:val="en"/>
        </w:rPr>
        <w:t xml:space="preserve">s New York Times“Conserving Cuba, After the Embargo” </w:t>
      </w:r>
      <w:r w:rsidRPr="00793CD6">
        <w:rPr>
          <w:rFonts w:ascii="Helvetica" w:hAnsi="Helvetica" w:cs="Helvetica"/>
          <w:szCs w:val="20"/>
          <w:lang w:val="en"/>
        </w:rPr>
        <w:t xml:space="preserve">http://www.nytimes.com/2007/12/25/science/25cuba.html?ref=corneliadean&amp;_r=0 </w:t>
      </w:r>
      <w:r>
        <w:rPr>
          <w:rFonts w:ascii="Helvetica" w:hAnsi="Helvetica" w:cs="Helvetica"/>
          <w:szCs w:val="20"/>
          <w:lang w:val="en"/>
        </w:rPr>
        <w:t>accessed 7/17/13 AP</w:t>
      </w:r>
    </w:p>
    <w:p w:rsidR="00CD6777" w:rsidRPr="00531EC2" w:rsidRDefault="00CD6777" w:rsidP="00CD6777">
      <w:pPr>
        <w:shd w:val="clear" w:color="auto" w:fill="FFFFFF"/>
        <w:rPr>
          <w:rFonts w:ascii="Helvetica" w:hAnsi="Helvetica" w:cs="Helvetica"/>
          <w:szCs w:val="20"/>
          <w:lang w:val="en"/>
        </w:rPr>
      </w:pPr>
    </w:p>
    <w:p w:rsidR="00CD6777" w:rsidRPr="00565904" w:rsidRDefault="00CD6777" w:rsidP="00CD6777">
      <w:pPr>
        <w:pStyle w:val="NormalWeb"/>
        <w:shd w:val="clear" w:color="auto" w:fill="FFFFFF"/>
        <w:rPr>
          <w:rFonts w:asciiTheme="minorHAnsi" w:hAnsiTheme="minorHAnsi" w:cs="Helvetica"/>
          <w:sz w:val="22"/>
          <w:szCs w:val="22"/>
          <w:lang w:val="en"/>
        </w:rPr>
      </w:pPr>
      <w:r w:rsidRPr="00DB253D">
        <w:rPr>
          <w:rFonts w:asciiTheme="minorHAnsi" w:hAnsiTheme="minorHAnsi" w:cs="Helvetica"/>
          <w:b/>
          <w:sz w:val="22"/>
          <w:szCs w:val="22"/>
          <w:highlight w:val="yellow"/>
          <w:u w:val="single"/>
          <w:lang w:val="en"/>
        </w:rPr>
        <w:t>Conservationists, environmental lawyers and other experts, from Cuba and elsewhere, met last month in Cancun, Mexico, to discuss the island's resources and how to continue to protect them</w:t>
      </w:r>
      <w:r w:rsidRPr="00DB253D">
        <w:rPr>
          <w:rFonts w:asciiTheme="minorHAnsi" w:hAnsiTheme="minorHAnsi" w:cs="Helvetica"/>
          <w:sz w:val="22"/>
          <w:szCs w:val="22"/>
          <w:highlight w:val="yellow"/>
          <w:lang w:val="en"/>
        </w:rPr>
        <w:t xml:space="preserve">.   </w:t>
      </w:r>
      <w:r w:rsidRPr="00DB253D">
        <w:rPr>
          <w:rFonts w:asciiTheme="minorHAnsi" w:hAnsiTheme="minorHAnsi" w:cs="Helvetica"/>
          <w:b/>
          <w:sz w:val="22"/>
          <w:szCs w:val="22"/>
          <w:highlight w:val="yellow"/>
          <w:u w:val="single"/>
          <w:lang w:val="en"/>
        </w:rPr>
        <w:t>Cuba has done "what we should have done—identify your hot spots of biodiversity and set them aside,"</w:t>
      </w:r>
      <w:r w:rsidRPr="00565904">
        <w:rPr>
          <w:rFonts w:asciiTheme="minorHAnsi" w:hAnsiTheme="minorHAnsi" w:cs="Helvetica"/>
          <w:b/>
          <w:sz w:val="22"/>
          <w:szCs w:val="22"/>
          <w:u w:val="single"/>
          <w:lang w:val="en"/>
        </w:rPr>
        <w:t xml:space="preserve"> </w:t>
      </w:r>
      <w:r w:rsidRPr="00565904">
        <w:rPr>
          <w:rFonts w:asciiTheme="minorHAnsi" w:hAnsiTheme="minorHAnsi" w:cs="Helvetica"/>
          <w:sz w:val="22"/>
          <w:szCs w:val="22"/>
          <w:lang w:val="en"/>
        </w:rPr>
        <w:t xml:space="preserve">said Oliver Houck, a professor of environmental law at Tulane University Law School who attended the conference.   </w:t>
      </w:r>
      <w:r w:rsidRPr="00DB253D">
        <w:rPr>
          <w:rFonts w:asciiTheme="minorHAnsi" w:hAnsiTheme="minorHAnsi" w:cs="Helvetica"/>
          <w:b/>
          <w:sz w:val="22"/>
          <w:szCs w:val="22"/>
          <w:highlight w:val="yellow"/>
          <w:u w:val="single"/>
          <w:lang w:val="en"/>
        </w:rPr>
        <w:t>In the late 1990s</w:t>
      </w:r>
      <w:r w:rsidRPr="00565904">
        <w:rPr>
          <w:rFonts w:asciiTheme="minorHAnsi" w:hAnsiTheme="minorHAnsi" w:cs="Helvetica"/>
          <w:sz w:val="22"/>
          <w:szCs w:val="22"/>
          <w:lang w:val="en"/>
        </w:rPr>
        <w:t xml:space="preserve">, Mr. Houck was involved in </w:t>
      </w:r>
      <w:r w:rsidRPr="00DB253D">
        <w:rPr>
          <w:rFonts w:asciiTheme="minorHAnsi" w:hAnsiTheme="minorHAnsi" w:cs="Helvetica"/>
          <w:b/>
          <w:sz w:val="22"/>
          <w:szCs w:val="22"/>
          <w:highlight w:val="yellow"/>
          <w:u w:val="single"/>
          <w:lang w:val="en"/>
        </w:rPr>
        <w:t>an effort</w:t>
      </w:r>
      <w:r w:rsidRPr="00565904">
        <w:rPr>
          <w:rFonts w:asciiTheme="minorHAnsi" w:hAnsiTheme="minorHAnsi" w:cs="Helvetica"/>
          <w:sz w:val="22"/>
          <w:szCs w:val="22"/>
          <w:lang w:val="en"/>
        </w:rPr>
        <w:t>, financed in part by the MacArthur Foundation</w:t>
      </w:r>
      <w:r w:rsidRPr="00DB253D">
        <w:rPr>
          <w:rFonts w:asciiTheme="minorHAnsi" w:hAnsiTheme="minorHAnsi" w:cs="Helvetica"/>
          <w:sz w:val="22"/>
          <w:szCs w:val="22"/>
          <w:highlight w:val="yellow"/>
          <w:lang w:val="en"/>
        </w:rPr>
        <w:t xml:space="preserve">, </w:t>
      </w:r>
      <w:r w:rsidRPr="00DB253D">
        <w:rPr>
          <w:rFonts w:asciiTheme="minorHAnsi" w:hAnsiTheme="minorHAnsi" w:cs="Helvetica"/>
          <w:b/>
          <w:sz w:val="22"/>
          <w:szCs w:val="22"/>
          <w:highlight w:val="yellow"/>
          <w:u w:val="single"/>
          <w:lang w:val="en"/>
        </w:rPr>
        <w:t>to</w:t>
      </w:r>
      <w:r w:rsidRPr="00565904">
        <w:rPr>
          <w:rFonts w:asciiTheme="minorHAnsi" w:hAnsiTheme="minorHAnsi" w:cs="Helvetica"/>
          <w:b/>
          <w:sz w:val="22"/>
          <w:szCs w:val="22"/>
          <w:u w:val="single"/>
          <w:lang w:val="en"/>
        </w:rPr>
        <w:t xml:space="preserve"> </w:t>
      </w:r>
      <w:r w:rsidRPr="00565904">
        <w:rPr>
          <w:rFonts w:asciiTheme="minorHAnsi" w:hAnsiTheme="minorHAnsi" w:cs="Helvetica"/>
          <w:sz w:val="22"/>
          <w:szCs w:val="22"/>
          <w:lang w:val="en"/>
        </w:rPr>
        <w:t xml:space="preserve">advise </w:t>
      </w:r>
      <w:r w:rsidRPr="00DB253D">
        <w:rPr>
          <w:rFonts w:asciiTheme="minorHAnsi" w:hAnsiTheme="minorHAnsi" w:cs="Helvetica"/>
          <w:b/>
          <w:sz w:val="22"/>
          <w:szCs w:val="22"/>
          <w:highlight w:val="yellow"/>
          <w:u w:val="single"/>
          <w:lang w:val="en"/>
        </w:rPr>
        <w:t>Cuban officials writing new environmental laws</w:t>
      </w:r>
      <w:r w:rsidRPr="00DB253D">
        <w:rPr>
          <w:rFonts w:asciiTheme="minorHAnsi" w:hAnsiTheme="minorHAnsi" w:cs="Helvetica"/>
          <w:sz w:val="22"/>
          <w:szCs w:val="22"/>
          <w:highlight w:val="yellow"/>
          <w:lang w:val="en"/>
        </w:rPr>
        <w:t>.</w:t>
      </w:r>
      <w:r w:rsidRPr="00565904">
        <w:rPr>
          <w:rFonts w:asciiTheme="minorHAnsi" w:hAnsiTheme="minorHAnsi" w:cs="Helvetica"/>
          <w:sz w:val="22"/>
          <w:szCs w:val="22"/>
          <w:lang w:val="en"/>
        </w:rPr>
        <w:t xml:space="preserve">    But, he said in an interview, "</w:t>
      </w:r>
      <w:r w:rsidRPr="00DB253D">
        <w:rPr>
          <w:rFonts w:asciiTheme="minorHAnsi" w:hAnsiTheme="minorHAnsi" w:cs="Helvetica"/>
          <w:b/>
          <w:sz w:val="22"/>
          <w:szCs w:val="22"/>
          <w:highlight w:val="yellow"/>
          <w:u w:val="single"/>
          <w:lang w:val="en"/>
        </w:rPr>
        <w:t>an invasion of U.S. consumerism, a U.S.-dominated future, could roll over it like a bulldozer" when the embargo ends</w:t>
      </w:r>
      <w:r w:rsidRPr="00DB253D">
        <w:rPr>
          <w:rFonts w:asciiTheme="minorHAnsi" w:hAnsiTheme="minorHAnsi" w:cs="Helvetica"/>
          <w:sz w:val="22"/>
          <w:szCs w:val="22"/>
          <w:highlight w:val="yellow"/>
          <w:lang w:val="en"/>
        </w:rPr>
        <w:t>.</w:t>
      </w:r>
      <w:r w:rsidRPr="00565904">
        <w:rPr>
          <w:rFonts w:asciiTheme="minorHAnsi" w:hAnsiTheme="minorHAnsi" w:cs="Helvetica"/>
          <w:sz w:val="22"/>
          <w:szCs w:val="22"/>
          <w:lang w:val="en"/>
        </w:rPr>
        <w:t xml:space="preserve">    By some estimates, tourism in Cuba is increasing 10 percent annually. At a minimum, Orlando Rey Santos, the Cuban lawyer who led the law-writing effort, said in an interview at the conference, "we can guess that tourism is going to increase in a very fast way" when the embargo ends.    "It is estimated we could double tourism in one year," said Mr. Rey, who heads environmental efforts at the Cuban ministry of science, technology and environment.    About 700 miles long and about 100 miles wide at its widest, </w:t>
      </w:r>
      <w:r w:rsidRPr="00DB253D">
        <w:rPr>
          <w:rFonts w:asciiTheme="minorHAnsi" w:hAnsiTheme="minorHAnsi" w:cs="Helvetica"/>
          <w:b/>
          <w:sz w:val="22"/>
          <w:szCs w:val="22"/>
          <w:highlight w:val="yellow"/>
          <w:u w:val="single"/>
          <w:lang w:val="en"/>
        </w:rPr>
        <w:t>Cuba</w:t>
      </w:r>
      <w:r w:rsidRPr="00565904">
        <w:rPr>
          <w:rFonts w:asciiTheme="minorHAnsi" w:hAnsiTheme="minorHAnsi" w:cs="Helvetica"/>
          <w:sz w:val="22"/>
          <w:szCs w:val="22"/>
          <w:lang w:val="en"/>
        </w:rPr>
        <w:t xml:space="preserve"> runs from Haiti west almost to the Yucatan Peninsula of Mexico. It </w:t>
      </w:r>
      <w:r w:rsidRPr="00DB253D">
        <w:rPr>
          <w:rFonts w:asciiTheme="minorHAnsi" w:hAnsiTheme="minorHAnsi" w:cs="Helvetica"/>
          <w:b/>
          <w:sz w:val="22"/>
          <w:szCs w:val="22"/>
          <w:highlight w:val="yellow"/>
          <w:u w:val="single"/>
          <w:lang w:val="en"/>
        </w:rPr>
        <w:t>offers crucial habitat for birds</w:t>
      </w:r>
      <w:r w:rsidRPr="00565904">
        <w:rPr>
          <w:rFonts w:asciiTheme="minorHAnsi" w:hAnsiTheme="minorHAnsi" w:cs="Helvetica"/>
          <w:sz w:val="22"/>
          <w:szCs w:val="22"/>
          <w:lang w:val="en"/>
        </w:rPr>
        <w:t xml:space="preserve">, like Bicknell's thrush, whose summer home is in the mountains of New England and Canada, and the North American warblers that stop in Cuba on their way south for the winter.      Zapata Swamp, on the island's southern coast, may be notorious for its mosquitoes, but </w:t>
      </w:r>
      <w:r w:rsidRPr="00DB253D">
        <w:rPr>
          <w:rFonts w:asciiTheme="minorHAnsi" w:hAnsiTheme="minorHAnsi" w:cs="Helvetica"/>
          <w:b/>
          <w:sz w:val="22"/>
          <w:szCs w:val="22"/>
          <w:highlight w:val="yellow"/>
          <w:u w:val="single"/>
          <w:lang w:val="en"/>
        </w:rPr>
        <w:t>it is also known for its fish, amphibians, birds and other creatures.</w:t>
      </w:r>
      <w:r w:rsidRPr="00565904">
        <w:rPr>
          <w:rFonts w:asciiTheme="minorHAnsi" w:hAnsiTheme="minorHAnsi" w:cs="Helvetica"/>
          <w:sz w:val="22"/>
          <w:szCs w:val="22"/>
          <w:lang w:val="en"/>
        </w:rPr>
        <w:t xml:space="preserve"> Among them is the Cuban crocodile, which has retreated to Cuba from a range that once ran from the Cayman Islands to the Bahamas.</w:t>
      </w:r>
    </w:p>
    <w:p w:rsidR="00CD6777" w:rsidRDefault="00CD6777" w:rsidP="00CD6777">
      <w:pPr>
        <w:pStyle w:val="Heading3"/>
      </w:pPr>
      <w:r>
        <w:t>Anthro extensions</w:t>
      </w:r>
    </w:p>
    <w:p w:rsidR="00CD6777" w:rsidRDefault="00CD6777" w:rsidP="00CD6777">
      <w:pPr>
        <w:pStyle w:val="Heading4"/>
      </w:pPr>
      <w:r>
        <w:t>Destroying biodiversity is rooted in an anthropocentric mindset</w:t>
      </w:r>
    </w:p>
    <w:p w:rsidR="00CD6777" w:rsidRPr="00CA4C21" w:rsidRDefault="00CD6777" w:rsidP="00CD6777">
      <w:pPr>
        <w:pStyle w:val="Heading4"/>
        <w:rPr>
          <w:rFonts w:eastAsia="Times New Roman"/>
        </w:rPr>
      </w:pPr>
      <w:r w:rsidRPr="00CA4C21">
        <w:rPr>
          <w:rFonts w:eastAsia="Times New Roman"/>
        </w:rPr>
        <w:t>Anthropocentrism is allows for the suffering caused by a dominant group</w:t>
      </w:r>
    </w:p>
    <w:p w:rsidR="00CD6777" w:rsidRPr="00CA4C21" w:rsidRDefault="00CD6777" w:rsidP="00CD6777">
      <w:pPr>
        <w:spacing w:after="200" w:line="276" w:lineRule="auto"/>
        <w:rPr>
          <w:rFonts w:asciiTheme="minorHAnsi" w:hAnsiTheme="minorHAnsi" w:cstheme="minorBidi"/>
          <w:color w:val="111111"/>
          <w:sz w:val="18"/>
        </w:rPr>
      </w:pPr>
      <w:r w:rsidRPr="00CA4C21">
        <w:rPr>
          <w:rFonts w:eastAsia="Times New Roman"/>
          <w:sz w:val="18"/>
        </w:rPr>
        <w:t>Pete Singer, Professor of Bioethics at Princeton University; Professor at the Centre for Applied Philosophy at the University of Melbourne, May15, 2003,“Animal Liberation at 30” The New York Review of Books, Vol. 50, No. 8,</w:t>
      </w:r>
      <w:r w:rsidRPr="00073256">
        <w:t xml:space="preserve"> </w:t>
      </w:r>
      <w:hyperlink r:id="rId83" w:history="1">
        <w:r w:rsidRPr="008D76D0">
          <w:rPr>
            <w:rStyle w:val="Hyperlink"/>
            <w:rFonts w:eastAsia="Times New Roman"/>
            <w:sz w:val="18"/>
          </w:rPr>
          <w:t>http://www.nybooks.com/articles/archives/2003/may/15/animal-liberation-at-30/?pagination=false</w:t>
        </w:r>
      </w:hyperlink>
      <w:r>
        <w:rPr>
          <w:rFonts w:eastAsia="Times New Roman"/>
          <w:sz w:val="18"/>
        </w:rPr>
        <w:t xml:space="preserve"> accessed 7/22/13 AP</w:t>
      </w:r>
    </w:p>
    <w:p w:rsidR="00CD6777" w:rsidRPr="00CA4C21" w:rsidRDefault="00CD6777" w:rsidP="00CD6777">
      <w:pPr>
        <w:spacing w:after="200" w:line="276" w:lineRule="auto"/>
        <w:rPr>
          <w:rFonts w:asciiTheme="minorHAnsi" w:hAnsiTheme="minorHAnsi" w:cstheme="minorBidi"/>
          <w:color w:val="111111"/>
          <w:sz w:val="16"/>
          <w:szCs w:val="16"/>
        </w:rPr>
      </w:pPr>
      <w:r w:rsidRPr="00CA4C21">
        <w:rPr>
          <w:rFonts w:asciiTheme="minorHAnsi" w:hAnsiTheme="minorHAnsi" w:cstheme="minorBidi"/>
          <w:color w:val="111111"/>
          <w:sz w:val="16"/>
          <w:szCs w:val="16"/>
        </w:rPr>
        <w:t>In the text that followed,</w:t>
      </w:r>
      <w:r w:rsidRPr="00CA4C21">
        <w:rPr>
          <w:rFonts w:asciiTheme="minorHAnsi" w:hAnsiTheme="minorHAnsi" w:cstheme="minorBidi"/>
          <w:color w:val="111111"/>
          <w:sz w:val="21"/>
          <w:szCs w:val="21"/>
        </w:rPr>
        <w:t xml:space="preserve"> </w:t>
      </w:r>
      <w:r w:rsidRPr="00CA4C21">
        <w:rPr>
          <w:rFonts w:asciiTheme="minorHAnsi" w:hAnsiTheme="minorHAnsi" w:cstheme="minorBidi"/>
          <w:b/>
          <w:color w:val="111111"/>
          <w:sz w:val="21"/>
          <w:szCs w:val="21"/>
          <w:u w:val="single"/>
        </w:rPr>
        <w:t xml:space="preserve">I </w:t>
      </w:r>
      <w:r w:rsidRPr="00CA4C21">
        <w:rPr>
          <w:rFonts w:asciiTheme="minorHAnsi" w:hAnsiTheme="minorHAnsi" w:cstheme="minorBidi"/>
          <w:b/>
          <w:color w:val="111111"/>
          <w:sz w:val="21"/>
          <w:szCs w:val="21"/>
          <w:highlight w:val="yellow"/>
          <w:u w:val="single"/>
        </w:rPr>
        <w:t>urged that despite obvious differences between humans and nonhuman animals, we share with them a capacity to suffer</w:t>
      </w:r>
      <w:r w:rsidRPr="00CA4C21">
        <w:rPr>
          <w:rFonts w:asciiTheme="minorHAnsi" w:hAnsiTheme="minorHAnsi" w:cstheme="minorBidi"/>
          <w:color w:val="111111"/>
          <w:sz w:val="16"/>
          <w:szCs w:val="16"/>
        </w:rPr>
        <w:t>, and this means that they, like us, have interests</w:t>
      </w:r>
      <w:r w:rsidRPr="00CA4C21">
        <w:rPr>
          <w:rFonts w:asciiTheme="minorHAnsi" w:hAnsiTheme="minorHAnsi" w:cstheme="minorBidi"/>
          <w:b/>
          <w:color w:val="111111"/>
          <w:sz w:val="21"/>
          <w:szCs w:val="21"/>
          <w:u w:val="single"/>
        </w:rPr>
        <w:t xml:space="preserve">. </w:t>
      </w:r>
      <w:r w:rsidRPr="00CA4C21">
        <w:rPr>
          <w:rFonts w:asciiTheme="minorHAnsi" w:hAnsiTheme="minorHAnsi" w:cstheme="minorBidi"/>
          <w:b/>
          <w:color w:val="111111"/>
          <w:sz w:val="21"/>
          <w:szCs w:val="21"/>
          <w:highlight w:val="yellow"/>
          <w:u w:val="single"/>
        </w:rPr>
        <w:t>If we ignore or discount their interests, simply on the grounds that they are not members of our species, the logic of our position is similar to that of the most blatant racists or sexists who think that those who belong to their race or sex have superior moral status, simply in virtue of their race or sex, and irrespective of other characteristics or qualities</w:t>
      </w:r>
      <w:r w:rsidRPr="00CA4C21">
        <w:rPr>
          <w:rFonts w:asciiTheme="minorHAnsi" w:hAnsiTheme="minorHAnsi" w:cstheme="minorBidi"/>
          <w:color w:val="111111"/>
          <w:sz w:val="21"/>
          <w:szCs w:val="21"/>
          <w:highlight w:val="yellow"/>
        </w:rPr>
        <w:t>.</w:t>
      </w:r>
      <w:r w:rsidRPr="00CA4C21">
        <w:rPr>
          <w:rFonts w:asciiTheme="minorHAnsi" w:hAnsiTheme="minorHAnsi" w:cstheme="minorBidi"/>
          <w:color w:val="111111"/>
          <w:sz w:val="21"/>
          <w:szCs w:val="21"/>
        </w:rPr>
        <w:t xml:space="preserve"> </w:t>
      </w:r>
      <w:r w:rsidRPr="00CA4C21">
        <w:rPr>
          <w:rFonts w:asciiTheme="minorHAnsi" w:hAnsiTheme="minorHAnsi" w:cstheme="minorBidi"/>
          <w:color w:val="111111"/>
          <w:sz w:val="16"/>
          <w:szCs w:val="16"/>
        </w:rPr>
        <w:t>Although most humans may be superior in reasoning or in other intellectual capacities to nonhuman animals, that is not enough to justify the line we draw between humans and animals.</w:t>
      </w:r>
      <w:r w:rsidRPr="00CA4C21">
        <w:rPr>
          <w:rFonts w:asciiTheme="minorHAnsi" w:hAnsiTheme="minorHAnsi" w:cstheme="minorBidi"/>
          <w:color w:val="111111"/>
          <w:sz w:val="21"/>
          <w:szCs w:val="21"/>
        </w:rPr>
        <w:t xml:space="preserve"> </w:t>
      </w:r>
      <w:r w:rsidRPr="00CA4C21">
        <w:rPr>
          <w:rFonts w:asciiTheme="minorHAnsi" w:hAnsiTheme="minorHAnsi" w:cstheme="minorBidi"/>
          <w:b/>
          <w:color w:val="111111"/>
          <w:sz w:val="21"/>
          <w:szCs w:val="21"/>
          <w:highlight w:val="yellow"/>
          <w:u w:val="single"/>
        </w:rPr>
        <w:t>Some humans</w:t>
      </w:r>
      <w:r w:rsidRPr="00CA4C21">
        <w:rPr>
          <w:rFonts w:asciiTheme="minorHAnsi" w:hAnsiTheme="minorHAnsi" w:cstheme="minorBidi"/>
          <w:color w:val="111111"/>
          <w:sz w:val="21"/>
          <w:szCs w:val="21"/>
        </w:rPr>
        <w:t>—</w:t>
      </w:r>
      <w:r w:rsidRPr="00CA4C21">
        <w:rPr>
          <w:rFonts w:asciiTheme="minorHAnsi" w:hAnsiTheme="minorHAnsi" w:cstheme="minorBidi"/>
          <w:color w:val="111111"/>
          <w:sz w:val="16"/>
          <w:szCs w:val="16"/>
        </w:rPr>
        <w:t>infants and those with severe intellectual disabilities</w:t>
      </w:r>
      <w:r w:rsidRPr="00CA4C21">
        <w:rPr>
          <w:rFonts w:asciiTheme="minorHAnsi" w:hAnsiTheme="minorHAnsi" w:cstheme="minorBidi"/>
          <w:color w:val="111111"/>
          <w:sz w:val="21"/>
          <w:szCs w:val="21"/>
        </w:rPr>
        <w:t>—</w:t>
      </w:r>
      <w:r w:rsidRPr="00CA4C21">
        <w:rPr>
          <w:rFonts w:asciiTheme="minorHAnsi" w:hAnsiTheme="minorHAnsi" w:cstheme="minorBidi"/>
          <w:b/>
          <w:color w:val="111111"/>
          <w:sz w:val="21"/>
          <w:szCs w:val="21"/>
          <w:highlight w:val="yellow"/>
          <w:u w:val="single"/>
        </w:rPr>
        <w:t>have intellectual capacities inferior to some animals, but we would, rightly, be shocked by anyone who proposed that we inflict slow, painful deaths on these intellectually inferior humans in order to test the safety of household products. Nor</w:t>
      </w:r>
      <w:r w:rsidRPr="00CA4C21">
        <w:rPr>
          <w:rFonts w:asciiTheme="minorHAnsi" w:hAnsiTheme="minorHAnsi" w:cstheme="minorBidi"/>
          <w:color w:val="111111"/>
          <w:sz w:val="21"/>
          <w:szCs w:val="21"/>
          <w:highlight w:val="yellow"/>
        </w:rPr>
        <w:t>,</w:t>
      </w:r>
      <w:r w:rsidRPr="00CA4C21">
        <w:rPr>
          <w:rFonts w:asciiTheme="minorHAnsi" w:hAnsiTheme="minorHAnsi" w:cstheme="minorBidi"/>
          <w:color w:val="111111"/>
          <w:sz w:val="21"/>
          <w:szCs w:val="21"/>
        </w:rPr>
        <w:t xml:space="preserve"> </w:t>
      </w:r>
      <w:r w:rsidRPr="00CA4C21">
        <w:rPr>
          <w:rFonts w:asciiTheme="minorHAnsi" w:hAnsiTheme="minorHAnsi" w:cstheme="minorBidi"/>
          <w:color w:val="111111"/>
          <w:sz w:val="16"/>
          <w:szCs w:val="16"/>
        </w:rPr>
        <w:t>of course</w:t>
      </w:r>
      <w:r w:rsidRPr="00CA4C21">
        <w:rPr>
          <w:rFonts w:asciiTheme="minorHAnsi" w:hAnsiTheme="minorHAnsi" w:cstheme="minorBidi"/>
          <w:color w:val="111111"/>
          <w:sz w:val="21"/>
          <w:szCs w:val="21"/>
        </w:rPr>
        <w:t xml:space="preserve">, </w:t>
      </w:r>
      <w:r w:rsidRPr="00CA4C21">
        <w:rPr>
          <w:rFonts w:asciiTheme="minorHAnsi" w:hAnsiTheme="minorHAnsi" w:cstheme="minorBidi"/>
          <w:b/>
          <w:color w:val="111111"/>
          <w:sz w:val="21"/>
          <w:szCs w:val="21"/>
          <w:highlight w:val="yellow"/>
          <w:u w:val="single"/>
        </w:rPr>
        <w:t>would we tolerate confining them in small cages and then slaughtering them in order to eat them</w:t>
      </w:r>
      <w:r w:rsidRPr="00CA4C21">
        <w:rPr>
          <w:rFonts w:asciiTheme="minorHAnsi" w:hAnsiTheme="minorHAnsi" w:cstheme="minorBidi"/>
          <w:color w:val="111111"/>
          <w:sz w:val="21"/>
          <w:szCs w:val="21"/>
          <w:highlight w:val="yellow"/>
        </w:rPr>
        <w:t xml:space="preserve">. </w:t>
      </w:r>
      <w:r w:rsidRPr="00CA4C21">
        <w:rPr>
          <w:rFonts w:asciiTheme="minorHAnsi" w:hAnsiTheme="minorHAnsi" w:cstheme="minorBidi"/>
          <w:b/>
          <w:color w:val="111111"/>
          <w:sz w:val="21"/>
          <w:szCs w:val="21"/>
          <w:highlight w:val="yellow"/>
          <w:u w:val="single"/>
        </w:rPr>
        <w:t>The fact that we are prepared to do these things to nonhuman animals is therefore a sign of “speciesism”—a</w:t>
      </w:r>
      <w:r w:rsidRPr="00CA4C21">
        <w:rPr>
          <w:rFonts w:asciiTheme="minorHAnsi" w:hAnsiTheme="minorHAnsi" w:cstheme="minorBidi"/>
          <w:color w:val="111111"/>
          <w:sz w:val="21"/>
          <w:szCs w:val="21"/>
          <w:highlight w:val="yellow"/>
        </w:rPr>
        <w:t xml:space="preserve"> </w:t>
      </w:r>
      <w:r w:rsidRPr="00CA4C21">
        <w:rPr>
          <w:rFonts w:asciiTheme="minorHAnsi" w:hAnsiTheme="minorHAnsi" w:cstheme="minorBidi"/>
          <w:color w:val="111111"/>
          <w:sz w:val="16"/>
          <w:szCs w:val="16"/>
          <w:highlight w:val="yellow"/>
        </w:rPr>
        <w:t>prejudice that survives because it is convenient for the dominant group</w:t>
      </w:r>
      <w:r w:rsidRPr="00CA4C21">
        <w:rPr>
          <w:rFonts w:asciiTheme="minorHAnsi" w:hAnsiTheme="minorHAnsi" w:cstheme="minorBidi"/>
          <w:color w:val="111111"/>
          <w:sz w:val="16"/>
          <w:szCs w:val="16"/>
        </w:rPr>
        <w:t>—in this case not whites or males, but all humans.</w:t>
      </w:r>
    </w:p>
    <w:p w:rsidR="00CD6777" w:rsidRPr="00CA4C21" w:rsidRDefault="00CD6777" w:rsidP="00CD6777">
      <w:pPr>
        <w:spacing w:after="200" w:line="276" w:lineRule="auto"/>
        <w:rPr>
          <w:rFonts w:asciiTheme="minorHAnsi" w:hAnsiTheme="minorHAnsi" w:cstheme="minorBidi"/>
          <w:color w:val="111111"/>
          <w:sz w:val="16"/>
          <w:szCs w:val="16"/>
        </w:rPr>
      </w:pPr>
      <w:r w:rsidRPr="00CA4C21">
        <w:rPr>
          <w:rFonts w:asciiTheme="minorHAnsi" w:hAnsiTheme="minorHAnsi" w:cstheme="minorBidi"/>
          <w:color w:val="111111"/>
          <w:sz w:val="16"/>
          <w:szCs w:val="16"/>
        </w:rPr>
        <w:br w:type="page"/>
      </w:r>
    </w:p>
    <w:p w:rsidR="00CD6777" w:rsidRPr="00CA4C21" w:rsidRDefault="00CD6777" w:rsidP="00CD6777">
      <w:pPr>
        <w:pStyle w:val="Heading4"/>
      </w:pPr>
      <w:r w:rsidRPr="00CA4C21">
        <w:t>Anthropocentrism not only culminates in extinction but violates our very being</w:t>
      </w:r>
    </w:p>
    <w:p w:rsidR="00CD6777" w:rsidRPr="00073256" w:rsidRDefault="00CD6777" w:rsidP="00CD6777">
      <w:pPr>
        <w:spacing w:before="100" w:beforeAutospacing="1" w:after="100" w:afterAutospacing="1"/>
        <w:rPr>
          <w:rStyle w:val="StyleStyleBold12pt"/>
        </w:rPr>
      </w:pPr>
      <w:r w:rsidRPr="00073256">
        <w:rPr>
          <w:rStyle w:val="StyleStyleBold12pt"/>
        </w:rPr>
        <w:t>Gottlieb 94</w:t>
      </w:r>
    </w:p>
    <w:p w:rsidR="00CD6777" w:rsidRPr="00CA4C21" w:rsidRDefault="00CD6777" w:rsidP="00CD6777">
      <w:pPr>
        <w:spacing w:before="100" w:beforeAutospacing="1" w:after="100" w:afterAutospacing="1"/>
        <w:rPr>
          <w:rFonts w:asciiTheme="minorHAnsi" w:eastAsia="Times New Roman" w:hAnsiTheme="minorHAnsi"/>
          <w:szCs w:val="20"/>
        </w:rPr>
      </w:pPr>
      <w:r w:rsidRPr="00CA4C21">
        <w:rPr>
          <w:rFonts w:asciiTheme="minorHAnsi" w:hAnsiTheme="minorHAnsi" w:cstheme="minorBidi"/>
          <w:szCs w:val="20"/>
        </w:rPr>
        <w:t xml:space="preserve">Roger S. </w:t>
      </w:r>
      <w:r w:rsidRPr="00073256">
        <w:rPr>
          <w:rFonts w:asciiTheme="minorHAnsi" w:hAnsiTheme="minorHAnsi"/>
          <w:bCs/>
          <w:szCs w:val="20"/>
        </w:rPr>
        <w:t>Gottlieb</w:t>
      </w:r>
      <w:r w:rsidRPr="00CA4C21">
        <w:rPr>
          <w:rFonts w:asciiTheme="minorHAnsi" w:hAnsiTheme="minorHAnsi" w:cstheme="minorBidi"/>
          <w:szCs w:val="20"/>
        </w:rPr>
        <w:t xml:space="preserve">, professor of humanities at Worcester Polytechnic Institute, </w:t>
      </w:r>
      <w:r w:rsidRPr="00073256">
        <w:rPr>
          <w:rFonts w:asciiTheme="minorHAnsi" w:hAnsiTheme="minorHAnsi"/>
          <w:bCs/>
          <w:szCs w:val="20"/>
        </w:rPr>
        <w:t>1994</w:t>
      </w:r>
      <w:r w:rsidRPr="00CA4C21">
        <w:rPr>
          <w:rFonts w:asciiTheme="minorHAnsi" w:hAnsiTheme="minorHAnsi" w:cstheme="minorBidi"/>
          <w:szCs w:val="20"/>
        </w:rPr>
        <w:t>, “ETHICS AND TRAUMA: LEVINAS, FEMINISM, AND DEEP ECOLOGY”,</w:t>
      </w:r>
      <w:r>
        <w:rPr>
          <w:rFonts w:asciiTheme="minorHAnsi" w:hAnsiTheme="minorHAnsi" w:cstheme="minorBidi"/>
          <w:szCs w:val="20"/>
        </w:rPr>
        <w:t xml:space="preserve"> </w:t>
      </w:r>
      <w:hyperlink r:id="rId84" w:history="1">
        <w:r w:rsidRPr="008D76D0">
          <w:rPr>
            <w:rStyle w:val="Hyperlink"/>
            <w:rFonts w:asciiTheme="minorHAnsi" w:hAnsiTheme="minorHAnsi" w:cstheme="minorBidi"/>
            <w:szCs w:val="20"/>
          </w:rPr>
          <w:t>http://www.crosscurrents.org/feministecology.htm accessed 7/22/13</w:t>
        </w:r>
      </w:hyperlink>
      <w:r>
        <w:rPr>
          <w:rFonts w:asciiTheme="minorHAnsi" w:hAnsiTheme="minorHAnsi" w:cstheme="minorBidi"/>
          <w:szCs w:val="20"/>
        </w:rPr>
        <w:t xml:space="preserve"> AP</w:t>
      </w:r>
    </w:p>
    <w:p w:rsidR="00CD6777" w:rsidRPr="00CA4C21" w:rsidRDefault="00CD6777" w:rsidP="00CD6777">
      <w:pPr>
        <w:spacing w:before="100" w:beforeAutospacing="1" w:after="100" w:afterAutospacing="1"/>
        <w:rPr>
          <w:rFonts w:eastAsia="Times New Roman"/>
          <w:b/>
          <w:sz w:val="24"/>
          <w:szCs w:val="24"/>
          <w:u w:val="single"/>
        </w:rPr>
      </w:pPr>
      <w:r w:rsidRPr="00CA4C21">
        <w:rPr>
          <w:rFonts w:eastAsia="Times New Roman"/>
          <w:sz w:val="16"/>
          <w:szCs w:val="16"/>
        </w:rPr>
        <w:t xml:space="preserve">But perhaps not. Perhaps there is in progress another, even more encompassing Death Event, which can be the historical condition for an ethic of compassion and care.    I speak </w:t>
      </w:r>
      <w:r w:rsidRPr="00CA4C21">
        <w:rPr>
          <w:rFonts w:eastAsia="Times New Roman"/>
          <w:sz w:val="24"/>
          <w:szCs w:val="24"/>
        </w:rPr>
        <w:t xml:space="preserve">of </w:t>
      </w:r>
      <w:r w:rsidRPr="00CA4C21">
        <w:rPr>
          <w:rFonts w:eastAsia="Times New Roman"/>
          <w:b/>
          <w:sz w:val="24"/>
          <w:szCs w:val="24"/>
          <w:highlight w:val="yellow"/>
          <w:u w:val="single"/>
        </w:rPr>
        <w:t xml:space="preserve">the specter of ecocide, the continuing destruction of species and ecosystems, and the growing threat to the basic conditions essential to human life. What kind of ethic is adequate to this brutally new and potentially most unforgiving of crises? How can we respond to </w:t>
      </w:r>
      <w:r w:rsidRPr="00CA4C21">
        <w:rPr>
          <w:rFonts w:eastAsia="Times New Roman"/>
          <w:b/>
          <w:i/>
          <w:iCs/>
          <w:sz w:val="24"/>
          <w:szCs w:val="24"/>
          <w:highlight w:val="yellow"/>
          <w:u w:val="single"/>
        </w:rPr>
        <w:t>this</w:t>
      </w:r>
      <w:r w:rsidRPr="00CA4C21">
        <w:rPr>
          <w:rFonts w:eastAsia="Times New Roman"/>
          <w:b/>
          <w:sz w:val="24"/>
          <w:szCs w:val="24"/>
          <w:highlight w:val="yellow"/>
          <w:u w:val="single"/>
        </w:rPr>
        <w:t xml:space="preserve"> trauma</w:t>
      </w:r>
      <w:r w:rsidRPr="00CA4C21">
        <w:rPr>
          <w:rFonts w:eastAsia="Times New Roman"/>
          <w:b/>
          <w:sz w:val="16"/>
          <w:szCs w:val="16"/>
          <w:u w:val="single"/>
        </w:rPr>
        <w:t xml:space="preserve"> </w:t>
      </w:r>
      <w:r w:rsidRPr="00CA4C21">
        <w:rPr>
          <w:rFonts w:eastAsia="Times New Roman"/>
          <w:sz w:val="16"/>
          <w:szCs w:val="16"/>
        </w:rPr>
        <w:t xml:space="preserve">with an ethic which demands a response, and does not remain marginalized?   Here I will at least begin in agreement with Levinas. As he rejects an ethics proceeding on the basis of self-interest, so I believe </w:t>
      </w:r>
      <w:r w:rsidRPr="00CA4C21">
        <w:rPr>
          <w:rFonts w:eastAsia="Times New Roman"/>
          <w:b/>
          <w:sz w:val="24"/>
          <w:szCs w:val="24"/>
          <w:u w:val="single"/>
        </w:rPr>
        <w:t xml:space="preserve">the </w:t>
      </w:r>
      <w:r w:rsidRPr="00CA4C21">
        <w:rPr>
          <w:rFonts w:eastAsia="Times New Roman"/>
          <w:b/>
          <w:sz w:val="24"/>
          <w:szCs w:val="24"/>
          <w:highlight w:val="yellow"/>
          <w:u w:val="single"/>
        </w:rPr>
        <w:t>anthropocentric perspectives of conservation or liberal environmentalism cannot take us far enough. Our relations with nonhuman nature are poisoned and not just because we have set up feedback loops that already lead to mass starvations, skyrocketing environmental disease rates, and devastation of natural resources</w:t>
      </w:r>
      <w:r w:rsidRPr="00CA4C21">
        <w:rPr>
          <w:rFonts w:eastAsia="Times New Roman"/>
          <w:sz w:val="24"/>
          <w:szCs w:val="24"/>
        </w:rPr>
        <w:t xml:space="preserve">.  </w:t>
      </w:r>
      <w:r w:rsidRPr="00CA4C21">
        <w:rPr>
          <w:rFonts w:eastAsia="Times New Roman"/>
          <w:sz w:val="16"/>
          <w:szCs w:val="16"/>
        </w:rPr>
        <w:t xml:space="preserve">The problem with ecocide is not just that it hurts human beings. </w:t>
      </w:r>
      <w:r w:rsidRPr="00CA4C21">
        <w:rPr>
          <w:rFonts w:eastAsia="Times New Roman"/>
          <w:b/>
          <w:sz w:val="24"/>
          <w:szCs w:val="24"/>
          <w:highlight w:val="yellow"/>
          <w:u w:val="single"/>
        </w:rPr>
        <w:t xml:space="preserve">Our uncaring violence </w:t>
      </w:r>
      <w:r w:rsidRPr="00CA4C21">
        <w:rPr>
          <w:rFonts w:eastAsia="Times New Roman"/>
          <w:sz w:val="16"/>
          <w:szCs w:val="16"/>
          <w:highlight w:val="yellow"/>
        </w:rPr>
        <w:t>also</w:t>
      </w:r>
      <w:r w:rsidRPr="00CA4C21">
        <w:rPr>
          <w:rFonts w:eastAsia="Times New Roman"/>
          <w:sz w:val="24"/>
          <w:szCs w:val="24"/>
          <w:highlight w:val="yellow"/>
        </w:rPr>
        <w:t xml:space="preserve"> </w:t>
      </w:r>
      <w:r w:rsidRPr="00CA4C21">
        <w:rPr>
          <w:rFonts w:eastAsia="Times New Roman"/>
          <w:b/>
          <w:sz w:val="24"/>
          <w:szCs w:val="24"/>
          <w:highlight w:val="yellow"/>
          <w:u w:val="single"/>
        </w:rPr>
        <w:t>violates the very ground of our being, our natural body, our home</w:t>
      </w:r>
      <w:r w:rsidRPr="00CA4C21">
        <w:rPr>
          <w:rFonts w:eastAsia="Times New Roman"/>
          <w:sz w:val="24"/>
          <w:szCs w:val="24"/>
        </w:rPr>
        <w:t xml:space="preserve">. </w:t>
      </w:r>
      <w:r w:rsidRPr="00CA4C21">
        <w:rPr>
          <w:rFonts w:eastAsia="Times New Roman"/>
          <w:sz w:val="16"/>
          <w:szCs w:val="16"/>
        </w:rPr>
        <w:t>Such violence is done not simply to the other -- as if the rainforest, the river, the atmosphere, the species made extinct are totally different from ourselves. Rather</w:t>
      </w:r>
      <w:r w:rsidRPr="00CA4C21">
        <w:rPr>
          <w:rFonts w:eastAsia="Times New Roman"/>
          <w:sz w:val="24"/>
          <w:szCs w:val="24"/>
        </w:rPr>
        <w:t xml:space="preserve">, </w:t>
      </w:r>
      <w:r w:rsidRPr="00CA4C21">
        <w:rPr>
          <w:rFonts w:eastAsia="Times New Roman"/>
          <w:b/>
          <w:sz w:val="24"/>
          <w:szCs w:val="24"/>
          <w:highlight w:val="yellow"/>
          <w:u w:val="single"/>
        </w:rPr>
        <w:t>we have crucified ourselves-in-relation-to-the-other,</w:t>
      </w:r>
      <w:r w:rsidRPr="00CA4C21">
        <w:rPr>
          <w:rFonts w:eastAsia="Times New Roman"/>
          <w:sz w:val="24"/>
          <w:szCs w:val="24"/>
          <w:highlight w:val="yellow"/>
        </w:rPr>
        <w:t xml:space="preserve"> </w:t>
      </w:r>
      <w:r w:rsidRPr="00CA4C21">
        <w:rPr>
          <w:rFonts w:eastAsia="Times New Roman"/>
          <w:b/>
          <w:sz w:val="24"/>
          <w:szCs w:val="24"/>
          <w:highlight w:val="yellow"/>
          <w:u w:val="single"/>
        </w:rPr>
        <w:t xml:space="preserve">fracturing a mode of being in which self and other can no more be conceived as fully in isolation from each other than can a mother and a nursing child.    We are that child, and nonhuman nature is that mother. If this image seems too maudlin, let us remember that </w:t>
      </w:r>
      <w:r w:rsidRPr="00CA4C21">
        <w:rPr>
          <w:rFonts w:eastAsia="Times New Roman"/>
          <w:b/>
          <w:i/>
          <w:iCs/>
          <w:sz w:val="24"/>
          <w:szCs w:val="24"/>
          <w:highlight w:val="yellow"/>
          <w:u w:val="single"/>
        </w:rPr>
        <w:t>other</w:t>
      </w:r>
      <w:r w:rsidRPr="00CA4C21">
        <w:rPr>
          <w:rFonts w:eastAsia="Times New Roman"/>
          <w:b/>
          <w:sz w:val="24"/>
          <w:szCs w:val="24"/>
          <w:highlight w:val="yellow"/>
          <w:u w:val="single"/>
        </w:rPr>
        <w:t xml:space="preserve"> lactating women can feed an infant, but we have only one earth mother.</w:t>
      </w:r>
      <w:r w:rsidRPr="00CA4C21">
        <w:rPr>
          <w:rFonts w:eastAsia="Times New Roman"/>
          <w:b/>
          <w:sz w:val="24"/>
          <w:szCs w:val="24"/>
          <w:u w:val="single"/>
        </w:rPr>
        <w:t xml:space="preserve"> </w:t>
      </w:r>
    </w:p>
    <w:p w:rsidR="00CD6777" w:rsidRPr="00CA4C21" w:rsidRDefault="00CD6777" w:rsidP="00CD6777">
      <w:pPr>
        <w:spacing w:after="200" w:line="276" w:lineRule="auto"/>
        <w:rPr>
          <w:rFonts w:asciiTheme="minorHAnsi" w:hAnsiTheme="minorHAnsi" w:cstheme="minorBidi"/>
          <w:b/>
          <w:u w:val="single"/>
          <w:lang w:val="en"/>
        </w:rPr>
      </w:pPr>
    </w:p>
    <w:p w:rsidR="00CD6777" w:rsidRPr="00CA4C21" w:rsidRDefault="00CD6777" w:rsidP="00CD6777">
      <w:pPr>
        <w:pStyle w:val="Heading4"/>
        <w:rPr>
          <w:lang w:val="en"/>
        </w:rPr>
      </w:pPr>
      <w:r w:rsidRPr="00CA4C21">
        <w:rPr>
          <w:lang w:val="en"/>
        </w:rPr>
        <w:t>Anthropocentrism leads to economic and environmental collapse</w:t>
      </w:r>
    </w:p>
    <w:p w:rsidR="00CD6777" w:rsidRDefault="00CD6777" w:rsidP="00CD6777">
      <w:pPr>
        <w:spacing w:after="200" w:line="276" w:lineRule="auto"/>
        <w:rPr>
          <w:rFonts w:asciiTheme="minorHAnsi" w:hAnsiTheme="minorHAnsi" w:cstheme="minorBidi"/>
          <w:sz w:val="16"/>
        </w:rPr>
      </w:pPr>
      <w:r w:rsidRPr="00CA4C21">
        <w:rPr>
          <w:b/>
          <w:bCs/>
          <w:sz w:val="24"/>
        </w:rPr>
        <w:t>Ingwe, ’10</w:t>
      </w:r>
    </w:p>
    <w:p w:rsidR="00CD6777" w:rsidRPr="00CA4C21" w:rsidRDefault="00CD6777" w:rsidP="00CD6777">
      <w:pPr>
        <w:spacing w:after="200" w:line="276" w:lineRule="auto"/>
        <w:rPr>
          <w:rFonts w:asciiTheme="minorHAnsi" w:hAnsiTheme="minorHAnsi" w:cstheme="minorBidi"/>
          <w:b/>
          <w:u w:val="single"/>
          <w:lang w:val="en"/>
        </w:rPr>
      </w:pPr>
      <w:r w:rsidRPr="00CA4C21">
        <w:rPr>
          <w:rFonts w:asciiTheme="minorHAnsi" w:hAnsiTheme="minorHAnsi" w:cstheme="minorBidi"/>
          <w:sz w:val="16"/>
        </w:rPr>
        <w:t>(Richard, Centre for Research and Action on Developing Locales “Ecocentric and anthropocentric policies and crises in climate/environment, finance and economy: Implications of the emerging green policy of the Obama administration for Africa’s sustainable development,” African Journal of Political Science and International Relations Vol. 4(1), pp. 001-012, January 2010,</w:t>
      </w:r>
      <w:r w:rsidRPr="00073256">
        <w:t xml:space="preserve"> </w:t>
      </w:r>
      <w:hyperlink r:id="rId85" w:history="1">
        <w:r w:rsidRPr="008D76D0">
          <w:rPr>
            <w:rStyle w:val="Hyperlink"/>
            <w:rFonts w:asciiTheme="minorHAnsi" w:hAnsiTheme="minorHAnsi" w:cstheme="minorBidi"/>
            <w:sz w:val="16"/>
          </w:rPr>
          <w:t>http://www.academicjournals.org/AJPSIR/PDF/pdf2010/January/Ingwe%20et%20al.pdf</w:t>
        </w:r>
      </w:hyperlink>
      <w:r>
        <w:rPr>
          <w:rFonts w:asciiTheme="minorHAnsi" w:hAnsiTheme="minorHAnsi" w:cstheme="minorBidi"/>
          <w:sz w:val="16"/>
        </w:rPr>
        <w:t xml:space="preserve"> accessed 7/22/13 AP</w:t>
      </w:r>
    </w:p>
    <w:p w:rsidR="00CD6777" w:rsidRPr="00CA4C21" w:rsidRDefault="00CD6777" w:rsidP="00CD6777">
      <w:pPr>
        <w:spacing w:after="200" w:line="276" w:lineRule="auto"/>
        <w:rPr>
          <w:rFonts w:asciiTheme="minorHAnsi" w:hAnsiTheme="minorHAnsi" w:cstheme="minorBidi"/>
          <w:sz w:val="16"/>
          <w:szCs w:val="16"/>
          <w:lang w:val="en"/>
        </w:rPr>
      </w:pPr>
      <w:r w:rsidRPr="00CA4C21">
        <w:rPr>
          <w:rFonts w:asciiTheme="minorHAnsi" w:hAnsiTheme="minorHAnsi" w:cstheme="minorBidi"/>
          <w:b/>
          <w:highlight w:val="yellow"/>
          <w:u w:val="single"/>
          <w:lang w:val="en"/>
        </w:rPr>
        <w:t>The crisis in climate, finance, and economy</w:t>
      </w:r>
      <w:r w:rsidRPr="00CA4C21">
        <w:rPr>
          <w:rFonts w:asciiTheme="minorHAnsi" w:hAnsiTheme="minorHAnsi" w:cstheme="minorBidi"/>
          <w:b/>
          <w:u w:val="single"/>
          <w:lang w:val="en"/>
        </w:rPr>
        <w:t xml:space="preserve">, </w:t>
      </w:r>
      <w:r w:rsidRPr="00CA4C21">
        <w:rPr>
          <w:rFonts w:asciiTheme="minorHAnsi" w:hAnsiTheme="minorHAnsi" w:cstheme="minorBidi"/>
          <w:sz w:val="16"/>
          <w:lang w:val="en"/>
        </w:rPr>
        <w:t>among other sectors at the global and national levels</w:t>
      </w:r>
      <w:r w:rsidRPr="00CA4C21">
        <w:rPr>
          <w:rFonts w:asciiTheme="minorHAnsi" w:hAnsiTheme="minorHAnsi" w:cstheme="minorBidi"/>
          <w:b/>
          <w:sz w:val="16"/>
          <w:u w:val="single"/>
          <w:lang w:val="en"/>
        </w:rPr>
        <w:t xml:space="preserve"> </w:t>
      </w:r>
      <w:r w:rsidRPr="00CA4C21">
        <w:rPr>
          <w:rFonts w:asciiTheme="minorHAnsi" w:hAnsiTheme="minorHAnsi" w:cstheme="minorBidi"/>
          <w:b/>
          <w:highlight w:val="yellow"/>
          <w:u w:val="single"/>
          <w:lang w:val="en"/>
        </w:rPr>
        <w:t>reflect the way policy has ignored ecocentric principles and limitation in the concept and operation of anthropocentrism. Specifi-cally, pursuing the objectives, goals and interests of human beings without considering ecological principles or the inter-relatedness of human and non-human natural systems is responsible for the climate-environmental crisis</w:t>
      </w:r>
      <w:r w:rsidRPr="00CA4C21">
        <w:rPr>
          <w:rFonts w:asciiTheme="minorHAnsi" w:hAnsiTheme="minorHAnsi" w:cstheme="minorBidi"/>
          <w:b/>
          <w:u w:val="single"/>
          <w:lang w:val="en"/>
        </w:rPr>
        <w:t xml:space="preserve">. </w:t>
      </w:r>
      <w:r w:rsidRPr="00CA4C21">
        <w:rPr>
          <w:rFonts w:asciiTheme="minorHAnsi" w:hAnsiTheme="minorHAnsi" w:cstheme="minorBidi"/>
          <w:sz w:val="16"/>
          <w:szCs w:val="16"/>
          <w:lang w:val="en"/>
        </w:rPr>
        <w:t>While the corruption of anthropocentric institutions, processes, structures and attitudes by top functionaries of global and national financial and economic systems has led to the crisis in these sub-sectors. The climate crisis is also the consequence of the way policy has ignored research-derived scientifically based information and knowledge provided by think-tanks, NGOs/CSOs and universities.</w:t>
      </w:r>
      <w:r w:rsidRPr="00CA4C21">
        <w:rPr>
          <w:rFonts w:asciiTheme="minorHAnsi" w:hAnsiTheme="minorHAnsi" w:cstheme="minorBidi"/>
          <w:b/>
          <w:u w:val="single"/>
          <w:lang w:val="en"/>
        </w:rPr>
        <w:t xml:space="preserve"> </w:t>
      </w:r>
      <w:r w:rsidRPr="00CA4C21">
        <w:rPr>
          <w:rFonts w:asciiTheme="minorHAnsi" w:hAnsiTheme="minorHAnsi" w:cstheme="minorBidi"/>
          <w:b/>
          <w:highlight w:val="yellow"/>
          <w:u w:val="single"/>
          <w:lang w:val="en"/>
        </w:rPr>
        <w:t>This point is also applicable to the causes of the crises in finance and economy at global and national levels</w:t>
      </w:r>
      <w:r w:rsidRPr="00CA4C21">
        <w:rPr>
          <w:rFonts w:asciiTheme="minorHAnsi" w:hAnsiTheme="minorHAnsi" w:cstheme="minorBidi"/>
          <w:sz w:val="16"/>
          <w:szCs w:val="16"/>
          <w:highlight w:val="yellow"/>
          <w:lang w:val="en"/>
        </w:rPr>
        <w:t>.</w:t>
      </w:r>
      <w:r w:rsidRPr="00CA4C21">
        <w:rPr>
          <w:rFonts w:asciiTheme="minorHAnsi" w:hAnsiTheme="minorHAnsi" w:cstheme="minorBidi"/>
          <w:sz w:val="16"/>
          <w:szCs w:val="16"/>
          <w:lang w:val="en"/>
        </w:rPr>
        <w:t xml:space="preserve"> The mitigation and adaptation to climate change and resuscitation of financial and economic systems will be successful if policy hearkens promptly to the research-derived information produced by think-tanks, universities and civil society in directing development plans and programmes</w:t>
      </w:r>
    </w:p>
    <w:p w:rsidR="00CD6777" w:rsidRPr="00125F90" w:rsidRDefault="00CD6777" w:rsidP="00CD6777">
      <w:pPr>
        <w:pStyle w:val="Heading2"/>
      </w:pPr>
      <w:bookmarkStart w:id="1" w:name="_Toc206316067"/>
      <w:bookmarkStart w:id="2" w:name="_Toc265348291"/>
      <w:r w:rsidRPr="00125F90">
        <w:t>PICs Good</w:t>
      </w:r>
      <w:bookmarkEnd w:id="1"/>
      <w:bookmarkEnd w:id="2"/>
    </w:p>
    <w:p w:rsidR="00CD6777" w:rsidRDefault="00CD6777" w:rsidP="00CD6777"/>
    <w:p w:rsidR="00CD6777" w:rsidRDefault="00CD6777" w:rsidP="00CD6777">
      <w:r>
        <w:t>__Counter-Interpretation:  Neg gets one subsidy PIC.  Solves all their offense. It guarantees more in-depth topic education with more comparative debates on the actual subsidies. It avoids all their agent CP arguments, while satisfying predictable ground for both teams.  Aff should be prepared to defend their removal of subsidies as core ground</w:t>
      </w:r>
    </w:p>
    <w:p w:rsidR="00CD6777" w:rsidRPr="000A6C5A" w:rsidRDefault="00CD6777" w:rsidP="00CD6777"/>
    <w:p w:rsidR="00CD6777" w:rsidRPr="000A6C5A" w:rsidRDefault="00CD6777" w:rsidP="00CD6777">
      <w:pPr>
        <w:pStyle w:val="Heading4"/>
      </w:pPr>
      <w:r w:rsidRPr="000A6C5A">
        <w:t>Offense:</w:t>
      </w:r>
    </w:p>
    <w:p w:rsidR="00CD6777" w:rsidRPr="000A6C5A" w:rsidRDefault="00CD6777" w:rsidP="00CD6777">
      <w:r w:rsidRPr="000A6C5A">
        <w:t xml:space="preserve">1. </w:t>
      </w:r>
      <w:r>
        <w:t xml:space="preserve">Forces strategic plan writing—PICs are a necessary check on vague plans. </w:t>
      </w:r>
      <w:r w:rsidRPr="000A6C5A">
        <w:t xml:space="preserve"> This encourages foresight and in-depth research.  Real-world policymakers carefully word bills to ensure passage. </w:t>
      </w:r>
    </w:p>
    <w:p w:rsidR="00CD6777" w:rsidRPr="000A6C5A" w:rsidRDefault="00CD6777" w:rsidP="00CD6777"/>
    <w:p w:rsidR="00CD6777" w:rsidRPr="00ED1D2A" w:rsidRDefault="00CD6777" w:rsidP="00CD6777">
      <w:r w:rsidRPr="000A6C5A">
        <w:t xml:space="preserve">2. </w:t>
      </w:r>
      <w:r>
        <w:t xml:space="preserve">Aff. should defend the entirety of the plan—Anything beyond that is negative ground. Net-benefits check abuse because it allows them to generate offense. </w:t>
      </w:r>
      <w:r w:rsidRPr="00ED1D2A">
        <w:t>Absence of one part should be devastating to solvency or it proves plan is bad</w:t>
      </w:r>
    </w:p>
    <w:p w:rsidR="00CD6777" w:rsidRPr="00ED1D2A" w:rsidRDefault="00CD6777" w:rsidP="00CD6777"/>
    <w:p w:rsidR="00CD6777" w:rsidRPr="00EF197D" w:rsidRDefault="00CD6777" w:rsidP="00CD6777">
      <w:r w:rsidRPr="00EF197D">
        <w:t>3. Ground—they’re the only way the negative can generate offense against a racism bad aff. Without them, the negative would have to defend fundamentally untrue arguments like racism good.  The aff. can always claim advantages off of what we exclude—proves there is adequate ground for both teams</w:t>
      </w:r>
      <w:r>
        <w:t>, no one has to debate themselves</w:t>
      </w:r>
    </w:p>
    <w:p w:rsidR="00CD6777" w:rsidRPr="00EF197D" w:rsidRDefault="00CD6777" w:rsidP="00CD6777"/>
    <w:p w:rsidR="00CD6777" w:rsidRPr="00EF197D" w:rsidRDefault="00CD6777" w:rsidP="00CD6777">
      <w:r w:rsidRPr="000A6C5A">
        <w:t>4. Education</w:t>
      </w:r>
      <w:r>
        <w:t>—PICs provide a more in-depth</w:t>
      </w:r>
      <w:r w:rsidRPr="000A6C5A">
        <w:t xml:space="preserve"> discussion</w:t>
      </w:r>
      <w:r>
        <w:t xml:space="preserve"> of the policy and</w:t>
      </w:r>
      <w:r w:rsidRPr="000A6C5A">
        <w:t xml:space="preserve"> encourage neg</w:t>
      </w:r>
      <w:r>
        <w:t>.</w:t>
      </w:r>
      <w:r w:rsidRPr="000A6C5A">
        <w:t xml:space="preserve"> research of specific plan strategies, instead of running generic link ground for the year.  </w:t>
      </w:r>
      <w:r>
        <w:t xml:space="preserve">It </w:t>
      </w:r>
      <w:r w:rsidRPr="00EF197D">
        <w:t>also forces affirmatives to find better more specific solvency evidence that speaks to their whole case not just one part</w:t>
      </w:r>
    </w:p>
    <w:p w:rsidR="00CD6777" w:rsidRDefault="00CD6777" w:rsidP="00CD6777"/>
    <w:p w:rsidR="00CD6777" w:rsidRDefault="00CD6777" w:rsidP="00CD6777">
      <w:r>
        <w:t>5. Structural Inequity Justifies—Aff gets 1</w:t>
      </w:r>
      <w:r w:rsidRPr="00E93C91">
        <w:rPr>
          <w:vertAlign w:val="superscript"/>
        </w:rPr>
        <w:t>st</w:t>
      </w:r>
      <w:r>
        <w:t xml:space="preserve"> and last speech and selects the area of debate.  We should be able to operate within that area to disprove the plan.  Their argument magnifies there infinite prep advantage and aff side bias</w:t>
      </w:r>
    </w:p>
    <w:p w:rsidR="00CD6777" w:rsidRPr="000A6C5A" w:rsidRDefault="00CD6777" w:rsidP="00CD6777"/>
    <w:p w:rsidR="00CD6777" w:rsidRPr="000A6C5A" w:rsidRDefault="00CD6777" w:rsidP="00CD6777">
      <w:pPr>
        <w:pStyle w:val="Heading4"/>
      </w:pPr>
      <w:r w:rsidRPr="000A6C5A">
        <w:t xml:space="preserve">Defense: </w:t>
      </w:r>
    </w:p>
    <w:p w:rsidR="00CD6777" w:rsidRPr="000A6C5A" w:rsidRDefault="00CD6777" w:rsidP="00CD6777">
      <w:r w:rsidRPr="000A6C5A">
        <w:t>1. Check aff side bias</w:t>
      </w:r>
    </w:p>
    <w:p w:rsidR="00CD6777" w:rsidRPr="000A6C5A" w:rsidRDefault="00CD6777" w:rsidP="00CD6777">
      <w:r w:rsidRPr="000A6C5A">
        <w:t>Checks unpredictable 2AC add-ons. This topic has space for numerous affirmatives, PICS prevent exploding claims in the 2AR.</w:t>
      </w:r>
    </w:p>
    <w:p w:rsidR="00CD6777" w:rsidRPr="000A6C5A" w:rsidRDefault="00CD6777" w:rsidP="00CD6777"/>
    <w:p w:rsidR="00CD6777" w:rsidRDefault="00CD6777" w:rsidP="00CD6777">
      <w:r>
        <w:t>2. PICs don’t steal the Aff—This is a whine and it doesn’t moot anything.  As long as there is a possibility of offense, there’s no impact.</w:t>
      </w:r>
    </w:p>
    <w:p w:rsidR="00CD6777" w:rsidRDefault="00CD6777" w:rsidP="00CD6777"/>
    <w:p w:rsidR="00CD6777" w:rsidRDefault="00CD6777" w:rsidP="00CD6777">
      <w:r>
        <w:t>3. Real world—Congress routinely offers different versions of the same plan with minor differences.  PICs are no different.  They increase education on the implementation level of policymaking</w:t>
      </w:r>
    </w:p>
    <w:p w:rsidR="00CD6777" w:rsidRPr="000A6C5A" w:rsidRDefault="00CD6777" w:rsidP="00CD6777"/>
    <w:p w:rsidR="00CD6777" w:rsidRDefault="00CD6777" w:rsidP="00CD6777">
      <w:r>
        <w:t xml:space="preserve">4. </w:t>
      </w:r>
      <w:r w:rsidRPr="009533C2">
        <w:t>Err neg on theory—Aff gets infinite prep time, the structural advantage of first and last speeches, gets to choose how to interpret the resolution, and now presumption. Err neg to check this inherent affirmative b</w:t>
      </w:r>
      <w:r>
        <w:t>ias in the round and the topic.</w:t>
      </w:r>
    </w:p>
    <w:p w:rsidR="00CD6777" w:rsidRDefault="00CD6777" w:rsidP="00CD6777"/>
    <w:p w:rsidR="00CD6777" w:rsidRDefault="00CD6777" w:rsidP="00CD6777">
      <w:r>
        <w:t>5</w:t>
      </w:r>
      <w:r w:rsidRPr="00F00B4E">
        <w:t>. Re</w:t>
      </w:r>
      <w:bookmarkStart w:id="3" w:name="_GoBack"/>
      <w:bookmarkEnd w:id="3"/>
      <w:r w:rsidRPr="00F00B4E">
        <w:t>ject THIS argument, not the team.  CPs are inherently defensive positions to test the aff as the best policy option and not a reason to vote AFF.</w:t>
      </w:r>
      <w:r>
        <w:t xml:space="preserve"> </w:t>
      </w:r>
    </w:p>
    <w:p w:rsidR="00CD6777" w:rsidRPr="00CA4C21" w:rsidRDefault="00CD6777" w:rsidP="00CD6777"/>
    <w:p w:rsidR="00CD6777" w:rsidRPr="00CE638F" w:rsidRDefault="00CD6777" w:rsidP="00CD6777"/>
    <w:p w:rsidR="00E462B2" w:rsidRPr="00D17C4E" w:rsidRDefault="00E462B2" w:rsidP="00E462B2"/>
    <w:sectPr w:rsidR="00E462B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AE2" w:rsidRDefault="008B0AE2" w:rsidP="005F5576">
      <w:r>
        <w:separator/>
      </w:r>
    </w:p>
  </w:endnote>
  <w:endnote w:type="continuationSeparator" w:id="0">
    <w:p w:rsidR="008B0AE2" w:rsidRDefault="008B0AE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AE2" w:rsidRDefault="008B0AE2" w:rsidP="005F5576">
      <w:r>
        <w:separator/>
      </w:r>
    </w:p>
  </w:footnote>
  <w:footnote w:type="continuationSeparator" w:id="0">
    <w:p w:rsidR="008B0AE2" w:rsidRDefault="008B0AE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86A26"/>
    <w:multiLevelType w:val="hybridMultilevel"/>
    <w:tmpl w:val="F1DAF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883B7B"/>
    <w:multiLevelType w:val="hybridMultilevel"/>
    <w:tmpl w:val="2BDE6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14C3BC6"/>
    <w:multiLevelType w:val="hybridMultilevel"/>
    <w:tmpl w:val="97982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7A05386"/>
    <w:multiLevelType w:val="hybridMultilevel"/>
    <w:tmpl w:val="58F066A2"/>
    <w:lvl w:ilvl="0" w:tplc="463A8E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ay, Ruth">
    <w15:presenceInfo w15:providerId="AD" w15:userId="S-1-5-21-2931803162-3197809308-3624178893-20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30B"/>
    <w:rsid w:val="000022F2"/>
    <w:rsid w:val="0000459F"/>
    <w:rsid w:val="00004EB4"/>
    <w:rsid w:val="0002196C"/>
    <w:rsid w:val="00021F29"/>
    <w:rsid w:val="00024C33"/>
    <w:rsid w:val="00027EED"/>
    <w:rsid w:val="0003041D"/>
    <w:rsid w:val="00033028"/>
    <w:rsid w:val="000360A7"/>
    <w:rsid w:val="000453DC"/>
    <w:rsid w:val="00052A1D"/>
    <w:rsid w:val="00055E12"/>
    <w:rsid w:val="00064A59"/>
    <w:rsid w:val="0007162E"/>
    <w:rsid w:val="00073B9A"/>
    <w:rsid w:val="0007786F"/>
    <w:rsid w:val="00090287"/>
    <w:rsid w:val="00090BA2"/>
    <w:rsid w:val="000978A3"/>
    <w:rsid w:val="00097D7E"/>
    <w:rsid w:val="000A1D39"/>
    <w:rsid w:val="000A4FA5"/>
    <w:rsid w:val="000B61C8"/>
    <w:rsid w:val="000C767D"/>
    <w:rsid w:val="000D0B76"/>
    <w:rsid w:val="000D2AE5"/>
    <w:rsid w:val="000D3A26"/>
    <w:rsid w:val="000D3D8D"/>
    <w:rsid w:val="000E41A3"/>
    <w:rsid w:val="000F2715"/>
    <w:rsid w:val="000F37E7"/>
    <w:rsid w:val="00113C68"/>
    <w:rsid w:val="00114663"/>
    <w:rsid w:val="0011692D"/>
    <w:rsid w:val="0012057B"/>
    <w:rsid w:val="00126D92"/>
    <w:rsid w:val="0012739F"/>
    <w:rsid w:val="001301AC"/>
    <w:rsid w:val="001304DF"/>
    <w:rsid w:val="00133A0E"/>
    <w:rsid w:val="001346F0"/>
    <w:rsid w:val="00140397"/>
    <w:rsid w:val="0014072D"/>
    <w:rsid w:val="00141F7D"/>
    <w:rsid w:val="00141FBF"/>
    <w:rsid w:val="00142003"/>
    <w:rsid w:val="0016509D"/>
    <w:rsid w:val="0016711C"/>
    <w:rsid w:val="00167A9F"/>
    <w:rsid w:val="001711E1"/>
    <w:rsid w:val="00175018"/>
    <w:rsid w:val="00177828"/>
    <w:rsid w:val="00177A1E"/>
    <w:rsid w:val="00182D51"/>
    <w:rsid w:val="0018565A"/>
    <w:rsid w:val="0019587B"/>
    <w:rsid w:val="00197E8B"/>
    <w:rsid w:val="001A4F0E"/>
    <w:rsid w:val="001B0A04"/>
    <w:rsid w:val="001B3CEC"/>
    <w:rsid w:val="001C1D82"/>
    <w:rsid w:val="001C2147"/>
    <w:rsid w:val="001C587E"/>
    <w:rsid w:val="001C7C90"/>
    <w:rsid w:val="001D0D51"/>
    <w:rsid w:val="001F7572"/>
    <w:rsid w:val="0020006E"/>
    <w:rsid w:val="002009AE"/>
    <w:rsid w:val="002101DA"/>
    <w:rsid w:val="00217499"/>
    <w:rsid w:val="00233A9C"/>
    <w:rsid w:val="0024023F"/>
    <w:rsid w:val="00240C4E"/>
    <w:rsid w:val="00243DC0"/>
    <w:rsid w:val="00250E16"/>
    <w:rsid w:val="00257696"/>
    <w:rsid w:val="0026382E"/>
    <w:rsid w:val="00267089"/>
    <w:rsid w:val="00270A7E"/>
    <w:rsid w:val="00272786"/>
    <w:rsid w:val="002800A9"/>
    <w:rsid w:val="002852A1"/>
    <w:rsid w:val="00287AB7"/>
    <w:rsid w:val="00291396"/>
    <w:rsid w:val="00294D00"/>
    <w:rsid w:val="002A213E"/>
    <w:rsid w:val="002A612B"/>
    <w:rsid w:val="002B0351"/>
    <w:rsid w:val="002B33AB"/>
    <w:rsid w:val="002B346D"/>
    <w:rsid w:val="002B68A4"/>
    <w:rsid w:val="002C571D"/>
    <w:rsid w:val="002C5772"/>
    <w:rsid w:val="002D0374"/>
    <w:rsid w:val="002D2946"/>
    <w:rsid w:val="002D2C2A"/>
    <w:rsid w:val="002D529E"/>
    <w:rsid w:val="002D6BD6"/>
    <w:rsid w:val="002E4DD9"/>
    <w:rsid w:val="002E79E2"/>
    <w:rsid w:val="002F0314"/>
    <w:rsid w:val="0031182D"/>
    <w:rsid w:val="00314B9D"/>
    <w:rsid w:val="00315CA2"/>
    <w:rsid w:val="00316FEB"/>
    <w:rsid w:val="003239D7"/>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009B"/>
    <w:rsid w:val="003C756E"/>
    <w:rsid w:val="003D2C33"/>
    <w:rsid w:val="003E4831"/>
    <w:rsid w:val="003E48DE"/>
    <w:rsid w:val="003E7E8B"/>
    <w:rsid w:val="003F3030"/>
    <w:rsid w:val="003F47AE"/>
    <w:rsid w:val="003F47BC"/>
    <w:rsid w:val="00403971"/>
    <w:rsid w:val="00407386"/>
    <w:rsid w:val="004138EF"/>
    <w:rsid w:val="004319DE"/>
    <w:rsid w:val="00435232"/>
    <w:rsid w:val="004400EA"/>
    <w:rsid w:val="00450882"/>
    <w:rsid w:val="00451C20"/>
    <w:rsid w:val="00452001"/>
    <w:rsid w:val="0045442E"/>
    <w:rsid w:val="004564E2"/>
    <w:rsid w:val="00462418"/>
    <w:rsid w:val="00464AB3"/>
    <w:rsid w:val="00471A70"/>
    <w:rsid w:val="00473A79"/>
    <w:rsid w:val="00475E03"/>
    <w:rsid w:val="00476723"/>
    <w:rsid w:val="0047798D"/>
    <w:rsid w:val="00480D65"/>
    <w:rsid w:val="0048676F"/>
    <w:rsid w:val="004931DE"/>
    <w:rsid w:val="004A6083"/>
    <w:rsid w:val="004A6E81"/>
    <w:rsid w:val="004A7806"/>
    <w:rsid w:val="004B0545"/>
    <w:rsid w:val="004B7E46"/>
    <w:rsid w:val="004D3745"/>
    <w:rsid w:val="004D3987"/>
    <w:rsid w:val="004E294C"/>
    <w:rsid w:val="004E3132"/>
    <w:rsid w:val="004E53D5"/>
    <w:rsid w:val="004E552E"/>
    <w:rsid w:val="004E5DC0"/>
    <w:rsid w:val="004E656D"/>
    <w:rsid w:val="004F0849"/>
    <w:rsid w:val="004F173C"/>
    <w:rsid w:val="004F1B8C"/>
    <w:rsid w:val="004F33F3"/>
    <w:rsid w:val="004F45B0"/>
    <w:rsid w:val="005020C3"/>
    <w:rsid w:val="005111F8"/>
    <w:rsid w:val="00513FA2"/>
    <w:rsid w:val="00514387"/>
    <w:rsid w:val="00516459"/>
    <w:rsid w:val="005169F7"/>
    <w:rsid w:val="00520153"/>
    <w:rsid w:val="005349E1"/>
    <w:rsid w:val="00537EF5"/>
    <w:rsid w:val="005420CC"/>
    <w:rsid w:val="005434D0"/>
    <w:rsid w:val="0054437C"/>
    <w:rsid w:val="00546D61"/>
    <w:rsid w:val="0055523D"/>
    <w:rsid w:val="005579BF"/>
    <w:rsid w:val="00560C3E"/>
    <w:rsid w:val="00563468"/>
    <w:rsid w:val="00564EC2"/>
    <w:rsid w:val="00565EAE"/>
    <w:rsid w:val="00573677"/>
    <w:rsid w:val="00575F7D"/>
    <w:rsid w:val="00580383"/>
    <w:rsid w:val="00580E40"/>
    <w:rsid w:val="00590731"/>
    <w:rsid w:val="005A07B9"/>
    <w:rsid w:val="005A506B"/>
    <w:rsid w:val="005A701C"/>
    <w:rsid w:val="005B2444"/>
    <w:rsid w:val="005B2D14"/>
    <w:rsid w:val="005B3140"/>
    <w:rsid w:val="005B79D7"/>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3091"/>
    <w:rsid w:val="00650E98"/>
    <w:rsid w:val="00656C61"/>
    <w:rsid w:val="006672D8"/>
    <w:rsid w:val="00670D96"/>
    <w:rsid w:val="00672877"/>
    <w:rsid w:val="00683154"/>
    <w:rsid w:val="00690115"/>
    <w:rsid w:val="00690898"/>
    <w:rsid w:val="00693039"/>
    <w:rsid w:val="00693A5A"/>
    <w:rsid w:val="006B302F"/>
    <w:rsid w:val="006B37F8"/>
    <w:rsid w:val="006B415E"/>
    <w:rsid w:val="006C3CB6"/>
    <w:rsid w:val="006C64D4"/>
    <w:rsid w:val="006E53F0"/>
    <w:rsid w:val="006F46C3"/>
    <w:rsid w:val="006F7CDF"/>
    <w:rsid w:val="00700BDB"/>
    <w:rsid w:val="0070121B"/>
    <w:rsid w:val="00701E73"/>
    <w:rsid w:val="00711FE2"/>
    <w:rsid w:val="00712649"/>
    <w:rsid w:val="00714BC9"/>
    <w:rsid w:val="00723F91"/>
    <w:rsid w:val="00725623"/>
    <w:rsid w:val="00737A4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2310"/>
    <w:rsid w:val="008133F9"/>
    <w:rsid w:val="00823AAC"/>
    <w:rsid w:val="00832B49"/>
    <w:rsid w:val="008332BC"/>
    <w:rsid w:val="008468F9"/>
    <w:rsid w:val="00854C66"/>
    <w:rsid w:val="008553E1"/>
    <w:rsid w:val="00856837"/>
    <w:rsid w:val="0087643B"/>
    <w:rsid w:val="00877669"/>
    <w:rsid w:val="00897F92"/>
    <w:rsid w:val="008A64C9"/>
    <w:rsid w:val="008B0AE2"/>
    <w:rsid w:val="008B180A"/>
    <w:rsid w:val="008B24B7"/>
    <w:rsid w:val="008C2CD8"/>
    <w:rsid w:val="008C5743"/>
    <w:rsid w:val="008C68EE"/>
    <w:rsid w:val="008C7F44"/>
    <w:rsid w:val="008D4273"/>
    <w:rsid w:val="008D4EF3"/>
    <w:rsid w:val="008E0E4F"/>
    <w:rsid w:val="008E1FD5"/>
    <w:rsid w:val="008E4139"/>
    <w:rsid w:val="008F322F"/>
    <w:rsid w:val="00907DFE"/>
    <w:rsid w:val="00910E07"/>
    <w:rsid w:val="00914596"/>
    <w:rsid w:val="009146BF"/>
    <w:rsid w:val="00915AD4"/>
    <w:rsid w:val="00915EF1"/>
    <w:rsid w:val="00924C08"/>
    <w:rsid w:val="00927D88"/>
    <w:rsid w:val="00930D1F"/>
    <w:rsid w:val="00935127"/>
    <w:rsid w:val="00936E5F"/>
    <w:rsid w:val="0094025E"/>
    <w:rsid w:val="0094256C"/>
    <w:rsid w:val="00953F11"/>
    <w:rsid w:val="009706C1"/>
    <w:rsid w:val="00970C97"/>
    <w:rsid w:val="00976675"/>
    <w:rsid w:val="00976FBF"/>
    <w:rsid w:val="00984B38"/>
    <w:rsid w:val="0099307B"/>
    <w:rsid w:val="009A0636"/>
    <w:rsid w:val="009A630A"/>
    <w:rsid w:val="009A6FF5"/>
    <w:rsid w:val="009B2B47"/>
    <w:rsid w:val="009B35DB"/>
    <w:rsid w:val="009C4298"/>
    <w:rsid w:val="009D318C"/>
    <w:rsid w:val="00A10B8B"/>
    <w:rsid w:val="00A20D78"/>
    <w:rsid w:val="00A2174A"/>
    <w:rsid w:val="00A26733"/>
    <w:rsid w:val="00A3595E"/>
    <w:rsid w:val="00A433FC"/>
    <w:rsid w:val="00A46C7F"/>
    <w:rsid w:val="00A73245"/>
    <w:rsid w:val="00A77145"/>
    <w:rsid w:val="00A82989"/>
    <w:rsid w:val="00A904FE"/>
    <w:rsid w:val="00A9262C"/>
    <w:rsid w:val="00AB3B76"/>
    <w:rsid w:val="00AB5443"/>
    <w:rsid w:val="00AB61DD"/>
    <w:rsid w:val="00AC222F"/>
    <w:rsid w:val="00AC2CC7"/>
    <w:rsid w:val="00AC3B90"/>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48B2"/>
    <w:rsid w:val="00BE2408"/>
    <w:rsid w:val="00BE3EC6"/>
    <w:rsid w:val="00BE5BEB"/>
    <w:rsid w:val="00BE6528"/>
    <w:rsid w:val="00C0087A"/>
    <w:rsid w:val="00C05F9D"/>
    <w:rsid w:val="00C06472"/>
    <w:rsid w:val="00C27212"/>
    <w:rsid w:val="00C34185"/>
    <w:rsid w:val="00C42DD6"/>
    <w:rsid w:val="00C545E7"/>
    <w:rsid w:val="00C66858"/>
    <w:rsid w:val="00C72E69"/>
    <w:rsid w:val="00C7411E"/>
    <w:rsid w:val="00C7630B"/>
    <w:rsid w:val="00C84988"/>
    <w:rsid w:val="00CA4AF6"/>
    <w:rsid w:val="00CA59CA"/>
    <w:rsid w:val="00CB2356"/>
    <w:rsid w:val="00CB4075"/>
    <w:rsid w:val="00CB4E6D"/>
    <w:rsid w:val="00CC23DE"/>
    <w:rsid w:val="00CD3E3A"/>
    <w:rsid w:val="00CD6777"/>
    <w:rsid w:val="00CD7459"/>
    <w:rsid w:val="00CE55A6"/>
    <w:rsid w:val="00CE6FF4"/>
    <w:rsid w:val="00CF13FC"/>
    <w:rsid w:val="00CF4AAF"/>
    <w:rsid w:val="00CF561A"/>
    <w:rsid w:val="00CF6C18"/>
    <w:rsid w:val="00CF7EA8"/>
    <w:rsid w:val="00D004DA"/>
    <w:rsid w:val="00D01673"/>
    <w:rsid w:val="00D0309A"/>
    <w:rsid w:val="00D07BA4"/>
    <w:rsid w:val="00D109BA"/>
    <w:rsid w:val="00D14E7F"/>
    <w:rsid w:val="00D176BE"/>
    <w:rsid w:val="00D17C4E"/>
    <w:rsid w:val="00D204BA"/>
    <w:rsid w:val="00D21359"/>
    <w:rsid w:val="00D215F6"/>
    <w:rsid w:val="00D22BE1"/>
    <w:rsid w:val="00D2508E"/>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6720"/>
    <w:rsid w:val="00E377A4"/>
    <w:rsid w:val="00E41346"/>
    <w:rsid w:val="00E420E9"/>
    <w:rsid w:val="00E462B2"/>
    <w:rsid w:val="00E4635D"/>
    <w:rsid w:val="00E54783"/>
    <w:rsid w:val="00E61D76"/>
    <w:rsid w:val="00E674DB"/>
    <w:rsid w:val="00E70912"/>
    <w:rsid w:val="00E75F28"/>
    <w:rsid w:val="00E77BC1"/>
    <w:rsid w:val="00E90563"/>
    <w:rsid w:val="00E90AA6"/>
    <w:rsid w:val="00E977B8"/>
    <w:rsid w:val="00E97AD1"/>
    <w:rsid w:val="00EA109B"/>
    <w:rsid w:val="00EA15A8"/>
    <w:rsid w:val="00EA2926"/>
    <w:rsid w:val="00EB2CDE"/>
    <w:rsid w:val="00EC1A81"/>
    <w:rsid w:val="00EC7E5C"/>
    <w:rsid w:val="00ED3DF0"/>
    <w:rsid w:val="00ED78F1"/>
    <w:rsid w:val="00EE4DCA"/>
    <w:rsid w:val="00EF0F62"/>
    <w:rsid w:val="00F007E1"/>
    <w:rsid w:val="00F0134E"/>
    <w:rsid w:val="00F057C6"/>
    <w:rsid w:val="00F17D96"/>
    <w:rsid w:val="00F22565"/>
    <w:rsid w:val="00F31554"/>
    <w:rsid w:val="00F3380E"/>
    <w:rsid w:val="00F407BC"/>
    <w:rsid w:val="00F40837"/>
    <w:rsid w:val="00F42F79"/>
    <w:rsid w:val="00F47773"/>
    <w:rsid w:val="00F5019D"/>
    <w:rsid w:val="00F56308"/>
    <w:rsid w:val="00F634D6"/>
    <w:rsid w:val="00F64385"/>
    <w:rsid w:val="00F6473F"/>
    <w:rsid w:val="00F76366"/>
    <w:rsid w:val="00F805C0"/>
    <w:rsid w:val="00FB3B46"/>
    <w:rsid w:val="00FB4261"/>
    <w:rsid w:val="00FB43B1"/>
    <w:rsid w:val="00FC0608"/>
    <w:rsid w:val="00FC2155"/>
    <w:rsid w:val="00FC41A7"/>
    <w:rsid w:val="00FD675B"/>
    <w:rsid w:val="00FD7402"/>
    <w:rsid w:val="00FD7483"/>
    <w:rsid w:val="00FE352F"/>
    <w:rsid w:val="00FE380E"/>
    <w:rsid w:val="00FE4404"/>
    <w:rsid w:val="00FF001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8911434-7D40-40BA-BA7E-BF95D898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D677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D67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D677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D677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CD677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CD6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6777"/>
  </w:style>
  <w:style w:type="character" w:customStyle="1" w:styleId="Heading1Char">
    <w:name w:val="Heading 1 Char"/>
    <w:aliases w:val="Pocket Char"/>
    <w:basedOn w:val="DefaultParagraphFont"/>
    <w:link w:val="Heading1"/>
    <w:uiPriority w:val="1"/>
    <w:rsid w:val="00CD677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D677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CD677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D6777"/>
    <w:rPr>
      <w:b/>
      <w:bCs/>
    </w:rPr>
  </w:style>
  <w:style w:type="character" w:customStyle="1" w:styleId="Heading3Char">
    <w:name w:val="Heading 3 Char"/>
    <w:aliases w:val="Block Char"/>
    <w:basedOn w:val="DefaultParagraphFont"/>
    <w:link w:val="Heading3"/>
    <w:uiPriority w:val="3"/>
    <w:rsid w:val="00CD6777"/>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D6777"/>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D6777"/>
    <w:rPr>
      <w:b/>
      <w:bCs/>
      <w:sz w:val="24"/>
      <w:u w:val="none"/>
    </w:rPr>
  </w:style>
  <w:style w:type="paragraph" w:styleId="Header">
    <w:name w:val="header"/>
    <w:basedOn w:val="Normal"/>
    <w:link w:val="HeaderChar"/>
    <w:uiPriority w:val="99"/>
    <w:semiHidden/>
    <w:rsid w:val="00CD6777"/>
    <w:pPr>
      <w:tabs>
        <w:tab w:val="center" w:pos="4680"/>
        <w:tab w:val="right" w:pos="9360"/>
      </w:tabs>
    </w:pPr>
  </w:style>
  <w:style w:type="character" w:customStyle="1" w:styleId="HeaderChar">
    <w:name w:val="Header Char"/>
    <w:basedOn w:val="DefaultParagraphFont"/>
    <w:link w:val="Header"/>
    <w:uiPriority w:val="99"/>
    <w:semiHidden/>
    <w:rsid w:val="00CD6777"/>
    <w:rPr>
      <w:rFonts w:ascii="Times New Roman" w:hAnsi="Times New Roman" w:cs="Times New Roman"/>
      <w:sz w:val="20"/>
    </w:rPr>
  </w:style>
  <w:style w:type="paragraph" w:styleId="Footer">
    <w:name w:val="footer"/>
    <w:basedOn w:val="Normal"/>
    <w:link w:val="FooterChar"/>
    <w:uiPriority w:val="99"/>
    <w:semiHidden/>
    <w:rsid w:val="00CD6777"/>
    <w:pPr>
      <w:tabs>
        <w:tab w:val="center" w:pos="4680"/>
        <w:tab w:val="right" w:pos="9360"/>
      </w:tabs>
    </w:pPr>
  </w:style>
  <w:style w:type="character" w:customStyle="1" w:styleId="FooterChar">
    <w:name w:val="Footer Char"/>
    <w:basedOn w:val="DefaultParagraphFont"/>
    <w:link w:val="Footer"/>
    <w:uiPriority w:val="99"/>
    <w:semiHidden/>
    <w:rsid w:val="00CD677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D6777"/>
    <w:rPr>
      <w:color w:val="auto"/>
      <w:u w:val="none"/>
    </w:rPr>
  </w:style>
  <w:style w:type="character" w:styleId="FollowedHyperlink">
    <w:name w:val="FollowedHyperlink"/>
    <w:basedOn w:val="DefaultParagraphFont"/>
    <w:uiPriority w:val="99"/>
    <w:semiHidden/>
    <w:rsid w:val="00CD6777"/>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CD6777"/>
    <w:rPr>
      <w:rFonts w:ascii="Times New Roman" w:eastAsiaTheme="majorEastAsia" w:hAnsi="Times New Roman" w:cstheme="majorBidi"/>
      <w:b/>
      <w:bCs/>
      <w:iCs/>
      <w:sz w:val="24"/>
    </w:rPr>
  </w:style>
  <w:style w:type="character" w:customStyle="1" w:styleId="publicationtitle5">
    <w:name w:val="publication_title5"/>
    <w:basedOn w:val="DefaultParagraphFont"/>
    <w:rsid w:val="00E54783"/>
  </w:style>
  <w:style w:type="character" w:customStyle="1" w:styleId="Date1">
    <w:name w:val="Date1"/>
    <w:basedOn w:val="DefaultParagraphFont"/>
    <w:rsid w:val="00E54783"/>
  </w:style>
  <w:style w:type="character" w:customStyle="1" w:styleId="italics">
    <w:name w:val="italics"/>
    <w:basedOn w:val="DefaultParagraphFont"/>
    <w:rsid w:val="00E54783"/>
    <w:rPr>
      <w:i/>
      <w:iCs/>
    </w:rPr>
  </w:style>
  <w:style w:type="paragraph" w:styleId="NormalWeb">
    <w:name w:val="Normal (Web)"/>
    <w:basedOn w:val="Normal"/>
    <w:uiPriority w:val="99"/>
    <w:unhideWhenUsed/>
    <w:rsid w:val="00E54783"/>
    <w:pPr>
      <w:spacing w:after="375" w:line="336" w:lineRule="auto"/>
    </w:pPr>
    <w:rPr>
      <w:rFonts w:eastAsia="Times New Roman"/>
      <w:sz w:val="24"/>
      <w:szCs w:val="24"/>
    </w:rPr>
  </w:style>
  <w:style w:type="paragraph" w:styleId="ListParagraph">
    <w:name w:val="List Paragraph"/>
    <w:basedOn w:val="Normal"/>
    <w:uiPriority w:val="34"/>
    <w:rsid w:val="00910E07"/>
    <w:pPr>
      <w:ind w:left="720"/>
      <w:contextualSpacing/>
    </w:pPr>
  </w:style>
  <w:style w:type="paragraph" w:styleId="NoSpacing">
    <w:name w:val="No Spacing"/>
    <w:uiPriority w:val="1"/>
    <w:qFormat/>
    <w:rsid w:val="0099307B"/>
    <w:pPr>
      <w:spacing w:after="0" w:line="240" w:lineRule="auto"/>
    </w:pPr>
  </w:style>
  <w:style w:type="character" w:customStyle="1" w:styleId="author">
    <w:name w:val="author"/>
    <w:basedOn w:val="DefaultParagraphFont"/>
    <w:rsid w:val="00464AB3"/>
  </w:style>
  <w:style w:type="character" w:customStyle="1" w:styleId="verdana">
    <w:name w:val="verdana"/>
    <w:basedOn w:val="DefaultParagraphFont"/>
    <w:rsid w:val="00D2508E"/>
  </w:style>
  <w:style w:type="character" w:customStyle="1" w:styleId="loose">
    <w:name w:val="loose"/>
    <w:basedOn w:val="DefaultParagraphFont"/>
    <w:rsid w:val="00D2508E"/>
  </w:style>
  <w:style w:type="character" w:customStyle="1" w:styleId="term">
    <w:name w:val="term"/>
    <w:rsid w:val="00CE6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37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chive.frontpagemag.com/readArticle.aspx?ARTID=26082" TargetMode="External"/><Relationship Id="rId18" Type="http://schemas.openxmlformats.org/officeDocument/2006/relationships/hyperlink" Target="http://csis.org/blog/arms-race-cyber-space-us-russian-relations-and-prospects-cyber-warfare%20--%20Accessed%207/18/13" TargetMode="External"/><Relationship Id="rId26" Type="http://schemas.openxmlformats.org/officeDocument/2006/relationships/hyperlink" Target="http://www.cpsa-acsp.ca/papers-2005/Dhamoon.pdf" TargetMode="External"/><Relationship Id="rId39" Type="http://schemas.openxmlformats.org/officeDocument/2006/relationships/hyperlink" Target="http://miami.cbslocal.com/2013/02/26/miguel-diaz-canel-cubas-next-president/" TargetMode="External"/><Relationship Id="rId21" Type="http://schemas.openxmlformats.org/officeDocument/2006/relationships/hyperlink" Target="http://www.nickbostrom.com/existential/risks.html" TargetMode="External"/><Relationship Id="rId34" Type="http://schemas.openxmlformats.org/officeDocument/2006/relationships/hyperlink" Target="javascript:void%200" TargetMode="External"/><Relationship Id="rId42" Type="http://schemas.openxmlformats.org/officeDocument/2006/relationships/hyperlink" Target="http://pjmedia.com/ronradosh/2013/03/18/the-time-to-help-cubas-brave-dissidents-is-now-why-the-embargo-must-not-be-lifted/?singlepage=true" TargetMode="External"/><Relationship Id="rId47" Type="http://schemas.openxmlformats.org/officeDocument/2006/relationships/hyperlink" Target="http://www.heritage.org/research/commentary/2009/04/keep-the-embargo-o" TargetMode="External"/><Relationship Id="rId50" Type="http://schemas.openxmlformats.org/officeDocument/2006/relationships/hyperlink" Target="http://www.miamiherald.com/2013/05/14/3395497/govt-minister-reports-on-corruption.html" TargetMode="External"/><Relationship Id="rId55" Type="http://schemas.openxmlformats.org/officeDocument/2006/relationships/hyperlink" Target="http://www.time.com/time/arts/article/0,8599,48773,00.html" TargetMode="External"/><Relationship Id="rId63" Type="http://schemas.openxmlformats.org/officeDocument/2006/relationships/hyperlink" Target="http://usatoday30.usatoday.com/news/nation/2009-03-20-miami-cuba-poll_N.htm?hiddenMacValue=0&amp;hiddenMacPrintValue=0" TargetMode="External"/><Relationship Id="rId68" Type="http://schemas.openxmlformats.org/officeDocument/2006/relationships/hyperlink" Target="http://www.pugwash.org/reports/ees/ees8e.htm%20Accessed%207/18/13" TargetMode="External"/><Relationship Id="rId76" Type="http://schemas.openxmlformats.org/officeDocument/2006/relationships/hyperlink" Target="http://babalublog.com/2013/02/21/ros-lehtinen-cubas-designation-as-a-state-sponsor-of-terrorism-reaffirms-regimes-long-standing-threat-to-u-s-national-security-interests/" TargetMode="External"/><Relationship Id="rId84" Type="http://schemas.openxmlformats.org/officeDocument/2006/relationships/hyperlink" Target="http://www.crosscurrents.org/feministecology.htm%20accessed%207/22/13" TargetMode="External"/><Relationship Id="rId7" Type="http://schemas.openxmlformats.org/officeDocument/2006/relationships/webSettings" Target="webSettings.xml"/><Relationship Id="rId71" Type="http://schemas.openxmlformats.org/officeDocument/2006/relationships/hyperlink" Target="http://www.cubaaidsproject.com" TargetMode="External"/><Relationship Id="rId2" Type="http://schemas.openxmlformats.org/officeDocument/2006/relationships/customXml" Target="../customXml/item2.xml"/><Relationship Id="rId16" Type="http://schemas.openxmlformats.org/officeDocument/2006/relationships/hyperlink" Target="http://www.washingtonpost.com/world/national-security/north-korean-ship-seized-in-panama-canal-carried-suspected-missile-system-components/2013/07/16/0234ad22-ee4f-11e2-9008-61e94a7ea20d_story.html" TargetMode="External"/><Relationship Id="rId29" Type="http://schemas.openxmlformats.org/officeDocument/2006/relationships/hyperlink" Target="http://devresearchcenter.org/2013/04/08/should-the-us-lift-the-embargo-by-roger-betancourt/" TargetMode="External"/><Relationship Id="rId11" Type="http://schemas.openxmlformats.org/officeDocument/2006/relationships/hyperlink" Target="http://online.wsj.com/article/SB10001424127887324474004578442511561458392.html" TargetMode="External"/><Relationship Id="rId24" Type="http://schemas.openxmlformats.org/officeDocument/2006/relationships/hyperlink" Target="http://archive.frontpagemag.com/readArticle.aspx?ARTID=26082" TargetMode="External"/><Relationship Id="rId32" Type="http://schemas.openxmlformats.org/officeDocument/2006/relationships/image" Target="media/image1.png"/><Relationship Id="rId37" Type="http://schemas.openxmlformats.org/officeDocument/2006/relationships/hyperlink" Target="http://news.bbc.co.uk/2/hi/8612765.stm" TargetMode="External"/><Relationship Id="rId40" Type="http://schemas.openxmlformats.org/officeDocument/2006/relationships/hyperlink" Target="http://www.huffingtonpost.com/2013/02/25/miguel-diaz-canel-cuba-first-vice-president_n_2758824.html" TargetMode="External"/><Relationship Id="rId45" Type="http://schemas.openxmlformats.org/officeDocument/2006/relationships/hyperlink" Target="http://www6.miami.edu/iccas/USEmbargo.pdf" TargetMode="External"/><Relationship Id="rId53" Type="http://schemas.openxmlformats.org/officeDocument/2006/relationships/hyperlink" Target="http://blog.heritage.org/2012/01/13/ladies-in-white-and-obama%E2%80%99s-failed-policy-of-cuban-appeasement/" TargetMode="External"/><Relationship Id="rId58" Type="http://schemas.openxmlformats.org/officeDocument/2006/relationships/hyperlink" Target="http://www.heritage.org/research/commentary/2009/04/keep-the-embargo-o" TargetMode="External"/><Relationship Id="rId66" Type="http://schemas.openxmlformats.org/officeDocument/2006/relationships/hyperlink" Target="http://www.edf.org/oceans/cuba-crossroads%20accessed7/17/13" TargetMode="External"/><Relationship Id="rId74" Type="http://schemas.openxmlformats.org/officeDocument/2006/relationships/hyperlink" Target="http://www.indiagazette.com/" TargetMode="External"/><Relationship Id="rId79" Type="http://schemas.openxmlformats.org/officeDocument/2006/relationships/hyperlink" Target="http://www.academia.edu/1536096/Global_biodiversity_conservation_the_critical_role_of_hotspots" TargetMode="External"/><Relationship Id="rId87" Type="http://schemas.microsoft.com/office/2011/relationships/people" Target="people.xml"/><Relationship Id="rId5" Type="http://schemas.openxmlformats.org/officeDocument/2006/relationships/styles" Target="styles.xml"/><Relationship Id="rId61" Type="http://schemas.openxmlformats.org/officeDocument/2006/relationships/hyperlink" Target="http://www.mcclatchydc.com/2009/11/16/78884/money-talks-report-links-donations.html" TargetMode="External"/><Relationship Id="rId82" Type="http://schemas.openxmlformats.org/officeDocument/2006/relationships/hyperlink" Target="http://www.edf.org/oceans/cuba-crossroads%20accessed7/17/13" TargetMode="External"/><Relationship Id="rId19" Type="http://schemas.openxmlformats.org/officeDocument/2006/relationships/hyperlink" Target="http://www.globaltimes.cn/content/776242.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6.miami.edu/iccas/USEmbargo.pdf" TargetMode="External"/><Relationship Id="rId22" Type="http://schemas.openxmlformats.org/officeDocument/2006/relationships/hyperlink" Target="http://news.bbc.co.uk/2/hi/8612765.stm" TargetMode="External"/><Relationship Id="rId27" Type="http://schemas.openxmlformats.org/officeDocument/2006/relationships/hyperlink" Target="http://www.cpsa-acsp.ca/papers-2005/Dhamoon.pdf" TargetMode="External"/><Relationship Id="rId30" Type="http://schemas.openxmlformats.org/officeDocument/2006/relationships/hyperlink" Target="http://www.forbes.com/sites/realspin/2013/01/16/its-time-for-the-u-s-to-end-its-senseless-embargo-of-cuba/" TargetMode="External"/><Relationship Id="rId35" Type="http://schemas.openxmlformats.org/officeDocument/2006/relationships/hyperlink" Target="http://assets.opencrs.com/rpts/RL32205_20081007.pdf" TargetMode="External"/><Relationship Id="rId43" Type="http://schemas.openxmlformats.org/officeDocument/2006/relationships/hyperlink" Target="http://blog.heritage.org/2010/04/03/cuba-change-is-not-one-sided/" TargetMode="External"/><Relationship Id="rId48" Type="http://schemas.openxmlformats.org/officeDocument/2006/relationships/hyperlink" Target="http://www.economist.com/node/21538202%20Accessed%207/16/13" TargetMode="External"/><Relationship Id="rId56" Type="http://schemas.openxmlformats.org/officeDocument/2006/relationships/hyperlink" Target="http://www.reuters.com/article/2007/09/20/us-usa-cuba-embargo-idUSN2039336620070920%20accessed%207/16/13" TargetMode="External"/><Relationship Id="rId64" Type="http://schemas.openxmlformats.org/officeDocument/2006/relationships/hyperlink" Target="http://www.thepresidency.org/storage/Fellows2011/Stieglitz-_Final_Paper.pdf%20Accessed%207/17/13" TargetMode="External"/><Relationship Id="rId69" Type="http://schemas.openxmlformats.org/officeDocument/2006/relationships/hyperlink" Target="http://www.pugwash.org/reports/ees/ees8e.htm%20Accessed%207/18/13" TargetMode="External"/><Relationship Id="rId77" Type="http://schemas.openxmlformats.org/officeDocument/2006/relationships/hyperlink" Target="http://www.indiagazette.com/" TargetMode="External"/><Relationship Id="rId8" Type="http://schemas.openxmlformats.org/officeDocument/2006/relationships/footnotes" Target="footnotes.xml"/><Relationship Id="rId51" Type="http://schemas.openxmlformats.org/officeDocument/2006/relationships/hyperlink" Target="http://muse.jhu.edu/journals/lag/summary/v007/7.2.henken.html" TargetMode="External"/><Relationship Id="rId72" Type="http://schemas.openxmlformats.org/officeDocument/2006/relationships/hyperlink" Target="http://www.cato.org/publications/commentary/obama-is-statist-not-socialist" TargetMode="External"/><Relationship Id="rId80" Type="http://schemas.openxmlformats.org/officeDocument/2006/relationships/hyperlink" Target="http://www.truth-out.org/archive/item/48343:tourists-and-us-embargo-threaten-cubas-environmental-gains" TargetMode="External"/><Relationship Id="rId85" Type="http://schemas.openxmlformats.org/officeDocument/2006/relationships/hyperlink" Target="http://www.academicjournals.org/AJPSIR/PDF/pdf2010/January/Ingwe%20et%20al.pdf" TargetMode="External"/><Relationship Id="rId3" Type="http://schemas.openxmlformats.org/officeDocument/2006/relationships/customXml" Target="../customXml/item3.xml"/><Relationship Id="rId12" Type="http://schemas.openxmlformats.org/officeDocument/2006/relationships/hyperlink" Target="http://www6.miami.edu/iccas/USEmbargo.pdf" TargetMode="External"/><Relationship Id="rId17" Type="http://schemas.openxmlformats.org/officeDocument/2006/relationships/hyperlink" Target="http://www.argentinaindependent.com/currentaffairs/newsfromlatinamerica/cuba-agreements-with-russia-to-strengthen-alliance/" TargetMode="External"/><Relationship Id="rId25" Type="http://schemas.openxmlformats.org/officeDocument/2006/relationships/hyperlink" Target="http://www.afrocubaweb.com/brock4.htm%20&#8722;%20Accessed%207/17/13" TargetMode="External"/><Relationship Id="rId33" Type="http://schemas.openxmlformats.org/officeDocument/2006/relationships/hyperlink" Target="javascript:void%200" TargetMode="External"/><Relationship Id="rId38" Type="http://schemas.openxmlformats.org/officeDocument/2006/relationships/hyperlink" Target="http://www.washingtonpost.com/blogs/right-turn/post/obamas-cuba-appeasement/2011/03/29/gIQAjuL2tL_blog.html" TargetMode="External"/><Relationship Id="rId46" Type="http://schemas.openxmlformats.org/officeDocument/2006/relationships/hyperlink" Target="http://www.heritage.org/research/commentary/2009/04/keep-the-embargo-o" TargetMode="External"/><Relationship Id="rId59" Type="http://schemas.openxmlformats.org/officeDocument/2006/relationships/hyperlink" Target="http://frontpagemag.com/" TargetMode="External"/><Relationship Id="rId67" Type="http://schemas.openxmlformats.org/officeDocument/2006/relationships/hyperlink" Target="http://www.truth-out.org/archive/item/48343:tourists-and-us-embargo-threaten-cubas-environmental-gains" TargetMode="External"/><Relationship Id="rId20" Type="http://schemas.openxmlformats.org/officeDocument/2006/relationships/hyperlink" Target="http://articles.latimes.com/2008/sep/01/world/fg-usrussia1" TargetMode="External"/><Relationship Id="rId41" Type="http://schemas.openxmlformats.org/officeDocument/2006/relationships/hyperlink" Target="http://archive.frontpagemag.com/readArticle.aspx?ARTID=26082" TargetMode="External"/><Relationship Id="rId54" Type="http://schemas.openxmlformats.org/officeDocument/2006/relationships/hyperlink" Target="http://www.cfr.org/cuba/us-cuba-relations/p11113" TargetMode="External"/><Relationship Id="rId62" Type="http://schemas.openxmlformats.org/officeDocument/2006/relationships/hyperlink" Target="http://usatoday30.usatoday.com/news/nation/2009-03-20-miami-cuba-poll_N.htm?hiddenMacValue=0&amp;hiddenMacPrintValue=0" TargetMode="External"/><Relationship Id="rId70" Type="http://schemas.openxmlformats.org/officeDocument/2006/relationships/hyperlink" Target="http://www.globalpolicy.org/component/content/article/211/44946.html" TargetMode="External"/><Relationship Id="rId75" Type="http://schemas.openxmlformats.org/officeDocument/2006/relationships/hyperlink" Target="http://story.arabherald.com/index.php/sid/214248221" TargetMode="External"/><Relationship Id="rId83" Type="http://schemas.openxmlformats.org/officeDocument/2006/relationships/hyperlink" Target="http://www.nybooks.com/articles/archives/2003/may/15/animal-liberation-at-30/?pagination=false"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nknews.org/2013/07/kpa-chief-of-staff-meets-raul-castro-in-cuba/" TargetMode="External"/><Relationship Id="rId23" Type="http://schemas.openxmlformats.org/officeDocument/2006/relationships/hyperlink" Target="http://www.nypost.com/p/news/opinion/opedcolumnists/item_Oul9gWKYCFsACA0D6IVpvL;jsessionid=BDF887929F037274391935386FAD34FB" TargetMode="External"/><Relationship Id="rId28" Type="http://schemas.openxmlformats.org/officeDocument/2006/relationships/hyperlink" Target="http://www.coha.org/revolutionary-racism-in-cuba/" TargetMode="External"/><Relationship Id="rId36" Type="http://schemas.openxmlformats.org/officeDocument/2006/relationships/hyperlink" Target="http://thehavananote.com/node/845" TargetMode="External"/><Relationship Id="rId49" Type="http://schemas.openxmlformats.org/officeDocument/2006/relationships/hyperlink" Target="http://articles.sun-sentinel.com/2013-02-27/news/fl-gmcol-oped0228-20130227_1_cuban-spies-castro-clan-ral-castro" TargetMode="External"/><Relationship Id="rId57" Type="http://schemas.openxmlformats.org/officeDocument/2006/relationships/hyperlink" Target="http://www.internationalpolicydigest.org/2013/05/09/time-to-strengthen-the-cuban-embargo/" TargetMode="External"/><Relationship Id="rId10" Type="http://schemas.openxmlformats.org/officeDocument/2006/relationships/hyperlink" Target="http://www.upi.com/Top_News/World-News/2013/06/19/China-and-Cuba-seek-greater-cooperation/UPI-69371371651113/" TargetMode="External"/><Relationship Id="rId31" Type="http://schemas.openxmlformats.org/officeDocument/2006/relationships/hyperlink" Target="javascript:void%200" TargetMode="External"/><Relationship Id="rId44" Type="http://schemas.openxmlformats.org/officeDocument/2006/relationships/hyperlink" Target="http://www.heritage.org/research/commentary/2009/04/keep-the-embargo-o" TargetMode="External"/><Relationship Id="rId52" Type="http://schemas.openxmlformats.org/officeDocument/2006/relationships/hyperlink" Target="http://www.bbc.co.uk/news/world-latin-america-19328953" TargetMode="External"/><Relationship Id="rId60" Type="http://schemas.openxmlformats.org/officeDocument/2006/relationships/hyperlink" Target="http://frontpagemag.com/2013/dgreenfield/us-embargo-on-cuba-prevents-child-sex-tourism/" TargetMode="External"/><Relationship Id="rId65" Type="http://schemas.openxmlformats.org/officeDocument/2006/relationships/hyperlink" Target="http://notenoughgood.com/2013/03/tourism-in-cuba/" TargetMode="External"/><Relationship Id="rId73" Type="http://schemas.openxmlformats.org/officeDocument/2006/relationships/hyperlink" Target="http://world.time.com/2013/07/17/nkorea-to-panama-free-detained-freighter-and-crew/" TargetMode="External"/><Relationship Id="rId78" Type="http://schemas.openxmlformats.org/officeDocument/2006/relationships/hyperlink" Target="http://story.arabherald.com/index.php/sid/214248221" TargetMode="External"/><Relationship Id="rId81" Type="http://schemas.openxmlformats.org/officeDocument/2006/relationships/hyperlink" Target="http://notenoughgood.com/2013/03/tourism-in-cuba/"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72D67038-049E-4D44-906A-5E8DEA2F74E0}"/>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52</TotalTime>
  <Pages>37</Pages>
  <Words>43980</Words>
  <Characters>250688</Characters>
  <Application>Microsoft Office Word</Application>
  <DocSecurity>0</DocSecurity>
  <Lines>2089</Lines>
  <Paragraphs>588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294080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Ruth</dc:creator>
  <cp:keywords/>
  <dc:description/>
  <cp:lastModifiedBy>Kay, Ruth</cp:lastModifiedBy>
  <cp:revision>17</cp:revision>
  <dcterms:created xsi:type="dcterms:W3CDTF">2013-07-20T03:01:00Z</dcterms:created>
  <dcterms:modified xsi:type="dcterms:W3CDTF">2013-07-22T15:45:00Z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