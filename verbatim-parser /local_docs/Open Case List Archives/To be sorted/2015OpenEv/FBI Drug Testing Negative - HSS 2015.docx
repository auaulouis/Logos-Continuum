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F7C85" w:rsidRDefault="00FF7C85" w:rsidP="00C076B4">
      <w:pPr>
        <w:pStyle w:val="Heading1"/>
      </w:pPr>
      <w:r>
        <w:t xml:space="preserve">Marijuana </w:t>
      </w:r>
      <w:proofErr w:type="spellStart"/>
      <w:r>
        <w:t>Neg</w:t>
      </w:r>
      <w:proofErr w:type="spellEnd"/>
    </w:p>
    <w:p w:rsidR="00C076B4" w:rsidRDefault="00C076B4" w:rsidP="00C076B4">
      <w:pPr>
        <w:pStyle w:val="Heading2"/>
      </w:pPr>
      <w:r>
        <w:t>Cyber Security</w:t>
      </w:r>
    </w:p>
    <w:p w:rsidR="00C076B4" w:rsidRPr="00C076B4" w:rsidRDefault="00C076B4" w:rsidP="00C076B4">
      <w:pPr>
        <w:pStyle w:val="Heading3"/>
      </w:pPr>
      <w:r>
        <w:t>1NC Frontline</w:t>
      </w:r>
    </w:p>
    <w:p w:rsidR="00C076B4" w:rsidRDefault="00C076B4" w:rsidP="00C076B4">
      <w:pPr>
        <w:pStyle w:val="Heading4"/>
      </w:pPr>
      <w:r>
        <w:t>Laundry list of alt causes to FBI hiring policy</w:t>
      </w:r>
    </w:p>
    <w:p w:rsidR="00C076B4" w:rsidRDefault="00C076B4" w:rsidP="00C076B4">
      <w:proofErr w:type="spellStart"/>
      <w:r w:rsidRPr="00DD1188">
        <w:rPr>
          <w:rStyle w:val="Style13ptBold"/>
        </w:rPr>
        <w:t>Zelidon</w:t>
      </w:r>
      <w:proofErr w:type="spellEnd"/>
      <w:r w:rsidRPr="00DD1188">
        <w:rPr>
          <w:rStyle w:val="Style13ptBold"/>
        </w:rPr>
        <w:t xml:space="preserve"> 14 </w:t>
      </w:r>
      <w:r w:rsidRPr="00DD1188">
        <w:t>(</w:t>
      </w:r>
      <w:r>
        <w:t xml:space="preserve">Elizabeth, writer for the State Hornet, “Federal Bureau seeks Sac State students for service,” The State Hornet, 10/8/14, </w:t>
      </w:r>
      <w:r w:rsidRPr="00DD1188">
        <w:t>http://www.statehornet.com/news/federal-bureau-seeks-sac-state-students-for-service/article_4f14150e-4f21-11e4-a30e-001a4bcf6878.html</w:t>
      </w:r>
      <w:r>
        <w:t>)//kjz</w:t>
      </w:r>
    </w:p>
    <w:p w:rsidR="00C076B4" w:rsidRDefault="00C076B4" w:rsidP="00C076B4">
      <w:pPr>
        <w:rPr>
          <w:sz w:val="16"/>
        </w:rPr>
      </w:pPr>
      <w:r w:rsidRPr="00DD1188">
        <w:rPr>
          <w:sz w:val="16"/>
        </w:rPr>
        <w:t xml:space="preserve">Sacramento State </w:t>
      </w:r>
      <w:r w:rsidRPr="00DD1188">
        <w:rPr>
          <w:rStyle w:val="StyleUnderline"/>
        </w:rPr>
        <w:t>students with limited leadership positions, language skills or who download content off the Internet may not be eligible for the FBI’s recruitment standards.</w:t>
      </w:r>
      <w:r w:rsidRPr="00DD1188">
        <w:rPr>
          <w:sz w:val="16"/>
        </w:rPr>
        <w:t xml:space="preserve"> On Monday, Sac State’s Career Center welcomed the FBI for an informational on its paid internship program where applications are now being accepted</w:t>
      </w:r>
      <w:r w:rsidRPr="00DD1188">
        <w:rPr>
          <w:rStyle w:val="StyleUnderline"/>
        </w:rPr>
        <w:t>.</w:t>
      </w:r>
      <w:r w:rsidRPr="00DD1188">
        <w:rPr>
          <w:sz w:val="16"/>
        </w:rPr>
        <w:t xml:space="preserve"> One of the highly discussed </w:t>
      </w:r>
      <w:r w:rsidRPr="00DD1188">
        <w:rPr>
          <w:rStyle w:val="StyleUnderline"/>
        </w:rPr>
        <w:t>topic</w:t>
      </w:r>
      <w:r w:rsidRPr="00DD1188">
        <w:rPr>
          <w:sz w:val="16"/>
        </w:rPr>
        <w:t xml:space="preserve">s in the presentation </w:t>
      </w:r>
      <w:r w:rsidRPr="00DD1188">
        <w:rPr>
          <w:rStyle w:val="StyleUnderline"/>
        </w:rPr>
        <w:t>was the list of potential traits that disqualify applicants.</w:t>
      </w:r>
      <w:r>
        <w:rPr>
          <w:rStyle w:val="StyleUnderline"/>
        </w:rPr>
        <w:t xml:space="preserve"> </w:t>
      </w:r>
      <w:r w:rsidRPr="00DD1188">
        <w:rPr>
          <w:rStyle w:val="StyleUnderline"/>
        </w:rPr>
        <w:t>This list included failure to register with selective services, illegal drug use including steroids, criminal activity, default on student loans, falsifying information on an application and illegal downloading music, movies and books.</w:t>
      </w:r>
      <w:r>
        <w:rPr>
          <w:rStyle w:val="StyleUnderline"/>
        </w:rPr>
        <w:t xml:space="preserve"> </w:t>
      </w:r>
      <w:r w:rsidRPr="00DD1188">
        <w:rPr>
          <w:rStyle w:val="StyleUnderline"/>
        </w:rPr>
        <w:t>FBI employee</w:t>
      </w:r>
      <w:r w:rsidRPr="00DD1188">
        <w:rPr>
          <w:sz w:val="16"/>
        </w:rPr>
        <w:t xml:space="preserve"> Steve </w:t>
      </w:r>
      <w:proofErr w:type="spellStart"/>
      <w:r w:rsidRPr="00DD1188">
        <w:rPr>
          <w:rStyle w:val="StyleUnderline"/>
        </w:rPr>
        <w:t>Dupre</w:t>
      </w:r>
      <w:proofErr w:type="spellEnd"/>
      <w:r w:rsidRPr="00DD1188">
        <w:rPr>
          <w:sz w:val="16"/>
        </w:rPr>
        <w:t xml:space="preserve"> received questions ranging from the use of cell phone apps to download free </w:t>
      </w:r>
      <w:proofErr w:type="gramStart"/>
      <w:r w:rsidRPr="00DD1188">
        <w:rPr>
          <w:sz w:val="16"/>
        </w:rPr>
        <w:t>music ,</w:t>
      </w:r>
      <w:proofErr w:type="gramEnd"/>
      <w:r w:rsidRPr="00DD1188">
        <w:rPr>
          <w:sz w:val="16"/>
        </w:rPr>
        <w:t xml:space="preserve"> to Spotify and other means of retrieving music. “If you’re doing that, stop doing it.” Dupree said. He</w:t>
      </w:r>
      <w:r w:rsidRPr="00DD1188">
        <w:rPr>
          <w:rStyle w:val="StyleUnderline"/>
        </w:rPr>
        <w:t xml:space="preserve"> explained how the FBI will ask people during interviews how many songs, movies and books they have downloaded because the FBI considers it to be stealing.</w:t>
      </w:r>
      <w:r>
        <w:rPr>
          <w:rStyle w:val="StyleUnderline"/>
        </w:rPr>
        <w:t xml:space="preserve"> </w:t>
      </w:r>
      <w:r w:rsidRPr="00DD1188">
        <w:rPr>
          <w:rStyle w:val="StyleUnderline"/>
        </w:rPr>
        <w:t>During the first two phases of interviews, everything is recorded and then turned into a report. This report is then passed along to a polygraph technician to be used during the applicant's exam, which consists of a 55-page questionnaire. If an applicant is caught lying, they can no longer apply for an FBI agent position.</w:t>
      </w:r>
      <w:r>
        <w:rPr>
          <w:rStyle w:val="StyleUnderline"/>
        </w:rPr>
        <w:t xml:space="preserve"> </w:t>
      </w:r>
      <w:r w:rsidRPr="00DD1188">
        <w:rPr>
          <w:rStyle w:val="StyleUnderline"/>
        </w:rPr>
        <w:t xml:space="preserve">“If you are accepted to intern at FBI and fail the polygraph you can no longer apply to FBI again.” </w:t>
      </w:r>
      <w:proofErr w:type="spellStart"/>
      <w:r w:rsidRPr="00DD1188">
        <w:rPr>
          <w:rStyle w:val="StyleUnderline"/>
        </w:rPr>
        <w:t>Dupre</w:t>
      </w:r>
      <w:proofErr w:type="spellEnd"/>
      <w:r w:rsidRPr="00DD1188">
        <w:rPr>
          <w:rStyle w:val="StyleUnderline"/>
        </w:rPr>
        <w:t xml:space="preserve"> said.</w:t>
      </w:r>
      <w:r>
        <w:rPr>
          <w:rStyle w:val="StyleUnderline"/>
        </w:rPr>
        <w:t xml:space="preserve"> </w:t>
      </w:r>
      <w:proofErr w:type="spellStart"/>
      <w:r w:rsidRPr="00DD1188">
        <w:rPr>
          <w:sz w:val="16"/>
        </w:rPr>
        <w:t>Dupre</w:t>
      </w:r>
      <w:proofErr w:type="spellEnd"/>
      <w:r w:rsidRPr="00DD1188">
        <w:rPr>
          <w:sz w:val="16"/>
        </w:rPr>
        <w:t xml:space="preserve"> listed law, accounting, computer science, engineering and languages as the types of leadership positions and majors that are specifically sought out for. “Grades are not an end all but get a 3.0 and get involved in campus. Hold a position in a club, community service, and be careful with your social media,” </w:t>
      </w:r>
      <w:proofErr w:type="spellStart"/>
      <w:r w:rsidRPr="00DD1188">
        <w:rPr>
          <w:sz w:val="16"/>
        </w:rPr>
        <w:t>Dupre</w:t>
      </w:r>
      <w:proofErr w:type="spellEnd"/>
      <w:r w:rsidRPr="00DD1188">
        <w:rPr>
          <w:sz w:val="16"/>
        </w:rPr>
        <w:t xml:space="preserve"> said. These are the leadership skills that distinguish an applicant from most competitive to least. Students must also demonstrate experience in oral and written communication, initiative and motivation, adaptability and flexibility, and organizing, planning and prioritizing. </w:t>
      </w:r>
      <w:proofErr w:type="spellStart"/>
      <w:r w:rsidRPr="00DD1188">
        <w:rPr>
          <w:sz w:val="16"/>
        </w:rPr>
        <w:t>Dupre</w:t>
      </w:r>
      <w:proofErr w:type="spellEnd"/>
      <w:r w:rsidRPr="00DD1188">
        <w:rPr>
          <w:sz w:val="16"/>
        </w:rPr>
        <w:t xml:space="preserve"> ended the presentation by mentioning how two Sac State students, whose identities could not be released, were recently hired into the program. One was a psychology major and the other government. Although it is a long process into the FBI, </w:t>
      </w:r>
      <w:proofErr w:type="spellStart"/>
      <w:r w:rsidRPr="00DD1188">
        <w:rPr>
          <w:sz w:val="16"/>
        </w:rPr>
        <w:t>Dupre</w:t>
      </w:r>
      <w:proofErr w:type="spellEnd"/>
      <w:r w:rsidRPr="00DD1188">
        <w:rPr>
          <w:sz w:val="16"/>
        </w:rPr>
        <w:t xml:space="preserve"> encouraged students to apply to the internship program and start changing their actions now so it can benefit them in the future.</w:t>
      </w:r>
    </w:p>
    <w:p w:rsidR="00C076B4" w:rsidRPr="00DD1188" w:rsidRDefault="00C076B4" w:rsidP="00C076B4">
      <w:pPr>
        <w:rPr>
          <w:sz w:val="16"/>
        </w:rPr>
      </w:pPr>
    </w:p>
    <w:p w:rsidR="004A1F33" w:rsidRDefault="004A1F33" w:rsidP="004A1F33">
      <w:pPr>
        <w:pStyle w:val="Heading4"/>
      </w:pPr>
      <w:r w:rsidRPr="00181596">
        <w:t xml:space="preserve">No incentive to join </w:t>
      </w:r>
      <w:r>
        <w:t>FBI</w:t>
      </w:r>
      <w:r w:rsidRPr="00181596">
        <w:t>—time, college degree, mone</w:t>
      </w:r>
      <w:r>
        <w:t>y</w:t>
      </w:r>
    </w:p>
    <w:p w:rsidR="004A1F33" w:rsidRPr="00181596" w:rsidRDefault="004A1F33" w:rsidP="004A1F33">
      <w:proofErr w:type="spellStart"/>
      <w:r w:rsidRPr="00181596">
        <w:rPr>
          <w:rStyle w:val="Style13ptBold"/>
        </w:rPr>
        <w:t>Horwitz</w:t>
      </w:r>
      <w:proofErr w:type="spellEnd"/>
      <w:r w:rsidRPr="00181596">
        <w:rPr>
          <w:rStyle w:val="Style13ptBold"/>
        </w:rPr>
        <w:t xml:space="preserve"> 3/12</w:t>
      </w:r>
      <w:r>
        <w:t xml:space="preserve"> (Sari, staff writer for the Washington Post, “</w:t>
      </w:r>
      <w:r w:rsidRPr="00181596">
        <w:t>As U.S. pushes police to diversify, FBI struggles to get minorities in the door</w:t>
      </w:r>
      <w:r>
        <w:t xml:space="preserve">,” The Washington Post, 3/12/15, </w:t>
      </w:r>
      <w:r w:rsidRPr="00181596">
        <w:t>https://www.washingtonpost.com/world/national-security/as-us-pushes-police-to-diversify-fbi-struggles-to-get-minorities-in-the-door/2015/03/12/01bd5806-c753-11e4-b2a1-bed1aaea2816_story.html</w:t>
      </w:r>
      <w:r>
        <w:t>)//kjz</w:t>
      </w:r>
    </w:p>
    <w:p w:rsidR="004A1F33" w:rsidRPr="00FF7C85" w:rsidRDefault="004A1F33" w:rsidP="004A1F33">
      <w:pPr>
        <w:rPr>
          <w:sz w:val="16"/>
        </w:rPr>
      </w:pPr>
      <w:r w:rsidRPr="00181596">
        <w:rPr>
          <w:rStyle w:val="StyleUnderline"/>
        </w:rPr>
        <w:t>Officials say one of the biggest challenges in diversifying the force is the competition for talent — particularly in high-demand fields like cyber, a growing focus for the FBI.</w:t>
      </w:r>
      <w:r>
        <w:rPr>
          <w:rStyle w:val="StyleUnderline"/>
        </w:rPr>
        <w:t xml:space="preserve"> </w:t>
      </w:r>
      <w:r w:rsidRPr="00181596">
        <w:rPr>
          <w:rStyle w:val="StyleUnderline"/>
        </w:rPr>
        <w:t>The bureau requires candidates to have a college degree and to have worked for a few years before entering the force</w:t>
      </w:r>
      <w:r w:rsidRPr="00181596">
        <w:rPr>
          <w:sz w:val="16"/>
        </w:rPr>
        <w:t xml:space="preserve">. But </w:t>
      </w:r>
      <w:r w:rsidRPr="00181596">
        <w:rPr>
          <w:rStyle w:val="StyleUnderline"/>
        </w:rPr>
        <w:t>by that time, many potential minority candidates have been hired by private firms. The average age of incoming agents is 29.</w:t>
      </w:r>
      <w:r>
        <w:rPr>
          <w:rStyle w:val="StyleUnderline"/>
        </w:rPr>
        <w:t xml:space="preserve"> </w:t>
      </w:r>
      <w:r w:rsidRPr="00181596">
        <w:rPr>
          <w:sz w:val="16"/>
        </w:rPr>
        <w:t xml:space="preserve">That’s a point </w:t>
      </w:r>
      <w:proofErr w:type="spellStart"/>
      <w:r w:rsidRPr="00181596">
        <w:rPr>
          <w:sz w:val="16"/>
        </w:rPr>
        <w:t>Comey</w:t>
      </w:r>
      <w:proofErr w:type="spellEnd"/>
      <w:r w:rsidRPr="00181596">
        <w:rPr>
          <w:sz w:val="16"/>
        </w:rPr>
        <w:t xml:space="preserve"> made when responding to another student’s question after his speech last month at Georgetown University. </w:t>
      </w:r>
      <w:r w:rsidRPr="00181596">
        <w:rPr>
          <w:rStyle w:val="StyleUnderline"/>
        </w:rPr>
        <w:t>“If you’re as good as you probably are, because you go to school here, Coca-Cola is going to be after you, Microsoft is going to be after you, Apple is going to be after you, Exxon Mobil is going to be after you, and they’re going to throw all kinds of dough at you,” he said. “And then when you’re 29, you're thinking, ‘Yeah, not so much go work for the government.’ ”</w:t>
      </w:r>
      <w:r>
        <w:rPr>
          <w:rStyle w:val="StyleUnderline"/>
        </w:rPr>
        <w:t xml:space="preserve"> </w:t>
      </w:r>
      <w:r w:rsidRPr="00181596">
        <w:rPr>
          <w:sz w:val="16"/>
        </w:rPr>
        <w:t xml:space="preserve">“So, I’m trying to figure out how </w:t>
      </w:r>
      <w:proofErr w:type="gramStart"/>
      <w:r w:rsidRPr="00181596">
        <w:rPr>
          <w:sz w:val="16"/>
        </w:rPr>
        <w:t xml:space="preserve">do I get people in earlier,” </w:t>
      </w:r>
      <w:proofErr w:type="spellStart"/>
      <w:r w:rsidRPr="00181596">
        <w:rPr>
          <w:sz w:val="16"/>
        </w:rPr>
        <w:t>Comey</w:t>
      </w:r>
      <w:proofErr w:type="spellEnd"/>
      <w:r w:rsidRPr="00181596">
        <w:rPr>
          <w:sz w:val="16"/>
        </w:rPr>
        <w:t xml:space="preserve"> said. “</w:t>
      </w:r>
      <w:proofErr w:type="gramEnd"/>
      <w:r w:rsidRPr="00181596">
        <w:rPr>
          <w:sz w:val="16"/>
        </w:rPr>
        <w:t xml:space="preserve">If I get my hooks in you before the private sector puts the gold handcuffs on people, I think I can change my numbers. Because I agree with the premise in your question. I have to change the numbers.” Those numbers are disappointing to FBI officials in various ways. While the proportion of special agents who are African American or Hispanic are low, the percentages have also been in decline in recent years. Tiny slivers of the special agent population are made up of Asians (4.3 percent) or American Indian or Alaska Natives (0.39 percent.) James </w:t>
      </w:r>
      <w:proofErr w:type="spellStart"/>
      <w:r w:rsidRPr="00181596">
        <w:rPr>
          <w:sz w:val="16"/>
        </w:rPr>
        <w:t>Turgal</w:t>
      </w:r>
      <w:proofErr w:type="spellEnd"/>
      <w:r w:rsidRPr="00181596">
        <w:rPr>
          <w:sz w:val="16"/>
        </w:rPr>
        <w:t xml:space="preserve">, the assistant director of the human resources division of the FBI, said the bureau is working aggressively to improve the numbers — meeting with organizations including the National Urban League, the Congressional Black Caucus, the National Bar Association and the National Society of Hispanic MBAs. “I’m trying everything I possibly can,” </w:t>
      </w:r>
      <w:proofErr w:type="spellStart"/>
      <w:r w:rsidRPr="00181596">
        <w:rPr>
          <w:sz w:val="16"/>
        </w:rPr>
        <w:t>Turgal</w:t>
      </w:r>
      <w:proofErr w:type="spellEnd"/>
      <w:r w:rsidRPr="00181596">
        <w:rPr>
          <w:sz w:val="16"/>
        </w:rPr>
        <w:t xml:space="preserve"> said, “to get minority candidates in the door.”</w:t>
      </w:r>
    </w:p>
    <w:p w:rsidR="004A1F33" w:rsidRPr="00181596" w:rsidRDefault="004A1F33" w:rsidP="004A1F33"/>
    <w:p w:rsidR="004C0DC4" w:rsidRDefault="004C0DC4" w:rsidP="004C0DC4">
      <w:pPr>
        <w:pStyle w:val="Heading4"/>
      </w:pPr>
      <w:r>
        <w:t>Can’t solve anyways—FBI technology bad now</w:t>
      </w:r>
    </w:p>
    <w:p w:rsidR="004C0DC4" w:rsidRPr="002D25AF" w:rsidRDefault="004C0DC4" w:rsidP="004C0DC4">
      <w:r w:rsidRPr="002D25AF">
        <w:rPr>
          <w:rStyle w:val="Style13ptBold"/>
        </w:rPr>
        <w:t>Currier and Marquis-</w:t>
      </w:r>
      <w:proofErr w:type="spellStart"/>
      <w:r w:rsidRPr="002D25AF">
        <w:rPr>
          <w:rStyle w:val="Style13ptBold"/>
        </w:rPr>
        <w:t>Boire</w:t>
      </w:r>
      <w:proofErr w:type="spellEnd"/>
      <w:r w:rsidRPr="002D25AF">
        <w:rPr>
          <w:rStyle w:val="Style13ptBold"/>
        </w:rPr>
        <w:t xml:space="preserve"> 7/6</w:t>
      </w:r>
      <w:r>
        <w:t xml:space="preserve"> (Cora, a journalist with a focus on national security, foreign affairs, and human rights. As a reporting fellow at </w:t>
      </w:r>
      <w:proofErr w:type="spellStart"/>
      <w:r>
        <w:t>ProPublica</w:t>
      </w:r>
      <w:proofErr w:type="spellEnd"/>
      <w:r>
        <w:t xml:space="preserve">, she covered national security and finance, and Morgan, </w:t>
      </w:r>
      <w:r w:rsidRPr="002D25AF">
        <w:t>a researcher. In addition to being a contributing writer to The Intercept, he acts as the director o</w:t>
      </w:r>
      <w:r>
        <w:t xml:space="preserve">f security for First Look Media; “LEAKED DOCUMENTS SHOW FBI, DEA AND U.S. ARMY BUYING ITALIAN SPYWARE,” The Intercept, 7/6/15, </w:t>
      </w:r>
      <w:r w:rsidRPr="002D25AF">
        <w:t>https://firstlook.org/theintercept/2015/07/06/hacking-team-spyware-fbi/</w:t>
      </w:r>
      <w:r>
        <w:t>)//kjz</w:t>
      </w:r>
    </w:p>
    <w:p w:rsidR="004C0DC4" w:rsidRDefault="004C0DC4" w:rsidP="004C0DC4">
      <w:pPr>
        <w:rPr>
          <w:rStyle w:val="StyleUnderline"/>
        </w:rPr>
      </w:pPr>
      <w:r w:rsidRPr="002D25AF">
        <w:rPr>
          <w:rStyle w:val="StyleUnderline"/>
        </w:rPr>
        <w:t>The FBI</w:t>
      </w:r>
      <w:r w:rsidRPr="002D25AF">
        <w:rPr>
          <w:sz w:val="16"/>
        </w:rPr>
        <w:t xml:space="preserve">, Drug Enforcement Administration and U.S. Army </w:t>
      </w:r>
      <w:r w:rsidRPr="002D25AF">
        <w:rPr>
          <w:rStyle w:val="StyleUnderline"/>
        </w:rPr>
        <w:t>have all bought controversial software that allows users to take remote control of suspects’ computers, recording their calls, emails, keystrokes and even activating their cameras, according to internal documents hacked from the software’s Italian manufacturer.</w:t>
      </w:r>
      <w:r>
        <w:rPr>
          <w:rStyle w:val="StyleUnderline"/>
        </w:rPr>
        <w:t xml:space="preserve"> </w:t>
      </w:r>
      <w:r w:rsidRPr="002D25AF">
        <w:rPr>
          <w:rStyle w:val="StyleUnderline"/>
        </w:rPr>
        <w:t>The company</w:t>
      </w:r>
      <w:r w:rsidRPr="002D25AF">
        <w:rPr>
          <w:sz w:val="16"/>
        </w:rPr>
        <w:t>, Hacking Team</w:t>
      </w:r>
      <w:r w:rsidRPr="002D25AF">
        <w:rPr>
          <w:rStyle w:val="StyleUnderline"/>
        </w:rPr>
        <w:t>, has also been aggressively marketing the software to other U.S. law enforcement and intelligence agencies,</w:t>
      </w:r>
      <w:r w:rsidRPr="002D25AF">
        <w:rPr>
          <w:sz w:val="16"/>
        </w:rPr>
        <w:t xml:space="preserve"> demonstrating their products to district attorneys in New York, San Bernardino, California, and Maricopa, Arizona; and multi-agency task forces like the Metropolitan Bureau of Investigation in Florida and California’s Regional Enforcement Allied Computer Team. (We do not use this product nor are we currently considering a proposal from the vendor/manufacturer to purchase it,” Jerry Cobb, a spokesperson for the Maricopa County Attorney’s Office said.) The company was also in conversation with various other agencies, including the CIA, the Pentagon’s Criminal Investigative Service, the New York Police Department, and Immigrations and Customs Enforcement. The revelations come from hundreds of gigabytes of company information, including emails and financial records, which were released online Sunday night and analyzed by The Intercept. Milan-based Hacking Team is one of a handful of companies that sell off-the-shelf spyware for hundreds of thousands of euros — a price point accessible to smaller countries and large police forces. Hacking Team has drawn fire from human rights and privacy activists who contend that the company’s aggressive malware, known as Remote Control System, or RCS, is being sold to countries that deploy it against activists, political opponents and journalists. Even in the U.S., where the software would presumably be used only with a judge’s approval, the tactic is still controversial. Just last month, Sen. Chuck Grassley, R-Iowa, wrote to the director of the FBI asking for “more specific information about the FBI’s current use of spyware,” in order for the Senate Judiciary Committee to evaluate “serious privacy concerns.” The leaked emails show that the FBI has been using Hacking Team’s software since 2011, apparently for the secretive Remote Operations Unit. It’s long been reported that the FBI has deployed malware in investigations, but details on the agency’s efforts are thin, with the tactic only surfacing rarely in court cases — such as one instance last year when the FBI spoofed an Associated Press article to get a target to click on a link. The FBI reportedly develops its own malware and also buys pre-packaged products, but the relationship with Hacking Team has not been previously confirmed. Hacking Team’s spokesperson, Eric </w:t>
      </w:r>
      <w:proofErr w:type="spellStart"/>
      <w:r w:rsidRPr="002D25AF">
        <w:rPr>
          <w:sz w:val="16"/>
        </w:rPr>
        <w:t>Rabe</w:t>
      </w:r>
      <w:proofErr w:type="spellEnd"/>
      <w:r w:rsidRPr="002D25AF">
        <w:rPr>
          <w:sz w:val="16"/>
        </w:rPr>
        <w:t xml:space="preserve">, said in a statement that “we do not disclose the names or locations of our clients” and “we cannot comment on the validity of documents purportedly from our company.” The director of the Metropolitan Bureau of Investigation in Florida told The Intercept that it “does not have plans to purchase any product from Hacking Team.” The Manhattan District Attorney’s office said, “It would be an overstatement to say that our office is planning to purchase this type of software. </w:t>
      </w:r>
      <w:r w:rsidRPr="002D25AF">
        <w:rPr>
          <w:rStyle w:val="StyleUnderline"/>
        </w:rPr>
        <w:t>This company is one of several in the industry whom we’ve requested meetings with in order to keep pace with rapid technological advancements in the private sector.”</w:t>
      </w:r>
    </w:p>
    <w:p w:rsidR="004C0DC4" w:rsidRPr="004C0DC4" w:rsidRDefault="004C0DC4" w:rsidP="004C0DC4">
      <w:pPr>
        <w:pStyle w:val="Heading3"/>
      </w:pPr>
      <w:r>
        <w:t>1NC Cyber Security</w:t>
      </w:r>
    </w:p>
    <w:p w:rsidR="004C0DC4" w:rsidRDefault="004C0DC4" w:rsidP="004C0DC4">
      <w:pPr>
        <w:pStyle w:val="Heading4"/>
      </w:pPr>
      <w:r>
        <w:t>Status Quo solves the FBI is one of the best in fighting cybercrime</w:t>
      </w:r>
    </w:p>
    <w:p w:rsidR="004C0DC4" w:rsidRDefault="004C0DC4" w:rsidP="004C0DC4">
      <w:r w:rsidRPr="00A16B1B">
        <w:rPr>
          <w:rStyle w:val="Style13ptBold"/>
        </w:rPr>
        <w:t>Clayton ’13</w:t>
      </w:r>
      <w:r>
        <w:t xml:space="preserve"> (Mark; November 18, 2013; Christian Science Monitor; “FBI as </w:t>
      </w:r>
      <w:proofErr w:type="spellStart"/>
      <w:r>
        <w:t>cyber crime</w:t>
      </w:r>
      <w:proofErr w:type="spellEnd"/>
      <w:r>
        <w:t xml:space="preserve"> sleuth: Is it any match for computer bad guys?</w:t>
      </w:r>
      <w:proofErr w:type="gramStart"/>
      <w:r>
        <w:t>”;</w:t>
      </w:r>
      <w:proofErr w:type="gramEnd"/>
      <w:r>
        <w:t xml:space="preserve"> http://www.csmonitor.com/World/Security-Watch/2013/1118/FBI-as-cyber-crime-sleuth-Is-it-any-match-for-computer-bad-guys)//CC</w:t>
      </w:r>
    </w:p>
    <w:p w:rsidR="004C0DC4" w:rsidRDefault="004C0DC4" w:rsidP="004C0DC4">
      <w:r w:rsidRPr="00A16B1B">
        <w:rPr>
          <w:rStyle w:val="StyleUnderline"/>
        </w:rPr>
        <w:t>The Federal Bureau of Investigation</w:t>
      </w:r>
      <w:r>
        <w:t xml:space="preserve">, which after 9/11 shifted focus almost overnight from fighting organized crime to combating terrorism, is scrambling to again remake itself to be positioned to counter a rising threat: cyber attackers. Its </w:t>
      </w:r>
      <w:r w:rsidRPr="00A16B1B">
        <w:rPr>
          <w:rStyle w:val="StyleUnderline"/>
        </w:rPr>
        <w:t>evolution into a cybercrime-fighting agency</w:t>
      </w:r>
      <w:r>
        <w:t xml:space="preserve"> isn't as sudden or as dramatic, but over time the change will be just as profound, experts say. Indeed, the transformation </w:t>
      </w:r>
      <w:r w:rsidRPr="00A16B1B">
        <w:rPr>
          <w:rStyle w:val="StyleUnderline"/>
        </w:rPr>
        <w:t>is already well under way, with 1,000 cyber specialists – specially trained agents, analysts, and digital forensic examiners who run complex undercover operations and gather digital evidence – deployed to all 56 of the FBI’s field offices nationwide</w:t>
      </w:r>
      <w:r>
        <w:t xml:space="preserve">. The urgency of the shift was underscored last week by FBI Director James </w:t>
      </w:r>
      <w:proofErr w:type="spellStart"/>
      <w:r>
        <w:t>Comey</w:t>
      </w:r>
      <w:proofErr w:type="spellEnd"/>
      <w:r>
        <w:t xml:space="preserve">, who told a congressional committee that cyber threats are expected soon to rival terrorism as the primary danger facing the United States. “We anticipate that in the future, resources devoted to cyber-based threats will equal or even eclipse the resources devoted to non-cyber-based terrorist threats,” Mr. </w:t>
      </w:r>
      <w:proofErr w:type="spellStart"/>
      <w:r>
        <w:t>Comey</w:t>
      </w:r>
      <w:proofErr w:type="spellEnd"/>
      <w:r>
        <w:t xml:space="preserve"> said at a Senate Homeland Security Committee hearing, echoing comments by his predecessor, Robert Mueller. </w:t>
      </w:r>
      <w:r w:rsidRPr="00A16B1B">
        <w:rPr>
          <w:rStyle w:val="StyleUnderline"/>
        </w:rPr>
        <w:t>The FBI launched its New York-based Cyber Division in 2002. Since then, its investigations into "computer intrusions" – break-ins by hackers (state-sponsored, criminal, or individuals) to exploit vulnerabilities in US-based computer networks and software – have jumped 84 percent.</w:t>
      </w:r>
      <w:r>
        <w:t xml:space="preserve"> “</w:t>
      </w:r>
      <w:r w:rsidRPr="00A16B1B">
        <w:rPr>
          <w:rStyle w:val="StyleUnderline"/>
        </w:rPr>
        <w:t xml:space="preserve">When I first got in, there wasn’t even a </w:t>
      </w:r>
      <w:proofErr w:type="spellStart"/>
      <w:r w:rsidRPr="00A16B1B">
        <w:rPr>
          <w:rStyle w:val="StyleUnderline"/>
        </w:rPr>
        <w:t>cyber program</w:t>
      </w:r>
      <w:proofErr w:type="spellEnd"/>
      <w:r w:rsidRPr="00A16B1B">
        <w:rPr>
          <w:rStyle w:val="StyleUnderline"/>
        </w:rPr>
        <w:t>, and now it’s a full division, which is pretty amazing,” says a former FBI cyber investigator</w:t>
      </w:r>
      <w:r>
        <w:t xml:space="preserve"> who spent more than a decade with the bureau, who asked for anonymity because he still works with law enforcement. “But really, </w:t>
      </w:r>
      <w:proofErr w:type="spellStart"/>
      <w:r>
        <w:t>Comey</w:t>
      </w:r>
      <w:proofErr w:type="spellEnd"/>
      <w:r>
        <w:t xml:space="preserve"> is right. There’s now so much going on in cyber that it is going to overtake terrorism and counterintelligence work. I don’t think we’re seeing a shift as massive as the one right after 9/11 from organized crime to terrorism. Terrorism is still going to be very much on everyone’s mind. But now it’s cyberterrorism.” Among the FBI's adversaries are </w:t>
      </w:r>
      <w:proofErr w:type="spellStart"/>
      <w:r>
        <w:t>cyberspies</w:t>
      </w:r>
      <w:proofErr w:type="spellEnd"/>
      <w:r>
        <w:t xml:space="preserve"> from nations trying to obtain US intellectual property; organized crime gangs stealing people's identities, credit-card data, and money; and terrorists aspiring to attack the US power grid, water supply, and other critical infrastructure. Hacktivist groups trying to make a political statement by wrecking websites or hacking company networks also qualify. </w:t>
      </w:r>
      <w:r w:rsidRPr="00A16B1B">
        <w:rPr>
          <w:rStyle w:val="StyleUnderline"/>
        </w:rPr>
        <w:t>The bureau also leads the National Cyber Investigative Joint Tax Force, a group of 19 intelligence, military, and law-enforcement agencies that share information to target current threats and prevent future attacks</w:t>
      </w:r>
      <w:r>
        <w:t xml:space="preserve">. </w:t>
      </w:r>
      <w:r w:rsidRPr="00A16B1B">
        <w:rPr>
          <w:rStyle w:val="StyleUnderline"/>
        </w:rPr>
        <w:t xml:space="preserve">The FBI’s Next Generation Cyber Initiative, launched last year, will focus on penetrating the bad guys' computers and networks, as opposed to primarily identifying and dismantling cybercriminal operations. Though the FBI cyber capability has been building for a decade, experts say the bureau has only in recent years hit its stride as a world-class cyber investigative agency that poses a serious threat to cyber bad guys. </w:t>
      </w:r>
      <w:r>
        <w:t xml:space="preserve">“They weren’t that good to begin with, and I was pretty critical of them,” says James Lewis, a </w:t>
      </w:r>
      <w:proofErr w:type="spellStart"/>
      <w:r>
        <w:t>cyber conflict</w:t>
      </w:r>
      <w:proofErr w:type="spellEnd"/>
      <w:r>
        <w:t xml:space="preserve"> expert at the Center for Strategic and International Studies (CSIS) in Washington. “</w:t>
      </w:r>
      <w:r w:rsidRPr="00A16B1B">
        <w:rPr>
          <w:rStyle w:val="StyleUnderline"/>
        </w:rPr>
        <w:t>Today, I think the FBI is one of the best in the world in investigating cybercrime. They’ve really improved in just the last five to six years</w:t>
      </w:r>
      <w:r>
        <w:t xml:space="preserve">.” </w:t>
      </w:r>
      <w:proofErr w:type="gramStart"/>
      <w:r>
        <w:t>Beside</w:t>
      </w:r>
      <w:proofErr w:type="gramEnd"/>
      <w:r>
        <w:t xml:space="preserve"> </w:t>
      </w:r>
      <w:r w:rsidRPr="00A16B1B">
        <w:rPr>
          <w:rStyle w:val="StyleUnderline"/>
        </w:rPr>
        <w:t>developing strong in-house cyber capabilities, he says, the bureau also has a close partnership with the National Security Agency – something that did not exist before 9/11 regarding information-sharing on threats and investigations</w:t>
      </w:r>
      <w:r>
        <w:t xml:space="preserve">. “It’s been a natural progression for the FBI to move into this field,” says Shawn Henry, president of </w:t>
      </w:r>
      <w:proofErr w:type="spellStart"/>
      <w:r>
        <w:t>CrowdStrike</w:t>
      </w:r>
      <w:proofErr w:type="spellEnd"/>
      <w:r>
        <w:t xml:space="preserve"> Services, who recently retired as FBI executive assistant director responsible for cyber programs and investigations worldwide. “Cyber is really a tool being used by more people to commit their criminal activity, their espionage, and their attacks,” he says. “It’s a technology that makes them able to do a lot more damage in a much broader way. At the same time, we’re seeing more and more companies using technology, pushing everything they own to the network – their corporate strategy, intellectual property. The value of the information there is really immeasurable – and the adversaries know it.” As for terrorists, they “trying to disrupt the power grid, trying to have same impact on the Western world as they did on 9/11, wanting to wreak havoc and calling for electronic jihad,” Mr. Henry notes. Although terrorists' own cyber skills have not been shown to be terribly sophisticated, “the reality of it is that this capability can be purchased, it can be rented,” he says. “You can go to an underground chat room and find someone willing to sell their skills.”</w:t>
      </w:r>
      <w:r w:rsidRPr="00A16B1B">
        <w:rPr>
          <w:rStyle w:val="StyleUnderline"/>
        </w:rPr>
        <w:t xml:space="preserve"> Recent successes show the bureau is gaining some ground on cybercriminals, he and others say. In 2011, for instance, the FBI took down Rove Digital, a company founded by a ring of Estonian and Russian hackers to commit massive fraud over the Internet.</w:t>
      </w:r>
      <w:r>
        <w:t xml:space="preserve"> By infecting more than 4 million computers in at least 100 countries with malware that secretly altered those computers' settings, the Rove hackers were able to digitally hijack Internet searches, rerouting those computers to certain websites and ads. The company received fees when users clicked on those websites or ads – some $14 million in fraudulent income, the FBI reported.</w:t>
      </w:r>
    </w:p>
    <w:p w:rsidR="004A1F33" w:rsidRDefault="004A1F33" w:rsidP="004A1F33">
      <w:pPr>
        <w:pStyle w:val="Heading4"/>
      </w:pPr>
      <w:r>
        <w:t>Can’t solve for cyberattacks even with plan</w:t>
      </w:r>
    </w:p>
    <w:p w:rsidR="004A1F33" w:rsidRPr="00BC73AC" w:rsidRDefault="004A1F33" w:rsidP="004A1F33">
      <w:r w:rsidRPr="00BC73AC">
        <w:rPr>
          <w:rStyle w:val="Style13ptBold"/>
        </w:rPr>
        <w:t>Ashford 6/29</w:t>
      </w:r>
      <w:r>
        <w:t xml:space="preserve"> (Warwick, </w:t>
      </w:r>
      <w:r w:rsidRPr="00BC73AC">
        <w:t>sec</w:t>
      </w:r>
      <w:r>
        <w:t xml:space="preserve">urity editor at Computer Weekly, “Internal threat among biggest cyber security challenges, says former FBI investigator,” ComputerWeekly.com, 6/29/15, </w:t>
      </w:r>
      <w:r w:rsidRPr="00BC73AC">
        <w:t>http://www.computerweekly.com/news/4500248908/Internal-threat-among-biggest-cyber-security-challenges-says-former-FBI-investigator</w:t>
      </w:r>
      <w:r>
        <w:t>)//kjz</w:t>
      </w:r>
    </w:p>
    <w:p w:rsidR="004A1F33" w:rsidRDefault="004A1F33" w:rsidP="004A1F33">
      <w:pPr>
        <w:rPr>
          <w:sz w:val="16"/>
        </w:rPr>
      </w:pPr>
      <w:r w:rsidRPr="00FF5FCE">
        <w:rPr>
          <w:rStyle w:val="StyleUnderline"/>
        </w:rPr>
        <w:t>One of the biggest cyber security challenges for business is that “there is no patch for careless, greedy or stupid”, said former FBI Computer Intrusion Unit head</w:t>
      </w:r>
      <w:r w:rsidRPr="00BC7269">
        <w:rPr>
          <w:sz w:val="16"/>
        </w:rPr>
        <w:t xml:space="preserve"> Don </w:t>
      </w:r>
      <w:r w:rsidRPr="00FF5FCE">
        <w:rPr>
          <w:rStyle w:val="StyleUnderline"/>
        </w:rPr>
        <w:t>Codling</w:t>
      </w:r>
      <w:r w:rsidRPr="00BC7269">
        <w:rPr>
          <w:sz w:val="16"/>
        </w:rPr>
        <w:t xml:space="preserve"> </w:t>
      </w:r>
      <w:r w:rsidRPr="00FF5FCE">
        <w:rPr>
          <w:rStyle w:val="StyleUnderline"/>
        </w:rPr>
        <w:t xml:space="preserve">“But savvy, well-meaning employees can be fooled into doing something to allow attacks access to company networks,” </w:t>
      </w:r>
      <w:r w:rsidRPr="00BC7269">
        <w:rPr>
          <w:sz w:val="16"/>
        </w:rPr>
        <w:t xml:space="preserve">he told a Storm Guidance seminar in London. </w:t>
      </w:r>
      <w:r w:rsidRPr="00FF5FCE">
        <w:rPr>
          <w:rStyle w:val="StyleUnderline"/>
        </w:rPr>
        <w:t>Few</w:t>
      </w:r>
      <w:r w:rsidRPr="00BC7269">
        <w:rPr>
          <w:sz w:val="16"/>
        </w:rPr>
        <w:t xml:space="preserve"> </w:t>
      </w:r>
      <w:r w:rsidRPr="00FF5FCE">
        <w:rPr>
          <w:rStyle w:val="StyleUnderline"/>
        </w:rPr>
        <w:t>people</w:t>
      </w:r>
      <w:r w:rsidRPr="00BC7269">
        <w:rPr>
          <w:sz w:val="16"/>
        </w:rPr>
        <w:t xml:space="preserve">, he said, </w:t>
      </w:r>
      <w:r w:rsidRPr="00FF5FCE">
        <w:rPr>
          <w:rStyle w:val="StyleUnderline"/>
        </w:rPr>
        <w:t>would not click on an email that appeared to be a subpoena sent by their personal lawyer</w:t>
      </w:r>
      <w:r w:rsidRPr="00BC7269">
        <w:rPr>
          <w:sz w:val="16"/>
        </w:rPr>
        <w:t xml:space="preserve"> – </w:t>
      </w:r>
      <w:r w:rsidRPr="00FF5FCE">
        <w:rPr>
          <w:rStyle w:val="StyleUnderline"/>
        </w:rPr>
        <w:t>but that would be enough to let attackers into their company network.</w:t>
      </w:r>
      <w:r>
        <w:rPr>
          <w:rStyle w:val="StyleUnderline"/>
        </w:rPr>
        <w:t xml:space="preserve"> </w:t>
      </w:r>
      <w:r w:rsidRPr="00FF5FCE">
        <w:rPr>
          <w:rStyle w:val="StyleUnderline"/>
        </w:rPr>
        <w:t>Once on the network</w:t>
      </w:r>
      <w:r w:rsidRPr="00BC7269">
        <w:rPr>
          <w:sz w:val="16"/>
        </w:rPr>
        <w:t xml:space="preserve">, </w:t>
      </w:r>
      <w:r w:rsidRPr="00FF5FCE">
        <w:rPr>
          <w:rStyle w:val="StyleUnderline"/>
        </w:rPr>
        <w:t>Codling said the most common tactic by attackers is to seek out privileged users to compromise their accounts and use their credentials to move freely in the network.</w:t>
      </w:r>
      <w:r>
        <w:rPr>
          <w:rStyle w:val="StyleUnderline"/>
        </w:rPr>
        <w:t xml:space="preserve"> </w:t>
      </w:r>
      <w:r w:rsidRPr="00BC7269">
        <w:rPr>
          <w:sz w:val="16"/>
        </w:rPr>
        <w:t>“</w:t>
      </w:r>
      <w:r w:rsidRPr="00FF5FCE">
        <w:rPr>
          <w:rStyle w:val="StyleUnderline"/>
        </w:rPr>
        <w:t>In this way they are able to circumnavigate all firewalls and other security controls to map the network and carry out reconnaissance</w:t>
      </w:r>
      <w:r w:rsidRPr="00BC7269">
        <w:rPr>
          <w:sz w:val="16"/>
        </w:rPr>
        <w:t xml:space="preserve">,” he said. </w:t>
      </w:r>
      <w:r w:rsidRPr="00FF5FCE">
        <w:rPr>
          <w:rStyle w:val="StyleUnderline"/>
        </w:rPr>
        <w:t xml:space="preserve">Next, attackers will either locate and </w:t>
      </w:r>
      <w:proofErr w:type="spellStart"/>
      <w:r w:rsidRPr="00FF5FCE">
        <w:rPr>
          <w:rStyle w:val="StyleUnderline"/>
        </w:rPr>
        <w:t>exfiltrate</w:t>
      </w:r>
      <w:proofErr w:type="spellEnd"/>
      <w:r w:rsidRPr="00FF5FCE">
        <w:rPr>
          <w:rStyle w:val="StyleUnderline"/>
        </w:rPr>
        <w:t xml:space="preserve"> the data they are targeting or identify employees with financial </w:t>
      </w:r>
      <w:proofErr w:type="spellStart"/>
      <w:r w:rsidRPr="00FF5FCE">
        <w:rPr>
          <w:rStyle w:val="StyleUnderline"/>
        </w:rPr>
        <w:t>authorisation</w:t>
      </w:r>
      <w:proofErr w:type="spellEnd"/>
      <w:r w:rsidRPr="00FF5FCE">
        <w:rPr>
          <w:rStyle w:val="StyleUnderline"/>
        </w:rPr>
        <w:t xml:space="preserve"> capabilities</w:t>
      </w:r>
      <w:r w:rsidRPr="00BC7269">
        <w:rPr>
          <w:sz w:val="16"/>
        </w:rPr>
        <w:t xml:space="preserve">. “If attackers are after money, we have seen them identify and compromise key employee credentials to make </w:t>
      </w:r>
      <w:proofErr w:type="spellStart"/>
      <w:r w:rsidRPr="00BC7269">
        <w:rPr>
          <w:sz w:val="16"/>
        </w:rPr>
        <w:t>unauthorised</w:t>
      </w:r>
      <w:proofErr w:type="spellEnd"/>
      <w:r w:rsidRPr="00BC7269">
        <w:rPr>
          <w:sz w:val="16"/>
        </w:rPr>
        <w:t xml:space="preserve"> payments to accounts they control in ten minutes,” said Codling. Hackers coerce employees </w:t>
      </w:r>
      <w:proofErr w:type="gramStart"/>
      <w:r w:rsidRPr="00BC7269">
        <w:rPr>
          <w:sz w:val="16"/>
        </w:rPr>
        <w:t>In</w:t>
      </w:r>
      <w:proofErr w:type="gramEnd"/>
      <w:r w:rsidRPr="00BC7269">
        <w:rPr>
          <w:sz w:val="16"/>
        </w:rPr>
        <w:t xml:space="preserve"> one case, the attackers had arranged for a series of transfers to bank accounts around the world in seconds of the money arriving in attempt to make the funds untraceable. But in this particular case, said Codling, FBI investigators apprehended the </w:t>
      </w:r>
      <w:proofErr w:type="spellStart"/>
      <w:r w:rsidRPr="00BC7269">
        <w:rPr>
          <w:sz w:val="16"/>
        </w:rPr>
        <w:t>cyber criminal</w:t>
      </w:r>
      <w:proofErr w:type="spellEnd"/>
      <w:r w:rsidRPr="00BC7269">
        <w:rPr>
          <w:sz w:val="16"/>
        </w:rPr>
        <w:t xml:space="preserve"> behind the operation as he arrived from Ukraine in the Seychelles, where the money had ended up. Read more about internal cyber threat </w:t>
      </w:r>
      <w:proofErr w:type="spellStart"/>
      <w:r w:rsidRPr="00BC7269">
        <w:rPr>
          <w:sz w:val="16"/>
        </w:rPr>
        <w:t>Organisations</w:t>
      </w:r>
      <w:proofErr w:type="spellEnd"/>
      <w:r w:rsidRPr="00BC7269">
        <w:rPr>
          <w:sz w:val="16"/>
        </w:rPr>
        <w:t xml:space="preserve"> are underestimating the threat of internal IT security breaches, a study has revealed. Internal threats are not a high priority for UK firms despite 1,000+ internal data breaches a day. Accidental or inadvertent leakage of IP accounts for around 95% of internal IP leaks. “As long as cyber criminals operate and remain in countries that have no extradition treaty with the country where the crime is taking place, they are untouchable,” he said. Another tactic is to coerce employees of target </w:t>
      </w:r>
      <w:proofErr w:type="spellStart"/>
      <w:r w:rsidRPr="00BC7269">
        <w:rPr>
          <w:sz w:val="16"/>
        </w:rPr>
        <w:t>organisations</w:t>
      </w:r>
      <w:proofErr w:type="spellEnd"/>
      <w:r w:rsidRPr="00BC7269">
        <w:rPr>
          <w:sz w:val="16"/>
        </w:rPr>
        <w:t xml:space="preserve"> into providing credentials by threatening them or their family members. Codling said that, in one case, the attackers had coerced an employee into helping them by sending an employee in the target organisation a copy of their child’s private school bus timetable. Cyber risk calculation </w:t>
      </w:r>
      <w:r w:rsidRPr="00FF5FCE">
        <w:rPr>
          <w:rStyle w:val="StyleUnderline"/>
        </w:rPr>
        <w:t>“Attackers are becoming increasingly adept at using all the information they can collect from social media to coerce people into co-operating with the</w:t>
      </w:r>
      <w:r w:rsidRPr="00BC7269">
        <w:rPr>
          <w:sz w:val="16"/>
        </w:rPr>
        <w:t xml:space="preserve">m,” he said. Mitigating the cyber threat from malicious insiders </w:t>
      </w:r>
      <w:proofErr w:type="gramStart"/>
      <w:r w:rsidRPr="00BC7269">
        <w:rPr>
          <w:sz w:val="16"/>
        </w:rPr>
        <w:t>In</w:t>
      </w:r>
      <w:proofErr w:type="gramEnd"/>
      <w:r w:rsidRPr="00BC7269">
        <w:rPr>
          <w:sz w:val="16"/>
        </w:rPr>
        <w:t xml:space="preserve"> other cases, Codling said the FBI saw how cyber criminals used mobile sniffing tools that cost just €150 to monitor everything their targets do on their device; or pay hackers just €400 to get access to the accounts of someone negotiating a deal with €1.2bn. </w:t>
      </w:r>
      <w:r w:rsidRPr="00FF5FCE">
        <w:rPr>
          <w:rStyle w:val="StyleUnderline"/>
        </w:rPr>
        <w:t>Despite a huge and growing arsenal of tools available to cyber criminals, with the barriers to entry being lowered all the time through service-based models, he said some companies are failing to take adequate precautions because they think they are insured against loss and that they are unlikely to be targeted.</w:t>
      </w:r>
      <w:r>
        <w:rPr>
          <w:rStyle w:val="StyleUnderline"/>
        </w:rPr>
        <w:t xml:space="preserve"> </w:t>
      </w:r>
      <w:r w:rsidRPr="00BC7269">
        <w:rPr>
          <w:sz w:val="16"/>
        </w:rPr>
        <w:t>“</w:t>
      </w:r>
      <w:r w:rsidRPr="00FF5FCE">
        <w:rPr>
          <w:rStyle w:val="StyleUnderline"/>
        </w:rPr>
        <w:t xml:space="preserve">It is essential to assess the risk properly by creating a </w:t>
      </w:r>
      <w:proofErr w:type="spellStart"/>
      <w:r w:rsidRPr="00FF5FCE">
        <w:rPr>
          <w:rStyle w:val="StyleUnderline"/>
        </w:rPr>
        <w:t>cyber risk</w:t>
      </w:r>
      <w:proofErr w:type="spellEnd"/>
      <w:r w:rsidRPr="00FF5FCE">
        <w:rPr>
          <w:rStyle w:val="StyleUnderline"/>
        </w:rPr>
        <w:t xml:space="preserve"> calculation framework that is underpinned by an understanding of data assets and the business</w:t>
      </w:r>
      <w:r w:rsidRPr="00BC7269">
        <w:rPr>
          <w:sz w:val="16"/>
        </w:rPr>
        <w:t>,” said Codling. Businesses should also subscribe to cyber threat intelligence feeds, he said, so they know who is likely to target them; what they are likely to target and why; and how they are likely to do it.</w:t>
      </w:r>
    </w:p>
    <w:p w:rsidR="00E575CC" w:rsidRPr="00155C2A" w:rsidRDefault="00E575CC" w:rsidP="00E575CC">
      <w:pPr>
        <w:pStyle w:val="Heading4"/>
      </w:pPr>
      <w:r w:rsidRPr="00155C2A">
        <w:t>Cyberattacks impossible – empirics and defenses solve</w:t>
      </w:r>
    </w:p>
    <w:p w:rsidR="00E575CC" w:rsidRPr="00155C2A" w:rsidRDefault="00E575CC" w:rsidP="00E575CC">
      <w:pPr>
        <w:rPr>
          <w:rFonts w:asciiTheme="minorHAnsi" w:hAnsiTheme="minorHAnsi"/>
        </w:rPr>
      </w:pPr>
      <w:r w:rsidRPr="00155C2A">
        <w:rPr>
          <w:rFonts w:asciiTheme="minorHAnsi" w:hAnsiTheme="minorHAnsi"/>
          <w:b/>
          <w:sz w:val="24"/>
          <w:u w:val="single"/>
        </w:rPr>
        <w:t>Rid 12</w:t>
      </w:r>
      <w:r w:rsidRPr="00155C2A">
        <w:rPr>
          <w:rFonts w:asciiTheme="minorHAnsi" w:hAnsiTheme="minorHAnsi"/>
        </w:rPr>
        <w:t xml:space="preserve"> (Thomas Rid, reader in war studies at King's College London, is author of "Cyber War Will Not Take Place" and co-author of "Cyber-Weapons.", March/April 2012, “Think Again: Cyberwar”, http://www.foreignpolicy.com/articles/2012/02/27/cyberwar?page=full) </w:t>
      </w:r>
    </w:p>
    <w:p w:rsidR="00E575CC" w:rsidRDefault="00E575CC" w:rsidP="00E575CC">
      <w:pPr>
        <w:rPr>
          <w:rFonts w:asciiTheme="minorHAnsi" w:hAnsiTheme="minorHAnsi"/>
        </w:rPr>
      </w:pPr>
      <w:r w:rsidRPr="00155C2A">
        <w:rPr>
          <w:rFonts w:asciiTheme="minorHAnsi" w:hAnsiTheme="minorHAnsi"/>
        </w:rPr>
        <w:t>"Cyberwar Is Already Upon Us." No way. "</w:t>
      </w:r>
      <w:r w:rsidRPr="00155C2A">
        <w:rPr>
          <w:rStyle w:val="StyleUnderline"/>
          <w:rFonts w:asciiTheme="minorHAnsi" w:hAnsiTheme="minorHAnsi"/>
        </w:rPr>
        <w:t>Cyberwar is coming</w:t>
      </w:r>
      <w:r w:rsidRPr="00155C2A">
        <w:rPr>
          <w:rFonts w:asciiTheme="minorHAnsi" w:hAnsiTheme="minorHAnsi"/>
        </w:rPr>
        <w:t xml:space="preserve">!" John </w:t>
      </w:r>
      <w:proofErr w:type="spellStart"/>
      <w:r w:rsidRPr="00155C2A">
        <w:rPr>
          <w:rFonts w:asciiTheme="minorHAnsi" w:hAnsiTheme="minorHAnsi"/>
        </w:rPr>
        <w:t>Arquilla</w:t>
      </w:r>
      <w:proofErr w:type="spellEnd"/>
      <w:r w:rsidRPr="00155C2A">
        <w:rPr>
          <w:rFonts w:asciiTheme="minorHAnsi" w:hAnsiTheme="minorHAnsi"/>
        </w:rPr>
        <w:t xml:space="preserve"> and David </w:t>
      </w:r>
      <w:proofErr w:type="spellStart"/>
      <w:r w:rsidRPr="00155C2A">
        <w:rPr>
          <w:rFonts w:asciiTheme="minorHAnsi" w:hAnsiTheme="minorHAnsi"/>
        </w:rPr>
        <w:t>Ronfeldt</w:t>
      </w:r>
      <w:proofErr w:type="spellEnd"/>
      <w:r w:rsidRPr="00155C2A">
        <w:rPr>
          <w:rFonts w:asciiTheme="minorHAnsi" w:hAnsiTheme="minorHAnsi"/>
        </w:rPr>
        <w:t xml:space="preserve"> predicted in a celebrated Rand paper back in 1993. Since then, </w:t>
      </w:r>
      <w:r w:rsidRPr="00155C2A">
        <w:rPr>
          <w:rStyle w:val="StyleUnderline"/>
          <w:rFonts w:asciiTheme="minorHAnsi" w:hAnsiTheme="minorHAnsi"/>
        </w:rPr>
        <w:t>it seems to have arrived</w:t>
      </w:r>
      <w:r w:rsidRPr="00155C2A">
        <w:rPr>
          <w:rFonts w:asciiTheme="minorHAnsi" w:hAnsiTheme="minorHAnsi"/>
        </w:rPr>
        <w:t xml:space="preserve"> -- at least by the account of the U.S. military establishment, which is busy competing over who should get what share of the fight. Cyberspace is "a domain in which the Air Force flies and fights," Air Force Secretary Michael Wynne claimed in 2006. By 2012, William J. Lynn III, the deputy defense secretary at the time, was writing that </w:t>
      </w:r>
      <w:r w:rsidRPr="00155C2A">
        <w:rPr>
          <w:rStyle w:val="StyleUnderline"/>
          <w:rFonts w:asciiTheme="minorHAnsi" w:hAnsiTheme="minorHAnsi"/>
        </w:rPr>
        <w:t>cyberwar is "just as critical to military operations as land, sea, air, and space</w:t>
      </w:r>
      <w:r w:rsidRPr="00155C2A">
        <w:rPr>
          <w:rFonts w:asciiTheme="minorHAnsi" w:hAnsiTheme="minorHAnsi"/>
        </w:rPr>
        <w:t xml:space="preserve">." In January, the Defense Department vowed to equip the U.S. armed forces for "conducting a combined arms campaign across all domains -- land, air, maritime, space, and cyberspace." Meanwhile, growing piles of books and articles explore the threats of </w:t>
      </w:r>
      <w:proofErr w:type="spellStart"/>
      <w:r w:rsidRPr="00155C2A">
        <w:rPr>
          <w:rFonts w:asciiTheme="minorHAnsi" w:hAnsiTheme="minorHAnsi"/>
        </w:rPr>
        <w:t>cyberwarfare</w:t>
      </w:r>
      <w:proofErr w:type="spellEnd"/>
      <w:r w:rsidRPr="00155C2A">
        <w:rPr>
          <w:rFonts w:asciiTheme="minorHAnsi" w:hAnsiTheme="minorHAnsi"/>
        </w:rPr>
        <w:t xml:space="preserve">, cyberterrorism, and how to survive them. </w:t>
      </w:r>
      <w:r w:rsidRPr="00155C2A">
        <w:rPr>
          <w:rStyle w:val="UnderlineBold"/>
          <w:rFonts w:asciiTheme="minorHAnsi" w:hAnsiTheme="minorHAnsi"/>
        </w:rPr>
        <w:t>Time for a reality check: Cyberwar is still more hype than hazard</w:t>
      </w:r>
      <w:r w:rsidRPr="00155C2A">
        <w:rPr>
          <w:rFonts w:asciiTheme="minorHAnsi" w:hAnsiTheme="minorHAnsi"/>
        </w:rPr>
        <w:t xml:space="preserve">. Consider the definition of an act of </w:t>
      </w:r>
      <w:r w:rsidRPr="00155C2A">
        <w:rPr>
          <w:rStyle w:val="StyleUnderline"/>
          <w:rFonts w:asciiTheme="minorHAnsi" w:hAnsiTheme="minorHAnsi"/>
        </w:rPr>
        <w:t>war</w:t>
      </w:r>
      <w:r w:rsidRPr="00155C2A">
        <w:rPr>
          <w:rFonts w:asciiTheme="minorHAnsi" w:hAnsiTheme="minorHAnsi"/>
        </w:rPr>
        <w:t xml:space="preserve">: It </w:t>
      </w:r>
      <w:r w:rsidRPr="00155C2A">
        <w:rPr>
          <w:rStyle w:val="StyleUnderline"/>
          <w:rFonts w:asciiTheme="minorHAnsi" w:hAnsiTheme="minorHAnsi"/>
        </w:rPr>
        <w:t>has to be potentially violent</w:t>
      </w:r>
      <w:r w:rsidRPr="00155C2A">
        <w:rPr>
          <w:rFonts w:asciiTheme="minorHAnsi" w:hAnsiTheme="minorHAnsi"/>
        </w:rPr>
        <w:t xml:space="preserve">, it has to be </w:t>
      </w:r>
      <w:r w:rsidRPr="00155C2A">
        <w:rPr>
          <w:rStyle w:val="StyleUnderline"/>
          <w:rFonts w:asciiTheme="minorHAnsi" w:hAnsiTheme="minorHAnsi"/>
        </w:rPr>
        <w:t>purposeful</w:t>
      </w:r>
      <w:r w:rsidRPr="00155C2A">
        <w:rPr>
          <w:rFonts w:asciiTheme="minorHAnsi" w:hAnsiTheme="minorHAnsi"/>
        </w:rPr>
        <w:t xml:space="preserve">, </w:t>
      </w:r>
      <w:r w:rsidRPr="00155C2A">
        <w:rPr>
          <w:rStyle w:val="StyleUnderline"/>
          <w:rFonts w:asciiTheme="minorHAnsi" w:hAnsiTheme="minorHAnsi"/>
        </w:rPr>
        <w:t xml:space="preserve">and </w:t>
      </w:r>
      <w:r w:rsidRPr="00155C2A">
        <w:rPr>
          <w:rFonts w:asciiTheme="minorHAnsi" w:hAnsiTheme="minorHAnsi"/>
        </w:rPr>
        <w:t xml:space="preserve">it has to be </w:t>
      </w:r>
      <w:r w:rsidRPr="00155C2A">
        <w:rPr>
          <w:rStyle w:val="StyleUnderline"/>
          <w:rFonts w:asciiTheme="minorHAnsi" w:hAnsiTheme="minorHAnsi"/>
        </w:rPr>
        <w:t>political</w:t>
      </w:r>
      <w:r w:rsidRPr="00155C2A">
        <w:rPr>
          <w:rFonts w:asciiTheme="minorHAnsi" w:hAnsiTheme="minorHAnsi"/>
        </w:rPr>
        <w:t xml:space="preserve">. </w:t>
      </w:r>
      <w:r w:rsidRPr="00155C2A">
        <w:rPr>
          <w:rStyle w:val="StyleUnderline"/>
          <w:rFonts w:asciiTheme="minorHAnsi" w:hAnsiTheme="minorHAnsi"/>
        </w:rPr>
        <w:t>The cyberattacks we've seen so far</w:t>
      </w:r>
      <w:r w:rsidRPr="00155C2A">
        <w:rPr>
          <w:rFonts w:asciiTheme="minorHAnsi" w:hAnsiTheme="minorHAnsi"/>
        </w:rPr>
        <w:t xml:space="preserve">, from Estonia to the </w:t>
      </w:r>
      <w:proofErr w:type="spellStart"/>
      <w:r w:rsidRPr="00155C2A">
        <w:rPr>
          <w:rFonts w:asciiTheme="minorHAnsi" w:hAnsiTheme="minorHAnsi"/>
        </w:rPr>
        <w:t>Stuxnet</w:t>
      </w:r>
      <w:proofErr w:type="spellEnd"/>
      <w:r w:rsidRPr="00155C2A">
        <w:rPr>
          <w:rFonts w:asciiTheme="minorHAnsi" w:hAnsiTheme="minorHAnsi"/>
        </w:rPr>
        <w:t xml:space="preserve"> virus, </w:t>
      </w:r>
      <w:r w:rsidRPr="00155C2A">
        <w:rPr>
          <w:rStyle w:val="StyleUnderline"/>
          <w:rFonts w:asciiTheme="minorHAnsi" w:hAnsiTheme="minorHAnsi"/>
        </w:rPr>
        <w:t>simply don't meet these criteria</w:t>
      </w:r>
      <w:r w:rsidRPr="00155C2A">
        <w:rPr>
          <w:rFonts w:asciiTheme="minorHAnsi" w:hAnsiTheme="minorHAnsi"/>
        </w:rPr>
        <w:t xml:space="preserve">. Take the dubious story of a Soviet pipeline explosion back in 1982, much cited by cyberwar's true believers as </w:t>
      </w:r>
      <w:r w:rsidRPr="00155C2A">
        <w:rPr>
          <w:rStyle w:val="StyleUnderline"/>
          <w:rFonts w:asciiTheme="minorHAnsi" w:hAnsiTheme="minorHAnsi"/>
        </w:rPr>
        <w:t>the most destructive cyberattack ever</w:t>
      </w:r>
      <w:r w:rsidRPr="00155C2A">
        <w:rPr>
          <w:rFonts w:asciiTheme="minorHAnsi" w:hAnsiTheme="minorHAnsi"/>
        </w:rPr>
        <w:t xml:space="preserve">. The account goes like this: In June 1982, a Siberian pipeline that the CIA had virtually booby-trapped with a so-called "logic bomb" exploded in a monumental fireball that could be seen from space. The U.S. Air Force estimated the explosion at 3 kilotons, equivalent to a small nuclear device. Targeting a Soviet pipeline linking gas fields in Siberia to European markets, the operation sabotaged the pipeline's control systems with software from a Canadian firm that the CIA had doctored with malicious code. </w:t>
      </w:r>
      <w:r w:rsidRPr="00155C2A">
        <w:rPr>
          <w:rStyle w:val="StyleUnderline"/>
          <w:rFonts w:asciiTheme="minorHAnsi" w:hAnsiTheme="minorHAnsi"/>
        </w:rPr>
        <w:t>No one died</w:t>
      </w:r>
      <w:r w:rsidRPr="00155C2A">
        <w:rPr>
          <w:rFonts w:asciiTheme="minorHAnsi" w:hAnsiTheme="minorHAnsi"/>
        </w:rPr>
        <w:t xml:space="preserve">, according to Thomas Reed, a U.S. National Security Council aide at the time who revealed the incident in his 2004 book, At the Abyss; </w:t>
      </w:r>
      <w:r w:rsidRPr="00155C2A">
        <w:rPr>
          <w:rStyle w:val="StyleUnderline"/>
          <w:rFonts w:asciiTheme="minorHAnsi" w:hAnsiTheme="minorHAnsi"/>
        </w:rPr>
        <w:t>the only harm came to the Soviet economy</w:t>
      </w:r>
      <w:r w:rsidRPr="00155C2A">
        <w:rPr>
          <w:rFonts w:asciiTheme="minorHAnsi" w:hAnsiTheme="minorHAnsi"/>
        </w:rPr>
        <w:t xml:space="preserve">. But did it really happen? </w:t>
      </w:r>
      <w:r w:rsidRPr="00155C2A">
        <w:rPr>
          <w:rStyle w:val="StyleUnderline"/>
          <w:rFonts w:asciiTheme="minorHAnsi" w:hAnsiTheme="minorHAnsi"/>
        </w:rPr>
        <w:t>After Reed's account came out</w:t>
      </w:r>
      <w:r w:rsidRPr="00155C2A">
        <w:rPr>
          <w:rFonts w:asciiTheme="minorHAnsi" w:hAnsiTheme="minorHAnsi"/>
        </w:rPr>
        <w:t xml:space="preserve">, </w:t>
      </w:r>
      <w:proofErr w:type="spellStart"/>
      <w:r w:rsidRPr="00155C2A">
        <w:rPr>
          <w:rFonts w:asciiTheme="minorHAnsi" w:hAnsiTheme="minorHAnsi"/>
        </w:rPr>
        <w:t>Vasily</w:t>
      </w:r>
      <w:proofErr w:type="spellEnd"/>
      <w:r w:rsidRPr="00155C2A">
        <w:rPr>
          <w:rFonts w:asciiTheme="minorHAnsi" w:hAnsiTheme="minorHAnsi"/>
        </w:rPr>
        <w:t xml:space="preserve"> </w:t>
      </w:r>
      <w:proofErr w:type="spellStart"/>
      <w:r w:rsidRPr="00155C2A">
        <w:rPr>
          <w:rFonts w:asciiTheme="minorHAnsi" w:hAnsiTheme="minorHAnsi"/>
        </w:rPr>
        <w:t>Pchelintsev</w:t>
      </w:r>
      <w:proofErr w:type="spellEnd"/>
      <w:r w:rsidRPr="00155C2A">
        <w:rPr>
          <w:rFonts w:asciiTheme="minorHAnsi" w:hAnsiTheme="minorHAnsi"/>
        </w:rPr>
        <w:t xml:space="preserve">, a former KGB </w:t>
      </w:r>
      <w:r w:rsidRPr="00155C2A">
        <w:rPr>
          <w:rStyle w:val="StyleUnderline"/>
          <w:rFonts w:asciiTheme="minorHAnsi" w:hAnsiTheme="minorHAnsi"/>
        </w:rPr>
        <w:t>head of the Tyumen region</w:t>
      </w:r>
      <w:r w:rsidRPr="00155C2A">
        <w:rPr>
          <w:rFonts w:asciiTheme="minorHAnsi" w:hAnsiTheme="minorHAnsi"/>
        </w:rPr>
        <w:t xml:space="preserve">, </w:t>
      </w:r>
      <w:r w:rsidRPr="00155C2A">
        <w:rPr>
          <w:rStyle w:val="StyleUnderline"/>
          <w:rFonts w:asciiTheme="minorHAnsi" w:hAnsiTheme="minorHAnsi"/>
        </w:rPr>
        <w:t>where the alleged explosion</w:t>
      </w:r>
      <w:r w:rsidRPr="00155C2A">
        <w:rPr>
          <w:rFonts w:asciiTheme="minorHAnsi" w:hAnsiTheme="minorHAnsi"/>
        </w:rPr>
        <w:t xml:space="preserve"> supposedly </w:t>
      </w:r>
      <w:r w:rsidRPr="00155C2A">
        <w:rPr>
          <w:rStyle w:val="StyleUnderline"/>
          <w:rFonts w:asciiTheme="minorHAnsi" w:hAnsiTheme="minorHAnsi"/>
        </w:rPr>
        <w:t>took place, denied the story.</w:t>
      </w:r>
      <w:r w:rsidRPr="00155C2A">
        <w:rPr>
          <w:rFonts w:asciiTheme="minorHAnsi" w:hAnsiTheme="minorHAnsi"/>
        </w:rPr>
        <w:t xml:space="preserve"> </w:t>
      </w:r>
      <w:r w:rsidRPr="00155C2A">
        <w:rPr>
          <w:rStyle w:val="StyleUnderline"/>
          <w:rFonts w:asciiTheme="minorHAnsi" w:hAnsiTheme="minorHAnsi"/>
        </w:rPr>
        <w:t>There are also no media reports from 1982 that confirm such an explosion, though accidents and pipeline explosions in the Soviet Union were regularly reported in the early 1980s.</w:t>
      </w:r>
      <w:r w:rsidRPr="00155C2A">
        <w:rPr>
          <w:rFonts w:asciiTheme="minorHAnsi" w:hAnsiTheme="minorHAnsi"/>
        </w:rPr>
        <w:t xml:space="preserve"> Something likely did happen, but </w:t>
      </w:r>
      <w:r w:rsidRPr="00155C2A">
        <w:rPr>
          <w:rStyle w:val="UnderlineBold"/>
          <w:rFonts w:asciiTheme="minorHAnsi" w:hAnsiTheme="minorHAnsi"/>
        </w:rPr>
        <w:t>Reed's book is the only public mention of the incident and his account relied on a single document</w:t>
      </w:r>
      <w:r w:rsidRPr="00155C2A">
        <w:rPr>
          <w:rFonts w:asciiTheme="minorHAnsi" w:hAnsiTheme="minorHAnsi"/>
        </w:rPr>
        <w:t xml:space="preserve">. Even after the CIA declassified a redacted version of Reed's source, </w:t>
      </w:r>
      <w:r w:rsidRPr="00155C2A">
        <w:rPr>
          <w:rStyle w:val="StyleUnderline"/>
          <w:rFonts w:asciiTheme="minorHAnsi" w:hAnsiTheme="minorHAnsi"/>
        </w:rPr>
        <w:t>a note</w:t>
      </w:r>
      <w:r w:rsidRPr="00155C2A">
        <w:rPr>
          <w:rFonts w:asciiTheme="minorHAnsi" w:hAnsiTheme="minorHAnsi"/>
        </w:rPr>
        <w:t xml:space="preserve"> on the so-called Farewell Dossier that </w:t>
      </w:r>
      <w:r w:rsidRPr="00155C2A">
        <w:rPr>
          <w:rStyle w:val="StyleUnderline"/>
          <w:rFonts w:asciiTheme="minorHAnsi" w:hAnsiTheme="minorHAnsi"/>
        </w:rPr>
        <w:t>describes the effort to provide the Soviet Union with defective technology</w:t>
      </w:r>
      <w:r w:rsidRPr="00155C2A">
        <w:rPr>
          <w:rFonts w:asciiTheme="minorHAnsi" w:hAnsiTheme="minorHAnsi"/>
        </w:rPr>
        <w:t xml:space="preserve">, </w:t>
      </w:r>
      <w:r w:rsidRPr="00155C2A">
        <w:rPr>
          <w:rStyle w:val="StyleUnderline"/>
          <w:rFonts w:asciiTheme="minorHAnsi" w:hAnsiTheme="minorHAnsi"/>
        </w:rPr>
        <w:t>the agency did not confirm that such an explosion occurred</w:t>
      </w:r>
      <w:r w:rsidRPr="00155C2A">
        <w:rPr>
          <w:rFonts w:asciiTheme="minorHAnsi" w:hAnsiTheme="minorHAnsi"/>
        </w:rPr>
        <w:t xml:space="preserve">. </w:t>
      </w:r>
      <w:r w:rsidRPr="00155C2A">
        <w:rPr>
          <w:rStyle w:val="UnderlineBold"/>
          <w:rFonts w:asciiTheme="minorHAnsi" w:hAnsiTheme="minorHAnsi"/>
        </w:rPr>
        <w:t>The available evidence on the Siberian pipeline blast is so thin that it shouldn't be counted as a proven case of a successful cyberattack</w:t>
      </w:r>
      <w:r w:rsidRPr="00155C2A">
        <w:rPr>
          <w:rFonts w:asciiTheme="minorHAnsi" w:hAnsiTheme="minorHAnsi"/>
        </w:rPr>
        <w:t xml:space="preserve">. </w:t>
      </w:r>
      <w:r w:rsidRPr="00155C2A">
        <w:rPr>
          <w:rStyle w:val="StyleUnderline"/>
          <w:rFonts w:asciiTheme="minorHAnsi" w:hAnsiTheme="minorHAnsi"/>
        </w:rPr>
        <w:t>Most other commonly cited cases of cyberwar are even less remarkable</w:t>
      </w:r>
      <w:r w:rsidRPr="00155C2A">
        <w:rPr>
          <w:rFonts w:asciiTheme="minorHAnsi" w:hAnsiTheme="minorHAnsi"/>
        </w:rPr>
        <w:t xml:space="preserve">. Take </w:t>
      </w:r>
      <w:r w:rsidRPr="00155C2A">
        <w:rPr>
          <w:rStyle w:val="StyleUnderline"/>
          <w:rFonts w:asciiTheme="minorHAnsi" w:hAnsiTheme="minorHAnsi"/>
        </w:rPr>
        <w:t>the attacks on Estonia</w:t>
      </w:r>
      <w:r w:rsidRPr="00155C2A">
        <w:rPr>
          <w:rFonts w:asciiTheme="minorHAnsi" w:hAnsiTheme="minorHAnsi"/>
        </w:rPr>
        <w:t xml:space="preserve"> in April 2007, which </w:t>
      </w:r>
      <w:r w:rsidRPr="00155C2A">
        <w:rPr>
          <w:rStyle w:val="StyleUnderline"/>
          <w:rFonts w:asciiTheme="minorHAnsi" w:hAnsiTheme="minorHAnsi"/>
        </w:rPr>
        <w:t>came in response to the controversial relocation of a Soviet war memorial</w:t>
      </w:r>
      <w:r w:rsidRPr="00155C2A">
        <w:rPr>
          <w:rFonts w:asciiTheme="minorHAnsi" w:hAnsiTheme="minorHAnsi"/>
        </w:rPr>
        <w:t xml:space="preserve">, the Bronze Soldier. The well-wired country found itself at the receiving end of a massive distributed denial-of-service attack that emanated from up to 85,000 hijacked computers and lasted three weeks. The attacks reached a peak on May 9, when 58 Estonian websites were attacked at once and the online services of Estonia's largest bank were taken down. "What's the difference between a blockade of harbors or airports of sovereign states and the blockade of government institutions and newspaper websites?" asked Estonian Prime Minister Andrus Ansip. Despite his analogies, </w:t>
      </w:r>
      <w:r w:rsidRPr="00155C2A">
        <w:rPr>
          <w:rStyle w:val="StyleUnderline"/>
          <w:rFonts w:asciiTheme="minorHAnsi" w:hAnsiTheme="minorHAnsi"/>
        </w:rPr>
        <w:t>the attack was no act of war. It was certainly a nuisance and an emotional strike on the country, but the bank's actual network was not even penetrated; it went down for 90 minutes one day and two hours the next</w:t>
      </w:r>
      <w:r w:rsidRPr="00155C2A">
        <w:rPr>
          <w:rFonts w:asciiTheme="minorHAnsi" w:hAnsiTheme="minorHAnsi"/>
        </w:rPr>
        <w:t xml:space="preserve">. </w:t>
      </w:r>
      <w:r w:rsidRPr="00155C2A">
        <w:rPr>
          <w:rStyle w:val="StyleUnderline"/>
          <w:rFonts w:asciiTheme="minorHAnsi" w:hAnsiTheme="minorHAnsi"/>
        </w:rPr>
        <w:t>The attack was not violent, it wasn't purposefully aimed at changing Estonia's behavior, and no political entity took credit for it</w:t>
      </w:r>
      <w:r w:rsidRPr="00155C2A">
        <w:rPr>
          <w:rFonts w:asciiTheme="minorHAnsi" w:hAnsiTheme="minorHAnsi"/>
        </w:rPr>
        <w:t xml:space="preserve">. </w:t>
      </w:r>
      <w:r w:rsidRPr="00155C2A">
        <w:rPr>
          <w:rStyle w:val="UnderlineBold"/>
          <w:rFonts w:asciiTheme="minorHAnsi" w:hAnsiTheme="minorHAnsi"/>
        </w:rPr>
        <w:t>The same is true for the vast majority of cyberattacks on record</w:t>
      </w:r>
      <w:r w:rsidRPr="00155C2A">
        <w:rPr>
          <w:rFonts w:asciiTheme="minorHAnsi" w:hAnsiTheme="minorHAnsi"/>
        </w:rPr>
        <w:t xml:space="preserve">. Indeed, </w:t>
      </w:r>
      <w:r w:rsidRPr="00155C2A">
        <w:rPr>
          <w:rStyle w:val="UnderlineBold"/>
          <w:rFonts w:asciiTheme="minorHAnsi" w:hAnsiTheme="minorHAnsi"/>
        </w:rPr>
        <w:t>there is no known cyberattack that has caused the loss of human life</w:t>
      </w:r>
      <w:r w:rsidRPr="00155C2A">
        <w:rPr>
          <w:rFonts w:asciiTheme="minorHAnsi" w:hAnsiTheme="minorHAnsi"/>
        </w:rPr>
        <w:t xml:space="preserve">. </w:t>
      </w:r>
      <w:r w:rsidRPr="00155C2A">
        <w:rPr>
          <w:rStyle w:val="StyleUnderline"/>
          <w:rFonts w:asciiTheme="minorHAnsi" w:hAnsiTheme="minorHAnsi"/>
        </w:rPr>
        <w:t xml:space="preserve">No </w:t>
      </w:r>
      <w:proofErr w:type="spellStart"/>
      <w:r w:rsidRPr="00155C2A">
        <w:rPr>
          <w:rStyle w:val="StyleUnderline"/>
          <w:rFonts w:asciiTheme="minorHAnsi" w:hAnsiTheme="minorHAnsi"/>
        </w:rPr>
        <w:t>cyberoffense</w:t>
      </w:r>
      <w:proofErr w:type="spellEnd"/>
      <w:r w:rsidRPr="00155C2A">
        <w:rPr>
          <w:rStyle w:val="StyleUnderline"/>
          <w:rFonts w:asciiTheme="minorHAnsi" w:hAnsiTheme="minorHAnsi"/>
        </w:rPr>
        <w:t xml:space="preserve"> has ever injured a person or damaged a building</w:t>
      </w:r>
      <w:r w:rsidRPr="00155C2A">
        <w:rPr>
          <w:rFonts w:asciiTheme="minorHAnsi" w:hAnsiTheme="minorHAnsi"/>
        </w:rPr>
        <w:t xml:space="preserve">. And </w:t>
      </w:r>
      <w:r w:rsidRPr="00155C2A">
        <w:rPr>
          <w:rStyle w:val="StyleUnderline"/>
          <w:rFonts w:asciiTheme="minorHAnsi" w:hAnsiTheme="minorHAnsi"/>
        </w:rPr>
        <w:t>if an act is not at least potentially violent, it's not an act of war</w:t>
      </w:r>
      <w:r w:rsidRPr="00155C2A">
        <w:rPr>
          <w:rFonts w:asciiTheme="minorHAnsi" w:hAnsiTheme="minorHAnsi"/>
        </w:rPr>
        <w:t>. Separating war from physical violence makes it a metaphorical notion; it would mean that there is no way to distinguish between World War II, say, and the "wars" on obesity and cancer. Yet those ailments, unlike past examples of cyber "war," actually do kill people. "</w:t>
      </w:r>
      <w:r w:rsidRPr="00155C2A">
        <w:rPr>
          <w:rStyle w:val="StyleUnderline"/>
          <w:rFonts w:asciiTheme="minorHAnsi" w:hAnsiTheme="minorHAnsi"/>
        </w:rPr>
        <w:t>A Digital Pearl Harbor Is Only a Matter of Time</w:t>
      </w:r>
      <w:r w:rsidRPr="00155C2A">
        <w:rPr>
          <w:rFonts w:asciiTheme="minorHAnsi" w:hAnsiTheme="minorHAnsi"/>
        </w:rPr>
        <w:t xml:space="preserve">." </w:t>
      </w:r>
      <w:r w:rsidRPr="00155C2A">
        <w:rPr>
          <w:rStyle w:val="UnderlineBold"/>
          <w:rFonts w:asciiTheme="minorHAnsi" w:hAnsiTheme="minorHAnsi"/>
        </w:rPr>
        <w:t>Keep waiting</w:t>
      </w:r>
      <w:r w:rsidRPr="00155C2A">
        <w:rPr>
          <w:rFonts w:asciiTheme="minorHAnsi" w:hAnsiTheme="minorHAnsi"/>
        </w:rPr>
        <w:t xml:space="preserve">. U.S. Defense Secretary Leon Panetta delivered a stark warning last summer: "We could face a cyberattack that could be the equivalent of Pearl Harbor." Such </w:t>
      </w:r>
      <w:r w:rsidRPr="00155C2A">
        <w:rPr>
          <w:rStyle w:val="UnderlineBold"/>
          <w:rFonts w:asciiTheme="minorHAnsi" w:hAnsiTheme="minorHAnsi"/>
        </w:rPr>
        <w:t>alarmist predictions have been ricocheting inside the Beltway for the past two decades</w:t>
      </w:r>
      <w:r w:rsidRPr="00155C2A">
        <w:rPr>
          <w:rFonts w:asciiTheme="minorHAnsi" w:hAnsiTheme="minorHAnsi"/>
        </w:rPr>
        <w:t>, an</w:t>
      </w:r>
      <w:r w:rsidRPr="00155C2A">
        <w:rPr>
          <w:rStyle w:val="StyleUnderline"/>
          <w:rFonts w:asciiTheme="minorHAnsi" w:hAnsiTheme="minorHAnsi"/>
        </w:rPr>
        <w:t xml:space="preserve">d some scaremongers have even upped the ante by raising the alarm about a </w:t>
      </w:r>
      <w:proofErr w:type="spellStart"/>
      <w:r w:rsidRPr="00155C2A">
        <w:rPr>
          <w:rStyle w:val="StyleUnderline"/>
          <w:rFonts w:asciiTheme="minorHAnsi" w:hAnsiTheme="minorHAnsi"/>
        </w:rPr>
        <w:t>cyber 9</w:t>
      </w:r>
      <w:proofErr w:type="spellEnd"/>
      <w:r w:rsidRPr="00155C2A">
        <w:rPr>
          <w:rStyle w:val="StyleUnderline"/>
          <w:rFonts w:asciiTheme="minorHAnsi" w:hAnsiTheme="minorHAnsi"/>
        </w:rPr>
        <w:t>/11.</w:t>
      </w:r>
      <w:r w:rsidRPr="00155C2A">
        <w:rPr>
          <w:rFonts w:asciiTheme="minorHAnsi" w:hAnsiTheme="minorHAnsi"/>
        </w:rPr>
        <w:t xml:space="preserve"> In his 2010 book, Cyber War, former White House counterterrorism czar Richard Clarke invokes the specter of nationwide power blackouts, planes falling out of the sky, trains derailing, refineries burning, pipelines exploding, poisonous gas clouds wafting, and satellites spinning out of orbit -- events that would make the 2001 attacks pale in comparison. But </w:t>
      </w:r>
      <w:r w:rsidRPr="00155C2A">
        <w:rPr>
          <w:rStyle w:val="StyleUnderline"/>
          <w:rFonts w:asciiTheme="minorHAnsi" w:hAnsiTheme="minorHAnsi"/>
        </w:rPr>
        <w:t>the empirical record is less hair-raising, even by the standards of the most drastic example available</w:t>
      </w:r>
      <w:r w:rsidRPr="00155C2A">
        <w:rPr>
          <w:rFonts w:asciiTheme="minorHAnsi" w:hAnsiTheme="minorHAnsi"/>
        </w:rPr>
        <w:t xml:space="preserve">. Gen. Keith Alexander, </w:t>
      </w:r>
      <w:r w:rsidRPr="00155C2A">
        <w:rPr>
          <w:rStyle w:val="StyleUnderline"/>
          <w:rFonts w:asciiTheme="minorHAnsi" w:hAnsiTheme="minorHAnsi"/>
        </w:rPr>
        <w:t>head of U.S. Cyber Command</w:t>
      </w:r>
      <w:r w:rsidRPr="00155C2A">
        <w:rPr>
          <w:rFonts w:asciiTheme="minorHAnsi" w:hAnsiTheme="minorHAnsi"/>
        </w:rPr>
        <w:t xml:space="preserve"> (established in 2010 and now boasting a budget of more than $3 billion), shared his worst fears in an April 2011 speech at the University of Rhode Island: "What I'm concerned about are destructive attacks," Alexander said, "those that are coming." He then invoked a remarkable accident at Russia's </w:t>
      </w:r>
      <w:proofErr w:type="spellStart"/>
      <w:r w:rsidRPr="00155C2A">
        <w:rPr>
          <w:rFonts w:asciiTheme="minorHAnsi" w:hAnsiTheme="minorHAnsi"/>
        </w:rPr>
        <w:t>Sayano-Shushenskaya</w:t>
      </w:r>
      <w:proofErr w:type="spellEnd"/>
      <w:r w:rsidRPr="00155C2A">
        <w:rPr>
          <w:rFonts w:asciiTheme="minorHAnsi" w:hAnsiTheme="minorHAnsi"/>
        </w:rPr>
        <w:t xml:space="preserve"> hydroelectric plant to highlight the kind of damage a cyberattack might be able to cause. Shortly after midnight on Aug. 17, 2009, a 900-ton turbine was ripped out of its seat by a so-called "water hammer," a sudden surge in water pressure that then caused a transformer explosion. The turbine's unusually high vibrations had worn down the bolts that kept its cover in place, and an offline sensor failed to detect the malfunction. Seventy-five people died in the accident, energy prices in Russia rose, and rebuilding the plant is slated to cost $1.3 billion. Tough luck for the Russians, but here's what the head of Cyber Command didn't say: The ill-fated turbine had been malfunctioning for some time, and the plant's management was notoriously poor. On top of that, the key event that ultimately triggered the catastrophe seems to have been a fire at Bratsk power station, about 500 miles away. Because the energy supply from Bratsk dropped, authorities remotely increased the burden on the </w:t>
      </w:r>
      <w:proofErr w:type="spellStart"/>
      <w:r w:rsidRPr="00155C2A">
        <w:rPr>
          <w:rFonts w:asciiTheme="minorHAnsi" w:hAnsiTheme="minorHAnsi"/>
        </w:rPr>
        <w:t>Sayano-Shushenskaya</w:t>
      </w:r>
      <w:proofErr w:type="spellEnd"/>
      <w:r w:rsidRPr="00155C2A">
        <w:rPr>
          <w:rFonts w:asciiTheme="minorHAnsi" w:hAnsiTheme="minorHAnsi"/>
        </w:rPr>
        <w:t xml:space="preserve"> plant. The sudden spike overwhelmed the turbine, which was two months shy of reaching the end of its 30-year life cycle, sparking the catastrophe. If anything, </w:t>
      </w:r>
      <w:r w:rsidRPr="00155C2A">
        <w:rPr>
          <w:rStyle w:val="StyleUnderline"/>
          <w:rFonts w:asciiTheme="minorHAnsi" w:hAnsiTheme="minorHAnsi"/>
        </w:rPr>
        <w:t xml:space="preserve">the </w:t>
      </w:r>
      <w:proofErr w:type="spellStart"/>
      <w:r w:rsidRPr="00155C2A">
        <w:rPr>
          <w:rStyle w:val="StyleUnderline"/>
          <w:rFonts w:asciiTheme="minorHAnsi" w:hAnsiTheme="minorHAnsi"/>
        </w:rPr>
        <w:t>Sayano</w:t>
      </w:r>
      <w:r w:rsidRPr="00155C2A">
        <w:rPr>
          <w:rFonts w:asciiTheme="minorHAnsi" w:hAnsiTheme="minorHAnsi"/>
        </w:rPr>
        <w:t>-Shushenskaya</w:t>
      </w:r>
      <w:proofErr w:type="spellEnd"/>
      <w:r w:rsidRPr="00155C2A">
        <w:rPr>
          <w:rFonts w:asciiTheme="minorHAnsi" w:hAnsiTheme="minorHAnsi"/>
        </w:rPr>
        <w:t xml:space="preserve"> </w:t>
      </w:r>
      <w:r w:rsidRPr="00155C2A">
        <w:rPr>
          <w:rStyle w:val="UnderlineBold"/>
          <w:rFonts w:asciiTheme="minorHAnsi" w:hAnsiTheme="minorHAnsi"/>
        </w:rPr>
        <w:t>incident highlights how difficult a devastating attack would be to mount</w:t>
      </w:r>
      <w:r w:rsidRPr="00155C2A">
        <w:rPr>
          <w:rFonts w:asciiTheme="minorHAnsi" w:hAnsiTheme="minorHAnsi"/>
        </w:rPr>
        <w:t xml:space="preserve">. </w:t>
      </w:r>
      <w:r w:rsidRPr="00155C2A">
        <w:rPr>
          <w:rStyle w:val="StyleUnderline"/>
          <w:rFonts w:asciiTheme="minorHAnsi" w:hAnsiTheme="minorHAnsi"/>
        </w:rPr>
        <w:t>The plant's washout was an accident at the end of a complicated and unique chain of events</w:t>
      </w:r>
      <w:r w:rsidRPr="00155C2A">
        <w:rPr>
          <w:rFonts w:asciiTheme="minorHAnsi" w:hAnsiTheme="minorHAnsi"/>
        </w:rPr>
        <w:t xml:space="preserve">. </w:t>
      </w:r>
      <w:r w:rsidRPr="00155C2A">
        <w:rPr>
          <w:rStyle w:val="UnderlineBold"/>
          <w:rFonts w:asciiTheme="minorHAnsi" w:hAnsiTheme="minorHAnsi"/>
        </w:rPr>
        <w:t>Anticipating</w:t>
      </w:r>
      <w:r w:rsidRPr="00155C2A">
        <w:rPr>
          <w:rFonts w:asciiTheme="minorHAnsi" w:hAnsiTheme="minorHAnsi"/>
        </w:rPr>
        <w:t xml:space="preserve"> </w:t>
      </w:r>
      <w:r w:rsidRPr="00155C2A">
        <w:rPr>
          <w:rStyle w:val="StyleUnderline"/>
          <w:rFonts w:asciiTheme="minorHAnsi" w:hAnsiTheme="minorHAnsi"/>
        </w:rPr>
        <w:t xml:space="preserve">such vulnerabilities in advance </w:t>
      </w:r>
      <w:r w:rsidRPr="00155C2A">
        <w:rPr>
          <w:rStyle w:val="UnderlineBold"/>
          <w:rFonts w:asciiTheme="minorHAnsi" w:hAnsiTheme="minorHAnsi"/>
        </w:rPr>
        <w:t>is extraordinarily</w:t>
      </w:r>
      <w:r w:rsidRPr="00155C2A">
        <w:rPr>
          <w:rFonts w:asciiTheme="minorHAnsi" w:hAnsiTheme="minorHAnsi"/>
        </w:rPr>
        <w:t xml:space="preserve"> </w:t>
      </w:r>
      <w:r w:rsidRPr="00155C2A">
        <w:rPr>
          <w:rStyle w:val="UnderlineBold"/>
          <w:rFonts w:asciiTheme="minorHAnsi" w:hAnsiTheme="minorHAnsi"/>
        </w:rPr>
        <w:t>difficult</w:t>
      </w:r>
      <w:r w:rsidRPr="00155C2A">
        <w:rPr>
          <w:rFonts w:asciiTheme="minorHAnsi" w:hAnsiTheme="minorHAnsi"/>
        </w:rPr>
        <w:t xml:space="preserve"> </w:t>
      </w:r>
      <w:r w:rsidRPr="00155C2A">
        <w:rPr>
          <w:rStyle w:val="StyleUnderline"/>
          <w:rFonts w:asciiTheme="minorHAnsi" w:hAnsiTheme="minorHAnsi"/>
        </w:rPr>
        <w:t>even for insiders;</w:t>
      </w:r>
      <w:r w:rsidRPr="00155C2A">
        <w:rPr>
          <w:rFonts w:asciiTheme="minorHAnsi" w:hAnsiTheme="minorHAnsi"/>
        </w:rPr>
        <w:t xml:space="preserve"> </w:t>
      </w:r>
      <w:r w:rsidRPr="00155C2A">
        <w:rPr>
          <w:rStyle w:val="StyleUnderline"/>
          <w:rFonts w:asciiTheme="minorHAnsi" w:hAnsiTheme="minorHAnsi"/>
        </w:rPr>
        <w:t xml:space="preserve">creating comparable coincidences from cyberspace would </w:t>
      </w:r>
      <w:r w:rsidRPr="00155C2A">
        <w:rPr>
          <w:rStyle w:val="UnderlineBold"/>
          <w:rFonts w:asciiTheme="minorHAnsi" w:hAnsiTheme="minorHAnsi"/>
        </w:rPr>
        <w:t>be a daunting challenge at best for outsiders</w:t>
      </w:r>
      <w:r w:rsidRPr="00155C2A">
        <w:rPr>
          <w:rFonts w:asciiTheme="minorHAnsi" w:hAnsiTheme="minorHAnsi"/>
        </w:rPr>
        <w:t>. If this is the most drastic incident Cyber Command can conjure up, perhaps it's time for everyone to take a deep breath. "</w:t>
      </w:r>
      <w:r w:rsidRPr="00155C2A">
        <w:rPr>
          <w:rStyle w:val="StyleUnderline"/>
          <w:rFonts w:asciiTheme="minorHAnsi" w:hAnsiTheme="minorHAnsi"/>
        </w:rPr>
        <w:t>Cyberattacks Are Becoming Easier</w:t>
      </w:r>
      <w:r w:rsidRPr="00155C2A">
        <w:rPr>
          <w:rFonts w:asciiTheme="minorHAnsi" w:hAnsiTheme="minorHAnsi"/>
        </w:rPr>
        <w:t xml:space="preserve">." </w:t>
      </w:r>
      <w:r w:rsidRPr="00155C2A">
        <w:rPr>
          <w:rStyle w:val="UnderlineBold"/>
          <w:rFonts w:asciiTheme="minorHAnsi" w:hAnsiTheme="minorHAnsi"/>
        </w:rPr>
        <w:t>Just the opposite</w:t>
      </w:r>
      <w:r w:rsidRPr="00155C2A">
        <w:rPr>
          <w:rFonts w:asciiTheme="minorHAnsi" w:hAnsiTheme="minorHAnsi"/>
        </w:rPr>
        <w:t xml:space="preserve">. U.S. Director of National Intelligence James R. </w:t>
      </w:r>
      <w:r w:rsidRPr="00155C2A">
        <w:rPr>
          <w:rStyle w:val="StyleUnderline"/>
          <w:rFonts w:asciiTheme="minorHAnsi" w:hAnsiTheme="minorHAnsi"/>
        </w:rPr>
        <w:t>Clapper warned last year that the volume of malicious software on American networks had more than tripled since 2009</w:t>
      </w:r>
      <w:r w:rsidRPr="00155C2A">
        <w:rPr>
          <w:rFonts w:asciiTheme="minorHAnsi" w:hAnsiTheme="minorHAnsi"/>
        </w:rPr>
        <w:t xml:space="preserve"> and that more than 60,000 pieces of malware are now discovered every day. </w:t>
      </w:r>
      <w:r w:rsidRPr="00155C2A">
        <w:rPr>
          <w:rStyle w:val="StyleUnderline"/>
          <w:rFonts w:asciiTheme="minorHAnsi" w:hAnsiTheme="minorHAnsi"/>
        </w:rPr>
        <w:t>The U</w:t>
      </w:r>
      <w:r w:rsidRPr="00155C2A">
        <w:rPr>
          <w:rFonts w:asciiTheme="minorHAnsi" w:hAnsiTheme="minorHAnsi"/>
        </w:rPr>
        <w:t xml:space="preserve">nited </w:t>
      </w:r>
      <w:r w:rsidRPr="00155C2A">
        <w:rPr>
          <w:rStyle w:val="StyleUnderline"/>
          <w:rFonts w:asciiTheme="minorHAnsi" w:hAnsiTheme="minorHAnsi"/>
        </w:rPr>
        <w:t>S</w:t>
      </w:r>
      <w:r w:rsidRPr="00155C2A">
        <w:rPr>
          <w:rFonts w:asciiTheme="minorHAnsi" w:hAnsiTheme="minorHAnsi"/>
        </w:rPr>
        <w:t xml:space="preserve">tates, he said, </w:t>
      </w:r>
      <w:r w:rsidRPr="00155C2A">
        <w:rPr>
          <w:rStyle w:val="StyleUnderline"/>
          <w:rFonts w:asciiTheme="minorHAnsi" w:hAnsiTheme="minorHAnsi"/>
        </w:rPr>
        <w:t>is undergoing "a phenomenon known as 'convergence,</w:t>
      </w:r>
      <w:r w:rsidRPr="00155C2A">
        <w:rPr>
          <w:rFonts w:asciiTheme="minorHAnsi" w:hAnsiTheme="minorHAnsi"/>
        </w:rPr>
        <w:t xml:space="preserve">' </w:t>
      </w:r>
      <w:r w:rsidRPr="00155C2A">
        <w:rPr>
          <w:rStyle w:val="StyleUnderline"/>
          <w:rFonts w:asciiTheme="minorHAnsi" w:hAnsiTheme="minorHAnsi"/>
        </w:rPr>
        <w:t>which amplifies the opportunity for disruptive cyberattacks</w:t>
      </w:r>
      <w:r w:rsidRPr="00155C2A">
        <w:rPr>
          <w:rFonts w:asciiTheme="minorHAnsi" w:hAnsiTheme="minorHAnsi"/>
        </w:rPr>
        <w:t xml:space="preserve">, including against physical infrastructures." ("Digital convergence" is a snazzy term for a simple thing: more and more devices able to talk to each other, and formerly separate industries and activities able to work together.) </w:t>
      </w:r>
      <w:r w:rsidRPr="00155C2A">
        <w:rPr>
          <w:rStyle w:val="StyleUnderline"/>
          <w:rFonts w:asciiTheme="minorHAnsi" w:hAnsiTheme="minorHAnsi"/>
        </w:rPr>
        <w:t>Just because there's more malware</w:t>
      </w:r>
      <w:r w:rsidRPr="00155C2A">
        <w:rPr>
          <w:rFonts w:asciiTheme="minorHAnsi" w:hAnsiTheme="minorHAnsi"/>
        </w:rPr>
        <w:t xml:space="preserve">, however, </w:t>
      </w:r>
      <w:r w:rsidRPr="00155C2A">
        <w:rPr>
          <w:rStyle w:val="UnderlineBold"/>
          <w:rFonts w:asciiTheme="minorHAnsi" w:hAnsiTheme="minorHAnsi"/>
        </w:rPr>
        <w:t>doesn't mean that attacks are becoming easier</w:t>
      </w:r>
      <w:r w:rsidRPr="00155C2A">
        <w:rPr>
          <w:rFonts w:asciiTheme="minorHAnsi" w:hAnsiTheme="minorHAnsi"/>
        </w:rPr>
        <w:t xml:space="preserve">. In fact, </w:t>
      </w:r>
      <w:r w:rsidRPr="00155C2A">
        <w:rPr>
          <w:rStyle w:val="StyleUnderline"/>
          <w:rFonts w:asciiTheme="minorHAnsi" w:hAnsiTheme="minorHAnsi"/>
        </w:rPr>
        <w:t>potentially damaging or life-threatening cyberattacks should be more difficult to pull off</w:t>
      </w:r>
      <w:r w:rsidRPr="00155C2A">
        <w:rPr>
          <w:rFonts w:asciiTheme="minorHAnsi" w:hAnsiTheme="minorHAnsi"/>
        </w:rPr>
        <w:t xml:space="preserve">. Why? </w:t>
      </w:r>
      <w:r w:rsidRPr="00155C2A">
        <w:rPr>
          <w:rStyle w:val="UnderlineBold"/>
          <w:rFonts w:asciiTheme="minorHAnsi" w:hAnsiTheme="minorHAnsi"/>
        </w:rPr>
        <w:t>Sensitive systems generally have built-in redundancy and safety systems, meaning an attacker's likely objective will not be to shut down a system</w:t>
      </w:r>
      <w:r w:rsidRPr="00155C2A">
        <w:rPr>
          <w:rFonts w:asciiTheme="minorHAnsi" w:hAnsiTheme="minorHAnsi"/>
        </w:rPr>
        <w:t xml:space="preserve">, </w:t>
      </w:r>
      <w:r w:rsidRPr="00155C2A">
        <w:rPr>
          <w:rStyle w:val="StyleUnderline"/>
          <w:rFonts w:asciiTheme="minorHAnsi" w:hAnsiTheme="minorHAnsi"/>
        </w:rPr>
        <w:t>since merely forcing the shutdown of one control system</w:t>
      </w:r>
      <w:r w:rsidRPr="00155C2A">
        <w:rPr>
          <w:rFonts w:asciiTheme="minorHAnsi" w:hAnsiTheme="minorHAnsi"/>
        </w:rPr>
        <w:t xml:space="preserve">, say a power plant, </w:t>
      </w:r>
      <w:r w:rsidRPr="00155C2A">
        <w:rPr>
          <w:rStyle w:val="StyleUnderline"/>
          <w:rFonts w:asciiTheme="minorHAnsi" w:hAnsiTheme="minorHAnsi"/>
        </w:rPr>
        <w:t>could trigger a backup and cause operators to start looking for the bug.</w:t>
      </w:r>
      <w:r w:rsidRPr="00155C2A">
        <w:rPr>
          <w:rFonts w:asciiTheme="minorHAnsi" w:hAnsiTheme="minorHAnsi"/>
        </w:rPr>
        <w:t xml:space="preserve"> </w:t>
      </w:r>
      <w:r w:rsidRPr="00155C2A">
        <w:rPr>
          <w:rStyle w:val="StyleUnderline"/>
          <w:rFonts w:asciiTheme="minorHAnsi" w:hAnsiTheme="minorHAnsi"/>
        </w:rPr>
        <w:t>To work as an effective weapon, malware would have to influence an active process</w:t>
      </w:r>
      <w:r w:rsidRPr="00155C2A">
        <w:rPr>
          <w:rFonts w:asciiTheme="minorHAnsi" w:hAnsiTheme="minorHAnsi"/>
        </w:rPr>
        <w:t xml:space="preserve"> </w:t>
      </w:r>
      <w:r w:rsidRPr="00155C2A">
        <w:rPr>
          <w:rStyle w:val="StyleUnderline"/>
          <w:rFonts w:asciiTheme="minorHAnsi" w:hAnsiTheme="minorHAnsi"/>
        </w:rPr>
        <w:t>-- but not bring it to a screeching halt. If the malicious activity extends over a lengthy period, it has to remain stealthy</w:t>
      </w:r>
      <w:r w:rsidRPr="00155C2A">
        <w:rPr>
          <w:rFonts w:asciiTheme="minorHAnsi" w:hAnsiTheme="minorHAnsi"/>
        </w:rPr>
        <w:t xml:space="preserve">. </w:t>
      </w:r>
      <w:r w:rsidRPr="00155C2A">
        <w:rPr>
          <w:rStyle w:val="StyleUnderline"/>
          <w:rFonts w:asciiTheme="minorHAnsi" w:hAnsiTheme="minorHAnsi"/>
        </w:rPr>
        <w:t>That's a more difficult trick than hitting the virtual off-button.</w:t>
      </w:r>
      <w:r w:rsidRPr="00155C2A">
        <w:rPr>
          <w:rFonts w:asciiTheme="minorHAnsi" w:hAnsiTheme="minorHAnsi"/>
        </w:rPr>
        <w:t xml:space="preserve"> Take </w:t>
      </w:r>
      <w:proofErr w:type="spellStart"/>
      <w:r w:rsidRPr="00155C2A">
        <w:rPr>
          <w:rStyle w:val="StyleUnderline"/>
          <w:rFonts w:asciiTheme="minorHAnsi" w:hAnsiTheme="minorHAnsi"/>
        </w:rPr>
        <w:t>Stuxnet</w:t>
      </w:r>
      <w:proofErr w:type="spellEnd"/>
      <w:r w:rsidRPr="00155C2A">
        <w:rPr>
          <w:rFonts w:asciiTheme="minorHAnsi" w:hAnsiTheme="minorHAnsi"/>
        </w:rPr>
        <w:t xml:space="preserve">, the worm that sabotaged Iran's nuclear program in 2010. It </w:t>
      </w:r>
      <w:r w:rsidRPr="00155C2A">
        <w:rPr>
          <w:rStyle w:val="StyleUnderline"/>
          <w:rFonts w:asciiTheme="minorHAnsi" w:hAnsiTheme="minorHAnsi"/>
        </w:rPr>
        <w:t xml:space="preserve">didn't just crudely shut down the centrifuges at the </w:t>
      </w:r>
      <w:proofErr w:type="spellStart"/>
      <w:r w:rsidRPr="00155C2A">
        <w:rPr>
          <w:rStyle w:val="StyleUnderline"/>
          <w:rFonts w:asciiTheme="minorHAnsi" w:hAnsiTheme="minorHAnsi"/>
        </w:rPr>
        <w:t>Natanz</w:t>
      </w:r>
      <w:proofErr w:type="spellEnd"/>
      <w:r w:rsidRPr="00155C2A">
        <w:rPr>
          <w:rStyle w:val="StyleUnderline"/>
          <w:rFonts w:asciiTheme="minorHAnsi" w:hAnsiTheme="minorHAnsi"/>
        </w:rPr>
        <w:t xml:space="preserve"> nuclear facility</w:t>
      </w:r>
      <w:r w:rsidRPr="00155C2A">
        <w:rPr>
          <w:rFonts w:asciiTheme="minorHAnsi" w:hAnsiTheme="minorHAnsi"/>
        </w:rPr>
        <w:t>; rather</w:t>
      </w:r>
      <w:r w:rsidRPr="00155C2A">
        <w:rPr>
          <w:rStyle w:val="StyleUnderline"/>
          <w:rFonts w:asciiTheme="minorHAnsi" w:hAnsiTheme="minorHAnsi"/>
        </w:rPr>
        <w:t>, the worm subtly manipulated the system</w:t>
      </w:r>
      <w:r w:rsidRPr="00155C2A">
        <w:rPr>
          <w:rFonts w:asciiTheme="minorHAnsi" w:hAnsiTheme="minorHAnsi"/>
        </w:rPr>
        <w:t xml:space="preserve">. </w:t>
      </w:r>
      <w:proofErr w:type="spellStart"/>
      <w:r w:rsidRPr="00155C2A">
        <w:rPr>
          <w:rFonts w:asciiTheme="minorHAnsi" w:hAnsiTheme="minorHAnsi"/>
        </w:rPr>
        <w:t>Stuxnet</w:t>
      </w:r>
      <w:proofErr w:type="spellEnd"/>
      <w:r w:rsidRPr="00155C2A">
        <w:rPr>
          <w:rFonts w:asciiTheme="minorHAnsi" w:hAnsiTheme="minorHAnsi"/>
        </w:rPr>
        <w:t xml:space="preserve">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w:t>
      </w:r>
      <w:r w:rsidRPr="00155C2A">
        <w:rPr>
          <w:rStyle w:val="StyleUnderline"/>
          <w:rFonts w:asciiTheme="minorHAnsi" w:hAnsiTheme="minorHAnsi"/>
        </w:rPr>
        <w:t xml:space="preserve">Building and deploying </w:t>
      </w:r>
      <w:proofErr w:type="spellStart"/>
      <w:r w:rsidRPr="00155C2A">
        <w:rPr>
          <w:rStyle w:val="StyleUnderline"/>
          <w:rFonts w:asciiTheme="minorHAnsi" w:hAnsiTheme="minorHAnsi"/>
        </w:rPr>
        <w:t>Stuxnet</w:t>
      </w:r>
      <w:proofErr w:type="spellEnd"/>
      <w:r w:rsidRPr="00155C2A">
        <w:rPr>
          <w:rStyle w:val="StyleUnderline"/>
          <w:rFonts w:asciiTheme="minorHAnsi" w:hAnsiTheme="minorHAnsi"/>
        </w:rPr>
        <w:t xml:space="preserve"> required </w:t>
      </w:r>
      <w:r w:rsidRPr="00155C2A">
        <w:rPr>
          <w:rStyle w:val="UnderlineBold"/>
          <w:rFonts w:asciiTheme="minorHAnsi" w:hAnsiTheme="minorHAnsi"/>
        </w:rPr>
        <w:t>extremely detailed intelligence</w:t>
      </w:r>
      <w:r w:rsidRPr="00155C2A">
        <w:rPr>
          <w:rStyle w:val="StyleUnderline"/>
          <w:rFonts w:asciiTheme="minorHAnsi" w:hAnsiTheme="minorHAnsi"/>
        </w:rPr>
        <w:t xml:space="preserve"> about the systems it was supposed to compromise</w:t>
      </w:r>
      <w:r w:rsidRPr="00155C2A">
        <w:rPr>
          <w:rFonts w:asciiTheme="minorHAnsi" w:hAnsiTheme="minorHAnsi"/>
        </w:rPr>
        <w:t xml:space="preserve">, </w:t>
      </w:r>
      <w:r w:rsidRPr="00155C2A">
        <w:rPr>
          <w:rStyle w:val="StyleUnderline"/>
          <w:rFonts w:asciiTheme="minorHAnsi" w:hAnsiTheme="minorHAnsi"/>
        </w:rPr>
        <w:t xml:space="preserve">and the same will be true for other dangerous </w:t>
      </w:r>
      <w:proofErr w:type="spellStart"/>
      <w:r w:rsidRPr="00155C2A">
        <w:rPr>
          <w:rStyle w:val="StyleUnderline"/>
          <w:rFonts w:asciiTheme="minorHAnsi" w:hAnsiTheme="minorHAnsi"/>
        </w:rPr>
        <w:t>cyberweapons</w:t>
      </w:r>
      <w:proofErr w:type="spellEnd"/>
      <w:r w:rsidRPr="00155C2A">
        <w:rPr>
          <w:rStyle w:val="StyleUnderline"/>
          <w:rFonts w:asciiTheme="minorHAnsi" w:hAnsiTheme="minorHAnsi"/>
        </w:rPr>
        <w:t>.</w:t>
      </w:r>
      <w:r w:rsidRPr="00155C2A">
        <w:rPr>
          <w:rFonts w:asciiTheme="minorHAnsi" w:hAnsiTheme="minorHAnsi"/>
        </w:rPr>
        <w:t xml:space="preserve"> Yes, "</w:t>
      </w:r>
      <w:r w:rsidRPr="00155C2A">
        <w:rPr>
          <w:rStyle w:val="StyleUnderline"/>
          <w:rFonts w:asciiTheme="minorHAnsi" w:hAnsiTheme="minorHAnsi"/>
        </w:rPr>
        <w:t xml:space="preserve">convergence," standardization, and sloppy defense of control-systems software could increase the risk of generic attacks, but the same trend has also caused </w:t>
      </w:r>
      <w:r w:rsidRPr="00155C2A">
        <w:rPr>
          <w:rStyle w:val="UnderlineBold"/>
          <w:rFonts w:asciiTheme="minorHAnsi" w:hAnsiTheme="minorHAnsi"/>
        </w:rPr>
        <w:t>defenses against the most coveted targets to improve steadily and has made reprogramming highly specific installations on legacy systems more complex</w:t>
      </w:r>
      <w:r w:rsidRPr="00155C2A">
        <w:rPr>
          <w:rStyle w:val="StyleUnderline"/>
          <w:rFonts w:asciiTheme="minorHAnsi" w:hAnsiTheme="minorHAnsi"/>
        </w:rPr>
        <w:t>, not less</w:t>
      </w:r>
      <w:r w:rsidRPr="00155C2A">
        <w:rPr>
          <w:rFonts w:asciiTheme="minorHAnsi" w:hAnsiTheme="minorHAnsi"/>
        </w:rPr>
        <w:t>.</w:t>
      </w:r>
    </w:p>
    <w:p w:rsidR="00E575CC" w:rsidRDefault="00E575CC" w:rsidP="00E575CC">
      <w:pPr>
        <w:pStyle w:val="Heading3"/>
      </w:pPr>
      <w:r>
        <w:t>1NC Financial Crimes</w:t>
      </w:r>
    </w:p>
    <w:p w:rsidR="00A84F4D" w:rsidRDefault="00A84F4D" w:rsidP="00C74CC1">
      <w:pPr>
        <w:pStyle w:val="Heading4"/>
        <w:rPr>
          <w:rFonts w:cs="Times New Roman"/>
        </w:rPr>
      </w:pPr>
      <w:bookmarkStart w:id="0" w:name="_GoBack"/>
      <w:bookmarkEnd w:id="0"/>
      <w:r>
        <w:rPr>
          <w:rFonts w:cs="Times New Roman"/>
        </w:rPr>
        <w:t>Asset misappropriation is 69% of financial crime and is episodic – plan cannot overcome</w:t>
      </w:r>
    </w:p>
    <w:p w:rsidR="003A73BA" w:rsidRDefault="003A73BA" w:rsidP="003A73BA">
      <w:pPr>
        <w:pStyle w:val="Heading4"/>
      </w:pPr>
      <w:r>
        <w:t>Interagency Financial Fraud Enforcement Task Force solves financial crime not FBI</w:t>
      </w:r>
    </w:p>
    <w:p w:rsidR="003A73BA" w:rsidRDefault="003A73BA" w:rsidP="00A84F4D">
      <w:r w:rsidRPr="003A73BA">
        <w:rPr>
          <w:rStyle w:val="Style13ptBold"/>
        </w:rPr>
        <w:t>SEC 9</w:t>
      </w:r>
      <w:r>
        <w:t xml:space="preserve"> (US Security and Exchanges Committee, from a 2009 Press Conference, SEC, “President Obama Establishes Interagency Financial Fraud Enforcement Task Force” </w:t>
      </w:r>
      <w:hyperlink r:id="rId6" w:history="1">
        <w:r w:rsidRPr="00C3541E">
          <w:rPr>
            <w:rStyle w:val="Hyperlink"/>
          </w:rPr>
          <w:t>https://www.sec.gov/news/press/2009/2009-249.htm</w:t>
        </w:r>
      </w:hyperlink>
      <w:r>
        <w:t>” // CW</w:t>
      </w:r>
    </w:p>
    <w:p w:rsidR="00A84F4D" w:rsidRPr="00A84F4D" w:rsidRDefault="00C74CC1" w:rsidP="00A84F4D">
      <w:r>
        <w:t xml:space="preserve">WASHINGTON — </w:t>
      </w:r>
      <w:r w:rsidRPr="003A73BA">
        <w:rPr>
          <w:rStyle w:val="StyleUnderline"/>
        </w:rPr>
        <w:t>Attorney General</w:t>
      </w:r>
      <w:r>
        <w:t xml:space="preserve"> Eric Holder, </w:t>
      </w:r>
      <w:r w:rsidRPr="003A73BA">
        <w:rPr>
          <w:rStyle w:val="StyleUnderline"/>
        </w:rPr>
        <w:t>Treasury Secretary</w:t>
      </w:r>
      <w:r>
        <w:t xml:space="preserve"> Tim Geithner, Housing and Urban Development (</w:t>
      </w:r>
      <w:r w:rsidRPr="003A73BA">
        <w:rPr>
          <w:rStyle w:val="StyleUnderline"/>
        </w:rPr>
        <w:t>HUD) Secretary</w:t>
      </w:r>
      <w:r>
        <w:t xml:space="preserve"> Shaun Donovan, and Securities and Exchange Commission (</w:t>
      </w:r>
      <w:r w:rsidRPr="003A73BA">
        <w:rPr>
          <w:rStyle w:val="StyleUnderline"/>
        </w:rPr>
        <w:t>SEC) Chairwoman</w:t>
      </w:r>
      <w:r>
        <w:t xml:space="preserve"> Mary Schapiro today </w:t>
      </w:r>
      <w:r w:rsidRPr="003A73BA">
        <w:rPr>
          <w:rStyle w:val="StyleUnderline"/>
        </w:rPr>
        <w:t xml:space="preserve">announced that President Barack Obama has established </w:t>
      </w:r>
      <w:r>
        <w:t xml:space="preserve">by Executive Order </w:t>
      </w:r>
      <w:r w:rsidRPr="003A73BA">
        <w:rPr>
          <w:rStyle w:val="StyleUnderline"/>
        </w:rPr>
        <w:t>an interagency Financial Fraud Enforcement Task Force to strengthen efforts to combat financial crime</w:t>
      </w:r>
      <w:r>
        <w:t xml:space="preserve">. The </w:t>
      </w:r>
      <w:r w:rsidRPr="003A73BA">
        <w:rPr>
          <w:rStyle w:val="StyleUnderline"/>
        </w:rPr>
        <w:t>Department of Justice will lead the task force and the Department of Treasury, HUD and the SEC will serve on the steering committee</w:t>
      </w:r>
      <w:r>
        <w:t xml:space="preserve">. </w:t>
      </w:r>
      <w:r w:rsidRPr="003A73BA">
        <w:rPr>
          <w:rStyle w:val="StyleUnderline"/>
        </w:rPr>
        <w:t>The task force</w:t>
      </w:r>
      <w:r>
        <w:t xml:space="preserve">'s leadership, along with representatives from a broad range of federal agencies, regulatory authorities and inspectors general, </w:t>
      </w:r>
      <w:r w:rsidRPr="003A73BA">
        <w:rPr>
          <w:rStyle w:val="StyleUnderline"/>
        </w:rPr>
        <w:t>will work with state and local partners to investigate</w:t>
      </w:r>
      <w:r>
        <w:t xml:space="preserve"> and </w:t>
      </w:r>
      <w:r w:rsidRPr="003A73BA">
        <w:rPr>
          <w:rStyle w:val="StyleUnderline"/>
        </w:rPr>
        <w:t xml:space="preserve">prosecute </w:t>
      </w:r>
      <w:r>
        <w:t xml:space="preserve">significant financial crimes, </w:t>
      </w:r>
      <w:r w:rsidRPr="003A73BA">
        <w:rPr>
          <w:rStyle w:val="StyleUnderline"/>
        </w:rPr>
        <w:t xml:space="preserve">ensure </w:t>
      </w:r>
      <w:r>
        <w:t xml:space="preserve">just and </w:t>
      </w:r>
      <w:r w:rsidRPr="003A73BA">
        <w:rPr>
          <w:rStyle w:val="StyleUnderline"/>
        </w:rPr>
        <w:t>effective punishment</w:t>
      </w:r>
      <w:r>
        <w:t xml:space="preserve"> for those who perpetrate financial crimes, </w:t>
      </w:r>
      <w:r w:rsidRPr="003A73BA">
        <w:rPr>
          <w:rStyle w:val="StyleUnderline"/>
        </w:rPr>
        <w:t>address discrimination</w:t>
      </w:r>
      <w:r>
        <w:t xml:space="preserve"> in the lending and financial markets </w:t>
      </w:r>
      <w:r w:rsidRPr="003A73BA">
        <w:rPr>
          <w:rStyle w:val="StyleUnderline"/>
        </w:rPr>
        <w:t>and recover proceeds for victims</w:t>
      </w:r>
      <w:r>
        <w:t>.</w:t>
      </w:r>
    </w:p>
    <w:p w:rsidR="00A46FC1" w:rsidRDefault="00A46FC1" w:rsidP="00A46FC1">
      <w:pPr>
        <w:pStyle w:val="Heading4"/>
      </w:pPr>
      <w:r>
        <w:t>SEC using data to solve for financial crimes</w:t>
      </w:r>
    </w:p>
    <w:p w:rsidR="00A46FC1" w:rsidRPr="00A46FC1" w:rsidRDefault="00A46FC1" w:rsidP="00A46FC1">
      <w:r>
        <w:t>Patterson 14 (Scott Patterson - a reporter for The Wall Street Journal, where he covers financial regulation from Washington, D.C. He has also written two books about advanced computerized trading: Dark Pools and The Quants, 12/17/14, “Meet the SEC’s Brainy New Crime Fighters”, Wall Street Journal, http://www.wsj.com/articles/meet-the-secs-brainy-new-crime-fighters-1418601581</w:t>
      </w:r>
    </w:p>
    <w:p w:rsidR="00A46FC1" w:rsidRPr="00A46FC1" w:rsidRDefault="00A46FC1" w:rsidP="00A46FC1">
      <w:pPr>
        <w:rPr>
          <w:rStyle w:val="StyleUnderline"/>
        </w:rPr>
      </w:pPr>
      <w:r w:rsidRPr="00A46FC1">
        <w:t xml:space="preserve">But other troves of </w:t>
      </w:r>
      <w:r w:rsidRPr="00A46FC1">
        <w:rPr>
          <w:rStyle w:val="StyleUnderline"/>
        </w:rPr>
        <w:t>computerized data</w:t>
      </w:r>
      <w:r w:rsidRPr="00A46FC1">
        <w:t xml:space="preserve"> are becoming more available, such as bank-account data, d</w:t>
      </w:r>
      <w:r w:rsidRPr="00A46FC1">
        <w:rPr>
          <w:rStyle w:val="StyleUnderline"/>
        </w:rPr>
        <w:t xml:space="preserve">igitized regulatory filings and new submissions </w:t>
      </w:r>
      <w:r w:rsidRPr="00A46FC1">
        <w:t xml:space="preserve">required by the 2010 Dodd-Frank financial overhaul, SEC officials say. They </w:t>
      </w:r>
      <w:r w:rsidRPr="00A46FC1">
        <w:rPr>
          <w:rStyle w:val="StyleUnderline"/>
        </w:rPr>
        <w:t>add</w:t>
      </w:r>
      <w:r w:rsidRPr="00A46FC1">
        <w:t xml:space="preserve"> that </w:t>
      </w:r>
      <w:r w:rsidRPr="00A46FC1">
        <w:rPr>
          <w:rStyle w:val="StyleUnderline"/>
        </w:rPr>
        <w:t>the unit’s quantitative approach, plus the explosion of new data provided by computerized markets and digital filings by public companies, have made them more able than ever before to sniff out fraud and other financial crimes.</w:t>
      </w:r>
      <w:r>
        <w:rPr>
          <w:rStyle w:val="StyleUnderline"/>
        </w:rPr>
        <w:t xml:space="preserve"> </w:t>
      </w:r>
      <w:r w:rsidRPr="00A46FC1">
        <w:t>The origins of Ms. Walsh’s unit date to the revelations in late 2008 and 2009 that the SEC had for years missed multiple tips that Bernard Madoff had been stealing from investors in his hedge fund. As part of a broader restructuring of the enforcement unit, the SEC in 2010 created the Office of Market Intelligence to screen tips and other information for enforcement cases. Ms. Walsh, who holds a doctorate in financial economics from Pennsylvania State University, briefly led the unit in 2012.</w:t>
      </w:r>
      <w:r>
        <w:t xml:space="preserve"> </w:t>
      </w:r>
      <w:r w:rsidRPr="00A46FC1">
        <w:t>In July 2013, she took charge of the Center for Risk and Quantitative Analytics, which began with three employees. Funded in part by a $50 million technology reserve fund established by the Dodd-Frank financial legislation, it has been looking into everything from accounting fraud to insider trading to scams in the Jumpstart Our Business Startups Act, a 2012 law passed by Congress that loosens restrictions on how small firms can raise cash.</w:t>
      </w:r>
      <w:r>
        <w:t xml:space="preserve"> </w:t>
      </w:r>
      <w:r w:rsidRPr="00A46FC1">
        <w:t>Ms. Walsh’s group has built a database of trades from small-stock pump-and-dump schemes the SEC has prosecuted in the past in order to find patterns that can help them uncover new schemes. It also tracks the performance of hedge funds and ties them to underlying holdings at the funds, looking for whether managers are accurately reporting performance results.</w:t>
      </w:r>
      <w:r>
        <w:t xml:space="preserve"> </w:t>
      </w:r>
      <w:r w:rsidRPr="00A46FC1">
        <w:rPr>
          <w:rStyle w:val="StyleUnderline"/>
        </w:rPr>
        <w:t>The unit is developing new methods to get financial data,</w:t>
      </w:r>
      <w:r w:rsidRPr="00A46FC1">
        <w:t xml:space="preserve"> Ms. Walsh says. </w:t>
      </w:r>
      <w:r w:rsidRPr="00A46FC1">
        <w:rPr>
          <w:rStyle w:val="StyleUnderline"/>
        </w:rPr>
        <w:t xml:space="preserve">Big banks used to report a great deal of data, such as bank-account holdings, in hard copy. </w:t>
      </w:r>
      <w:r w:rsidRPr="00A46FC1">
        <w:t>In recent months, members of Ms. Walsh’s</w:t>
      </w:r>
      <w:r w:rsidRPr="00A46FC1">
        <w:rPr>
          <w:rStyle w:val="StyleUnderline"/>
        </w:rPr>
        <w:t xml:space="preserve"> group have been pressuring banks to supply the data in computer-readable format. That can make it easier to detect frauds such as Ponzi schemes, </w:t>
      </w:r>
      <w:r w:rsidRPr="00A46FC1">
        <w:t>SEC officials say</w:t>
      </w:r>
      <w:r w:rsidRPr="00A46FC1">
        <w:rPr>
          <w:rStyle w:val="StyleUnderline"/>
        </w:rPr>
        <w:t>, since it lets investigators track cash flows and see whether firms are actually investing the cash.</w:t>
      </w:r>
    </w:p>
    <w:p w:rsidR="00E575CC" w:rsidRPr="005C7272" w:rsidRDefault="00E575CC" w:rsidP="00E575CC">
      <w:pPr>
        <w:pStyle w:val="Heading4"/>
        <w:rPr>
          <w:rFonts w:cs="Times New Roman"/>
        </w:rPr>
      </w:pPr>
      <w:r w:rsidRPr="005C7272">
        <w:rPr>
          <w:rFonts w:cs="Times New Roman"/>
        </w:rPr>
        <w:t>Economic decline doesn’t cause war.</w:t>
      </w:r>
    </w:p>
    <w:p w:rsidR="00E575CC" w:rsidRPr="005C7272" w:rsidRDefault="00E575CC" w:rsidP="00E575CC">
      <w:r w:rsidRPr="005C7272">
        <w:t xml:space="preserve">Morris </w:t>
      </w:r>
      <w:r w:rsidRPr="005C7272">
        <w:rPr>
          <w:rStyle w:val="Style13ptBold"/>
        </w:rPr>
        <w:t>Miller</w:t>
      </w:r>
      <w:r w:rsidRPr="005C7272">
        <w:t>, Professor of Administration @ the University of Ottawa</w:t>
      </w:r>
      <w:r w:rsidRPr="005C7272">
        <w:rPr>
          <w:rStyle w:val="Style13ptBold"/>
        </w:rPr>
        <w:t>, ‘2K</w:t>
      </w:r>
      <w:r w:rsidRPr="005C7272">
        <w:t xml:space="preserve"> (Interdisciplinary Science Review, v 25 n4 2000 </w:t>
      </w:r>
      <w:proofErr w:type="spellStart"/>
      <w:r w:rsidRPr="005C7272">
        <w:t>pingenta</w:t>
      </w:r>
      <w:proofErr w:type="spellEnd"/>
      <w:r w:rsidRPr="005C7272">
        <w:t xml:space="preserve"> connect)</w:t>
      </w:r>
    </w:p>
    <w:p w:rsidR="00E575CC" w:rsidRPr="005C7272" w:rsidRDefault="00E575CC" w:rsidP="00E575CC">
      <w:pPr>
        <w:rPr>
          <w:sz w:val="16"/>
        </w:rPr>
      </w:pPr>
      <w:r w:rsidRPr="005C7272">
        <w:rPr>
          <w:sz w:val="16"/>
        </w:rPr>
        <w:t xml:space="preserve">The question may be reformulated. </w:t>
      </w:r>
      <w:r w:rsidRPr="005C7272">
        <w:rPr>
          <w:rStyle w:val="TitleChar"/>
          <w:highlight w:val="yellow"/>
        </w:rPr>
        <w:t>Do wars spring from</w:t>
      </w:r>
      <w:r w:rsidRPr="005C7272">
        <w:rPr>
          <w:sz w:val="16"/>
        </w:rPr>
        <w:t xml:space="preserve"> a popular reaction to </w:t>
      </w:r>
      <w:r w:rsidRPr="005C7272">
        <w:rPr>
          <w:rStyle w:val="TitleChar"/>
        </w:rPr>
        <w:t xml:space="preserve">a sudden </w:t>
      </w:r>
      <w:r w:rsidRPr="005C7272">
        <w:rPr>
          <w:rStyle w:val="TitleChar"/>
          <w:highlight w:val="yellow"/>
        </w:rPr>
        <w:t>economic crisis</w:t>
      </w:r>
      <w:r w:rsidRPr="005C7272">
        <w:rPr>
          <w:sz w:val="16"/>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This exogenous factor might act as a catalyst for a violent reaction on the part of the people or on the part of the political leadership who would then possibly be tempted to seek a diversion by finding or, if need be, fabricating an enemy and setting in train the process leading to war. </w:t>
      </w:r>
      <w:r w:rsidRPr="005C7272">
        <w:rPr>
          <w:rStyle w:val="TitleChar"/>
          <w:highlight w:val="yellow"/>
        </w:rPr>
        <w:t>According to a study</w:t>
      </w:r>
      <w:r w:rsidRPr="005C7272">
        <w:rPr>
          <w:sz w:val="16"/>
        </w:rPr>
        <w:t xml:space="preserve"> under- </w:t>
      </w:r>
      <w:r w:rsidRPr="005C7272">
        <w:rPr>
          <w:rStyle w:val="TitleChar"/>
        </w:rPr>
        <w:t>taken by</w:t>
      </w:r>
      <w:r w:rsidRPr="005C7272">
        <w:rPr>
          <w:sz w:val="16"/>
        </w:rPr>
        <w:t xml:space="preserve"> </w:t>
      </w:r>
      <w:proofErr w:type="spellStart"/>
      <w:r w:rsidRPr="005C7272">
        <w:rPr>
          <w:sz w:val="16"/>
        </w:rPr>
        <w:t>Minxin</w:t>
      </w:r>
      <w:proofErr w:type="spellEnd"/>
      <w:r w:rsidRPr="005C7272">
        <w:rPr>
          <w:sz w:val="16"/>
        </w:rPr>
        <w:t xml:space="preserve"> Pei and Ariel </w:t>
      </w:r>
      <w:proofErr w:type="spellStart"/>
      <w:r w:rsidRPr="005C7272">
        <w:rPr>
          <w:sz w:val="16"/>
        </w:rPr>
        <w:t>Adesnik</w:t>
      </w:r>
      <w:proofErr w:type="spellEnd"/>
      <w:r w:rsidRPr="005C7272">
        <w:rPr>
          <w:sz w:val="16"/>
        </w:rPr>
        <w:t xml:space="preserve"> of</w:t>
      </w:r>
      <w:r w:rsidRPr="005C7272">
        <w:rPr>
          <w:rStyle w:val="TitleChar"/>
        </w:rPr>
        <w:t xml:space="preserve"> the Carnegie Endowment for International Peace, </w:t>
      </w:r>
      <w:r w:rsidRPr="005C7272">
        <w:rPr>
          <w:rStyle w:val="TitleChar"/>
          <w:highlight w:val="yellow"/>
        </w:rPr>
        <w:t>there would not appear to be any merit in this hypothesis. After studying ninety-three episodes of economic crisis in twenty-two countries</w:t>
      </w:r>
      <w:r w:rsidRPr="005C7272">
        <w:rPr>
          <w:sz w:val="16"/>
        </w:rPr>
        <w:t xml:space="preserve"> in Latin America and Asia in the </w:t>
      </w:r>
      <w:r w:rsidRPr="005C7272">
        <w:rPr>
          <w:rStyle w:val="TitleChar"/>
        </w:rPr>
        <w:t>years since the Second World War they concluded that</w:t>
      </w:r>
      <w:r w:rsidRPr="005C7272">
        <w:rPr>
          <w:sz w:val="16"/>
        </w:rPr>
        <w:t xml:space="preserve">:19 </w:t>
      </w:r>
      <w:r w:rsidRPr="005C7272">
        <w:rPr>
          <w:rStyle w:val="TitleChar"/>
          <w:highlight w:val="yellow"/>
        </w:rPr>
        <w:t>Much of the conventional wisdom about the political impact of economic crises may be wrong ... The severity of economic crisis</w:t>
      </w:r>
      <w:r w:rsidRPr="005C7272">
        <w:rPr>
          <w:sz w:val="16"/>
        </w:rPr>
        <w:t xml:space="preserve"> – as measured in terms of inflation and negative growth </w:t>
      </w:r>
      <w:r w:rsidRPr="005C7272">
        <w:rPr>
          <w:rStyle w:val="TitleChar"/>
        </w:rPr>
        <w:t xml:space="preserve">– </w:t>
      </w:r>
      <w:r w:rsidRPr="005C7272">
        <w:rPr>
          <w:rStyle w:val="TitleChar"/>
          <w:highlight w:val="yellow"/>
        </w:rPr>
        <w:t>bore no relationship to the collapse of regimes ... (or</w:t>
      </w:r>
      <w:r w:rsidRPr="005C7272">
        <w:rPr>
          <w:sz w:val="16"/>
        </w:rPr>
        <w:t xml:space="preserve">, in democratic states, rarely) </w:t>
      </w:r>
      <w:r w:rsidRPr="005C7272">
        <w:rPr>
          <w:rStyle w:val="TitleChar"/>
        </w:rPr>
        <w:t xml:space="preserve">to </w:t>
      </w:r>
      <w:r w:rsidRPr="005C7272">
        <w:rPr>
          <w:rStyle w:val="TitleChar"/>
          <w:highlight w:val="yellow"/>
        </w:rPr>
        <w:t>an outbreak of violence</w:t>
      </w:r>
      <w:r w:rsidRPr="005C7272">
        <w:rPr>
          <w:sz w:val="16"/>
        </w:rPr>
        <w:t xml:space="preserve"> ... In the cases of dictatorships and semi-democracies, the ruling elites responded to crises by increasing repression (thereby using one form of violence to abort another).</w:t>
      </w:r>
    </w:p>
    <w:p w:rsidR="00FF7C85" w:rsidRDefault="004A1F33" w:rsidP="00FF7C85">
      <w:pPr>
        <w:pStyle w:val="Heading3"/>
      </w:pPr>
      <w:r>
        <w:t xml:space="preserve">2NC </w:t>
      </w:r>
      <w:r w:rsidR="00FF7C85">
        <w:t xml:space="preserve">Alt Causes to Hiring </w:t>
      </w:r>
    </w:p>
    <w:p w:rsidR="00FF7C85" w:rsidRDefault="00FF7C85" w:rsidP="00FF7C85">
      <w:pPr>
        <w:pStyle w:val="Heading4"/>
      </w:pPr>
      <w:r>
        <w:t>Alt causes – state laws, worker compensation, liability issues, and termination policies</w:t>
      </w:r>
    </w:p>
    <w:p w:rsidR="00FF7C85" w:rsidRPr="00417B92" w:rsidRDefault="00FF7C85" w:rsidP="00FF7C85">
      <w:r w:rsidRPr="00417B92">
        <w:rPr>
          <w:rStyle w:val="Style13ptBold"/>
        </w:rPr>
        <w:t>Lam</w:t>
      </w:r>
      <w:r>
        <w:t xml:space="preserve"> 3/4/</w:t>
      </w:r>
      <w:r w:rsidRPr="00417B92">
        <w:rPr>
          <w:rStyle w:val="Style13ptBold"/>
        </w:rPr>
        <w:t>15</w:t>
      </w:r>
      <w:r>
        <w:t xml:space="preserve"> (</w:t>
      </w:r>
      <w:proofErr w:type="spellStart"/>
      <w:r>
        <w:t>Bourree</w:t>
      </w:r>
      <w:proofErr w:type="spellEnd"/>
      <w:r>
        <w:t xml:space="preserve"> Lam is an associate editor at The Atlantic. She was previously the editor of Freakonomics.com, The Atlantic, “Are Companies </w:t>
      </w:r>
      <w:proofErr w:type="gramStart"/>
      <w:r>
        <w:t>With Drug Tests Weeding Out</w:t>
      </w:r>
      <w:proofErr w:type="gramEnd"/>
      <w:r>
        <w:t xml:space="preserve"> Great Candidates?” </w:t>
      </w:r>
      <w:hyperlink r:id="rId7" w:history="1">
        <w:r w:rsidRPr="00E24D59">
          <w:rPr>
            <w:rStyle w:val="Hyperlink"/>
          </w:rPr>
          <w:t>http://www.theatlantic.com/business/archive/2015/03/are-companies-with-drug-tests-weeding-out-great-candidates/386447/</w:t>
        </w:r>
      </w:hyperlink>
      <w:r>
        <w:t>) CW</w:t>
      </w:r>
    </w:p>
    <w:p w:rsidR="00FF7C85" w:rsidRDefault="00FF7C85" w:rsidP="00FF7C85">
      <w:r>
        <w:t xml:space="preserve">It doesn't help that </w:t>
      </w:r>
      <w:r w:rsidRPr="00417B92">
        <w:rPr>
          <w:rStyle w:val="Emphasis"/>
        </w:rPr>
        <w:t>federal and state laws are frequently at odds</w:t>
      </w:r>
      <w:r>
        <w:t xml:space="preserve">. "That’s the big quandary, a lot of companies are scratching their heads," says Thomas Ryan, lead researcher for workers’ compensation market at Marsh, advises businesses on risk management. Ryan explains that </w:t>
      </w:r>
      <w:r w:rsidRPr="00417B92">
        <w:rPr>
          <w:rStyle w:val="StyleUnderline"/>
        </w:rPr>
        <w:t>marijuana legalization affects a wide range of considerations for employers including worker's compensation, liability issues, and termination policies.</w:t>
      </w:r>
      <w:r>
        <w:t xml:space="preserve"> For example, </w:t>
      </w:r>
      <w:r w:rsidRPr="00417B92">
        <w:rPr>
          <w:rStyle w:val="StyleUnderline"/>
        </w:rPr>
        <w:t>worker's compensation can be denied if an employee is injured at work while intoxicated. In states where recreational use is legal, termination due to a positive drug test, while legal, could be tricky—it might require further evidence that the employee was impaired while at work.</w:t>
      </w:r>
      <w:r>
        <w:t xml:space="preserve"> (This is all in addition to the ongoing debate about whether employees should be drug tested at all.) Thomas Ryan also suspects that companies phasing out strict drug policies will do so quietly. </w:t>
      </w:r>
      <w:r w:rsidRPr="00417B92">
        <w:rPr>
          <w:rStyle w:val="StyleUnderline"/>
        </w:rPr>
        <w:t>The ways in which companies have adapted—or failed to adapt—their hiring policies in response to the legalization of medical marijuana have shown how fraught hiring processes might become after widespread legalization</w:t>
      </w:r>
      <w:r>
        <w:t>. Since 1996,</w:t>
      </w:r>
      <w:r w:rsidRPr="00417B92">
        <w:rPr>
          <w:rStyle w:val="StyleUnderline"/>
        </w:rPr>
        <w:t xml:space="preserve"> twenty states have passed laws legalizing the use of medical marijuana, but even in legalized states, employers can enforce zero-tolerance policies in the workplace. </w:t>
      </w:r>
      <w:r>
        <w:t xml:space="preserve">The case of Brandon Coats, who is currently awaiting the result of his Colorado Supreme Court case on being fired from Dish Network for using medicinal marijuana, highlights this tension. </w:t>
      </w:r>
      <w:r w:rsidRPr="00417B92">
        <w:rPr>
          <w:rStyle w:val="StyleUnderline"/>
        </w:rPr>
        <w:t xml:space="preserve">"In states with strong disability or medical marijuana laws, penalizing medical marijuana users when they are not impaired could be a huge legal and political issue," </w:t>
      </w:r>
      <w:r>
        <w:t xml:space="preserve">says John Sullivan, a professor of management at San Francisco State University. </w:t>
      </w:r>
      <w:r w:rsidRPr="00417B92">
        <w:rPr>
          <w:rStyle w:val="StyleUnderline"/>
        </w:rPr>
        <w:t>"With more jurisdictions being added, human resources leaders can no longer postpone updating their drug, alcohol, and impairment policies and methods of testing and enforcement.</w:t>
      </w:r>
      <w:r>
        <w:t xml:space="preserve">" As marijuana appears to shift further and further toward mainstream acceptance, </w:t>
      </w:r>
      <w:proofErr w:type="spellStart"/>
      <w:r w:rsidRPr="00417B92">
        <w:rPr>
          <w:rStyle w:val="StyleUnderline"/>
        </w:rPr>
        <w:t>Cappelli</w:t>
      </w:r>
      <w:proofErr w:type="spellEnd"/>
      <w:r w:rsidRPr="00417B92">
        <w:rPr>
          <w:rStyle w:val="StyleUnderline"/>
        </w:rPr>
        <w:t xml:space="preserve"> suspects that employers that are having trouble hiring because of strict drug policies will ease up enforcement, quietly taking them off the rulebook when the political climate is right.</w:t>
      </w:r>
      <w:r>
        <w:rPr>
          <w:rStyle w:val="StyleUnderline"/>
        </w:rPr>
        <w:t xml:space="preserve"> </w:t>
      </w:r>
      <w:r>
        <w:t xml:space="preserve">Some agencies already treat marijuana differently from other Schedule I drugs: For example, police recruiting in New Orleans will disqualify applicants for the use of any illegal drug within the 10 years prior to application. With marijuana, it's only two years. Thomas Ryan also suspects that companies phasing out strict drug policies will do so quietly. “There are the very verbal, vocal, communicative employers that will say, 'We have a zero tolerance policy in-house that’s enforced,'" explains Ryan. "And the alternative would be that there wouldn’t be any mention of it at all." Although relaxed marijuana policies could be used to draw young and creative candidates, few companies appear to be using this tactic yet. For now, it looks like companies are choosing to play it safe—or at least play it quiet. </w:t>
      </w:r>
    </w:p>
    <w:p w:rsidR="00FF7C85" w:rsidRPr="00B55AD5" w:rsidRDefault="00FF7C85" w:rsidP="00FF7C85"/>
    <w:p w:rsidR="00CD4CC0" w:rsidRDefault="005E5BA1" w:rsidP="005E5BA1">
      <w:pPr>
        <w:pStyle w:val="Heading4"/>
      </w:pPr>
      <w:r>
        <w:t>Foreign Governments are an alt cause</w:t>
      </w:r>
    </w:p>
    <w:p w:rsidR="00CD4CC0" w:rsidRDefault="00CD4CC0" w:rsidP="00FF7C85">
      <w:r w:rsidRPr="00A16B1B">
        <w:rPr>
          <w:rStyle w:val="Style13ptBold"/>
        </w:rPr>
        <w:t>Clayton ’13</w:t>
      </w:r>
      <w:r>
        <w:t xml:space="preserve"> (Mark; November 18, 2013; Christian Science Monitor; “FBI as </w:t>
      </w:r>
      <w:proofErr w:type="spellStart"/>
      <w:r>
        <w:t>cyber crime</w:t>
      </w:r>
      <w:proofErr w:type="spellEnd"/>
      <w:r>
        <w:t xml:space="preserve"> sleuth: Is it any match for computer bad guys?</w:t>
      </w:r>
      <w:proofErr w:type="gramStart"/>
      <w:r>
        <w:t>”;</w:t>
      </w:r>
      <w:proofErr w:type="gramEnd"/>
      <w:r>
        <w:t xml:space="preserve"> http://www.csmonitor.com/World/Security-Watch/2013/1118/FBI-as-cyber-crime-sleuth-Is-it-any-match-for-computer-bad-guys)//CC</w:t>
      </w:r>
    </w:p>
    <w:p w:rsidR="00CD4CC0" w:rsidRDefault="00CD4CC0" w:rsidP="00FF7C85">
      <w:r>
        <w:t xml:space="preserve">But </w:t>
      </w:r>
      <w:r w:rsidRPr="006E24B8">
        <w:rPr>
          <w:u w:val="single"/>
        </w:rPr>
        <w:t>the pursuit of cybercriminals abroad is still problematic</w:t>
      </w:r>
      <w:r w:rsidRPr="006E24B8">
        <w:t>. “</w:t>
      </w:r>
      <w:r w:rsidRPr="006E24B8">
        <w:rPr>
          <w:u w:val="single"/>
        </w:rPr>
        <w:t>The problem is that they can only enforce the law in places that agree to enforce the law</w:t>
      </w:r>
      <w:r>
        <w:t xml:space="preserve">,” </w:t>
      </w:r>
      <w:r w:rsidR="006E24B8">
        <w:t>s</w:t>
      </w:r>
      <w:r>
        <w:t>ays the CSIS's Mr. Lewis. “</w:t>
      </w:r>
      <w:r w:rsidRPr="004F6325">
        <w:rPr>
          <w:rStyle w:val="StyleUnderline"/>
        </w:rPr>
        <w:t>If you’re in the US, they’ll catch you. In Russia and China, they don’t have a chance. What they need is for the Russians to cooperate – and the Russians won’t do that</w:t>
      </w:r>
      <w:r>
        <w:t xml:space="preserve">.” The cyber ramp-up that the FBI's </w:t>
      </w:r>
      <w:proofErr w:type="spellStart"/>
      <w:r>
        <w:t>Comey</w:t>
      </w:r>
      <w:proofErr w:type="spellEnd"/>
      <w:r>
        <w:t xml:space="preserve"> says is coming makes sense, say many analysts. Just as bank robber Willie Sutton was reputed to say he robbed banks “because that’s where the money is,” so, too, the FBI must follow criminals into their cyber lairs.</w:t>
      </w:r>
    </w:p>
    <w:p w:rsidR="00FF7C85" w:rsidRDefault="00FF7C85" w:rsidP="005E5BA1"/>
    <w:p w:rsidR="00A74CE2" w:rsidRDefault="00A74CE2" w:rsidP="00A74CE2">
      <w:pPr>
        <w:pStyle w:val="Heading4"/>
      </w:pPr>
      <w:r>
        <w:t xml:space="preserve">Several alt causes to the plan—salary, security clearance, women </w:t>
      </w:r>
    </w:p>
    <w:p w:rsidR="00A74CE2" w:rsidRPr="00A10A31" w:rsidRDefault="00A74CE2" w:rsidP="00A74CE2">
      <w:proofErr w:type="spellStart"/>
      <w:r w:rsidRPr="000132DD">
        <w:rPr>
          <w:rStyle w:val="Style13ptBold"/>
        </w:rPr>
        <w:t>Augenbraun</w:t>
      </w:r>
      <w:proofErr w:type="spellEnd"/>
      <w:r w:rsidRPr="000132DD">
        <w:rPr>
          <w:rStyle w:val="Style13ptBold"/>
        </w:rPr>
        <w:t xml:space="preserve"> 14</w:t>
      </w:r>
      <w:r>
        <w:t xml:space="preserve"> (</w:t>
      </w:r>
      <w:proofErr w:type="spellStart"/>
      <w:r>
        <w:t>Eliene</w:t>
      </w:r>
      <w:proofErr w:type="spellEnd"/>
      <w:r>
        <w:t xml:space="preserve">, was a SciTech reporter at CBS Interactive, “Hackers wanted: U.S. needs more cybersecurity workers,” CBS News, 6/19/14, </w:t>
      </w:r>
      <w:r w:rsidRPr="000132DD">
        <w:t>http://www.cbsnews.com/news/hackers-wanted-u-s-needs-more-cybersecurity-workers/</w:t>
      </w:r>
      <w:r>
        <w:t>)//kjz</w:t>
      </w:r>
    </w:p>
    <w:p w:rsidR="00A74CE2" w:rsidRPr="00A10A31" w:rsidRDefault="00A74CE2" w:rsidP="00A74CE2">
      <w:pPr>
        <w:rPr>
          <w:sz w:val="16"/>
        </w:rPr>
      </w:pPr>
      <w:r w:rsidRPr="00A10A31">
        <w:rPr>
          <w:sz w:val="16"/>
        </w:rPr>
        <w:t xml:space="preserve">Want to be paid $200,000 a year to think like a hacker? Then Uncle Sam wants you. According to the newly released RAND report, "H4cker5 Wanted: An Examination of the Cybersecurity Labor Market", there is a shortage of highly trained cybersecurity workers, especially in the federal government, with potential negative consequences for national security. </w:t>
      </w:r>
      <w:proofErr w:type="gramStart"/>
      <w:r w:rsidRPr="00A10A31">
        <w:rPr>
          <w:sz w:val="16"/>
        </w:rPr>
        <w:t>hackers-wanted-cover.jpg</w:t>
      </w:r>
      <w:proofErr w:type="gramEnd"/>
      <w:r w:rsidRPr="00A10A31">
        <w:rPr>
          <w:sz w:val="16"/>
        </w:rPr>
        <w:t xml:space="preserve"> Cover of RAND report on a shortage of cybersecurity workers RAND CORPORATION "It's largely a supply-and-demand problem," said Martin </w:t>
      </w:r>
      <w:proofErr w:type="spellStart"/>
      <w:r w:rsidRPr="00A10A31">
        <w:rPr>
          <w:sz w:val="16"/>
        </w:rPr>
        <w:t>Libicki</w:t>
      </w:r>
      <w:proofErr w:type="spellEnd"/>
      <w:r w:rsidRPr="00A10A31">
        <w:rPr>
          <w:sz w:val="16"/>
        </w:rPr>
        <w:t xml:space="preserve">, lead author of the study and senior management scientist at RAND, in a press release from the nonprofit research organization. </w:t>
      </w:r>
      <w:r w:rsidRPr="00A10A31">
        <w:rPr>
          <w:rStyle w:val="StyleUnderline"/>
        </w:rPr>
        <w:t xml:space="preserve">"As </w:t>
      </w:r>
      <w:proofErr w:type="spellStart"/>
      <w:r w:rsidRPr="00A10A31">
        <w:rPr>
          <w:rStyle w:val="StyleUnderline"/>
        </w:rPr>
        <w:t>cyber attacks</w:t>
      </w:r>
      <w:proofErr w:type="spellEnd"/>
      <w:r w:rsidRPr="00A10A31">
        <w:rPr>
          <w:rStyle w:val="StyleUnderline"/>
        </w:rPr>
        <w:t xml:space="preserve"> have increased and there is increased awareness of vulnerabilities, there is more demand for the professionals who can stop such attacks. But educating, recruiting, training and hiring these cybersecurity professionals takes time."</w:t>
      </w:r>
      <w:r w:rsidRPr="00A10A31">
        <w:rPr>
          <w:sz w:val="16"/>
        </w:rPr>
        <w:t xml:space="preserve"> For those with the expertise to help secure essential networks and combat cyberattacks, it's a lucrative job market. "The cybersecurity manpower shortage is primarily at the high end of the capability scale, commanding salaries of more than $200,000 to $250</w:t>
      </w:r>
      <w:proofErr w:type="gramStart"/>
      <w:r w:rsidRPr="00A10A31">
        <w:rPr>
          <w:sz w:val="16"/>
        </w:rPr>
        <w:t>,000</w:t>
      </w:r>
      <w:proofErr w:type="gramEnd"/>
      <w:r w:rsidRPr="00A10A31">
        <w:rPr>
          <w:sz w:val="16"/>
        </w:rPr>
        <w:t xml:space="preserve">," </w:t>
      </w:r>
      <w:proofErr w:type="spellStart"/>
      <w:r w:rsidRPr="00A10A31">
        <w:rPr>
          <w:sz w:val="16"/>
        </w:rPr>
        <w:t>Libicki</w:t>
      </w:r>
      <w:proofErr w:type="spellEnd"/>
      <w:r w:rsidRPr="00A10A31">
        <w:rPr>
          <w:sz w:val="16"/>
        </w:rPr>
        <w:t xml:space="preserve"> said. For the moment, ma</w:t>
      </w:r>
      <w:r w:rsidRPr="00A10A31">
        <w:rPr>
          <w:rStyle w:val="StyleUnderline"/>
        </w:rPr>
        <w:t>ny large organizations are dealing with the crunch by providing training and promoting from within. But the federal government is especially short-handed in this field. One reason is salary. Experts working for private companies can command double the highest salary a federal agency is permitted to offer. Another challenge for government agencies is that many of the positions require security clearance and are limited to people who have lived and worked in the country for at least five years. In and out of the government, few women are entering or working in the field</w:t>
      </w:r>
      <w:r w:rsidRPr="00A10A31">
        <w:rPr>
          <w:sz w:val="16"/>
        </w:rPr>
        <w:t xml:space="preserve">. According to the RAND report, "the percentage of women within the upper tier of the cybersecurity profession is well within single digits." So what do the experts think we should do? Don't panic. For the most part, the authors contend the labor market will correct itself, although it may take a number of years. "The difficulty in finding qualified cybersecurity candidates is likely to solve itself, as the supply of </w:t>
      </w:r>
      <w:proofErr w:type="spellStart"/>
      <w:r w:rsidRPr="00A10A31">
        <w:rPr>
          <w:sz w:val="16"/>
        </w:rPr>
        <w:t>cyberprofessionals</w:t>
      </w:r>
      <w:proofErr w:type="spellEnd"/>
      <w:r w:rsidRPr="00A10A31">
        <w:rPr>
          <w:sz w:val="16"/>
        </w:rPr>
        <w:t xml:space="preserve"> currently in the educational pipeline increases, and the market reaches a stable, long-run equilibrium," the report states. </w:t>
      </w:r>
      <w:r w:rsidRPr="00A10A31">
        <w:rPr>
          <w:rStyle w:val="StyleUnderline"/>
        </w:rPr>
        <w:t xml:space="preserve">RAND recommends a few things the federal government could do to help: </w:t>
      </w:r>
      <w:r w:rsidRPr="00A10A31">
        <w:rPr>
          <w:sz w:val="16"/>
        </w:rPr>
        <w:t xml:space="preserve">Relax some federal hiring rules when hiring hard-to-find cybersecurity </w:t>
      </w:r>
      <w:r w:rsidRPr="00A10A31">
        <w:rPr>
          <w:rStyle w:val="StyleUnderline"/>
        </w:rPr>
        <w:t>experts Invest in cybersecurity education programs Refine ways to identify non-traditional candidates likely to succeed Attract more women into the profession</w:t>
      </w:r>
      <w:r w:rsidRPr="00A10A31">
        <w:rPr>
          <w:sz w:val="16"/>
        </w:rPr>
        <w:t xml:space="preserve"> </w:t>
      </w:r>
      <w:proofErr w:type="gramStart"/>
      <w:r w:rsidRPr="00A10A31">
        <w:rPr>
          <w:sz w:val="16"/>
        </w:rPr>
        <w:t>The</w:t>
      </w:r>
      <w:proofErr w:type="gramEnd"/>
      <w:r w:rsidRPr="00A10A31">
        <w:rPr>
          <w:sz w:val="16"/>
        </w:rPr>
        <w:t xml:space="preserve"> number of cyberattacks may be on the rise. Fortunately, the number of computer science majors is too. </w:t>
      </w:r>
    </w:p>
    <w:p w:rsidR="00A74CE2" w:rsidRPr="00A10A31" w:rsidRDefault="00A74CE2" w:rsidP="00A74CE2"/>
    <w:p w:rsidR="005E5BA1" w:rsidRDefault="004A1F33" w:rsidP="005E5BA1">
      <w:pPr>
        <w:pStyle w:val="Heading3"/>
      </w:pPr>
      <w:r>
        <w:t xml:space="preserve">2NC </w:t>
      </w:r>
      <w:r w:rsidR="005E5BA1">
        <w:t>Squo Solves</w:t>
      </w:r>
    </w:p>
    <w:p w:rsidR="00A74CE2" w:rsidRPr="000121C6" w:rsidRDefault="00A74CE2" w:rsidP="00A74CE2">
      <w:pPr>
        <w:pStyle w:val="Heading4"/>
        <w:rPr>
          <w:rFonts w:ascii="Georgia" w:hAnsi="Georgia"/>
        </w:rPr>
      </w:pPr>
      <w:r w:rsidRPr="000121C6">
        <w:rPr>
          <w:rFonts w:ascii="Georgia" w:hAnsi="Georgia"/>
        </w:rPr>
        <w:t xml:space="preserve">Status quo solves </w:t>
      </w:r>
    </w:p>
    <w:p w:rsidR="00A74CE2" w:rsidRPr="000121C6" w:rsidRDefault="00A74CE2" w:rsidP="00A74CE2">
      <w:pPr>
        <w:rPr>
          <w:rFonts w:ascii="Georgia" w:hAnsi="Georgia"/>
        </w:rPr>
      </w:pPr>
      <w:proofErr w:type="spellStart"/>
      <w:r w:rsidRPr="000121C6">
        <w:rPr>
          <w:rStyle w:val="Style13ptBold"/>
          <w:rFonts w:ascii="Georgia" w:hAnsi="Georgia"/>
        </w:rPr>
        <w:t>Libicki</w:t>
      </w:r>
      <w:proofErr w:type="spellEnd"/>
      <w:r w:rsidRPr="000121C6">
        <w:rPr>
          <w:rStyle w:val="Style13ptBold"/>
          <w:rFonts w:ascii="Georgia" w:hAnsi="Georgia"/>
        </w:rPr>
        <w:t xml:space="preserve"> et al 14 </w:t>
      </w:r>
      <w:r w:rsidRPr="000121C6">
        <w:rPr>
          <w:rFonts w:ascii="Georgia" w:hAnsi="Georgia"/>
          <w:sz w:val="16"/>
          <w:szCs w:val="16"/>
        </w:rPr>
        <w:t xml:space="preserve">(Martin C. </w:t>
      </w:r>
      <w:proofErr w:type="spellStart"/>
      <w:r w:rsidRPr="000121C6">
        <w:rPr>
          <w:rFonts w:ascii="Georgia" w:hAnsi="Georgia"/>
          <w:sz w:val="16"/>
          <w:szCs w:val="16"/>
        </w:rPr>
        <w:t>Libicki</w:t>
      </w:r>
      <w:proofErr w:type="spellEnd"/>
      <w:r w:rsidRPr="000121C6">
        <w:rPr>
          <w:rFonts w:ascii="Georgia" w:hAnsi="Georgia"/>
          <w:sz w:val="16"/>
          <w:szCs w:val="16"/>
        </w:rPr>
        <w:t xml:space="preserve"> is </w:t>
      </w:r>
      <w:proofErr w:type="gramStart"/>
      <w:r w:rsidRPr="000121C6">
        <w:rPr>
          <w:rFonts w:ascii="Georgia" w:hAnsi="Georgia"/>
          <w:sz w:val="16"/>
          <w:szCs w:val="16"/>
        </w:rPr>
        <w:t>an  American</w:t>
      </w:r>
      <w:proofErr w:type="gramEnd"/>
      <w:r w:rsidRPr="000121C6">
        <w:rPr>
          <w:rFonts w:ascii="Georgia" w:hAnsi="Georgia"/>
          <w:sz w:val="16"/>
          <w:szCs w:val="16"/>
        </w:rPr>
        <w:t xml:space="preserve"> scholar and Professor at the Frederick S. </w:t>
      </w:r>
      <w:proofErr w:type="spellStart"/>
      <w:r w:rsidRPr="000121C6">
        <w:rPr>
          <w:rFonts w:ascii="Georgia" w:hAnsi="Georgia"/>
          <w:sz w:val="16"/>
          <w:szCs w:val="16"/>
        </w:rPr>
        <w:t>Pardee</w:t>
      </w:r>
      <w:proofErr w:type="spellEnd"/>
      <w:r w:rsidRPr="000121C6">
        <w:rPr>
          <w:rFonts w:ascii="Georgia" w:hAnsi="Georgia"/>
          <w:sz w:val="16"/>
          <w:szCs w:val="16"/>
        </w:rPr>
        <w:t xml:space="preserve"> RAND Graduate School, David </w:t>
      </w:r>
      <w:proofErr w:type="spellStart"/>
      <w:r w:rsidRPr="000121C6">
        <w:rPr>
          <w:rFonts w:ascii="Georgia" w:hAnsi="Georgia"/>
          <w:sz w:val="16"/>
          <w:szCs w:val="16"/>
        </w:rPr>
        <w:t>Senty</w:t>
      </w:r>
      <w:proofErr w:type="spellEnd"/>
      <w:r w:rsidRPr="000121C6">
        <w:rPr>
          <w:rFonts w:ascii="Georgia" w:hAnsi="Georgia"/>
          <w:sz w:val="16"/>
          <w:szCs w:val="16"/>
        </w:rPr>
        <w:t xml:space="preserve"> is a retired Major General in the United States Air Force, Julia </w:t>
      </w:r>
      <w:proofErr w:type="spellStart"/>
      <w:r w:rsidRPr="000121C6">
        <w:rPr>
          <w:rFonts w:ascii="Georgia" w:hAnsi="Georgia"/>
          <w:sz w:val="16"/>
          <w:szCs w:val="16"/>
        </w:rPr>
        <w:t>Pollak</w:t>
      </w:r>
      <w:proofErr w:type="spellEnd"/>
      <w:r w:rsidRPr="000121C6">
        <w:rPr>
          <w:rFonts w:ascii="Georgia" w:hAnsi="Georgia"/>
          <w:sz w:val="16"/>
          <w:szCs w:val="16"/>
        </w:rPr>
        <w:t xml:space="preserve"> is a Ph.D. candidate at the </w:t>
      </w:r>
      <w:proofErr w:type="spellStart"/>
      <w:r w:rsidRPr="000121C6">
        <w:rPr>
          <w:rFonts w:ascii="Georgia" w:hAnsi="Georgia"/>
          <w:sz w:val="16"/>
          <w:szCs w:val="16"/>
        </w:rPr>
        <w:t>Pardee</w:t>
      </w:r>
      <w:proofErr w:type="spellEnd"/>
      <w:r w:rsidRPr="000121C6">
        <w:rPr>
          <w:rFonts w:ascii="Georgia" w:hAnsi="Georgia"/>
          <w:sz w:val="16"/>
          <w:szCs w:val="16"/>
        </w:rPr>
        <w:t xml:space="preserve"> RAND Graduate School and an assistant policy analyst at RAND, “Hackers Wanted: An Examination of the Cybersecurity Labor Market, published on RAND, a nonprofit global policy </w:t>
      </w:r>
      <w:proofErr w:type="spellStart"/>
      <w:r w:rsidRPr="000121C6">
        <w:rPr>
          <w:rFonts w:ascii="Georgia" w:hAnsi="Georgia"/>
          <w:sz w:val="16"/>
          <w:szCs w:val="16"/>
        </w:rPr>
        <w:t>thinktank</w:t>
      </w:r>
      <w:proofErr w:type="spellEnd"/>
      <w:r w:rsidRPr="000121C6">
        <w:rPr>
          <w:rFonts w:ascii="Georgia" w:hAnsi="Georgia"/>
          <w:sz w:val="16"/>
          <w:szCs w:val="16"/>
        </w:rPr>
        <w:t xml:space="preserve">, http://www.rand.org/pubs/research_reports/RR430.html) </w:t>
      </w:r>
      <w:proofErr w:type="spellStart"/>
      <w:r w:rsidRPr="000121C6">
        <w:rPr>
          <w:rFonts w:ascii="Georgia" w:hAnsi="Georgia"/>
          <w:sz w:val="16"/>
          <w:szCs w:val="16"/>
        </w:rPr>
        <w:t>aj</w:t>
      </w:r>
      <w:proofErr w:type="spellEnd"/>
    </w:p>
    <w:p w:rsidR="00A74CE2" w:rsidRDefault="00A74CE2" w:rsidP="00A74CE2">
      <w:pPr>
        <w:rPr>
          <w:rFonts w:ascii="Georgia" w:hAnsi="Georgia"/>
        </w:rPr>
      </w:pPr>
      <w:r w:rsidRPr="000121C6">
        <w:rPr>
          <w:rStyle w:val="StyleUnderline"/>
          <w:rFonts w:ascii="Georgia" w:hAnsi="Georgia"/>
        </w:rPr>
        <w:t>Key findings</w:t>
      </w:r>
      <w:r>
        <w:rPr>
          <w:rStyle w:val="StyleUnderline"/>
          <w:rFonts w:ascii="Georgia" w:hAnsi="Georgia"/>
        </w:rPr>
        <w:t>:</w:t>
      </w:r>
      <w:r w:rsidR="004A1F33">
        <w:rPr>
          <w:rStyle w:val="StyleUnderline"/>
          <w:rFonts w:ascii="Georgia" w:hAnsi="Georgia"/>
        </w:rPr>
        <w:t xml:space="preserve"> </w:t>
      </w:r>
      <w:r w:rsidRPr="000121C6">
        <w:rPr>
          <w:rFonts w:ascii="Georgia" w:hAnsi="Georgia"/>
        </w:rPr>
        <w:t>Sudden demand creates scarcity, competition, and crisis</w:t>
      </w:r>
      <w:r w:rsidR="004A1F33">
        <w:rPr>
          <w:rFonts w:ascii="Georgia" w:hAnsi="Georgia"/>
        </w:rPr>
        <w:t xml:space="preserve"> </w:t>
      </w:r>
      <w:proofErr w:type="gramStart"/>
      <w:r w:rsidRPr="000121C6">
        <w:rPr>
          <w:rFonts w:ascii="Georgia" w:hAnsi="Georgia"/>
        </w:rPr>
        <w:t>Whenever</w:t>
      </w:r>
      <w:proofErr w:type="gramEnd"/>
      <w:r w:rsidRPr="000121C6">
        <w:rPr>
          <w:rFonts w:ascii="Georgia" w:hAnsi="Georgia"/>
        </w:rPr>
        <w:t xml:space="preserve"> rapid demand increases hit a profession with nontrivial skill and/or education requirements, economic theory suggests that rapidly rising compensation packages and strong competition for workers can be expected.</w:t>
      </w:r>
      <w:r w:rsidR="004A1F33">
        <w:rPr>
          <w:rFonts w:ascii="Georgia" w:hAnsi="Georgia"/>
        </w:rPr>
        <w:t xml:space="preserve"> </w:t>
      </w:r>
      <w:r w:rsidRPr="000121C6">
        <w:rPr>
          <w:rStyle w:val="Emphasis"/>
          <w:rFonts w:ascii="Georgia" w:hAnsi="Georgia"/>
        </w:rPr>
        <w:t>Educational initiatives are already addressing the cybersecurity demand</w:t>
      </w:r>
      <w:r w:rsidR="004A1F33">
        <w:rPr>
          <w:rStyle w:val="Emphasis"/>
          <w:rFonts w:ascii="Georgia" w:hAnsi="Georgia"/>
        </w:rPr>
        <w:t xml:space="preserve"> </w:t>
      </w:r>
      <w:proofErr w:type="gramStart"/>
      <w:r w:rsidRPr="000121C6">
        <w:rPr>
          <w:rFonts w:ascii="Georgia" w:hAnsi="Georgia"/>
        </w:rPr>
        <w:t>In</w:t>
      </w:r>
      <w:proofErr w:type="gramEnd"/>
      <w:r w:rsidRPr="000121C6">
        <w:rPr>
          <w:rFonts w:ascii="Georgia" w:hAnsi="Georgia"/>
        </w:rPr>
        <w:t xml:space="preserve"> response to earlier indications of burgeoning demand for cybersecurity professionals</w:t>
      </w:r>
      <w:r w:rsidRPr="000121C6">
        <w:rPr>
          <w:rStyle w:val="Emphasis"/>
          <w:rFonts w:ascii="Georgia" w:hAnsi="Georgia"/>
        </w:rPr>
        <w:t>, there has already been a large increase in education, notably government-supported education, but also an increase in the number of computer science majors.</w:t>
      </w:r>
      <w:r w:rsidR="004A1F33">
        <w:rPr>
          <w:rStyle w:val="Emphasis"/>
          <w:rFonts w:ascii="Georgia" w:hAnsi="Georgia"/>
        </w:rPr>
        <w:t xml:space="preserve"> </w:t>
      </w:r>
      <w:r w:rsidRPr="000121C6">
        <w:rPr>
          <w:rFonts w:ascii="Georgia" w:hAnsi="Georgia"/>
        </w:rPr>
        <w:t>It's normal for the labor market to lag demand and education initiatives</w:t>
      </w:r>
      <w:r w:rsidR="004A1F33">
        <w:rPr>
          <w:rFonts w:ascii="Georgia" w:hAnsi="Georgia"/>
        </w:rPr>
        <w:t xml:space="preserve"> </w:t>
      </w:r>
      <w:r w:rsidRPr="000121C6">
        <w:rPr>
          <w:rFonts w:ascii="Georgia" w:hAnsi="Georgia"/>
        </w:rPr>
        <w:t xml:space="preserve">Theory suggests and experience confirms that </w:t>
      </w:r>
      <w:r w:rsidRPr="000121C6">
        <w:rPr>
          <w:rStyle w:val="Emphasis"/>
          <w:rFonts w:ascii="Georgia" w:hAnsi="Georgia"/>
        </w:rPr>
        <w:t>the market may take a long time to respond to unexpected increases in demand.</w:t>
      </w:r>
      <w:r w:rsidR="004A1F33">
        <w:rPr>
          <w:rStyle w:val="Emphasis"/>
          <w:rFonts w:ascii="Georgia" w:hAnsi="Georgia"/>
        </w:rPr>
        <w:t xml:space="preserve"> </w:t>
      </w:r>
      <w:r w:rsidRPr="000121C6">
        <w:rPr>
          <w:rFonts w:ascii="Georgia" w:hAnsi="Georgia"/>
        </w:rPr>
        <w:t xml:space="preserve">In the short term, </w:t>
      </w:r>
      <w:r w:rsidRPr="000121C6">
        <w:rPr>
          <w:rStyle w:val="Emphasis"/>
          <w:rFonts w:ascii="Georgia" w:hAnsi="Georgia"/>
        </w:rPr>
        <w:t>many large organizations have found innovative ways of meeting the demand for cybersecurity professionals through internal recruitment and training, as our interviews have found.</w:t>
      </w:r>
      <w:r w:rsidR="004A1F33">
        <w:rPr>
          <w:rStyle w:val="Emphasis"/>
          <w:rFonts w:ascii="Georgia" w:hAnsi="Georgia"/>
        </w:rPr>
        <w:t xml:space="preserve"> </w:t>
      </w:r>
      <w:r w:rsidRPr="000121C6">
        <w:rPr>
          <w:rFonts w:ascii="Georgia" w:hAnsi="Georgia"/>
        </w:rPr>
        <w:t xml:space="preserve">Theory suggests and our interviews confirm that </w:t>
      </w:r>
      <w:r w:rsidRPr="000121C6">
        <w:rPr>
          <w:rStyle w:val="Emphasis"/>
          <w:rFonts w:ascii="Georgia" w:hAnsi="Georgia"/>
        </w:rPr>
        <w:t>even organizations that can meet most of their needs internally still face difficulties in recruiting or retaining cybersecurity professionals in the upper tier.</w:t>
      </w:r>
      <w:r w:rsidR="004A1F33">
        <w:rPr>
          <w:rStyle w:val="Emphasis"/>
          <w:rFonts w:ascii="Georgia" w:hAnsi="Georgia"/>
        </w:rPr>
        <w:t xml:space="preserve"> </w:t>
      </w:r>
      <w:r w:rsidRPr="000121C6">
        <w:rPr>
          <w:rFonts w:ascii="Georgia" w:hAnsi="Georgia"/>
        </w:rPr>
        <w:t>The best steps may already have been taken</w:t>
      </w:r>
      <w:r w:rsidR="004A1F33">
        <w:rPr>
          <w:rFonts w:ascii="Georgia" w:hAnsi="Georgia"/>
        </w:rPr>
        <w:t xml:space="preserve"> </w:t>
      </w:r>
      <w:r w:rsidRPr="000121C6">
        <w:rPr>
          <w:rStyle w:val="Emphasis"/>
          <w:rFonts w:ascii="Georgia" w:hAnsi="Georgia"/>
        </w:rPr>
        <w:t xml:space="preserve">The difficulty in finding qualified cybersecurity candidates is likely to solve itself, as the supply of </w:t>
      </w:r>
      <w:proofErr w:type="spellStart"/>
      <w:r w:rsidRPr="000121C6">
        <w:rPr>
          <w:rStyle w:val="Emphasis"/>
          <w:rFonts w:ascii="Georgia" w:hAnsi="Georgia"/>
        </w:rPr>
        <w:t>cyberprofessionals</w:t>
      </w:r>
      <w:proofErr w:type="spellEnd"/>
      <w:r w:rsidRPr="000121C6">
        <w:rPr>
          <w:rStyle w:val="Emphasis"/>
          <w:rFonts w:ascii="Georgia" w:hAnsi="Georgia"/>
        </w:rPr>
        <w:t xml:space="preserve"> currently in the educational pipeline increases</w:t>
      </w:r>
      <w:r w:rsidRPr="000121C6">
        <w:rPr>
          <w:rFonts w:ascii="Georgia" w:hAnsi="Georgia"/>
        </w:rPr>
        <w:t>, and the market reaches a stable, long-run equilibrium.</w:t>
      </w:r>
    </w:p>
    <w:p w:rsidR="00A74CE2" w:rsidRDefault="004A1F33" w:rsidP="004A1F33">
      <w:pPr>
        <w:pStyle w:val="Heading3"/>
      </w:pPr>
      <w:r>
        <w:t>2NC Can’t Solve Cyber</w:t>
      </w:r>
    </w:p>
    <w:p w:rsidR="004A1F33" w:rsidRDefault="004A1F33" w:rsidP="004A1F33">
      <w:pPr>
        <w:pStyle w:val="Heading4"/>
      </w:pPr>
      <w:r>
        <w:t>Cooperation with international law agencies to fight cyber criminals is necessary</w:t>
      </w:r>
    </w:p>
    <w:p w:rsidR="004A1F33" w:rsidRPr="00124496" w:rsidRDefault="004A1F33" w:rsidP="004A1F33">
      <w:r w:rsidRPr="00124496">
        <w:rPr>
          <w:rStyle w:val="Style13ptBold"/>
        </w:rPr>
        <w:t>Kenyon 11</w:t>
      </w:r>
      <w:r>
        <w:t xml:space="preserve"> (Henry,</w:t>
      </w:r>
      <w:r w:rsidRPr="00124496">
        <w:t xml:space="preserve"> a staff writer covering enterprise applicatio</w:t>
      </w:r>
      <w:r>
        <w:t xml:space="preserve">ns for Government Computer News, “FBI goes international to fight cyber criminals on their home turf,” GCN, 12/12/11, </w:t>
      </w:r>
      <w:r w:rsidRPr="00BD7394">
        <w:t>http://gcn.com/Articles/2011/12/12/FBI-international-cyber-crime-partnerships.aspx?Page=2</w:t>
      </w:r>
      <w:r>
        <w:t>)//kjz</w:t>
      </w:r>
    </w:p>
    <w:p w:rsidR="004A1F33" w:rsidRDefault="004A1F33" w:rsidP="004A1F33">
      <w:pPr>
        <w:rPr>
          <w:sz w:val="14"/>
        </w:rPr>
      </w:pPr>
      <w:r w:rsidRPr="00124496">
        <w:rPr>
          <w:rStyle w:val="StyleUnderline"/>
        </w:rPr>
        <w:t>Criminals know no borders in cyberspace</w:t>
      </w:r>
      <w:r w:rsidRPr="00124496">
        <w:rPr>
          <w:sz w:val="14"/>
        </w:rPr>
        <w:t xml:space="preserve">. </w:t>
      </w:r>
      <w:r w:rsidRPr="00124496">
        <w:rPr>
          <w:rStyle w:val="StyleUnderline"/>
        </w:rPr>
        <w:t>Online malfeasance is big money, with</w:t>
      </w:r>
      <w:r w:rsidRPr="00124496">
        <w:rPr>
          <w:sz w:val="14"/>
        </w:rPr>
        <w:t xml:space="preserve"> </w:t>
      </w:r>
      <w:r w:rsidRPr="00124496">
        <w:rPr>
          <w:rStyle w:val="StyleUnderline"/>
        </w:rPr>
        <w:t>organized gangs of hackers working in Eastern Europe and Asia to target businesses and government agencies for money and data.</w:t>
      </w:r>
      <w:r>
        <w:rPr>
          <w:rStyle w:val="StyleUnderline"/>
        </w:rPr>
        <w:t xml:space="preserve"> </w:t>
      </w:r>
      <w:r w:rsidRPr="00124496">
        <w:rPr>
          <w:sz w:val="14"/>
        </w:rPr>
        <w:t xml:space="preserve">To counter this far-reaching threat, </w:t>
      </w:r>
      <w:r w:rsidRPr="00124496">
        <w:rPr>
          <w:rStyle w:val="StyleUnderline"/>
        </w:rPr>
        <w:t>the FBI is working closely with international law enforcement agencies to fight cyber criminals on their own tur</w:t>
      </w:r>
      <w:r w:rsidRPr="00124496">
        <w:rPr>
          <w:sz w:val="14"/>
        </w:rPr>
        <w:t xml:space="preserve">f, </w:t>
      </w:r>
      <w:r w:rsidRPr="00124496">
        <w:rPr>
          <w:rStyle w:val="StyleUnderline"/>
        </w:rPr>
        <w:t>said</w:t>
      </w:r>
      <w:r w:rsidRPr="00124496">
        <w:rPr>
          <w:sz w:val="14"/>
        </w:rPr>
        <w:t xml:space="preserve"> Shawn </w:t>
      </w:r>
      <w:r w:rsidRPr="00124496">
        <w:rPr>
          <w:rStyle w:val="StyleUnderline"/>
        </w:rPr>
        <w:t>Henry, executive assistant director of the FBI’s Cyber Response and Services Branch.</w:t>
      </w:r>
      <w:r w:rsidRPr="00124496">
        <w:rPr>
          <w:sz w:val="14"/>
        </w:rPr>
        <w:t xml:space="preserve"> Speaking at the recent Cybersecurity Conference and Exposition in Washington D.C., </w:t>
      </w:r>
      <w:r w:rsidRPr="00124496">
        <w:rPr>
          <w:rStyle w:val="StyleUnderline"/>
        </w:rPr>
        <w:t xml:space="preserve">Henry said </w:t>
      </w:r>
      <w:proofErr w:type="spellStart"/>
      <w:r w:rsidRPr="00124496">
        <w:rPr>
          <w:rStyle w:val="StyleUnderline"/>
        </w:rPr>
        <w:t>cyber crime</w:t>
      </w:r>
      <w:proofErr w:type="spellEnd"/>
      <w:r w:rsidRPr="00124496">
        <w:rPr>
          <w:rStyle w:val="StyleUnderline"/>
        </w:rPr>
        <w:t xml:space="preserve"> is a global issue</w:t>
      </w:r>
      <w:r w:rsidRPr="00124496">
        <w:rPr>
          <w:sz w:val="14"/>
        </w:rPr>
        <w:t xml:space="preserve"> that tops the lists of many other nations’ threats, which is why the bureau is embedding agents in law enforcement organizations around the world. There are currently FBI personnel working in Estonia, Ukraine and the Netherlands, he added. Related coverage: How international </w:t>
      </w:r>
      <w:proofErr w:type="spellStart"/>
      <w:r w:rsidRPr="00124496">
        <w:rPr>
          <w:sz w:val="14"/>
        </w:rPr>
        <w:t>cyber crime</w:t>
      </w:r>
      <w:proofErr w:type="spellEnd"/>
      <w:r w:rsidRPr="00124496">
        <w:rPr>
          <w:sz w:val="14"/>
        </w:rPr>
        <w:t xml:space="preserve"> threatens national security Cost of </w:t>
      </w:r>
      <w:proofErr w:type="spellStart"/>
      <w:r w:rsidRPr="00124496">
        <w:rPr>
          <w:sz w:val="14"/>
        </w:rPr>
        <w:t>cyber crime</w:t>
      </w:r>
      <w:proofErr w:type="spellEnd"/>
      <w:r w:rsidRPr="00124496">
        <w:rPr>
          <w:sz w:val="14"/>
        </w:rPr>
        <w:t xml:space="preserve"> rises sharply </w:t>
      </w:r>
      <w:proofErr w:type="gramStart"/>
      <w:r w:rsidRPr="00124496">
        <w:rPr>
          <w:rStyle w:val="StyleUnderline"/>
        </w:rPr>
        <w:t>This</w:t>
      </w:r>
      <w:proofErr w:type="gramEnd"/>
      <w:r w:rsidRPr="00124496">
        <w:rPr>
          <w:rStyle w:val="StyleUnderline"/>
        </w:rPr>
        <w:t xml:space="preserve"> overseas cooperation has netted some major victories. One example is Operation Trident Breach, in which the FBI worked with international law enforcement agencies to arrest a gang of hackers targeting international financial transactions.</w:t>
      </w:r>
      <w:r w:rsidRPr="00124496">
        <w:rPr>
          <w:sz w:val="14"/>
        </w:rPr>
        <w:t xml:space="preserve"> After an investigation conducted with the United Kingdom and the Ukraine, Henry said, more than 90 people were arrested in connection with the hacking scheme. </w:t>
      </w:r>
      <w:r w:rsidRPr="00124496">
        <w:rPr>
          <w:rStyle w:val="StyleUnderline"/>
        </w:rPr>
        <w:t>Another FBI action was Operation Core Flood</w:t>
      </w:r>
      <w:r w:rsidRPr="00124496">
        <w:rPr>
          <w:sz w:val="14"/>
        </w:rPr>
        <w:t xml:space="preserve">, where the bureau worked with the private sector to disable a botnet that infected more than 2 million computers worldwide. The FBI was able to gather the address and domain names of the infected computers and rerouted command messages to effectively put the network to sleep, he said. </w:t>
      </w:r>
      <w:r w:rsidRPr="00124496">
        <w:rPr>
          <w:rStyle w:val="StyleUnderline"/>
        </w:rPr>
        <w:t>The FBI worked with the Estonian police to arrest six individuals involved in the Ghost Click scam</w:t>
      </w:r>
      <w:r w:rsidRPr="00124496">
        <w:rPr>
          <w:sz w:val="14"/>
        </w:rPr>
        <w:t xml:space="preserve">, which was generating illicit fees from bogus online advertising. </w:t>
      </w:r>
      <w:r w:rsidRPr="00124496">
        <w:rPr>
          <w:rStyle w:val="StyleUnderline"/>
        </w:rPr>
        <w:t xml:space="preserve">Partnership with industry and the broad private sector is vital to stopping </w:t>
      </w:r>
      <w:proofErr w:type="spellStart"/>
      <w:r w:rsidRPr="00124496">
        <w:rPr>
          <w:rStyle w:val="StyleUnderline"/>
        </w:rPr>
        <w:t>cyber crime</w:t>
      </w:r>
      <w:proofErr w:type="spellEnd"/>
      <w:r w:rsidRPr="00124496">
        <w:rPr>
          <w:sz w:val="14"/>
        </w:rPr>
        <w:t xml:space="preserve">, Henry said. For example, </w:t>
      </w:r>
      <w:r w:rsidRPr="00124496">
        <w:rPr>
          <w:rStyle w:val="StyleUnderline"/>
        </w:rPr>
        <w:t>the FBI has worked with the financial sector to look for weaknesses in the industry’s computer networks. Based on this data, the bureau released a joint document to alert the industry to threats, h</w:t>
      </w:r>
      <w:r w:rsidRPr="00124496">
        <w:rPr>
          <w:sz w:val="14"/>
        </w:rPr>
        <w:t xml:space="preserve">e said. </w:t>
      </w:r>
    </w:p>
    <w:p w:rsidR="004A1F33" w:rsidRDefault="004A1F33" w:rsidP="004A1F33">
      <w:pPr>
        <w:rPr>
          <w:sz w:val="14"/>
        </w:rPr>
      </w:pPr>
    </w:p>
    <w:p w:rsidR="004A1F33" w:rsidRPr="00124496" w:rsidRDefault="004A1F33" w:rsidP="004A1F33">
      <w:pPr>
        <w:pStyle w:val="Heading4"/>
      </w:pPr>
      <w:r>
        <w:t>Even if the plan passes, FBI still can’t fight cybercrime effectively</w:t>
      </w:r>
    </w:p>
    <w:p w:rsidR="004A1F33" w:rsidRPr="00BD7394" w:rsidRDefault="004A1F33" w:rsidP="004A1F33">
      <w:r w:rsidRPr="00124496">
        <w:rPr>
          <w:rStyle w:val="Style13ptBold"/>
        </w:rPr>
        <w:t>Kenyon 11</w:t>
      </w:r>
      <w:r>
        <w:t xml:space="preserve"> (Henry,</w:t>
      </w:r>
      <w:r w:rsidRPr="00124496">
        <w:t xml:space="preserve"> a staff writer covering enterprise applicatio</w:t>
      </w:r>
      <w:r>
        <w:t xml:space="preserve">ns for Government Computer News, “FBI goes international to fight cyber criminals on their home turf,” GCN, 12/12/11, </w:t>
      </w:r>
      <w:r w:rsidRPr="00BD7394">
        <w:t>http://gcn.com/Articles/2011/12/12/FBI-international-cyber-crime-partnerships.aspx?Page=2</w:t>
      </w:r>
      <w:r>
        <w:t>)//kjz</w:t>
      </w:r>
    </w:p>
    <w:p w:rsidR="004A1F33" w:rsidRPr="00124496" w:rsidRDefault="004A1F33" w:rsidP="004A1F33">
      <w:pPr>
        <w:rPr>
          <w:sz w:val="16"/>
        </w:rPr>
      </w:pPr>
      <w:r w:rsidRPr="00124496">
        <w:rPr>
          <w:sz w:val="16"/>
        </w:rPr>
        <w:t xml:space="preserve">But despite the bureau’s efforts, </w:t>
      </w:r>
      <w:r w:rsidRPr="00124496">
        <w:rPr>
          <w:rStyle w:val="StyleUnderline"/>
        </w:rPr>
        <w:t>there continue to be major challenges in cyberspace</w:t>
      </w:r>
      <w:r w:rsidRPr="00124496">
        <w:rPr>
          <w:sz w:val="16"/>
        </w:rPr>
        <w:t>.</w:t>
      </w:r>
      <w:r w:rsidRPr="00124496">
        <w:rPr>
          <w:rStyle w:val="StyleUnderline"/>
        </w:rPr>
        <w:t xml:space="preserve"> The FBI is redoubling its efforts to educate both industry and the public about </w:t>
      </w:r>
      <w:proofErr w:type="spellStart"/>
      <w:r w:rsidRPr="00124496">
        <w:rPr>
          <w:rStyle w:val="StyleUnderline"/>
        </w:rPr>
        <w:t>cyber crime</w:t>
      </w:r>
      <w:proofErr w:type="spellEnd"/>
      <w:r w:rsidRPr="00124496">
        <w:rPr>
          <w:rStyle w:val="StyleUnderline"/>
        </w:rPr>
        <w:t xml:space="preserve">. “This is a human issue, and human beings are the solution,” </w:t>
      </w:r>
      <w:r w:rsidRPr="00124496">
        <w:rPr>
          <w:sz w:val="16"/>
        </w:rPr>
        <w:t xml:space="preserve">Henry said. </w:t>
      </w:r>
      <w:r w:rsidRPr="00124496">
        <w:rPr>
          <w:rStyle w:val="StyleUnderline"/>
        </w:rPr>
        <w:t>Companies must evaluate how they transmit data.</w:t>
      </w:r>
      <w:r w:rsidRPr="00124496">
        <w:rPr>
          <w:sz w:val="16"/>
        </w:rPr>
        <w:t xml:space="preserve"> Henry said </w:t>
      </w:r>
      <w:r w:rsidRPr="00124496">
        <w:rPr>
          <w:rStyle w:val="StyleUnderline"/>
        </w:rPr>
        <w:t>lax security must not be tolerated</w:t>
      </w:r>
      <w:r w:rsidRPr="00124496">
        <w:rPr>
          <w:sz w:val="16"/>
        </w:rPr>
        <w:t xml:space="preserve">, adding that many firms have good security policies but do not implement them properly. “If it’s not conducted by the leadership of the company, then shame on them,” he said. </w:t>
      </w:r>
      <w:r w:rsidRPr="00124496">
        <w:rPr>
          <w:rStyle w:val="StyleUnderline"/>
        </w:rPr>
        <w:t>Firms must also be open with law enforcement when there are illicit intrusions on their networks. Many firms delay when they report an incident out of fear of angering their shareholders. But if companies are timely in their reports, it will put them in better standing with regulators</w:t>
      </w:r>
      <w:r w:rsidRPr="00124496">
        <w:rPr>
          <w:sz w:val="16"/>
        </w:rPr>
        <w:t xml:space="preserve">. “Most everyone will be breached at some time or another,” he said. Even if a company is unaware of an intrusion, the FBI will often find out before the company does. This usually happens during the course of an investigation when seized data leads back to companies that had been unknowingly breached. The bureau’s first priority in these situations is to alert the victims, he said. The primary responsibility of the FBI with regard to cybersecurity is to work with private industry to protect commercial networks, Henry said. </w:t>
      </w:r>
      <w:r w:rsidRPr="00124496">
        <w:rPr>
          <w:rStyle w:val="StyleUnderline"/>
        </w:rPr>
        <w:t xml:space="preserve">There are many challenges, including security flaws dating from the birth of the Internet that favor criminals. He challenged industry to develop alternate technology environments with built-in authentication and other defenses because new steps are necessary to counter </w:t>
      </w:r>
      <w:proofErr w:type="spellStart"/>
      <w:r w:rsidRPr="00124496">
        <w:rPr>
          <w:rStyle w:val="StyleUnderline"/>
        </w:rPr>
        <w:t>cyber crime</w:t>
      </w:r>
      <w:proofErr w:type="spellEnd"/>
      <w:r w:rsidRPr="00124496">
        <w:rPr>
          <w:rStyle w:val="StyleUnderline"/>
        </w:rPr>
        <w:t>.</w:t>
      </w:r>
      <w:r>
        <w:rPr>
          <w:rStyle w:val="StyleUnderline"/>
        </w:rPr>
        <w:t xml:space="preserve"> </w:t>
      </w:r>
      <w:r w:rsidRPr="00124496">
        <w:rPr>
          <w:sz w:val="16"/>
        </w:rPr>
        <w:t>“They want our money, property, information, and some even want to physically harm us,” he said.</w:t>
      </w:r>
    </w:p>
    <w:p w:rsidR="004A1F33" w:rsidRDefault="00E575CC" w:rsidP="00E575CC">
      <w:pPr>
        <w:pStyle w:val="Heading3"/>
      </w:pPr>
      <w:r>
        <w:t xml:space="preserve">2NC </w:t>
      </w:r>
      <w:proofErr w:type="gramStart"/>
      <w:r>
        <w:t>Cyber !</w:t>
      </w:r>
      <w:proofErr w:type="gramEnd"/>
      <w:r>
        <w:t xml:space="preserve"> D</w:t>
      </w:r>
    </w:p>
    <w:p w:rsidR="00E575CC" w:rsidRPr="00155C2A" w:rsidRDefault="00E575CC" w:rsidP="00E575CC">
      <w:pPr>
        <w:pStyle w:val="Heading4"/>
      </w:pPr>
      <w:r w:rsidRPr="00155C2A">
        <w:t>Defenses are improving and the threat is decreasing</w:t>
      </w:r>
    </w:p>
    <w:p w:rsidR="00E575CC" w:rsidRPr="00155C2A" w:rsidRDefault="00E575CC" w:rsidP="00E575CC">
      <w:pPr>
        <w:rPr>
          <w:rStyle w:val="Style13ptBold"/>
          <w:rFonts w:asciiTheme="minorHAnsi" w:hAnsiTheme="minorHAnsi"/>
        </w:rPr>
      </w:pPr>
      <w:proofErr w:type="spellStart"/>
      <w:r w:rsidRPr="00155C2A">
        <w:rPr>
          <w:rStyle w:val="Style13ptBold"/>
          <w:rFonts w:asciiTheme="minorHAnsi" w:hAnsiTheme="minorHAnsi"/>
        </w:rPr>
        <w:t>Libicki</w:t>
      </w:r>
      <w:proofErr w:type="spellEnd"/>
      <w:r w:rsidRPr="00155C2A">
        <w:rPr>
          <w:rStyle w:val="Style13ptBold"/>
          <w:rFonts w:asciiTheme="minorHAnsi" w:hAnsiTheme="minorHAnsi"/>
        </w:rPr>
        <w:t xml:space="preserve"> 13</w:t>
      </w:r>
    </w:p>
    <w:p w:rsidR="00E575CC" w:rsidRPr="00155C2A" w:rsidRDefault="00E575CC" w:rsidP="00E575CC">
      <w:pPr>
        <w:rPr>
          <w:rFonts w:asciiTheme="minorHAnsi" w:hAnsiTheme="minorHAnsi"/>
        </w:rPr>
      </w:pPr>
      <w:r w:rsidRPr="00155C2A">
        <w:rPr>
          <w:rFonts w:asciiTheme="minorHAnsi" w:hAnsiTheme="minorHAnsi"/>
        </w:rPr>
        <w:t xml:space="preserve">MARTIN C. LIBICKI is a Senior Management Scientist at the RAND Corporation and a Visiting Professor at the U.S. Naval Academy, Foreign Affairs, August 16, 2013, "Don't Buy the </w:t>
      </w:r>
      <w:proofErr w:type="spellStart"/>
      <w:r w:rsidRPr="00155C2A">
        <w:rPr>
          <w:rFonts w:asciiTheme="minorHAnsi" w:hAnsiTheme="minorHAnsi"/>
        </w:rPr>
        <w:t>Cyberhype</w:t>
      </w:r>
      <w:proofErr w:type="spellEnd"/>
      <w:r w:rsidRPr="00155C2A">
        <w:rPr>
          <w:rFonts w:asciiTheme="minorHAnsi" w:hAnsiTheme="minorHAnsi"/>
        </w:rPr>
        <w:t>: How to Prevent Cyberwars From Becoming Real Ones", http://www.foreignaffairs.com/articles/139819/martin-c-libicki/dont-buy-the-cyberhype</w:t>
      </w:r>
    </w:p>
    <w:p w:rsidR="00E575CC" w:rsidRPr="00155C2A" w:rsidRDefault="00E575CC" w:rsidP="00E575CC">
      <w:pPr>
        <w:rPr>
          <w:rFonts w:asciiTheme="minorHAnsi" w:hAnsiTheme="minorHAnsi"/>
        </w:rPr>
      </w:pPr>
      <w:r w:rsidRPr="00155C2A">
        <w:rPr>
          <w:rFonts w:asciiTheme="minorHAnsi" w:hAnsiTheme="minorHAnsi"/>
        </w:rPr>
        <w:t xml:space="preserve">These days, </w:t>
      </w:r>
      <w:r w:rsidRPr="00155C2A">
        <w:rPr>
          <w:rFonts w:asciiTheme="minorHAnsi" w:hAnsiTheme="minorHAnsi"/>
          <w:u w:val="single"/>
        </w:rPr>
        <w:t>most of Washington seems to believe</w:t>
      </w:r>
      <w:r w:rsidRPr="00155C2A">
        <w:rPr>
          <w:rFonts w:asciiTheme="minorHAnsi" w:hAnsiTheme="minorHAnsi"/>
        </w:rPr>
        <w:t xml:space="preserve"> that </w:t>
      </w:r>
      <w:r w:rsidRPr="00155C2A">
        <w:rPr>
          <w:rFonts w:asciiTheme="minorHAnsi" w:hAnsiTheme="minorHAnsi"/>
          <w:u w:val="single"/>
        </w:rPr>
        <w:t>a major cyberattack on U.S.</w:t>
      </w:r>
      <w:r w:rsidRPr="00155C2A">
        <w:rPr>
          <w:rFonts w:asciiTheme="minorHAnsi" w:hAnsiTheme="minorHAnsi"/>
        </w:rPr>
        <w:t xml:space="preserve"> critical </w:t>
      </w:r>
      <w:r w:rsidRPr="00155C2A">
        <w:rPr>
          <w:rFonts w:asciiTheme="minorHAnsi" w:hAnsiTheme="minorHAnsi"/>
          <w:u w:val="single"/>
        </w:rPr>
        <w:t>infrastructure is inevitable</w:t>
      </w:r>
      <w:r w:rsidRPr="00155C2A">
        <w:rPr>
          <w:rFonts w:asciiTheme="minorHAnsi" w:hAnsiTheme="minorHAnsi"/>
        </w:rPr>
        <w:t>. In March, James Clapper, U.S. director of national intelligence, ranked cyberattacks as the greatest short-term threat to U.S. national security. General Keith Alexander, the head of the U.S. Cyber Command, recently characterized “cyber exploitation” of U.S. corporate computer systems as the “greatest transfer of wealth in world history.” And in January, a report by the Pentagon’s Defense Science Board argued that cyber risks should be managed with improved defenses and deterrence, including “a nuclear response in the most extreme case.”</w:t>
      </w:r>
      <w:r>
        <w:rPr>
          <w:rFonts w:asciiTheme="minorHAnsi" w:hAnsiTheme="minorHAnsi"/>
        </w:rPr>
        <w:t xml:space="preserve"> </w:t>
      </w:r>
      <w:r w:rsidRPr="00155C2A">
        <w:rPr>
          <w:rFonts w:asciiTheme="minorHAnsi" w:hAnsiTheme="minorHAnsi"/>
          <w:u w:val="single"/>
        </w:rPr>
        <w:t>Although the risk</w:t>
      </w:r>
      <w:r w:rsidRPr="00155C2A">
        <w:rPr>
          <w:rFonts w:asciiTheme="minorHAnsi" w:hAnsiTheme="minorHAnsi"/>
        </w:rPr>
        <w:t xml:space="preserve"> of a debilitating cyberattack </w:t>
      </w:r>
      <w:r w:rsidRPr="00155C2A">
        <w:rPr>
          <w:rFonts w:asciiTheme="minorHAnsi" w:hAnsiTheme="minorHAnsi"/>
          <w:u w:val="single"/>
        </w:rPr>
        <w:t>is real</w:t>
      </w:r>
      <w:r w:rsidRPr="00155C2A">
        <w:rPr>
          <w:rFonts w:asciiTheme="minorHAnsi" w:hAnsiTheme="minorHAnsi"/>
        </w:rPr>
        <w:t xml:space="preserve">, </w:t>
      </w:r>
      <w:r w:rsidRPr="00155C2A">
        <w:rPr>
          <w:rStyle w:val="Emphasis"/>
          <w:rFonts w:asciiTheme="minorHAnsi" w:hAnsiTheme="minorHAnsi"/>
        </w:rPr>
        <w:t>the perception of that risk is far greater than it actually is</w:t>
      </w:r>
      <w:r w:rsidRPr="00155C2A">
        <w:rPr>
          <w:rFonts w:asciiTheme="minorHAnsi" w:hAnsiTheme="minorHAnsi"/>
        </w:rPr>
        <w:t xml:space="preserve">. </w:t>
      </w:r>
      <w:r w:rsidRPr="00155C2A">
        <w:rPr>
          <w:rFonts w:asciiTheme="minorHAnsi" w:hAnsiTheme="minorHAnsi"/>
          <w:u w:val="single"/>
        </w:rPr>
        <w:t>No person has ever died from a cyberattack, and only one alleged cyberattack has ever crippled a piece of critical infrastructure, causing a series of local power outages in Brazil</w:t>
      </w:r>
      <w:r w:rsidRPr="00155C2A">
        <w:rPr>
          <w:rFonts w:asciiTheme="minorHAnsi" w:hAnsiTheme="minorHAnsi"/>
        </w:rPr>
        <w:t xml:space="preserve">. In fact, </w:t>
      </w:r>
      <w:r w:rsidRPr="00155C2A">
        <w:rPr>
          <w:rFonts w:asciiTheme="minorHAnsi" w:hAnsiTheme="minorHAnsi"/>
          <w:u w:val="single"/>
        </w:rPr>
        <w:t xml:space="preserve">a major cyberattack of the kind intelligence </w:t>
      </w:r>
      <w:proofErr w:type="gramStart"/>
      <w:r w:rsidRPr="00155C2A">
        <w:rPr>
          <w:rFonts w:asciiTheme="minorHAnsi" w:hAnsiTheme="minorHAnsi"/>
          <w:u w:val="single"/>
        </w:rPr>
        <w:t>officials</w:t>
      </w:r>
      <w:proofErr w:type="gramEnd"/>
      <w:r w:rsidRPr="00155C2A">
        <w:rPr>
          <w:rFonts w:asciiTheme="minorHAnsi" w:hAnsiTheme="minorHAnsi"/>
          <w:u w:val="single"/>
        </w:rPr>
        <w:t xml:space="preserve"> fear has not taken place in the 21 years since the Internet became</w:t>
      </w:r>
      <w:r w:rsidRPr="00155C2A">
        <w:rPr>
          <w:rFonts w:asciiTheme="minorHAnsi" w:hAnsiTheme="minorHAnsi"/>
        </w:rPr>
        <w:t xml:space="preserve"> accessible to the </w:t>
      </w:r>
      <w:r w:rsidRPr="00155C2A">
        <w:rPr>
          <w:rFonts w:asciiTheme="minorHAnsi" w:hAnsiTheme="minorHAnsi"/>
          <w:u w:val="single"/>
        </w:rPr>
        <w:t>public</w:t>
      </w:r>
      <w:r w:rsidRPr="00155C2A">
        <w:rPr>
          <w:rFonts w:asciiTheme="minorHAnsi" w:hAnsiTheme="minorHAnsi"/>
        </w:rPr>
        <w:t>.</w:t>
      </w:r>
      <w:r>
        <w:rPr>
          <w:rFonts w:asciiTheme="minorHAnsi" w:hAnsiTheme="minorHAnsi"/>
        </w:rPr>
        <w:t xml:space="preserve"> </w:t>
      </w:r>
      <w:r w:rsidRPr="00155C2A">
        <w:rPr>
          <w:rFonts w:asciiTheme="minorHAnsi" w:hAnsiTheme="minorHAnsi"/>
        </w:rPr>
        <w:t xml:space="preserve">Thus, </w:t>
      </w:r>
      <w:r w:rsidRPr="00155C2A">
        <w:rPr>
          <w:rFonts w:asciiTheme="minorHAnsi" w:hAnsiTheme="minorHAnsi"/>
          <w:u w:val="single"/>
        </w:rPr>
        <w:t>while a cyberattack could theoretically disable infrastructure</w:t>
      </w:r>
      <w:r w:rsidRPr="00155C2A">
        <w:rPr>
          <w:rFonts w:asciiTheme="minorHAnsi" w:hAnsiTheme="minorHAnsi"/>
        </w:rPr>
        <w:t xml:space="preserve"> or endanger civilian lives, </w:t>
      </w:r>
      <w:r w:rsidRPr="00155C2A">
        <w:rPr>
          <w:rFonts w:asciiTheme="minorHAnsi" w:hAnsiTheme="minorHAnsi"/>
          <w:u w:val="single"/>
        </w:rPr>
        <w:t>its effects would unlikely reach the scale U.S. officials have warned of</w:t>
      </w:r>
      <w:r w:rsidRPr="00155C2A">
        <w:rPr>
          <w:rFonts w:asciiTheme="minorHAnsi" w:hAnsiTheme="minorHAnsi"/>
        </w:rPr>
        <w:t>. The immediate and direct damage from a major cyberattack on the United States could range anywhere from zero to tens of billions of dollars, but the latter would require a broad outage of electric power or something of comparable damage. Direct casualties would most likely be limited, and indirect causalities would depend on a variety of factors such as whether the attack disabled emergency 911 dispatch services. Even in that case, there would have to be no alternative means of reaching first responders for such an attack to cause casualties. The indirect effects might be greater if a cyberattack caused a large loss of confidence, particularly in the banking system. Yet scrambled records would probably prove insufficient to incite a run on the banks.</w:t>
      </w:r>
      <w:r>
        <w:rPr>
          <w:rFonts w:asciiTheme="minorHAnsi" w:hAnsiTheme="minorHAnsi"/>
        </w:rPr>
        <w:t xml:space="preserve"> </w:t>
      </w:r>
      <w:r w:rsidRPr="00155C2A">
        <w:rPr>
          <w:rFonts w:asciiTheme="minorHAnsi" w:hAnsiTheme="minorHAnsi"/>
        </w:rPr>
        <w:t>Officials also warn that the United States might not be able to identify the source of a cyberattack as it happens or in its immediate aftermath. Cyberattacks have neither fingerprints nor the smell of gunpowder, and hackers can make an intrusion appear legitimate or as if it came from somewhere else. Iran, for example, may not have known why its centrifuges were breaking down prematurely before its officials read about the covert cyber-sabotage campaign against the country’s nuclear program in The New York Times. Victims of advanced persistent threats -- extended intrusions into organization networks for the purpose of espionage -- are often unaware for months, or even years, that their servers have been penetrated. The reason that such attacks go undetected is because the removal of information does not affect the information in the system, so nothing seems amiss. The exfiltration of information can also be easily hidden, such as in the daily flow of web traffic from an organization.</w:t>
      </w:r>
      <w:r>
        <w:rPr>
          <w:rFonts w:asciiTheme="minorHAnsi" w:hAnsiTheme="minorHAnsi"/>
        </w:rPr>
        <w:t xml:space="preserve"> </w:t>
      </w:r>
      <w:r w:rsidRPr="00155C2A">
        <w:rPr>
          <w:rFonts w:asciiTheme="minorHAnsi" w:hAnsiTheme="minorHAnsi"/>
        </w:rPr>
        <w:t xml:space="preserve">But since everything is becoming increasingly dependent on computers, could levels of damage impossible today become inevitable tomorrow? As it happens, </w:t>
      </w:r>
      <w:r w:rsidRPr="00155C2A">
        <w:rPr>
          <w:rStyle w:val="Emphasis"/>
          <w:rFonts w:asciiTheme="minorHAnsi" w:hAnsiTheme="minorHAnsi"/>
        </w:rPr>
        <w:t>all of the trend lines</w:t>
      </w:r>
      <w:r w:rsidRPr="00155C2A">
        <w:rPr>
          <w:rFonts w:asciiTheme="minorHAnsi" w:hAnsiTheme="minorHAnsi"/>
        </w:rPr>
        <w:t xml:space="preserve"> -- good and bad -- </w:t>
      </w:r>
      <w:r w:rsidRPr="00155C2A">
        <w:rPr>
          <w:rFonts w:asciiTheme="minorHAnsi" w:hAnsiTheme="minorHAnsi"/>
          <w:u w:val="single"/>
        </w:rPr>
        <w:t>in cyberspace are rising simultaneously</w:t>
      </w:r>
      <w:r w:rsidRPr="00155C2A">
        <w:rPr>
          <w:rFonts w:asciiTheme="minorHAnsi" w:hAnsiTheme="minorHAnsi"/>
        </w:rPr>
        <w:t xml:space="preserve">: the </w:t>
      </w:r>
      <w:r w:rsidRPr="00155C2A">
        <w:rPr>
          <w:rFonts w:asciiTheme="minorHAnsi" w:hAnsiTheme="minorHAnsi"/>
          <w:u w:val="single"/>
        </w:rPr>
        <w:t>sophistication of attackers, but also</w:t>
      </w:r>
      <w:r w:rsidRPr="00155C2A">
        <w:rPr>
          <w:rFonts w:asciiTheme="minorHAnsi" w:hAnsiTheme="minorHAnsi"/>
        </w:rPr>
        <w:t xml:space="preserve"> that </w:t>
      </w:r>
      <w:r w:rsidRPr="00155C2A">
        <w:rPr>
          <w:rFonts w:asciiTheme="minorHAnsi" w:hAnsiTheme="minorHAnsi"/>
          <w:u w:val="single"/>
        </w:rPr>
        <w:t>of</w:t>
      </w:r>
      <w:r w:rsidRPr="00155C2A">
        <w:rPr>
          <w:rFonts w:asciiTheme="minorHAnsi" w:hAnsiTheme="minorHAnsi"/>
        </w:rPr>
        <w:t xml:space="preserve"> the </w:t>
      </w:r>
      <w:r w:rsidRPr="00155C2A">
        <w:rPr>
          <w:rFonts w:asciiTheme="minorHAnsi" w:hAnsiTheme="minorHAnsi"/>
          <w:u w:val="single"/>
        </w:rPr>
        <w:t>defenders</w:t>
      </w:r>
      <w:r w:rsidRPr="00155C2A">
        <w:rPr>
          <w:rFonts w:asciiTheme="minorHAnsi" w:hAnsiTheme="minorHAnsi"/>
        </w:rPr>
        <w:t xml:space="preserve">; the salience of cyberattacks as weapons, but </w:t>
      </w:r>
      <w:r w:rsidRPr="00155C2A">
        <w:rPr>
          <w:rFonts w:asciiTheme="minorHAnsi" w:hAnsiTheme="minorHAnsi"/>
          <w:u w:val="single"/>
        </w:rPr>
        <w:t>also the awareness of the threat they pose</w:t>
      </w:r>
      <w:r w:rsidRPr="00155C2A">
        <w:rPr>
          <w:rFonts w:asciiTheme="minorHAnsi" w:hAnsiTheme="minorHAnsi"/>
        </w:rPr>
        <w:t xml:space="preserve">; the bandwidth available for organizing larger attacks, but </w:t>
      </w:r>
      <w:r w:rsidRPr="00155C2A">
        <w:rPr>
          <w:rFonts w:asciiTheme="minorHAnsi" w:hAnsiTheme="minorHAnsi"/>
          <w:u w:val="single"/>
        </w:rPr>
        <w:t>also the resources to ward them off</w:t>
      </w:r>
      <w:r w:rsidRPr="00155C2A">
        <w:rPr>
          <w:rFonts w:asciiTheme="minorHAnsi" w:hAnsiTheme="minorHAnsi"/>
        </w:rPr>
        <w:t>. It is bad news that Iran is beginning to see cyberwar as a deniable means of exploiting easy targets. And it is good news that software companies are now rethinking the architectural features of their systems that permit such vulnerabilities to exist in the first place.</w:t>
      </w:r>
    </w:p>
    <w:p w:rsidR="00E575CC" w:rsidRPr="00155C2A" w:rsidRDefault="00E575CC" w:rsidP="00E575CC">
      <w:pPr>
        <w:pStyle w:val="Heading4"/>
      </w:pPr>
      <w:r w:rsidRPr="00155C2A">
        <w:t xml:space="preserve">Countermeasures solve </w:t>
      </w:r>
    </w:p>
    <w:p w:rsidR="00E575CC" w:rsidRPr="00155C2A" w:rsidRDefault="00E575CC" w:rsidP="00E575CC">
      <w:pPr>
        <w:rPr>
          <w:rFonts w:asciiTheme="minorHAnsi" w:hAnsiTheme="minorHAnsi"/>
        </w:rPr>
      </w:pPr>
      <w:r w:rsidRPr="00155C2A">
        <w:rPr>
          <w:rStyle w:val="CiteChar"/>
          <w:rFonts w:asciiTheme="minorHAnsi" w:hAnsiTheme="minorHAnsi"/>
        </w:rPr>
        <w:t>Bailey</w:t>
      </w:r>
      <w:r w:rsidRPr="00155C2A">
        <w:rPr>
          <w:rFonts w:asciiTheme="minorHAnsi" w:hAnsiTheme="minorHAnsi"/>
        </w:rPr>
        <w:t>, science correspondent – Reason Magazine, 1/18/</w:t>
      </w:r>
      <w:r w:rsidRPr="00155C2A">
        <w:rPr>
          <w:rStyle w:val="CiteChar"/>
          <w:rFonts w:asciiTheme="minorHAnsi" w:hAnsiTheme="minorHAnsi"/>
        </w:rPr>
        <w:t>’11</w:t>
      </w:r>
    </w:p>
    <w:p w:rsidR="00E575CC" w:rsidRPr="00155C2A" w:rsidRDefault="00E575CC" w:rsidP="00E575CC">
      <w:pPr>
        <w:rPr>
          <w:rFonts w:asciiTheme="minorHAnsi" w:hAnsiTheme="minorHAnsi"/>
        </w:rPr>
      </w:pPr>
      <w:r w:rsidRPr="00155C2A">
        <w:rPr>
          <w:rFonts w:asciiTheme="minorHAnsi" w:hAnsiTheme="minorHAnsi"/>
        </w:rPr>
        <w:t xml:space="preserve">(Ronald, </w:t>
      </w:r>
      <w:hyperlink r:id="rId8" w:history="1">
        <w:r w:rsidRPr="00155C2A">
          <w:rPr>
            <w:rStyle w:val="Hyperlink"/>
            <w:rFonts w:asciiTheme="minorHAnsi" w:hAnsiTheme="minorHAnsi"/>
          </w:rPr>
          <w:t>http://reason.com/archives/2011/01/18/cyberwar-is-harder-than-it</w:t>
        </w:r>
      </w:hyperlink>
      <w:r w:rsidRPr="00155C2A">
        <w:rPr>
          <w:rFonts w:asciiTheme="minorHAnsi" w:hAnsiTheme="minorHAnsi"/>
        </w:rPr>
        <w:t>)</w:t>
      </w:r>
    </w:p>
    <w:p w:rsidR="00E575CC" w:rsidRPr="00155C2A" w:rsidRDefault="00E575CC" w:rsidP="00E575CC">
      <w:pPr>
        <w:rPr>
          <w:rFonts w:asciiTheme="minorHAnsi" w:hAnsiTheme="minorHAnsi"/>
        </w:rPr>
      </w:pPr>
    </w:p>
    <w:p w:rsidR="00E575CC" w:rsidRPr="00155C2A" w:rsidRDefault="00E575CC" w:rsidP="00E575CC">
      <w:pPr>
        <w:rPr>
          <w:rFonts w:asciiTheme="minorHAnsi" w:hAnsiTheme="minorHAnsi"/>
          <w:u w:val="single"/>
        </w:rPr>
      </w:pPr>
      <w:r w:rsidRPr="00155C2A">
        <w:rPr>
          <w:rFonts w:asciiTheme="minorHAnsi" w:hAnsiTheme="minorHAnsi"/>
        </w:rPr>
        <w:t xml:space="preserve">Brown and </w:t>
      </w:r>
      <w:proofErr w:type="spellStart"/>
      <w:r w:rsidRPr="00155C2A">
        <w:rPr>
          <w:rFonts w:asciiTheme="minorHAnsi" w:hAnsiTheme="minorHAnsi"/>
        </w:rPr>
        <w:t>Sommer</w:t>
      </w:r>
      <w:proofErr w:type="spellEnd"/>
      <w:r w:rsidRPr="00155C2A">
        <w:rPr>
          <w:rFonts w:asciiTheme="minorHAnsi" w:hAnsiTheme="minorHAnsi"/>
        </w:rPr>
        <w:t xml:space="preserve"> observe that </w:t>
      </w:r>
      <w:r w:rsidRPr="00155C2A">
        <w:rPr>
          <w:rStyle w:val="StyleUnderline"/>
          <w:rFonts w:asciiTheme="minorHAnsi" w:hAnsiTheme="minorHAnsi"/>
        </w:rPr>
        <w:t>the Internet and</w:t>
      </w:r>
      <w:r w:rsidRPr="00155C2A">
        <w:rPr>
          <w:rFonts w:asciiTheme="minorHAnsi" w:hAnsiTheme="minorHAnsi"/>
        </w:rPr>
        <w:t xml:space="preserve"> the </w:t>
      </w:r>
      <w:r w:rsidRPr="00155C2A">
        <w:rPr>
          <w:rStyle w:val="StyleUnderline"/>
          <w:rFonts w:asciiTheme="minorHAnsi" w:hAnsiTheme="minorHAnsi"/>
        </w:rPr>
        <w:t>physical telecommunications</w:t>
      </w:r>
      <w:r w:rsidRPr="00155C2A">
        <w:rPr>
          <w:rFonts w:asciiTheme="minorHAnsi" w:hAnsiTheme="minorHAnsi"/>
        </w:rPr>
        <w:t xml:space="preserve"> infrastructure </w:t>
      </w:r>
      <w:r w:rsidRPr="00155C2A">
        <w:rPr>
          <w:rStyle w:val="StyleUnderline"/>
          <w:rFonts w:asciiTheme="minorHAnsi" w:hAnsiTheme="minorHAnsi"/>
        </w:rPr>
        <w:t xml:space="preserve">were designed to be robust and self-healing, so that failures in one part are routed around. “You have to be cautious when hearing from people engaging in </w:t>
      </w:r>
      <w:r w:rsidRPr="00155C2A">
        <w:rPr>
          <w:rStyle w:val="UnderlineBold"/>
          <w:rFonts w:asciiTheme="minorHAnsi" w:hAnsiTheme="minorHAnsi"/>
        </w:rPr>
        <w:t>fear-mongering</w:t>
      </w:r>
      <w:r w:rsidRPr="00155C2A">
        <w:rPr>
          <w:rStyle w:val="StyleUnderline"/>
          <w:rFonts w:asciiTheme="minorHAnsi" w:hAnsiTheme="minorHAnsi"/>
        </w:rPr>
        <w:t xml:space="preserve"> about</w:t>
      </w:r>
      <w:r w:rsidRPr="00155C2A">
        <w:rPr>
          <w:rFonts w:asciiTheme="minorHAnsi" w:hAnsiTheme="minorHAnsi"/>
        </w:rPr>
        <w:t xml:space="preserve"> huge </w:t>
      </w:r>
      <w:r w:rsidRPr="00155C2A">
        <w:rPr>
          <w:rStyle w:val="StyleUnderline"/>
          <w:rFonts w:asciiTheme="minorHAnsi" w:hAnsiTheme="minorHAnsi"/>
        </w:rPr>
        <w:t>blackouts and</w:t>
      </w:r>
      <w:r w:rsidRPr="00155C2A">
        <w:rPr>
          <w:rFonts w:asciiTheme="minorHAnsi" w:hAnsiTheme="minorHAnsi"/>
        </w:rPr>
        <w:t xml:space="preserve"> </w:t>
      </w:r>
      <w:r w:rsidRPr="00155C2A">
        <w:rPr>
          <w:rStyle w:val="StyleUnderline"/>
          <w:rFonts w:asciiTheme="minorHAnsi" w:hAnsiTheme="minorHAnsi"/>
        </w:rPr>
        <w:t>collapses of</w:t>
      </w:r>
      <w:r w:rsidRPr="00155C2A">
        <w:rPr>
          <w:rFonts w:asciiTheme="minorHAnsi" w:hAnsiTheme="minorHAnsi"/>
        </w:rPr>
        <w:t xml:space="preserve"> critical </w:t>
      </w:r>
      <w:r w:rsidRPr="00155C2A">
        <w:rPr>
          <w:rStyle w:val="StyleUnderline"/>
          <w:rFonts w:asciiTheme="minorHAnsi" w:hAnsiTheme="minorHAnsi"/>
        </w:rPr>
        <w:t>infrastructures</w:t>
      </w:r>
      <w:r w:rsidRPr="00155C2A">
        <w:rPr>
          <w:rFonts w:asciiTheme="minorHAnsi" w:hAnsiTheme="minorHAnsi"/>
        </w:rPr>
        <w:t xml:space="preserve"> via the Internet,” </w:t>
      </w:r>
      <w:r w:rsidRPr="00155C2A">
        <w:rPr>
          <w:rStyle w:val="StyleUnderline"/>
          <w:rFonts w:asciiTheme="minorHAnsi" w:hAnsiTheme="minorHAnsi"/>
        </w:rPr>
        <w:t>says</w:t>
      </w:r>
      <w:r w:rsidRPr="00155C2A">
        <w:rPr>
          <w:rFonts w:asciiTheme="minorHAnsi" w:hAnsiTheme="minorHAnsi"/>
        </w:rPr>
        <w:t xml:space="preserve"> </w:t>
      </w:r>
      <w:r w:rsidRPr="00155C2A">
        <w:rPr>
          <w:rStyle w:val="StyleUnderline"/>
          <w:rFonts w:asciiTheme="minorHAnsi" w:hAnsiTheme="minorHAnsi"/>
        </w:rPr>
        <w:t>U</w:t>
      </w:r>
      <w:r w:rsidRPr="00155C2A">
        <w:rPr>
          <w:rFonts w:asciiTheme="minorHAnsi" w:hAnsiTheme="minorHAnsi"/>
        </w:rPr>
        <w:t xml:space="preserve">niversity of </w:t>
      </w:r>
      <w:r w:rsidRPr="00155C2A">
        <w:rPr>
          <w:rStyle w:val="StyleUnderline"/>
          <w:rFonts w:asciiTheme="minorHAnsi" w:hAnsiTheme="minorHAnsi"/>
        </w:rPr>
        <w:t xml:space="preserve">Toronto </w:t>
      </w:r>
      <w:proofErr w:type="spellStart"/>
      <w:r w:rsidRPr="00155C2A">
        <w:rPr>
          <w:rStyle w:val="StyleUnderline"/>
          <w:rFonts w:asciiTheme="minorHAnsi" w:hAnsiTheme="minorHAnsi"/>
        </w:rPr>
        <w:t>cyberwarfare</w:t>
      </w:r>
      <w:proofErr w:type="spellEnd"/>
      <w:r w:rsidRPr="00155C2A">
        <w:rPr>
          <w:rFonts w:asciiTheme="minorHAnsi" w:hAnsiTheme="minorHAnsi"/>
        </w:rPr>
        <w:t xml:space="preserve"> expert Ronald </w:t>
      </w:r>
      <w:proofErr w:type="spellStart"/>
      <w:r w:rsidRPr="00155C2A">
        <w:rPr>
          <w:rFonts w:asciiTheme="minorHAnsi" w:hAnsiTheme="minorHAnsi"/>
        </w:rPr>
        <w:t>Deibert</w:t>
      </w:r>
      <w:proofErr w:type="spellEnd"/>
      <w:r w:rsidRPr="00155C2A">
        <w:rPr>
          <w:rFonts w:asciiTheme="minorHAnsi" w:hAnsiTheme="minorHAnsi"/>
        </w:rPr>
        <w:t xml:space="preserve"> in the January/February 2011 issue of the </w:t>
      </w:r>
      <w:r w:rsidRPr="00155C2A">
        <w:rPr>
          <w:rFonts w:asciiTheme="minorHAnsi" w:hAnsiTheme="minorHAnsi"/>
          <w:i/>
          <w:iCs/>
        </w:rPr>
        <w:t>Bulletin of the Atomic Scientists</w:t>
      </w:r>
      <w:r w:rsidRPr="00155C2A">
        <w:rPr>
          <w:rFonts w:asciiTheme="minorHAnsi" w:hAnsiTheme="minorHAnsi"/>
        </w:rPr>
        <w:t>. “</w:t>
      </w:r>
      <w:r w:rsidRPr="00155C2A">
        <w:rPr>
          <w:rStyle w:val="StyleUnderline"/>
          <w:rFonts w:asciiTheme="minorHAnsi" w:hAnsiTheme="minorHAnsi"/>
        </w:rPr>
        <w:t>There is a lot of redundancy in the networks; it’s not</w:t>
      </w:r>
      <w:r w:rsidRPr="00155C2A">
        <w:rPr>
          <w:rFonts w:asciiTheme="minorHAnsi" w:hAnsiTheme="minorHAnsi"/>
        </w:rPr>
        <w:t xml:space="preserve"> a </w:t>
      </w:r>
      <w:r w:rsidRPr="00155C2A">
        <w:rPr>
          <w:rStyle w:val="StyleUnderline"/>
          <w:rFonts w:asciiTheme="minorHAnsi" w:hAnsiTheme="minorHAnsi"/>
        </w:rPr>
        <w:t>simple</w:t>
      </w:r>
      <w:r w:rsidRPr="00155C2A">
        <w:rPr>
          <w:rFonts w:asciiTheme="minorHAnsi" w:hAnsiTheme="minorHAnsi"/>
        </w:rPr>
        <w:t xml:space="preserve"> thing </w:t>
      </w:r>
      <w:r w:rsidRPr="00155C2A">
        <w:rPr>
          <w:rStyle w:val="StyleUnderline"/>
          <w:rFonts w:asciiTheme="minorHAnsi" w:hAnsiTheme="minorHAnsi"/>
        </w:rPr>
        <w:t>to turn off the power grid</w:t>
      </w:r>
      <w:r w:rsidRPr="00155C2A">
        <w:rPr>
          <w:rFonts w:asciiTheme="minorHAnsi" w:hAnsiTheme="minorHAnsi"/>
        </w:rPr>
        <w:t xml:space="preserve">.” In addition, </w:t>
      </w:r>
      <w:r w:rsidRPr="00155C2A">
        <w:rPr>
          <w:rStyle w:val="StyleUnderline"/>
          <w:rFonts w:asciiTheme="minorHAnsi" w:hAnsiTheme="minorHAnsi"/>
        </w:rPr>
        <w:t>our</w:t>
      </w:r>
      <w:r w:rsidRPr="00155C2A">
        <w:rPr>
          <w:rFonts w:asciiTheme="minorHAnsi" w:hAnsiTheme="minorHAnsi"/>
        </w:rPr>
        <w:t xml:space="preserve"> </w:t>
      </w:r>
      <w:r w:rsidRPr="00155C2A">
        <w:rPr>
          <w:rStyle w:val="StyleUnderline"/>
          <w:rFonts w:asciiTheme="minorHAnsi" w:hAnsiTheme="minorHAnsi"/>
        </w:rPr>
        <w:t>experience with</w:t>
      </w:r>
      <w:r w:rsidRPr="00155C2A">
        <w:rPr>
          <w:rFonts w:asciiTheme="minorHAnsi" w:hAnsiTheme="minorHAnsi"/>
        </w:rPr>
        <w:t xml:space="preserve"> current forms of </w:t>
      </w:r>
      <w:r w:rsidRPr="00155C2A">
        <w:rPr>
          <w:rStyle w:val="StyleUnderline"/>
          <w:rFonts w:asciiTheme="minorHAnsi" w:hAnsiTheme="minorHAnsi"/>
        </w:rPr>
        <w:t>malware is</w:t>
      </w:r>
      <w:r w:rsidRPr="00155C2A">
        <w:rPr>
          <w:rFonts w:asciiTheme="minorHAnsi" w:hAnsiTheme="minorHAnsi"/>
        </w:rPr>
        <w:t xml:space="preserve"> somewhat </w:t>
      </w:r>
      <w:r w:rsidRPr="00155C2A">
        <w:rPr>
          <w:rStyle w:val="StyleUnderline"/>
          <w:rFonts w:asciiTheme="minorHAnsi" w:hAnsiTheme="minorHAnsi"/>
        </w:rPr>
        <w:t>reassuring. Responses</w:t>
      </w:r>
      <w:r w:rsidRPr="00155C2A">
        <w:rPr>
          <w:rFonts w:asciiTheme="minorHAnsi" w:hAnsiTheme="minorHAnsi"/>
        </w:rPr>
        <w:t xml:space="preserve"> to new malware </w:t>
      </w:r>
      <w:r w:rsidRPr="00155C2A">
        <w:rPr>
          <w:rStyle w:val="StyleUnderline"/>
          <w:rFonts w:asciiTheme="minorHAnsi" w:hAnsiTheme="minorHAnsi"/>
        </w:rPr>
        <w:t>have</w:t>
      </w:r>
      <w:r w:rsidRPr="00155C2A">
        <w:rPr>
          <w:rFonts w:asciiTheme="minorHAnsi" w:hAnsiTheme="minorHAnsi"/>
        </w:rPr>
        <w:t xml:space="preserve"> generally </w:t>
      </w:r>
      <w:r w:rsidRPr="00155C2A">
        <w:rPr>
          <w:rStyle w:val="StyleUnderline"/>
          <w:rFonts w:asciiTheme="minorHAnsi" w:hAnsiTheme="minorHAnsi"/>
        </w:rPr>
        <w:t>been found and made available within days and few denial of service attacks have lasted</w:t>
      </w:r>
      <w:r w:rsidRPr="00155C2A">
        <w:rPr>
          <w:rFonts w:asciiTheme="minorHAnsi" w:hAnsiTheme="minorHAnsi"/>
        </w:rPr>
        <w:t xml:space="preserve"> more than a day. In addition, </w:t>
      </w:r>
      <w:r w:rsidRPr="00155C2A">
        <w:rPr>
          <w:rStyle w:val="StyleUnderline"/>
          <w:rFonts w:asciiTheme="minorHAnsi" w:hAnsiTheme="minorHAnsi"/>
        </w:rPr>
        <w:t>many critical networks</w:t>
      </w:r>
      <w:r w:rsidRPr="00155C2A">
        <w:rPr>
          <w:rFonts w:asciiTheme="minorHAnsi" w:hAnsiTheme="minorHAnsi"/>
        </w:rPr>
        <w:t xml:space="preserve"> such as those carrying financial transactions </w:t>
      </w:r>
      <w:r w:rsidRPr="00155C2A">
        <w:rPr>
          <w:rStyle w:val="StyleUnderline"/>
          <w:rFonts w:asciiTheme="minorHAnsi" w:hAnsiTheme="minorHAnsi"/>
        </w:rPr>
        <w:t>are not connected to the Internet requiring insider information to make them vulnerable.</w:t>
      </w:r>
    </w:p>
    <w:p w:rsidR="00E575CC" w:rsidRPr="00155C2A" w:rsidRDefault="00E575CC" w:rsidP="00E575CC">
      <w:pPr>
        <w:pStyle w:val="Heading4"/>
      </w:pPr>
      <w:r w:rsidRPr="00155C2A">
        <w:t>They don’t have the expertise</w:t>
      </w:r>
    </w:p>
    <w:p w:rsidR="00E575CC" w:rsidRPr="00155C2A" w:rsidRDefault="00E575CC" w:rsidP="00E575CC">
      <w:pPr>
        <w:rPr>
          <w:rStyle w:val="Style13ptBold"/>
          <w:rFonts w:asciiTheme="minorHAnsi" w:hAnsiTheme="minorHAnsi"/>
        </w:rPr>
      </w:pPr>
      <w:r w:rsidRPr="00155C2A">
        <w:rPr>
          <w:rStyle w:val="Style13ptBold"/>
          <w:rFonts w:asciiTheme="minorHAnsi" w:hAnsiTheme="minorHAnsi"/>
        </w:rPr>
        <w:t>Lindsay 13</w:t>
      </w:r>
    </w:p>
    <w:p w:rsidR="00E575CC" w:rsidRPr="00155C2A" w:rsidRDefault="00E575CC" w:rsidP="00E575CC">
      <w:pPr>
        <w:rPr>
          <w:rFonts w:asciiTheme="minorHAnsi" w:hAnsiTheme="minorHAnsi"/>
        </w:rPr>
      </w:pPr>
      <w:r w:rsidRPr="00155C2A">
        <w:rPr>
          <w:rFonts w:asciiTheme="minorHAnsi" w:hAnsiTheme="minorHAnsi"/>
        </w:rPr>
        <w:t>Jon R. Lindsay is an assistant research scientist with the University of California Institute on Global Conﬂict and Cooperation (IGCC), located at UC San Diego. He holds a PhD in political science from the Massachusetts Institute of Technology, an MS in computer science from Stanford University, and he has served as an officer in the US Navy, Security Studies, August 1, 2013, "</w:t>
      </w:r>
      <w:proofErr w:type="spellStart"/>
      <w:r w:rsidRPr="00155C2A">
        <w:rPr>
          <w:rFonts w:asciiTheme="minorHAnsi" w:hAnsiTheme="minorHAnsi"/>
        </w:rPr>
        <w:t>Stuxnet</w:t>
      </w:r>
      <w:proofErr w:type="spellEnd"/>
      <w:r w:rsidRPr="00155C2A">
        <w:rPr>
          <w:rFonts w:asciiTheme="minorHAnsi" w:hAnsiTheme="minorHAnsi"/>
        </w:rPr>
        <w:t xml:space="preserve"> and the Limits of Cyber Warfare", http://www.tandfonline.com/doi/pdf/10.1080/09636412.2013.816122</w:t>
      </w:r>
    </w:p>
    <w:p w:rsidR="00E575CC" w:rsidRPr="00155C2A" w:rsidRDefault="00E575CC" w:rsidP="00E575CC">
      <w:pPr>
        <w:rPr>
          <w:rFonts w:asciiTheme="minorHAnsi" w:hAnsiTheme="minorHAnsi"/>
        </w:rPr>
      </w:pPr>
    </w:p>
    <w:p w:rsidR="00E575CC" w:rsidRPr="00155C2A" w:rsidRDefault="00E575CC" w:rsidP="00E575CC">
      <w:pPr>
        <w:rPr>
          <w:rFonts w:asciiTheme="minorHAnsi" w:hAnsiTheme="minorHAnsi"/>
        </w:rPr>
      </w:pPr>
      <w:proofErr w:type="spellStart"/>
      <w:r w:rsidRPr="00155C2A">
        <w:rPr>
          <w:rFonts w:asciiTheme="minorHAnsi" w:hAnsiTheme="minorHAnsi"/>
          <w:u w:val="single"/>
        </w:rPr>
        <w:t>Stuxnet</w:t>
      </w:r>
      <w:proofErr w:type="spellEnd"/>
      <w:r w:rsidRPr="00155C2A">
        <w:rPr>
          <w:rFonts w:asciiTheme="minorHAnsi" w:hAnsiTheme="minorHAnsi"/>
        </w:rPr>
        <w:t xml:space="preserve"> therefore </w:t>
      </w:r>
      <w:r w:rsidRPr="00155C2A">
        <w:rPr>
          <w:rFonts w:asciiTheme="minorHAnsi" w:hAnsiTheme="minorHAnsi"/>
          <w:u w:val="single"/>
        </w:rPr>
        <w:t>suggests</w:t>
      </w:r>
      <w:r w:rsidRPr="00155C2A">
        <w:rPr>
          <w:rFonts w:asciiTheme="minorHAnsi" w:hAnsiTheme="minorHAnsi"/>
        </w:rPr>
        <w:t xml:space="preserve"> that </w:t>
      </w:r>
      <w:r w:rsidRPr="00155C2A">
        <w:rPr>
          <w:rFonts w:asciiTheme="minorHAnsi" w:hAnsiTheme="minorHAnsi"/>
          <w:u w:val="single"/>
        </w:rPr>
        <w:t>the asymmetry argument of</w:t>
      </w:r>
      <w:r w:rsidRPr="00155C2A">
        <w:rPr>
          <w:rFonts w:asciiTheme="minorHAnsi" w:hAnsiTheme="minorHAnsi"/>
        </w:rPr>
        <w:t xml:space="preserve"> the </w:t>
      </w:r>
      <w:r w:rsidRPr="00155C2A">
        <w:rPr>
          <w:rFonts w:asciiTheme="minorHAnsi" w:hAnsiTheme="minorHAnsi"/>
          <w:u w:val="single"/>
        </w:rPr>
        <w:t>Cyber</w:t>
      </w:r>
      <w:r w:rsidRPr="00155C2A">
        <w:rPr>
          <w:rFonts w:asciiTheme="minorHAnsi" w:hAnsiTheme="minorHAnsi"/>
        </w:rPr>
        <w:t xml:space="preserve"> Revolution thesis </w:t>
      </w:r>
      <w:r w:rsidRPr="00155C2A">
        <w:rPr>
          <w:rFonts w:asciiTheme="minorHAnsi" w:hAnsiTheme="minorHAnsi"/>
          <w:u w:val="single"/>
        </w:rPr>
        <w:t xml:space="preserve">has it backward. </w:t>
      </w:r>
      <w:r w:rsidRPr="00155C2A">
        <w:rPr>
          <w:rStyle w:val="Emphasis"/>
          <w:rFonts w:asciiTheme="minorHAnsi" w:hAnsiTheme="minorHAnsi"/>
        </w:rPr>
        <w:t>Cyber warfare is not a weapon of the weak</w:t>
      </w:r>
      <w:r w:rsidRPr="00155C2A">
        <w:rPr>
          <w:rFonts w:asciiTheme="minorHAnsi" w:hAnsiTheme="minorHAnsi"/>
        </w:rPr>
        <w:t xml:space="preserve">. </w:t>
      </w:r>
      <w:r w:rsidRPr="00155C2A">
        <w:rPr>
          <w:rFonts w:asciiTheme="minorHAnsi" w:hAnsiTheme="minorHAnsi"/>
          <w:u w:val="single"/>
        </w:rPr>
        <w:t xml:space="preserve">Weaker actors face steep barriers to </w:t>
      </w:r>
      <w:proofErr w:type="spellStart"/>
      <w:r w:rsidRPr="00155C2A">
        <w:rPr>
          <w:rFonts w:asciiTheme="minorHAnsi" w:hAnsiTheme="minorHAnsi"/>
          <w:u w:val="single"/>
        </w:rPr>
        <w:t>weaponization</w:t>
      </w:r>
      <w:proofErr w:type="spellEnd"/>
      <w:r w:rsidRPr="00155C2A">
        <w:rPr>
          <w:rFonts w:asciiTheme="minorHAnsi" w:hAnsiTheme="minorHAnsi"/>
          <w:u w:val="single"/>
        </w:rPr>
        <w:t xml:space="preserve"> for causing meaningful damage, and they are vulnerable to punishing retaliation if they</w:t>
      </w:r>
      <w:r w:rsidRPr="00155C2A">
        <w:rPr>
          <w:rFonts w:asciiTheme="minorHAnsi" w:hAnsiTheme="minorHAnsi"/>
        </w:rPr>
        <w:t xml:space="preserve"> somehow do </w:t>
      </w:r>
      <w:r w:rsidRPr="00155C2A">
        <w:rPr>
          <w:rFonts w:asciiTheme="minorHAnsi" w:hAnsiTheme="minorHAnsi"/>
          <w:u w:val="single"/>
        </w:rPr>
        <w:t>succeed</w:t>
      </w:r>
      <w:r w:rsidRPr="00155C2A">
        <w:rPr>
          <w:rFonts w:asciiTheme="minorHAnsi" w:hAnsiTheme="minorHAnsi"/>
        </w:rPr>
        <w:t xml:space="preserve"> in injuring the strong. </w:t>
      </w:r>
      <w:r w:rsidRPr="00155C2A">
        <w:rPr>
          <w:rFonts w:asciiTheme="minorHAnsi" w:hAnsiTheme="minorHAnsi"/>
          <w:u w:val="single"/>
        </w:rPr>
        <w:t>Strong states</w:t>
      </w:r>
      <w:r w:rsidRPr="00155C2A">
        <w:rPr>
          <w:rFonts w:asciiTheme="minorHAnsi" w:hAnsiTheme="minorHAnsi"/>
        </w:rPr>
        <w:t xml:space="preserve">, by contrast, </w:t>
      </w:r>
      <w:r w:rsidRPr="00155C2A">
        <w:rPr>
          <w:rFonts w:asciiTheme="minorHAnsi" w:hAnsiTheme="minorHAnsi"/>
          <w:u w:val="single"/>
        </w:rPr>
        <w:t>have</w:t>
      </w:r>
      <w:r w:rsidRPr="00155C2A">
        <w:rPr>
          <w:rFonts w:asciiTheme="minorHAnsi" w:hAnsiTheme="minorHAnsi"/>
        </w:rPr>
        <w:t xml:space="preserve"> the </w:t>
      </w:r>
      <w:r w:rsidRPr="00155C2A">
        <w:rPr>
          <w:rFonts w:asciiTheme="minorHAnsi" w:hAnsiTheme="minorHAnsi"/>
          <w:u w:val="single"/>
        </w:rPr>
        <w:t>resources and risk tolerance to wage cyber warfare against</w:t>
      </w:r>
      <w:r w:rsidRPr="00155C2A">
        <w:rPr>
          <w:rFonts w:asciiTheme="minorHAnsi" w:hAnsiTheme="minorHAnsi"/>
        </w:rPr>
        <w:t xml:space="preserve"> relatively </w:t>
      </w:r>
      <w:r w:rsidRPr="00155C2A">
        <w:rPr>
          <w:rFonts w:asciiTheme="minorHAnsi" w:hAnsiTheme="minorHAnsi"/>
          <w:u w:val="single"/>
        </w:rPr>
        <w:t>weak</w:t>
      </w:r>
      <w:r w:rsidRPr="00155C2A">
        <w:rPr>
          <w:rFonts w:asciiTheme="minorHAnsi" w:hAnsiTheme="minorHAnsi"/>
        </w:rPr>
        <w:t xml:space="preserve">er </w:t>
      </w:r>
      <w:r w:rsidRPr="00155C2A">
        <w:rPr>
          <w:rFonts w:asciiTheme="minorHAnsi" w:hAnsiTheme="minorHAnsi"/>
          <w:u w:val="single"/>
        </w:rPr>
        <w:t>targets like Iran</w:t>
      </w:r>
      <w:r w:rsidRPr="00155C2A">
        <w:rPr>
          <w:rFonts w:asciiTheme="minorHAnsi" w:hAnsiTheme="minorHAnsi"/>
        </w:rPr>
        <w:t xml:space="preserve">. These </w:t>
      </w:r>
      <w:r w:rsidRPr="00155C2A">
        <w:rPr>
          <w:rFonts w:asciiTheme="minorHAnsi" w:hAnsiTheme="minorHAnsi"/>
          <w:u w:val="single"/>
        </w:rPr>
        <w:t>barriers to entry</w:t>
      </w:r>
      <w:r w:rsidRPr="00155C2A">
        <w:rPr>
          <w:rFonts w:asciiTheme="minorHAnsi" w:hAnsiTheme="minorHAnsi"/>
        </w:rPr>
        <w:t xml:space="preserve"> will tend to </w:t>
      </w:r>
      <w:r w:rsidRPr="00155C2A">
        <w:rPr>
          <w:rFonts w:asciiTheme="minorHAnsi" w:hAnsiTheme="minorHAnsi"/>
          <w:u w:val="single"/>
        </w:rPr>
        <w:t>price weaker actors out of strategic cyber war</w:t>
      </w:r>
      <w:r w:rsidRPr="00155C2A">
        <w:rPr>
          <w:rFonts w:asciiTheme="minorHAnsi" w:hAnsiTheme="minorHAnsi"/>
        </w:rPr>
        <w:t xml:space="preserve">fare. </w:t>
      </w:r>
      <w:r w:rsidRPr="00155C2A">
        <w:rPr>
          <w:rFonts w:asciiTheme="minorHAnsi" w:hAnsiTheme="minorHAnsi"/>
          <w:u w:val="single"/>
        </w:rPr>
        <w:t>The technically and organizationally sophisticated level of play</w:t>
      </w:r>
      <w:r w:rsidRPr="00155C2A">
        <w:rPr>
          <w:rFonts w:asciiTheme="minorHAnsi" w:hAnsiTheme="minorHAnsi"/>
        </w:rPr>
        <w:t xml:space="preserve"> required for cyber warfare </w:t>
      </w:r>
      <w:r w:rsidRPr="00155C2A">
        <w:rPr>
          <w:rFonts w:asciiTheme="minorHAnsi" w:hAnsiTheme="minorHAnsi"/>
          <w:u w:val="single"/>
        </w:rPr>
        <w:t>is</w:t>
      </w:r>
      <w:r w:rsidRPr="00155C2A">
        <w:rPr>
          <w:rFonts w:asciiTheme="minorHAnsi" w:hAnsiTheme="minorHAnsi"/>
        </w:rPr>
        <w:t xml:space="preserve"> generally </w:t>
      </w:r>
      <w:r w:rsidRPr="00155C2A">
        <w:rPr>
          <w:rStyle w:val="Emphasis"/>
          <w:rFonts w:asciiTheme="minorHAnsi" w:hAnsiTheme="minorHAnsi"/>
        </w:rPr>
        <w:t>beyond the capacity of a lone hacker</w:t>
      </w:r>
      <w:r w:rsidRPr="00155C2A">
        <w:rPr>
          <w:rFonts w:asciiTheme="minorHAnsi" w:hAnsiTheme="minorHAnsi"/>
        </w:rPr>
        <w:t xml:space="preserve">, </w:t>
      </w:r>
      <w:r w:rsidRPr="00155C2A">
        <w:rPr>
          <w:rFonts w:asciiTheme="minorHAnsi" w:hAnsiTheme="minorHAnsi"/>
          <w:u w:val="single"/>
        </w:rPr>
        <w:t>a small group of amateurs, or even organized criminals</w:t>
      </w:r>
      <w:r w:rsidRPr="00155C2A">
        <w:rPr>
          <w:rFonts w:asciiTheme="minorHAnsi" w:hAnsiTheme="minorHAnsi"/>
        </w:rPr>
        <w:t xml:space="preserve">, some of the favorite bogeymen of cyberwar discourse.75 </w:t>
      </w:r>
      <w:proofErr w:type="gramStart"/>
      <w:r w:rsidRPr="00155C2A">
        <w:rPr>
          <w:rFonts w:asciiTheme="minorHAnsi" w:hAnsiTheme="minorHAnsi"/>
          <w:u w:val="single"/>
        </w:rPr>
        <w:t>There</w:t>
      </w:r>
      <w:proofErr w:type="gramEnd"/>
      <w:r w:rsidRPr="00155C2A">
        <w:rPr>
          <w:rFonts w:asciiTheme="minorHAnsi" w:hAnsiTheme="minorHAnsi"/>
          <w:u w:val="single"/>
        </w:rPr>
        <w:t xml:space="preserve"> are </w:t>
      </w:r>
      <w:r w:rsidRPr="00155C2A">
        <w:rPr>
          <w:rStyle w:val="Emphasis"/>
          <w:rFonts w:asciiTheme="minorHAnsi" w:hAnsiTheme="minorHAnsi"/>
        </w:rPr>
        <w:t>cheaper and more reliable ways</w:t>
      </w:r>
      <w:r w:rsidRPr="00155C2A">
        <w:rPr>
          <w:rFonts w:asciiTheme="minorHAnsi" w:hAnsiTheme="minorHAnsi"/>
          <w:u w:val="single"/>
        </w:rPr>
        <w:t xml:space="preserve"> for</w:t>
      </w:r>
      <w:r w:rsidRPr="00155C2A">
        <w:rPr>
          <w:rFonts w:asciiTheme="minorHAnsi" w:hAnsiTheme="minorHAnsi"/>
        </w:rPr>
        <w:t xml:space="preserve"> resource-poor </w:t>
      </w:r>
      <w:r w:rsidRPr="00155C2A">
        <w:rPr>
          <w:rFonts w:asciiTheme="minorHAnsi" w:hAnsiTheme="minorHAnsi"/>
          <w:u w:val="single"/>
        </w:rPr>
        <w:t>terrorists or states to cause damage. While</w:t>
      </w:r>
      <w:r w:rsidRPr="00155C2A">
        <w:rPr>
          <w:rFonts w:asciiTheme="minorHAnsi" w:hAnsiTheme="minorHAnsi"/>
        </w:rPr>
        <w:t xml:space="preserve"> the </w:t>
      </w:r>
      <w:r w:rsidRPr="00155C2A">
        <w:rPr>
          <w:rFonts w:asciiTheme="minorHAnsi" w:hAnsiTheme="minorHAnsi"/>
          <w:u w:val="single"/>
        </w:rPr>
        <w:t>potential</w:t>
      </w:r>
      <w:r w:rsidRPr="00155C2A">
        <w:rPr>
          <w:rFonts w:asciiTheme="minorHAnsi" w:hAnsiTheme="minorHAnsi"/>
        </w:rPr>
        <w:t xml:space="preserve"> global </w:t>
      </w:r>
      <w:r w:rsidRPr="00155C2A">
        <w:rPr>
          <w:rFonts w:asciiTheme="minorHAnsi" w:hAnsiTheme="minorHAnsi"/>
          <w:u w:val="single"/>
        </w:rPr>
        <w:t>reach of cyber war</w:t>
      </w:r>
      <w:r w:rsidRPr="00155C2A">
        <w:rPr>
          <w:rFonts w:asciiTheme="minorHAnsi" w:hAnsiTheme="minorHAnsi"/>
        </w:rPr>
        <w:t xml:space="preserve">fare </w:t>
      </w:r>
      <w:r w:rsidRPr="00155C2A">
        <w:rPr>
          <w:rFonts w:asciiTheme="minorHAnsi" w:hAnsiTheme="minorHAnsi"/>
          <w:u w:val="single"/>
        </w:rPr>
        <w:t>would appear attractive for</w:t>
      </w:r>
      <w:r w:rsidRPr="00155C2A">
        <w:rPr>
          <w:rFonts w:asciiTheme="minorHAnsi" w:hAnsiTheme="minorHAnsi"/>
        </w:rPr>
        <w:t xml:space="preserve"> limiting the exposure of </w:t>
      </w:r>
      <w:r w:rsidRPr="00155C2A">
        <w:rPr>
          <w:rFonts w:asciiTheme="minorHAnsi" w:hAnsiTheme="minorHAnsi"/>
          <w:u w:val="single"/>
        </w:rPr>
        <w:t xml:space="preserve">terrorists, that same distance forms a </w:t>
      </w:r>
      <w:r w:rsidRPr="00155C2A">
        <w:rPr>
          <w:rStyle w:val="Emphasis"/>
          <w:rFonts w:asciiTheme="minorHAnsi" w:hAnsiTheme="minorHAnsi"/>
        </w:rPr>
        <w:t>formidable barrier</w:t>
      </w:r>
      <w:r w:rsidRPr="00155C2A">
        <w:rPr>
          <w:rFonts w:asciiTheme="minorHAnsi" w:hAnsiTheme="minorHAnsi"/>
          <w:u w:val="single"/>
        </w:rPr>
        <w:t xml:space="preserve"> for intelligence preparation and operational control</w:t>
      </w:r>
      <w:r w:rsidRPr="00155C2A">
        <w:rPr>
          <w:rFonts w:asciiTheme="minorHAnsi" w:hAnsiTheme="minorHAnsi"/>
        </w:rPr>
        <w:t xml:space="preserve"> of targeted destructive attacks, without which the risks of operational failure become a serious liability for the weak. This emphatically does not mean that weak actors are priced out of irritant attacks for criminal gain, espionage, or political expression; on the contrary, the desirability of maintaining ability to engage in sub </w:t>
      </w:r>
      <w:proofErr w:type="spellStart"/>
      <w:r w:rsidRPr="00155C2A">
        <w:rPr>
          <w:rFonts w:asciiTheme="minorHAnsi" w:hAnsiTheme="minorHAnsi"/>
        </w:rPr>
        <w:t>rosa</w:t>
      </w:r>
      <w:proofErr w:type="spellEnd"/>
      <w:r w:rsidRPr="00155C2A">
        <w:rPr>
          <w:rFonts w:asciiTheme="minorHAnsi" w:hAnsiTheme="minorHAnsi"/>
        </w:rPr>
        <w:t xml:space="preserve"> exploitation is a big reason to avoid more severe forms of </w:t>
      </w:r>
      <w:proofErr w:type="spellStart"/>
      <w:r w:rsidRPr="00155C2A">
        <w:rPr>
          <w:rFonts w:asciiTheme="minorHAnsi" w:hAnsiTheme="minorHAnsi"/>
        </w:rPr>
        <w:t>cyber attack</w:t>
      </w:r>
      <w:proofErr w:type="spellEnd"/>
      <w:r w:rsidRPr="00155C2A">
        <w:rPr>
          <w:rFonts w:asciiTheme="minorHAnsi" w:hAnsiTheme="minorHAnsi"/>
        </w:rPr>
        <w:t xml:space="preserve"> that would mobilize unwanted attention. </w:t>
      </w:r>
      <w:r w:rsidRPr="00155C2A">
        <w:rPr>
          <w:rFonts w:asciiTheme="minorHAnsi" w:hAnsiTheme="minorHAnsi"/>
          <w:u w:val="single"/>
        </w:rPr>
        <w:t>The difference in scale between strategic cyber warfare and cheaply available cyber irritants will become more apparent</w:t>
      </w:r>
      <w:r w:rsidRPr="00155C2A">
        <w:rPr>
          <w:rFonts w:asciiTheme="minorHAnsi" w:hAnsiTheme="minorHAnsi"/>
        </w:rPr>
        <w:t xml:space="preserve"> in the matter of offense dominance.</w:t>
      </w:r>
    </w:p>
    <w:p w:rsidR="00E575CC" w:rsidRPr="00155C2A" w:rsidRDefault="00E575CC" w:rsidP="00E575CC">
      <w:pPr>
        <w:pStyle w:val="Heading4"/>
      </w:pPr>
      <w:r w:rsidRPr="00155C2A">
        <w:t>Cyber is too hard for terrorists</w:t>
      </w:r>
    </w:p>
    <w:p w:rsidR="00E575CC" w:rsidRPr="00155C2A" w:rsidRDefault="00E575CC" w:rsidP="00E575CC">
      <w:pPr>
        <w:rPr>
          <w:rStyle w:val="Style13ptBold"/>
          <w:rFonts w:asciiTheme="minorHAnsi" w:hAnsiTheme="minorHAnsi"/>
        </w:rPr>
      </w:pPr>
      <w:r w:rsidRPr="00155C2A">
        <w:rPr>
          <w:rStyle w:val="Style13ptBold"/>
          <w:rFonts w:asciiTheme="minorHAnsi" w:hAnsiTheme="minorHAnsi"/>
        </w:rPr>
        <w:t>Ditz 13</w:t>
      </w:r>
    </w:p>
    <w:p w:rsidR="00E575CC" w:rsidRPr="00155C2A" w:rsidRDefault="00E575CC" w:rsidP="00E575CC">
      <w:pPr>
        <w:rPr>
          <w:rFonts w:asciiTheme="minorHAnsi" w:hAnsiTheme="minorHAnsi"/>
        </w:rPr>
      </w:pPr>
      <w:r w:rsidRPr="00155C2A">
        <w:rPr>
          <w:rFonts w:asciiTheme="minorHAnsi" w:hAnsiTheme="minorHAnsi"/>
        </w:rPr>
        <w:t xml:space="preserve">Jason Ditz is news editor at Antiwar.com, March </w:t>
      </w:r>
      <w:proofErr w:type="gramStart"/>
      <w:r w:rsidRPr="00155C2A">
        <w:rPr>
          <w:rFonts w:asciiTheme="minorHAnsi" w:hAnsiTheme="minorHAnsi"/>
        </w:rPr>
        <w:t>14 ,</w:t>
      </w:r>
      <w:proofErr w:type="gramEnd"/>
      <w:r w:rsidRPr="00155C2A">
        <w:rPr>
          <w:rFonts w:asciiTheme="minorHAnsi" w:hAnsiTheme="minorHAnsi"/>
        </w:rPr>
        <w:t xml:space="preserve"> 2013, "Cyberwar Expert: Al-Qaeda ‘Too Stupid’ to Launch Cyber Attacks", http://news.antiwar.com/2013/03/14/cyberwar-expert-al-qaeda-too-stupid-to-launch-cyber-attacks/</w:t>
      </w:r>
    </w:p>
    <w:p w:rsidR="00E575CC" w:rsidRPr="00155C2A" w:rsidRDefault="00E575CC" w:rsidP="00E575CC">
      <w:pPr>
        <w:rPr>
          <w:rFonts w:asciiTheme="minorHAnsi" w:hAnsiTheme="minorHAnsi"/>
        </w:rPr>
      </w:pPr>
      <w:r w:rsidRPr="00155C2A">
        <w:rPr>
          <w:rFonts w:asciiTheme="minorHAnsi" w:hAnsiTheme="minorHAnsi"/>
        </w:rPr>
        <w:t xml:space="preserve">British </w:t>
      </w:r>
      <w:r w:rsidRPr="00155C2A">
        <w:rPr>
          <w:rFonts w:asciiTheme="minorHAnsi" w:hAnsiTheme="minorHAnsi"/>
          <w:u w:val="single"/>
        </w:rPr>
        <w:t>cyberwar expert</w:t>
      </w:r>
      <w:r w:rsidRPr="00155C2A">
        <w:rPr>
          <w:rFonts w:asciiTheme="minorHAnsi" w:hAnsiTheme="minorHAnsi"/>
        </w:rPr>
        <w:t xml:space="preserve"> Dr. Thomas </w:t>
      </w:r>
      <w:r w:rsidRPr="00155C2A">
        <w:rPr>
          <w:rFonts w:asciiTheme="minorHAnsi" w:hAnsiTheme="minorHAnsi"/>
          <w:u w:val="single"/>
        </w:rPr>
        <w:t>Rid testified</w:t>
      </w:r>
      <w:r w:rsidRPr="00155C2A">
        <w:rPr>
          <w:rFonts w:asciiTheme="minorHAnsi" w:hAnsiTheme="minorHAnsi"/>
        </w:rPr>
        <w:t xml:space="preserve"> to the British Public Accounts Committee today, </w:t>
      </w:r>
      <w:r w:rsidRPr="00155C2A">
        <w:rPr>
          <w:rFonts w:asciiTheme="minorHAnsi" w:hAnsiTheme="minorHAnsi"/>
          <w:u w:val="single"/>
        </w:rPr>
        <w:t>downplaying</w:t>
      </w:r>
      <w:r w:rsidRPr="00155C2A">
        <w:rPr>
          <w:rFonts w:asciiTheme="minorHAnsi" w:hAnsiTheme="minorHAnsi"/>
        </w:rPr>
        <w:t xml:space="preserve"> the </w:t>
      </w:r>
      <w:r w:rsidRPr="00155C2A">
        <w:rPr>
          <w:rFonts w:asciiTheme="minorHAnsi" w:hAnsiTheme="minorHAnsi"/>
          <w:u w:val="single"/>
        </w:rPr>
        <w:t>chances of a sabotage cyber-attack from abroad</w:t>
      </w:r>
      <w:r w:rsidRPr="00155C2A">
        <w:rPr>
          <w:rFonts w:asciiTheme="minorHAnsi" w:hAnsiTheme="minorHAnsi"/>
        </w:rPr>
        <w:t>.</w:t>
      </w:r>
      <w:r>
        <w:rPr>
          <w:rFonts w:asciiTheme="minorHAnsi" w:hAnsiTheme="minorHAnsi"/>
        </w:rPr>
        <w:t xml:space="preserve"> </w:t>
      </w:r>
      <w:r w:rsidRPr="00155C2A">
        <w:rPr>
          <w:rFonts w:asciiTheme="minorHAnsi" w:hAnsiTheme="minorHAnsi"/>
        </w:rPr>
        <w:t>“</w:t>
      </w:r>
      <w:r w:rsidRPr="00155C2A">
        <w:rPr>
          <w:rStyle w:val="Emphasis"/>
          <w:rFonts w:asciiTheme="minorHAnsi" w:hAnsiTheme="minorHAnsi"/>
        </w:rPr>
        <w:t>Al-Qaeda are too stupid and China doesn’t want to do it</w:t>
      </w:r>
      <w:r w:rsidRPr="00155C2A">
        <w:rPr>
          <w:rFonts w:asciiTheme="minorHAnsi" w:hAnsiTheme="minorHAnsi"/>
        </w:rPr>
        <w:t xml:space="preserve">,” Rid said, noting that </w:t>
      </w:r>
      <w:r w:rsidRPr="00155C2A">
        <w:rPr>
          <w:rFonts w:asciiTheme="minorHAnsi" w:hAnsiTheme="minorHAnsi"/>
          <w:u w:val="single"/>
        </w:rPr>
        <w:t>China is almost entirely interested in cyber espionage, not trying to damage overseas infrastructure just because it can</w:t>
      </w:r>
      <w:r w:rsidRPr="00155C2A">
        <w:rPr>
          <w:rFonts w:asciiTheme="minorHAnsi" w:hAnsiTheme="minorHAnsi"/>
        </w:rPr>
        <w:t>.</w:t>
      </w:r>
      <w:r>
        <w:rPr>
          <w:rFonts w:asciiTheme="minorHAnsi" w:hAnsiTheme="minorHAnsi"/>
        </w:rPr>
        <w:t xml:space="preserve"> </w:t>
      </w:r>
      <w:r w:rsidRPr="00155C2A">
        <w:rPr>
          <w:rFonts w:asciiTheme="minorHAnsi" w:hAnsiTheme="minorHAnsi"/>
          <w:u w:val="single"/>
        </w:rPr>
        <w:t>As for al-Qaeda, Rid claims the group</w:t>
      </w:r>
      <w:r w:rsidRPr="00155C2A">
        <w:rPr>
          <w:rFonts w:asciiTheme="minorHAnsi" w:hAnsiTheme="minorHAnsi"/>
        </w:rPr>
        <w:t xml:space="preserve"> </w:t>
      </w:r>
      <w:r w:rsidRPr="00155C2A">
        <w:rPr>
          <w:rStyle w:val="Emphasis"/>
          <w:rFonts w:asciiTheme="minorHAnsi" w:hAnsiTheme="minorHAnsi"/>
        </w:rPr>
        <w:t>lacks the formal book-learning to actually use potential exploits to not only get in to internet connected infrastructure but actually do it serious harm</w:t>
      </w:r>
      <w:r w:rsidRPr="00155C2A">
        <w:rPr>
          <w:rFonts w:asciiTheme="minorHAnsi" w:hAnsiTheme="minorHAnsi"/>
        </w:rPr>
        <w:t>.</w:t>
      </w:r>
      <w:r>
        <w:rPr>
          <w:rFonts w:asciiTheme="minorHAnsi" w:hAnsiTheme="minorHAnsi"/>
        </w:rPr>
        <w:t xml:space="preserve"> </w:t>
      </w:r>
      <w:r w:rsidRPr="00155C2A">
        <w:rPr>
          <w:rFonts w:asciiTheme="minorHAnsi" w:hAnsiTheme="minorHAnsi"/>
        </w:rPr>
        <w:t>“</w:t>
      </w:r>
      <w:r w:rsidRPr="00155C2A">
        <w:rPr>
          <w:rFonts w:asciiTheme="minorHAnsi" w:hAnsiTheme="minorHAnsi"/>
          <w:u w:val="single"/>
        </w:rPr>
        <w:t>It requires intelligence about the targets you are trying to penetrate</w:t>
      </w:r>
      <w:r w:rsidRPr="00155C2A">
        <w:rPr>
          <w:rFonts w:asciiTheme="minorHAnsi" w:hAnsiTheme="minorHAnsi"/>
        </w:rPr>
        <w:t>,” Rid noted, though whether al-Qaeda can gain that capability remains an open question, and one that is likely to be used to justify ongoing spending hikes on “cyber defense.”</w:t>
      </w:r>
    </w:p>
    <w:p w:rsidR="00E575CC" w:rsidRPr="00155C2A" w:rsidRDefault="00E575CC" w:rsidP="00E575CC">
      <w:pPr>
        <w:pStyle w:val="Heading4"/>
      </w:pPr>
      <w:r w:rsidRPr="00155C2A">
        <w:t>Alternatives are easier</w:t>
      </w:r>
    </w:p>
    <w:p w:rsidR="00E575CC" w:rsidRPr="00155C2A" w:rsidRDefault="00E575CC" w:rsidP="00E575CC">
      <w:pPr>
        <w:rPr>
          <w:rFonts w:asciiTheme="minorHAnsi" w:hAnsiTheme="minorHAnsi"/>
        </w:rPr>
      </w:pPr>
      <w:r w:rsidRPr="00155C2A">
        <w:rPr>
          <w:rStyle w:val="CiteChar"/>
          <w:rFonts w:asciiTheme="minorHAnsi" w:hAnsiTheme="minorHAnsi"/>
        </w:rPr>
        <w:t>Jarvis</w:t>
      </w:r>
      <w:r w:rsidRPr="00155C2A">
        <w:rPr>
          <w:rFonts w:asciiTheme="minorHAnsi" w:hAnsiTheme="minorHAnsi"/>
        </w:rPr>
        <w:t xml:space="preserve">, senior lecturer in International Security – University of East </w:t>
      </w:r>
      <w:proofErr w:type="spellStart"/>
      <w:r w:rsidRPr="00155C2A">
        <w:rPr>
          <w:rFonts w:asciiTheme="minorHAnsi" w:hAnsiTheme="minorHAnsi"/>
        </w:rPr>
        <w:t>Anglica</w:t>
      </w:r>
      <w:proofErr w:type="spellEnd"/>
      <w:r w:rsidRPr="00155C2A">
        <w:rPr>
          <w:rFonts w:asciiTheme="minorHAnsi" w:hAnsiTheme="minorHAnsi"/>
        </w:rPr>
        <w:t xml:space="preserve">, Macdonald, professor of law – Swansea University, Nouri, political and cultural studies – Swansea, </w:t>
      </w:r>
      <w:r w:rsidRPr="00155C2A">
        <w:rPr>
          <w:rStyle w:val="CiteChar"/>
          <w:rFonts w:asciiTheme="minorHAnsi" w:hAnsiTheme="minorHAnsi"/>
        </w:rPr>
        <w:t>‘14</w:t>
      </w:r>
    </w:p>
    <w:p w:rsidR="00E575CC" w:rsidRPr="00155C2A" w:rsidRDefault="00E575CC" w:rsidP="00E575CC">
      <w:pPr>
        <w:rPr>
          <w:rFonts w:asciiTheme="minorHAnsi" w:hAnsiTheme="minorHAnsi"/>
        </w:rPr>
      </w:pPr>
      <w:r w:rsidRPr="00155C2A">
        <w:rPr>
          <w:rFonts w:asciiTheme="minorHAnsi" w:hAnsiTheme="minorHAnsi"/>
        </w:rPr>
        <w:t xml:space="preserve">(Lee, Stuart, and </w:t>
      </w:r>
      <w:proofErr w:type="spellStart"/>
      <w:r w:rsidRPr="00155C2A">
        <w:rPr>
          <w:rFonts w:asciiTheme="minorHAnsi" w:hAnsiTheme="minorHAnsi"/>
        </w:rPr>
        <w:t>Lella</w:t>
      </w:r>
      <w:proofErr w:type="spellEnd"/>
      <w:r w:rsidRPr="00155C2A">
        <w:rPr>
          <w:rFonts w:asciiTheme="minorHAnsi" w:hAnsiTheme="minorHAnsi"/>
        </w:rPr>
        <w:t xml:space="preserve">, “The Cyberterrorism Threat: Findings from a Survey of Researchers,” </w:t>
      </w:r>
      <w:r w:rsidRPr="00155C2A">
        <w:rPr>
          <w:rFonts w:asciiTheme="minorHAnsi" w:hAnsiTheme="minorHAnsi"/>
          <w:i/>
        </w:rPr>
        <w:t>Studies in Conflict &amp;</w:t>
      </w:r>
      <w:r w:rsidRPr="00155C2A">
        <w:rPr>
          <w:rFonts w:asciiTheme="minorHAnsi" w:hAnsiTheme="minorHAnsi"/>
        </w:rPr>
        <w:t xml:space="preserve"> </w:t>
      </w:r>
      <w:r w:rsidRPr="00155C2A">
        <w:rPr>
          <w:rFonts w:asciiTheme="minorHAnsi" w:hAnsiTheme="minorHAnsi"/>
          <w:i/>
        </w:rPr>
        <w:t>Terrorism</w:t>
      </w:r>
      <w:r w:rsidRPr="00155C2A">
        <w:rPr>
          <w:rFonts w:asciiTheme="minorHAnsi" w:hAnsiTheme="minorHAnsi"/>
        </w:rPr>
        <w:t xml:space="preserve"> Vol. 37, Issue 1, p. 68-90)</w:t>
      </w:r>
    </w:p>
    <w:p w:rsidR="00E575CC" w:rsidRPr="00155C2A" w:rsidRDefault="00E575CC" w:rsidP="00E575CC">
      <w:pPr>
        <w:rPr>
          <w:rFonts w:asciiTheme="minorHAnsi" w:hAnsiTheme="minorHAnsi"/>
        </w:rPr>
      </w:pPr>
    </w:p>
    <w:p w:rsidR="00E575CC" w:rsidRPr="00155C2A" w:rsidRDefault="00E575CC" w:rsidP="00E575CC">
      <w:pPr>
        <w:rPr>
          <w:rFonts w:asciiTheme="minorHAnsi" w:hAnsiTheme="minorHAnsi"/>
        </w:rPr>
      </w:pPr>
      <w:r w:rsidRPr="00155C2A">
        <w:rPr>
          <w:rFonts w:asciiTheme="minorHAnsi" w:hAnsiTheme="minorHAnsi"/>
        </w:rPr>
        <w:t xml:space="preserve">One of the reasons offered for the argument that “pure” cyberterrorism constitutes a relatively less significant risk is that </w:t>
      </w:r>
      <w:r w:rsidRPr="00155C2A">
        <w:rPr>
          <w:rStyle w:val="StyleUnderline"/>
          <w:rFonts w:asciiTheme="minorHAnsi" w:hAnsiTheme="minorHAnsi"/>
        </w:rPr>
        <w:t xml:space="preserve">cyberattacks are </w:t>
      </w:r>
      <w:r w:rsidRPr="00155C2A">
        <w:rPr>
          <w:rStyle w:val="Emphasis"/>
          <w:rFonts w:asciiTheme="minorHAnsi" w:hAnsiTheme="minorHAnsi"/>
        </w:rPr>
        <w:t>comparatively unattractive</w:t>
      </w:r>
      <w:r w:rsidRPr="00155C2A">
        <w:rPr>
          <w:rFonts w:asciiTheme="minorHAnsi" w:hAnsiTheme="minorHAnsi"/>
        </w:rPr>
        <w:t xml:space="preserve"> to terrorists. </w:t>
      </w:r>
      <w:r w:rsidRPr="00155C2A">
        <w:rPr>
          <w:rStyle w:val="StyleUnderline"/>
          <w:rFonts w:asciiTheme="minorHAnsi" w:hAnsiTheme="minorHAnsi"/>
        </w:rPr>
        <w:t>In addition to the fact that they lack theatricality</w:t>
      </w:r>
      <w:proofErr w:type="gramStart"/>
      <w:r w:rsidRPr="00155C2A">
        <w:rPr>
          <w:rFonts w:asciiTheme="minorHAnsi" w:hAnsiTheme="minorHAnsi"/>
        </w:rPr>
        <w:t>,35</w:t>
      </w:r>
      <w:proofErr w:type="gramEnd"/>
      <w:r w:rsidRPr="00155C2A">
        <w:rPr>
          <w:rFonts w:asciiTheme="minorHAnsi" w:hAnsiTheme="minorHAnsi"/>
        </w:rPr>
        <w:t xml:space="preserve"> </w:t>
      </w:r>
      <w:proofErr w:type="spellStart"/>
      <w:r w:rsidRPr="00155C2A">
        <w:rPr>
          <w:rStyle w:val="StyleUnderline"/>
          <w:rFonts w:asciiTheme="minorHAnsi" w:hAnsiTheme="minorHAnsi"/>
        </w:rPr>
        <w:t>Giacomello</w:t>
      </w:r>
      <w:proofErr w:type="spellEnd"/>
      <w:r w:rsidRPr="00155C2A">
        <w:rPr>
          <w:rFonts w:asciiTheme="minorHAnsi" w:hAnsiTheme="minorHAnsi"/>
        </w:rPr>
        <w:t xml:space="preserve">, for example, </w:t>
      </w:r>
      <w:r w:rsidRPr="00155C2A">
        <w:rPr>
          <w:rStyle w:val="StyleUnderline"/>
          <w:rFonts w:asciiTheme="minorHAnsi" w:hAnsiTheme="minorHAnsi"/>
        </w:rPr>
        <w:t>offers a cost/benefit analysis of cyberterrorism to argue that traditional methods</w:t>
      </w:r>
      <w:r w:rsidRPr="00155C2A">
        <w:rPr>
          <w:rFonts w:asciiTheme="minorHAnsi" w:hAnsiTheme="minorHAnsi"/>
        </w:rPr>
        <w:t xml:space="preserve"> of terrorism </w:t>
      </w:r>
      <w:r w:rsidRPr="00155C2A">
        <w:rPr>
          <w:rStyle w:val="StyleUnderline"/>
          <w:rFonts w:asciiTheme="minorHAnsi" w:hAnsiTheme="minorHAnsi"/>
        </w:rPr>
        <w:t>and weapons remain more effective</w:t>
      </w:r>
      <w:r w:rsidRPr="00155C2A">
        <w:rPr>
          <w:rFonts w:asciiTheme="minorHAnsi" w:hAnsiTheme="minorHAnsi"/>
        </w:rPr>
        <w:t xml:space="preserve"> </w:t>
      </w:r>
      <w:r w:rsidRPr="00155C2A">
        <w:rPr>
          <w:rStyle w:val="StyleUnderline"/>
          <w:rFonts w:asciiTheme="minorHAnsi" w:hAnsiTheme="minorHAnsi"/>
        </w:rPr>
        <w:t>at killing</w:t>
      </w:r>
      <w:r w:rsidRPr="00155C2A">
        <w:rPr>
          <w:rFonts w:asciiTheme="minorHAnsi" w:hAnsiTheme="minorHAnsi"/>
        </w:rPr>
        <w:t xml:space="preserve"> people, and thereby </w:t>
      </w:r>
      <w:r w:rsidRPr="00155C2A">
        <w:rPr>
          <w:rStyle w:val="StyleUnderline"/>
          <w:rFonts w:asciiTheme="minorHAnsi" w:hAnsiTheme="minorHAnsi"/>
        </w:rPr>
        <w:t>growing</w:t>
      </w:r>
      <w:r w:rsidRPr="00155C2A">
        <w:rPr>
          <w:rFonts w:asciiTheme="minorHAnsi" w:hAnsiTheme="minorHAnsi"/>
        </w:rPr>
        <w:t xml:space="preserve"> the </w:t>
      </w:r>
      <w:r w:rsidRPr="00155C2A">
        <w:rPr>
          <w:rStyle w:val="StyleUnderline"/>
          <w:rFonts w:asciiTheme="minorHAnsi" w:hAnsiTheme="minorHAnsi"/>
        </w:rPr>
        <w:t>desired political capital.</w:t>
      </w:r>
      <w:r w:rsidRPr="00155C2A">
        <w:rPr>
          <w:rFonts w:asciiTheme="minorHAnsi" w:hAnsiTheme="minorHAnsi"/>
        </w:rPr>
        <w:t xml:space="preserve">36 These accounts frequently contrast the possibility of cyberattack with other terrorist uses of information technology that are regarded as a pressing and largely overlooked threat. </w:t>
      </w:r>
      <w:r w:rsidRPr="00155C2A">
        <w:rPr>
          <w:rStyle w:val="StyleUnderline"/>
          <w:rFonts w:asciiTheme="minorHAnsi" w:hAnsiTheme="minorHAnsi"/>
        </w:rPr>
        <w:t>Attention</w:t>
      </w:r>
      <w:r w:rsidRPr="00155C2A">
        <w:rPr>
          <w:rFonts w:asciiTheme="minorHAnsi" w:hAnsiTheme="minorHAnsi"/>
        </w:rPr>
        <w:t xml:space="preserve">, then, </w:t>
      </w:r>
      <w:r w:rsidRPr="00155C2A">
        <w:rPr>
          <w:rStyle w:val="StyleUnderline"/>
          <w:rFonts w:asciiTheme="minorHAnsi" w:hAnsiTheme="minorHAnsi"/>
        </w:rPr>
        <w:t>should be given to the wider use of the Internet by terrorists, including for “recruitment, financing,</w:t>
      </w:r>
      <w:r w:rsidRPr="00155C2A">
        <w:rPr>
          <w:rFonts w:asciiTheme="minorHAnsi" w:hAnsiTheme="minorHAnsi"/>
        </w:rPr>
        <w:t xml:space="preserve"> networking information gathering [</w:t>
      </w:r>
      <w:r w:rsidRPr="00155C2A">
        <w:rPr>
          <w:rStyle w:val="StyleUnderline"/>
          <w:rFonts w:asciiTheme="minorHAnsi" w:hAnsiTheme="minorHAnsi"/>
        </w:rPr>
        <w:t>and</w:t>
      </w:r>
      <w:r w:rsidRPr="00155C2A">
        <w:rPr>
          <w:rFonts w:asciiTheme="minorHAnsi" w:hAnsiTheme="minorHAnsi"/>
        </w:rPr>
        <w:t xml:space="preserve">] </w:t>
      </w:r>
      <w:r w:rsidRPr="00155C2A">
        <w:rPr>
          <w:rStyle w:val="StyleUnderline"/>
          <w:rFonts w:asciiTheme="minorHAnsi" w:hAnsiTheme="minorHAnsi"/>
        </w:rPr>
        <w:t>sharing information</w:t>
      </w:r>
      <w:r w:rsidRPr="00155C2A">
        <w:rPr>
          <w:rFonts w:asciiTheme="minorHAnsi" w:hAnsiTheme="minorHAnsi"/>
        </w:rPr>
        <w:t xml:space="preserve">”37 all of which enhance the efficiency and reach of terrorist groups.38 On this view, </w:t>
      </w:r>
      <w:r w:rsidRPr="00155C2A">
        <w:rPr>
          <w:rStyle w:val="StyleUnderline"/>
          <w:rFonts w:asciiTheme="minorHAnsi" w:hAnsiTheme="minorHAnsi"/>
        </w:rPr>
        <w:t>the nightmare scenarios associated with cyberterrorism should be replaced by a focus on this broad spectrum of activities</w:t>
      </w:r>
      <w:r w:rsidRPr="00155C2A">
        <w:rPr>
          <w:rFonts w:asciiTheme="minorHAnsi" w:hAnsiTheme="minorHAnsi"/>
        </w:rPr>
        <w:t>, with a range of political, policing, and civil society stakeholders having a role in countering them.39</w:t>
      </w:r>
    </w:p>
    <w:p w:rsidR="00E575CC" w:rsidRPr="00155C2A" w:rsidRDefault="00E575CC" w:rsidP="00E575CC">
      <w:pPr>
        <w:pStyle w:val="Heading4"/>
        <w:rPr>
          <w:rFonts w:cs="Arial"/>
        </w:rPr>
      </w:pPr>
      <w:r w:rsidRPr="00155C2A">
        <w:rPr>
          <w:rFonts w:cs="Arial"/>
        </w:rPr>
        <w:t>The impact is hype</w:t>
      </w:r>
    </w:p>
    <w:p w:rsidR="00E575CC" w:rsidRPr="00155C2A" w:rsidRDefault="00E575CC" w:rsidP="00E575CC">
      <w:pPr>
        <w:rPr>
          <w:rStyle w:val="Style13ptBold"/>
          <w:rFonts w:asciiTheme="minorHAnsi" w:hAnsiTheme="minorHAnsi"/>
        </w:rPr>
      </w:pPr>
      <w:proofErr w:type="spellStart"/>
      <w:r w:rsidRPr="00155C2A">
        <w:rPr>
          <w:rStyle w:val="Style13ptBold"/>
          <w:rFonts w:asciiTheme="minorHAnsi" w:hAnsiTheme="minorHAnsi"/>
        </w:rPr>
        <w:t>Valeriano</w:t>
      </w:r>
      <w:proofErr w:type="spellEnd"/>
      <w:r w:rsidRPr="00155C2A">
        <w:rPr>
          <w:rStyle w:val="Style13ptBold"/>
          <w:rFonts w:asciiTheme="minorHAnsi" w:hAnsiTheme="minorHAnsi"/>
        </w:rPr>
        <w:t xml:space="preserve"> 13</w:t>
      </w:r>
    </w:p>
    <w:p w:rsidR="00E575CC" w:rsidRPr="00155C2A" w:rsidRDefault="00E575CC" w:rsidP="00E575CC">
      <w:pPr>
        <w:rPr>
          <w:rFonts w:asciiTheme="minorHAnsi" w:hAnsiTheme="minorHAnsi"/>
        </w:rPr>
      </w:pPr>
      <w:r w:rsidRPr="00155C2A">
        <w:rPr>
          <w:rFonts w:asciiTheme="minorHAnsi" w:hAnsiTheme="minorHAnsi"/>
        </w:rPr>
        <w:t>BRANDON VALERIANO is Lecturer in Social and Political Sciences at the University of Glasgow, RYAN MANESS is a Ph.D. candidate at the University of Illinois at Chicago, The Ducks of Minerva, January 29, 2013, " Perceptions and Opinions of the Cyber Threat", http://www.whiteoliphaunt.com/duckofminerva/2013/01/perceptions-and-opinions-of-the-cyber-threat.html</w:t>
      </w:r>
    </w:p>
    <w:p w:rsidR="00E575CC" w:rsidRPr="00155C2A" w:rsidDel="00E575CC" w:rsidRDefault="00E575CC" w:rsidP="00E575CC">
      <w:pPr>
        <w:rPr>
          <w:del w:id="1" w:author="Owner" w:date="2015-07-19T16:45:00Z"/>
          <w:rFonts w:asciiTheme="minorHAnsi" w:hAnsiTheme="minorHAnsi"/>
        </w:rPr>
      </w:pPr>
    </w:p>
    <w:p w:rsidR="00E575CC" w:rsidRPr="00155C2A" w:rsidDel="00E575CC" w:rsidRDefault="00E575CC" w:rsidP="00E575CC">
      <w:pPr>
        <w:rPr>
          <w:del w:id="2" w:author="Owner" w:date="2015-07-19T16:45:00Z"/>
          <w:rFonts w:asciiTheme="minorHAnsi" w:hAnsiTheme="minorHAnsi"/>
        </w:rPr>
      </w:pPr>
      <w:r w:rsidRPr="00155C2A">
        <w:rPr>
          <w:rFonts w:asciiTheme="minorHAnsi" w:hAnsiTheme="minorHAnsi"/>
        </w:rPr>
        <w:t>Cyberwar is a pressing international security problem. The news media breathlessly covers any potential attack before the facts are in. Policy briefs and reports are produced on all levels of government and private industry. It would then behoove us to take a step back and examine opinions about the cyber security threat according to perceptions among policymakers, academics, and cyber security experts in order to understand how the threat emanating from the cyber security realm is constructed in the public discourse. Each constituency has its own view on the issue and how these views manifest is critical to perceptions about the wider societal threat coming from cyberspace.</w:t>
      </w:r>
    </w:p>
    <w:p w:rsidR="00E575CC" w:rsidRPr="00155C2A" w:rsidDel="00E575CC" w:rsidRDefault="00E575CC" w:rsidP="00E575CC">
      <w:pPr>
        <w:rPr>
          <w:del w:id="3" w:author="Owner" w:date="2015-07-19T16:45:00Z"/>
          <w:rFonts w:asciiTheme="minorHAnsi" w:hAnsiTheme="minorHAnsi"/>
        </w:rPr>
      </w:pPr>
      <w:ins w:id="4" w:author="Owner" w:date="2015-07-19T16:45:00Z">
        <w:r>
          <w:rPr>
            <w:rFonts w:asciiTheme="minorHAnsi" w:hAnsiTheme="minorHAnsi"/>
          </w:rPr>
          <w:t xml:space="preserve"> </w:t>
        </w:r>
      </w:ins>
      <w:r w:rsidRPr="00155C2A">
        <w:rPr>
          <w:rFonts w:asciiTheme="minorHAnsi" w:hAnsiTheme="minorHAnsi"/>
        </w:rPr>
        <w:t xml:space="preserve">According to Allison’s bureaucratic model of politics, where you sit in government determines where you stand or what opinions you have. Through surveys we can see that process play out. </w:t>
      </w:r>
      <w:r w:rsidRPr="00155C2A">
        <w:rPr>
          <w:rStyle w:val="StyleUnderline"/>
          <w:rFonts w:asciiTheme="minorHAnsi" w:hAnsiTheme="minorHAnsi"/>
        </w:rPr>
        <w:t>It is in the interest of cyber security experts to inflate the cyber threat. It is also in the interests of the news media to breathlessly hype up cyber fears to gain more page views. The threat of cyberwar is</w:t>
      </w:r>
      <w:r w:rsidRPr="00155C2A">
        <w:rPr>
          <w:rFonts w:asciiTheme="minorHAnsi" w:hAnsiTheme="minorHAnsi"/>
        </w:rPr>
        <w:t xml:space="preserve"> a real and pressing threat, but </w:t>
      </w:r>
      <w:r w:rsidRPr="00155C2A">
        <w:rPr>
          <w:rStyle w:val="StyleUnderline"/>
          <w:rFonts w:asciiTheme="minorHAnsi" w:hAnsiTheme="minorHAnsi"/>
        </w:rPr>
        <w:t>constrained by institutions and systems that limit the damage the tactic can do</w:t>
      </w:r>
      <w:r w:rsidRPr="00155C2A">
        <w:rPr>
          <w:rFonts w:asciiTheme="minorHAnsi" w:hAnsiTheme="minorHAnsi"/>
        </w:rPr>
        <w:t>. Just how serious this threat is perceived can be predicted by one’s institutional setting and standard operating procedures.</w:t>
      </w:r>
    </w:p>
    <w:p w:rsidR="00E575CC" w:rsidRPr="00155C2A" w:rsidDel="00E575CC" w:rsidRDefault="00E575CC" w:rsidP="00E575CC">
      <w:pPr>
        <w:rPr>
          <w:del w:id="5" w:author="Owner" w:date="2015-07-19T16:45:00Z"/>
          <w:rFonts w:asciiTheme="minorHAnsi" w:hAnsiTheme="minorHAnsi"/>
        </w:rPr>
      </w:pPr>
      <w:ins w:id="6" w:author="Owner" w:date="2015-07-19T16:45:00Z">
        <w:r>
          <w:rPr>
            <w:rFonts w:asciiTheme="minorHAnsi" w:hAnsiTheme="minorHAnsi"/>
          </w:rPr>
          <w:t xml:space="preserve"> </w:t>
        </w:r>
      </w:ins>
      <w:r w:rsidRPr="00155C2A">
        <w:rPr>
          <w:rFonts w:asciiTheme="minorHAnsi" w:hAnsiTheme="minorHAnsi"/>
        </w:rPr>
        <w:t xml:space="preserve">On January 30, 2012, technological experts from around the globe were surveyed by McAfee and the Security and Defense Agenda (SDA) about the issue of cyberwar. Fifty-seven percent of these practitioners believe that states are currently engaged in a cyber “arms race.” </w:t>
      </w:r>
      <w:r w:rsidRPr="00155C2A">
        <w:rPr>
          <w:rStyle w:val="StyleUnderline"/>
          <w:rFonts w:asciiTheme="minorHAnsi" w:hAnsiTheme="minorHAnsi"/>
        </w:rPr>
        <w:t xml:space="preserve">It is unclear what a </w:t>
      </w:r>
      <w:proofErr w:type="spellStart"/>
      <w:r w:rsidRPr="00155C2A">
        <w:rPr>
          <w:rStyle w:val="StyleUnderline"/>
          <w:rFonts w:asciiTheme="minorHAnsi" w:hAnsiTheme="minorHAnsi"/>
        </w:rPr>
        <w:t>cyber arms</w:t>
      </w:r>
      <w:proofErr w:type="spellEnd"/>
      <w:r w:rsidRPr="00155C2A">
        <w:rPr>
          <w:rStyle w:val="StyleUnderline"/>
          <w:rFonts w:asciiTheme="minorHAnsi" w:hAnsiTheme="minorHAnsi"/>
        </w:rPr>
        <w:t xml:space="preserve"> race </w:t>
      </w:r>
      <w:r w:rsidRPr="00155C2A">
        <w:rPr>
          <w:rStyle w:val="Emphasis"/>
          <w:rFonts w:asciiTheme="minorHAnsi" w:hAnsiTheme="minorHAnsi"/>
        </w:rPr>
        <w:t>really is</w:t>
      </w:r>
      <w:r w:rsidRPr="00155C2A">
        <w:rPr>
          <w:rFonts w:asciiTheme="minorHAnsi" w:hAnsiTheme="minorHAnsi"/>
        </w:rPr>
        <w:t xml:space="preserve"> in this context (the raw data from the survey is not online) but the general idea is that capabilities and the threat from this issue area are increasing at all levels. Other findings in the survey are just as troubling and mystifying. Forty-three percent believe the worst case scenario, damage and disruption to a state’s critical infrastructure is also the most likely. A further forty five percent believe that cyber-security is just as pressing an issue as border security. Apparently, the great powers such as the US, UK, and Germany are lacking in their “cyber-readiness” when compared to smaller states such as Israel and Sweden mainly because they fail to share information internally rather than having any specific deterrent capabilities, at least according to the McAfee report.</w:t>
      </w:r>
    </w:p>
    <w:p w:rsidR="00E575CC" w:rsidRPr="00155C2A" w:rsidDel="00E575CC" w:rsidRDefault="00E575CC" w:rsidP="00E575CC">
      <w:pPr>
        <w:rPr>
          <w:del w:id="7" w:author="Owner" w:date="2015-07-19T16:45:00Z"/>
          <w:rFonts w:asciiTheme="minorHAnsi" w:hAnsiTheme="minorHAnsi"/>
        </w:rPr>
      </w:pPr>
      <w:ins w:id="8" w:author="Owner" w:date="2015-07-19T16:45:00Z">
        <w:r>
          <w:rPr>
            <w:rFonts w:asciiTheme="minorHAnsi" w:hAnsiTheme="minorHAnsi"/>
          </w:rPr>
          <w:t xml:space="preserve"> </w:t>
        </w:r>
      </w:ins>
      <w:r w:rsidRPr="00155C2A">
        <w:rPr>
          <w:rFonts w:asciiTheme="minorHAnsi" w:hAnsiTheme="minorHAnsi"/>
        </w:rPr>
        <w:t>With these opinions in mind, the SDA asked respondents which actions should be taken to curb this newest threat to international security. Opinions on the next course of action are just as troubling as the survey results. Apparently, a “global information sharing network should be established by states.” This is an odd perspective in that cyber threats are not uniform across states and centralizing the network could put states in a more vulnerable position. The next idea is to provide “financial incentives for improvements in security in both the private and public sectors.” An interesting proposal advocating bribery to improve networks much in the same way a parent bribes a child to do their homework. Finally, “diplomats need to start addressing this issue with more urgency,” with the help of cyber security experts (the subjects of the survey) of course. I would guess the next step is for a color coded cyber terror warning indicator (I suggest the highest threat be the color of Mountain Dew in order to honor the true cyber warriors – teenage hackers and computer programmers).</w:t>
      </w:r>
    </w:p>
    <w:p w:rsidR="00E575CC" w:rsidRPr="00155C2A" w:rsidDel="00E575CC" w:rsidRDefault="00E575CC" w:rsidP="00E575CC">
      <w:pPr>
        <w:rPr>
          <w:del w:id="9" w:author="Owner" w:date="2015-07-19T16:45:00Z"/>
          <w:rFonts w:asciiTheme="minorHAnsi" w:hAnsiTheme="minorHAnsi"/>
        </w:rPr>
      </w:pPr>
      <w:ins w:id="10" w:author="Owner" w:date="2015-07-19T16:45:00Z">
        <w:r>
          <w:rPr>
            <w:rFonts w:asciiTheme="minorHAnsi" w:hAnsiTheme="minorHAnsi"/>
          </w:rPr>
          <w:t xml:space="preserve"> </w:t>
        </w:r>
      </w:ins>
      <w:r w:rsidRPr="00155C2A">
        <w:rPr>
          <w:rFonts w:asciiTheme="minorHAnsi" w:hAnsiTheme="minorHAnsi"/>
        </w:rPr>
        <w:t xml:space="preserve">Why would the majority of </w:t>
      </w:r>
      <w:r w:rsidRPr="00155C2A">
        <w:rPr>
          <w:rStyle w:val="StyleUnderline"/>
          <w:rFonts w:asciiTheme="minorHAnsi" w:hAnsiTheme="minorHAnsi"/>
        </w:rPr>
        <w:t>cyber security practitioners argue for</w:t>
      </w:r>
      <w:r w:rsidRPr="00155C2A">
        <w:rPr>
          <w:rFonts w:asciiTheme="minorHAnsi" w:hAnsiTheme="minorHAnsi"/>
        </w:rPr>
        <w:t xml:space="preserve"> such </w:t>
      </w:r>
      <w:r w:rsidRPr="00155C2A">
        <w:rPr>
          <w:rStyle w:val="StyleUnderline"/>
          <w:rFonts w:asciiTheme="minorHAnsi" w:hAnsiTheme="minorHAnsi"/>
        </w:rPr>
        <w:t>expensive, expansive, and urgent measures when the biggest attack</w:t>
      </w:r>
      <w:r w:rsidRPr="00155C2A">
        <w:rPr>
          <w:rFonts w:asciiTheme="minorHAnsi" w:hAnsiTheme="minorHAnsi"/>
        </w:rPr>
        <w:t xml:space="preserve">, arguably </w:t>
      </w:r>
      <w:proofErr w:type="spellStart"/>
      <w:r w:rsidRPr="00155C2A">
        <w:rPr>
          <w:rStyle w:val="StyleUnderline"/>
          <w:rFonts w:asciiTheme="minorHAnsi" w:hAnsiTheme="minorHAnsi"/>
        </w:rPr>
        <w:t>Stuxnet</w:t>
      </w:r>
      <w:proofErr w:type="spellEnd"/>
      <w:r w:rsidRPr="00155C2A">
        <w:rPr>
          <w:rStyle w:val="StyleUnderline"/>
          <w:rFonts w:asciiTheme="minorHAnsi" w:hAnsiTheme="minorHAnsi"/>
        </w:rPr>
        <w:t>, required a physical injection of software</w:t>
      </w:r>
      <w:r w:rsidRPr="00155C2A">
        <w:rPr>
          <w:rFonts w:asciiTheme="minorHAnsi" w:hAnsiTheme="minorHAnsi"/>
        </w:rPr>
        <w:t xml:space="preserve"> to take effect? </w:t>
      </w:r>
      <w:r w:rsidRPr="00155C2A">
        <w:rPr>
          <w:rStyle w:val="StyleUnderline"/>
          <w:rFonts w:asciiTheme="minorHAnsi" w:hAnsiTheme="minorHAnsi"/>
        </w:rPr>
        <w:t xml:space="preserve">Clearly </w:t>
      </w:r>
      <w:r w:rsidRPr="00155C2A">
        <w:rPr>
          <w:rStyle w:val="Emphasis"/>
          <w:rFonts w:asciiTheme="minorHAnsi" w:hAnsiTheme="minorHAnsi"/>
        </w:rPr>
        <w:t>there is an interest to promote this threat</w:t>
      </w:r>
      <w:r w:rsidRPr="00155C2A">
        <w:rPr>
          <w:rFonts w:asciiTheme="minorHAnsi" w:hAnsiTheme="minorHAnsi"/>
        </w:rPr>
        <w:t xml:space="preserve"> in the cyber security community.</w:t>
      </w:r>
    </w:p>
    <w:p w:rsidR="00E575CC" w:rsidRPr="00155C2A" w:rsidDel="00E575CC" w:rsidRDefault="00E575CC" w:rsidP="00E575CC">
      <w:pPr>
        <w:rPr>
          <w:del w:id="11" w:author="Owner" w:date="2015-07-19T16:45:00Z"/>
          <w:rFonts w:asciiTheme="minorHAnsi" w:hAnsiTheme="minorHAnsi"/>
        </w:rPr>
      </w:pPr>
      <w:ins w:id="12" w:author="Owner" w:date="2015-07-19T16:45:00Z">
        <w:r>
          <w:rPr>
            <w:rFonts w:asciiTheme="minorHAnsi" w:hAnsiTheme="minorHAnsi"/>
          </w:rPr>
          <w:t xml:space="preserve"> </w:t>
        </w:r>
      </w:ins>
      <w:r w:rsidRPr="00155C2A">
        <w:rPr>
          <w:rFonts w:asciiTheme="minorHAnsi" w:hAnsiTheme="minorHAnsi"/>
        </w:rPr>
        <w:t>In contrast, the TRIP survey asked a sample of academics from U.S. universities “What are the top foreign policy problems facing the United States?” They were pitted against practitioners within the U.S. government who work within the national security apparatus (PDF). Academics deemed cybersecurity the least pressing foreign policy problem with only eight percent suggesting it is a top problem. This falls right behind the fear of oil reliance (12%) and global poverty (12%). Policymakers rank cybersecurity nearly as low as academics with 17 percent finding this a top foreign policy problem right above the issue of climate change (eight percent), global poverty (three percent), and oil reliance (four percent).</w:t>
      </w:r>
    </w:p>
    <w:p w:rsidR="00E575CC" w:rsidRPr="00155C2A" w:rsidRDefault="00E575CC" w:rsidP="00E575CC">
      <w:pPr>
        <w:rPr>
          <w:rFonts w:asciiTheme="minorHAnsi" w:hAnsiTheme="minorHAnsi"/>
        </w:rPr>
      </w:pPr>
      <w:ins w:id="13" w:author="Owner" w:date="2015-07-19T16:45:00Z">
        <w:r>
          <w:rPr>
            <w:rFonts w:asciiTheme="minorHAnsi" w:hAnsiTheme="minorHAnsi"/>
          </w:rPr>
          <w:t xml:space="preserve"> </w:t>
        </w:r>
      </w:ins>
      <w:r w:rsidRPr="00155C2A">
        <w:rPr>
          <w:rFonts w:asciiTheme="minorHAnsi" w:hAnsiTheme="minorHAnsi"/>
        </w:rPr>
        <w:t xml:space="preserve">Academics find cybersecurity one of the least pressing threats in the system and policymakers tend to agree generally. So why is cybersecurity such a pressing issue according to the news media and cyber security practitioners? One might argue that cyber security practitioners know the reality better than academics and policymakers; suggesting their warnings about the coming cyber threat is just a harbinger to the future. Using the bureaucratic politics model, others might conclude that </w:t>
      </w:r>
      <w:r w:rsidRPr="00155C2A">
        <w:rPr>
          <w:rStyle w:val="StyleUnderline"/>
          <w:rFonts w:asciiTheme="minorHAnsi" w:hAnsiTheme="minorHAnsi"/>
        </w:rPr>
        <w:t>the cyber security industry is a biased party whose interests lie in promoting the cyber threat. The news media just parrots these perspectives because the quotes come easy and the news stories prey on the fear the average citizen</w:t>
      </w:r>
      <w:r w:rsidRPr="00155C2A">
        <w:rPr>
          <w:rFonts w:asciiTheme="minorHAnsi" w:hAnsiTheme="minorHAnsi"/>
        </w:rPr>
        <w:t xml:space="preserve"> holds towards technology. </w:t>
      </w:r>
      <w:r w:rsidRPr="00155C2A">
        <w:rPr>
          <w:rStyle w:val="StyleUnderline"/>
          <w:rFonts w:asciiTheme="minorHAnsi" w:hAnsiTheme="minorHAnsi"/>
        </w:rPr>
        <w:t>The danger in declaring cyberwar a ‘top threat’ comes from distracting our attention from more pressing problems like collapsing states, human rights abuses</w:t>
      </w:r>
      <w:r w:rsidRPr="00155C2A">
        <w:rPr>
          <w:rFonts w:asciiTheme="minorHAnsi" w:hAnsiTheme="minorHAnsi"/>
        </w:rPr>
        <w:t xml:space="preserve">, the </w:t>
      </w:r>
      <w:r w:rsidRPr="00155C2A">
        <w:rPr>
          <w:rStyle w:val="StyleUnderline"/>
          <w:rFonts w:asciiTheme="minorHAnsi" w:hAnsiTheme="minorHAnsi"/>
        </w:rPr>
        <w:t>proliferation</w:t>
      </w:r>
      <w:r w:rsidRPr="00155C2A">
        <w:rPr>
          <w:rFonts w:asciiTheme="minorHAnsi" w:hAnsiTheme="minorHAnsi"/>
        </w:rPr>
        <w:t xml:space="preserve"> of </w:t>
      </w:r>
      <w:r w:rsidRPr="00155C2A">
        <w:rPr>
          <w:rStyle w:val="StyleUnderline"/>
          <w:rFonts w:asciiTheme="minorHAnsi" w:hAnsiTheme="minorHAnsi"/>
        </w:rPr>
        <w:t>terrorism</w:t>
      </w:r>
      <w:r w:rsidRPr="00155C2A">
        <w:rPr>
          <w:rFonts w:asciiTheme="minorHAnsi" w:hAnsiTheme="minorHAnsi"/>
        </w:rPr>
        <w:t xml:space="preserve"> and WMDs, </w:t>
      </w:r>
      <w:r w:rsidRPr="00155C2A">
        <w:rPr>
          <w:rStyle w:val="StyleUnderline"/>
          <w:rFonts w:asciiTheme="minorHAnsi" w:hAnsiTheme="minorHAnsi"/>
        </w:rPr>
        <w:t>and</w:t>
      </w:r>
      <w:r w:rsidRPr="00155C2A">
        <w:rPr>
          <w:rFonts w:asciiTheme="minorHAnsi" w:hAnsiTheme="minorHAnsi"/>
        </w:rPr>
        <w:t xml:space="preserve"> internal violence in the form of civil </w:t>
      </w:r>
      <w:r w:rsidRPr="00155C2A">
        <w:rPr>
          <w:rStyle w:val="StyleUnderline"/>
          <w:rFonts w:asciiTheme="minorHAnsi" w:hAnsiTheme="minorHAnsi"/>
        </w:rPr>
        <w:t>war</w:t>
      </w:r>
      <w:r w:rsidRPr="00155C2A">
        <w:rPr>
          <w:rFonts w:asciiTheme="minorHAnsi" w:hAnsiTheme="minorHAnsi"/>
        </w:rPr>
        <w:t>. Cyberwar is a dangerous issue in contemporary security politics, but it is nowhere near the top threat facing the United States.</w:t>
      </w:r>
    </w:p>
    <w:p w:rsidR="00E575CC" w:rsidRPr="00155C2A" w:rsidRDefault="00E575CC" w:rsidP="00E575CC">
      <w:pPr>
        <w:pStyle w:val="Heading4"/>
      </w:pPr>
      <w:r w:rsidRPr="00155C2A">
        <w:t>Their authors are biased</w:t>
      </w:r>
    </w:p>
    <w:p w:rsidR="00E575CC" w:rsidRPr="00155C2A" w:rsidRDefault="00E575CC" w:rsidP="00E575CC">
      <w:pPr>
        <w:rPr>
          <w:rStyle w:val="Style13ptBold"/>
          <w:rFonts w:asciiTheme="minorHAnsi" w:hAnsiTheme="minorHAnsi"/>
        </w:rPr>
      </w:pPr>
      <w:r w:rsidRPr="00155C2A">
        <w:rPr>
          <w:rStyle w:val="Style13ptBold"/>
          <w:rFonts w:asciiTheme="minorHAnsi" w:hAnsiTheme="minorHAnsi"/>
        </w:rPr>
        <w:t>Rid 13</w:t>
      </w:r>
    </w:p>
    <w:p w:rsidR="00E575CC" w:rsidRPr="00155C2A" w:rsidRDefault="00E575CC" w:rsidP="00E575CC">
      <w:pPr>
        <w:rPr>
          <w:rFonts w:asciiTheme="minorHAnsi" w:hAnsiTheme="minorHAnsi"/>
        </w:rPr>
      </w:pPr>
      <w:r w:rsidRPr="00155C2A">
        <w:rPr>
          <w:rFonts w:asciiTheme="minorHAnsi" w:hAnsiTheme="minorHAnsi"/>
        </w:rPr>
        <w:t>Thomas Rid, Reader in War Studies at King's College London, His most recent book is Cyber War Will Not Take Place, also a non-resident fellow at the Center for Transatlantic Relations in the School for Advanced International Studies, Johns Hopkins University, PhD in political science from Humboldt University of Berlin, OC Register, March 15, 2013, "Thomas Rid: Hype, fear-mongering hurts cyberwar", http://www.ocregister.com/articles/systems-499977-cyber-control.html</w:t>
      </w:r>
    </w:p>
    <w:p w:rsidR="00E575CC" w:rsidRPr="00155C2A" w:rsidDel="00E575CC" w:rsidRDefault="00E575CC" w:rsidP="00E575CC">
      <w:pPr>
        <w:rPr>
          <w:del w:id="14" w:author="Owner" w:date="2015-07-19T16:45:00Z"/>
          <w:rFonts w:asciiTheme="minorHAnsi" w:hAnsiTheme="minorHAnsi"/>
        </w:rPr>
      </w:pPr>
    </w:p>
    <w:p w:rsidR="00E575CC" w:rsidRPr="00155C2A" w:rsidDel="00E575CC" w:rsidRDefault="00E575CC" w:rsidP="00E575CC">
      <w:pPr>
        <w:rPr>
          <w:del w:id="15" w:author="Owner" w:date="2015-07-19T16:45:00Z"/>
          <w:rFonts w:asciiTheme="minorHAnsi" w:hAnsiTheme="minorHAnsi"/>
        </w:rPr>
      </w:pPr>
      <w:r w:rsidRPr="00155C2A">
        <w:rPr>
          <w:rFonts w:asciiTheme="minorHAnsi" w:hAnsiTheme="minorHAnsi"/>
        </w:rPr>
        <w:t xml:space="preserve">LONDON – </w:t>
      </w:r>
      <w:r w:rsidRPr="00155C2A">
        <w:rPr>
          <w:rFonts w:asciiTheme="minorHAnsi" w:hAnsiTheme="minorHAnsi"/>
          <w:u w:val="single"/>
        </w:rPr>
        <w:t>The White House likes a</w:t>
      </w:r>
      <w:r w:rsidRPr="00155C2A">
        <w:rPr>
          <w:rFonts w:asciiTheme="minorHAnsi" w:hAnsiTheme="minorHAnsi"/>
        </w:rPr>
        <w:t xml:space="preserve"> bit of </w:t>
      </w:r>
      <w:r w:rsidRPr="00155C2A">
        <w:rPr>
          <w:rFonts w:asciiTheme="minorHAnsi" w:hAnsiTheme="minorHAnsi"/>
          <w:u w:val="single"/>
        </w:rPr>
        <w:t>threat</w:t>
      </w:r>
      <w:r w:rsidRPr="00155C2A">
        <w:rPr>
          <w:rFonts w:asciiTheme="minorHAnsi" w:hAnsiTheme="minorHAnsi"/>
        </w:rPr>
        <w:t>. In his State of the Union address, Barack Obama wanted to nudge Congress yet again into passing meaningful legislation. The president emphasized that America's enemies are "seeking the ability to sabotage our power grid, our financial institutions and our air traffic control systems." After two failed attempts to pass a cybersecurity act in the past two years, he added swiftly: "We cannot look back years from now and wonder why we did nothing in the face of real threats to our security and our economy."</w:t>
      </w:r>
    </w:p>
    <w:p w:rsidR="00E575CC" w:rsidRPr="00155C2A" w:rsidDel="00E575CC" w:rsidRDefault="00E575CC" w:rsidP="00E575CC">
      <w:pPr>
        <w:rPr>
          <w:del w:id="16" w:author="Owner" w:date="2015-07-19T16:45:00Z"/>
          <w:rFonts w:asciiTheme="minorHAnsi" w:hAnsiTheme="minorHAnsi"/>
        </w:rPr>
      </w:pPr>
      <w:ins w:id="17" w:author="Owner" w:date="2015-07-19T16:45:00Z">
        <w:r>
          <w:rPr>
            <w:rFonts w:asciiTheme="minorHAnsi" w:hAnsiTheme="minorHAnsi"/>
          </w:rPr>
          <w:t xml:space="preserve"> </w:t>
        </w:r>
      </w:ins>
      <w:r w:rsidRPr="00155C2A">
        <w:rPr>
          <w:rFonts w:asciiTheme="minorHAnsi" w:hAnsiTheme="minorHAnsi"/>
        </w:rPr>
        <w:t xml:space="preserve">Fair enough. </w:t>
      </w:r>
      <w:r w:rsidRPr="00155C2A">
        <w:rPr>
          <w:rFonts w:asciiTheme="minorHAnsi" w:hAnsiTheme="minorHAnsi"/>
          <w:u w:val="single"/>
        </w:rPr>
        <w:t>A bit of threat to prompt needed action is one thing. Fear-mongering is</w:t>
      </w:r>
      <w:r w:rsidRPr="00155C2A">
        <w:rPr>
          <w:rFonts w:asciiTheme="minorHAnsi" w:hAnsiTheme="minorHAnsi"/>
        </w:rPr>
        <w:t xml:space="preserve"> something else: </w:t>
      </w:r>
      <w:r w:rsidRPr="00155C2A">
        <w:rPr>
          <w:rFonts w:asciiTheme="minorHAnsi" w:hAnsiTheme="minorHAnsi"/>
          <w:u w:val="single"/>
        </w:rPr>
        <w:t>counterproductive</w:t>
      </w:r>
      <w:r w:rsidRPr="00155C2A">
        <w:rPr>
          <w:rFonts w:asciiTheme="minorHAnsi" w:hAnsiTheme="minorHAnsi"/>
        </w:rPr>
        <w:t>. Yet too many a participant in the cybersecurity debate reckon that puffery pays off.</w:t>
      </w:r>
    </w:p>
    <w:p w:rsidR="00E575CC" w:rsidRPr="00155C2A" w:rsidDel="00E575CC" w:rsidRDefault="00E575CC" w:rsidP="00E575CC">
      <w:pPr>
        <w:rPr>
          <w:del w:id="18" w:author="Owner" w:date="2015-07-19T16:45:00Z"/>
          <w:rFonts w:asciiTheme="minorHAnsi" w:hAnsiTheme="minorHAnsi"/>
        </w:rPr>
      </w:pPr>
      <w:ins w:id="19" w:author="Owner" w:date="2015-07-19T16:45:00Z">
        <w:r>
          <w:rPr>
            <w:rFonts w:asciiTheme="minorHAnsi" w:hAnsiTheme="minorHAnsi"/>
          </w:rPr>
          <w:t xml:space="preserve"> </w:t>
        </w:r>
      </w:ins>
      <w:r w:rsidRPr="00155C2A">
        <w:rPr>
          <w:rFonts w:asciiTheme="minorHAnsi" w:hAnsiTheme="minorHAnsi"/>
        </w:rPr>
        <w:t xml:space="preserve">The Pentagon, no doubt, is the master of razzmatazz. Leon </w:t>
      </w:r>
      <w:r w:rsidRPr="00155C2A">
        <w:rPr>
          <w:rFonts w:asciiTheme="minorHAnsi" w:hAnsiTheme="minorHAnsi"/>
          <w:u w:val="single"/>
        </w:rPr>
        <w:t>Panetta set the tone</w:t>
      </w:r>
      <w:r w:rsidRPr="00155C2A">
        <w:rPr>
          <w:rFonts w:asciiTheme="minorHAnsi" w:hAnsiTheme="minorHAnsi"/>
        </w:rPr>
        <w:t xml:space="preserve"> by </w:t>
      </w:r>
      <w:r w:rsidRPr="00155C2A">
        <w:rPr>
          <w:rFonts w:asciiTheme="minorHAnsi" w:hAnsiTheme="minorHAnsi"/>
          <w:u w:val="single"/>
        </w:rPr>
        <w:t>warning again and again of an impending "cyber Pearl Harbor."</w:t>
      </w:r>
      <w:r w:rsidRPr="00155C2A">
        <w:rPr>
          <w:rFonts w:asciiTheme="minorHAnsi" w:hAnsiTheme="minorHAnsi"/>
        </w:rPr>
        <w:t xml:space="preserve"> Just before he left the Pentagon, the Defense Science Board delivered a remarkable report, "Resilient Military Systems and the Advanced Cyber Threat." The paper seemed obsessed with making yet more drastic historical comparisons: "The cyber threat is serious," the task force wrote, "with potential consequences similar to the nuclear threat of the Cold War." The manifestations of an all-out nuclear war would be different from cyberattack, the Pentagon scientists helpfully acknowledged. But then they added, gravely, that "in the end, the existential impact on the United States is the </w:t>
      </w:r>
      <w:proofErr w:type="spellStart"/>
      <w:r w:rsidRPr="00155C2A">
        <w:rPr>
          <w:rFonts w:asciiTheme="minorHAnsi" w:hAnsiTheme="minorHAnsi"/>
        </w:rPr>
        <w:t>same."</w:t>
      </w:r>
      <w:r w:rsidRPr="00155C2A">
        <w:rPr>
          <w:rStyle w:val="Emphasis"/>
          <w:rFonts w:asciiTheme="minorHAnsi" w:hAnsiTheme="minorHAnsi"/>
        </w:rPr>
        <w:t>A</w:t>
      </w:r>
      <w:proofErr w:type="spellEnd"/>
      <w:r w:rsidRPr="00155C2A">
        <w:rPr>
          <w:rStyle w:val="Emphasis"/>
          <w:rFonts w:asciiTheme="minorHAnsi" w:hAnsiTheme="minorHAnsi"/>
        </w:rPr>
        <w:t xml:space="preserve"> reminder is in order</w:t>
      </w:r>
      <w:r w:rsidRPr="00155C2A">
        <w:rPr>
          <w:rFonts w:asciiTheme="minorHAnsi" w:hAnsiTheme="minorHAnsi"/>
          <w:u w:val="single"/>
        </w:rPr>
        <w:t>: The world has yet to witness a single casualty, let alone fatality, as a result of a computer attack</w:t>
      </w:r>
      <w:r w:rsidRPr="00155C2A">
        <w:rPr>
          <w:rFonts w:asciiTheme="minorHAnsi" w:hAnsiTheme="minorHAnsi"/>
        </w:rPr>
        <w:t xml:space="preserve">. Such statements are a plain insult to survivors of Hiroshima. </w:t>
      </w:r>
      <w:r w:rsidRPr="00155C2A">
        <w:rPr>
          <w:rFonts w:asciiTheme="minorHAnsi" w:hAnsiTheme="minorHAnsi"/>
          <w:u w:val="single"/>
        </w:rPr>
        <w:t>After all, a bit of fear helps to claim – or keep – scarce resources when austerity and cutting seems out-of-control. The report recommended allocating</w:t>
      </w:r>
      <w:r w:rsidRPr="00155C2A">
        <w:rPr>
          <w:rFonts w:asciiTheme="minorHAnsi" w:hAnsiTheme="minorHAnsi"/>
        </w:rPr>
        <w:t xml:space="preserve"> the stout sum of $</w:t>
      </w:r>
      <w:r w:rsidRPr="00155C2A">
        <w:rPr>
          <w:rFonts w:asciiTheme="minorHAnsi" w:hAnsiTheme="minorHAnsi"/>
          <w:u w:val="single"/>
        </w:rPr>
        <w:t>2.5 billion for its top two priorities alone, protecting nuclear weapons against cyberattacks and determining the mix of weapons necessary to punish all-out cyber-aggressors</w:t>
      </w:r>
      <w:r w:rsidRPr="00155C2A">
        <w:rPr>
          <w:rFonts w:asciiTheme="minorHAnsi" w:hAnsiTheme="minorHAnsi"/>
        </w:rPr>
        <w:t>.</w:t>
      </w:r>
    </w:p>
    <w:p w:rsidR="00E575CC" w:rsidRPr="00155C2A" w:rsidDel="00E575CC" w:rsidRDefault="00E575CC" w:rsidP="00E575CC">
      <w:pPr>
        <w:rPr>
          <w:del w:id="20" w:author="Owner" w:date="2015-07-19T16:45:00Z"/>
          <w:rFonts w:asciiTheme="minorHAnsi" w:hAnsiTheme="minorHAnsi"/>
        </w:rPr>
      </w:pPr>
      <w:ins w:id="21" w:author="Owner" w:date="2015-07-19T16:45:00Z">
        <w:r>
          <w:rPr>
            <w:rFonts w:asciiTheme="minorHAnsi" w:hAnsiTheme="minorHAnsi"/>
          </w:rPr>
          <w:t xml:space="preserve"> </w:t>
        </w:r>
      </w:ins>
      <w:r w:rsidRPr="00155C2A">
        <w:rPr>
          <w:rFonts w:asciiTheme="minorHAnsi" w:hAnsiTheme="minorHAnsi"/>
        </w:rPr>
        <w:t xml:space="preserve">Then there are </w:t>
      </w:r>
      <w:r w:rsidRPr="00155C2A">
        <w:rPr>
          <w:rFonts w:asciiTheme="minorHAnsi" w:hAnsiTheme="minorHAnsi"/>
          <w:u w:val="single"/>
        </w:rPr>
        <w:t>private computer security companies</w:t>
      </w:r>
      <w:r w:rsidRPr="00155C2A">
        <w:rPr>
          <w:rFonts w:asciiTheme="minorHAnsi" w:hAnsiTheme="minorHAnsi"/>
        </w:rPr>
        <w:t xml:space="preserve">. Such firms, naturally, </w:t>
      </w:r>
      <w:r w:rsidRPr="00155C2A">
        <w:rPr>
          <w:rFonts w:asciiTheme="minorHAnsi" w:hAnsiTheme="minorHAnsi"/>
          <w:u w:val="single"/>
        </w:rPr>
        <w:t>are keen to pocket some of the government's money earmarked for cybersecurity</w:t>
      </w:r>
      <w:r w:rsidRPr="00155C2A">
        <w:rPr>
          <w:rFonts w:asciiTheme="minorHAnsi" w:hAnsiTheme="minorHAnsi"/>
        </w:rPr>
        <w:t xml:space="preserve">. </w:t>
      </w:r>
      <w:r w:rsidRPr="00155C2A">
        <w:rPr>
          <w:rStyle w:val="Emphasis"/>
          <w:rFonts w:asciiTheme="minorHAnsi" w:hAnsiTheme="minorHAnsi"/>
        </w:rPr>
        <w:t xml:space="preserve">And </w:t>
      </w:r>
      <w:r w:rsidRPr="00155C2A">
        <w:rPr>
          <w:rStyle w:val="Emphasis"/>
          <w:rFonts w:asciiTheme="minorHAnsi" w:hAnsiTheme="minorHAnsi"/>
          <w:b w:val="0"/>
        </w:rPr>
        <w:t>hype is the means to that end</w:t>
      </w:r>
      <w:r w:rsidRPr="00155C2A">
        <w:rPr>
          <w:rFonts w:asciiTheme="minorHAnsi" w:hAnsiTheme="minorHAnsi"/>
        </w:rPr>
        <w:t xml:space="preserve">. Which leads to the next point: </w:t>
      </w:r>
      <w:r w:rsidRPr="00155C2A">
        <w:rPr>
          <w:rFonts w:asciiTheme="minorHAnsi" w:hAnsiTheme="minorHAnsi"/>
          <w:u w:val="single"/>
        </w:rPr>
        <w:t>The media want to sell copy through threat inflation</w:t>
      </w:r>
      <w:r w:rsidRPr="00155C2A">
        <w:rPr>
          <w:rFonts w:asciiTheme="minorHAnsi" w:hAnsiTheme="minorHAnsi"/>
        </w:rPr>
        <w:t>. "In Cyberspace, New Cold War," the headline writers at the Times intoned in late February. "The U.S. is not ready for a cyberwar," shrieked the Washington Post earlier this week. Instead of calling out the above-mentioned Pentagon report, the paper actually published two supportive articles on it and pointed out that a major offensive cyber capability now seemed essential "in a world awash in cyber-espionage, theft and disruption."</w:t>
      </w:r>
    </w:p>
    <w:p w:rsidR="00E575CC" w:rsidRPr="00155C2A" w:rsidDel="00E575CC" w:rsidRDefault="00E575CC" w:rsidP="00E575CC">
      <w:pPr>
        <w:rPr>
          <w:del w:id="22" w:author="Owner" w:date="2015-07-19T16:45:00Z"/>
          <w:rFonts w:asciiTheme="minorHAnsi" w:hAnsiTheme="minorHAnsi"/>
        </w:rPr>
      </w:pPr>
      <w:ins w:id="23" w:author="Owner" w:date="2015-07-19T16:45:00Z">
        <w:r>
          <w:rPr>
            <w:rFonts w:asciiTheme="minorHAnsi" w:hAnsiTheme="minorHAnsi"/>
          </w:rPr>
          <w:t xml:space="preserve"> </w:t>
        </w:r>
      </w:ins>
      <w:r w:rsidRPr="00155C2A">
        <w:rPr>
          <w:rFonts w:asciiTheme="minorHAnsi" w:hAnsiTheme="minorHAnsi"/>
        </w:rPr>
        <w:t xml:space="preserve">The Post should have reminded its readers that </w:t>
      </w:r>
      <w:r w:rsidRPr="00155C2A">
        <w:rPr>
          <w:rFonts w:asciiTheme="minorHAnsi" w:hAnsiTheme="minorHAnsi"/>
          <w:u w:val="single"/>
        </w:rPr>
        <w:t xml:space="preserve">the only military-style cyberattack that has actually created physical damage – </w:t>
      </w:r>
      <w:proofErr w:type="spellStart"/>
      <w:r w:rsidRPr="00155C2A">
        <w:rPr>
          <w:rFonts w:asciiTheme="minorHAnsi" w:hAnsiTheme="minorHAnsi"/>
          <w:u w:val="single"/>
        </w:rPr>
        <w:t>Stuxnet</w:t>
      </w:r>
      <w:proofErr w:type="spellEnd"/>
      <w:r w:rsidRPr="00155C2A">
        <w:rPr>
          <w:rFonts w:asciiTheme="minorHAnsi" w:hAnsiTheme="minorHAnsi"/>
          <w:u w:val="single"/>
        </w:rPr>
        <w:t xml:space="preserve"> – was actually executed by the </w:t>
      </w:r>
      <w:r w:rsidRPr="00155C2A">
        <w:rPr>
          <w:rStyle w:val="Emphasis"/>
          <w:rFonts w:asciiTheme="minorHAnsi" w:hAnsiTheme="minorHAnsi"/>
        </w:rPr>
        <w:t>U</w:t>
      </w:r>
      <w:r w:rsidRPr="00155C2A">
        <w:rPr>
          <w:rFonts w:asciiTheme="minorHAnsi" w:hAnsiTheme="minorHAnsi"/>
        </w:rPr>
        <w:t xml:space="preserve">nited </w:t>
      </w:r>
      <w:r w:rsidRPr="00155C2A">
        <w:rPr>
          <w:rStyle w:val="Emphasis"/>
          <w:rFonts w:asciiTheme="minorHAnsi" w:hAnsiTheme="minorHAnsi"/>
        </w:rPr>
        <w:t>S</w:t>
      </w:r>
      <w:r w:rsidRPr="00155C2A">
        <w:rPr>
          <w:rFonts w:asciiTheme="minorHAnsi" w:hAnsiTheme="minorHAnsi"/>
        </w:rPr>
        <w:t>tates government.</w:t>
      </w:r>
    </w:p>
    <w:p w:rsidR="00E575CC" w:rsidRPr="00155C2A" w:rsidDel="00E575CC" w:rsidRDefault="00E575CC" w:rsidP="00E575CC">
      <w:pPr>
        <w:rPr>
          <w:del w:id="24" w:author="Owner" w:date="2015-07-19T16:45:00Z"/>
          <w:rFonts w:asciiTheme="minorHAnsi" w:hAnsiTheme="minorHAnsi"/>
        </w:rPr>
      </w:pPr>
      <w:ins w:id="25" w:author="Owner" w:date="2015-07-19T16:45:00Z">
        <w:r>
          <w:rPr>
            <w:rFonts w:asciiTheme="minorHAnsi" w:hAnsiTheme="minorHAnsi"/>
          </w:rPr>
          <w:t xml:space="preserve"> </w:t>
        </w:r>
      </w:ins>
      <w:r w:rsidRPr="00155C2A">
        <w:rPr>
          <w:rFonts w:asciiTheme="minorHAnsi" w:hAnsiTheme="minorHAnsi"/>
        </w:rPr>
        <w:t xml:space="preserve">Finally, </w:t>
      </w:r>
      <w:r w:rsidRPr="00155C2A">
        <w:rPr>
          <w:rFonts w:asciiTheme="minorHAnsi" w:hAnsiTheme="minorHAnsi"/>
          <w:u w:val="single"/>
        </w:rPr>
        <w:t>the intelligence community tags along with the hype because the NSA and CIA are still traumatized by missing 9/11. Missing a "cyber 9/11" would be truly catastrophic for America's spies, so erring on the side of caution seems the rational choice</w:t>
      </w:r>
      <w:r w:rsidRPr="00155C2A">
        <w:rPr>
          <w:rFonts w:asciiTheme="minorHAnsi" w:hAnsiTheme="minorHAnsi"/>
        </w:rPr>
        <w:t>.</w:t>
      </w:r>
    </w:p>
    <w:p w:rsidR="00E575CC" w:rsidRPr="00155C2A" w:rsidRDefault="00E575CC" w:rsidP="00E575CC">
      <w:pPr>
        <w:rPr>
          <w:rStyle w:val="Emphasis"/>
          <w:rFonts w:asciiTheme="minorHAnsi" w:hAnsiTheme="minorHAnsi"/>
        </w:rPr>
      </w:pPr>
      <w:ins w:id="26" w:author="Owner" w:date="2015-07-19T16:45:00Z">
        <w:r>
          <w:rPr>
            <w:rFonts w:asciiTheme="minorHAnsi" w:hAnsiTheme="minorHAnsi"/>
          </w:rPr>
          <w:t xml:space="preserve"> </w:t>
        </w:r>
      </w:ins>
      <w:r w:rsidRPr="00155C2A">
        <w:rPr>
          <w:rFonts w:asciiTheme="minorHAnsi" w:hAnsiTheme="minorHAnsi"/>
          <w:u w:val="single"/>
        </w:rPr>
        <w:t>This means</w:t>
      </w:r>
      <w:r w:rsidRPr="00155C2A">
        <w:rPr>
          <w:rFonts w:asciiTheme="minorHAnsi" w:hAnsiTheme="minorHAnsi"/>
        </w:rPr>
        <w:t xml:space="preserve"> that </w:t>
      </w:r>
      <w:r w:rsidRPr="00155C2A">
        <w:rPr>
          <w:rFonts w:asciiTheme="minorHAnsi" w:hAnsiTheme="minorHAnsi"/>
          <w:u w:val="single"/>
        </w:rPr>
        <w:t>the quality of the public debate suffers, as experts as well as journalists have no choice but to rely on</w:t>
      </w:r>
      <w:r w:rsidRPr="00155C2A">
        <w:rPr>
          <w:rFonts w:asciiTheme="minorHAnsi" w:hAnsiTheme="minorHAnsi"/>
        </w:rPr>
        <w:t xml:space="preserve"> </w:t>
      </w:r>
      <w:r w:rsidRPr="00155C2A">
        <w:rPr>
          <w:rStyle w:val="Emphasis"/>
          <w:rFonts w:asciiTheme="minorHAnsi" w:hAnsiTheme="minorHAnsi"/>
        </w:rPr>
        <w:t>industry reports of sometimes questionable quality or anonymous informants whose veracity is hard to assess.</w:t>
      </w:r>
    </w:p>
    <w:p w:rsidR="00E575CC" w:rsidRPr="00155C2A" w:rsidRDefault="00E575CC" w:rsidP="00E575CC">
      <w:pPr>
        <w:pStyle w:val="Heading4"/>
      </w:pPr>
      <w:r w:rsidRPr="00155C2A">
        <w:t>Military networks are safe</w:t>
      </w:r>
    </w:p>
    <w:p w:rsidR="00E575CC" w:rsidRPr="00155C2A" w:rsidRDefault="00E575CC" w:rsidP="00E575CC">
      <w:pPr>
        <w:rPr>
          <w:rStyle w:val="Style13ptBold"/>
          <w:rFonts w:asciiTheme="minorHAnsi" w:hAnsiTheme="minorHAnsi"/>
        </w:rPr>
      </w:pPr>
      <w:r w:rsidRPr="00155C2A">
        <w:rPr>
          <w:rStyle w:val="Style13ptBold"/>
          <w:rFonts w:asciiTheme="minorHAnsi" w:hAnsiTheme="minorHAnsi"/>
        </w:rPr>
        <w:t>Manzo 13</w:t>
      </w:r>
    </w:p>
    <w:p w:rsidR="00E575CC" w:rsidRPr="00155C2A" w:rsidRDefault="00E575CC" w:rsidP="00E575CC">
      <w:pPr>
        <w:rPr>
          <w:rFonts w:asciiTheme="minorHAnsi" w:hAnsiTheme="minorHAnsi"/>
        </w:rPr>
      </w:pPr>
      <w:r w:rsidRPr="00155C2A">
        <w:rPr>
          <w:rFonts w:asciiTheme="minorHAnsi" w:hAnsiTheme="minorHAnsi"/>
        </w:rPr>
        <w:t>Vincent Manzo is a Fellow in the Defense and National Security Group at the Center for Strategic and International Studies, The National Interest, April 3, 2013, "A Cyber-Survivable Military", http://nationalinterest.org/commentary/cyber-survivable-military-8296</w:t>
      </w:r>
    </w:p>
    <w:p w:rsidR="00E575CC" w:rsidRPr="00155C2A" w:rsidRDefault="00E575CC" w:rsidP="00E575CC">
      <w:pPr>
        <w:rPr>
          <w:rFonts w:asciiTheme="minorHAnsi" w:hAnsiTheme="minorHAnsi"/>
        </w:rPr>
      </w:pPr>
      <w:r w:rsidRPr="00155C2A">
        <w:rPr>
          <w:rFonts w:asciiTheme="minorHAnsi" w:hAnsiTheme="minorHAnsi"/>
        </w:rPr>
        <w:t xml:space="preserve">Whether the threat warrants this tradeoff is unclear. The DSB’s </w:t>
      </w:r>
      <w:r w:rsidRPr="00155C2A">
        <w:rPr>
          <w:rFonts w:asciiTheme="minorHAnsi" w:hAnsiTheme="minorHAnsi"/>
          <w:u w:val="single"/>
        </w:rPr>
        <w:t>analysis raises questions about whether a disarming cyber strike, synchronized with other combat operations just as a war erupts, is feasible. An adversary would need to infiltrate and study secure U.S. military networks as well as</w:t>
      </w:r>
      <w:r w:rsidRPr="00155C2A">
        <w:rPr>
          <w:rFonts w:asciiTheme="minorHAnsi" w:hAnsiTheme="minorHAnsi"/>
        </w:rPr>
        <w:t xml:space="preserve"> the </w:t>
      </w:r>
      <w:r w:rsidRPr="00155C2A">
        <w:rPr>
          <w:rFonts w:asciiTheme="minorHAnsi" w:hAnsiTheme="minorHAnsi"/>
          <w:u w:val="single"/>
        </w:rPr>
        <w:t>communication, intelligence, and weapons systems they connect</w:t>
      </w:r>
      <w:r w:rsidRPr="00155C2A">
        <w:rPr>
          <w:rFonts w:asciiTheme="minorHAnsi" w:hAnsiTheme="minorHAnsi"/>
        </w:rPr>
        <w:t xml:space="preserve"> and operate. </w:t>
      </w:r>
      <w:r w:rsidRPr="00155C2A">
        <w:rPr>
          <w:rFonts w:asciiTheme="minorHAnsi" w:hAnsiTheme="minorHAnsi"/>
          <w:u w:val="single"/>
        </w:rPr>
        <w:t>Then the attacker must customize code to manipulate them</w:t>
      </w:r>
      <w:r w:rsidRPr="00155C2A">
        <w:rPr>
          <w:rFonts w:asciiTheme="minorHAnsi" w:hAnsiTheme="minorHAnsi"/>
        </w:rPr>
        <w:t xml:space="preserve">, </w:t>
      </w:r>
      <w:r w:rsidRPr="00155C2A">
        <w:rPr>
          <w:rStyle w:val="Emphasis"/>
          <w:rFonts w:asciiTheme="minorHAnsi" w:hAnsiTheme="minorHAnsi"/>
        </w:rPr>
        <w:t>and for air-gapped targets, covertly gain physical access</w:t>
      </w:r>
      <w:r w:rsidRPr="00155C2A">
        <w:rPr>
          <w:rFonts w:asciiTheme="minorHAnsi" w:hAnsiTheme="minorHAnsi"/>
        </w:rPr>
        <w:t>.</w:t>
      </w:r>
      <w:r>
        <w:rPr>
          <w:rFonts w:asciiTheme="minorHAnsi" w:hAnsiTheme="minorHAnsi"/>
        </w:rPr>
        <w:t xml:space="preserve"> </w:t>
      </w:r>
      <w:r w:rsidRPr="00155C2A">
        <w:rPr>
          <w:rFonts w:asciiTheme="minorHAnsi" w:hAnsiTheme="minorHAnsi"/>
          <w:u w:val="single"/>
        </w:rPr>
        <w:t>Even if adversaries succeed in planting cyber weapons</w:t>
      </w:r>
      <w:r w:rsidRPr="00155C2A">
        <w:rPr>
          <w:rFonts w:asciiTheme="minorHAnsi" w:hAnsiTheme="minorHAnsi"/>
        </w:rPr>
        <w:t xml:space="preserve"> throughout U.S. systems, </w:t>
      </w:r>
      <w:r w:rsidRPr="00155C2A">
        <w:rPr>
          <w:rFonts w:asciiTheme="minorHAnsi" w:hAnsiTheme="minorHAnsi"/>
          <w:u w:val="single"/>
        </w:rPr>
        <w:t>their goal would be to affect the targets only when a war is imminent</w:t>
      </w:r>
      <w:r w:rsidRPr="00155C2A">
        <w:rPr>
          <w:rFonts w:asciiTheme="minorHAnsi" w:hAnsiTheme="minorHAnsi"/>
        </w:rPr>
        <w:t xml:space="preserve">, </w:t>
      </w:r>
      <w:r w:rsidRPr="00155C2A">
        <w:rPr>
          <w:rStyle w:val="Emphasis"/>
          <w:rFonts w:asciiTheme="minorHAnsi" w:hAnsiTheme="minorHAnsi"/>
        </w:rPr>
        <w:t>so they would not have the luxury of attacking immediately. Weeks, months or years could pass</w:t>
      </w:r>
      <w:r w:rsidRPr="00155C2A">
        <w:rPr>
          <w:rFonts w:asciiTheme="minorHAnsi" w:hAnsiTheme="minorHAnsi"/>
        </w:rPr>
        <w:t xml:space="preserve"> before a conflict, </w:t>
      </w:r>
      <w:r w:rsidRPr="00155C2A">
        <w:rPr>
          <w:rFonts w:asciiTheme="minorHAnsi" w:hAnsiTheme="minorHAnsi"/>
          <w:u w:val="single"/>
        </w:rPr>
        <w:t>during which time U.S. officials might detect and remove the virus, upgrade to more effective security software, or reconfigure their network architectures.</w:t>
      </w:r>
      <w:r w:rsidRPr="00155C2A">
        <w:rPr>
          <w:rFonts w:asciiTheme="minorHAnsi" w:hAnsiTheme="minorHAnsi"/>
        </w:rPr>
        <w:t xml:space="preserve"> Ensuring that deployed cyber weapons are poised for wars that will start at an unspecified time in the future would require consistent surveillance.</w:t>
      </w:r>
    </w:p>
    <w:p w:rsidR="003A73BA" w:rsidRDefault="003A73BA" w:rsidP="00E575CC">
      <w:pPr>
        <w:pStyle w:val="Heading3"/>
      </w:pPr>
      <w:r>
        <w:t xml:space="preserve">2NC </w:t>
      </w:r>
      <w:r w:rsidR="00A46FC1">
        <w:t xml:space="preserve">SQUO Solves </w:t>
      </w:r>
      <w:r>
        <w:t xml:space="preserve">Financial </w:t>
      </w:r>
      <w:r w:rsidR="00A46FC1">
        <w:t>Crimes</w:t>
      </w:r>
    </w:p>
    <w:p w:rsidR="003A73BA" w:rsidRDefault="003A73BA" w:rsidP="003A73BA">
      <w:pPr>
        <w:pStyle w:val="Heading4"/>
      </w:pPr>
      <w:r>
        <w:t>Status Quo Commissions sufficient</w:t>
      </w:r>
    </w:p>
    <w:p w:rsidR="003A73BA" w:rsidRPr="003A73BA" w:rsidRDefault="003A73BA" w:rsidP="003A73BA">
      <w:proofErr w:type="spellStart"/>
      <w:r w:rsidRPr="003A73BA">
        <w:rPr>
          <w:rStyle w:val="Style13ptBold"/>
        </w:rPr>
        <w:t>FinCen</w:t>
      </w:r>
      <w:proofErr w:type="spellEnd"/>
      <w:r w:rsidRPr="003A73BA">
        <w:rPr>
          <w:rStyle w:val="Style13ptBold"/>
        </w:rPr>
        <w:t xml:space="preserve"> 15</w:t>
      </w:r>
      <w:r>
        <w:t xml:space="preserve"> (</w:t>
      </w:r>
      <w:proofErr w:type="spellStart"/>
      <w:r>
        <w:t>FinCEN</w:t>
      </w:r>
      <w:proofErr w:type="spellEnd"/>
      <w:r>
        <w:t xml:space="preserve"> – leading </w:t>
      </w:r>
      <w:proofErr w:type="spellStart"/>
      <w:r>
        <w:t>informatant</w:t>
      </w:r>
      <w:proofErr w:type="spellEnd"/>
      <w:r>
        <w:t xml:space="preserve"> for law enforcement in fighting financial crime, quoting Director James H. </w:t>
      </w:r>
      <w:proofErr w:type="spellStart"/>
      <w:r>
        <w:t>Freis</w:t>
      </w:r>
      <w:proofErr w:type="spellEnd"/>
      <w:r>
        <w:t>, Jr. speaking to the ABA/ABA Money Laundering</w:t>
      </w:r>
      <w:r w:rsidR="00A46FC1">
        <w:t xml:space="preserve"> </w:t>
      </w:r>
      <w:r>
        <w:t xml:space="preserve">Enforcement Conference, last updated: 2015, Financial Fraud Enforcement Task Force (FFETF), </w:t>
      </w:r>
      <w:hyperlink r:id="rId9" w:history="1">
        <w:r w:rsidRPr="00C3541E">
          <w:rPr>
            <w:rStyle w:val="Hyperlink"/>
          </w:rPr>
          <w:t>http://www.fincen.gov/fraudenftaskforce.html</w:t>
        </w:r>
      </w:hyperlink>
      <w:r>
        <w:t>) // CW</w:t>
      </w:r>
    </w:p>
    <w:p w:rsidR="003A73BA" w:rsidRDefault="003A73BA" w:rsidP="003A73BA">
      <w:r>
        <w:t xml:space="preserve">President Obama established </w:t>
      </w:r>
      <w:r w:rsidRPr="003A73BA">
        <w:rPr>
          <w:rStyle w:val="StyleUnderline"/>
        </w:rPr>
        <w:t>the Financial Fraud Enforcement Task Force</w:t>
      </w:r>
      <w:r>
        <w:t xml:space="preserve"> (FFETF) in November 2009 to </w:t>
      </w:r>
      <w:r w:rsidRPr="003A73BA">
        <w:rPr>
          <w:rStyle w:val="StyleUnderline"/>
        </w:rPr>
        <w:t>hold accountable those who helped bring about the last financial crisis, and to prevent another crisis from happening</w:t>
      </w:r>
      <w:r>
        <w:t xml:space="preserve">. </w:t>
      </w:r>
      <w:r w:rsidRPr="003A73BA">
        <w:rPr>
          <w:rStyle w:val="Emphasis"/>
        </w:rPr>
        <w:t>The task force is improving efforts across the government and with State and local partners to investigate and prosecute significant financial crimes, ensure just and effective punishment for those who perpetrate financial crimes, recover proceeds for victims, and address financial discrimination in the lending and financial markets.</w:t>
      </w:r>
      <w:r>
        <w:rPr>
          <w:rStyle w:val="Emphasis"/>
        </w:rPr>
        <w:t xml:space="preserve"> </w:t>
      </w:r>
      <w:r>
        <w:t xml:space="preserve">With </w:t>
      </w:r>
      <w:r w:rsidRPr="003A73BA">
        <w:rPr>
          <w:rStyle w:val="StyleUnderline"/>
        </w:rPr>
        <w:t>more than 20 Federal agencies, 94 U.S. Attorneys’ Offices and State and local partners, it’s the broadest coalition of law enforcement, investigatory, and regulatory agencies ever assembled to combat fraud.</w:t>
      </w:r>
      <w:r>
        <w:t xml:space="preserve"> </w:t>
      </w:r>
      <w:proofErr w:type="spellStart"/>
      <w:r w:rsidRPr="003A73BA">
        <w:rPr>
          <w:rStyle w:val="StyleUnderline"/>
        </w:rPr>
        <w:t>FinCEN</w:t>
      </w:r>
      <w:proofErr w:type="spellEnd"/>
      <w:r w:rsidRPr="003A73BA">
        <w:rPr>
          <w:rStyle w:val="StyleUnderline"/>
        </w:rPr>
        <w:t xml:space="preserve"> has been actively involved in these efforts, as Suspicious Activity Reports are one of the best sources of lead information for law enforcement in fighting financial crime</w:t>
      </w:r>
      <w:r>
        <w:t xml:space="preserve">, and because of </w:t>
      </w:r>
      <w:proofErr w:type="spellStart"/>
      <w:r>
        <w:t>FinCEN’s</w:t>
      </w:r>
      <w:proofErr w:type="spellEnd"/>
      <w:r>
        <w:t xml:space="preserve"> ability to build upon our existing network of support to law enforcement at the Federal, State, and local levels and the financial regulators. Of the three Task Force committees enumerated in President Obama’s Executive Order, </w:t>
      </w:r>
      <w:proofErr w:type="spellStart"/>
      <w:r>
        <w:t>FinCEN</w:t>
      </w:r>
      <w:proofErr w:type="spellEnd"/>
      <w:r>
        <w:t xml:space="preserve"> serves together with the Justice Department’s Executive Office for United States Attorneys as co-chair of the Training and Information Sharing Committee.</w:t>
      </w:r>
    </w:p>
    <w:p w:rsidR="00A46FC1" w:rsidRDefault="00A46FC1" w:rsidP="00A46FC1">
      <w:pPr>
        <w:pStyle w:val="Heading4"/>
      </w:pPr>
      <w:r>
        <w:t xml:space="preserve">SQ solves—Financial Fraud Enforcement Task Force increases coordination and utilizes resources </w:t>
      </w:r>
    </w:p>
    <w:p w:rsidR="00A46FC1" w:rsidRPr="000E74CD" w:rsidRDefault="00A46FC1" w:rsidP="00A46FC1">
      <w:r w:rsidRPr="000E74CD">
        <w:rPr>
          <w:rStyle w:val="Style13ptBold"/>
        </w:rPr>
        <w:t>SEC 09</w:t>
      </w:r>
      <w:r>
        <w:t xml:space="preserve"> (“</w:t>
      </w:r>
      <w:r w:rsidRPr="000E74CD">
        <w:t>President Obama Establishes Interagency Financial Fraud Enforcement Task Force</w:t>
      </w:r>
      <w:r>
        <w:t xml:space="preserve">,” U.S. Securities and Exchange Commission, 11/17/09, </w:t>
      </w:r>
      <w:r w:rsidRPr="000E74CD">
        <w:t>https://www.sec.gov/news/press/2009/2009-249.htm</w:t>
      </w:r>
      <w:r>
        <w:t>)//kjz</w:t>
      </w:r>
    </w:p>
    <w:p w:rsidR="00A46FC1" w:rsidRDefault="00A46FC1" w:rsidP="00A46FC1">
      <w:pPr>
        <w:rPr>
          <w:sz w:val="16"/>
        </w:rPr>
      </w:pPr>
      <w:r w:rsidRPr="000E74CD">
        <w:rPr>
          <w:sz w:val="16"/>
        </w:rPr>
        <w:t xml:space="preserve">President Obama Establishes Interagency Financial Fraud Enforcement Task Force WASHINGTON — Attorney General Eric Holder, Treasury Secretary Tim Geithner, Housing and Urban Development (HUD) Secretary Shaun Donovan, and Securities and Exchange Commission (SEC) Chairwoman Mary Schapiro today announced that President Barack </w:t>
      </w:r>
      <w:r w:rsidRPr="000E74CD">
        <w:rPr>
          <w:rStyle w:val="StyleUnderline"/>
        </w:rPr>
        <w:t xml:space="preserve">Obama has established </w:t>
      </w:r>
      <w:r w:rsidRPr="000E74CD">
        <w:rPr>
          <w:sz w:val="16"/>
        </w:rPr>
        <w:t xml:space="preserve">by Executive Order </w:t>
      </w:r>
      <w:r w:rsidRPr="000E74CD">
        <w:rPr>
          <w:rStyle w:val="StyleUnderline"/>
        </w:rPr>
        <w:t>an interagency Financial Fraud Enforcement Task Force to strengthen efforts to combat financial crime. The D</w:t>
      </w:r>
      <w:r w:rsidRPr="000E74CD">
        <w:rPr>
          <w:sz w:val="16"/>
        </w:rPr>
        <w:t>epartment</w:t>
      </w:r>
      <w:r w:rsidRPr="000E74CD">
        <w:rPr>
          <w:rStyle w:val="StyleUnderline"/>
        </w:rPr>
        <w:t xml:space="preserve"> o</w:t>
      </w:r>
      <w:r w:rsidRPr="000E74CD">
        <w:rPr>
          <w:sz w:val="16"/>
        </w:rPr>
        <w:t xml:space="preserve">f </w:t>
      </w:r>
      <w:r w:rsidRPr="000E74CD">
        <w:rPr>
          <w:rStyle w:val="StyleUnderline"/>
        </w:rPr>
        <w:t>J</w:t>
      </w:r>
      <w:r w:rsidRPr="000E74CD">
        <w:rPr>
          <w:sz w:val="16"/>
        </w:rPr>
        <w:t xml:space="preserve">ustice </w:t>
      </w:r>
      <w:r w:rsidRPr="000E74CD">
        <w:rPr>
          <w:rStyle w:val="StyleUnderline"/>
        </w:rPr>
        <w:t>will lead the task force</w:t>
      </w:r>
      <w:r w:rsidRPr="000E74CD">
        <w:rPr>
          <w:sz w:val="16"/>
        </w:rPr>
        <w:t xml:space="preserve"> and the Department of Treasury, HUD and the SEC will serve on the steering committee. </w:t>
      </w:r>
      <w:r w:rsidRPr="000E74CD">
        <w:rPr>
          <w:rStyle w:val="StyleUnderline"/>
        </w:rPr>
        <w:t>The task force's leadership</w:t>
      </w:r>
      <w:r w:rsidRPr="000E74CD">
        <w:rPr>
          <w:sz w:val="16"/>
        </w:rPr>
        <w:t xml:space="preserve">, along with representatives from a broad range of federal agencies, regulatory authorities and inspectors general, </w:t>
      </w:r>
      <w:r w:rsidRPr="000E74CD">
        <w:rPr>
          <w:rStyle w:val="StyleUnderline"/>
        </w:rPr>
        <w:t>will work with state and local partners to investigate and prosecute significant financial crimes,</w:t>
      </w:r>
      <w:r w:rsidRPr="000E74CD">
        <w:rPr>
          <w:sz w:val="16"/>
        </w:rPr>
        <w:t xml:space="preserve"> ensure just and effective punishment for those who perpetrate financial crimes, address discrimination in the lending and financial markets and recover proceeds for victims. Additional Materials Executive Order: Establishment of the Financial Fraud Enforcement Task Force Remarks of SEC Enforcement Director Robert S. </w:t>
      </w:r>
      <w:proofErr w:type="spellStart"/>
      <w:r w:rsidRPr="000E74CD">
        <w:rPr>
          <w:sz w:val="16"/>
        </w:rPr>
        <w:t>Khuzami</w:t>
      </w:r>
      <w:proofErr w:type="spellEnd"/>
      <w:r w:rsidRPr="000E74CD">
        <w:rPr>
          <w:sz w:val="16"/>
        </w:rPr>
        <w:t xml:space="preserve"> at Department of Justice Press Conference Fighting Financial Fraud: Securities and Exchange Commission Fact Sheet </w:t>
      </w:r>
      <w:r w:rsidRPr="000E74CD">
        <w:rPr>
          <w:rStyle w:val="StyleUnderline"/>
        </w:rPr>
        <w:t>The task force</w:t>
      </w:r>
      <w:r w:rsidRPr="000E74CD">
        <w:rPr>
          <w:sz w:val="16"/>
        </w:rPr>
        <w:t xml:space="preserve">, which replaces the Corporate Fraud Task Force established in 2002, </w:t>
      </w:r>
      <w:r w:rsidRPr="000E74CD">
        <w:rPr>
          <w:rStyle w:val="StyleUnderline"/>
        </w:rPr>
        <w:t>will build upon efforts already underway to combat mortgage, securities and corporate fraud by increasing coordination and fully utilizing the resources and expertise of the government's law enforcement and regulatory apparatus</w:t>
      </w:r>
      <w:r w:rsidRPr="000E74CD">
        <w:rPr>
          <w:sz w:val="16"/>
        </w:rPr>
        <w:t>. The attorney general will convene the first meeting of the Task Force in the next 30 days. "This task force's mission is not just to hold accountable those who helped bring about the last financial meltdown, but to prevent another meltdown from happening," Attorney General Eric Holder said. "We will be relentless in our investigation of corporate and financial wrongdoing, and will not hesitate to bring charges, where appropriate, for criminal misconduct on the part of businesses and business executives." "Through the Financial Fraud Task Force</w:t>
      </w:r>
      <w:r w:rsidRPr="000E74CD">
        <w:rPr>
          <w:rStyle w:val="StyleUnderline"/>
        </w:rPr>
        <w:t xml:space="preserve">, we are making clear that the Obama Administration is going to act aggressively and proactively in a coordinated effort to combat financial fraud," </w:t>
      </w:r>
      <w:r w:rsidRPr="000E74CD">
        <w:rPr>
          <w:sz w:val="16"/>
        </w:rPr>
        <w:t xml:space="preserve">said Treasury Secretary Geithner. "It's not enough to prosecute fraud only after it's become widespread. We can't to wait for problems to peak before we respond. </w:t>
      </w:r>
      <w:r w:rsidRPr="000E74CD">
        <w:rPr>
          <w:rStyle w:val="StyleUnderline"/>
        </w:rPr>
        <w:t xml:space="preserve">We're seeking comprehensive financial reform to create a more stable, safer financial system and stepping up our enforcement strategy. </w:t>
      </w:r>
      <w:r w:rsidRPr="000E74CD">
        <w:rPr>
          <w:sz w:val="16"/>
        </w:rPr>
        <w:t>Doing so will help to stop emerging trends in financial fraud before they're able to cause extensive, system-wide damage to our economy."</w:t>
      </w:r>
      <w:r>
        <w:rPr>
          <w:rStyle w:val="StyleUnderline"/>
        </w:rPr>
        <w:t xml:space="preserve"> </w:t>
      </w:r>
      <w:r w:rsidRPr="000E74CD">
        <w:rPr>
          <w:sz w:val="16"/>
        </w:rPr>
        <w:t>"To give American families the protection and peace-of-mind they need, it's clear the federal response must be as interconnected and multi-dimensional as the challenges we face," said HUD Secretary Shaun Donovan. "No one agency is going to be able to stop financial fraud. This Task force will build upon many of the inter-agency collaborations already underway to protect consumers and restore confidence." "</w:t>
      </w:r>
      <w:r w:rsidRPr="000E74CD">
        <w:rPr>
          <w:rStyle w:val="StyleUnderline"/>
        </w:rPr>
        <w:t>Many financial frauds are complicated puzzles that require painstaking efforts to piece together. By formally coordinating our efforts, we will be better able to identify the pieces, assemble the puzzle and put an end to the fraud,"</w:t>
      </w:r>
      <w:r w:rsidRPr="000E74CD">
        <w:rPr>
          <w:sz w:val="16"/>
        </w:rPr>
        <w:t xml:space="preserve"> said SEC Chairman Mary Schapiro. The task force is composed of senior-level officials from the following departments, agencies and offices: the Department of Justice; the Department of the Treasury; the Department of Commerce; the Department of Labor; the Department of Housing and Urban Development; the Department of Education; the Department of Homeland Security; the Securities and Exchange Commission; the Commodity Futures Trading Commission; the Federal Trade Commission; the Federal Deposit Insurance Corporation; the Board of Governors of the Federal Reserve System; the Federal Housing Finance Agency; the Office of Thrift Supervision; the Office of the Comptroller of the Currency; the Small Business Administration; the Federal Bureau of Investigation; the Social Security Administration; the Internal Revenue Service, Criminal Investigations; the Financial Crimes Enforcement Network; the United States Postal Inspection Service; the United States Secret Service; the United States Immigration and Customs Enforcement; relevant Offices of Inspectors General and related Federal entities, including without limitation the Office of the Inspector General for the Department of Housing and Urban Development, the Recovery Accountability and Transparency Board and the Office of the Special Inspector General for the Troubled Asset Relief Program; and such other executive branch departments, agencies, or offices as the President may, from time to time, designate or that the Attorney General may invite. In addition, the attorney general will invite representatives of the National Association of Attorneys General, the National District Attorneys Association and other state, local, tribal and territorial representatives to participate in the task force through its Enforcement Committee. </w:t>
      </w:r>
    </w:p>
    <w:p w:rsidR="00A46FC1" w:rsidRDefault="00A46FC1" w:rsidP="00A46FC1">
      <w:pPr>
        <w:pStyle w:val="Heading4"/>
      </w:pPr>
      <w:r>
        <w:t xml:space="preserve">SQ solves—FINCEN </w:t>
      </w:r>
    </w:p>
    <w:p w:rsidR="00A46FC1" w:rsidRPr="00DA3637" w:rsidRDefault="00A46FC1" w:rsidP="00A46FC1">
      <w:r w:rsidRPr="00DA3637">
        <w:rPr>
          <w:rStyle w:val="Style13ptBold"/>
        </w:rPr>
        <w:t>FINCEN no date</w:t>
      </w:r>
      <w:r>
        <w:t xml:space="preserve"> (“What We Do,” no date, United States Department of Treasury Financial Crimes Enforcement Network, </w:t>
      </w:r>
      <w:hyperlink r:id="rId10" w:history="1">
        <w:r w:rsidRPr="00021F3C">
          <w:rPr>
            <w:rStyle w:val="Hyperlink"/>
          </w:rPr>
          <w:t>http://www.fincen.gov/about_fincen/wwd/)//kjz</w:t>
        </w:r>
      </w:hyperlink>
      <w:r>
        <w:t xml:space="preserve"> </w:t>
      </w:r>
    </w:p>
    <w:p w:rsidR="00A46FC1" w:rsidRPr="00D742AF" w:rsidRDefault="00A46FC1" w:rsidP="00A46FC1">
      <w:pPr>
        <w:rPr>
          <w:rStyle w:val="StyleUnderline"/>
        </w:rPr>
      </w:pPr>
      <w:proofErr w:type="spellStart"/>
      <w:r w:rsidRPr="00D742AF">
        <w:rPr>
          <w:rStyle w:val="StyleUnderline"/>
        </w:rPr>
        <w:t>FinCEN</w:t>
      </w:r>
      <w:proofErr w:type="spellEnd"/>
      <w:r w:rsidRPr="00D742AF">
        <w:rPr>
          <w:rStyle w:val="StyleUnderline"/>
        </w:rPr>
        <w:t xml:space="preserve"> is a bureau of the U.S. Department of the Treasury</w:t>
      </w:r>
      <w:r w:rsidRPr="00D742AF">
        <w:rPr>
          <w:sz w:val="16"/>
        </w:rPr>
        <w:t xml:space="preserve">. The Director of </w:t>
      </w:r>
      <w:proofErr w:type="spellStart"/>
      <w:r w:rsidRPr="00D742AF">
        <w:rPr>
          <w:sz w:val="16"/>
        </w:rPr>
        <w:t>FinCEN</w:t>
      </w:r>
      <w:proofErr w:type="spellEnd"/>
      <w:r w:rsidRPr="00D742AF">
        <w:rPr>
          <w:sz w:val="16"/>
        </w:rPr>
        <w:t xml:space="preserve"> is appointed by the Secretary of the Treasury and reports to the Treasury </w:t>
      </w:r>
      <w:proofErr w:type="gramStart"/>
      <w:r w:rsidRPr="00D742AF">
        <w:rPr>
          <w:sz w:val="16"/>
        </w:rPr>
        <w:t>Under</w:t>
      </w:r>
      <w:proofErr w:type="gramEnd"/>
      <w:r w:rsidRPr="00D742AF">
        <w:rPr>
          <w:sz w:val="16"/>
        </w:rPr>
        <w:t xml:space="preserve"> Secretary for Terrorism and Financial Intelligence</w:t>
      </w:r>
      <w:r w:rsidRPr="00D742AF">
        <w:rPr>
          <w:rStyle w:val="StyleUnderline"/>
        </w:rPr>
        <w:t xml:space="preserve">. </w:t>
      </w:r>
      <w:proofErr w:type="spellStart"/>
      <w:r w:rsidRPr="00D742AF">
        <w:rPr>
          <w:rStyle w:val="StyleUnderline"/>
        </w:rPr>
        <w:t>FinCEN’s</w:t>
      </w:r>
      <w:proofErr w:type="spellEnd"/>
      <w:r w:rsidRPr="00D742AF">
        <w:rPr>
          <w:rStyle w:val="StyleUnderline"/>
        </w:rPr>
        <w:t xml:space="preserve"> mission is to safeguard the financial system from illicit use and combat money laundering and promote national security through the collection, analysis, and dissemination of financial intelligence and strategic use of financial authorities.</w:t>
      </w:r>
      <w:r>
        <w:rPr>
          <w:rStyle w:val="StyleUnderline"/>
        </w:rPr>
        <w:t xml:space="preserve"> </w:t>
      </w:r>
      <w:proofErr w:type="spellStart"/>
      <w:r w:rsidRPr="00D742AF">
        <w:rPr>
          <w:rStyle w:val="StyleUnderline"/>
        </w:rPr>
        <w:t>FinCEN</w:t>
      </w:r>
      <w:proofErr w:type="spellEnd"/>
      <w:r w:rsidRPr="00D742AF">
        <w:rPr>
          <w:rStyle w:val="StyleUnderline"/>
        </w:rPr>
        <w:t xml:space="preserve"> carries out its mission by receiving and maintaining financial transactions data; analyzing and disseminating that data for law enforcement purposes; and building global cooperation with counterpart organizations in other countries and with international bodies.</w:t>
      </w:r>
      <w:r>
        <w:rPr>
          <w:rStyle w:val="StyleUnderline"/>
        </w:rPr>
        <w:t xml:space="preserve"> </w:t>
      </w:r>
      <w:proofErr w:type="spellStart"/>
      <w:r w:rsidRPr="00D742AF">
        <w:rPr>
          <w:sz w:val="16"/>
        </w:rPr>
        <w:t>FinCEN</w:t>
      </w:r>
      <w:proofErr w:type="spellEnd"/>
      <w:r w:rsidRPr="00D742AF">
        <w:rPr>
          <w:sz w:val="16"/>
        </w:rPr>
        <w:t xml:space="preserve"> exercises regulatory functions primarily under the Currency and Financial Transactions Reporting Act of 1970, as amended by Title III of the USA PATRIOT Act of 2001 and other legislation, which legislative framework is commonly referred to as the "Bank Secrecy Act" (BSA). The BSA is the nation's first and most comprehensive Federal anti-money laundering and counter-terrorism financing (AML/CFT) statute. In brief, the BSA authorizes the Secretary of the Treasury to issue regulations requiring banks and other financial institutions to take a number of precautions against financial crime, including the establishment of AML programs and the filing of reports that have been determined to have a high degree of usefulness in criminal, tax, and regulatory investigations and proceedings, and certain intelligence and counter-terrorism matters. The Secretary of the Treasury has delegated to the Director of </w:t>
      </w:r>
      <w:proofErr w:type="spellStart"/>
      <w:r w:rsidRPr="00D742AF">
        <w:rPr>
          <w:sz w:val="16"/>
        </w:rPr>
        <w:t>FinCEN</w:t>
      </w:r>
      <w:proofErr w:type="spellEnd"/>
      <w:r w:rsidRPr="00D742AF">
        <w:rPr>
          <w:sz w:val="16"/>
        </w:rPr>
        <w:t xml:space="preserve"> the authority to implement, administer, and enforce compliance with the BSA and associated regulations. Congress has given </w:t>
      </w:r>
      <w:proofErr w:type="spellStart"/>
      <w:r w:rsidRPr="00D742AF">
        <w:rPr>
          <w:sz w:val="16"/>
        </w:rPr>
        <w:t>FinCEN</w:t>
      </w:r>
      <w:proofErr w:type="spellEnd"/>
      <w:r w:rsidRPr="00D742AF">
        <w:rPr>
          <w:sz w:val="16"/>
        </w:rPr>
        <w:t xml:space="preserve"> certain duties and responsibilities for the central collection, analysis, and dissemination of data reported under </w:t>
      </w:r>
      <w:proofErr w:type="spellStart"/>
      <w:r w:rsidRPr="00D742AF">
        <w:rPr>
          <w:sz w:val="16"/>
        </w:rPr>
        <w:t>FinCEN's</w:t>
      </w:r>
      <w:proofErr w:type="spellEnd"/>
      <w:r w:rsidRPr="00D742AF">
        <w:rPr>
          <w:sz w:val="16"/>
        </w:rPr>
        <w:t xml:space="preserve"> regulations and other related data in support of government and financial industry partners at the Federal, State, local, and international levels. To fulfill its responsibilities toward the detection and deterrence of financial crime, </w:t>
      </w:r>
      <w:proofErr w:type="spellStart"/>
      <w:r w:rsidRPr="00D742AF">
        <w:rPr>
          <w:sz w:val="16"/>
        </w:rPr>
        <w:t>FinCEN</w:t>
      </w:r>
      <w:proofErr w:type="spellEnd"/>
      <w:r w:rsidRPr="00D742AF">
        <w:rPr>
          <w:sz w:val="16"/>
        </w:rPr>
        <w:t xml:space="preserve">: Issues and interprets regulations authorized by statute; Supports and enforces compliance with those regulations; Supports, coordinates, and analyzes data regarding compliance examination functions delegated to other Federal regulators; Manages the collection, processing, storage, dissemination, and protection of data filed under </w:t>
      </w:r>
      <w:proofErr w:type="spellStart"/>
      <w:r w:rsidRPr="00D742AF">
        <w:rPr>
          <w:sz w:val="16"/>
        </w:rPr>
        <w:t>FinCEN's</w:t>
      </w:r>
      <w:proofErr w:type="spellEnd"/>
      <w:r w:rsidRPr="00D742AF">
        <w:rPr>
          <w:sz w:val="16"/>
        </w:rPr>
        <w:t xml:space="preserve"> reporting requirements; Maintains a government-wide access service to </w:t>
      </w:r>
      <w:proofErr w:type="spellStart"/>
      <w:r w:rsidRPr="00D742AF">
        <w:rPr>
          <w:sz w:val="16"/>
        </w:rPr>
        <w:t>FinCEN's</w:t>
      </w:r>
      <w:proofErr w:type="spellEnd"/>
      <w:r w:rsidRPr="00D742AF">
        <w:rPr>
          <w:sz w:val="16"/>
        </w:rPr>
        <w:t xml:space="preserve"> data, and networks users with overlapping interests; Supports law enforcement investigations and prosecutions; Synthesizes data to recommend internal and external allocation of resources to areas of greatest financial crime risk; Shares information and coordinates with foreign financial intelligence unit (FIU) counterparts on AML/CFT efforts; and Conducts analysis to support policymakers; law enforcement, regulatory, and intelligence agencies; FIUs; and the financial industry. </w:t>
      </w:r>
      <w:proofErr w:type="spellStart"/>
      <w:r w:rsidRPr="00D742AF">
        <w:rPr>
          <w:sz w:val="16"/>
        </w:rPr>
        <w:t>FinCEN</w:t>
      </w:r>
      <w:proofErr w:type="spellEnd"/>
      <w:r w:rsidRPr="00D742AF">
        <w:rPr>
          <w:sz w:val="16"/>
        </w:rPr>
        <w:t xml:space="preserve"> serves as the FIU for the United States and is one of more than 100 FIUs making up the Egmont Group, an international entity focused on information sharing and cooperation among FIUs. An FIU is a central, national agency responsible for receiving (and, as permitted, requesting), analyzing, and disseminating to the competent authorities disclosures of financial information: concerning suspected proceeds of crime and potential financing of terrorism or required by national legislation or regulation in order to combat money laundering and terrorism financing. As one of the world's leading FIUs</w:t>
      </w:r>
      <w:r w:rsidRPr="00D742AF">
        <w:rPr>
          <w:rStyle w:val="StyleUnderline"/>
        </w:rPr>
        <w:t xml:space="preserve">, </w:t>
      </w:r>
      <w:proofErr w:type="spellStart"/>
      <w:r w:rsidRPr="00D742AF">
        <w:rPr>
          <w:rStyle w:val="StyleUnderline"/>
        </w:rPr>
        <w:t>FinCEN</w:t>
      </w:r>
      <w:proofErr w:type="spellEnd"/>
      <w:r w:rsidRPr="00D742AF">
        <w:rPr>
          <w:rStyle w:val="StyleUnderline"/>
        </w:rPr>
        <w:t xml:space="preserve"> exchanges financial information with FIU counterparts around the world in support of U.S. and foreign financial crime investigations.</w:t>
      </w:r>
      <w:r w:rsidRPr="00D742AF">
        <w:rPr>
          <w:sz w:val="16"/>
        </w:rPr>
        <w:t xml:space="preserve"> The basic concept underlying </w:t>
      </w:r>
      <w:proofErr w:type="spellStart"/>
      <w:r w:rsidRPr="00D742AF">
        <w:rPr>
          <w:sz w:val="16"/>
        </w:rPr>
        <w:t>FinCEN's</w:t>
      </w:r>
      <w:proofErr w:type="spellEnd"/>
      <w:r w:rsidRPr="00D742AF">
        <w:rPr>
          <w:sz w:val="16"/>
        </w:rPr>
        <w:t xml:space="preserve"> core activities is "follow the money." The primary motive of criminals is financial gain, and they leave financial trails as they try to launder the proceeds of crimes or attempt to spend their ill-gotten profits</w:t>
      </w:r>
      <w:r w:rsidRPr="00D742AF">
        <w:rPr>
          <w:rStyle w:val="StyleUnderline"/>
        </w:rPr>
        <w:t xml:space="preserve">. </w:t>
      </w:r>
      <w:proofErr w:type="spellStart"/>
      <w:r w:rsidRPr="00D742AF">
        <w:rPr>
          <w:rStyle w:val="StyleUnderline"/>
        </w:rPr>
        <w:t>FinCEN</w:t>
      </w:r>
      <w:proofErr w:type="spellEnd"/>
      <w:r w:rsidRPr="00D742AF">
        <w:rPr>
          <w:rStyle w:val="StyleUnderline"/>
        </w:rPr>
        <w:t xml:space="preserve"> partners with law enforcement at all levels of government and supports the nation's foreign policy and national security objectives. </w:t>
      </w:r>
      <w:r w:rsidRPr="00D742AF">
        <w:rPr>
          <w:sz w:val="16"/>
        </w:rPr>
        <w:t xml:space="preserve">Law enforcement agencies successfully use similar techniques, including searching information collected by </w:t>
      </w:r>
      <w:proofErr w:type="spellStart"/>
      <w:r w:rsidRPr="00D742AF">
        <w:rPr>
          <w:sz w:val="16"/>
        </w:rPr>
        <w:t>FinCEN</w:t>
      </w:r>
      <w:proofErr w:type="spellEnd"/>
      <w:r w:rsidRPr="00D742AF">
        <w:rPr>
          <w:sz w:val="16"/>
        </w:rPr>
        <w:t xml:space="preserve"> from the financial industry, to investigate and hold accountable a broad range of criminals, including perpetrators of fraud, tax evaders, and narcotics traffickers. </w:t>
      </w:r>
      <w:r w:rsidRPr="00D742AF">
        <w:rPr>
          <w:rStyle w:val="StyleUnderline"/>
        </w:rPr>
        <w:t>More recently, the techniques used to follow money trails also have been applied to investigating and disrupting terrorist groups, which often depend on financial and other support networks.</w:t>
      </w:r>
    </w:p>
    <w:p w:rsidR="00A46FC1" w:rsidRDefault="00A46FC1" w:rsidP="00A46FC1"/>
    <w:p w:rsidR="00A46FC1" w:rsidRPr="000E74CD" w:rsidRDefault="00A46FC1" w:rsidP="00A46FC1">
      <w:pPr>
        <w:rPr>
          <w:sz w:val="16"/>
        </w:rPr>
      </w:pPr>
    </w:p>
    <w:p w:rsidR="00E575CC" w:rsidRDefault="00E575CC" w:rsidP="00E575CC">
      <w:pPr>
        <w:pStyle w:val="Heading3"/>
      </w:pPr>
      <w:r>
        <w:t xml:space="preserve">2NC </w:t>
      </w:r>
      <w:proofErr w:type="gramStart"/>
      <w:r>
        <w:t>Econ !</w:t>
      </w:r>
      <w:proofErr w:type="gramEnd"/>
      <w:r>
        <w:t xml:space="preserve"> D</w:t>
      </w:r>
    </w:p>
    <w:p w:rsidR="00E575CC" w:rsidRPr="005C7272" w:rsidRDefault="00E575CC" w:rsidP="00E575CC">
      <w:pPr>
        <w:pStyle w:val="Heading4"/>
        <w:rPr>
          <w:rFonts w:cs="Times New Roman"/>
        </w:rPr>
      </w:pPr>
      <w:r w:rsidRPr="005C7272">
        <w:rPr>
          <w:rFonts w:cs="Times New Roman"/>
          <w:u w:val="single"/>
        </w:rPr>
        <w:t>No</w:t>
      </w:r>
      <w:r w:rsidRPr="005C7272">
        <w:rPr>
          <w:rFonts w:cs="Times New Roman"/>
        </w:rPr>
        <w:t xml:space="preserve"> chance of war from economic decline---</w:t>
      </w:r>
      <w:r w:rsidRPr="005C7272">
        <w:rPr>
          <w:rFonts w:cs="Times New Roman"/>
          <w:u w:val="single"/>
        </w:rPr>
        <w:t>best</w:t>
      </w:r>
      <w:r w:rsidRPr="005C7272">
        <w:rPr>
          <w:rFonts w:cs="Times New Roman"/>
        </w:rPr>
        <w:t xml:space="preserve"> and </w:t>
      </w:r>
      <w:r w:rsidRPr="005C7272">
        <w:rPr>
          <w:rFonts w:cs="Times New Roman"/>
          <w:u w:val="single"/>
        </w:rPr>
        <w:t>most recent</w:t>
      </w:r>
      <w:r w:rsidRPr="005C7272">
        <w:rPr>
          <w:rFonts w:cs="Times New Roman"/>
        </w:rPr>
        <w:t xml:space="preserve"> data </w:t>
      </w:r>
    </w:p>
    <w:p w:rsidR="00E575CC" w:rsidRPr="005C7272" w:rsidRDefault="00E575CC" w:rsidP="00E575CC">
      <w:r w:rsidRPr="005C7272">
        <w:t xml:space="preserve">Daniel W. </w:t>
      </w:r>
      <w:proofErr w:type="spellStart"/>
      <w:r w:rsidRPr="005C7272">
        <w:rPr>
          <w:rStyle w:val="Style13ptBold"/>
        </w:rPr>
        <w:t>Drezner</w:t>
      </w:r>
      <w:proofErr w:type="spellEnd"/>
      <w:r w:rsidRPr="005C7272">
        <w:rPr>
          <w:rStyle w:val="Style13ptBold"/>
        </w:rPr>
        <w:t xml:space="preserve"> 12</w:t>
      </w:r>
      <w:r w:rsidRPr="005C7272">
        <w:t xml:space="preserve">, Professor, The Fletcher School of Law and Diplomacy, Tufts University, October 2012, “The Irony of Global Economic Governance: The System Worked,” </w:t>
      </w:r>
      <w:hyperlink r:id="rId11" w:history="1">
        <w:r w:rsidRPr="005C7272">
          <w:rPr>
            <w:rStyle w:val="Hyperlink"/>
          </w:rPr>
          <w:t>http://www.globaleconomicgovernance.org/wp-content/uploads/IR-Colloquium-MT12-Week-5_The-Irony-of-Global-Economic-Governance.pdf</w:t>
        </w:r>
      </w:hyperlink>
    </w:p>
    <w:p w:rsidR="00E575CC" w:rsidRPr="005C7272" w:rsidRDefault="00E575CC" w:rsidP="00E575CC">
      <w:pPr>
        <w:rPr>
          <w:sz w:val="16"/>
        </w:rPr>
      </w:pPr>
      <w:r w:rsidRPr="005C7272">
        <w:rPr>
          <w:rStyle w:val="StyleUnderline"/>
          <w:highlight w:val="yellow"/>
        </w:rPr>
        <w:t>The</w:t>
      </w:r>
      <w:r w:rsidRPr="005C7272">
        <w:rPr>
          <w:rStyle w:val="StyleUnderline"/>
        </w:rPr>
        <w:t xml:space="preserve"> final </w:t>
      </w:r>
      <w:r w:rsidRPr="005C7272">
        <w:rPr>
          <w:rStyle w:val="StyleUnderline"/>
          <w:highlight w:val="yellow"/>
        </w:rPr>
        <w:t>outcome addresses</w:t>
      </w:r>
      <w:r w:rsidRPr="005C7272">
        <w:rPr>
          <w:sz w:val="16"/>
        </w:rPr>
        <w:t xml:space="preserve"> a dog that hasn’t barked: </w:t>
      </w:r>
      <w:r w:rsidRPr="005C7272">
        <w:rPr>
          <w:rStyle w:val="StyleUnderline"/>
          <w:highlight w:val="yellow"/>
        </w:rPr>
        <w:t>the effect of the</w:t>
      </w:r>
      <w:r w:rsidRPr="005C7272">
        <w:rPr>
          <w:rStyle w:val="StyleUnderline"/>
        </w:rPr>
        <w:t xml:space="preserve"> Great </w:t>
      </w:r>
      <w:r w:rsidRPr="005C7272">
        <w:rPr>
          <w:rStyle w:val="StyleUnderline"/>
          <w:highlight w:val="yellow"/>
        </w:rPr>
        <w:t>Recession on</w:t>
      </w:r>
      <w:r w:rsidRPr="005C7272">
        <w:rPr>
          <w:rStyle w:val="StyleUnderline"/>
        </w:rPr>
        <w:t xml:space="preserve"> cross-border </w:t>
      </w:r>
      <w:r w:rsidRPr="005C7272">
        <w:rPr>
          <w:rStyle w:val="StyleUnderline"/>
          <w:highlight w:val="yellow"/>
        </w:rPr>
        <w:t>conflict</w:t>
      </w:r>
      <w:r w:rsidRPr="005C7272">
        <w:rPr>
          <w:sz w:val="16"/>
        </w:rPr>
        <w:t xml:space="preserve"> and violence. During the initial stages of the crisis, multiple </w:t>
      </w:r>
      <w:r w:rsidRPr="005C7272">
        <w:rPr>
          <w:rStyle w:val="StyleUnderline"/>
          <w:highlight w:val="yellow"/>
        </w:rPr>
        <w:t>analysts asserted</w:t>
      </w:r>
      <w:r w:rsidRPr="005C7272">
        <w:rPr>
          <w:sz w:val="16"/>
        </w:rPr>
        <w:t xml:space="preserve"> that </w:t>
      </w:r>
      <w:r w:rsidRPr="005C7272">
        <w:rPr>
          <w:rStyle w:val="StyleUnderline"/>
        </w:rPr>
        <w:t xml:space="preserve">the financial </w:t>
      </w:r>
      <w:r w:rsidRPr="005C7272">
        <w:rPr>
          <w:rStyle w:val="StyleUnderline"/>
          <w:highlight w:val="yellow"/>
        </w:rPr>
        <w:t>crisis would lead states to</w:t>
      </w:r>
      <w:r w:rsidRPr="005C7272">
        <w:rPr>
          <w:rStyle w:val="StyleUnderline"/>
        </w:rPr>
        <w:t xml:space="preserve"> increase</w:t>
      </w:r>
      <w:r w:rsidRPr="005C7272">
        <w:rPr>
          <w:sz w:val="16"/>
        </w:rPr>
        <w:t xml:space="preserve"> their </w:t>
      </w:r>
      <w:r w:rsidRPr="005C7272">
        <w:rPr>
          <w:rStyle w:val="StyleUnderline"/>
          <w:highlight w:val="yellow"/>
        </w:rPr>
        <w:t>use</w:t>
      </w:r>
      <w:r w:rsidRPr="005C7272">
        <w:rPr>
          <w:rStyle w:val="StyleUnderline"/>
        </w:rPr>
        <w:t xml:space="preserve"> of </w:t>
      </w:r>
      <w:r w:rsidRPr="005C7272">
        <w:rPr>
          <w:rStyle w:val="StyleUnderline"/>
          <w:highlight w:val="yellow"/>
        </w:rPr>
        <w:t>force</w:t>
      </w:r>
      <w:r w:rsidRPr="005C7272">
        <w:rPr>
          <w:sz w:val="16"/>
        </w:rPr>
        <w:t xml:space="preserve"> as a tool for staying in power.37 Whether through greater </w:t>
      </w:r>
      <w:r w:rsidRPr="005C7272">
        <w:rPr>
          <w:rStyle w:val="StyleUnderline"/>
        </w:rPr>
        <w:t xml:space="preserve">internal repression, </w:t>
      </w:r>
      <w:r w:rsidRPr="005C7272">
        <w:rPr>
          <w:rStyle w:val="StyleUnderline"/>
          <w:highlight w:val="yellow"/>
        </w:rPr>
        <w:t>diversionary wars</w:t>
      </w:r>
      <w:r w:rsidRPr="005C7272">
        <w:rPr>
          <w:rStyle w:val="StyleUnderline"/>
        </w:rPr>
        <w:t xml:space="preserve">, arms races, </w:t>
      </w:r>
      <w:r w:rsidRPr="005C7272">
        <w:rPr>
          <w:rStyle w:val="StyleUnderline"/>
          <w:highlight w:val="yellow"/>
        </w:rPr>
        <w:t>or</w:t>
      </w:r>
      <w:r w:rsidRPr="005C7272">
        <w:rPr>
          <w:sz w:val="16"/>
        </w:rPr>
        <w:t xml:space="preserve"> a ratcheting up of </w:t>
      </w:r>
      <w:r w:rsidRPr="005C7272">
        <w:rPr>
          <w:rStyle w:val="StyleUnderline"/>
          <w:highlight w:val="yellow"/>
          <w:bdr w:val="single" w:sz="4" w:space="0" w:color="auto"/>
        </w:rPr>
        <w:t>great power conflict</w:t>
      </w:r>
      <w:r w:rsidRPr="005C7272">
        <w:rPr>
          <w:sz w:val="16"/>
        </w:rPr>
        <w:t xml:space="preserve">, there were genuine concerns that the global economic downturn would lead to an increase in conflict. Violence in the Middle East, border disputes in the South China Sea, and even the disruptions of the Occupy movement fuel impressions of surge in global public disorder. </w:t>
      </w:r>
      <w:r w:rsidRPr="005C7272">
        <w:rPr>
          <w:sz w:val="12"/>
        </w:rPr>
        <w:t xml:space="preserve">¶ </w:t>
      </w:r>
      <w:proofErr w:type="gramStart"/>
      <w:r w:rsidRPr="005C7272">
        <w:rPr>
          <w:sz w:val="16"/>
        </w:rPr>
        <w:t>The</w:t>
      </w:r>
      <w:proofErr w:type="gramEnd"/>
      <w:r w:rsidRPr="005C7272">
        <w:rPr>
          <w:sz w:val="16"/>
        </w:rPr>
        <w:t xml:space="preserve"> </w:t>
      </w:r>
      <w:r w:rsidRPr="005C7272">
        <w:rPr>
          <w:rStyle w:val="StyleUnderline"/>
          <w:highlight w:val="yellow"/>
          <w:bdr w:val="single" w:sz="4" w:space="0" w:color="auto"/>
        </w:rPr>
        <w:t>aggregate data suggests otherwise</w:t>
      </w:r>
      <w:r w:rsidRPr="005C7272">
        <w:rPr>
          <w:sz w:val="16"/>
          <w:highlight w:val="yellow"/>
        </w:rPr>
        <w:t>,</w:t>
      </w:r>
      <w:r w:rsidRPr="005C7272">
        <w:rPr>
          <w:sz w:val="16"/>
        </w:rPr>
        <w:t xml:space="preserve"> however. The Institute for Economics and Peace has constructed a “Global Peace Index” annually since 2007. A key conclusion they draw from the 2012 report is that “</w:t>
      </w:r>
      <w:r w:rsidRPr="005C7272">
        <w:rPr>
          <w:rStyle w:val="StyleUnderline"/>
        </w:rPr>
        <w:t xml:space="preserve">The </w:t>
      </w:r>
      <w:r w:rsidRPr="005C7272">
        <w:rPr>
          <w:rStyle w:val="StyleUnderline"/>
          <w:highlight w:val="yellow"/>
        </w:rPr>
        <w:t>average</w:t>
      </w:r>
      <w:r w:rsidRPr="005C7272">
        <w:rPr>
          <w:rStyle w:val="StyleUnderline"/>
        </w:rPr>
        <w:t xml:space="preserve"> level of </w:t>
      </w:r>
      <w:r w:rsidRPr="005C7272">
        <w:rPr>
          <w:rStyle w:val="StyleUnderline"/>
          <w:highlight w:val="yellow"/>
        </w:rPr>
        <w:t>peacefulness in 2012 is</w:t>
      </w:r>
      <w:r w:rsidRPr="005C7272">
        <w:rPr>
          <w:sz w:val="16"/>
        </w:rPr>
        <w:t xml:space="preserve"> approximately </w:t>
      </w:r>
      <w:r w:rsidRPr="005C7272">
        <w:rPr>
          <w:rStyle w:val="StyleUnderline"/>
          <w:highlight w:val="yellow"/>
        </w:rPr>
        <w:t>the same as</w:t>
      </w:r>
      <w:r w:rsidRPr="005C7272">
        <w:rPr>
          <w:sz w:val="16"/>
        </w:rPr>
        <w:t xml:space="preserve"> it was in </w:t>
      </w:r>
      <w:r w:rsidRPr="005C7272">
        <w:rPr>
          <w:rStyle w:val="StyleUnderline"/>
        </w:rPr>
        <w:t>20</w:t>
      </w:r>
      <w:r w:rsidRPr="005C7272">
        <w:rPr>
          <w:rStyle w:val="StyleUnderline"/>
          <w:highlight w:val="yellow"/>
        </w:rPr>
        <w:t>07</w:t>
      </w:r>
      <w:r w:rsidRPr="005C7272">
        <w:rPr>
          <w:sz w:val="16"/>
        </w:rPr>
        <w:t xml:space="preserve">.”38 </w:t>
      </w:r>
      <w:r w:rsidRPr="005C7272">
        <w:rPr>
          <w:rStyle w:val="StyleUnderline"/>
          <w:highlight w:val="yellow"/>
        </w:rPr>
        <w:t>Interstate violence</w:t>
      </w:r>
      <w:r w:rsidRPr="005C7272">
        <w:rPr>
          <w:sz w:val="16"/>
        </w:rPr>
        <w:t xml:space="preserve"> in particular </w:t>
      </w:r>
      <w:r w:rsidRPr="005C7272">
        <w:rPr>
          <w:rStyle w:val="StyleUnderline"/>
          <w:highlight w:val="yellow"/>
        </w:rPr>
        <w:t>has</w:t>
      </w:r>
      <w:r w:rsidRPr="005C7272">
        <w:rPr>
          <w:sz w:val="16"/>
          <w:highlight w:val="yellow"/>
        </w:rPr>
        <w:t xml:space="preserve"> </w:t>
      </w:r>
      <w:r w:rsidRPr="005C7272">
        <w:rPr>
          <w:rStyle w:val="StyleUnderline"/>
          <w:highlight w:val="yellow"/>
          <w:bdr w:val="single" w:sz="4" w:space="0" w:color="auto"/>
        </w:rPr>
        <w:t>declined</w:t>
      </w:r>
      <w:r w:rsidRPr="005C7272">
        <w:rPr>
          <w:sz w:val="16"/>
          <w:highlight w:val="yellow"/>
        </w:rPr>
        <w:t xml:space="preserve"> </w:t>
      </w:r>
      <w:r w:rsidRPr="005C7272">
        <w:rPr>
          <w:rStyle w:val="StyleUnderline"/>
          <w:highlight w:val="yellow"/>
        </w:rPr>
        <w:t>since the</w:t>
      </w:r>
      <w:r w:rsidRPr="005C7272">
        <w:rPr>
          <w:rStyle w:val="StyleUnderline"/>
        </w:rPr>
        <w:t xml:space="preserve"> start of the </w:t>
      </w:r>
      <w:r w:rsidRPr="005C7272">
        <w:rPr>
          <w:rStyle w:val="StyleUnderline"/>
          <w:highlight w:val="yellow"/>
        </w:rPr>
        <w:t>financial crisis</w:t>
      </w:r>
      <w:r w:rsidRPr="005C7272">
        <w:rPr>
          <w:sz w:val="16"/>
        </w:rPr>
        <w:t xml:space="preserve"> – </w:t>
      </w:r>
      <w:r w:rsidRPr="005C7272">
        <w:rPr>
          <w:rStyle w:val="StyleUnderline"/>
        </w:rPr>
        <w:t>as have military expenditures</w:t>
      </w:r>
      <w:r w:rsidRPr="005C7272">
        <w:rPr>
          <w:sz w:val="16"/>
        </w:rPr>
        <w:t xml:space="preserve"> in most sampled countries. Other </w:t>
      </w:r>
      <w:r w:rsidRPr="005C7272">
        <w:rPr>
          <w:rStyle w:val="StyleUnderline"/>
          <w:highlight w:val="yellow"/>
          <w:bdr w:val="single" w:sz="4" w:space="0" w:color="auto"/>
        </w:rPr>
        <w:t>studies confirm</w:t>
      </w:r>
      <w:r w:rsidRPr="005C7272">
        <w:rPr>
          <w:sz w:val="16"/>
        </w:rPr>
        <w:t xml:space="preserve"> that </w:t>
      </w:r>
      <w:r w:rsidRPr="005C7272">
        <w:rPr>
          <w:rStyle w:val="StyleUnderline"/>
          <w:highlight w:val="yellow"/>
        </w:rPr>
        <w:t>the</w:t>
      </w:r>
      <w:r w:rsidRPr="005C7272">
        <w:rPr>
          <w:rStyle w:val="StyleUnderline"/>
        </w:rPr>
        <w:t xml:space="preserve"> Great </w:t>
      </w:r>
      <w:r w:rsidRPr="005C7272">
        <w:rPr>
          <w:rStyle w:val="StyleUnderline"/>
          <w:highlight w:val="yellow"/>
        </w:rPr>
        <w:t>Recession has</w:t>
      </w:r>
      <w:r w:rsidRPr="005C7272">
        <w:rPr>
          <w:sz w:val="16"/>
          <w:highlight w:val="yellow"/>
        </w:rPr>
        <w:t xml:space="preserve"> </w:t>
      </w:r>
      <w:r w:rsidRPr="005C7272">
        <w:rPr>
          <w:rStyle w:val="StyleUnderline"/>
          <w:highlight w:val="yellow"/>
          <w:bdr w:val="single" w:sz="4" w:space="0" w:color="auto"/>
        </w:rPr>
        <w:t>not triggered any increase in violent conflict</w:t>
      </w:r>
      <w:r w:rsidRPr="005C7272">
        <w:rPr>
          <w:sz w:val="16"/>
        </w:rPr>
        <w:t>; the secular decline in violence that started with the end of the Cold War has not been reversed.39 Rogers Brubaker concludes, “</w:t>
      </w:r>
      <w:r w:rsidRPr="005C7272">
        <w:rPr>
          <w:rStyle w:val="StyleUnderline"/>
        </w:rPr>
        <w:t xml:space="preserve">the crisis has </w:t>
      </w:r>
      <w:r w:rsidRPr="005C7272">
        <w:rPr>
          <w:rStyle w:val="StyleUnderline"/>
          <w:highlight w:val="yellow"/>
        </w:rPr>
        <w:t>not</w:t>
      </w:r>
      <w:r w:rsidRPr="005C7272">
        <w:rPr>
          <w:sz w:val="16"/>
        </w:rPr>
        <w:t xml:space="preserve"> to date </w:t>
      </w:r>
      <w:r w:rsidRPr="005C7272">
        <w:rPr>
          <w:rStyle w:val="StyleUnderline"/>
          <w:highlight w:val="yellow"/>
        </w:rPr>
        <w:t>generated</w:t>
      </w:r>
      <w:r w:rsidRPr="005C7272">
        <w:rPr>
          <w:sz w:val="16"/>
        </w:rPr>
        <w:t xml:space="preserve"> the surge in </w:t>
      </w:r>
      <w:r w:rsidRPr="005C7272">
        <w:rPr>
          <w:rStyle w:val="StyleUnderline"/>
          <w:highlight w:val="yellow"/>
        </w:rPr>
        <w:t>protectionist nationalism or ethnic exclusion</w:t>
      </w:r>
      <w:r w:rsidRPr="005C7272">
        <w:rPr>
          <w:rStyle w:val="StyleUnderline"/>
        </w:rPr>
        <w:t xml:space="preserve"> that might have been expected</w:t>
      </w:r>
      <w:r w:rsidRPr="005C7272">
        <w:rPr>
          <w:sz w:val="16"/>
        </w:rPr>
        <w:t>.”40</w:t>
      </w:r>
      <w:r w:rsidRPr="005C7272">
        <w:rPr>
          <w:sz w:val="12"/>
        </w:rPr>
        <w:t xml:space="preserve">¶ </w:t>
      </w:r>
      <w:proofErr w:type="gramStart"/>
      <w:r w:rsidRPr="005C7272">
        <w:rPr>
          <w:sz w:val="16"/>
        </w:rPr>
        <w:t>None</w:t>
      </w:r>
      <w:proofErr w:type="gramEnd"/>
      <w:r w:rsidRPr="005C7272">
        <w:rPr>
          <w:sz w:val="16"/>
        </w:rPr>
        <w:t xml:space="preserve"> of these data suggest that the global economy is operating swimmingly. Growth remains unbalanced and fragile, and has clearly slowed in 2012. Transnational capital flows remain depressed compared to pre-crisis levels, primarily due to a drying up of cross-border interbank lending in Europe. Currency volatility remains an ongoing concern. Compared to the aftermath of other postwar recessions, growth in output, investment, and employment in the developed world have all lagged behind. But the Great Recession is not like other postwar recessions in either scope or kind; expecting a standard “V”-shaped recovery was unreasonable. One financial analyst characterized the post-2008 global economy as in a state of “contained depression.”41 The key word is “contained,” however. </w:t>
      </w:r>
      <w:r w:rsidRPr="005C7272">
        <w:rPr>
          <w:rStyle w:val="StyleUnderline"/>
          <w:highlight w:val="yellow"/>
        </w:rPr>
        <w:t>Given the severity, reach and depth of the</w:t>
      </w:r>
      <w:r w:rsidRPr="005C7272">
        <w:rPr>
          <w:rStyle w:val="StyleUnderline"/>
        </w:rPr>
        <w:t xml:space="preserve"> 20</w:t>
      </w:r>
      <w:r w:rsidRPr="005C7272">
        <w:rPr>
          <w:rStyle w:val="StyleUnderline"/>
          <w:highlight w:val="yellow"/>
        </w:rPr>
        <w:t>08</w:t>
      </w:r>
      <w:r w:rsidRPr="005C7272">
        <w:rPr>
          <w:rStyle w:val="StyleUnderline"/>
        </w:rPr>
        <w:t xml:space="preserve"> financial </w:t>
      </w:r>
      <w:r w:rsidRPr="005C7272">
        <w:rPr>
          <w:rStyle w:val="StyleUnderline"/>
          <w:highlight w:val="yellow"/>
        </w:rPr>
        <w:t>crisis</w:t>
      </w:r>
      <w:r w:rsidRPr="005C7272">
        <w:rPr>
          <w:sz w:val="16"/>
          <w:highlight w:val="yellow"/>
        </w:rPr>
        <w:t xml:space="preserve">, </w:t>
      </w:r>
      <w:r w:rsidRPr="005C7272">
        <w:rPr>
          <w:rStyle w:val="StyleUnderline"/>
          <w:highlight w:val="yellow"/>
        </w:rPr>
        <w:t>the proper comparison is with</w:t>
      </w:r>
      <w:r w:rsidRPr="005C7272">
        <w:rPr>
          <w:rStyle w:val="StyleUnderline"/>
        </w:rPr>
        <w:t xml:space="preserve"> Great </w:t>
      </w:r>
      <w:r w:rsidRPr="005C7272">
        <w:rPr>
          <w:rStyle w:val="StyleUnderline"/>
          <w:highlight w:val="yellow"/>
        </w:rPr>
        <w:t>Depression</w:t>
      </w:r>
      <w:r w:rsidRPr="005C7272">
        <w:rPr>
          <w:sz w:val="16"/>
        </w:rPr>
        <w:t xml:space="preserve">. And </w:t>
      </w:r>
      <w:r w:rsidRPr="005C7272">
        <w:rPr>
          <w:rStyle w:val="StyleUnderline"/>
          <w:highlight w:val="yellow"/>
          <w:bdr w:val="single" w:sz="4" w:space="0" w:color="auto"/>
        </w:rPr>
        <w:t>by that standard, the outcome</w:t>
      </w:r>
      <w:r w:rsidRPr="005C7272">
        <w:rPr>
          <w:rStyle w:val="StyleUnderline"/>
          <w:bdr w:val="single" w:sz="4" w:space="0" w:color="auto"/>
        </w:rPr>
        <w:t xml:space="preserve"> variables </w:t>
      </w:r>
      <w:r w:rsidRPr="005C7272">
        <w:rPr>
          <w:rStyle w:val="StyleUnderline"/>
          <w:highlight w:val="yellow"/>
          <w:bdr w:val="single" w:sz="4" w:space="0" w:color="auto"/>
        </w:rPr>
        <w:t>look impressive</w:t>
      </w:r>
      <w:r w:rsidRPr="005C7272">
        <w:rPr>
          <w:sz w:val="16"/>
        </w:rPr>
        <w:t xml:space="preserve">. As Carmen Reinhart and Kenneth </w:t>
      </w:r>
      <w:proofErr w:type="spellStart"/>
      <w:r w:rsidRPr="005C7272">
        <w:rPr>
          <w:sz w:val="16"/>
        </w:rPr>
        <w:t>Rogoff</w:t>
      </w:r>
      <w:proofErr w:type="spellEnd"/>
      <w:r w:rsidRPr="005C7272">
        <w:rPr>
          <w:sz w:val="16"/>
        </w:rPr>
        <w:t xml:space="preserve"> concluded in This Time is Different: “that its macroeconomic outcome has been only the most severe global recession since World War II – and not even worse – must be regarded as fortunate.”42</w:t>
      </w:r>
    </w:p>
    <w:p w:rsidR="00E575CC" w:rsidRPr="005C7272" w:rsidRDefault="00E575CC" w:rsidP="00E575CC">
      <w:pPr>
        <w:pStyle w:val="Heading4"/>
        <w:rPr>
          <w:rFonts w:cs="Times New Roman"/>
        </w:rPr>
      </w:pPr>
      <w:r w:rsidRPr="005C7272">
        <w:rPr>
          <w:rFonts w:cs="Times New Roman"/>
        </w:rPr>
        <w:t>No escalation of conflicts</w:t>
      </w:r>
    </w:p>
    <w:p w:rsidR="00E575CC" w:rsidRPr="005C7272" w:rsidRDefault="00E575CC" w:rsidP="00E575CC">
      <w:r w:rsidRPr="005C7272">
        <w:t xml:space="preserve">Robert </w:t>
      </w:r>
      <w:r w:rsidRPr="005C7272">
        <w:rPr>
          <w:rStyle w:val="Style13ptBold"/>
        </w:rPr>
        <w:t>Jervis 11</w:t>
      </w:r>
      <w:r w:rsidRPr="005C7272">
        <w:t>, Professor in the Department of Political Science and School of International and Public Affairs at Columbia University, December 2011, “Force in Our Times,” Survival, Vol. 25, No. 4, p. 403-425</w:t>
      </w:r>
    </w:p>
    <w:p w:rsidR="00E575CC" w:rsidRPr="005C7272" w:rsidRDefault="00E575CC" w:rsidP="00E575CC">
      <w:pPr>
        <w:pStyle w:val="cardtext"/>
        <w:ind w:left="0" w:right="0"/>
        <w:rPr>
          <w:rFonts w:ascii="Times New Roman" w:hAnsi="Times New Roman"/>
          <w:sz w:val="16"/>
        </w:rPr>
      </w:pPr>
      <w:r w:rsidRPr="005C7272">
        <w:rPr>
          <w:rFonts w:ascii="Times New Roman" w:hAnsi="Times New Roman"/>
          <w:sz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5C7272">
        <w:rPr>
          <w:rStyle w:val="TitleChar"/>
          <w:rFonts w:ascii="Times New Roman" w:eastAsiaTheme="majorEastAsia" w:hAnsi="Times New Roman"/>
        </w:rPr>
        <w:t xml:space="preserve">a </w:t>
      </w:r>
      <w:r w:rsidRPr="005C7272">
        <w:rPr>
          <w:rStyle w:val="TitleChar"/>
          <w:rFonts w:ascii="Times New Roman" w:eastAsiaTheme="majorEastAsia" w:hAnsi="Times New Roman"/>
          <w:highlight w:val="yellow"/>
        </w:rPr>
        <w:t>worsening</w:t>
      </w:r>
      <w:r w:rsidRPr="005C7272">
        <w:rPr>
          <w:rStyle w:val="TitleChar"/>
          <w:rFonts w:ascii="Times New Roman" w:eastAsiaTheme="majorEastAsia" w:hAnsi="Times New Roman"/>
        </w:rPr>
        <w:t xml:space="preserve"> of</w:t>
      </w:r>
      <w:r w:rsidRPr="005C7272">
        <w:rPr>
          <w:rFonts w:ascii="Times New Roman" w:hAnsi="Times New Roman"/>
          <w:sz w:val="16"/>
        </w:rPr>
        <w:t xml:space="preserve"> the </w:t>
      </w:r>
      <w:r w:rsidRPr="005C7272">
        <w:rPr>
          <w:rStyle w:val="TitleChar"/>
          <w:rFonts w:ascii="Times New Roman" w:eastAsiaTheme="majorEastAsia" w:hAnsi="Times New Roman"/>
        </w:rPr>
        <w:t xml:space="preserve">current </w:t>
      </w:r>
      <w:r w:rsidRPr="005C7272">
        <w:rPr>
          <w:rStyle w:val="TitleChar"/>
          <w:rFonts w:ascii="Times New Roman" w:eastAsiaTheme="majorEastAsia" w:hAnsi="Times New Roman"/>
          <w:highlight w:val="yellow"/>
        </w:rPr>
        <w:t>economic difficulties</w:t>
      </w:r>
      <w:r w:rsidRPr="005C7272">
        <w:rPr>
          <w:rStyle w:val="TitleChar"/>
          <w:rFonts w:ascii="Times New Roman" w:eastAsiaTheme="majorEastAsia" w:hAnsi="Times New Roman"/>
        </w:rPr>
        <w:t>,</w:t>
      </w:r>
      <w:r w:rsidRPr="005C7272">
        <w:rPr>
          <w:rFonts w:ascii="Times New Roman" w:hAnsi="Times New Roman"/>
          <w:sz w:val="16"/>
        </w:rPr>
        <w:t xml:space="preserve"> which </w:t>
      </w:r>
      <w:r w:rsidRPr="005C7272">
        <w:rPr>
          <w:rStyle w:val="TitleChar"/>
          <w:rFonts w:ascii="Times New Roman" w:eastAsiaTheme="majorEastAsia" w:hAnsi="Times New Roman"/>
          <w:highlight w:val="yellow"/>
        </w:rPr>
        <w:t>could</w:t>
      </w:r>
      <w:r w:rsidRPr="005C7272">
        <w:rPr>
          <w:rFonts w:ascii="Times New Roman" w:hAnsi="Times New Roman"/>
          <w:sz w:val="16"/>
        </w:rPr>
        <w:t xml:space="preserve"> itself </w:t>
      </w:r>
      <w:r w:rsidRPr="005C7272">
        <w:rPr>
          <w:rStyle w:val="TitleChar"/>
          <w:rFonts w:ascii="Times New Roman" w:eastAsiaTheme="majorEastAsia" w:hAnsi="Times New Roman"/>
          <w:highlight w:val="yellow"/>
        </w:rPr>
        <w:t>produce</w:t>
      </w:r>
      <w:r w:rsidRPr="005C7272">
        <w:rPr>
          <w:rStyle w:val="TitleChar"/>
          <w:rFonts w:ascii="Times New Roman" w:eastAsiaTheme="majorEastAsia" w:hAnsi="Times New Roman"/>
        </w:rPr>
        <w:t xml:space="preserve"> greater </w:t>
      </w:r>
      <w:r w:rsidRPr="005C7272">
        <w:rPr>
          <w:rStyle w:val="TitleChar"/>
          <w:rFonts w:ascii="Times New Roman" w:eastAsiaTheme="majorEastAsia" w:hAnsi="Times New Roman"/>
          <w:highlight w:val="yellow"/>
        </w:rPr>
        <w:t>nationalism</w:t>
      </w:r>
      <w:r w:rsidRPr="005C7272">
        <w:rPr>
          <w:rStyle w:val="TitleChar"/>
          <w:rFonts w:ascii="Times New Roman" w:eastAsiaTheme="majorEastAsia" w:hAnsi="Times New Roman"/>
        </w:rPr>
        <w:t>, undermine democracy and bring back old-fashioned beggar-my-neighbor economic policies</w:t>
      </w:r>
      <w:r w:rsidRPr="005C7272">
        <w:rPr>
          <w:rFonts w:ascii="Times New Roman" w:hAnsi="Times New Roman"/>
          <w:sz w:val="16"/>
        </w:rPr>
        <w:t xml:space="preserve">. </w:t>
      </w:r>
      <w:r w:rsidRPr="005C7272">
        <w:rPr>
          <w:rStyle w:val="TitleChar"/>
          <w:rFonts w:ascii="Times New Roman" w:eastAsiaTheme="majorEastAsia" w:hAnsi="Times New Roman"/>
          <w:highlight w:val="yellow"/>
        </w:rPr>
        <w:t>While</w:t>
      </w:r>
      <w:r w:rsidRPr="005C7272">
        <w:rPr>
          <w:rStyle w:val="TitleChar"/>
          <w:rFonts w:ascii="Times New Roman" w:eastAsiaTheme="majorEastAsia" w:hAnsi="Times New Roman"/>
        </w:rPr>
        <w:t xml:space="preserve"> these </w:t>
      </w:r>
      <w:r w:rsidRPr="005C7272">
        <w:rPr>
          <w:rStyle w:val="TitleChar"/>
          <w:rFonts w:ascii="Times New Roman" w:eastAsiaTheme="majorEastAsia" w:hAnsi="Times New Roman"/>
          <w:highlight w:val="yellow"/>
        </w:rPr>
        <w:t>dangers are real</w:t>
      </w:r>
      <w:r w:rsidRPr="005C7272">
        <w:rPr>
          <w:rFonts w:ascii="Times New Roman" w:hAnsi="Times New Roman"/>
          <w:sz w:val="16"/>
          <w:highlight w:val="yellow"/>
        </w:rPr>
        <w:t xml:space="preserve">, </w:t>
      </w:r>
      <w:r w:rsidRPr="005C7272">
        <w:rPr>
          <w:rStyle w:val="Emphasis"/>
          <w:rFonts w:eastAsiaTheme="majorEastAsia"/>
          <w:highlight w:val="yellow"/>
        </w:rPr>
        <w:t>it is hard to believe</w:t>
      </w:r>
      <w:r w:rsidRPr="005C7272">
        <w:rPr>
          <w:rStyle w:val="Emphasis"/>
          <w:rFonts w:eastAsiaTheme="majorEastAsia"/>
        </w:rPr>
        <w:t xml:space="preserve"> that the </w:t>
      </w:r>
      <w:r w:rsidRPr="005C7272">
        <w:rPr>
          <w:rStyle w:val="Emphasis"/>
          <w:rFonts w:eastAsiaTheme="majorEastAsia"/>
          <w:highlight w:val="yellow"/>
        </w:rPr>
        <w:t>conflicts could be great enough</w:t>
      </w:r>
      <w:r w:rsidRPr="005C7272">
        <w:rPr>
          <w:rFonts w:ascii="Times New Roman" w:hAnsi="Times New Roman"/>
          <w:sz w:val="16"/>
          <w:highlight w:val="yellow"/>
        </w:rPr>
        <w:t xml:space="preserve"> </w:t>
      </w:r>
      <w:r w:rsidRPr="005C7272">
        <w:rPr>
          <w:rStyle w:val="TitleChar"/>
          <w:rFonts w:ascii="Times New Roman" w:eastAsiaTheme="majorEastAsia" w:hAnsi="Times New Roman"/>
          <w:highlight w:val="yellow"/>
        </w:rPr>
        <w:t>to lead</w:t>
      </w:r>
      <w:r w:rsidRPr="005C7272">
        <w:rPr>
          <w:rFonts w:ascii="Times New Roman" w:hAnsi="Times New Roman"/>
          <w:sz w:val="16"/>
        </w:rPr>
        <w:t xml:space="preserve"> the </w:t>
      </w:r>
      <w:r w:rsidRPr="005C7272">
        <w:rPr>
          <w:rStyle w:val="TitleChar"/>
          <w:rFonts w:ascii="Times New Roman" w:eastAsiaTheme="majorEastAsia" w:hAnsi="Times New Roman"/>
        </w:rPr>
        <w:t xml:space="preserve">members of </w:t>
      </w:r>
      <w:r w:rsidRPr="005C7272">
        <w:rPr>
          <w:rStyle w:val="TitleChar"/>
          <w:rFonts w:ascii="Times New Roman" w:eastAsiaTheme="majorEastAsia" w:hAnsi="Times New Roman"/>
          <w:highlight w:val="yellow"/>
        </w:rPr>
        <w:t>the community to</w:t>
      </w:r>
      <w:r w:rsidRPr="005C7272">
        <w:rPr>
          <w:rStyle w:val="TitleChar"/>
          <w:rFonts w:ascii="Times New Roman" w:eastAsiaTheme="majorEastAsia" w:hAnsi="Times New Roman"/>
        </w:rPr>
        <w:t xml:space="preserve"> contemplate </w:t>
      </w:r>
      <w:r w:rsidRPr="005C7272">
        <w:rPr>
          <w:rStyle w:val="TitleChar"/>
          <w:rFonts w:ascii="Times New Roman" w:eastAsiaTheme="majorEastAsia" w:hAnsi="Times New Roman"/>
          <w:highlight w:val="yellow"/>
        </w:rPr>
        <w:t>fighting each other</w:t>
      </w:r>
      <w:r w:rsidRPr="005C7272">
        <w:rPr>
          <w:rStyle w:val="TitleChar"/>
          <w:rFonts w:ascii="Times New Roman" w:eastAsiaTheme="majorEastAsia" w:hAnsi="Times New Roman"/>
        </w:rPr>
        <w:t>. It is not so much that economic interdependence</w:t>
      </w:r>
      <w:r w:rsidRPr="005C7272">
        <w:rPr>
          <w:rFonts w:ascii="Times New Roman" w:hAnsi="Times New Roman"/>
          <w:sz w:val="16"/>
        </w:rPr>
        <w:t xml:space="preserve"> has proceeded to the point where it </w:t>
      </w:r>
      <w:r w:rsidRPr="005C7272">
        <w:rPr>
          <w:rStyle w:val="TitleChar"/>
          <w:rFonts w:ascii="Times New Roman" w:eastAsiaTheme="majorEastAsia" w:hAnsi="Times New Roman"/>
        </w:rPr>
        <w:t>could not be reversed</w:t>
      </w:r>
      <w:r w:rsidRPr="005C7272">
        <w:rPr>
          <w:rFonts w:ascii="Times New Roman" w:hAnsi="Times New Roman"/>
          <w:sz w:val="16"/>
        </w:rPr>
        <w:t xml:space="preserve"> – states that were more internally interdependent than anything seen internationally have fought bloody civil wars. </w:t>
      </w:r>
      <w:r w:rsidRPr="005C7272">
        <w:rPr>
          <w:rStyle w:val="TitleChar"/>
          <w:rFonts w:ascii="Times New Roman" w:eastAsiaTheme="majorEastAsia" w:hAnsi="Times New Roman"/>
        </w:rPr>
        <w:t>Rather it is that</w:t>
      </w:r>
      <w:r w:rsidRPr="005C7272">
        <w:rPr>
          <w:rFonts w:ascii="Times New Roman" w:hAnsi="Times New Roman"/>
          <w:sz w:val="16"/>
        </w:rPr>
        <w:t xml:space="preserve"> </w:t>
      </w:r>
      <w:r w:rsidRPr="005C7272">
        <w:rPr>
          <w:rStyle w:val="Emphasis"/>
          <w:rFonts w:eastAsiaTheme="majorEastAsia"/>
          <w:highlight w:val="yellow"/>
        </w:rPr>
        <w:t>even if the more extreme versions of</w:t>
      </w:r>
      <w:r w:rsidRPr="005C7272">
        <w:rPr>
          <w:rStyle w:val="Emphasis"/>
          <w:rFonts w:eastAsiaTheme="majorEastAsia"/>
        </w:rPr>
        <w:t xml:space="preserve"> free </w:t>
      </w:r>
      <w:r w:rsidRPr="005C7272">
        <w:rPr>
          <w:rStyle w:val="Emphasis"/>
          <w:rFonts w:eastAsiaTheme="majorEastAsia"/>
          <w:highlight w:val="yellow"/>
        </w:rPr>
        <w:t>trade and</w:t>
      </w:r>
      <w:r w:rsidRPr="005C7272">
        <w:rPr>
          <w:rStyle w:val="Emphasis"/>
          <w:rFonts w:eastAsiaTheme="majorEastAsia"/>
        </w:rPr>
        <w:t xml:space="preserve"> economic </w:t>
      </w:r>
      <w:r w:rsidRPr="005C7272">
        <w:rPr>
          <w:rStyle w:val="Emphasis"/>
          <w:rFonts w:eastAsiaTheme="majorEastAsia"/>
          <w:highlight w:val="yellow"/>
        </w:rPr>
        <w:t>liberalism become discredited</w:t>
      </w:r>
      <w:r w:rsidRPr="005C7272">
        <w:rPr>
          <w:rFonts w:ascii="Times New Roman" w:hAnsi="Times New Roman"/>
          <w:sz w:val="16"/>
          <w:highlight w:val="yellow"/>
        </w:rPr>
        <w:t xml:space="preserve">, </w:t>
      </w:r>
      <w:r w:rsidRPr="005C7272">
        <w:rPr>
          <w:rStyle w:val="TitleChar"/>
          <w:rFonts w:ascii="Times New Roman" w:eastAsiaTheme="majorEastAsia" w:hAnsi="Times New Roman"/>
          <w:highlight w:val="yellow"/>
        </w:rPr>
        <w:t>it is</w:t>
      </w:r>
      <w:r w:rsidRPr="005C7272">
        <w:rPr>
          <w:rFonts w:ascii="Times New Roman" w:hAnsi="Times New Roman"/>
          <w:sz w:val="16"/>
          <w:highlight w:val="yellow"/>
        </w:rPr>
        <w:t xml:space="preserve"> </w:t>
      </w:r>
      <w:r w:rsidRPr="005C7272">
        <w:rPr>
          <w:rStyle w:val="TitleChar"/>
          <w:rFonts w:ascii="Times New Roman" w:eastAsiaTheme="majorEastAsia" w:hAnsi="Times New Roman"/>
          <w:highlight w:val="yellow"/>
        </w:rPr>
        <w:t>hard to see how</w:t>
      </w:r>
      <w:r w:rsidRPr="005C7272">
        <w:rPr>
          <w:rFonts w:ascii="Times New Roman" w:hAnsi="Times New Roman"/>
          <w:sz w:val="16"/>
        </w:rPr>
        <w:t xml:space="preserve"> without building on a preexisting high level of political conflict </w:t>
      </w:r>
      <w:r w:rsidRPr="005C7272">
        <w:rPr>
          <w:rStyle w:val="TitleChar"/>
          <w:rFonts w:ascii="Times New Roman" w:eastAsiaTheme="majorEastAsia" w:hAnsi="Times New Roman"/>
          <w:highlight w:val="yellow"/>
        </w:rPr>
        <w:t xml:space="preserve">leaders and mass opinion </w:t>
      </w:r>
      <w:r w:rsidRPr="005C7272">
        <w:rPr>
          <w:rStyle w:val="TitleChar"/>
          <w:rFonts w:ascii="Times New Roman" w:eastAsiaTheme="majorEastAsia" w:hAnsi="Times New Roman"/>
        </w:rPr>
        <w:t xml:space="preserve">would come to </w:t>
      </w:r>
      <w:r w:rsidRPr="005C7272">
        <w:rPr>
          <w:rStyle w:val="TitleChar"/>
          <w:rFonts w:ascii="Times New Roman" w:eastAsiaTheme="majorEastAsia" w:hAnsi="Times New Roman"/>
          <w:highlight w:val="yellow"/>
        </w:rPr>
        <w:t>believe</w:t>
      </w:r>
      <w:r w:rsidRPr="005C7272">
        <w:rPr>
          <w:rStyle w:val="TitleChar"/>
          <w:rFonts w:ascii="Times New Roman" w:eastAsiaTheme="majorEastAsia" w:hAnsi="Times New Roman"/>
        </w:rPr>
        <w:t xml:space="preserve"> that </w:t>
      </w:r>
      <w:r w:rsidRPr="005C7272">
        <w:rPr>
          <w:rStyle w:val="TitleChar"/>
          <w:rFonts w:ascii="Times New Roman" w:eastAsiaTheme="majorEastAsia" w:hAnsi="Times New Roman"/>
          <w:highlight w:val="yellow"/>
        </w:rPr>
        <w:t>their countries could prosper by</w:t>
      </w:r>
      <w:r w:rsidRPr="005C7272">
        <w:rPr>
          <w:rStyle w:val="TitleChar"/>
          <w:rFonts w:ascii="Times New Roman" w:eastAsiaTheme="majorEastAsia" w:hAnsi="Times New Roman"/>
        </w:rPr>
        <w:t xml:space="preserve"> impoverishing or</w:t>
      </w:r>
      <w:r w:rsidRPr="005C7272">
        <w:rPr>
          <w:rFonts w:ascii="Times New Roman" w:hAnsi="Times New Roman"/>
          <w:sz w:val="16"/>
        </w:rPr>
        <w:t xml:space="preserve"> even </w:t>
      </w:r>
      <w:r w:rsidRPr="005C7272">
        <w:rPr>
          <w:rStyle w:val="TitleChar"/>
          <w:rFonts w:ascii="Times New Roman" w:eastAsiaTheme="majorEastAsia" w:hAnsi="Times New Roman"/>
          <w:highlight w:val="yellow"/>
        </w:rPr>
        <w:t>attacking others</w:t>
      </w:r>
      <w:r w:rsidRPr="005C7272">
        <w:rPr>
          <w:rFonts w:ascii="Times New Roman" w:hAnsi="Times New Roman"/>
          <w:sz w:val="16"/>
        </w:rPr>
        <w:t xml:space="preserve">. Is it possible that problems will not only become severe, but that people will entertain the thought that they have to be solved by war? </w:t>
      </w:r>
      <w:r w:rsidRPr="005C7272">
        <w:rPr>
          <w:rStyle w:val="TitleChar"/>
          <w:rFonts w:ascii="Times New Roman" w:eastAsiaTheme="majorEastAsia" w:hAnsi="Times New Roman"/>
        </w:rPr>
        <w:t>While a pessimist could note that this argument does not appear as outlandish as it did before the financial crisis</w:t>
      </w:r>
      <w:r w:rsidRPr="005C7272">
        <w:rPr>
          <w:rFonts w:ascii="Times New Roman" w:hAnsi="Times New Roman"/>
          <w:sz w:val="16"/>
        </w:rPr>
        <w:t xml:space="preserve">, </w:t>
      </w:r>
      <w:r w:rsidRPr="005C7272">
        <w:rPr>
          <w:rStyle w:val="TitleChar"/>
          <w:rFonts w:ascii="Times New Roman" w:eastAsiaTheme="majorEastAsia" w:hAnsi="Times New Roman"/>
        </w:rPr>
        <w:t>an optimist could reply (correctly</w:t>
      </w:r>
      <w:r w:rsidRPr="005C7272">
        <w:rPr>
          <w:rFonts w:ascii="Times New Roman" w:hAnsi="Times New Roman"/>
          <w:sz w:val="16"/>
        </w:rPr>
        <w:t xml:space="preserve">, in my view) </w:t>
      </w:r>
      <w:r w:rsidRPr="005C7272">
        <w:rPr>
          <w:rStyle w:val="TitleChar"/>
          <w:rFonts w:ascii="Times New Roman" w:eastAsiaTheme="majorEastAsia" w:hAnsi="Times New Roman"/>
        </w:rPr>
        <w:t>that the very fact that we have seen</w:t>
      </w:r>
      <w:r w:rsidRPr="005C7272">
        <w:rPr>
          <w:rFonts w:ascii="Times New Roman" w:hAnsi="Times New Roman"/>
          <w:sz w:val="16"/>
        </w:rPr>
        <w:t xml:space="preserve"> </w:t>
      </w:r>
      <w:r w:rsidRPr="005C7272">
        <w:rPr>
          <w:rStyle w:val="Emphasis"/>
          <w:rFonts w:eastAsiaTheme="majorEastAsia"/>
        </w:rPr>
        <w:t xml:space="preserve">such a </w:t>
      </w:r>
      <w:r w:rsidRPr="005C7272">
        <w:rPr>
          <w:rStyle w:val="Emphasis"/>
          <w:rFonts w:eastAsiaTheme="majorEastAsia"/>
          <w:highlight w:val="yellow"/>
        </w:rPr>
        <w:t>sharp economic down-turn</w:t>
      </w:r>
      <w:r w:rsidRPr="005C7272">
        <w:rPr>
          <w:rFonts w:ascii="Times New Roman" w:hAnsi="Times New Roman"/>
          <w:sz w:val="16"/>
          <w:highlight w:val="yellow"/>
        </w:rPr>
        <w:t xml:space="preserve"> </w:t>
      </w:r>
      <w:r w:rsidRPr="005C7272">
        <w:rPr>
          <w:rStyle w:val="TitleChar"/>
          <w:rFonts w:ascii="Times New Roman" w:eastAsiaTheme="majorEastAsia" w:hAnsi="Times New Roman"/>
          <w:highlight w:val="yellow"/>
        </w:rPr>
        <w:t>without</w:t>
      </w:r>
      <w:r w:rsidRPr="005C7272">
        <w:rPr>
          <w:rFonts w:ascii="Times New Roman" w:hAnsi="Times New Roman"/>
          <w:sz w:val="16"/>
          <w:highlight w:val="yellow"/>
        </w:rPr>
        <w:t xml:space="preserve"> </w:t>
      </w:r>
      <w:r w:rsidRPr="005C7272">
        <w:rPr>
          <w:rStyle w:val="Emphasis"/>
          <w:highlight w:val="yellow"/>
        </w:rPr>
        <w:t>anyone</w:t>
      </w:r>
      <w:r w:rsidRPr="005C7272">
        <w:rPr>
          <w:rFonts w:ascii="Times New Roman" w:hAnsi="Times New Roman"/>
          <w:sz w:val="16"/>
          <w:highlight w:val="yellow"/>
        </w:rPr>
        <w:t xml:space="preserve"> </w:t>
      </w:r>
      <w:r w:rsidRPr="005C7272">
        <w:rPr>
          <w:rStyle w:val="TitleChar"/>
          <w:rFonts w:ascii="Times New Roman" w:eastAsiaTheme="majorEastAsia" w:hAnsi="Times New Roman"/>
          <w:highlight w:val="yellow"/>
        </w:rPr>
        <w:t>suggesting</w:t>
      </w:r>
      <w:r w:rsidRPr="005C7272">
        <w:rPr>
          <w:rStyle w:val="TitleChar"/>
          <w:rFonts w:ascii="Times New Roman" w:eastAsiaTheme="majorEastAsia" w:hAnsi="Times New Roman"/>
        </w:rPr>
        <w:t xml:space="preserve"> that </w:t>
      </w:r>
      <w:r w:rsidRPr="005C7272">
        <w:rPr>
          <w:rStyle w:val="TitleChar"/>
          <w:rFonts w:ascii="Times New Roman" w:eastAsiaTheme="majorEastAsia" w:hAnsi="Times New Roman"/>
          <w:highlight w:val="yellow"/>
        </w:rPr>
        <w:t>force</w:t>
      </w:r>
      <w:r w:rsidRPr="005C7272">
        <w:rPr>
          <w:rFonts w:ascii="Times New Roman" w:hAnsi="Times New Roman"/>
          <w:sz w:val="16"/>
        </w:rPr>
        <w:t xml:space="preserve"> of arms </w:t>
      </w:r>
      <w:r w:rsidRPr="005C7272">
        <w:rPr>
          <w:rStyle w:val="TitleChar"/>
          <w:rFonts w:ascii="Times New Roman" w:eastAsiaTheme="majorEastAsia" w:hAnsi="Times New Roman"/>
        </w:rPr>
        <w:t>is the solution</w:t>
      </w:r>
      <w:r w:rsidRPr="005C7272">
        <w:rPr>
          <w:rFonts w:ascii="Times New Roman" w:hAnsi="Times New Roman"/>
          <w:sz w:val="16"/>
        </w:rPr>
        <w:t xml:space="preserve"> </w:t>
      </w:r>
      <w:r w:rsidRPr="005C7272">
        <w:rPr>
          <w:rStyle w:val="TitleChar"/>
          <w:rFonts w:ascii="Times New Roman" w:eastAsiaTheme="majorEastAsia" w:hAnsi="Times New Roman"/>
          <w:highlight w:val="yellow"/>
        </w:rPr>
        <w:t>shows</w:t>
      </w:r>
      <w:r w:rsidRPr="005C7272">
        <w:rPr>
          <w:rStyle w:val="TitleChar"/>
          <w:rFonts w:ascii="Times New Roman" w:eastAsiaTheme="majorEastAsia" w:hAnsi="Times New Roman"/>
        </w:rPr>
        <w:t xml:space="preserve"> that</w:t>
      </w:r>
      <w:r w:rsidRPr="005C7272">
        <w:rPr>
          <w:rFonts w:ascii="Times New Roman" w:hAnsi="Times New Roman"/>
          <w:sz w:val="16"/>
        </w:rPr>
        <w:t xml:space="preserve"> </w:t>
      </w:r>
      <w:r w:rsidRPr="005C7272">
        <w:rPr>
          <w:rStyle w:val="Emphasis"/>
          <w:rFonts w:eastAsiaTheme="majorEastAsia"/>
          <w:highlight w:val="yellow"/>
        </w:rPr>
        <w:t>even if bad times bring about greater economic conflict</w:t>
      </w:r>
      <w:r w:rsidRPr="005C7272">
        <w:rPr>
          <w:rFonts w:ascii="Times New Roman" w:hAnsi="Times New Roman"/>
          <w:sz w:val="16"/>
          <w:highlight w:val="yellow"/>
        </w:rPr>
        <w:t xml:space="preserve">, </w:t>
      </w:r>
      <w:r w:rsidRPr="005C7272">
        <w:rPr>
          <w:rStyle w:val="Emphasis"/>
          <w:highlight w:val="yellow"/>
        </w:rPr>
        <w:t>it will not make war thinkable</w:t>
      </w:r>
      <w:r w:rsidRPr="005C7272">
        <w:rPr>
          <w:rFonts w:ascii="Times New Roman" w:hAnsi="Times New Roman"/>
          <w:sz w:val="16"/>
        </w:rPr>
        <w:t>.</w:t>
      </w:r>
    </w:p>
    <w:p w:rsidR="00E575CC" w:rsidRPr="005C7272" w:rsidRDefault="00E575CC" w:rsidP="00E575CC">
      <w:pPr>
        <w:keepNext/>
        <w:keepLines/>
        <w:spacing w:before="200"/>
        <w:outlineLvl w:val="3"/>
        <w:rPr>
          <w:rFonts w:eastAsia="Times New Roman"/>
          <w:b/>
          <w:bCs/>
          <w:iCs/>
          <w:sz w:val="26"/>
        </w:rPr>
      </w:pPr>
      <w:r w:rsidRPr="005C7272">
        <w:rPr>
          <w:rFonts w:eastAsia="Times New Roman"/>
          <w:b/>
          <w:bCs/>
          <w:iCs/>
          <w:sz w:val="26"/>
        </w:rPr>
        <w:t>Ignore history warrants – world order has changed</w:t>
      </w:r>
    </w:p>
    <w:p w:rsidR="00E575CC" w:rsidRPr="005C7272" w:rsidRDefault="00E575CC" w:rsidP="00E575CC">
      <w:pPr>
        <w:rPr>
          <w:rFonts w:eastAsia="Calibri"/>
          <w:b/>
          <w:bCs/>
          <w:sz w:val="26"/>
        </w:rPr>
      </w:pPr>
      <w:r w:rsidRPr="005C7272">
        <w:rPr>
          <w:rFonts w:eastAsia="Calibri"/>
          <w:b/>
          <w:bCs/>
          <w:sz w:val="26"/>
        </w:rPr>
        <w:t xml:space="preserve">BARNETT </w:t>
      </w:r>
      <w:proofErr w:type="gramStart"/>
      <w:r w:rsidRPr="005C7272">
        <w:rPr>
          <w:rFonts w:eastAsia="Calibri"/>
          <w:b/>
          <w:bCs/>
          <w:sz w:val="26"/>
        </w:rPr>
        <w:t xml:space="preserve">09  </w:t>
      </w:r>
      <w:r w:rsidRPr="005C7272">
        <w:rPr>
          <w:rFonts w:eastAsia="Calibri"/>
          <w:bCs/>
          <w:sz w:val="26"/>
        </w:rPr>
        <w:t>senior</w:t>
      </w:r>
      <w:proofErr w:type="gramEnd"/>
      <w:r w:rsidRPr="005C7272">
        <w:rPr>
          <w:rFonts w:eastAsia="Calibri"/>
          <w:bCs/>
          <w:sz w:val="26"/>
        </w:rPr>
        <w:t xml:space="preserve"> managing director of </w:t>
      </w:r>
      <w:proofErr w:type="spellStart"/>
      <w:r w:rsidRPr="005C7272">
        <w:rPr>
          <w:rFonts w:eastAsia="Calibri"/>
          <w:bCs/>
          <w:sz w:val="26"/>
        </w:rPr>
        <w:t>Enterra</w:t>
      </w:r>
      <w:proofErr w:type="spellEnd"/>
      <w:r w:rsidRPr="005C7272">
        <w:rPr>
          <w:rFonts w:eastAsia="Calibri"/>
          <w:bCs/>
          <w:sz w:val="26"/>
        </w:rPr>
        <w:t xml:space="preserve"> Solutions LLC, contributing editor/online columnist for Esquire</w:t>
      </w:r>
    </w:p>
    <w:p w:rsidR="00E575CC" w:rsidRPr="005C7272" w:rsidRDefault="00E575CC" w:rsidP="00E575CC">
      <w:pPr>
        <w:rPr>
          <w:rFonts w:eastAsia="Calibri"/>
          <w:bCs/>
          <w:sz w:val="18"/>
        </w:rPr>
      </w:pPr>
      <w:r w:rsidRPr="005C7272">
        <w:rPr>
          <w:rFonts w:eastAsia="Calibri"/>
          <w:bCs/>
          <w:sz w:val="18"/>
        </w:rPr>
        <w:t xml:space="preserve">[Thomas P.M, “The New Rules: Security Remains Stable </w:t>
      </w:r>
      <w:proofErr w:type="gramStart"/>
      <w:r w:rsidRPr="005C7272">
        <w:rPr>
          <w:rFonts w:eastAsia="Calibri"/>
          <w:bCs/>
          <w:sz w:val="18"/>
        </w:rPr>
        <w:t>Amid</w:t>
      </w:r>
      <w:proofErr w:type="gramEnd"/>
      <w:r w:rsidRPr="005C7272">
        <w:rPr>
          <w:rFonts w:eastAsia="Calibri"/>
          <w:bCs/>
          <w:sz w:val="18"/>
        </w:rPr>
        <w:t xml:space="preserve"> Financial Crisis,” </w:t>
      </w:r>
      <w:proofErr w:type="spellStart"/>
      <w:r w:rsidRPr="005C7272">
        <w:rPr>
          <w:rFonts w:eastAsia="Calibri"/>
          <w:bCs/>
          <w:sz w:val="18"/>
        </w:rPr>
        <w:t>Aprodex</w:t>
      </w:r>
      <w:proofErr w:type="spellEnd"/>
      <w:r w:rsidRPr="005C7272">
        <w:rPr>
          <w:rFonts w:eastAsia="Calibri"/>
          <w:bCs/>
          <w:sz w:val="18"/>
        </w:rPr>
        <w:t xml:space="preserve">, Asset Protection Index, 8/25/9, </w:t>
      </w:r>
      <w:hyperlink r:id="rId12" w:history="1">
        <w:r w:rsidRPr="005C7272">
          <w:rPr>
            <w:rFonts w:eastAsia="Calibri"/>
            <w:bCs/>
            <w:sz w:val="18"/>
          </w:rPr>
          <w:t>http://www.aprodex.com/the-new-rules--security-remains-stable-amid-financial-crisis-398-bl.aspx</w:t>
        </w:r>
      </w:hyperlink>
      <w:r w:rsidRPr="005C7272">
        <w:rPr>
          <w:rFonts w:eastAsia="Calibri"/>
          <w:bCs/>
          <w:sz w:val="18"/>
        </w:rPr>
        <w:t>]</w:t>
      </w:r>
    </w:p>
    <w:p w:rsidR="00E575CC" w:rsidRPr="005C7272" w:rsidRDefault="00E575CC" w:rsidP="00E575CC">
      <w:pPr>
        <w:rPr>
          <w:rFonts w:eastAsia="Calibri"/>
          <w:sz w:val="16"/>
        </w:rPr>
      </w:pPr>
      <w:r w:rsidRPr="005C7272">
        <w:rPr>
          <w:rFonts w:eastAsia="Calibri"/>
          <w:bCs/>
          <w:u w:val="single"/>
        </w:rPr>
        <w:t>When the</w:t>
      </w:r>
      <w:r w:rsidRPr="005C7272">
        <w:rPr>
          <w:rFonts w:eastAsia="Calibri"/>
          <w:sz w:val="16"/>
        </w:rPr>
        <w:t xml:space="preserve"> global </w:t>
      </w:r>
      <w:r w:rsidRPr="005C7272">
        <w:rPr>
          <w:rFonts w:eastAsia="Calibri"/>
          <w:bCs/>
          <w:u w:val="single"/>
        </w:rPr>
        <w:t>financial crisis struck</w:t>
      </w:r>
      <w:r w:rsidRPr="005C7272">
        <w:rPr>
          <w:rFonts w:eastAsia="Calibri"/>
          <w:sz w:val="16"/>
        </w:rPr>
        <w:t xml:space="preserve"> roughly a year ago, </w:t>
      </w:r>
      <w:r w:rsidRPr="005C7272">
        <w:rPr>
          <w:rFonts w:eastAsia="Calibri"/>
          <w:bCs/>
          <w:u w:val="single"/>
        </w:rPr>
        <w:t>the blogosphere was ablaze with</w:t>
      </w:r>
      <w:r w:rsidRPr="005C7272">
        <w:rPr>
          <w:rFonts w:eastAsia="Calibri"/>
          <w:sz w:val="16"/>
        </w:rPr>
        <w:t xml:space="preserve"> all sorts of </w:t>
      </w:r>
      <w:r w:rsidRPr="005C7272">
        <w:rPr>
          <w:rFonts w:eastAsia="Calibri"/>
          <w:bCs/>
          <w:u w:val="single"/>
        </w:rPr>
        <w:t>scary predictions of</w:t>
      </w:r>
      <w:r w:rsidRPr="005C7272">
        <w:rPr>
          <w:rFonts w:eastAsia="Calibri"/>
          <w:sz w:val="16"/>
        </w:rPr>
        <w:t xml:space="preserve">, and commentary regarding, ensuing </w:t>
      </w:r>
      <w:r w:rsidRPr="005C7272">
        <w:rPr>
          <w:rFonts w:eastAsia="Calibri"/>
          <w:bCs/>
          <w:u w:val="single"/>
        </w:rPr>
        <w:t>conflict and wars</w:t>
      </w:r>
      <w:r w:rsidRPr="005C7272">
        <w:rPr>
          <w:rFonts w:eastAsia="Calibri"/>
          <w:sz w:val="16"/>
        </w:rPr>
        <w:t xml:space="preserve"> -- </w:t>
      </w:r>
      <w:r w:rsidRPr="005C7272">
        <w:rPr>
          <w:rFonts w:eastAsia="Calibri"/>
          <w:bCs/>
          <w:u w:val="single"/>
        </w:rPr>
        <w:t>a rerun of the Great Depression leading to world war</w:t>
      </w:r>
      <w:r w:rsidRPr="005C7272">
        <w:rPr>
          <w:rFonts w:eastAsia="Calibri"/>
          <w:sz w:val="16"/>
        </w:rPr>
        <w:t xml:space="preserve">, as it were. </w:t>
      </w:r>
      <w:r w:rsidRPr="005C7272">
        <w:rPr>
          <w:rFonts w:eastAsia="Calibri"/>
          <w:bCs/>
          <w:u w:val="single"/>
        </w:rPr>
        <w:t>Now, as</w:t>
      </w:r>
      <w:r w:rsidRPr="005C7272">
        <w:rPr>
          <w:rFonts w:eastAsia="Calibri"/>
          <w:sz w:val="16"/>
        </w:rPr>
        <w:t xml:space="preserve"> global </w:t>
      </w:r>
      <w:r w:rsidRPr="005C7272">
        <w:rPr>
          <w:rFonts w:eastAsia="Calibri"/>
          <w:bCs/>
          <w:u w:val="single"/>
        </w:rPr>
        <w:t>economic news brightens</w:t>
      </w:r>
      <w:r w:rsidRPr="005C7272">
        <w:rPr>
          <w:rFonts w:eastAsia="Calibri"/>
          <w:sz w:val="16"/>
        </w:rPr>
        <w:t xml:space="preserve"> and recovery -- surprisingly led by China and emerging markets -- is the talk of the day, </w:t>
      </w:r>
      <w:r w:rsidRPr="005C7272">
        <w:rPr>
          <w:rFonts w:eastAsia="Calibri"/>
          <w:bCs/>
          <w:u w:val="single"/>
        </w:rPr>
        <w:t>it's interesting to look back</w:t>
      </w:r>
      <w:r w:rsidRPr="005C7272">
        <w:rPr>
          <w:rFonts w:eastAsia="Calibri"/>
          <w:sz w:val="16"/>
        </w:rPr>
        <w:t xml:space="preserve"> over the past year </w:t>
      </w:r>
      <w:r w:rsidRPr="005C7272">
        <w:rPr>
          <w:rFonts w:eastAsia="Calibri"/>
          <w:bCs/>
          <w:u w:val="single"/>
        </w:rPr>
        <w:t xml:space="preserve">and realize how </w:t>
      </w:r>
      <w:r w:rsidRPr="005C7272">
        <w:rPr>
          <w:rFonts w:eastAsia="Calibri"/>
          <w:bCs/>
          <w:highlight w:val="yellow"/>
          <w:u w:val="single"/>
        </w:rPr>
        <w:t>globalization's first</w:t>
      </w:r>
      <w:r w:rsidRPr="005C7272">
        <w:rPr>
          <w:rFonts w:eastAsia="Calibri"/>
          <w:sz w:val="16"/>
        </w:rPr>
        <w:t xml:space="preserve"> truly </w:t>
      </w:r>
      <w:r w:rsidRPr="005C7272">
        <w:rPr>
          <w:rFonts w:eastAsia="Calibri"/>
          <w:bCs/>
          <w:highlight w:val="yellow"/>
          <w:u w:val="single"/>
        </w:rPr>
        <w:t>worldwide recession has had</w:t>
      </w:r>
      <w:r w:rsidRPr="005C7272">
        <w:rPr>
          <w:rFonts w:eastAsia="Calibri"/>
          <w:sz w:val="16"/>
        </w:rPr>
        <w:t xml:space="preserve"> virtually </w:t>
      </w:r>
      <w:r w:rsidRPr="005C7272">
        <w:rPr>
          <w:rFonts w:eastAsia="Calibri"/>
          <w:bCs/>
          <w:highlight w:val="yellow"/>
          <w:u w:val="single"/>
        </w:rPr>
        <w:t>no impact</w:t>
      </w:r>
      <w:r w:rsidRPr="005C7272">
        <w:rPr>
          <w:rFonts w:eastAsia="Calibri"/>
          <w:sz w:val="16"/>
        </w:rPr>
        <w:t xml:space="preserve"> whatsoever </w:t>
      </w:r>
      <w:r w:rsidRPr="005C7272">
        <w:rPr>
          <w:rFonts w:eastAsia="Calibri"/>
          <w:bCs/>
          <w:highlight w:val="yellow"/>
          <w:u w:val="single"/>
        </w:rPr>
        <w:t>on</w:t>
      </w:r>
      <w:r w:rsidRPr="005C7272">
        <w:rPr>
          <w:rFonts w:eastAsia="Calibri"/>
          <w:sz w:val="16"/>
        </w:rPr>
        <w:t xml:space="preserve"> the </w:t>
      </w:r>
      <w:r w:rsidRPr="005C7272">
        <w:rPr>
          <w:rFonts w:eastAsia="Calibri"/>
          <w:bCs/>
          <w:highlight w:val="yellow"/>
          <w:u w:val="single"/>
        </w:rPr>
        <w:t>international security</w:t>
      </w:r>
      <w:r w:rsidRPr="005C7272">
        <w:rPr>
          <w:rFonts w:eastAsia="Calibri"/>
          <w:sz w:val="16"/>
        </w:rPr>
        <w:t xml:space="preserve"> landscape. </w:t>
      </w:r>
      <w:r w:rsidRPr="005C7272">
        <w:rPr>
          <w:rFonts w:eastAsia="Calibri"/>
          <w:bCs/>
          <w:highlight w:val="yellow"/>
          <w:u w:val="single"/>
        </w:rPr>
        <w:t>None of the</w:t>
      </w:r>
      <w:r w:rsidRPr="005C7272">
        <w:rPr>
          <w:rFonts w:eastAsia="Calibri"/>
          <w:sz w:val="16"/>
        </w:rPr>
        <w:t xml:space="preserve"> more than </w:t>
      </w:r>
      <w:r w:rsidRPr="005C7272">
        <w:rPr>
          <w:rFonts w:eastAsia="Calibri"/>
          <w:bCs/>
          <w:highlight w:val="yellow"/>
          <w:u w:val="single"/>
        </w:rPr>
        <w:t>three-dozen ongoing conflicts listed by GlobalSecurity</w:t>
      </w:r>
      <w:r w:rsidRPr="005C7272">
        <w:rPr>
          <w:rFonts w:eastAsia="Calibri"/>
          <w:sz w:val="16"/>
        </w:rPr>
        <w:t xml:space="preserve">.org </w:t>
      </w:r>
      <w:r w:rsidRPr="005C7272">
        <w:rPr>
          <w:rFonts w:eastAsia="Calibri"/>
          <w:bCs/>
          <w:highlight w:val="yellow"/>
          <w:u w:val="single"/>
        </w:rPr>
        <w:t>can be</w:t>
      </w:r>
      <w:r w:rsidRPr="005C7272">
        <w:rPr>
          <w:rFonts w:eastAsia="Calibri"/>
          <w:sz w:val="16"/>
        </w:rPr>
        <w:t xml:space="preserve"> clearly </w:t>
      </w:r>
      <w:r w:rsidRPr="005C7272">
        <w:rPr>
          <w:rFonts w:eastAsia="Calibri"/>
          <w:bCs/>
          <w:highlight w:val="yellow"/>
          <w:u w:val="single"/>
        </w:rPr>
        <w:t>attributed to the</w:t>
      </w:r>
      <w:r w:rsidRPr="005C7272">
        <w:rPr>
          <w:rFonts w:eastAsia="Calibri"/>
          <w:sz w:val="16"/>
        </w:rPr>
        <w:t xml:space="preserve"> global </w:t>
      </w:r>
      <w:r w:rsidRPr="005C7272">
        <w:rPr>
          <w:rFonts w:eastAsia="Calibri"/>
          <w:bCs/>
          <w:highlight w:val="yellow"/>
          <w:u w:val="single"/>
        </w:rPr>
        <w:t>recession</w:t>
      </w:r>
      <w:r w:rsidRPr="005C7272">
        <w:rPr>
          <w:rFonts w:eastAsia="Calibri"/>
          <w:bCs/>
          <w:u w:val="single"/>
        </w:rPr>
        <w:t>.</w:t>
      </w:r>
      <w:r w:rsidRPr="005C7272">
        <w:rPr>
          <w:rFonts w:eastAsia="Calibri"/>
          <w:sz w:val="16"/>
        </w:rPr>
        <w:t xml:space="preserve"> Indeed, </w:t>
      </w:r>
      <w:r w:rsidRPr="005C7272">
        <w:rPr>
          <w:rFonts w:eastAsia="Calibri"/>
          <w:bCs/>
          <w:u w:val="single"/>
        </w:rPr>
        <w:t>the last new entry</w:t>
      </w:r>
      <w:r w:rsidRPr="005C7272">
        <w:rPr>
          <w:rFonts w:eastAsia="Calibri"/>
          <w:sz w:val="16"/>
        </w:rPr>
        <w:t xml:space="preserve"> (</w:t>
      </w:r>
      <w:r w:rsidRPr="005C7272">
        <w:rPr>
          <w:rFonts w:eastAsia="Calibri"/>
          <w:bCs/>
          <w:u w:val="single"/>
        </w:rPr>
        <w:t>civil conflict between Hamas and Fatah</w:t>
      </w:r>
      <w:r w:rsidRPr="005C7272">
        <w:rPr>
          <w:rFonts w:eastAsia="Calibri"/>
          <w:sz w:val="16"/>
        </w:rPr>
        <w:t xml:space="preserve"> in the Palestine) </w:t>
      </w:r>
      <w:r w:rsidRPr="005C7272">
        <w:rPr>
          <w:rFonts w:eastAsia="Calibri"/>
          <w:bCs/>
          <w:u w:val="single"/>
        </w:rPr>
        <w:t>predates the economic crisis by a year</w:t>
      </w:r>
      <w:r w:rsidRPr="005C7272">
        <w:rPr>
          <w:rFonts w:eastAsia="Calibri"/>
          <w:sz w:val="16"/>
        </w:rPr>
        <w:t xml:space="preserve">, and three quarters of the chronic struggles began in the last century. Ditto for the 15 low-intensity conflicts listed by Wikipedia (where the latest entry is the Mexican "drug war" begun in 2006). Certainly, the </w:t>
      </w:r>
      <w:r w:rsidRPr="005C7272">
        <w:rPr>
          <w:rFonts w:eastAsia="Calibri"/>
          <w:bCs/>
          <w:u w:val="single"/>
        </w:rPr>
        <w:t>Russia-Georgia</w:t>
      </w:r>
      <w:r w:rsidRPr="005C7272">
        <w:rPr>
          <w:rFonts w:eastAsia="Calibri"/>
          <w:sz w:val="16"/>
        </w:rPr>
        <w:t xml:space="preserve"> conflict last August </w:t>
      </w:r>
      <w:r w:rsidRPr="005C7272">
        <w:rPr>
          <w:rFonts w:eastAsia="Calibri"/>
          <w:bCs/>
          <w:u w:val="single"/>
        </w:rPr>
        <w:t>was specifically timed, but by most accounts</w:t>
      </w:r>
      <w:r w:rsidRPr="005C7272">
        <w:rPr>
          <w:rFonts w:eastAsia="Calibri"/>
          <w:sz w:val="16"/>
        </w:rPr>
        <w:t xml:space="preserve"> </w:t>
      </w:r>
      <w:r w:rsidRPr="005C7272">
        <w:rPr>
          <w:rFonts w:eastAsia="Calibri"/>
          <w:bCs/>
          <w:u w:val="single"/>
        </w:rPr>
        <w:t>the opening ceremony of the</w:t>
      </w:r>
      <w:r w:rsidRPr="005C7272">
        <w:rPr>
          <w:rFonts w:eastAsia="Calibri"/>
          <w:sz w:val="16"/>
        </w:rPr>
        <w:t xml:space="preserve"> Beijing </w:t>
      </w:r>
      <w:r w:rsidRPr="005C7272">
        <w:rPr>
          <w:rFonts w:eastAsia="Calibri"/>
          <w:bCs/>
          <w:u w:val="single"/>
        </w:rPr>
        <w:t>Olympics was the</w:t>
      </w:r>
      <w:r w:rsidRPr="005C7272">
        <w:rPr>
          <w:rFonts w:eastAsia="Calibri"/>
          <w:sz w:val="16"/>
        </w:rPr>
        <w:t xml:space="preserve"> most important </w:t>
      </w:r>
      <w:r w:rsidRPr="005C7272">
        <w:rPr>
          <w:rFonts w:eastAsia="Calibri"/>
          <w:bCs/>
          <w:u w:val="single"/>
        </w:rPr>
        <w:t>external trigger</w:t>
      </w:r>
      <w:r w:rsidRPr="005C7272">
        <w:rPr>
          <w:rFonts w:eastAsia="Calibri"/>
          <w:sz w:val="16"/>
        </w:rPr>
        <w:t xml:space="preserve"> (followed by the U.S. presidential campaign) </w:t>
      </w:r>
      <w:r w:rsidRPr="005C7272">
        <w:rPr>
          <w:rFonts w:eastAsia="Calibri"/>
          <w:bCs/>
          <w:u w:val="single"/>
        </w:rPr>
        <w:t>for that sudden spike in a</w:t>
      </w:r>
      <w:r w:rsidRPr="005C7272">
        <w:rPr>
          <w:rFonts w:eastAsia="Calibri"/>
          <w:sz w:val="16"/>
        </w:rPr>
        <w:t xml:space="preserve">n almost </w:t>
      </w:r>
      <w:r w:rsidRPr="005C7272">
        <w:rPr>
          <w:rFonts w:eastAsia="Calibri"/>
          <w:bCs/>
          <w:u w:val="single"/>
        </w:rPr>
        <w:t>two-decade</w:t>
      </w:r>
      <w:r w:rsidRPr="005C7272">
        <w:rPr>
          <w:rFonts w:eastAsia="Calibri"/>
          <w:sz w:val="16"/>
        </w:rPr>
        <w:t xml:space="preserve"> long </w:t>
      </w:r>
      <w:r w:rsidRPr="005C7272">
        <w:rPr>
          <w:rFonts w:eastAsia="Calibri"/>
          <w:bCs/>
          <w:u w:val="single"/>
        </w:rPr>
        <w:t>struggle</w:t>
      </w:r>
      <w:r w:rsidRPr="005C7272">
        <w:rPr>
          <w:rFonts w:eastAsia="Calibri"/>
          <w:sz w:val="16"/>
        </w:rPr>
        <w:t xml:space="preserve"> between Georgia and its two breakaway regions. </w:t>
      </w:r>
      <w:r w:rsidRPr="005C7272">
        <w:rPr>
          <w:rFonts w:eastAsia="Calibri"/>
          <w:bCs/>
          <w:u w:val="single"/>
        </w:rPr>
        <w:t>Looking over</w:t>
      </w:r>
      <w:r w:rsidRPr="005C7272">
        <w:rPr>
          <w:rFonts w:eastAsia="Calibri"/>
          <w:sz w:val="16"/>
        </w:rPr>
        <w:t xml:space="preserve"> the </w:t>
      </w:r>
      <w:r w:rsidRPr="005C7272">
        <w:rPr>
          <w:rFonts w:eastAsia="Calibri"/>
          <w:bCs/>
          <w:u w:val="single"/>
        </w:rPr>
        <w:t>various databases</w:t>
      </w:r>
      <w:r w:rsidRPr="005C7272">
        <w:rPr>
          <w:rFonts w:eastAsia="Calibri"/>
          <w:sz w:val="16"/>
        </w:rPr>
        <w:t xml:space="preserve">, then, </w:t>
      </w:r>
      <w:r w:rsidRPr="005C7272">
        <w:rPr>
          <w:rFonts w:eastAsia="Calibri"/>
          <w:bCs/>
          <w:highlight w:val="yellow"/>
          <w:u w:val="single"/>
        </w:rPr>
        <w:t>we see</w:t>
      </w:r>
      <w:r w:rsidRPr="005C7272">
        <w:rPr>
          <w:rFonts w:eastAsia="Calibri"/>
          <w:sz w:val="16"/>
        </w:rPr>
        <w:t xml:space="preserve"> a most familiar picture: </w:t>
      </w:r>
      <w:r w:rsidRPr="005C7272">
        <w:rPr>
          <w:rFonts w:eastAsia="Calibri"/>
          <w:bCs/>
          <w:highlight w:val="yellow"/>
          <w:u w:val="single"/>
        </w:rPr>
        <w:t>the usual mix of civil conflicts, insurgencies, and liberation-themed terrorist movements.</w:t>
      </w:r>
      <w:r w:rsidRPr="005C7272">
        <w:rPr>
          <w:rFonts w:eastAsia="Calibri"/>
          <w:sz w:val="16"/>
        </w:rPr>
        <w:t xml:space="preserve"> Besides the recent Russia-Georgia dust-up, </w:t>
      </w:r>
      <w:r w:rsidRPr="005C7272">
        <w:rPr>
          <w:rFonts w:eastAsia="Calibri"/>
          <w:bCs/>
          <w:highlight w:val="yellow"/>
          <w:u w:val="single"/>
        </w:rPr>
        <w:t>the only two potential state-on-state wars</w:t>
      </w:r>
      <w:r w:rsidRPr="005C7272">
        <w:rPr>
          <w:rFonts w:eastAsia="Calibri"/>
          <w:sz w:val="16"/>
        </w:rPr>
        <w:t xml:space="preserve"> (North v. South Korea, Israel v. Iran) </w:t>
      </w:r>
      <w:r w:rsidRPr="005C7272">
        <w:rPr>
          <w:rFonts w:eastAsia="Calibri"/>
          <w:bCs/>
          <w:highlight w:val="yellow"/>
          <w:u w:val="single"/>
        </w:rPr>
        <w:t>are</w:t>
      </w:r>
      <w:r w:rsidRPr="005C7272">
        <w:rPr>
          <w:rFonts w:eastAsia="Calibri"/>
          <w:sz w:val="16"/>
        </w:rPr>
        <w:t xml:space="preserve"> both </w:t>
      </w:r>
      <w:r w:rsidRPr="005C7272">
        <w:rPr>
          <w:rFonts w:eastAsia="Calibri"/>
          <w:bCs/>
          <w:u w:val="single"/>
        </w:rPr>
        <w:t>tied to</w:t>
      </w:r>
      <w:r w:rsidRPr="005C7272">
        <w:rPr>
          <w:rFonts w:eastAsia="Calibri"/>
          <w:sz w:val="16"/>
        </w:rPr>
        <w:t xml:space="preserve"> one side acquiring a </w:t>
      </w:r>
      <w:r w:rsidRPr="005C7272">
        <w:rPr>
          <w:rFonts w:eastAsia="Calibri"/>
          <w:bCs/>
          <w:u w:val="single"/>
        </w:rPr>
        <w:t>nuclear weapon capacity</w:t>
      </w:r>
      <w:r w:rsidRPr="005C7272">
        <w:rPr>
          <w:rFonts w:eastAsia="Calibri"/>
          <w:sz w:val="16"/>
        </w:rPr>
        <w:t xml:space="preserve"> -- a process wholly </w:t>
      </w:r>
      <w:r w:rsidRPr="005C7272">
        <w:rPr>
          <w:rFonts w:eastAsia="Calibri"/>
          <w:bCs/>
          <w:highlight w:val="yellow"/>
          <w:u w:val="single"/>
        </w:rPr>
        <w:t>unrelated to global economic trends</w:t>
      </w:r>
      <w:r w:rsidRPr="005C7272">
        <w:rPr>
          <w:rFonts w:eastAsia="Calibri"/>
          <w:bCs/>
          <w:u w:val="single"/>
        </w:rPr>
        <w:t xml:space="preserve">. </w:t>
      </w:r>
      <w:r w:rsidRPr="005C7272">
        <w:rPr>
          <w:rFonts w:eastAsia="Calibri"/>
          <w:sz w:val="16"/>
        </w:rPr>
        <w:t xml:space="preserve">And </w:t>
      </w:r>
      <w:r w:rsidRPr="005C7272">
        <w:rPr>
          <w:rFonts w:eastAsia="Calibri"/>
          <w:bCs/>
          <w:u w:val="single"/>
        </w:rPr>
        <w:t>with the U</w:t>
      </w:r>
      <w:r w:rsidRPr="005C7272">
        <w:rPr>
          <w:rFonts w:eastAsia="Calibri"/>
          <w:sz w:val="16"/>
        </w:rPr>
        <w:t xml:space="preserve">nited </w:t>
      </w:r>
      <w:r w:rsidRPr="005C7272">
        <w:rPr>
          <w:rFonts w:eastAsia="Calibri"/>
          <w:bCs/>
          <w:u w:val="single"/>
        </w:rPr>
        <w:t>S</w:t>
      </w:r>
      <w:r w:rsidRPr="005C7272">
        <w:rPr>
          <w:rFonts w:eastAsia="Calibri"/>
          <w:sz w:val="16"/>
        </w:rPr>
        <w:t xml:space="preserve">tates effectively </w:t>
      </w:r>
      <w:r w:rsidRPr="005C7272">
        <w:rPr>
          <w:rFonts w:eastAsia="Calibri"/>
          <w:bCs/>
          <w:u w:val="single"/>
        </w:rPr>
        <w:t>tied down</w:t>
      </w:r>
      <w:r w:rsidRPr="005C7272">
        <w:rPr>
          <w:rFonts w:eastAsia="Calibri"/>
          <w:sz w:val="16"/>
        </w:rPr>
        <w:t xml:space="preserve"> by its two ongoing major interventions (Iraq and Afghanistan-bleeding-into-Pakistan), </w:t>
      </w:r>
      <w:r w:rsidRPr="005C7272">
        <w:rPr>
          <w:rFonts w:eastAsia="Calibri"/>
          <w:bCs/>
          <w:u w:val="single"/>
        </w:rPr>
        <w:t>our involvement elsewhere</w:t>
      </w:r>
      <w:r w:rsidRPr="005C7272">
        <w:rPr>
          <w:rFonts w:eastAsia="Calibri"/>
          <w:sz w:val="16"/>
        </w:rPr>
        <w:t xml:space="preserve"> around the planet </w:t>
      </w:r>
      <w:r w:rsidRPr="005C7272">
        <w:rPr>
          <w:rFonts w:eastAsia="Calibri"/>
          <w:bCs/>
          <w:u w:val="single"/>
        </w:rPr>
        <w:t>has been quite modest</w:t>
      </w:r>
      <w:r w:rsidRPr="005C7272">
        <w:rPr>
          <w:rFonts w:eastAsia="Calibri"/>
          <w:sz w:val="16"/>
        </w:rPr>
        <w:t xml:space="preserve">, both leading up to and </w:t>
      </w:r>
      <w:r w:rsidRPr="005C7272">
        <w:rPr>
          <w:rFonts w:eastAsia="Calibri"/>
          <w:bCs/>
          <w:u w:val="single"/>
        </w:rPr>
        <w:t>following the onset of the</w:t>
      </w:r>
      <w:r w:rsidRPr="005C7272">
        <w:rPr>
          <w:rFonts w:eastAsia="Calibri"/>
          <w:sz w:val="16"/>
        </w:rPr>
        <w:t xml:space="preserve"> economic </w:t>
      </w:r>
      <w:r w:rsidRPr="005C7272">
        <w:rPr>
          <w:rFonts w:eastAsia="Calibri"/>
          <w:bCs/>
          <w:u w:val="single"/>
        </w:rPr>
        <w:t>crisis</w:t>
      </w:r>
      <w:r w:rsidRPr="005C7272">
        <w:rPr>
          <w:rFonts w:eastAsia="Calibri"/>
          <w:sz w:val="16"/>
        </w:rPr>
        <w:t xml:space="preserve">: e.g., the usual counter-drug efforts in Latin America, the usual military exercises with allies across Asia, mixing it up with pirates off Somalia's coast). </w:t>
      </w:r>
      <w:r w:rsidRPr="005C7272">
        <w:rPr>
          <w:rFonts w:eastAsia="Calibri"/>
          <w:bCs/>
          <w:u w:val="single"/>
        </w:rPr>
        <w:t>Everywhere else we find serious instability we pretty much let it burn, occasionally pressing the</w:t>
      </w:r>
      <w:r w:rsidRPr="005C7272">
        <w:rPr>
          <w:rFonts w:eastAsia="Calibri"/>
          <w:sz w:val="16"/>
        </w:rPr>
        <w:t xml:space="preserve"> </w:t>
      </w:r>
      <w:r w:rsidRPr="005C7272">
        <w:rPr>
          <w:rFonts w:eastAsia="Calibri"/>
          <w:bCs/>
          <w:u w:val="single"/>
        </w:rPr>
        <w:t>Chinese</w:t>
      </w:r>
      <w:r w:rsidRPr="005C7272">
        <w:rPr>
          <w:rFonts w:eastAsia="Calibri"/>
          <w:sz w:val="16"/>
        </w:rPr>
        <w:t xml:space="preserve"> -- unsuccessfully -- </w:t>
      </w:r>
      <w:r w:rsidRPr="005C7272">
        <w:rPr>
          <w:rFonts w:eastAsia="Calibri"/>
          <w:bCs/>
          <w:u w:val="single"/>
        </w:rPr>
        <w:t>to do something.</w:t>
      </w:r>
      <w:r w:rsidRPr="005C7272">
        <w:rPr>
          <w:rFonts w:eastAsia="Calibri"/>
          <w:sz w:val="16"/>
        </w:rPr>
        <w:t xml:space="preserve"> Our new Africa Command, for example, hasn't led us to anything beyond advising and training local forces.</w:t>
      </w:r>
    </w:p>
    <w:p w:rsidR="00E575CC" w:rsidRPr="005C7272" w:rsidRDefault="00E575CC" w:rsidP="00E575CC">
      <w:pPr>
        <w:pStyle w:val="Heading3"/>
        <w:rPr>
          <w:rFonts w:cs="Times New Roman"/>
        </w:rPr>
      </w:pPr>
      <w:bookmarkStart w:id="27" w:name="_Toc354160102"/>
      <w:r w:rsidRPr="005C7272">
        <w:rPr>
          <w:rFonts w:cs="Times New Roman"/>
        </w:rPr>
        <w:t>2NC AT: Diversionary Theory</w:t>
      </w:r>
      <w:bookmarkEnd w:id="27"/>
    </w:p>
    <w:p w:rsidR="00E575CC" w:rsidRPr="005C7272" w:rsidRDefault="00E575CC" w:rsidP="00E575CC">
      <w:pPr>
        <w:pStyle w:val="Heading4"/>
        <w:rPr>
          <w:rFonts w:cs="Times New Roman"/>
        </w:rPr>
      </w:pPr>
      <w:r w:rsidRPr="005C7272">
        <w:rPr>
          <w:rFonts w:cs="Times New Roman"/>
        </w:rPr>
        <w:t>Diversionary theory is crap---180 empirics disprove it</w:t>
      </w:r>
    </w:p>
    <w:p w:rsidR="00E575CC" w:rsidRPr="005C7272" w:rsidRDefault="00E575CC" w:rsidP="00E575CC">
      <w:pPr>
        <w:rPr>
          <w:sz w:val="16"/>
        </w:rPr>
      </w:pPr>
      <w:proofErr w:type="spellStart"/>
      <w:r w:rsidRPr="005C7272">
        <w:rPr>
          <w:b/>
        </w:rPr>
        <w:t>Gelpi</w:t>
      </w:r>
      <w:proofErr w:type="spellEnd"/>
      <w:r w:rsidRPr="005C7272">
        <w:rPr>
          <w:b/>
        </w:rPr>
        <w:t xml:space="preserve"> 97 </w:t>
      </w:r>
      <w:r w:rsidRPr="005C7272">
        <w:rPr>
          <w:sz w:val="16"/>
        </w:rPr>
        <w:t>(Christopher, Center for International Affairs @ Harvard, "Democratic Diversions," Sage)</w:t>
      </w:r>
    </w:p>
    <w:p w:rsidR="00E575CC" w:rsidRPr="005C7272" w:rsidRDefault="00E575CC" w:rsidP="00E575CC">
      <w:pPr>
        <w:rPr>
          <w:sz w:val="16"/>
        </w:rPr>
      </w:pPr>
      <w:r w:rsidRPr="005C7272">
        <w:rPr>
          <w:highlight w:val="cyan"/>
          <w:u w:val="single"/>
        </w:rPr>
        <w:t>Students</w:t>
      </w:r>
      <w:r w:rsidRPr="005C7272">
        <w:rPr>
          <w:sz w:val="16"/>
        </w:rPr>
        <w:t xml:space="preserve"> of international politics </w:t>
      </w:r>
      <w:r w:rsidRPr="005C7272">
        <w:rPr>
          <w:highlight w:val="cyan"/>
          <w:u w:val="single"/>
        </w:rPr>
        <w:t>have often argued that</w:t>
      </w:r>
      <w:r w:rsidRPr="005C7272">
        <w:rPr>
          <w:sz w:val="16"/>
        </w:rPr>
        <w:t xml:space="preserve"> state </w:t>
      </w:r>
      <w:r w:rsidRPr="005C7272">
        <w:rPr>
          <w:highlight w:val="cyan"/>
          <w:u w:val="single"/>
        </w:rPr>
        <w:t>leaders initiate</w:t>
      </w:r>
      <w:r w:rsidRPr="005C7272">
        <w:rPr>
          <w:sz w:val="16"/>
        </w:rPr>
        <w:t xml:space="preserve"> the use of </w:t>
      </w:r>
      <w:r w:rsidRPr="005C7272">
        <w:rPr>
          <w:highlight w:val="cyan"/>
          <w:u w:val="single"/>
        </w:rPr>
        <w:t>force internationally to divert attention</w:t>
      </w:r>
      <w:r w:rsidRPr="005C7272">
        <w:rPr>
          <w:sz w:val="16"/>
        </w:rPr>
        <w:t xml:space="preserve"> away </w:t>
      </w:r>
      <w:r w:rsidRPr="005C7272">
        <w:rPr>
          <w:highlight w:val="cyan"/>
          <w:u w:val="single"/>
        </w:rPr>
        <w:t>from domestic problems</w:t>
      </w:r>
      <w:r w:rsidRPr="005C7272">
        <w:rPr>
          <w:sz w:val="16"/>
        </w:rPr>
        <w:t xml:space="preserve">. The author contends that </w:t>
      </w:r>
      <w:r w:rsidRPr="005C7272">
        <w:rPr>
          <w:highlight w:val="cyan"/>
          <w:u w:val="single"/>
        </w:rPr>
        <w:t>these arguments</w:t>
      </w:r>
      <w:r w:rsidRPr="005C7272">
        <w:rPr>
          <w:sz w:val="16"/>
        </w:rPr>
        <w:t xml:space="preserve"> concerning relationship between domestic unrest and international conflict </w:t>
      </w:r>
      <w:r w:rsidRPr="005C7272">
        <w:rPr>
          <w:highlight w:val="cyan"/>
          <w:u w:val="single"/>
        </w:rPr>
        <w:t xml:space="preserve">are </w:t>
      </w:r>
      <w:r w:rsidRPr="005C7272">
        <w:rPr>
          <w:b/>
          <w:highlight w:val="cyan"/>
          <w:u w:val="single"/>
        </w:rPr>
        <w:t>not supported empirically</w:t>
      </w:r>
      <w:r w:rsidRPr="005C7272">
        <w:rPr>
          <w:highlight w:val="cyan"/>
          <w:u w:val="single"/>
        </w:rPr>
        <w:t xml:space="preserve"> because they focus too narrowly on the incentives</w:t>
      </w:r>
      <w:r w:rsidRPr="005C7272">
        <w:rPr>
          <w:sz w:val="16"/>
        </w:rPr>
        <w:t xml:space="preserve"> state leaders have </w:t>
      </w:r>
      <w:r w:rsidRPr="005C7272">
        <w:rPr>
          <w:highlight w:val="cyan"/>
          <w:u w:val="single"/>
        </w:rPr>
        <w:t>to use external force</w:t>
      </w:r>
      <w:r w:rsidRPr="005C7272">
        <w:rPr>
          <w:sz w:val="16"/>
        </w:rPr>
        <w:t xml:space="preserve"> as a diversionary tactic </w:t>
      </w:r>
      <w:r w:rsidRPr="005C7272">
        <w:rPr>
          <w:highlight w:val="cyan"/>
          <w:u w:val="single"/>
        </w:rPr>
        <w:t>without considering alternative solutions to quieting domestic unrest.</w:t>
      </w:r>
      <w:r w:rsidRPr="005C7272">
        <w:rPr>
          <w:sz w:val="16"/>
        </w:rPr>
        <w:t xml:space="preserve"> It is hypothesized that democratic leaders will respond to domestic unrest by diverting attention by using force internationally. On the other hand, authoritarian </w:t>
      </w:r>
      <w:r w:rsidRPr="005C7272">
        <w:rPr>
          <w:highlight w:val="cyan"/>
          <w:u w:val="single"/>
        </w:rPr>
        <w:t>leaders</w:t>
      </w:r>
      <w:r w:rsidRPr="005C7272">
        <w:rPr>
          <w:sz w:val="16"/>
        </w:rPr>
        <w:t xml:space="preserve"> are expected to </w:t>
      </w:r>
      <w:r w:rsidRPr="005C7272">
        <w:rPr>
          <w:highlight w:val="cyan"/>
          <w:u w:val="single"/>
        </w:rPr>
        <w:t>repress the unrest directly, and these acts of repression will make them less likely to use force internationally. An analysis of the initiation of force</w:t>
      </w:r>
      <w:r w:rsidRPr="005C7272">
        <w:rPr>
          <w:sz w:val="16"/>
        </w:rPr>
        <w:t xml:space="preserve"> by the challenging states </w:t>
      </w:r>
      <w:r w:rsidRPr="005C7272">
        <w:rPr>
          <w:b/>
          <w:highlight w:val="cyan"/>
          <w:u w:val="single"/>
        </w:rPr>
        <w:t>in 180 international crises</w:t>
      </w:r>
      <w:r w:rsidRPr="005C7272">
        <w:rPr>
          <w:sz w:val="16"/>
        </w:rPr>
        <w:t xml:space="preserve"> between 1948 and 1982 </w:t>
      </w:r>
      <w:r w:rsidRPr="005C7272">
        <w:rPr>
          <w:b/>
          <w:highlight w:val="cyan"/>
          <w:u w:val="single"/>
        </w:rPr>
        <w:t>strongly supports these hypotheses</w:t>
      </w:r>
      <w:r w:rsidRPr="005C7272">
        <w:rPr>
          <w:sz w:val="16"/>
        </w:rPr>
        <w:t xml:space="preserve">. The results of the analyses and their implications for the literature on diversionary conflicts and the rapidly growing literature on democratic peace are discussed. </w:t>
      </w:r>
    </w:p>
    <w:p w:rsidR="00E575CC" w:rsidRPr="005C7272" w:rsidRDefault="00E575CC" w:rsidP="00E575CC">
      <w:pPr>
        <w:pStyle w:val="Heading4"/>
        <w:rPr>
          <w:rFonts w:cs="Times New Roman"/>
        </w:rPr>
      </w:pPr>
      <w:r w:rsidRPr="005C7272">
        <w:rPr>
          <w:rFonts w:cs="Times New Roman"/>
        </w:rPr>
        <w:t>No evidence backs diversionary theory.</w:t>
      </w:r>
    </w:p>
    <w:p w:rsidR="00E575CC" w:rsidRPr="005C7272" w:rsidRDefault="00E575CC" w:rsidP="00E575CC">
      <w:pPr>
        <w:tabs>
          <w:tab w:val="center" w:pos="6892"/>
        </w:tabs>
      </w:pPr>
      <w:r w:rsidRPr="005C7272">
        <w:rPr>
          <w:rStyle w:val="Style13ptBold"/>
        </w:rPr>
        <w:t>Reiter 9</w:t>
      </w:r>
      <w:r w:rsidRPr="005C7272">
        <w:t xml:space="preserve">—Dan Reiter is professor and chair of political science at Emory University [Aug 17, 2009, </w:t>
      </w:r>
      <w:r w:rsidRPr="005C7272">
        <w:rPr>
          <w:i/>
        </w:rPr>
        <w:t>How Wars End</w:t>
      </w:r>
      <w:r w:rsidRPr="005C7272">
        <w:t xml:space="preserve">, </w:t>
      </w:r>
      <w:proofErr w:type="spellStart"/>
      <w:r w:rsidRPr="005C7272">
        <w:t>ch.</w:t>
      </w:r>
      <w:proofErr w:type="spellEnd"/>
      <w:r w:rsidRPr="005C7272">
        <w:t xml:space="preserve"> 2, “Bargaining, Information, and Ending Wars,” pg. 9-10, Princeton University Press]</w:t>
      </w:r>
    </w:p>
    <w:p w:rsidR="00E575CC" w:rsidRPr="005C7272" w:rsidRDefault="00E575CC" w:rsidP="00E575CC">
      <w:pPr>
        <w:rPr>
          <w:sz w:val="16"/>
        </w:rPr>
      </w:pPr>
      <w:proofErr w:type="spellStart"/>
      <w:r w:rsidRPr="005C7272">
        <w:rPr>
          <w:sz w:val="16"/>
        </w:rPr>
        <w:t>Irnportantly</w:t>
      </w:r>
      <w:proofErr w:type="spellEnd"/>
      <w:r w:rsidRPr="005C7272">
        <w:rPr>
          <w:sz w:val="16"/>
        </w:rPr>
        <w:t xml:space="preserve">, the assumption that Wars are always on balance costly for each side is not uncontroversial. Some feminist approaches contend that states may fight for the sake of lighting, as wars serve patriarchy by reinforcing gender identity.3 </w:t>
      </w:r>
      <w:r w:rsidRPr="005C7272">
        <w:rPr>
          <w:rStyle w:val="StyleUnderline"/>
        </w:rPr>
        <w:t>A</w:t>
      </w:r>
      <w:r w:rsidRPr="005C7272">
        <w:rPr>
          <w:sz w:val="16"/>
        </w:rPr>
        <w:t xml:space="preserve"> more </w:t>
      </w:r>
      <w:r w:rsidRPr="005C7272">
        <w:rPr>
          <w:rStyle w:val="StyleUnderline"/>
        </w:rPr>
        <w:t>mainstream critique is that leaders go to war for domestic political reasons, such that a war-avoiding bargain might not be reachable even when both sides knew who would win</w:t>
      </w:r>
      <w:r w:rsidRPr="005C7272">
        <w:rPr>
          <w:sz w:val="16"/>
        </w:rPr>
        <w:t xml:space="preserve">, as lighting itself provides domestic political benefits from a war to both win- </w:t>
      </w:r>
      <w:proofErr w:type="spellStart"/>
      <w:r w:rsidRPr="005C7272">
        <w:rPr>
          <w:sz w:val="16"/>
        </w:rPr>
        <w:t>ner</w:t>
      </w:r>
      <w:proofErr w:type="spellEnd"/>
      <w:r w:rsidRPr="005C7272">
        <w:rPr>
          <w:sz w:val="16"/>
        </w:rPr>
        <w:t xml:space="preserve"> and loser.4 </w:t>
      </w:r>
      <w:r w:rsidRPr="005C7272">
        <w:rPr>
          <w:rStyle w:val="StyleUnderline"/>
        </w:rPr>
        <w:t>Under some conditions</w:t>
      </w:r>
      <w:r w:rsidRPr="005C7272">
        <w:rPr>
          <w:sz w:val="16"/>
        </w:rPr>
        <w:t xml:space="preserve">, especially if a state is undergoing democratization or </w:t>
      </w:r>
      <w:r w:rsidRPr="005C7272">
        <w:rPr>
          <w:rStyle w:val="StyleUnderline"/>
        </w:rPr>
        <w:t>if a national leader is experiencing domestic political problems such as unrest or economic downturn, a state may see war as a way to rally the public around the leader and stave off domestic political challenges</w:t>
      </w:r>
      <w:r w:rsidRPr="005C7272">
        <w:rPr>
          <w:sz w:val="16"/>
        </w:rPr>
        <w:t xml:space="preserve">.5 </w:t>
      </w:r>
      <w:r w:rsidRPr="005C7272">
        <w:rPr>
          <w:rStyle w:val="StyleUnderline"/>
        </w:rPr>
        <w:t xml:space="preserve">The proposition that leaders go to war when facing domestic difficulties is often called </w:t>
      </w:r>
      <w:r w:rsidRPr="005C7272">
        <w:rPr>
          <w:rStyle w:val="StyleUnderline"/>
          <w:highlight w:val="yellow"/>
        </w:rPr>
        <w:t>the "diversionary" hypothesis</w:t>
      </w:r>
      <w:r w:rsidRPr="005C7272">
        <w:rPr>
          <w:sz w:val="16"/>
        </w:rPr>
        <w:t>.</w:t>
      </w:r>
    </w:p>
    <w:p w:rsidR="00E575CC" w:rsidRPr="005C7272" w:rsidRDefault="00E575CC" w:rsidP="00E575CC">
      <w:pPr>
        <w:rPr>
          <w:sz w:val="16"/>
        </w:rPr>
      </w:pPr>
      <w:r w:rsidRPr="005C7272">
        <w:rPr>
          <w:rStyle w:val="StyleUnderline"/>
        </w:rPr>
        <w:t xml:space="preserve">However, the </w:t>
      </w:r>
      <w:r w:rsidRPr="005C7272">
        <w:rPr>
          <w:rStyle w:val="StyleUnderline"/>
          <w:highlight w:val="yellow"/>
        </w:rPr>
        <w:t>evidence</w:t>
      </w:r>
      <w:r w:rsidRPr="005C7272">
        <w:rPr>
          <w:sz w:val="16"/>
        </w:rPr>
        <w:t xml:space="preserve"> that leaders choose war to solve internal political problems </w:t>
      </w:r>
      <w:r w:rsidRPr="005C7272">
        <w:rPr>
          <w:rStyle w:val="Emphasis"/>
          <w:highlight w:val="yellow"/>
        </w:rPr>
        <w:t>is thin</w:t>
      </w:r>
      <w:r w:rsidRPr="005C7272">
        <w:rPr>
          <w:rStyle w:val="StyleUnderline"/>
          <w:highlight w:val="yellow"/>
        </w:rPr>
        <w:t>. The</w:t>
      </w:r>
      <w:r w:rsidRPr="005C7272">
        <w:rPr>
          <w:rStyle w:val="StyleUnderline"/>
        </w:rPr>
        <w:t xml:space="preserve"> underlying </w:t>
      </w:r>
      <w:r w:rsidRPr="005C7272">
        <w:rPr>
          <w:rStyle w:val="StyleUnderline"/>
          <w:highlight w:val="yellow"/>
        </w:rPr>
        <w:t xml:space="preserve">assumption is that going to war </w:t>
      </w:r>
      <w:proofErr w:type="spellStart"/>
      <w:r w:rsidRPr="005C7272">
        <w:rPr>
          <w:rStyle w:val="StyleUnderline"/>
          <w:highlight w:val="yellow"/>
        </w:rPr>
        <w:t>en</w:t>
      </w:r>
      <w:proofErr w:type="spellEnd"/>
      <w:r w:rsidRPr="005C7272">
        <w:rPr>
          <w:rStyle w:val="StyleUnderline"/>
          <w:highlight w:val="yellow"/>
        </w:rPr>
        <w:t>- genders a rally round the flag effect</w:t>
      </w:r>
      <w:r w:rsidRPr="005C7272">
        <w:rPr>
          <w:rStyle w:val="StyleUnderline"/>
        </w:rPr>
        <w:t xml:space="preserve"> that boosts the popularity of leaders, </w:t>
      </w:r>
      <w:r w:rsidRPr="005C7272">
        <w:rPr>
          <w:rStyle w:val="StyleUnderline"/>
          <w:highlight w:val="yellow"/>
        </w:rPr>
        <w:t>but leaders reap this benefit only under</w:t>
      </w:r>
      <w:r w:rsidRPr="005C7272">
        <w:rPr>
          <w:rStyle w:val="StyleUnderline"/>
        </w:rPr>
        <w:t xml:space="preserve"> very </w:t>
      </w:r>
      <w:r w:rsidRPr="005C7272">
        <w:rPr>
          <w:rStyle w:val="StyleUnderline"/>
          <w:highlight w:val="yellow"/>
        </w:rPr>
        <w:t>narrow conditions</w:t>
      </w:r>
      <w:r w:rsidRPr="005C7272">
        <w:rPr>
          <w:sz w:val="16"/>
        </w:rPr>
        <w:t xml:space="preserve"> (which often cannot be controlled by the attacking state), </w:t>
      </w:r>
      <w:r w:rsidRPr="005C7272">
        <w:rPr>
          <w:rStyle w:val="StyleUnderline"/>
        </w:rPr>
        <w:t xml:space="preserve">and even the biggest </w:t>
      </w:r>
      <w:r w:rsidRPr="005C7272">
        <w:rPr>
          <w:rStyle w:val="StyleUnderline"/>
          <w:highlight w:val="yellow"/>
        </w:rPr>
        <w:t xml:space="preserve">rallies are </w:t>
      </w:r>
      <w:r w:rsidRPr="005C7272">
        <w:rPr>
          <w:rStyle w:val="Emphasis"/>
          <w:highlight w:val="yellow"/>
        </w:rPr>
        <w:t>short-lived</w:t>
      </w:r>
      <w:r w:rsidRPr="005C7272">
        <w:rPr>
          <w:rStyle w:val="StyleUnderline"/>
        </w:rPr>
        <w:t>.</w:t>
      </w:r>
      <w:r w:rsidRPr="005C7272">
        <w:rPr>
          <w:sz w:val="16"/>
        </w:rPr>
        <w:t xml:space="preserve">6 Importantly, </w:t>
      </w:r>
      <w:r w:rsidRPr="005C7272">
        <w:rPr>
          <w:rStyle w:val="StyleUnderline"/>
          <w:highlight w:val="yellow"/>
        </w:rPr>
        <w:t>there is</w:t>
      </w:r>
      <w:r w:rsidRPr="005C7272">
        <w:rPr>
          <w:rStyle w:val="StyleUnderline"/>
        </w:rPr>
        <w:t xml:space="preserve"> almost </w:t>
      </w:r>
      <w:r w:rsidRPr="005C7272">
        <w:rPr>
          <w:rStyle w:val="Emphasis"/>
          <w:highlight w:val="yellow"/>
        </w:rPr>
        <w:t>no smoking gun</w:t>
      </w:r>
      <w:r w:rsidRPr="005C7272">
        <w:rPr>
          <w:rStyle w:val="StyleUnderline"/>
        </w:rPr>
        <w:t xml:space="preserve"> historical </w:t>
      </w:r>
      <w:r w:rsidRPr="005C7272">
        <w:rPr>
          <w:rStyle w:val="StyleUnderline"/>
          <w:highlight w:val="yellow"/>
        </w:rPr>
        <w:t>evidence of a leader launching a war</w:t>
      </w:r>
      <w:r w:rsidRPr="005C7272">
        <w:rPr>
          <w:rStyle w:val="StyleUnderline"/>
        </w:rPr>
        <w:t xml:space="preserve"> primarily </w:t>
      </w:r>
      <w:r w:rsidRPr="005C7272">
        <w:rPr>
          <w:rStyle w:val="StyleUnderline"/>
          <w:highlight w:val="yellow"/>
        </w:rPr>
        <w:t>as a means of solving domestic</w:t>
      </w:r>
      <w:r w:rsidRPr="005C7272">
        <w:rPr>
          <w:rStyle w:val="StyleUnderline"/>
        </w:rPr>
        <w:t xml:space="preserve"> political </w:t>
      </w:r>
      <w:r w:rsidRPr="005C7272">
        <w:rPr>
          <w:rStyle w:val="StyleUnderline"/>
          <w:highlight w:val="yellow"/>
        </w:rPr>
        <w:t>problems</w:t>
      </w:r>
      <w:r w:rsidRPr="005C7272">
        <w:rPr>
          <w:sz w:val="16"/>
        </w:rPr>
        <w:t xml:space="preserve">. At most, politicians have occasionally speculated about diversionary action, such as Secretary of State William Seward's (ignored) April 1861 suggestion to President Abraham Lincoln that the United States provoke crises with European powers as a means of staving off civil war between the Union and the seceding southern states.7 A Russian minister is famously thought to have declared just after the outbreak </w:t>
      </w:r>
      <w:proofErr w:type="spellStart"/>
      <w:r w:rsidRPr="005C7272">
        <w:rPr>
          <w:sz w:val="16"/>
        </w:rPr>
        <w:t>ofthe</w:t>
      </w:r>
      <w:proofErr w:type="spellEnd"/>
      <w:r w:rsidRPr="005C7272">
        <w:rPr>
          <w:sz w:val="16"/>
        </w:rPr>
        <w:t xml:space="preserve"> 1904-O5 Russo-</w:t>
      </w:r>
      <w:proofErr w:type="spellStart"/>
      <w:r w:rsidRPr="005C7272">
        <w:rPr>
          <w:sz w:val="16"/>
        </w:rPr>
        <w:t>japanese</w:t>
      </w:r>
      <w:proofErr w:type="spellEnd"/>
      <w:r w:rsidRPr="005C7272">
        <w:rPr>
          <w:sz w:val="16"/>
        </w:rPr>
        <w:t xml:space="preserve"> War that, "We need a little, victorious war to stem the tide of revolution," but the story is likely too good to be true.8 Leaders sometimes see indirect relationships between starting war and reaping domestic political benefits, such as the possibility that Lyndon Johnson escalated the Vietnam War in 1965 to protect his Great Society program from domestic political attack.9 </w:t>
      </w:r>
      <w:r w:rsidRPr="005C7272">
        <w:rPr>
          <w:rStyle w:val="StyleUnderline"/>
        </w:rPr>
        <w:t>Some quantitative studies have found that the presence of internal problems like declining economic growth, rising inflation, partial democratization, or declining leader popularity are correlated with a</w:t>
      </w:r>
      <w:r w:rsidRPr="005C7272">
        <w:rPr>
          <w:sz w:val="16"/>
        </w:rPr>
        <w:t xml:space="preserve">n (often </w:t>
      </w:r>
      <w:r w:rsidRPr="005C7272">
        <w:rPr>
          <w:rStyle w:val="StyleUnderline"/>
        </w:rPr>
        <w:t>slightly</w:t>
      </w:r>
      <w:r w:rsidRPr="005C7272">
        <w:rPr>
          <w:sz w:val="16"/>
        </w:rPr>
        <w:t xml:space="preserve">) </w:t>
      </w:r>
      <w:r w:rsidRPr="005C7272">
        <w:rPr>
          <w:rStyle w:val="StyleUnderline"/>
        </w:rPr>
        <w:t>increased likelihood in the use of force.</w:t>
      </w:r>
      <w:r w:rsidRPr="005C7272">
        <w:rPr>
          <w:sz w:val="16"/>
        </w:rPr>
        <w:t xml:space="preserve"> However, </w:t>
      </w:r>
      <w:r w:rsidRPr="005C7272">
        <w:rPr>
          <w:rStyle w:val="StyleUnderline"/>
        </w:rPr>
        <w:t>these relationships are often limited in scope, occurring only under certain economic or political conditions</w:t>
      </w:r>
      <w:r w:rsidRPr="005C7272">
        <w:rPr>
          <w:sz w:val="16"/>
        </w:rPr>
        <w:t xml:space="preserve">.10 </w:t>
      </w:r>
      <w:proofErr w:type="gramStart"/>
      <w:r w:rsidRPr="005C7272">
        <w:rPr>
          <w:rStyle w:val="StyleUnderline"/>
        </w:rPr>
        <w:t>Any</w:t>
      </w:r>
      <w:proofErr w:type="gramEnd"/>
      <w:r w:rsidRPr="005C7272">
        <w:rPr>
          <w:rStyle w:val="StyleUnderline"/>
        </w:rPr>
        <w:t xml:space="preserve"> possible </w:t>
      </w:r>
      <w:r w:rsidRPr="005C7272">
        <w:rPr>
          <w:rStyle w:val="StyleUnderline"/>
          <w:highlight w:val="yellow"/>
        </w:rPr>
        <w:t>diversionary effects might</w:t>
      </w:r>
      <w:r w:rsidRPr="005C7272">
        <w:rPr>
          <w:rStyle w:val="StyleUnderline"/>
        </w:rPr>
        <w:t xml:space="preserve"> in turn </w:t>
      </w:r>
      <w:r w:rsidRPr="005C7272">
        <w:rPr>
          <w:rStyle w:val="StyleUnderline"/>
          <w:highlight w:val="yellow"/>
        </w:rPr>
        <w:t>be moderated by the tendency</w:t>
      </w:r>
      <w:r w:rsidRPr="005C7272">
        <w:rPr>
          <w:rStyle w:val="StyleUnderline"/>
        </w:rPr>
        <w:t xml:space="preserve"> of states </w:t>
      </w:r>
      <w:r w:rsidRPr="005C7272">
        <w:rPr>
          <w:rStyle w:val="StyleUnderline"/>
          <w:highlight w:val="yellow"/>
        </w:rPr>
        <w:t>to avoid provoking other states that might have diversionary incentives</w:t>
      </w:r>
      <w:r w:rsidRPr="005C7272">
        <w:rPr>
          <w:sz w:val="16"/>
        </w:rPr>
        <w:t>.11</w:t>
      </w:r>
    </w:p>
    <w:p w:rsidR="00E575CC" w:rsidRPr="005C7272" w:rsidRDefault="00E575CC" w:rsidP="00E575CC"/>
    <w:p w:rsidR="00E575CC" w:rsidRPr="005C7272" w:rsidRDefault="00E575CC" w:rsidP="00E575CC">
      <w:pPr>
        <w:pStyle w:val="Heading4"/>
        <w:rPr>
          <w:rFonts w:cs="Times New Roman"/>
        </w:rPr>
      </w:pPr>
      <w:r w:rsidRPr="005C7272">
        <w:rPr>
          <w:rFonts w:cs="Times New Roman"/>
        </w:rPr>
        <w:t>No empirical support for diversionary war.</w:t>
      </w:r>
    </w:p>
    <w:p w:rsidR="00E575CC" w:rsidRPr="005C7272" w:rsidRDefault="00E575CC" w:rsidP="00E575CC">
      <w:proofErr w:type="spellStart"/>
      <w:r w:rsidRPr="005C7272">
        <w:rPr>
          <w:rStyle w:val="Style13ptBold"/>
        </w:rPr>
        <w:t>Boehmer</w:t>
      </w:r>
      <w:proofErr w:type="spellEnd"/>
      <w:r w:rsidRPr="005C7272">
        <w:rPr>
          <w:rStyle w:val="Style13ptBold"/>
        </w:rPr>
        <w:t xml:space="preserve"> 10</w:t>
      </w:r>
      <w:r w:rsidRPr="005C7272">
        <w:t xml:space="preserve">—Charles R. </w:t>
      </w:r>
      <w:proofErr w:type="spellStart"/>
      <w:r w:rsidRPr="005C7272">
        <w:t>Boehmer</w:t>
      </w:r>
      <w:proofErr w:type="spellEnd"/>
      <w:r w:rsidRPr="005C7272">
        <w:t xml:space="preserve"> is professor of political science at the University of Texas, El Paso and Ph.D. in Political Science from Pennsylvania State University [“Economic Growth and Violent International Conflict: 1875–1999,” </w:t>
      </w:r>
      <w:proofErr w:type="spellStart"/>
      <w:r w:rsidRPr="005C7272">
        <w:rPr>
          <w:i/>
        </w:rPr>
        <w:t>Defence</w:t>
      </w:r>
      <w:proofErr w:type="spellEnd"/>
      <w:r w:rsidRPr="005C7272">
        <w:rPr>
          <w:i/>
        </w:rPr>
        <w:t xml:space="preserve"> and Peace Economics</w:t>
      </w:r>
      <w:r w:rsidRPr="005C7272">
        <w:t>, 2010, Vol. 21(3), June, pp. 249–268, EBSCO]</w:t>
      </w:r>
    </w:p>
    <w:p w:rsidR="00E575CC" w:rsidRPr="005C7272" w:rsidRDefault="00E575CC" w:rsidP="00E575CC">
      <w:pPr>
        <w:rPr>
          <w:sz w:val="16"/>
        </w:rPr>
      </w:pPr>
      <w:r w:rsidRPr="005C7272">
        <w:rPr>
          <w:sz w:val="16"/>
        </w:rPr>
        <w:t xml:space="preserve">In contrast, studies of diversionary theory make state-level (monadic) or dyadic arguments. Most studies to date have been monadic and only a few have examined strategic diversionary behavior from a dyadic perspective. Of central importance to this study are those theories of diversionary conflict arguing that economic crisis induces foreign conflicts. However, </w:t>
      </w:r>
      <w:r w:rsidRPr="005C7272">
        <w:rPr>
          <w:rStyle w:val="StyleUnderline"/>
          <w:highlight w:val="yellow"/>
        </w:rPr>
        <w:t>while diversionary theory has been popular</w:t>
      </w:r>
      <w:r w:rsidRPr="005C7272">
        <w:rPr>
          <w:rStyle w:val="StyleUnderline"/>
        </w:rPr>
        <w:t xml:space="preserve">, the bulk of extant </w:t>
      </w:r>
      <w:r w:rsidRPr="005C7272">
        <w:rPr>
          <w:rStyle w:val="StyleUnderline"/>
          <w:highlight w:val="yellow"/>
        </w:rPr>
        <w:t>research</w:t>
      </w:r>
      <w:r w:rsidRPr="005C7272">
        <w:rPr>
          <w:rStyle w:val="StyleUnderline"/>
        </w:rPr>
        <w:t xml:space="preserve"> examines the foreign policy of the United States</w:t>
      </w:r>
      <w:r w:rsidRPr="005C7272">
        <w:rPr>
          <w:sz w:val="16"/>
        </w:rPr>
        <w:t xml:space="preserve"> (</w:t>
      </w:r>
      <w:proofErr w:type="spellStart"/>
      <w:r w:rsidRPr="005C7272">
        <w:rPr>
          <w:sz w:val="16"/>
        </w:rPr>
        <w:t>Ostrom</w:t>
      </w:r>
      <w:proofErr w:type="spellEnd"/>
      <w:r w:rsidRPr="005C7272">
        <w:rPr>
          <w:sz w:val="16"/>
        </w:rPr>
        <w:t xml:space="preserve"> and Job, 1986; James and </w:t>
      </w:r>
      <w:proofErr w:type="spellStart"/>
      <w:r w:rsidRPr="005C7272">
        <w:rPr>
          <w:sz w:val="16"/>
        </w:rPr>
        <w:t>Oneal</w:t>
      </w:r>
      <w:proofErr w:type="spellEnd"/>
      <w:r w:rsidRPr="005C7272">
        <w:rPr>
          <w:sz w:val="16"/>
        </w:rPr>
        <w:t xml:space="preserve">, 1991; Morgan and Bickers, 1992; </w:t>
      </w:r>
      <w:proofErr w:type="spellStart"/>
      <w:r w:rsidRPr="005C7272">
        <w:rPr>
          <w:sz w:val="16"/>
        </w:rPr>
        <w:t>DeRouen</w:t>
      </w:r>
      <w:proofErr w:type="spellEnd"/>
      <w:r w:rsidRPr="005C7272">
        <w:rPr>
          <w:sz w:val="16"/>
        </w:rPr>
        <w:t xml:space="preserve">, 1995; Hess and </w:t>
      </w:r>
      <w:proofErr w:type="spellStart"/>
      <w:r w:rsidRPr="005C7272">
        <w:rPr>
          <w:sz w:val="16"/>
        </w:rPr>
        <w:t>Orphanides</w:t>
      </w:r>
      <w:proofErr w:type="spellEnd"/>
      <w:r w:rsidRPr="005C7272">
        <w:rPr>
          <w:sz w:val="16"/>
        </w:rPr>
        <w:t xml:space="preserve">, 1995; Wang, 1996; Fordham, 1998; Mitchell and Moore, 2002; Foster, 2006). </w:t>
      </w:r>
      <w:proofErr w:type="spellStart"/>
      <w:r w:rsidRPr="005C7272">
        <w:rPr>
          <w:sz w:val="16"/>
        </w:rPr>
        <w:t>Meernik</w:t>
      </w:r>
      <w:proofErr w:type="spellEnd"/>
      <w:r w:rsidRPr="005C7272">
        <w:rPr>
          <w:sz w:val="16"/>
        </w:rPr>
        <w:t xml:space="preserve"> (1994) and </w:t>
      </w:r>
      <w:proofErr w:type="spellStart"/>
      <w:r w:rsidRPr="005C7272">
        <w:rPr>
          <w:rStyle w:val="StyleUnderline"/>
        </w:rPr>
        <w:t>Meernik</w:t>
      </w:r>
      <w:proofErr w:type="spellEnd"/>
      <w:r w:rsidRPr="005C7272">
        <w:rPr>
          <w:rStyle w:val="StyleUnderline"/>
        </w:rPr>
        <w:t xml:space="preserve"> and Waterman</w:t>
      </w:r>
      <w:r w:rsidRPr="005C7272">
        <w:rPr>
          <w:sz w:val="16"/>
        </w:rPr>
        <w:t xml:space="preserve"> (1996) </w:t>
      </w:r>
      <w:r w:rsidRPr="005C7272">
        <w:rPr>
          <w:rStyle w:val="StyleUnderline"/>
          <w:highlight w:val="yellow"/>
        </w:rPr>
        <w:t>find no evidence of diversionary behavior</w:t>
      </w:r>
      <w:r w:rsidRPr="005C7272">
        <w:rPr>
          <w:sz w:val="16"/>
        </w:rPr>
        <w:t>.</w:t>
      </w:r>
    </w:p>
    <w:p w:rsidR="00E575CC" w:rsidRPr="005C7272" w:rsidRDefault="00E575CC" w:rsidP="00E575CC">
      <w:pPr>
        <w:pStyle w:val="Heading4"/>
        <w:rPr>
          <w:rFonts w:cs="Times New Roman"/>
        </w:rPr>
      </w:pPr>
      <w:r w:rsidRPr="005C7272">
        <w:rPr>
          <w:rFonts w:cs="Times New Roman"/>
        </w:rPr>
        <w:t xml:space="preserve">Prefer our </w:t>
      </w:r>
      <w:proofErr w:type="spellStart"/>
      <w:proofErr w:type="gramStart"/>
      <w:r w:rsidRPr="005C7272">
        <w:rPr>
          <w:rFonts w:cs="Times New Roman"/>
        </w:rPr>
        <w:t>ev</w:t>
      </w:r>
      <w:proofErr w:type="spellEnd"/>
      <w:r w:rsidRPr="005C7272">
        <w:rPr>
          <w:rFonts w:cs="Times New Roman"/>
        </w:rPr>
        <w:t>—</w:t>
      </w:r>
      <w:proofErr w:type="gramEnd"/>
      <w:r w:rsidRPr="005C7272">
        <w:rPr>
          <w:rFonts w:cs="Times New Roman"/>
        </w:rPr>
        <w:t>best data set.</w:t>
      </w:r>
    </w:p>
    <w:p w:rsidR="00E575CC" w:rsidRPr="005C7272" w:rsidRDefault="00E575CC" w:rsidP="00E575CC">
      <w:proofErr w:type="spellStart"/>
      <w:r w:rsidRPr="005C7272">
        <w:rPr>
          <w:rStyle w:val="Style13ptBold"/>
        </w:rPr>
        <w:t>Boehmer</w:t>
      </w:r>
      <w:proofErr w:type="spellEnd"/>
      <w:r w:rsidRPr="005C7272">
        <w:rPr>
          <w:rStyle w:val="Style13ptBold"/>
        </w:rPr>
        <w:t xml:space="preserve"> 7</w:t>
      </w:r>
      <w:r w:rsidRPr="005C7272">
        <w:t xml:space="preserve">—Charles R. </w:t>
      </w:r>
      <w:proofErr w:type="spellStart"/>
      <w:r w:rsidRPr="005C7272">
        <w:t>Boehmer</w:t>
      </w:r>
      <w:proofErr w:type="spellEnd"/>
      <w:r w:rsidRPr="005C7272">
        <w:t xml:space="preserve"> received his Ph.D. from The Pennsylvania State University in 2002 and is an Assistant Professor of Political Science at The University of Texas at El Paso. [December, 2007, “The Effects of Economic Crisis, Domestic Discord, and State Efficacy on the Decision to Initiate Interstate Conflict,” </w:t>
      </w:r>
      <w:r w:rsidRPr="005C7272">
        <w:rPr>
          <w:i/>
        </w:rPr>
        <w:t>Politics &amp; Policy</w:t>
      </w:r>
      <w:r w:rsidRPr="005C7272">
        <w:t>, Volume 35, Issue 4, pages 774–809, accessed online through Wiley]</w:t>
      </w:r>
    </w:p>
    <w:p w:rsidR="00E575CC" w:rsidRPr="005C7272" w:rsidRDefault="00E575CC" w:rsidP="00E575CC">
      <w:pPr>
        <w:rPr>
          <w:sz w:val="16"/>
        </w:rPr>
      </w:pPr>
      <w:r w:rsidRPr="005C7272">
        <w:rPr>
          <w:rStyle w:val="StyleUnderline"/>
        </w:rPr>
        <w:t>Studies of diversionary conflict typically claim that lower rates of economic growth and domestic unrest increase the risk of militarized interstate conflict</w:t>
      </w:r>
      <w:r w:rsidRPr="005C7272">
        <w:rPr>
          <w:sz w:val="16"/>
        </w:rPr>
        <w:t xml:space="preserve">. Research shows that these factors are also related to regime changes. Lower rates of economic growth and domestic conflict should increase the risk that governments are overthrown. </w:t>
      </w:r>
      <w:r w:rsidRPr="005C7272">
        <w:rPr>
          <w:rStyle w:val="StyleUnderline"/>
          <w:highlight w:val="yellow"/>
        </w:rPr>
        <w:t>This article investigates the</w:t>
      </w:r>
      <w:r w:rsidRPr="005C7272">
        <w:rPr>
          <w:rStyle w:val="StyleUnderline"/>
        </w:rPr>
        <w:t xml:space="preserve"> comparative </w:t>
      </w:r>
      <w:r w:rsidRPr="005C7272">
        <w:rPr>
          <w:rStyle w:val="StyleUnderline"/>
          <w:highlight w:val="yellow"/>
        </w:rPr>
        <w:t>risk of</w:t>
      </w:r>
      <w:r w:rsidRPr="005C7272">
        <w:rPr>
          <w:rStyle w:val="StyleUnderline"/>
        </w:rPr>
        <w:t xml:space="preserve"> economic </w:t>
      </w:r>
      <w:r w:rsidRPr="005C7272">
        <w:rPr>
          <w:rStyle w:val="StyleUnderline"/>
          <w:highlight w:val="yellow"/>
        </w:rPr>
        <w:t>growth</w:t>
      </w:r>
      <w:r w:rsidRPr="005C7272">
        <w:rPr>
          <w:rStyle w:val="StyleUnderline"/>
        </w:rPr>
        <w:t xml:space="preserve"> and domestic turmoil </w:t>
      </w:r>
      <w:r w:rsidRPr="005C7272">
        <w:rPr>
          <w:rStyle w:val="StyleUnderline"/>
          <w:highlight w:val="yellow"/>
        </w:rPr>
        <w:t>on</w:t>
      </w:r>
      <w:r w:rsidRPr="005C7272">
        <w:rPr>
          <w:rStyle w:val="StyleUnderline"/>
        </w:rPr>
        <w:t xml:space="preserve"> militarized interstate </w:t>
      </w:r>
      <w:r w:rsidRPr="005C7272">
        <w:rPr>
          <w:rStyle w:val="StyleUnderline"/>
          <w:highlight w:val="yellow"/>
        </w:rPr>
        <w:t>conflict</w:t>
      </w:r>
      <w:r w:rsidRPr="005C7272">
        <w:rPr>
          <w:rStyle w:val="StyleUnderline"/>
        </w:rPr>
        <w:t xml:space="preserve"> and regime changes </w:t>
      </w:r>
      <w:r w:rsidRPr="005C7272">
        <w:rPr>
          <w:rStyle w:val="StyleUnderline"/>
          <w:highlight w:val="yellow"/>
        </w:rPr>
        <w:t>on a sample of</w:t>
      </w:r>
      <w:r w:rsidRPr="005C7272">
        <w:rPr>
          <w:rStyle w:val="StyleUnderline"/>
        </w:rPr>
        <w:t xml:space="preserve"> over </w:t>
      </w:r>
      <w:r w:rsidRPr="005C7272">
        <w:rPr>
          <w:rStyle w:val="StyleUnderline"/>
          <w:highlight w:val="yellow"/>
        </w:rPr>
        <w:t>100 countries from 1920-92</w:t>
      </w:r>
      <w:r w:rsidRPr="005C7272">
        <w:rPr>
          <w:rStyle w:val="StyleUnderline"/>
        </w:rPr>
        <w:t xml:space="preserve">. I find that </w:t>
      </w:r>
      <w:r w:rsidRPr="005C7272">
        <w:rPr>
          <w:rStyle w:val="StyleUnderline"/>
          <w:highlight w:val="yellow"/>
        </w:rPr>
        <w:t>higher rates of</w:t>
      </w:r>
      <w:r w:rsidRPr="005C7272">
        <w:rPr>
          <w:rStyle w:val="StyleUnderline"/>
        </w:rPr>
        <w:t xml:space="preserve"> economic </w:t>
      </w:r>
      <w:r w:rsidRPr="005C7272">
        <w:rPr>
          <w:rStyle w:val="StyleUnderline"/>
          <w:highlight w:val="yellow"/>
        </w:rPr>
        <w:t>growth are related to</w:t>
      </w:r>
      <w:r w:rsidRPr="005C7272">
        <w:rPr>
          <w:rStyle w:val="StyleUnderline"/>
        </w:rPr>
        <w:t xml:space="preserve"> violent militarized interstate </w:t>
      </w:r>
      <w:r w:rsidRPr="005C7272">
        <w:rPr>
          <w:rStyle w:val="StyleUnderline"/>
          <w:highlight w:val="yellow"/>
        </w:rPr>
        <w:t>conflicts</w:t>
      </w:r>
      <w:r w:rsidRPr="005C7272">
        <w:rPr>
          <w:sz w:val="16"/>
        </w:rPr>
        <w:t xml:space="preserve"> and reduce the risk of regime changes. Democracy and economic development likewise provide internal stability and interstate peace. Yet the risk of regime change increases rapidly relative to involvement in an interstate conflict for states affected by high levels of domestic conflict, suggesting that </w:t>
      </w:r>
      <w:r w:rsidRPr="005C7272">
        <w:rPr>
          <w:rStyle w:val="StyleUnderline"/>
        </w:rPr>
        <w:t xml:space="preserve">any </w:t>
      </w:r>
      <w:r w:rsidRPr="005C7272">
        <w:rPr>
          <w:rStyle w:val="StyleUnderline"/>
          <w:highlight w:val="yellow"/>
        </w:rPr>
        <w:t>diversionary strategies</w:t>
      </w:r>
      <w:r w:rsidRPr="005C7272">
        <w:rPr>
          <w:rStyle w:val="StyleUnderline"/>
        </w:rPr>
        <w:t xml:space="preserve"> are a risky gambit that </w:t>
      </w:r>
      <w:r w:rsidRPr="005C7272">
        <w:rPr>
          <w:rStyle w:val="StyleUnderline"/>
          <w:highlight w:val="yellow"/>
        </w:rPr>
        <w:t>have a high chance of failure</w:t>
      </w:r>
      <w:r w:rsidRPr="005C7272">
        <w:rPr>
          <w:sz w:val="16"/>
        </w:rPr>
        <w:t>.</w:t>
      </w:r>
    </w:p>
    <w:p w:rsidR="00E575CC" w:rsidRPr="005C7272" w:rsidRDefault="00E575CC" w:rsidP="00E575CC">
      <w:pPr>
        <w:rPr>
          <w:sz w:val="16"/>
        </w:rPr>
      </w:pPr>
    </w:p>
    <w:p w:rsidR="00E575CC" w:rsidRPr="005C7272" w:rsidRDefault="00E575CC" w:rsidP="00E575CC">
      <w:pPr>
        <w:pStyle w:val="Heading3"/>
        <w:rPr>
          <w:rFonts w:cs="Times New Roman"/>
        </w:rPr>
      </w:pPr>
      <w:bookmarkStart w:id="28" w:name="_Toc354160103"/>
      <w:r w:rsidRPr="005C7272">
        <w:rPr>
          <w:rFonts w:cs="Times New Roman"/>
        </w:rPr>
        <w:t>2NC AT: Royal</w:t>
      </w:r>
      <w:bookmarkEnd w:id="28"/>
    </w:p>
    <w:p w:rsidR="00E575CC" w:rsidRPr="005C7272" w:rsidRDefault="00E575CC" w:rsidP="00E575CC">
      <w:pPr>
        <w:pStyle w:val="Heading4"/>
        <w:rPr>
          <w:rFonts w:eastAsia="Times New Roman" w:cs="Times New Roman"/>
        </w:rPr>
      </w:pPr>
      <w:r w:rsidRPr="005C7272">
        <w:rPr>
          <w:rFonts w:eastAsia="Times New Roman" w:cs="Times New Roman"/>
        </w:rPr>
        <w:t xml:space="preserve">Royal votes </w:t>
      </w:r>
      <w:proofErr w:type="spellStart"/>
      <w:r w:rsidRPr="005C7272">
        <w:rPr>
          <w:rFonts w:eastAsia="Times New Roman" w:cs="Times New Roman"/>
        </w:rPr>
        <w:t>neg</w:t>
      </w:r>
      <w:proofErr w:type="spellEnd"/>
    </w:p>
    <w:p w:rsidR="00E575CC" w:rsidRPr="005C7272" w:rsidRDefault="00E575CC" w:rsidP="00E575CC">
      <w:pPr>
        <w:shd w:val="clear" w:color="auto" w:fill="FFFFFF"/>
        <w:rPr>
          <w:rFonts w:eastAsia="Times New Roman"/>
          <w:color w:val="222222"/>
          <w:sz w:val="20"/>
          <w:szCs w:val="20"/>
        </w:rPr>
      </w:pPr>
      <w:r w:rsidRPr="005C7272">
        <w:rPr>
          <w:rStyle w:val="Style13ptBold"/>
        </w:rPr>
        <w:t>Royal, your author, 10</w:t>
      </w:r>
      <w:r w:rsidRPr="005C7272">
        <w:rPr>
          <w:rFonts w:eastAsia="Times New Roman"/>
          <w:color w:val="1A1A1A"/>
          <w:sz w:val="12"/>
          <w:szCs w:val="12"/>
        </w:rPr>
        <w:t>—director of Cooperative Threat Reduction at the U.S. Department of Defense (</w:t>
      </w:r>
      <w:proofErr w:type="spellStart"/>
      <w:r w:rsidRPr="005C7272">
        <w:rPr>
          <w:rFonts w:eastAsia="Times New Roman"/>
          <w:color w:val="1A1A1A"/>
          <w:sz w:val="12"/>
          <w:szCs w:val="12"/>
        </w:rPr>
        <w:t>Jedediah</w:t>
      </w:r>
      <w:proofErr w:type="spellEnd"/>
      <w:r w:rsidRPr="005C7272">
        <w:rPr>
          <w:rFonts w:eastAsia="Times New Roman"/>
          <w:color w:val="1A1A1A"/>
          <w:sz w:val="12"/>
          <w:szCs w:val="12"/>
        </w:rPr>
        <w:t>, “Economic Integration, Economic Signaling and the Problem of Economic Crises”, published in </w:t>
      </w:r>
      <w:r w:rsidRPr="005C7272">
        <w:rPr>
          <w:rFonts w:eastAsia="Times New Roman"/>
          <w:i/>
          <w:iCs/>
          <w:color w:val="1A1A1A"/>
          <w:sz w:val="12"/>
          <w:szCs w:val="12"/>
        </w:rPr>
        <w:t>Economics of War and Peace</w:t>
      </w:r>
      <w:r w:rsidRPr="005C7272">
        <w:rPr>
          <w:rFonts w:eastAsia="Times New Roman"/>
          <w:color w:val="1A1A1A"/>
          <w:sz w:val="12"/>
          <w:szCs w:val="12"/>
        </w:rPr>
        <w:t xml:space="preserve">: Economic, Legal and Political Perspectives, ed. Goldsmith and </w:t>
      </w:r>
      <w:proofErr w:type="spellStart"/>
      <w:r w:rsidRPr="005C7272">
        <w:rPr>
          <w:rFonts w:eastAsia="Times New Roman"/>
          <w:color w:val="1A1A1A"/>
          <w:sz w:val="12"/>
          <w:szCs w:val="12"/>
        </w:rPr>
        <w:t>Brauer</w:t>
      </w:r>
      <w:proofErr w:type="spellEnd"/>
      <w:r w:rsidRPr="005C7272">
        <w:rPr>
          <w:rFonts w:eastAsia="Times New Roman"/>
          <w:color w:val="1A1A1A"/>
          <w:sz w:val="12"/>
          <w:szCs w:val="12"/>
        </w:rPr>
        <w:t>, p. 217, google books, AL) </w:t>
      </w:r>
    </w:p>
    <w:p w:rsidR="00E575CC" w:rsidRPr="005C7272" w:rsidRDefault="00E575CC" w:rsidP="00E575CC">
      <w:pPr>
        <w:shd w:val="clear" w:color="auto" w:fill="FFFFFF"/>
        <w:rPr>
          <w:rFonts w:eastAsia="Times New Roman"/>
          <w:color w:val="222222"/>
          <w:sz w:val="16"/>
        </w:rPr>
      </w:pPr>
      <w:r w:rsidRPr="005C7272">
        <w:rPr>
          <w:rFonts w:eastAsia="Times New Roman"/>
          <w:color w:val="1A1A1A"/>
          <w:u w:val="single"/>
        </w:rPr>
        <w:t>There is</w:t>
      </w:r>
      <w:r w:rsidRPr="005C7272">
        <w:rPr>
          <w:rFonts w:eastAsia="Times New Roman"/>
          <w:color w:val="1A1A1A"/>
          <w:sz w:val="16"/>
        </w:rPr>
        <w:t xml:space="preserve">, however, </w:t>
      </w:r>
      <w:r w:rsidRPr="005C7272">
        <w:rPr>
          <w:rFonts w:eastAsia="Times New Roman"/>
          <w:color w:val="1A1A1A"/>
          <w:u w:val="single"/>
        </w:rPr>
        <w:t xml:space="preserve">another trend at play. </w:t>
      </w:r>
      <w:r w:rsidRPr="005C7272">
        <w:rPr>
          <w:rFonts w:eastAsia="Times New Roman"/>
          <w:color w:val="1A1A1A"/>
          <w:u w:val="single"/>
          <w:shd w:val="clear" w:color="auto" w:fill="FFFF00"/>
        </w:rPr>
        <w:t>Economic crises</w:t>
      </w:r>
      <w:r w:rsidRPr="005C7272">
        <w:rPr>
          <w:rFonts w:eastAsia="Times New Roman"/>
          <w:color w:val="1A1A1A"/>
          <w:sz w:val="16"/>
        </w:rPr>
        <w:t xml:space="preserve"> tend to </w:t>
      </w:r>
      <w:r w:rsidRPr="005C7272">
        <w:rPr>
          <w:rFonts w:eastAsia="Times New Roman"/>
          <w:color w:val="1A1A1A"/>
          <w:u w:val="single"/>
          <w:shd w:val="clear" w:color="auto" w:fill="FFFF00"/>
        </w:rPr>
        <w:t>fragment</w:t>
      </w:r>
      <w:r w:rsidRPr="005C7272">
        <w:rPr>
          <w:rFonts w:eastAsia="Times New Roman"/>
          <w:color w:val="1A1A1A"/>
          <w:u w:val="single"/>
        </w:rPr>
        <w:t xml:space="preserve"> </w:t>
      </w:r>
      <w:r w:rsidRPr="005C7272">
        <w:rPr>
          <w:rFonts w:eastAsia="Times New Roman"/>
          <w:color w:val="1A1A1A"/>
          <w:u w:val="single"/>
          <w:shd w:val="clear" w:color="auto" w:fill="FFFF00"/>
        </w:rPr>
        <w:t>regimes</w:t>
      </w:r>
      <w:r w:rsidRPr="005C7272">
        <w:rPr>
          <w:rFonts w:eastAsia="Times New Roman"/>
          <w:color w:val="1A1A1A"/>
          <w:sz w:val="16"/>
        </w:rPr>
        <w:t xml:space="preserve"> and divide polities. </w:t>
      </w:r>
      <w:r w:rsidRPr="005C7272">
        <w:rPr>
          <w:rFonts w:eastAsia="Times New Roman"/>
          <w:color w:val="1A1A1A"/>
          <w:u w:val="single"/>
          <w:shd w:val="clear" w:color="auto" w:fill="FFFF00"/>
        </w:rPr>
        <w:t>A decrease in cohesion a</w:t>
      </w:r>
      <w:r w:rsidRPr="005C7272">
        <w:rPr>
          <w:rFonts w:eastAsia="Times New Roman"/>
          <w:color w:val="1A1A1A"/>
          <w:highlight w:val="yellow"/>
          <w:u w:val="single"/>
          <w:shd w:val="clear" w:color="auto" w:fill="FFFF00"/>
        </w:rPr>
        <w:t>t t</w:t>
      </w:r>
      <w:r w:rsidRPr="005C7272">
        <w:rPr>
          <w:rFonts w:eastAsia="Times New Roman"/>
          <w:color w:val="1A1A1A"/>
          <w:u w:val="single"/>
          <w:shd w:val="clear" w:color="auto" w:fill="FFFF00"/>
        </w:rPr>
        <w:t>he</w:t>
      </w:r>
      <w:r w:rsidRPr="005C7272">
        <w:rPr>
          <w:rFonts w:eastAsia="Times New Roman"/>
          <w:color w:val="1A1A1A"/>
          <w:sz w:val="16"/>
        </w:rPr>
        <w:t xml:space="preserve"> political </w:t>
      </w:r>
      <w:r w:rsidRPr="005C7272">
        <w:rPr>
          <w:rFonts w:eastAsia="Times New Roman"/>
          <w:color w:val="1A1A1A"/>
          <w:u w:val="single"/>
          <w:shd w:val="clear" w:color="auto" w:fill="FFFF00"/>
        </w:rPr>
        <w:t>leadership</w:t>
      </w:r>
      <w:r w:rsidRPr="005C7272">
        <w:rPr>
          <w:rFonts w:eastAsia="Times New Roman"/>
          <w:color w:val="1A1A1A"/>
          <w:u w:val="single"/>
        </w:rPr>
        <w:t xml:space="preserve"> </w:t>
      </w:r>
      <w:r w:rsidRPr="005C7272">
        <w:rPr>
          <w:rFonts w:eastAsia="Times New Roman"/>
          <w:color w:val="1A1A1A"/>
          <w:u w:val="single"/>
          <w:shd w:val="clear" w:color="auto" w:fill="FFFF00"/>
        </w:rPr>
        <w:t>level</w:t>
      </w:r>
      <w:r w:rsidRPr="005C7272">
        <w:rPr>
          <w:rFonts w:eastAsia="Times New Roman"/>
          <w:color w:val="1A1A1A"/>
          <w:sz w:val="16"/>
        </w:rPr>
        <w:t xml:space="preserve"> and at the electorate level </w:t>
      </w:r>
      <w:r w:rsidRPr="005C7272">
        <w:rPr>
          <w:rFonts w:eastAsia="Times New Roman"/>
          <w:color w:val="1A1A1A"/>
          <w:u w:val="single"/>
          <w:shd w:val="clear" w:color="auto" w:fill="FFFF00"/>
        </w:rPr>
        <w:t>reduces the ability of the state to coalesce a</w:t>
      </w:r>
      <w:r w:rsidRPr="005C7272">
        <w:rPr>
          <w:rFonts w:eastAsia="Times New Roman"/>
          <w:color w:val="1A1A1A"/>
          <w:sz w:val="16"/>
        </w:rPr>
        <w:t xml:space="preserve"> sufficiently </w:t>
      </w:r>
      <w:r w:rsidRPr="005C7272">
        <w:rPr>
          <w:rFonts w:eastAsia="Times New Roman"/>
          <w:color w:val="1A1A1A"/>
          <w:u w:val="single"/>
          <w:shd w:val="clear" w:color="auto" w:fill="FFFF00"/>
        </w:rPr>
        <w:t>strong political base required to undertake costly balancing measures</w:t>
      </w:r>
      <w:r w:rsidRPr="005C7272">
        <w:rPr>
          <w:rFonts w:eastAsia="Times New Roman"/>
          <w:color w:val="1A1A1A"/>
          <w:sz w:val="16"/>
        </w:rPr>
        <w:t xml:space="preserve"> such as economic costly signals. </w:t>
      </w:r>
      <w:proofErr w:type="spellStart"/>
      <w:r w:rsidRPr="005C7272">
        <w:rPr>
          <w:rFonts w:eastAsia="Times New Roman"/>
          <w:color w:val="1A1A1A"/>
          <w:u w:val="single"/>
        </w:rPr>
        <w:t>Schweller</w:t>
      </w:r>
      <w:proofErr w:type="spellEnd"/>
      <w:r w:rsidRPr="005C7272">
        <w:rPr>
          <w:rFonts w:eastAsia="Times New Roman"/>
          <w:color w:val="1A1A1A"/>
          <w:sz w:val="16"/>
        </w:rPr>
        <w:t xml:space="preserve"> (2006</w:t>
      </w:r>
      <w:proofErr w:type="gramStart"/>
      <w:r w:rsidRPr="005C7272">
        <w:rPr>
          <w:rFonts w:eastAsia="Times New Roman"/>
          <w:color w:val="1A1A1A"/>
          <w:sz w:val="16"/>
        </w:rPr>
        <w:t>)</w:t>
      </w:r>
      <w:r w:rsidRPr="005C7272">
        <w:rPr>
          <w:rFonts w:eastAsia="Times New Roman"/>
          <w:color w:val="1A1A1A"/>
          <w:u w:val="single"/>
        </w:rPr>
        <w:t>builds</w:t>
      </w:r>
      <w:proofErr w:type="gramEnd"/>
      <w:r w:rsidRPr="005C7272">
        <w:rPr>
          <w:rFonts w:eastAsia="Times New Roman"/>
          <w:color w:val="1A1A1A"/>
          <w:u w:val="single"/>
        </w:rPr>
        <w:t xml:space="preserve"> on earlier studies</w:t>
      </w:r>
      <w:r w:rsidRPr="005C7272">
        <w:rPr>
          <w:rFonts w:eastAsia="Times New Roman"/>
          <w:color w:val="1A1A1A"/>
          <w:sz w:val="16"/>
        </w:rPr>
        <w:t xml:space="preserve"> (sec, e.g., Christensen, 1996; Snyder, 2000) </w:t>
      </w:r>
      <w:r w:rsidRPr="005C7272">
        <w:rPr>
          <w:rFonts w:eastAsia="Times New Roman"/>
          <w:color w:val="1A1A1A"/>
          <w:u w:val="single"/>
          <w:shd w:val="clear" w:color="auto" w:fill="FFFF00"/>
        </w:rPr>
        <w:t>that link</w:t>
      </w:r>
      <w:r w:rsidRPr="005C7272">
        <w:rPr>
          <w:rFonts w:eastAsia="Times New Roman"/>
          <w:color w:val="1A1A1A"/>
          <w:sz w:val="16"/>
        </w:rPr>
        <w:t xml:space="preserve"> political </w:t>
      </w:r>
      <w:r w:rsidRPr="005C7272">
        <w:rPr>
          <w:rFonts w:eastAsia="Times New Roman"/>
          <w:color w:val="1A1A1A"/>
          <w:u w:val="single"/>
          <w:shd w:val="clear" w:color="auto" w:fill="FFFF00"/>
        </w:rPr>
        <w:t>fragmentation with decisions not to balance against rising threats</w:t>
      </w:r>
      <w:r w:rsidRPr="005C7272">
        <w:rPr>
          <w:rFonts w:eastAsia="Times New Roman"/>
          <w:color w:val="1A1A1A"/>
          <w:sz w:val="16"/>
        </w:rPr>
        <w:t xml:space="preserve"> or to balance only in minimal and ineffective ways to demonstrate a tendency for states to '</w:t>
      </w:r>
      <w:proofErr w:type="spellStart"/>
      <w:r w:rsidRPr="005C7272">
        <w:rPr>
          <w:rFonts w:eastAsia="Times New Roman"/>
          <w:color w:val="1A1A1A"/>
          <w:sz w:val="16"/>
        </w:rPr>
        <w:t>underbalance'.</w:t>
      </w:r>
      <w:r w:rsidRPr="005C7272">
        <w:rPr>
          <w:rFonts w:eastAsia="Times New Roman"/>
          <w:color w:val="1A1A1A"/>
          <w:u w:val="single"/>
        </w:rPr>
        <w:t>Where</w:t>
      </w:r>
      <w:proofErr w:type="spellEnd"/>
      <w:r w:rsidRPr="005C7272">
        <w:rPr>
          <w:rFonts w:eastAsia="Times New Roman"/>
          <w:color w:val="1A1A1A"/>
          <w:sz w:val="16"/>
        </w:rPr>
        <w:t xml:space="preserve"> political and social </w:t>
      </w:r>
      <w:r w:rsidRPr="005C7272">
        <w:rPr>
          <w:rFonts w:eastAsia="Times New Roman"/>
          <w:color w:val="1A1A1A"/>
          <w:u w:val="single"/>
          <w:shd w:val="clear" w:color="auto" w:fill="FFFF00"/>
        </w:rPr>
        <w:t>cohesion is strong, states are more likely to balance</w:t>
      </w:r>
      <w:r w:rsidRPr="005C7272">
        <w:rPr>
          <w:rFonts w:eastAsia="Times New Roman"/>
          <w:color w:val="1A1A1A"/>
          <w:sz w:val="16"/>
        </w:rPr>
        <w:t xml:space="preserve"> against rising threats in effective and costly ways. However, </w:t>
      </w:r>
      <w:r w:rsidRPr="005C7272">
        <w:rPr>
          <w:rFonts w:eastAsia="Times New Roman"/>
          <w:color w:val="1A1A1A"/>
          <w:sz w:val="16"/>
          <w:shd w:val="clear" w:color="auto" w:fill="FFFF00"/>
        </w:rPr>
        <w:t>'</w:t>
      </w:r>
      <w:r w:rsidRPr="005C7272">
        <w:rPr>
          <w:rFonts w:eastAsia="Times New Roman"/>
          <w:color w:val="1A1A1A"/>
          <w:u w:val="single"/>
          <w:shd w:val="clear" w:color="auto" w:fill="FFFF00"/>
        </w:rPr>
        <w:t>unstable</w:t>
      </w:r>
      <w:r w:rsidRPr="005C7272">
        <w:rPr>
          <w:rFonts w:eastAsia="Times New Roman"/>
          <w:color w:val="1A1A1A"/>
          <w:sz w:val="16"/>
        </w:rPr>
        <w:t xml:space="preserve"> and fragmented </w:t>
      </w:r>
      <w:r w:rsidRPr="005C7272">
        <w:rPr>
          <w:rFonts w:eastAsia="Times New Roman"/>
          <w:color w:val="1A1A1A"/>
          <w:u w:val="single"/>
          <w:shd w:val="clear" w:color="auto" w:fill="FFFF00"/>
        </w:rPr>
        <w:t>regimes that rule over</w:t>
      </w:r>
      <w:r w:rsidRPr="005C7272">
        <w:rPr>
          <w:rFonts w:eastAsia="Times New Roman"/>
          <w:color w:val="1A1A1A"/>
          <w:sz w:val="16"/>
        </w:rPr>
        <w:t xml:space="preserve"> divided </w:t>
      </w:r>
      <w:r w:rsidRPr="005C7272">
        <w:rPr>
          <w:rFonts w:eastAsia="Times New Roman"/>
          <w:color w:val="1A1A1A"/>
          <w:u w:val="single"/>
          <w:shd w:val="clear" w:color="auto" w:fill="FFFF00"/>
        </w:rPr>
        <w:t>polities will be</w:t>
      </w:r>
      <w:r w:rsidRPr="005C7272">
        <w:rPr>
          <w:rFonts w:eastAsia="Times New Roman"/>
          <w:color w:val="1A1A1A"/>
          <w:sz w:val="16"/>
        </w:rPr>
        <w:t xml:space="preserve"> significantly </w:t>
      </w:r>
      <w:r w:rsidRPr="005C7272">
        <w:rPr>
          <w:rFonts w:eastAsia="Times New Roman"/>
          <w:color w:val="1A1A1A"/>
          <w:u w:val="single"/>
          <w:shd w:val="clear" w:color="auto" w:fill="FFFF00"/>
        </w:rPr>
        <w:t>constrained in their ability to adapt to systemic incentives</w:t>
      </w:r>
      <w:r w:rsidRPr="005C7272">
        <w:rPr>
          <w:rFonts w:eastAsia="Times New Roman"/>
          <w:color w:val="1A1A1A"/>
          <w:sz w:val="16"/>
          <w:shd w:val="clear" w:color="auto" w:fill="FFFF00"/>
        </w:rPr>
        <w:t xml:space="preserve">; </w:t>
      </w:r>
      <w:r w:rsidRPr="005C7272">
        <w:rPr>
          <w:rFonts w:eastAsia="Times New Roman"/>
          <w:color w:val="1A1A1A"/>
          <w:u w:val="single"/>
          <w:shd w:val="clear" w:color="auto" w:fill="FFFF00"/>
        </w:rPr>
        <w:t>they will be least likely to enact</w:t>
      </w:r>
      <w:r w:rsidRPr="005C7272">
        <w:rPr>
          <w:rFonts w:eastAsia="Times New Roman"/>
          <w:color w:val="1A1A1A"/>
          <w:sz w:val="16"/>
        </w:rPr>
        <w:t xml:space="preserve"> bold </w:t>
      </w:r>
      <w:r w:rsidRPr="005C7272">
        <w:rPr>
          <w:rFonts w:eastAsia="Times New Roman"/>
          <w:color w:val="1A1A1A"/>
          <w:sz w:val="16"/>
          <w:shd w:val="clear" w:color="auto" w:fill="FFFF00"/>
        </w:rPr>
        <w:t xml:space="preserve">and </w:t>
      </w:r>
      <w:r w:rsidRPr="005C7272">
        <w:rPr>
          <w:rFonts w:eastAsia="Times New Roman"/>
          <w:color w:val="1A1A1A"/>
          <w:u w:val="single"/>
          <w:shd w:val="clear" w:color="auto" w:fill="FFFF00"/>
        </w:rPr>
        <w:t>costly policies even when their nation's survival is at stake</w:t>
      </w:r>
      <w:r w:rsidRPr="005C7272">
        <w:rPr>
          <w:rFonts w:eastAsia="Times New Roman"/>
          <w:color w:val="1A1A1A"/>
          <w:sz w:val="16"/>
        </w:rPr>
        <w:t xml:space="preserve"> and they are needed most' (</w:t>
      </w:r>
      <w:proofErr w:type="spellStart"/>
      <w:r w:rsidRPr="005C7272">
        <w:rPr>
          <w:rFonts w:eastAsia="Times New Roman"/>
          <w:color w:val="1A1A1A"/>
          <w:sz w:val="16"/>
        </w:rPr>
        <w:t>Schweller</w:t>
      </w:r>
      <w:proofErr w:type="spellEnd"/>
      <w:r w:rsidRPr="005C7272">
        <w:rPr>
          <w:rFonts w:eastAsia="Times New Roman"/>
          <w:color w:val="1A1A1A"/>
          <w:sz w:val="16"/>
        </w:rPr>
        <w:t xml:space="preserve">, 2006, p. 130). </w:t>
      </w:r>
    </w:p>
    <w:p w:rsidR="00E575CC" w:rsidRPr="00E575CC" w:rsidRDefault="00E575CC" w:rsidP="00E575CC"/>
    <w:p w:rsidR="004A1F33" w:rsidRDefault="004A1F33" w:rsidP="009D3874">
      <w:pPr>
        <w:pStyle w:val="Heading2"/>
      </w:pPr>
      <w:r>
        <w:t>PTX Links</w:t>
      </w:r>
    </w:p>
    <w:p w:rsidR="004A1F33" w:rsidRDefault="004A1F33" w:rsidP="004A1F33">
      <w:pPr>
        <w:pStyle w:val="Heading3"/>
      </w:pPr>
      <w:r>
        <w:t>1NC</w:t>
      </w:r>
    </w:p>
    <w:p w:rsidR="004A1F33" w:rsidRDefault="004A1F33" w:rsidP="004A1F33">
      <w:pPr>
        <w:pStyle w:val="Heading4"/>
      </w:pPr>
      <w:r>
        <w:t>Marijuana policy is a divisive issue</w:t>
      </w:r>
    </w:p>
    <w:p w:rsidR="004A1F33" w:rsidRDefault="004A1F33" w:rsidP="004A1F33">
      <w:proofErr w:type="spellStart"/>
      <w:r w:rsidRPr="00454D89">
        <w:rPr>
          <w:rStyle w:val="Style13ptBold"/>
        </w:rPr>
        <w:t>Hudak</w:t>
      </w:r>
      <w:proofErr w:type="spellEnd"/>
      <w:r w:rsidRPr="00454D89">
        <w:rPr>
          <w:rStyle w:val="Style13ptBold"/>
        </w:rPr>
        <w:t xml:space="preserve"> 3/22</w:t>
      </w:r>
      <w:r>
        <w:t xml:space="preserve"> (John, </w:t>
      </w:r>
      <w:r w:rsidRPr="00454D89">
        <w:t xml:space="preserve">a fellow in Governance Studies and Managing Editor of the </w:t>
      </w:r>
      <w:proofErr w:type="spellStart"/>
      <w:r w:rsidRPr="00454D89">
        <w:t>FixGov</w:t>
      </w:r>
      <w:proofErr w:type="spellEnd"/>
      <w:r w:rsidRPr="00454D89">
        <w:t xml:space="preserve"> blog</w:t>
      </w:r>
      <w:r>
        <w:t xml:space="preserve">, “2016 Will Be the Marijuana Election,” Newsweek, 3/22/15, </w:t>
      </w:r>
      <w:r w:rsidRPr="00454D89">
        <w:t>http://www.newsweek.com/2016-will-be-marijuana-election-315472</w:t>
      </w:r>
      <w:r>
        <w:t>)//kjz</w:t>
      </w:r>
    </w:p>
    <w:p w:rsidR="004A1F33" w:rsidRDefault="004A1F33" w:rsidP="004A1F33">
      <w:pPr>
        <w:rPr>
          <w:sz w:val="16"/>
        </w:rPr>
      </w:pPr>
      <w:r w:rsidRPr="00454D89">
        <w:rPr>
          <w:sz w:val="16"/>
        </w:rPr>
        <w:t xml:space="preserve">Why Republicans want to talk about marijuana There are a variety of substantive reasons marijuana policy is an appealing topic for some—if not all—Republican hopefuls. However, there is a central political basis for it: presidential primaries. In many ways, the GOP is in lock-step on a variety of major issues: health care, budget deficits, taxes, executive power, international trade, etc. As a result, it is hard to find daylight between the candidates. For evidence of this, re-watch some of the 2012 GOP presidential debates. At times, they looked more like a church choir eager to find harmony than a group of adversaries trying to win a race. </w:t>
      </w:r>
      <w:r w:rsidRPr="00454D89">
        <w:rPr>
          <w:rStyle w:val="StyleUnderline"/>
        </w:rPr>
        <w:t>Marijuana is different</w:t>
      </w:r>
      <w:r w:rsidRPr="00454D89">
        <w:rPr>
          <w:sz w:val="16"/>
        </w:rPr>
        <w:t xml:space="preserve">. </w:t>
      </w:r>
      <w:r w:rsidRPr="00454D89">
        <w:rPr>
          <w:rStyle w:val="StyleUnderline"/>
        </w:rPr>
        <w:t>Views diverge among Republicans</w:t>
      </w:r>
      <w:r w:rsidRPr="00454D89">
        <w:rPr>
          <w:sz w:val="16"/>
        </w:rPr>
        <w:t xml:space="preserve">. Some candidates, like </w:t>
      </w:r>
      <w:r w:rsidRPr="00454D89">
        <w:rPr>
          <w:rStyle w:val="StyleUnderline"/>
        </w:rPr>
        <w:t>Rand Paul, have come closer to embracing legalization</w:t>
      </w:r>
      <w:r w:rsidRPr="00454D89">
        <w:rPr>
          <w:sz w:val="16"/>
        </w:rPr>
        <w:t xml:space="preserve">—at least those efforts at the state level—in an effort to connect to younger and libertarian voters. </w:t>
      </w:r>
      <w:r w:rsidRPr="00454D89">
        <w:rPr>
          <w:rStyle w:val="StyleUnderline"/>
        </w:rPr>
        <w:t>Others have been far more open-minded about medical marijuana</w:t>
      </w:r>
      <w:r w:rsidRPr="00454D89">
        <w:rPr>
          <w:sz w:val="16"/>
        </w:rPr>
        <w:t xml:space="preserve">, either endorsing such systems or appearing comfortable with a hands off approach. </w:t>
      </w:r>
      <w:r w:rsidRPr="00454D89">
        <w:rPr>
          <w:rStyle w:val="StyleUnderline"/>
        </w:rPr>
        <w:t xml:space="preserve">Still others, like </w:t>
      </w:r>
      <w:r w:rsidRPr="00454D89">
        <w:rPr>
          <w:sz w:val="16"/>
          <w:szCs w:val="16"/>
        </w:rPr>
        <w:t>Jeb Bush and Marco</w:t>
      </w:r>
      <w:r w:rsidRPr="00454D89">
        <w:rPr>
          <w:rStyle w:val="StyleUnderline"/>
        </w:rPr>
        <w:t xml:space="preserve"> Rubio, have taken a more hardline, war-on-drugs approach to the topic.</w:t>
      </w:r>
      <w:r>
        <w:rPr>
          <w:rStyle w:val="StyleUnderline"/>
        </w:rPr>
        <w:t xml:space="preserve"> </w:t>
      </w:r>
      <w:r w:rsidRPr="00454D89">
        <w:rPr>
          <w:sz w:val="16"/>
        </w:rPr>
        <w:t xml:space="preserve">This diversity is a magnificent thing for Republicans and Republican voters. Among (prospective) candidates who, at times, seem to be policy clones, </w:t>
      </w:r>
      <w:r w:rsidRPr="00454D89">
        <w:rPr>
          <w:rStyle w:val="StyleUnderline"/>
        </w:rPr>
        <w:t>marijuana offers voters the ability to distinguish position</w:t>
      </w:r>
      <w:r w:rsidRPr="00454D89">
        <w:rPr>
          <w:sz w:val="16"/>
        </w:rPr>
        <w:t xml:space="preserve">s. As a result, candidates must have positions on the topic. Beyond political necessity, there are substantive policy reasons why this issue matters to the GOP. </w:t>
      </w:r>
      <w:r w:rsidRPr="00454D89">
        <w:rPr>
          <w:rStyle w:val="StyleUnderline"/>
        </w:rPr>
        <w:t>Federalism is often popular with the GOP base, and hailing “</w:t>
      </w:r>
      <w:proofErr w:type="spellStart"/>
      <w:r w:rsidRPr="00454D89">
        <w:rPr>
          <w:rStyle w:val="StyleUnderline"/>
        </w:rPr>
        <w:t>states</w:t>
      </w:r>
      <w:proofErr w:type="spellEnd"/>
      <w:r w:rsidRPr="00454D89">
        <w:rPr>
          <w:rStyle w:val="StyleUnderline"/>
        </w:rPr>
        <w:t xml:space="preserve"> rights” is often times a safe bet on uncomfortable issues.</w:t>
      </w:r>
      <w:r>
        <w:rPr>
          <w:rStyle w:val="StyleUnderline"/>
        </w:rPr>
        <w:t xml:space="preserve"> </w:t>
      </w:r>
      <w:r w:rsidRPr="00454D89">
        <w:rPr>
          <w:sz w:val="16"/>
        </w:rPr>
        <w:t xml:space="preserve">Criminal justice reform has its staunch GOP supporters, particularly among the libertarian wing, and Rand </w:t>
      </w:r>
      <w:r w:rsidRPr="00454D89">
        <w:rPr>
          <w:rStyle w:val="StyleUnderline"/>
        </w:rPr>
        <w:t>Paul has both taken up that torch within the party and even outside the party to connect with voters on the issue of marijuana.</w:t>
      </w:r>
      <w:r w:rsidRPr="00454D89">
        <w:rPr>
          <w:sz w:val="16"/>
        </w:rPr>
        <w:t xml:space="preserve"> On the flip side, values voters still have a loud voice within the party—particularly in the primary electorate—and </w:t>
      </w:r>
      <w:r w:rsidRPr="00454D89">
        <w:rPr>
          <w:rStyle w:val="StyleUnderline"/>
        </w:rPr>
        <w:t>some Republicans have carved out firm opposition to marijuana</w:t>
      </w:r>
      <w:r w:rsidRPr="00454D89">
        <w:rPr>
          <w:sz w:val="16"/>
        </w:rPr>
        <w:t>, suggesting that for pot policy their administrations’ position will be simple: Just say no.</w:t>
      </w:r>
    </w:p>
    <w:p w:rsidR="004A1F33" w:rsidRDefault="004A1F33" w:rsidP="004A1F33">
      <w:pPr>
        <w:pStyle w:val="Heading3"/>
      </w:pPr>
      <w:r>
        <w:t>2NC</w:t>
      </w:r>
    </w:p>
    <w:p w:rsidR="004A1F33" w:rsidRDefault="004A1F33" w:rsidP="004A1F33">
      <w:pPr>
        <w:pStyle w:val="Heading4"/>
      </w:pPr>
      <w:r w:rsidRPr="002034B9">
        <w:t xml:space="preserve">Only medical marijuana is popular in Congress—the plan needs to change recreational policy </w:t>
      </w:r>
    </w:p>
    <w:p w:rsidR="004A1F33" w:rsidRPr="002034B9" w:rsidRDefault="004A1F33" w:rsidP="004A1F33">
      <w:r w:rsidRPr="002034B9">
        <w:rPr>
          <w:rStyle w:val="Style13ptBold"/>
        </w:rPr>
        <w:t>Angell 3/24</w:t>
      </w:r>
      <w:r>
        <w:t xml:space="preserve"> (Tom, </w:t>
      </w:r>
      <w:r w:rsidRPr="002034B9">
        <w:t>founded Marijuana Majority to help more people understand that marijuana legalization is a mainstream, majority-supported issue and that no one who wants to end prohibition should be afraid to say so</w:t>
      </w:r>
      <w:r>
        <w:t xml:space="preserve">, “Medical Marijuana Gains Momentum in Congress,” Marijuana, 3/24/15, </w:t>
      </w:r>
      <w:r w:rsidRPr="002034B9">
        <w:t>http://www.marijuana.com/blog/news/2015/03/medical-marijuana-gains-momentum-in-congress/</w:t>
      </w:r>
      <w:r>
        <w:t>)//kjz</w:t>
      </w:r>
    </w:p>
    <w:p w:rsidR="004A1F33" w:rsidRDefault="004A1F33" w:rsidP="004A1F33">
      <w:r w:rsidRPr="00454D89">
        <w:rPr>
          <w:rStyle w:val="StyleUnderline"/>
        </w:rPr>
        <w:t>Bipartisan medical marijuana legislation is picking up steam on Capitol Hill.</w:t>
      </w:r>
      <w:r>
        <w:rPr>
          <w:rStyle w:val="StyleUnderline"/>
        </w:rPr>
        <w:t xml:space="preserve"> </w:t>
      </w:r>
      <w:r w:rsidRPr="00454D89">
        <w:rPr>
          <w:sz w:val="16"/>
        </w:rPr>
        <w:t xml:space="preserve">On Monday, </w:t>
      </w:r>
      <w:r w:rsidRPr="00454D89">
        <w:rPr>
          <w:rStyle w:val="StyleUnderline"/>
        </w:rPr>
        <w:t>Rep</w:t>
      </w:r>
      <w:r w:rsidRPr="00454D89">
        <w:rPr>
          <w:sz w:val="16"/>
        </w:rPr>
        <w:t xml:space="preserve">. Steve </w:t>
      </w:r>
      <w:r w:rsidRPr="00454D89">
        <w:rPr>
          <w:rStyle w:val="StyleUnderline"/>
        </w:rPr>
        <w:t>Cohen</w:t>
      </w:r>
      <w:r w:rsidRPr="00454D89">
        <w:rPr>
          <w:sz w:val="16"/>
        </w:rPr>
        <w:t xml:space="preserve"> (D-TN), </w:t>
      </w:r>
      <w:r w:rsidRPr="00454D89">
        <w:rPr>
          <w:rStyle w:val="StyleUnderline"/>
        </w:rPr>
        <w:t>joined by Rep</w:t>
      </w:r>
      <w:r w:rsidRPr="00454D89">
        <w:rPr>
          <w:sz w:val="16"/>
        </w:rPr>
        <w:t xml:space="preserve">. Don </w:t>
      </w:r>
      <w:r w:rsidRPr="00454D89">
        <w:rPr>
          <w:rStyle w:val="StyleUnderline"/>
        </w:rPr>
        <w:t>Young</w:t>
      </w:r>
      <w:r w:rsidRPr="00454D89">
        <w:rPr>
          <w:sz w:val="16"/>
        </w:rPr>
        <w:t xml:space="preserve"> (R-AK), </w:t>
      </w:r>
      <w:r w:rsidRPr="00454D89">
        <w:rPr>
          <w:rStyle w:val="StyleUnderline"/>
        </w:rPr>
        <w:t>introduced a bill that would effectively end the federal government’s war on medical marijuana.</w:t>
      </w:r>
      <w:r>
        <w:rPr>
          <w:rStyle w:val="StyleUnderline"/>
        </w:rPr>
        <w:t xml:space="preserve"> </w:t>
      </w:r>
      <w:r w:rsidRPr="00454D89">
        <w:rPr>
          <w:sz w:val="16"/>
        </w:rPr>
        <w:t xml:space="preserve">The legislation, dubbed the ‘‘Compassionate Access, Research Expansion, and Respect States Act of 2015’’ or CARERS Act, is identical to a Senate bill of the same name that was introduced by a bipartisan trio of lawmakers earlier this month. The proposal would reschedule marijuana, allow banks to provide financial services to state-legal cannabis businesses, lift restrictions on marijuana research, allow for the interstate importation of CBD-rich strains and allow V.A. doctors to recommend medical cannabis to military veterans, among other changes. In remarks submitted for the Congressional Record, </w:t>
      </w:r>
      <w:r w:rsidRPr="00454D89">
        <w:rPr>
          <w:rStyle w:val="StyleUnderline"/>
        </w:rPr>
        <w:t>Cohen referred to polls showing that an overwhelming majority of Americans supports medical marijuana.</w:t>
      </w:r>
      <w:r w:rsidRPr="00454D89">
        <w:rPr>
          <w:sz w:val="16"/>
        </w:rPr>
        <w:t xml:space="preserve"> “86 percent of Americans rarely agree on anything… It is long overdue for our federal law to reflect the common sense views of 86 percent of Americans and stop adding to the suffering of those with horrible illnesses.” In a press release, Young said, “The topic of medical and recreational marijuana has always been an issue of states’ rights for me, a position based upon a strong belief in the 10th Amendment and the principals of federalism established by our Founders.” Since the Senate bill’s introduction by Sens. Cory Booker (D-NJ), Kirsten Gillibrand (D-NY) and Rand Paul (R-KY), it has picked up two additional sponsors, Sens. Dean Heller (R-NV) and Barbara Boxer (D-CA). There were at least 15 separate pieces of marijuana reform legislation introduced in the U.S. House during the last Congressional session, and many of those bills narrowed in on one roadblock or another the federal government has erected in the way of state marijuana laws. </w:t>
      </w:r>
      <w:r w:rsidRPr="00454D89">
        <w:rPr>
          <w:rStyle w:val="StyleUnderline"/>
        </w:rPr>
        <w:t>CARERS</w:t>
      </w:r>
      <w:r w:rsidRPr="00454D89">
        <w:rPr>
          <w:sz w:val="16"/>
        </w:rPr>
        <w:t xml:space="preserve">, by contrast, </w:t>
      </w:r>
      <w:r w:rsidRPr="00454D89">
        <w:rPr>
          <w:rStyle w:val="StyleUnderline"/>
        </w:rPr>
        <w:t>is comprehensive and aims to eliminate most of these federal hurdles, at least for medical cannabis,</w:t>
      </w:r>
      <w:r w:rsidRPr="00454D89">
        <w:rPr>
          <w:sz w:val="16"/>
        </w:rPr>
        <w:t xml:space="preserve"> in one fell swoop.</w:t>
      </w:r>
    </w:p>
    <w:p w:rsidR="00C076B4" w:rsidRDefault="00C076B4" w:rsidP="009D3874">
      <w:pPr>
        <w:pStyle w:val="Heading2"/>
      </w:pPr>
      <w:r>
        <w:t>Funding CP</w:t>
      </w:r>
    </w:p>
    <w:p w:rsidR="00104E9A" w:rsidRDefault="00104E9A" w:rsidP="00104E9A">
      <w:pPr>
        <w:pStyle w:val="Heading3"/>
      </w:pPr>
      <w:r>
        <w:t>1NC</w:t>
      </w:r>
    </w:p>
    <w:p w:rsidR="00C076B4" w:rsidRDefault="00C076B4" w:rsidP="00C076B4">
      <w:pPr>
        <w:pStyle w:val="Heading4"/>
      </w:pPr>
      <w:r>
        <w:t xml:space="preserve">Text: The FBI should </w:t>
      </w:r>
      <w:r w:rsidR="009D3874">
        <w:t xml:space="preserve">reallocate funding to substantially increase the salary of cyber security employees. The FBI should end its fitness test requirement and polygraph testing. </w:t>
      </w:r>
    </w:p>
    <w:p w:rsidR="00104E9A" w:rsidRDefault="00104E9A" w:rsidP="00104E9A">
      <w:pPr>
        <w:pStyle w:val="Heading4"/>
      </w:pPr>
      <w:r>
        <w:t xml:space="preserve">Solves the aff better - </w:t>
      </w:r>
    </w:p>
    <w:p w:rsidR="00104E9A" w:rsidRDefault="00104E9A" w:rsidP="00104E9A">
      <w:pPr>
        <w:pStyle w:val="Heading4"/>
      </w:pPr>
      <w:r>
        <w:t>Majority of hackers are weed free – and salaries are the key internal link</w:t>
      </w:r>
    </w:p>
    <w:p w:rsidR="00104E9A" w:rsidRDefault="00104E9A" w:rsidP="00104E9A">
      <w:r w:rsidRPr="003F0E1A">
        <w:rPr>
          <w:rStyle w:val="Style13ptBold"/>
        </w:rPr>
        <w:t>Brewster ’14</w:t>
      </w:r>
      <w:r>
        <w:t xml:space="preserve"> (Thomas; May 23, 2014; Motherboard; “Money Is the Reason the Government Can't Hire Decent Hackers, Not Weed”; http://motherboard.vice.com/read/money-is-the-reason-the-government-cant-hire-decent-hackers-not-weed)//CC</w:t>
      </w:r>
    </w:p>
    <w:p w:rsidR="00104E9A" w:rsidRDefault="00104E9A" w:rsidP="00104E9A">
      <w:proofErr w:type="spellStart"/>
      <w:r w:rsidRPr="003F0E1A">
        <w:rPr>
          <w:rStyle w:val="StyleUnderline"/>
        </w:rPr>
        <w:t>Comey’s</w:t>
      </w:r>
      <w:proofErr w:type="spellEnd"/>
      <w:r w:rsidRPr="003F0E1A">
        <w:rPr>
          <w:rStyle w:val="StyleUnderline"/>
        </w:rPr>
        <w:t xml:space="preserve"> comments</w:t>
      </w:r>
      <w:r>
        <w:t>, though apparently a joke, od</w:t>
      </w:r>
      <w:r w:rsidRPr="003F0E1A">
        <w:rPr>
          <w:rStyle w:val="StyleUnderline"/>
        </w:rPr>
        <w:t>dly revived a stereotype that many thought was dead: that of the pot-head</w:t>
      </w:r>
      <w:r>
        <w:t xml:space="preserve">, hoody-wearing, pale-faced social outcast sitting </w:t>
      </w:r>
      <w:r w:rsidRPr="003F0E1A">
        <w:rPr>
          <w:rStyle w:val="StyleUnderline"/>
        </w:rPr>
        <w:t>in a dark room whacking away at the keyboard. “That stereotype is long gone</w:t>
      </w:r>
      <w:r>
        <w:t xml:space="preserve">. </w:t>
      </w:r>
      <w:r w:rsidRPr="003F0E1A">
        <w:t>There are some like that bu</w:t>
      </w:r>
      <w:r>
        <w:t xml:space="preserve">t those involved get their kicks more out of what they do rather than drugs. </w:t>
      </w:r>
      <w:r w:rsidRPr="003F0E1A">
        <w:rPr>
          <w:rStyle w:val="StyleUnderline"/>
        </w:rPr>
        <w:t>That's not to say a certain number don’t partake in drug taking but it's not a majority,”</w:t>
      </w:r>
      <w:r>
        <w:t xml:space="preserve"> Brian Honan, who set up Ireland’s first Computer Emergency Response Team (CERT), told me. </w:t>
      </w:r>
      <w:r w:rsidRPr="003F0E1A">
        <w:rPr>
          <w:rStyle w:val="StyleUnderline"/>
        </w:rPr>
        <w:t>The persistence of the cliché may just be a problem at the FBI</w:t>
      </w:r>
      <w:r>
        <w:t xml:space="preserve">, according to security consultant and co-founder of </w:t>
      </w:r>
      <w:proofErr w:type="spellStart"/>
      <w:r>
        <w:t>Xiphos</w:t>
      </w:r>
      <w:proofErr w:type="spellEnd"/>
      <w:r>
        <w:t xml:space="preserve"> Research Labs, Michael Kemp. “</w:t>
      </w:r>
      <w:r w:rsidRPr="003F0E1A">
        <w:rPr>
          <w:rStyle w:val="StyleUnderline"/>
        </w:rPr>
        <w:t>The FBI have always considered things in stereotypes</w:t>
      </w:r>
      <w:r>
        <w:t xml:space="preserve">,” he said. He thinks that </w:t>
      </w:r>
      <w:r w:rsidRPr="003F0E1A">
        <w:rPr>
          <w:rStyle w:val="StyleUnderline"/>
        </w:rPr>
        <w:t>the public perception of hackers has shifted</w:t>
      </w:r>
      <w:r>
        <w:t xml:space="preserve">, however, because of high-profile surveillance operations, like those being carried out by the US and China. People with cyber skills are no longer caricatures. </w:t>
      </w:r>
      <w:r w:rsidRPr="003F0E1A">
        <w:rPr>
          <w:rStyle w:val="StyleUnderline"/>
        </w:rPr>
        <w:t>Honan said the real problem around luring talented hackers into law enforcement largely comes down to one thing. And that’s money.</w:t>
      </w:r>
      <w:r>
        <w:t xml:space="preserve"> “</w:t>
      </w:r>
      <w:r w:rsidRPr="003F0E1A">
        <w:rPr>
          <w:rStyle w:val="StyleUnderline"/>
        </w:rPr>
        <w:t>The problem faced by law enforcement agencies, including the FBI, is the salaries that are on offer. Many talented hackers can demand high salaries in the private sector or indeed even more from criminal gangs,</w:t>
      </w:r>
      <w:r>
        <w:t xml:space="preserve">” he said. A sub-£100k ($170k) per annum salary isn’t worth bothering with for many, given a hacker can make that kind of money in one go by selling a zero-day exploit (code that targets unpatched, unknown vulnerabilities in software). It’s down to them whether they want to hand their zero-day to a legitimate exploit broker, who tend to have big contracts with governments and law enforcement anyway, or to a criminal organisation, which could use it for nefarious purposes like stealing money from internet users. </w:t>
      </w:r>
      <w:r w:rsidRPr="003F0E1A">
        <w:rPr>
          <w:u w:val="single"/>
        </w:rPr>
        <w:t xml:space="preserve">If the government can’t increase their salaries, they may be better off boosting training and resources to improve skills amongst the existing workforce, whilst trying their best to convince technically gifted youngsters that law enforcement is the place to be, </w:t>
      </w:r>
      <w:r>
        <w:t>added Honan.</w:t>
      </w:r>
    </w:p>
    <w:p w:rsidR="00104E9A" w:rsidRDefault="00104E9A" w:rsidP="00104E9A"/>
    <w:p w:rsidR="009D3874" w:rsidRDefault="009D3874" w:rsidP="009D3874">
      <w:pPr>
        <w:pStyle w:val="Heading4"/>
      </w:pPr>
      <w:r w:rsidRPr="00730B28">
        <w:t xml:space="preserve">Polygraph </w:t>
      </w:r>
      <w:r>
        <w:t>testing prevents FBI from hiring qualified applicants</w:t>
      </w:r>
    </w:p>
    <w:p w:rsidR="009D3874" w:rsidRPr="00730B28" w:rsidRDefault="009D3874" w:rsidP="009D3874">
      <w:r w:rsidRPr="002D45A6">
        <w:rPr>
          <w:rStyle w:val="Style13ptBold"/>
        </w:rPr>
        <w:t>Wells 13</w:t>
      </w:r>
      <w:r>
        <w:t xml:space="preserve"> (Tish, reviewer, web editor, researcher at </w:t>
      </w:r>
      <w:proofErr w:type="spellStart"/>
      <w:r>
        <w:t>McClatchyDC</w:t>
      </w:r>
      <w:proofErr w:type="spellEnd"/>
      <w:r>
        <w:t xml:space="preserve">, “FBI turns away many applicants who fail lie-detector tests,” </w:t>
      </w:r>
      <w:proofErr w:type="spellStart"/>
      <w:r>
        <w:t>McClatchey</w:t>
      </w:r>
      <w:proofErr w:type="spellEnd"/>
      <w:r>
        <w:t xml:space="preserve"> DC, 5/20/13, http://www.mcclatchydc.com/news/special-reports/article24749254.html#storylink=cpy)//kjz</w:t>
      </w:r>
    </w:p>
    <w:p w:rsidR="009D3874" w:rsidRPr="00474D11" w:rsidRDefault="009D3874" w:rsidP="009D3874">
      <w:pPr>
        <w:rPr>
          <w:rStyle w:val="StyleUnderline"/>
        </w:rPr>
      </w:pPr>
      <w:r w:rsidRPr="00474D11">
        <w:rPr>
          <w:rStyle w:val="StyleUnderline"/>
        </w:rPr>
        <w:t>Thousands of job applicants</w:t>
      </w:r>
      <w:r w:rsidRPr="00730B28">
        <w:rPr>
          <w:sz w:val="16"/>
        </w:rPr>
        <w:t xml:space="preserve"> come to FBI offices all across the country every year, eager to work for the top law enforcement agency in the U.S. But many of them </w:t>
      </w:r>
      <w:r w:rsidRPr="00474D11">
        <w:rPr>
          <w:rStyle w:val="StyleUnderline"/>
        </w:rPr>
        <w:t>have their hopes dashed</w:t>
      </w:r>
      <w:r w:rsidRPr="00730B28">
        <w:rPr>
          <w:sz w:val="16"/>
        </w:rPr>
        <w:t xml:space="preserve">, and it’s not because of their work experience or education or criminal records. They’re turned down </w:t>
      </w:r>
      <w:r w:rsidRPr="00474D11">
        <w:rPr>
          <w:rStyle w:val="StyleUnderline"/>
        </w:rPr>
        <w:t>because they’ve failed their polygraph tests.</w:t>
      </w:r>
      <w:r>
        <w:rPr>
          <w:rStyle w:val="StyleUnderline"/>
        </w:rPr>
        <w:t xml:space="preserve"> </w:t>
      </w:r>
      <w:r w:rsidRPr="00474D11">
        <w:rPr>
          <w:rStyle w:val="StyleUnderline"/>
        </w:rPr>
        <w:t>The FBI’s policy of barring job candidates who fail their polygraph tests clashes with the view of many scientists that government agencies shouldn’t be relying on polygraph testing to decide whether to hire or fire someone</w:t>
      </w:r>
      <w:r w:rsidRPr="00730B28">
        <w:rPr>
          <w:sz w:val="16"/>
        </w:rPr>
        <w:t xml:space="preserve">. </w:t>
      </w:r>
      <w:r w:rsidRPr="00474D11">
        <w:rPr>
          <w:rStyle w:val="StyleUnderline"/>
        </w:rPr>
        <w:t>Experts say polygraph testing isn’t a reliable indicator of whether someone is lying – especially in employment screening.</w:t>
      </w:r>
      <w:r>
        <w:rPr>
          <w:rStyle w:val="StyleUnderline"/>
        </w:rPr>
        <w:t xml:space="preserve"> </w:t>
      </w:r>
      <w:r w:rsidRPr="00730B28">
        <w:rPr>
          <w:sz w:val="16"/>
        </w:rPr>
        <w:t xml:space="preserve">Further, a </w:t>
      </w:r>
      <w:r w:rsidRPr="00474D11">
        <w:rPr>
          <w:rStyle w:val="StyleUnderline"/>
        </w:rPr>
        <w:t>little-known technical glitch in one of the leading polygraphs that the bureau</w:t>
      </w:r>
      <w:r w:rsidRPr="00730B28">
        <w:rPr>
          <w:sz w:val="16"/>
        </w:rPr>
        <w:t xml:space="preserve"> and many other government agencies </w:t>
      </w:r>
      <w:r w:rsidRPr="00474D11">
        <w:rPr>
          <w:rStyle w:val="StyleUnderline"/>
        </w:rPr>
        <w:t>have used could give applicants who fail polygraphs even more reason to assert that they were inaccurately and unfairly labeled liars.</w:t>
      </w:r>
      <w:r>
        <w:rPr>
          <w:rStyle w:val="StyleUnderline"/>
        </w:rPr>
        <w:t xml:space="preserve"> </w:t>
      </w:r>
      <w:r w:rsidRPr="00730B28">
        <w:rPr>
          <w:sz w:val="16"/>
        </w:rPr>
        <w:t xml:space="preserve">“I was called a lazy, lying, drug dealing junkie by a man who doesn’t know </w:t>
      </w:r>
      <w:proofErr w:type="gramStart"/>
      <w:r w:rsidRPr="00730B28">
        <w:rPr>
          <w:sz w:val="16"/>
        </w:rPr>
        <w:t>me ,</w:t>
      </w:r>
      <w:proofErr w:type="gramEnd"/>
      <w:r w:rsidRPr="00730B28">
        <w:rPr>
          <w:sz w:val="16"/>
        </w:rPr>
        <w:t xml:space="preserve"> my stellar background or my societal contributions,” wrote one black applicant in Baltimore, who said he was told he qualified for a job except for his polygraph test failure. “Just because I am young and black does not automatically denote that I have ever used any illegal drugs.” Government agencies use polygraph testing not only to weed out job applicants but also to question criminal suspects and to determine whether sex offenders are complying with psychological treatment or probation. Although all </w:t>
      </w:r>
      <w:r w:rsidRPr="00474D11">
        <w:rPr>
          <w:rStyle w:val="StyleUnderline"/>
        </w:rPr>
        <w:t>polygraph testing is</w:t>
      </w:r>
      <w:r w:rsidRPr="00730B28">
        <w:rPr>
          <w:sz w:val="16"/>
        </w:rPr>
        <w:t xml:space="preserve"> controversial, many scientists are highly critical of its use in job screening, saying it’s </w:t>
      </w:r>
      <w:r w:rsidRPr="00474D11">
        <w:rPr>
          <w:rStyle w:val="StyleUnderline"/>
        </w:rPr>
        <w:t>especially prone to inaccuracies because the questions are often more vague than they are in criminal investigations and therefore they’re more likely to provoke reactions from the innocent that might seem like deception.</w:t>
      </w:r>
      <w:r>
        <w:rPr>
          <w:rStyle w:val="StyleUnderline"/>
        </w:rPr>
        <w:t xml:space="preserve"> </w:t>
      </w:r>
      <w:r w:rsidRPr="00730B28">
        <w:rPr>
          <w:sz w:val="16"/>
        </w:rPr>
        <w:t xml:space="preserve">Adding to the skepticism, </w:t>
      </w:r>
      <w:proofErr w:type="spellStart"/>
      <w:r w:rsidRPr="00730B28">
        <w:rPr>
          <w:sz w:val="16"/>
        </w:rPr>
        <w:t>polygraphers</w:t>
      </w:r>
      <w:proofErr w:type="spellEnd"/>
      <w:r w:rsidRPr="00730B28">
        <w:rPr>
          <w:sz w:val="16"/>
        </w:rPr>
        <w:t xml:space="preserve"> have documented problems with the measurement of sweat by the LX4000, a polygraph that the FBI and many other federal agencies and police departments across the country have used, McClatchy found. </w:t>
      </w:r>
      <w:proofErr w:type="spellStart"/>
      <w:r w:rsidRPr="00730B28">
        <w:rPr>
          <w:sz w:val="16"/>
        </w:rPr>
        <w:t>Polygraphers</w:t>
      </w:r>
      <w:proofErr w:type="spellEnd"/>
      <w:r w:rsidRPr="00730B28">
        <w:rPr>
          <w:sz w:val="16"/>
        </w:rPr>
        <w:t xml:space="preserve"> also interpret measurements of respiration and blood pressure for their decisions on whether someone is lying, but many see the sweat measurement as especially indicative of deception. The manufacturer of the LX4000, Lafayette Instrument Co. Inc., describes the problem as rare but it isn’t able to specify what that means. The company also points out that other polygraphs that use the same technology might have the problem as well. “The potential for occasional differences to be observed was already clearly described in the published literature, not limited to the Lafayette polygraph system, and anecdotal experience confirms it is an occasional occurrence,” the company said in a statement to McClatchy. But Gene </w:t>
      </w:r>
      <w:proofErr w:type="spellStart"/>
      <w:r w:rsidRPr="00730B28">
        <w:rPr>
          <w:sz w:val="16"/>
        </w:rPr>
        <w:t>Iredale</w:t>
      </w:r>
      <w:proofErr w:type="spellEnd"/>
      <w:r w:rsidRPr="00730B28">
        <w:rPr>
          <w:sz w:val="16"/>
        </w:rPr>
        <w:t>, a San Diego lawyer, said the problem could mean that agencies such as the FBI are “making decisions in criminal cases and are taking away security clearances on the basis of completely inaccurate information. The polygraph is speculative to begin with; that’s why it’s not admissible in court.” A spokeswoman said the bureau, which has polygraphed applicants since 1994, “continues to find it a relevant and necessary tool in both employment and operational related matters.” The spokeswoman, Kathleen Wright, said the bureau wouldn’t respond to questions about the LX4000 nor reveal the number of people who failed each year, although she acknowledged that if an applicant doesn’t pass a polygraph “then the applicant is normally not hired.” Records obtained by McClatchy show the FBI polygraphs about13</w:t>
      </w:r>
      <w:proofErr w:type="gramStart"/>
      <w:r w:rsidRPr="00730B28">
        <w:rPr>
          <w:sz w:val="16"/>
        </w:rPr>
        <w:t>,000</w:t>
      </w:r>
      <w:proofErr w:type="gramEnd"/>
      <w:r w:rsidRPr="00730B28">
        <w:rPr>
          <w:sz w:val="16"/>
        </w:rPr>
        <w:t xml:space="preserve"> people a year for job screening, criminal investigations and national security inquiries. </w:t>
      </w:r>
      <w:r w:rsidRPr="00474D11">
        <w:rPr>
          <w:rStyle w:val="StyleUnderline"/>
        </w:rPr>
        <w:t>According to records, the bureau has at least a 30 percent failure rate in its job</w:t>
      </w:r>
      <w:r w:rsidRPr="00730B28">
        <w:rPr>
          <w:sz w:val="16"/>
        </w:rPr>
        <w:t xml:space="preserve"> </w:t>
      </w:r>
      <w:r w:rsidRPr="00474D11">
        <w:rPr>
          <w:rStyle w:val="StyleUnderline"/>
        </w:rPr>
        <w:t>screening. As many as 40 percent of special agent applicants don’t get the job because of their polygraph test results.</w:t>
      </w:r>
    </w:p>
    <w:p w:rsidR="00104E9A" w:rsidRDefault="00104E9A" w:rsidP="00104E9A">
      <w:pPr>
        <w:pStyle w:val="Heading4"/>
      </w:pPr>
      <w:r>
        <w:t>Cyber Candidates can’t pass fitness tests</w:t>
      </w:r>
    </w:p>
    <w:p w:rsidR="00104E9A" w:rsidRDefault="00104E9A" w:rsidP="00104E9A">
      <w:r w:rsidRPr="00082DF9">
        <w:rPr>
          <w:rStyle w:val="Style13ptBold"/>
        </w:rPr>
        <w:t>Cooper ’14</w:t>
      </w:r>
      <w:r>
        <w:t xml:space="preserve"> (Daniel; December 31, 2014; “The Army may ditch fitness tests for unfit, 'ponytail-wearing' hackers”; </w:t>
      </w:r>
      <w:proofErr w:type="spellStart"/>
      <w:r>
        <w:t>Engadget</w:t>
      </w:r>
      <w:proofErr w:type="spellEnd"/>
      <w:r>
        <w:t>; http://www.engadget.com/2014/12/31/army-fitness-tests/)//CC</w:t>
      </w:r>
    </w:p>
    <w:p w:rsidR="009D3874" w:rsidRDefault="00104E9A" w:rsidP="00104E9A">
      <w:r w:rsidRPr="00082DF9">
        <w:rPr>
          <w:rStyle w:val="StyleUnderline"/>
        </w:rPr>
        <w:t>It's a truth, often forgotten, that no-one can be perfect at everything</w:t>
      </w:r>
      <w:r>
        <w:t xml:space="preserve">. We may laud Justin Timberlake's musical, dancing and acting ability, but he's probably a terrible plumber. It's a problem that </w:t>
      </w:r>
      <w:r w:rsidRPr="00082DF9">
        <w:rPr>
          <w:rStyle w:val="StyleUnderline"/>
        </w:rPr>
        <w:t xml:space="preserve">the Army is beginning to understand, since the sort of people who can successfully fight in a </w:t>
      </w:r>
      <w:proofErr w:type="spellStart"/>
      <w:r w:rsidRPr="00082DF9">
        <w:rPr>
          <w:rStyle w:val="StyleUnderline"/>
        </w:rPr>
        <w:t>cyber war</w:t>
      </w:r>
      <w:proofErr w:type="spellEnd"/>
      <w:r w:rsidRPr="00082DF9">
        <w:rPr>
          <w:rStyle w:val="StyleUnderline"/>
        </w:rPr>
        <w:t xml:space="preserve"> are more likely to be bad at assault courses, climbing ropes and carrying heavy objects</w:t>
      </w:r>
      <w:r>
        <w:t xml:space="preserve">. It's with this in mind that Lt. Gen. Robert Brown, head of the Combined Arms Center at Fort Leavenworth, says that </w:t>
      </w:r>
      <w:r w:rsidRPr="00082DF9">
        <w:rPr>
          <w:rStyle w:val="StyleUnderline"/>
        </w:rPr>
        <w:t>the US Army may relax its fitness requirements for digital soldiers</w:t>
      </w:r>
      <w:r>
        <w:t xml:space="preserve">. Speaking at the New America Foundation, the Telegraph reports that </w:t>
      </w:r>
      <w:r w:rsidRPr="00082DF9">
        <w:rPr>
          <w:rStyle w:val="StyleUnderline"/>
        </w:rPr>
        <w:t xml:space="preserve">the officer said that the best cyber soldiers "are not natural candidates for a military career." </w:t>
      </w:r>
      <w:r>
        <w:t xml:space="preserve">He went on to add, delightfully, that </w:t>
      </w:r>
      <w:r w:rsidRPr="00082DF9">
        <w:rPr>
          <w:rStyle w:val="StyleUnderline"/>
        </w:rPr>
        <w:t>these teens "grew up on Google and wear ponytails," and they're probably listening to some of that gosh-darn it loud rock and roll music</w:t>
      </w:r>
      <w:r>
        <w:t xml:space="preserve">, too. Of course, this is an off-hand remark from a single officer, although it's a sentiment that's been uttered before, most recently by Maj. Gen. Allen </w:t>
      </w:r>
      <w:proofErr w:type="spellStart"/>
      <w:r>
        <w:t>Batschelet</w:t>
      </w:r>
      <w:proofErr w:type="spellEnd"/>
      <w:r>
        <w:t xml:space="preserve"> in October. Still, it looks as if all those hours of Uplink may just get you out of having to do the regulation 100 pushups, 100 sit-ups and 2-mile run.</w:t>
      </w:r>
    </w:p>
    <w:p w:rsidR="004A1F33" w:rsidRDefault="004A1F33" w:rsidP="004A1F33">
      <w:pPr>
        <w:pStyle w:val="Heading3"/>
      </w:pPr>
      <w:r>
        <w:t>AT: Perm do both</w:t>
      </w:r>
    </w:p>
    <w:p w:rsidR="004A1F33" w:rsidRDefault="004A1F33" w:rsidP="004A1F33">
      <w:pPr>
        <w:pStyle w:val="Heading4"/>
      </w:pPr>
      <w:r>
        <w:t>Links to the NB</w:t>
      </w:r>
    </w:p>
    <w:p w:rsidR="004A1F33" w:rsidRDefault="004A1F33" w:rsidP="004A1F33">
      <w:pPr>
        <w:pStyle w:val="Heading4"/>
      </w:pPr>
      <w:r>
        <w:t xml:space="preserve">Perm is </w:t>
      </w:r>
      <w:proofErr w:type="spellStart"/>
      <w:r>
        <w:t>intrensic</w:t>
      </w:r>
      <w:proofErr w:type="spellEnd"/>
      <w:r>
        <w:t xml:space="preserve">, it </w:t>
      </w:r>
      <w:proofErr w:type="gramStart"/>
      <w:r>
        <w:t>Adds</w:t>
      </w:r>
      <w:proofErr w:type="gramEnd"/>
      <w:r>
        <w:t xml:space="preserve"> the whole function of the CP</w:t>
      </w:r>
    </w:p>
    <w:p w:rsidR="004A1F33" w:rsidRDefault="004A1F33" w:rsidP="004A1F33">
      <w:pPr>
        <w:pStyle w:val="Heading4"/>
        <w:numPr>
          <w:ilvl w:val="0"/>
          <w:numId w:val="11"/>
        </w:numPr>
      </w:pPr>
      <w:r>
        <w:t>Destroys our ground – if the aff gets intrinsic permutations we’ll never be able to win counterplan competition because they can always perm out of our net benefit by adding new parts to the plan.  Without counterplans the neg is stuck defending a morally repugnant status quo and always loses.</w:t>
      </w:r>
    </w:p>
    <w:p w:rsidR="004A1F33" w:rsidRDefault="004A1F33" w:rsidP="004A1F33">
      <w:pPr>
        <w:pStyle w:val="Heading4"/>
        <w:numPr>
          <w:ilvl w:val="0"/>
          <w:numId w:val="11"/>
        </w:numPr>
      </w:pPr>
      <w:r>
        <w:t>That puts the aff in a double bind – either they lose because their permutation is horribly abusive or they lose because their case has no advantage now that we can make intrinsicness arguments to all their harms.  Either way you vote neg.</w:t>
      </w:r>
    </w:p>
    <w:p w:rsidR="004A1F33" w:rsidRDefault="004A1F33" w:rsidP="004A1F33">
      <w:pPr>
        <w:pStyle w:val="Heading3"/>
      </w:pPr>
      <w:r>
        <w:t>Links to the NB</w:t>
      </w:r>
    </w:p>
    <w:p w:rsidR="004A1F33" w:rsidRPr="004A1F33" w:rsidRDefault="004A1F33" w:rsidP="004A1F33">
      <w:pPr>
        <w:pStyle w:val="Heading4"/>
      </w:pPr>
      <w:r>
        <w:t>No the CP reallocates money – the spending links do not apply because there is no increase in spending</w:t>
      </w:r>
    </w:p>
    <w:p w:rsidR="004A1F33" w:rsidRPr="004A1F33" w:rsidRDefault="004A1F33" w:rsidP="004A1F33">
      <w:pPr>
        <w:pStyle w:val="Heading3"/>
      </w:pPr>
      <w:r>
        <w:t>2NC Polygraph Solves</w:t>
      </w:r>
    </w:p>
    <w:p w:rsidR="004A1F33" w:rsidRPr="006E2F34" w:rsidRDefault="004A1F33" w:rsidP="004A1F33">
      <w:pPr>
        <w:pStyle w:val="Heading4"/>
      </w:pPr>
      <w:r>
        <w:t xml:space="preserve">Polygraph testing hinders recruitment </w:t>
      </w:r>
    </w:p>
    <w:p w:rsidR="004A1F33" w:rsidRDefault="004A1F33" w:rsidP="004A1F33">
      <w:r w:rsidRPr="006E2F34">
        <w:rPr>
          <w:rStyle w:val="Style13ptBold"/>
        </w:rPr>
        <w:t>Evans 14</w:t>
      </w:r>
      <w:r>
        <w:t xml:space="preserve"> (</w:t>
      </w:r>
      <w:proofErr w:type="spellStart"/>
      <w:r>
        <w:t>Zenon</w:t>
      </w:r>
      <w:proofErr w:type="spellEnd"/>
      <w:r>
        <w:t xml:space="preserve">, </w:t>
      </w:r>
      <w:r w:rsidRPr="006E2F34">
        <w:t>a former Reason staff writer and editor</w:t>
      </w:r>
      <w:r>
        <w:t>, “Ever Pirate Music? The FBI Probably Won't Hire You.,”Reason.com, 10/16/14</w:t>
      </w:r>
      <w:proofErr w:type="gramStart"/>
      <w:r>
        <w:t xml:space="preserve">,  </w:t>
      </w:r>
      <w:r w:rsidRPr="006E2F34">
        <w:t>https</w:t>
      </w:r>
      <w:proofErr w:type="gramEnd"/>
      <w:r w:rsidRPr="006E2F34">
        <w:t>://reason.com/blog/2014/10/16/ever-pirate-music-the-fbi-probably-wont</w:t>
      </w:r>
      <w:r>
        <w:t>)//kjz</w:t>
      </w:r>
    </w:p>
    <w:p w:rsidR="004A1F33" w:rsidRDefault="004A1F33" w:rsidP="004A1F33">
      <w:pPr>
        <w:rPr>
          <w:sz w:val="16"/>
        </w:rPr>
      </w:pPr>
      <w:r w:rsidRPr="00405F72">
        <w:rPr>
          <w:sz w:val="16"/>
        </w:rPr>
        <w:t xml:space="preserve">Wait! Before you illegally download that copy of Justin Bieber's latest hits, you've got to know something: It could cost you a gig with the FBI. </w:t>
      </w:r>
      <w:proofErr w:type="spellStart"/>
      <w:r w:rsidRPr="00405F72">
        <w:rPr>
          <w:sz w:val="16"/>
        </w:rPr>
        <w:t>TorrentFreak</w:t>
      </w:r>
      <w:proofErr w:type="spellEnd"/>
      <w:r w:rsidRPr="00405F72">
        <w:rPr>
          <w:sz w:val="16"/>
        </w:rPr>
        <w:t xml:space="preserve">, a blog dedicated to all things copyright- and piracy-related, reported last week: Monday this week Sacramento State's Career Center welcomed the FBI for a visit concerning recruitment of students for its paid internship program. One of the topics discussed were historical actions that could exclude applicants from the program. In addition to drug use, criminal activity and even defaulting on a student loan, </w:t>
      </w:r>
      <w:r w:rsidRPr="00405F72">
        <w:rPr>
          <w:rStyle w:val="StyleUnderline"/>
        </w:rPr>
        <w:t>students were informed that if they had illegally downloaded content in the past, that could rule them out of a position at the FBI. It appears that to the agency, downloading is tantamount to stealing.</w:t>
      </w:r>
      <w:r>
        <w:rPr>
          <w:rStyle w:val="StyleUnderline"/>
        </w:rPr>
        <w:t xml:space="preserve"> </w:t>
      </w:r>
      <w:r w:rsidRPr="00405F72">
        <w:rPr>
          <w:sz w:val="16"/>
        </w:rPr>
        <w:t xml:space="preserve">The student-run State Hornet spoke with an FBI representative, Steve </w:t>
      </w:r>
      <w:proofErr w:type="spellStart"/>
      <w:r w:rsidRPr="00405F72">
        <w:rPr>
          <w:sz w:val="16"/>
        </w:rPr>
        <w:t>Dupre</w:t>
      </w:r>
      <w:proofErr w:type="spellEnd"/>
      <w:r w:rsidRPr="00405F72">
        <w:rPr>
          <w:sz w:val="16"/>
        </w:rPr>
        <w:t xml:space="preserve">, who says </w:t>
      </w:r>
      <w:r w:rsidRPr="00405F72">
        <w:rPr>
          <w:rStyle w:val="StyleUnderline"/>
        </w:rPr>
        <w:t>there's no point in lying about it:</w:t>
      </w:r>
      <w:r>
        <w:rPr>
          <w:rStyle w:val="StyleUnderline"/>
        </w:rPr>
        <w:t xml:space="preserve"> </w:t>
      </w:r>
      <w:r w:rsidRPr="00405F72">
        <w:rPr>
          <w:rStyle w:val="StyleUnderline"/>
        </w:rPr>
        <w:t>During the first two phases of interviews, everything is recorded and then turned into a report. This report is then passed along to a polygraph technician to be used during the applicant's exam, which consists of a 55-page questionnaire. If</w:t>
      </w:r>
      <w:r w:rsidRPr="00405F72">
        <w:rPr>
          <w:sz w:val="16"/>
        </w:rPr>
        <w:t xml:space="preserve"> </w:t>
      </w:r>
      <w:r w:rsidRPr="00405F72">
        <w:rPr>
          <w:rStyle w:val="StyleUnderline"/>
        </w:rPr>
        <w:t>an applicant is caught lying, they can no longer apply for an FBI agent position.</w:t>
      </w:r>
      <w:r>
        <w:rPr>
          <w:rStyle w:val="StyleUnderline"/>
        </w:rPr>
        <w:t xml:space="preserve"> </w:t>
      </w:r>
      <w:r w:rsidRPr="00405F72">
        <w:rPr>
          <w:sz w:val="16"/>
        </w:rPr>
        <w:t xml:space="preserve">"If you are accepted to intern at FBI and fail the polygraph you can no longer apply to FBI again." </w:t>
      </w:r>
      <w:proofErr w:type="spellStart"/>
      <w:r w:rsidRPr="00405F72">
        <w:rPr>
          <w:sz w:val="16"/>
        </w:rPr>
        <w:t>Dupre</w:t>
      </w:r>
      <w:proofErr w:type="spellEnd"/>
      <w:r w:rsidRPr="00405F72">
        <w:rPr>
          <w:sz w:val="16"/>
        </w:rPr>
        <w:t xml:space="preserve"> said. </w:t>
      </w:r>
      <w:r w:rsidRPr="00405F72">
        <w:rPr>
          <w:rStyle w:val="StyleUnderline"/>
        </w:rPr>
        <w:t xml:space="preserve">This policy isn't terribly surprising, since the FBI has gone after high-profile file-sharing sites like </w:t>
      </w:r>
      <w:proofErr w:type="spellStart"/>
      <w:r w:rsidRPr="00405F72">
        <w:rPr>
          <w:rStyle w:val="StyleUnderline"/>
        </w:rPr>
        <w:t>MegaUpload</w:t>
      </w:r>
      <w:proofErr w:type="spellEnd"/>
      <w:r w:rsidRPr="00405F72">
        <w:rPr>
          <w:rStyle w:val="StyleUnderline"/>
        </w:rPr>
        <w:t xml:space="preserve">. </w:t>
      </w:r>
      <w:r w:rsidRPr="00405F72">
        <w:rPr>
          <w:sz w:val="16"/>
        </w:rPr>
        <w:t>Though, that doesn't mean it's a policy that makes much sense. While the agency considers piracy "a growing threat," several studies have shown that musicians and entertainers actually benefit from the illicit distribution of their art. A 2012 survey found that 46 percent of all Americans illegally download copyrighted material, and among people aged 18-29, it's 70 percent.</w:t>
      </w:r>
      <w:r w:rsidRPr="00405F72">
        <w:rPr>
          <w:rStyle w:val="StyleUnderline"/>
        </w:rPr>
        <w:t xml:space="preserve"> By barring young people who participate in an increasingly common activity, the FBI is limiting its own pool of technologically curious and savvy potential employees</w:t>
      </w:r>
      <w:r w:rsidRPr="00405F72">
        <w:rPr>
          <w:sz w:val="16"/>
        </w:rPr>
        <w:t xml:space="preserve">—just as it's doing by not hiring marijuana users. Whether the policy even works is up for debate, since it's been documented just how much members of the FBI (and Congress and the Department of Justice) like to snatch free copies of their favorite shows and movies, too. </w:t>
      </w:r>
    </w:p>
    <w:p w:rsidR="004A1F33" w:rsidRPr="00405F72" w:rsidRDefault="004A1F33" w:rsidP="004A1F33">
      <w:pPr>
        <w:rPr>
          <w:sz w:val="16"/>
        </w:rPr>
      </w:pPr>
    </w:p>
    <w:p w:rsidR="004C0DC4" w:rsidRDefault="004C0DC4" w:rsidP="004C0DC4">
      <w:pPr>
        <w:pStyle w:val="Heading2"/>
        <w:rPr>
          <w:rFonts w:eastAsia="Times New Roman"/>
        </w:rPr>
      </w:pPr>
      <w:r>
        <w:rPr>
          <w:rFonts w:eastAsia="Times New Roman"/>
        </w:rPr>
        <w:t>T – Substantial</w:t>
      </w:r>
    </w:p>
    <w:p w:rsidR="004C0DC4" w:rsidRPr="00181BF6" w:rsidRDefault="004C0DC4" w:rsidP="004C0DC4">
      <w:pPr>
        <w:pStyle w:val="Heading3"/>
      </w:pPr>
      <w:r>
        <w:t>1NC</w:t>
      </w:r>
    </w:p>
    <w:p w:rsidR="004C0DC4" w:rsidRDefault="004C0DC4" w:rsidP="004C0DC4">
      <w:pPr>
        <w:pStyle w:val="Heading4"/>
        <w:rPr>
          <w:rFonts w:eastAsia="Times New Roman"/>
        </w:rPr>
      </w:pPr>
      <w:r>
        <w:rPr>
          <w:rFonts w:eastAsia="Times New Roman"/>
        </w:rPr>
        <w:t>Interpretation:</w:t>
      </w:r>
    </w:p>
    <w:p w:rsidR="004C0DC4" w:rsidRDefault="004C0DC4" w:rsidP="004C0DC4">
      <w:pPr>
        <w:pStyle w:val="Heading4"/>
      </w:pPr>
      <w:r>
        <w:t xml:space="preserve">“Substantial” must be </w:t>
      </w:r>
      <w:r w:rsidRPr="0001196A">
        <w:rPr>
          <w:u w:val="single"/>
        </w:rPr>
        <w:t>at least</w:t>
      </w:r>
      <w:r>
        <w:t xml:space="preserve"> 2%</w:t>
      </w:r>
    </w:p>
    <w:p w:rsidR="004C0DC4" w:rsidRPr="000C7D1A" w:rsidRDefault="004C0DC4" w:rsidP="004C0DC4">
      <w:pPr>
        <w:rPr>
          <w:rStyle w:val="Style1Char"/>
          <w:b/>
          <w:bCs/>
        </w:rPr>
      </w:pPr>
      <w:r w:rsidRPr="00A16892">
        <w:rPr>
          <w:rStyle w:val="Style13ptBold"/>
        </w:rPr>
        <w:t>Words &amp; Phrases 60</w:t>
      </w:r>
    </w:p>
    <w:p w:rsidR="004C0DC4" w:rsidRPr="006B3C8A" w:rsidRDefault="004C0DC4" w:rsidP="004C0DC4">
      <w:pPr>
        <w:rPr>
          <w:sz w:val="16"/>
        </w:rPr>
      </w:pPr>
      <w:r w:rsidRPr="00EE0199">
        <w:rPr>
          <w:rStyle w:val="Style1Char"/>
        </w:rPr>
        <w:t>'Substantial" means "of real</w:t>
      </w:r>
      <w:r w:rsidRPr="006B3C8A">
        <w:rPr>
          <w:sz w:val="16"/>
        </w:rPr>
        <w:t xml:space="preserve"> worth and </w:t>
      </w:r>
      <w:r w:rsidRPr="00EE0199">
        <w:rPr>
          <w:rStyle w:val="Style1Char"/>
        </w:rPr>
        <w:t>importance</w:t>
      </w:r>
      <w:r w:rsidRPr="006B3C8A">
        <w:rPr>
          <w:sz w:val="16"/>
        </w:rPr>
        <w:t xml:space="preserve">; of considerable value; valuable." </w:t>
      </w:r>
      <w:r w:rsidRPr="00EE0199">
        <w:rPr>
          <w:rStyle w:val="Style1Char"/>
        </w:rPr>
        <w:t xml:space="preserve">Bequest to charitable institution, making </w:t>
      </w:r>
      <w:r w:rsidRPr="0001196A">
        <w:rPr>
          <w:rStyle w:val="Emphasis"/>
        </w:rPr>
        <w:t>1/48</w:t>
      </w:r>
      <w:r w:rsidRPr="00EE0199">
        <w:rPr>
          <w:rStyle w:val="Style1Char"/>
        </w:rPr>
        <w:t xml:space="preserve"> of expenditures</w:t>
      </w:r>
      <w:r w:rsidRPr="006B3C8A">
        <w:rPr>
          <w:sz w:val="16"/>
        </w:rPr>
        <w:t xml:space="preserve"> in state, held exempt from taxation; </w:t>
      </w:r>
      <w:r w:rsidRPr="00EE0199">
        <w:rPr>
          <w:rStyle w:val="Style1Char"/>
        </w:rPr>
        <w:t>such expenditures constituting "substantial"</w:t>
      </w:r>
      <w:r w:rsidRPr="006B3C8A">
        <w:rPr>
          <w:sz w:val="16"/>
        </w:rPr>
        <w:t xml:space="preserve"> part of its </w:t>
      </w:r>
      <w:r w:rsidRPr="00EE0199">
        <w:rPr>
          <w:rStyle w:val="Style1Char"/>
        </w:rPr>
        <w:t>activities</w:t>
      </w:r>
      <w:r w:rsidRPr="006B3C8A">
        <w:rPr>
          <w:sz w:val="16"/>
        </w:rPr>
        <w:t>. Tax Commission of Ohio v. American Humane Education Soc., 181 N.E. 557, 42 Ohio App. 4.</w:t>
      </w:r>
    </w:p>
    <w:p w:rsidR="004C0DC4" w:rsidRDefault="004C0DC4" w:rsidP="004C0DC4">
      <w:pPr>
        <w:pStyle w:val="Heading4"/>
      </w:pPr>
      <w:r>
        <w:t>Only 70,000 FBI applicants every year</w:t>
      </w:r>
    </w:p>
    <w:p w:rsidR="004C0DC4" w:rsidRPr="00C464EB" w:rsidRDefault="004C0DC4" w:rsidP="004C0DC4">
      <w:r w:rsidRPr="00C464EB">
        <w:rPr>
          <w:rStyle w:val="Style13ptBold"/>
        </w:rPr>
        <w:t>CNN 09</w:t>
      </w:r>
      <w:r>
        <w:t xml:space="preserve"> (“</w:t>
      </w:r>
      <w:r w:rsidRPr="00C464EB">
        <w:t>FBI gets 270,000 applications for 3,000 jobs</w:t>
      </w:r>
      <w:r>
        <w:t xml:space="preserve">,” CNN, 3/17/09, </w:t>
      </w:r>
      <w:r w:rsidRPr="00C464EB">
        <w:t>http://www.cnn.com/2009/US/03/17/fbi.hiring/index.html?eref=ib_us</w:t>
      </w:r>
      <w:r>
        <w:t>)//kjz</w:t>
      </w:r>
    </w:p>
    <w:p w:rsidR="004C0DC4" w:rsidRDefault="004C0DC4" w:rsidP="004C0DC4">
      <w:pPr>
        <w:rPr>
          <w:sz w:val="16"/>
        </w:rPr>
      </w:pPr>
      <w:r w:rsidRPr="00C464EB">
        <w:rPr>
          <w:sz w:val="16"/>
        </w:rPr>
        <w:t xml:space="preserve">What happened next caught many at the FBI by surprise. More than 270,000 people applied over about six weeks. </w:t>
      </w:r>
      <w:r w:rsidRPr="00C464EB">
        <w:rPr>
          <w:rStyle w:val="StyleUnderline"/>
        </w:rPr>
        <w:t>The FBI said about 70,000 people seek positions in a normal year.</w:t>
      </w:r>
      <w:r w:rsidRPr="00C464EB">
        <w:rPr>
          <w:sz w:val="16"/>
        </w:rPr>
        <w:t xml:space="preserve"> Video Watch the applications pile up at the FBI »</w:t>
      </w:r>
    </w:p>
    <w:p w:rsidR="004C0DC4" w:rsidRDefault="004C0DC4" w:rsidP="004C0DC4">
      <w:pPr>
        <w:pStyle w:val="Heading4"/>
        <w:tabs>
          <w:tab w:val="left" w:pos="5355"/>
        </w:tabs>
      </w:pPr>
      <w:r>
        <w:t>35,000 people work at the FBI</w:t>
      </w:r>
      <w:r>
        <w:tab/>
      </w:r>
    </w:p>
    <w:p w:rsidR="004C0DC4" w:rsidRPr="00C464EB" w:rsidRDefault="004C0DC4" w:rsidP="004C0DC4">
      <w:r w:rsidRPr="00C464EB">
        <w:rPr>
          <w:rStyle w:val="Style13ptBold"/>
        </w:rPr>
        <w:t>FBI no date</w:t>
      </w:r>
      <w:r>
        <w:t xml:space="preserve"> (“Frequently Asked Questions,” FBI, no date, </w:t>
      </w:r>
      <w:r w:rsidRPr="00C464EB">
        <w:t>https://www.fbi.gov/about-us/faqs</w:t>
      </w:r>
      <w:r>
        <w:t>)//kjz</w:t>
      </w:r>
    </w:p>
    <w:p w:rsidR="004C0DC4" w:rsidRPr="00C464EB" w:rsidRDefault="004C0DC4" w:rsidP="004C0DC4">
      <w:pPr>
        <w:rPr>
          <w:sz w:val="16"/>
        </w:rPr>
      </w:pPr>
      <w:r w:rsidRPr="00C464EB">
        <w:rPr>
          <w:sz w:val="16"/>
        </w:rPr>
        <w:t xml:space="preserve">35 How many people work for the FBI? </w:t>
      </w:r>
      <w:r w:rsidRPr="00C464EB">
        <w:rPr>
          <w:rStyle w:val="StyleUnderline"/>
        </w:rPr>
        <w:t>The FBI employs nearly 35,000 people</w:t>
      </w:r>
      <w:r w:rsidRPr="00C464EB">
        <w:rPr>
          <w:sz w:val="16"/>
        </w:rPr>
        <w:t>, including special agents and support professionals such as intelligence analysts, language specialists, scientists, and information technology specialists. Learn how you can join us at FBIJobs.gov.</w:t>
      </w:r>
    </w:p>
    <w:p w:rsidR="004C0DC4" w:rsidRDefault="004C0DC4" w:rsidP="004C0DC4">
      <w:pPr>
        <w:pStyle w:val="Heading4"/>
      </w:pPr>
      <w:r w:rsidRPr="00181BF6">
        <w:rPr>
          <w:rFonts w:eastAsia="Times New Roman"/>
        </w:rPr>
        <w:t xml:space="preserve">The </w:t>
      </w:r>
      <w:r>
        <w:t>US population is three hundred and eighteen million eight hundred and fifty seven thousand and fifty-six people</w:t>
      </w:r>
    </w:p>
    <w:p w:rsidR="004C0DC4" w:rsidRDefault="004C0DC4" w:rsidP="004C0DC4">
      <w:r>
        <w:t xml:space="preserve">U.S. Census Bureau15 (US Census Bureau derived data from: Population Estimates, American Community Survey, Census of Population and Housing, State and County Housing Unit Estimates, County Business Patterns, </w:t>
      </w:r>
      <w:proofErr w:type="spellStart"/>
      <w:r>
        <w:t>Nonemployer</w:t>
      </w:r>
      <w:proofErr w:type="spellEnd"/>
      <w:r>
        <w:t xml:space="preserve"> Statistics, Economic Census, Survey of Business Owners, Building Permits, Last updated: 6/8/15, “USA” </w:t>
      </w:r>
      <w:hyperlink r:id="rId13" w:history="1">
        <w:r w:rsidRPr="007A578B">
          <w:rPr>
            <w:rStyle w:val="Hyperlink"/>
          </w:rPr>
          <w:t>http://quickfacts.census.gov/qfd/states/00000.html</w:t>
        </w:r>
      </w:hyperlink>
      <w:r>
        <w:t>) CW</w:t>
      </w:r>
    </w:p>
    <w:p w:rsidR="004C0DC4" w:rsidRPr="00181BF6" w:rsidRDefault="004C0DC4" w:rsidP="004C0DC4">
      <w:r>
        <w:t>(</w:t>
      </w:r>
      <w:proofErr w:type="gramStart"/>
      <w:r>
        <w:t>from</w:t>
      </w:r>
      <w:proofErr w:type="gramEnd"/>
      <w:r>
        <w:t xml:space="preserve"> graph below)</w:t>
      </w:r>
    </w:p>
    <w:tbl>
      <w:tblPr>
        <w:tblW w:w="4276" w:type="pct"/>
        <w:tblCellSpacing w:w="0" w:type="dxa"/>
        <w:tblCellMar>
          <w:top w:w="30" w:type="dxa"/>
          <w:left w:w="30" w:type="dxa"/>
          <w:bottom w:w="30" w:type="dxa"/>
          <w:right w:w="30" w:type="dxa"/>
        </w:tblCellMar>
        <w:tblLook w:val="04A0" w:firstRow="1" w:lastRow="0" w:firstColumn="1" w:lastColumn="0" w:noHBand="0" w:noVBand="1"/>
        <w:tblDescription w:val="This table display data items related to People."/>
      </w:tblPr>
      <w:tblGrid>
        <w:gridCol w:w="9804"/>
        <w:gridCol w:w="2408"/>
      </w:tblGrid>
      <w:tr w:rsidR="004C0DC4" w:rsidRPr="00181BF6" w:rsidTr="000B63D2">
        <w:trPr>
          <w:trHeight w:val="51"/>
          <w:tblCellSpacing w:w="0" w:type="dxa"/>
        </w:trPr>
        <w:tc>
          <w:tcPr>
            <w:tcW w:w="0" w:type="auto"/>
            <w:tcBorders>
              <w:top w:val="single" w:sz="6" w:space="0" w:color="000000"/>
            </w:tcBorders>
            <w:shd w:val="clear" w:color="auto" w:fill="E0ECFB"/>
            <w:vAlign w:val="bottom"/>
            <w:hideMark/>
          </w:tcPr>
          <w:p w:rsidR="004C0DC4" w:rsidRPr="00181BF6" w:rsidRDefault="004C0DC4" w:rsidP="000B63D2">
            <w:pPr>
              <w:spacing w:after="0" w:line="240" w:lineRule="auto"/>
              <w:rPr>
                <w:rFonts w:ascii="Arial" w:eastAsia="Times New Roman" w:hAnsi="Arial" w:cs="Arial"/>
                <w:b/>
                <w:bCs/>
                <w:color w:val="000000"/>
                <w:sz w:val="19"/>
                <w:szCs w:val="19"/>
              </w:rPr>
            </w:pPr>
            <w:r w:rsidRPr="00181BF6">
              <w:rPr>
                <w:rFonts w:ascii="Arial" w:eastAsia="Times New Roman" w:hAnsi="Arial" w:cs="Arial"/>
                <w:b/>
                <w:bCs/>
                <w:color w:val="000000"/>
                <w:sz w:val="19"/>
                <w:szCs w:val="19"/>
              </w:rPr>
              <w:t xml:space="preserve">   People </w:t>
            </w:r>
            <w:proofErr w:type="spellStart"/>
            <w:r w:rsidRPr="00181BF6">
              <w:rPr>
                <w:rFonts w:ascii="Arial" w:eastAsia="Times New Roman" w:hAnsi="Arial" w:cs="Arial"/>
                <w:b/>
                <w:bCs/>
                <w:color w:val="000000"/>
                <w:sz w:val="19"/>
                <w:szCs w:val="19"/>
              </w:rPr>
              <w:t>QuickFacts</w:t>
            </w:r>
            <w:proofErr w:type="spellEnd"/>
          </w:p>
        </w:tc>
        <w:tc>
          <w:tcPr>
            <w:tcW w:w="986" w:type="pct"/>
            <w:tcBorders>
              <w:top w:val="single" w:sz="6" w:space="0" w:color="000000"/>
            </w:tcBorders>
            <w:shd w:val="clear" w:color="auto" w:fill="E0ECFB"/>
            <w:vAlign w:val="bottom"/>
            <w:hideMark/>
          </w:tcPr>
          <w:p w:rsidR="004C0DC4" w:rsidRPr="00181BF6" w:rsidRDefault="004C0DC4" w:rsidP="000B63D2">
            <w:pPr>
              <w:spacing w:after="0" w:line="240" w:lineRule="auto"/>
              <w:jc w:val="center"/>
              <w:rPr>
                <w:rFonts w:ascii="Arial" w:eastAsia="Times New Roman" w:hAnsi="Arial" w:cs="Arial"/>
                <w:b/>
                <w:bCs/>
                <w:color w:val="000000"/>
                <w:sz w:val="19"/>
                <w:szCs w:val="19"/>
              </w:rPr>
            </w:pPr>
            <w:r w:rsidRPr="00181BF6">
              <w:rPr>
                <w:rFonts w:ascii="Arial" w:eastAsia="Times New Roman" w:hAnsi="Arial" w:cs="Arial"/>
                <w:b/>
                <w:bCs/>
                <w:color w:val="000000"/>
                <w:sz w:val="19"/>
                <w:szCs w:val="19"/>
                <w:highlight w:val="yellow"/>
              </w:rPr>
              <w:t>USA</w:t>
            </w:r>
          </w:p>
        </w:tc>
      </w:tr>
      <w:tr w:rsidR="004C0DC4" w:rsidRPr="00181BF6" w:rsidTr="000B63D2">
        <w:trPr>
          <w:trHeight w:val="55"/>
          <w:tblCellSpacing w:w="0" w:type="dxa"/>
        </w:trPr>
        <w:tc>
          <w:tcPr>
            <w:tcW w:w="0" w:type="auto"/>
            <w:shd w:val="clear" w:color="auto" w:fill="FFFFFF"/>
            <w:hideMark/>
          </w:tcPr>
          <w:p w:rsidR="004C0DC4" w:rsidRPr="00181BF6" w:rsidRDefault="004C0DC4" w:rsidP="000B63D2">
            <w:pPr>
              <w:spacing w:after="0" w:line="240" w:lineRule="auto"/>
              <w:rPr>
                <w:rFonts w:ascii="Arial" w:eastAsia="Times New Roman" w:hAnsi="Arial" w:cs="Arial"/>
                <w:color w:val="000000"/>
              </w:rPr>
            </w:pPr>
            <w:r w:rsidRPr="00181BF6">
              <w:rPr>
                <w:rFonts w:ascii="Arial" w:eastAsia="Times New Roman" w:hAnsi="Arial" w:cs="Arial"/>
                <w:noProof/>
                <w:color w:val="0000FF"/>
              </w:rPr>
              <w:drawing>
                <wp:inline distT="0" distB="0" distL="0" distR="0" wp14:anchorId="2DE0FA21" wp14:editId="2AE87E95">
                  <wp:extent cx="123825" cy="123825"/>
                  <wp:effectExtent l="0" t="0" r="9525" b="9525"/>
                  <wp:docPr id="53" name="Picture 53" descr="Population definition and source info">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ST045214" descr="Population definition and source info">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181BF6">
              <w:rPr>
                <w:rFonts w:ascii="Arial" w:eastAsia="Times New Roman" w:hAnsi="Arial" w:cs="Arial"/>
                <w:color w:val="000000"/>
              </w:rPr>
              <w:t> </w:t>
            </w:r>
            <w:r w:rsidRPr="00181BF6">
              <w:rPr>
                <w:rFonts w:ascii="Arial" w:eastAsia="Times New Roman" w:hAnsi="Arial" w:cs="Arial"/>
                <w:color w:val="000000"/>
                <w:highlight w:val="yellow"/>
              </w:rPr>
              <w:t>Population</w:t>
            </w:r>
            <w:r w:rsidRPr="00181BF6">
              <w:rPr>
                <w:rFonts w:ascii="Arial" w:eastAsia="Times New Roman" w:hAnsi="Arial" w:cs="Arial"/>
                <w:color w:val="000000"/>
              </w:rPr>
              <w:t>, 2014 estimate</w:t>
            </w:r>
          </w:p>
        </w:tc>
        <w:tc>
          <w:tcPr>
            <w:tcW w:w="0" w:type="auto"/>
            <w:shd w:val="clear" w:color="auto" w:fill="FFFFFF"/>
            <w:hideMark/>
          </w:tcPr>
          <w:p w:rsidR="004C0DC4" w:rsidRPr="00181BF6" w:rsidRDefault="004C0DC4" w:rsidP="000B63D2">
            <w:pPr>
              <w:spacing w:after="0" w:line="240" w:lineRule="auto"/>
              <w:jc w:val="right"/>
              <w:rPr>
                <w:rFonts w:ascii="Arial" w:eastAsia="Times New Roman" w:hAnsi="Arial" w:cs="Arial"/>
                <w:color w:val="000000"/>
                <w:highlight w:val="yellow"/>
              </w:rPr>
            </w:pPr>
            <w:r w:rsidRPr="00181BF6">
              <w:rPr>
                <w:rFonts w:ascii="Arial" w:eastAsia="Times New Roman" w:hAnsi="Arial" w:cs="Arial"/>
                <w:color w:val="000000"/>
                <w:highlight w:val="yellow"/>
              </w:rPr>
              <w:t>318,857,056</w:t>
            </w:r>
          </w:p>
        </w:tc>
      </w:tr>
    </w:tbl>
    <w:p w:rsidR="004C0DC4" w:rsidRDefault="004C0DC4" w:rsidP="004C0DC4">
      <w:pPr>
        <w:rPr>
          <w:rStyle w:val="Style13ptBold"/>
        </w:rPr>
      </w:pPr>
    </w:p>
    <w:p w:rsidR="004C0DC4" w:rsidRDefault="004C0DC4" w:rsidP="004C0DC4">
      <w:pPr>
        <w:pStyle w:val="Heading4"/>
      </w:pPr>
      <w:r>
        <w:t>Violation: At best, the aff affects .033% of the people who are surveilled in the US</w:t>
      </w:r>
    </w:p>
    <w:p w:rsidR="004C0DC4" w:rsidRDefault="004C0DC4" w:rsidP="004C0DC4">
      <w:pPr>
        <w:pStyle w:val="Heading4"/>
      </w:pPr>
      <w:r>
        <w:t>T is a voter:</w:t>
      </w:r>
    </w:p>
    <w:p w:rsidR="004C0DC4" w:rsidRDefault="004C0DC4" w:rsidP="004C0DC4">
      <w:pPr>
        <w:pStyle w:val="Heading4"/>
        <w:numPr>
          <w:ilvl w:val="0"/>
          <w:numId w:val="12"/>
        </w:numPr>
      </w:pPr>
      <w:proofErr w:type="spellStart"/>
      <w:r>
        <w:t>Neg</w:t>
      </w:r>
      <w:proofErr w:type="spellEnd"/>
      <w:r>
        <w:t xml:space="preserve"> Ground – the affirmative will always no link out of all the DA because of the minimal people affected this takes out specific DAs and core </w:t>
      </w:r>
      <w:proofErr w:type="spellStart"/>
      <w:r>
        <w:t>neg</w:t>
      </w:r>
      <w:proofErr w:type="spellEnd"/>
      <w:r>
        <w:t xml:space="preserve"> ground like politic and terror which kills argument innovation and clash</w:t>
      </w:r>
    </w:p>
    <w:p w:rsidR="004C0DC4" w:rsidRPr="00BC127F" w:rsidRDefault="004C0DC4" w:rsidP="004C0DC4">
      <w:pPr>
        <w:pStyle w:val="Heading4"/>
        <w:numPr>
          <w:ilvl w:val="0"/>
          <w:numId w:val="12"/>
        </w:numPr>
      </w:pPr>
      <w:r>
        <w:t xml:space="preserve">Limits – moves out of predictable literature making the negative have an unfair research burden because they must search for every small aff like the president’s dentist should stop being surveilled </w:t>
      </w:r>
    </w:p>
    <w:p w:rsidR="004A1F33" w:rsidRDefault="004A1F33" w:rsidP="004A1F33">
      <w:pPr>
        <w:pStyle w:val="Heading2"/>
      </w:pPr>
      <w:r>
        <w:t>Advantage Counterplan</w:t>
      </w:r>
    </w:p>
    <w:p w:rsidR="004A1F33" w:rsidRPr="004A1F33" w:rsidRDefault="004A1F33" w:rsidP="004A1F33">
      <w:pPr>
        <w:pStyle w:val="Heading3"/>
      </w:pPr>
      <w:r>
        <w:t>1NC</w:t>
      </w:r>
    </w:p>
    <w:p w:rsidR="004A1F33" w:rsidRDefault="004A1F33" w:rsidP="004A1F33">
      <w:pPr>
        <w:pStyle w:val="Heading4"/>
      </w:pPr>
      <w:r>
        <w:t xml:space="preserve">Text: The United States federal government should update the Computer Fraud and Abuse Act, adopt Data Breach Notifications, and increase information sharing with the private sector. </w:t>
      </w:r>
    </w:p>
    <w:p w:rsidR="004A1F33" w:rsidRPr="00FF7C85" w:rsidRDefault="004A1F33" w:rsidP="004A1F33"/>
    <w:p w:rsidR="004A1F33" w:rsidRPr="00FF7C85" w:rsidRDefault="004A1F33" w:rsidP="004A1F33">
      <w:pPr>
        <w:pStyle w:val="Heading4"/>
      </w:pPr>
      <w:r>
        <w:t>The counterplan solves the cyber security advantage</w:t>
      </w:r>
    </w:p>
    <w:p w:rsidR="004A1F33" w:rsidRDefault="004A1F33" w:rsidP="004A1F33">
      <w:r w:rsidRPr="003F58E7">
        <w:rPr>
          <w:rStyle w:val="Style13ptBold"/>
        </w:rPr>
        <w:t>Cooney ’14</w:t>
      </w:r>
      <w:r>
        <w:t xml:space="preserve"> (Internally cites Joseph Demarest the assistant director of the FBI’s Cyber Division; Michael; December 11, 2014; </w:t>
      </w:r>
      <w:proofErr w:type="spellStart"/>
      <w:r>
        <w:t>Networld</w:t>
      </w:r>
      <w:proofErr w:type="spellEnd"/>
      <w:r>
        <w:t>; “FBI: The top 3 ways Congress could help fight tenacious cyber threats”; http://www.networkworld.com/article/2858651/malware-cybercrime/fbi-the-top-3-ways-congress-could-help-fight-tenacious-cyber-threats.html)//CC</w:t>
      </w:r>
    </w:p>
    <w:p w:rsidR="004A1F33" w:rsidRDefault="004A1F33" w:rsidP="004A1F33">
      <w:r w:rsidRPr="003F58E7">
        <w:rPr>
          <w:rStyle w:val="StyleUnderline"/>
        </w:rPr>
        <w:t>Demarest suggested three ways Congress could help evolve with that cyber threat</w:t>
      </w:r>
      <w:r>
        <w:t xml:space="preserve">. In particular: </w:t>
      </w:r>
      <w:r w:rsidRPr="005E5BA1">
        <w:rPr>
          <w:rStyle w:val="StyleUnderline"/>
        </w:rPr>
        <w:t>Update the Computer Fraud and Abuse Act</w:t>
      </w:r>
      <w:r w:rsidRPr="003F58E7">
        <w:rPr>
          <w:rStyle w:val="StyleUnderline"/>
        </w:rPr>
        <w:t>. The</w:t>
      </w:r>
      <w:r>
        <w:t xml:space="preserve"> Computer Fraud and Abuse Act (</w:t>
      </w:r>
      <w:r w:rsidRPr="003F58E7">
        <w:rPr>
          <w:rStyle w:val="StyleUnderline"/>
        </w:rPr>
        <w:t>CFAA</w:t>
      </w:r>
      <w:r>
        <w:t xml:space="preserve">) constitutes the primary federal law against hacking, protecting the public against criminals who hack into computers to steal information, install malicious software, and delete files. The CFAA was first enacted in 1986, at a time when the problem of </w:t>
      </w:r>
      <w:proofErr w:type="spellStart"/>
      <w:r>
        <w:t>cyber crime</w:t>
      </w:r>
      <w:proofErr w:type="spellEnd"/>
      <w:r>
        <w:t xml:space="preserve"> was still in its infancy. Over the years, a series of measured, modest changes have been made to the CFAA to reflect new technologies and means of committing crimes and to equip law enforcement with the tools to respond to changing threats. The CFAA has not been amended since 2008, however, and the intervening years have again created the need for the enactment of modest, incremental changes. The Administration has proposed several such revisions to keep federal criminal law up‐to‐date with rapidly‐evolving technologies</w:t>
      </w:r>
      <w:r w:rsidRPr="003F58E7">
        <w:rPr>
          <w:rStyle w:val="StyleUnderline"/>
        </w:rPr>
        <w:t>. Cyber threats adapt and evolve at the speed of light, and we need laws on the books that reflect the most current means by which cyber actors are committing crimes. Updating the CFAA to reflect these changes would help strengthen our ability to punish, and therefore to deter, the crimes we seek to prevent.</w:t>
      </w:r>
      <w:r>
        <w:t xml:space="preserve"> </w:t>
      </w:r>
      <w:r w:rsidRPr="005E5BA1">
        <w:rPr>
          <w:rStyle w:val="StyleUnderline"/>
        </w:rPr>
        <w:t>Data Breach Notifications</w:t>
      </w:r>
      <w:r>
        <w:t xml:space="preserve">. We believe </w:t>
      </w:r>
      <w:r w:rsidRPr="009E7993">
        <w:rPr>
          <w:rStyle w:val="StyleUnderline"/>
        </w:rPr>
        <w:t>there is a strong need for a uniform federal standard holding</w:t>
      </w:r>
      <w:r>
        <w:t xml:space="preserve"> certain types of </w:t>
      </w:r>
      <w:r w:rsidRPr="009E7993">
        <w:rPr>
          <w:rStyle w:val="StyleUnderline"/>
        </w:rPr>
        <w:t xml:space="preserve">businesses accountable for data breaches and theft of electronic </w:t>
      </w:r>
      <w:r>
        <w:t xml:space="preserve">personally identifiable </w:t>
      </w:r>
      <w:r w:rsidRPr="009E7993">
        <w:rPr>
          <w:rStyle w:val="StyleUnderline"/>
        </w:rPr>
        <w:t>information</w:t>
      </w:r>
      <w:r>
        <w:t xml:space="preserve">. </w:t>
      </w:r>
      <w:r w:rsidRPr="009E7993">
        <w:rPr>
          <w:rStyle w:val="StyleUnderline"/>
        </w:rPr>
        <w:t>Businesses should</w:t>
      </w:r>
      <w:r>
        <w:t xml:space="preserve">, for example, </w:t>
      </w:r>
      <w:r w:rsidRPr="009E7993">
        <w:rPr>
          <w:rStyle w:val="StyleUnderline"/>
        </w:rPr>
        <w:t xml:space="preserve">be required to provide prompt notice to consumers in the wake of a certain </w:t>
      </w:r>
      <w:proofErr w:type="spellStart"/>
      <w:r w:rsidRPr="009E7993">
        <w:rPr>
          <w:rStyle w:val="StyleUnderline"/>
        </w:rPr>
        <w:t>cyber attacks</w:t>
      </w:r>
      <w:proofErr w:type="spellEnd"/>
      <w:r>
        <w:t xml:space="preserve">. </w:t>
      </w:r>
      <w:r w:rsidRPr="009E7993">
        <w:rPr>
          <w:rStyle w:val="StyleUnderline"/>
        </w:rPr>
        <w:t xml:space="preserve">Such a standard would not only hold businesses accountable for breaches, but would also assist in FBI and other law enforcement efforts to identify, pursue, and defeat the perpetrators of </w:t>
      </w:r>
      <w:proofErr w:type="spellStart"/>
      <w:r w:rsidRPr="009E7993">
        <w:rPr>
          <w:rStyle w:val="StyleUnderline"/>
        </w:rPr>
        <w:t>cyber attacks</w:t>
      </w:r>
      <w:proofErr w:type="spellEnd"/>
      <w:r>
        <w:t xml:space="preserve">. </w:t>
      </w:r>
      <w:r w:rsidRPr="005E5BA1">
        <w:rPr>
          <w:rStyle w:val="StyleUnderline"/>
        </w:rPr>
        <w:t>Information Sharing</w:t>
      </w:r>
      <w:r>
        <w:t>. Although the government and the private sector already share cyber threat information on a daily basis</w:t>
      </w:r>
      <w:r w:rsidRPr="00FF7C85">
        <w:rPr>
          <w:rStyle w:val="StyleUnderline"/>
        </w:rPr>
        <w:t>, legislation can enhance the value and benefit of these information sharing relationships</w:t>
      </w:r>
      <w:r>
        <w:t xml:space="preserve">. </w:t>
      </w:r>
      <w:r w:rsidRPr="00FF7C85">
        <w:rPr>
          <w:rStyle w:val="StyleUnderline"/>
        </w:rPr>
        <w:t>The government and the private sector both have critical and unique insights into the cyber threats we face, and sharing these insights is necessary to enhance our mutual understanding of the threat</w:t>
      </w:r>
      <w:r>
        <w:t xml:space="preserve">. Similarly, the operational collaboration required to identify cyber threat indicators and to mitigate intrusions requires the exact type of sharing we seek in the first place. As such, </w:t>
      </w:r>
      <w:r w:rsidRPr="00FF7C85">
        <w:rPr>
          <w:rStyle w:val="StyleUnderline"/>
        </w:rPr>
        <w:t>the FBI supports legislation that would establish a clear framework for sharing and reduce risk in the process, in addition to providing strong and straightforward safeguards for the privacy and civil liberties of Americans.</w:t>
      </w:r>
      <w:r>
        <w:t xml:space="preserve"> U.S. citizens must have confidence that threat information is being shared appropriately, and we in the law enforcement and intelligence communities must be as transparent as possible. We also want to ensure that all the relevant federal partners receive the information in real time. </w:t>
      </w:r>
    </w:p>
    <w:p w:rsidR="004A1F33" w:rsidRDefault="004A1F33" w:rsidP="004A1F33">
      <w:pPr>
        <w:pStyle w:val="Heading3"/>
      </w:pPr>
      <w:r>
        <w:t xml:space="preserve">CISA </w:t>
      </w:r>
      <w:proofErr w:type="spellStart"/>
      <w:r>
        <w:t>Pltx</w:t>
      </w:r>
      <w:proofErr w:type="spellEnd"/>
      <w:r>
        <w:t xml:space="preserve"> NB</w:t>
      </w:r>
    </w:p>
    <w:p w:rsidR="004A1F33" w:rsidRPr="00B43F3B" w:rsidRDefault="004A1F33" w:rsidP="004A1F33">
      <w:pPr>
        <w:pStyle w:val="Heading4"/>
      </w:pPr>
      <w:r w:rsidRPr="00B43F3B">
        <w:t xml:space="preserve">Counterplan doesn’t link to politics – CISA has </w:t>
      </w:r>
      <w:proofErr w:type="spellStart"/>
      <w:r w:rsidRPr="00B43F3B">
        <w:t>bipart</w:t>
      </w:r>
      <w:proofErr w:type="spellEnd"/>
      <w:r w:rsidRPr="00B43F3B">
        <w:t xml:space="preserve"> suppor</w:t>
      </w:r>
      <w:r>
        <w:t>t</w:t>
      </w:r>
    </w:p>
    <w:p w:rsidR="004A1F33" w:rsidRDefault="004A1F33" w:rsidP="004A1F33">
      <w:r w:rsidRPr="00B43F3B">
        <w:rPr>
          <w:rStyle w:val="Style13ptBold"/>
        </w:rPr>
        <w:t>Robinson 6/12</w:t>
      </w:r>
      <w:r>
        <w:t xml:space="preserve"> (Teri Robinson; June 12, 2015; SC Magazine; “Senate vote falls short of approving defense act with CISA amendment”; http://www.scmagazine.com/democrats-chided-for-not-supporting-defense-authorization-act/article/420500/)//CC</w:t>
      </w:r>
    </w:p>
    <w:p w:rsidR="004A1F33" w:rsidRPr="00B55AD5" w:rsidRDefault="004A1F33" w:rsidP="004A1F33">
      <w:r w:rsidRPr="00B43F3B">
        <w:t xml:space="preserve">Calling Senate Democrats out for a 56-40 vote Thursday that failed to garner enough support to more the Defense Authorization Bill forward, and with it the Cybersecurity Information Sharing Act (CISA), that Republicans had attached to the bill, </w:t>
      </w:r>
      <w:r w:rsidRPr="00B43F3B">
        <w:rPr>
          <w:rStyle w:val="StyleUnderline"/>
        </w:rPr>
        <w:t xml:space="preserve">Senate Majority Whip John </w:t>
      </w:r>
      <w:proofErr w:type="spellStart"/>
      <w:r w:rsidRPr="00B43F3B">
        <w:rPr>
          <w:rStyle w:val="StyleUnderline"/>
        </w:rPr>
        <w:t>Cornyn</w:t>
      </w:r>
      <w:proofErr w:type="spellEnd"/>
      <w:r w:rsidRPr="00B43F3B">
        <w:rPr>
          <w:rStyle w:val="StyleUnderline"/>
        </w:rPr>
        <w:t>, R-Texas, said “the refusal to move forward with this legislation, particularly the cybersecurity part of this discussion, is just unconscionable.” CISA had enjoyed bipartisan support, easily passing the Senate Intelligence Committee in a 14-1 vote</w:t>
      </w:r>
      <w:r w:rsidRPr="00B43F3B">
        <w:t xml:space="preserve"> in March, although it continued to draw criticism from privacy groups. </w:t>
      </w:r>
      <w:r w:rsidRPr="00B43F3B">
        <w:rPr>
          <w:rStyle w:val="StyleUnderline"/>
        </w:rPr>
        <w:t xml:space="preserve">After the </w:t>
      </w:r>
      <w:r w:rsidRPr="00B43F3B">
        <w:t>Office of Personnel Management (</w:t>
      </w:r>
      <w:r w:rsidRPr="00B43F3B">
        <w:rPr>
          <w:rStyle w:val="StyleUnderline"/>
        </w:rPr>
        <w:t>OPM)</w:t>
      </w:r>
      <w:r w:rsidRPr="00B43F3B">
        <w:t xml:space="preserve"> revealed a </w:t>
      </w:r>
      <w:r w:rsidRPr="00B43F3B">
        <w:rPr>
          <w:rStyle w:val="StyleUnderline"/>
        </w:rPr>
        <w:t>data breach</w:t>
      </w:r>
      <w:r w:rsidRPr="00B43F3B">
        <w:t xml:space="preserve"> that is now believed to have exposed the social security numbers and personnel information on every federal worker</w:t>
      </w:r>
      <w:r w:rsidRPr="00B43F3B">
        <w:rPr>
          <w:rStyle w:val="StyleUnderline"/>
        </w:rPr>
        <w:t>, Senate Majority Leader Mitch McConnell</w:t>
      </w:r>
      <w:r>
        <w:t xml:space="preserve">, R-Ky., </w:t>
      </w:r>
      <w:r w:rsidRPr="00B43F3B">
        <w:rPr>
          <w:rStyle w:val="StyleUnderline"/>
        </w:rPr>
        <w:t xml:space="preserve">tried to </w:t>
      </w:r>
      <w:r>
        <w:t xml:space="preserve">attached CISA to the Defense Authorization Bill and </w:t>
      </w:r>
      <w:r w:rsidRPr="00B43F3B">
        <w:rPr>
          <w:rStyle w:val="StyleUnderline"/>
        </w:rPr>
        <w:t>fast track its passage</w:t>
      </w:r>
      <w:r>
        <w:t xml:space="preserve">. Prior to the vote and amid Republican criticism, </w:t>
      </w:r>
      <w:r w:rsidRPr="00B43F3B">
        <w:rPr>
          <w:rStyle w:val="StyleUnderline"/>
        </w:rPr>
        <w:t>Senate Minority Leader Harry Reid noted that Democrats had been trying for five years to pass a cybersecurity bill</w:t>
      </w:r>
      <w:r>
        <w:t xml:space="preserve"> but it was consistently blocked by Republicans.</w:t>
      </w:r>
    </w:p>
    <w:p w:rsidR="004A1F33" w:rsidRPr="000C5734" w:rsidRDefault="004A1F33" w:rsidP="004A1F33"/>
    <w:p w:rsidR="004A1F33" w:rsidRDefault="004A1F33">
      <w:pPr>
        <w:rPr>
          <w:rFonts w:asciiTheme="minorHAnsi" w:hAnsiTheme="minorHAnsi" w:cstheme="minorBidi"/>
        </w:rPr>
      </w:pPr>
    </w:p>
    <w:sectPr w:rsidR="004A1F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357EC8"/>
    <w:multiLevelType w:val="hybridMultilevel"/>
    <w:tmpl w:val="E7E27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986B04"/>
    <w:multiLevelType w:val="hybridMultilevel"/>
    <w:tmpl w:val="3F3A0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572E06"/>
    <w:multiLevelType w:val="hybridMultilevel"/>
    <w:tmpl w:val="0CEC0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2"/>
  </w:num>
  <w:num w:numId="12">
    <w:abstractNumId w:val="10"/>
  </w:num>
  <w:num w:numId="13">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Owner">
    <w15:presenceInfo w15:providerId="None" w15:userId="Own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wMDAztzQ0s7QwMTeyMLNU0lEKTi0uzszPAykwrQUAYc8HnywAAAA="/>
    <w:docVar w:name="RibbonPointer" w:val="253028588"/>
    <w:docVar w:name="VerbatimVersion" w:val="5.1"/>
  </w:docVars>
  <w:rsids>
    <w:rsidRoot w:val="00285D23"/>
    <w:rsid w:val="000139A3"/>
    <w:rsid w:val="00082DF9"/>
    <w:rsid w:val="000C5734"/>
    <w:rsid w:val="00100833"/>
    <w:rsid w:val="00104529"/>
    <w:rsid w:val="00104E9A"/>
    <w:rsid w:val="00105942"/>
    <w:rsid w:val="00107396"/>
    <w:rsid w:val="00144A4C"/>
    <w:rsid w:val="00176AB0"/>
    <w:rsid w:val="00177B7D"/>
    <w:rsid w:val="0018322D"/>
    <w:rsid w:val="001B5776"/>
    <w:rsid w:val="001E527A"/>
    <w:rsid w:val="001F78CE"/>
    <w:rsid w:val="00251FC7"/>
    <w:rsid w:val="002855A7"/>
    <w:rsid w:val="00285D23"/>
    <w:rsid w:val="002B146A"/>
    <w:rsid w:val="002B5E17"/>
    <w:rsid w:val="00315690"/>
    <w:rsid w:val="00316B75"/>
    <w:rsid w:val="00325646"/>
    <w:rsid w:val="003460F2"/>
    <w:rsid w:val="0038158C"/>
    <w:rsid w:val="003902BA"/>
    <w:rsid w:val="003A09E2"/>
    <w:rsid w:val="003A73BA"/>
    <w:rsid w:val="003F0E1A"/>
    <w:rsid w:val="003F58E7"/>
    <w:rsid w:val="00407037"/>
    <w:rsid w:val="004605D6"/>
    <w:rsid w:val="004730F5"/>
    <w:rsid w:val="004A1F33"/>
    <w:rsid w:val="004C0DC4"/>
    <w:rsid w:val="004C60E8"/>
    <w:rsid w:val="004E3579"/>
    <w:rsid w:val="004E728B"/>
    <w:rsid w:val="004F39E0"/>
    <w:rsid w:val="004F6325"/>
    <w:rsid w:val="00537BD5"/>
    <w:rsid w:val="005673FB"/>
    <w:rsid w:val="0057268A"/>
    <w:rsid w:val="0057583B"/>
    <w:rsid w:val="005D2912"/>
    <w:rsid w:val="005E5BA1"/>
    <w:rsid w:val="006065BD"/>
    <w:rsid w:val="00645FA9"/>
    <w:rsid w:val="00647866"/>
    <w:rsid w:val="00665003"/>
    <w:rsid w:val="006A2AD0"/>
    <w:rsid w:val="006C2375"/>
    <w:rsid w:val="006D4ECC"/>
    <w:rsid w:val="006E24B8"/>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3874"/>
    <w:rsid w:val="009D54B2"/>
    <w:rsid w:val="009E1922"/>
    <w:rsid w:val="009E7993"/>
    <w:rsid w:val="009F7ED2"/>
    <w:rsid w:val="00A039AB"/>
    <w:rsid w:val="00A16B1B"/>
    <w:rsid w:val="00A2563B"/>
    <w:rsid w:val="00A46FC1"/>
    <w:rsid w:val="00A74CE2"/>
    <w:rsid w:val="00A84F4D"/>
    <w:rsid w:val="00A93661"/>
    <w:rsid w:val="00A95652"/>
    <w:rsid w:val="00AC0AB8"/>
    <w:rsid w:val="00AC127A"/>
    <w:rsid w:val="00AD76C5"/>
    <w:rsid w:val="00B33C6D"/>
    <w:rsid w:val="00B4508F"/>
    <w:rsid w:val="00B55AD5"/>
    <w:rsid w:val="00B8057C"/>
    <w:rsid w:val="00BD6238"/>
    <w:rsid w:val="00BF593B"/>
    <w:rsid w:val="00BF773A"/>
    <w:rsid w:val="00BF7E81"/>
    <w:rsid w:val="00C076B4"/>
    <w:rsid w:val="00C13773"/>
    <w:rsid w:val="00C17CC8"/>
    <w:rsid w:val="00C55E56"/>
    <w:rsid w:val="00C74CC1"/>
    <w:rsid w:val="00C83417"/>
    <w:rsid w:val="00C9604F"/>
    <w:rsid w:val="00CA19AA"/>
    <w:rsid w:val="00CC5298"/>
    <w:rsid w:val="00CD4CC0"/>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575CC"/>
    <w:rsid w:val="00EC7DC4"/>
    <w:rsid w:val="00ED30CF"/>
    <w:rsid w:val="00F176EF"/>
    <w:rsid w:val="00F45E10"/>
    <w:rsid w:val="00F6364A"/>
    <w:rsid w:val="00F9113A"/>
    <w:rsid w:val="00FE2546"/>
    <w:rsid w:val="00FF53A6"/>
    <w:rsid w:val="00FF7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589D9C-CF3B-41B2-A439-0CD80B80D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74CC1"/>
    <w:rPr>
      <w:rFonts w:ascii="Times New Roman" w:hAnsi="Times New Roman" w:cs="Times New Roman"/>
    </w:rPr>
  </w:style>
  <w:style w:type="paragraph" w:styleId="Heading1">
    <w:name w:val="heading 1"/>
    <w:aliases w:val="Pocket"/>
    <w:basedOn w:val="Normal"/>
    <w:next w:val="Normal"/>
    <w:link w:val="Heading1Char"/>
    <w:autoRedefine/>
    <w:qFormat/>
    <w:rsid w:val="00C74CC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74CC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1,Heading 3 Char3,Heading 3 Char4 Char Char,Heading 3 Char3 Char Char Char,Heading 3 Char1 Char Char Char Char,Heading 3 Char Char Char Char Char Char,Heading 3 Char1 Char Char Char Char Char Char"/>
    <w:basedOn w:val="Normal"/>
    <w:next w:val="Normal"/>
    <w:link w:val="Heading3Char"/>
    <w:autoRedefine/>
    <w:uiPriority w:val="2"/>
    <w:unhideWhenUsed/>
    <w:qFormat/>
    <w:rsid w:val="00C74CC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C74CC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C74CC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4CC1"/>
  </w:style>
  <w:style w:type="character" w:customStyle="1" w:styleId="Heading1Char">
    <w:name w:val="Heading 1 Char"/>
    <w:aliases w:val="Pocket Char"/>
    <w:basedOn w:val="DefaultParagraphFont"/>
    <w:link w:val="Heading1"/>
    <w:rsid w:val="00C74CC1"/>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C74CC1"/>
    <w:rPr>
      <w:rFonts w:ascii="Times New Roman" w:eastAsiaTheme="majorEastAsia" w:hAnsi="Times New Roman" w:cstheme="majorBidi"/>
      <w:b/>
      <w:sz w:val="44"/>
      <w:szCs w:val="26"/>
      <w:u w:val="double"/>
    </w:rPr>
  </w:style>
  <w:style w:type="character" w:customStyle="1" w:styleId="Heading3Char">
    <w:name w:val="Heading 3 Char"/>
    <w:aliases w:val="Block Char, Char Char,Char1 Char,Heading 3 Char3 Char,Heading 3 Char4 Char Char Char,Heading 3 Char3 Char Char Char Char,Heading 3 Char1 Char Char Char Char Char,Heading 3 Char Char Char Char Char Char Char"/>
    <w:basedOn w:val="DefaultParagraphFont"/>
    <w:link w:val="Heading3"/>
    <w:uiPriority w:val="2"/>
    <w:rsid w:val="00C74CC1"/>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C74CC1"/>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Box,Style1"/>
    <w:basedOn w:val="DefaultParagraphFont"/>
    <w:link w:val="textbold"/>
    <w:uiPriority w:val="7"/>
    <w:qFormat/>
    <w:rsid w:val="00C74CC1"/>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C74CC1"/>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6"/>
    <w:qFormat/>
    <w:rsid w:val="00C74CC1"/>
    <w:rPr>
      <w:b/>
      <w:sz w:val="22"/>
      <w:u w:val="single"/>
    </w:rPr>
  </w:style>
  <w:style w:type="character" w:styleId="Hyperlink">
    <w:name w:val="Hyperlink"/>
    <w:aliases w:val="heading 1 (block title),Important,Read,Card Text,Internet Link,Analytic Text"/>
    <w:basedOn w:val="DefaultParagraphFont"/>
    <w:uiPriority w:val="99"/>
    <w:unhideWhenUsed/>
    <w:rsid w:val="00C74CC1"/>
    <w:rPr>
      <w:color w:val="auto"/>
      <w:u w:val="none"/>
    </w:rPr>
  </w:style>
  <w:style w:type="character" w:styleId="FollowedHyperlink">
    <w:name w:val="FollowedHyperlink"/>
    <w:basedOn w:val="DefaultParagraphFont"/>
    <w:uiPriority w:val="99"/>
    <w:semiHidden/>
    <w:unhideWhenUsed/>
    <w:rsid w:val="00C74CC1"/>
    <w:rPr>
      <w:color w:val="auto"/>
      <w:u w:val="none"/>
    </w:rPr>
  </w:style>
  <w:style w:type="paragraph" w:customStyle="1" w:styleId="textbold">
    <w:name w:val="text bold"/>
    <w:basedOn w:val="Normal"/>
    <w:link w:val="Emphasis"/>
    <w:uiPriority w:val="7"/>
    <w:qFormat/>
    <w:rsid w:val="00A74CE2"/>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character" w:customStyle="1" w:styleId="Style1Char">
    <w:name w:val="Style1 Char"/>
    <w:basedOn w:val="DefaultParagraphFont"/>
    <w:rsid w:val="004C0DC4"/>
    <w:rPr>
      <w:rFonts w:eastAsia="SimSun"/>
      <w:sz w:val="20"/>
      <w:szCs w:val="24"/>
      <w:u w:val="single"/>
      <w:lang w:val="en-US" w:eastAsia="zh-CN" w:bidi="ar-SA"/>
    </w:rPr>
  </w:style>
  <w:style w:type="character" w:customStyle="1" w:styleId="UnderlineBold">
    <w:name w:val="Underline + Bold"/>
    <w:uiPriority w:val="1"/>
    <w:qFormat/>
    <w:rsid w:val="00E575CC"/>
    <w:rPr>
      <w:b/>
      <w:sz w:val="20"/>
      <w:u w:val="single"/>
    </w:rPr>
  </w:style>
  <w:style w:type="character" w:customStyle="1" w:styleId="CiteChar">
    <w:name w:val="Cite Char"/>
    <w:aliases w:val="cite_tag Char,Char Char Char Char1 Char,Char Char Char Char1 Char Char,Char Char Char Char1 Char Char1, Char Char Char Char1 Char"/>
    <w:qFormat/>
    <w:rsid w:val="00E575CC"/>
    <w:rPr>
      <w:rFonts w:ascii="Arial" w:hAnsi="Arial"/>
      <w:b/>
      <w:sz w:val="24"/>
      <w:szCs w:val="22"/>
      <w:u w:val="single"/>
    </w:rPr>
  </w:style>
  <w:style w:type="character" w:customStyle="1" w:styleId="TitleChar">
    <w:name w:val="Title Char"/>
    <w:aliases w:val="UNDERLINE Char,Cites and Cards Char,Bold Underlined Char"/>
    <w:basedOn w:val="DefaultParagraphFont"/>
    <w:link w:val="Title"/>
    <w:uiPriority w:val="6"/>
    <w:qFormat/>
    <w:rsid w:val="00E575CC"/>
    <w:rPr>
      <w:bCs/>
      <w:u w:val="single"/>
    </w:rPr>
  </w:style>
  <w:style w:type="paragraph" w:styleId="Title">
    <w:name w:val="Title"/>
    <w:aliases w:val="UNDERLINE,Cites and Cards,Bold Underlined"/>
    <w:basedOn w:val="Normal"/>
    <w:next w:val="Normal"/>
    <w:link w:val="TitleChar"/>
    <w:uiPriority w:val="6"/>
    <w:qFormat/>
    <w:rsid w:val="00E575CC"/>
    <w:pPr>
      <w:pBdr>
        <w:bottom w:val="single" w:sz="8" w:space="4" w:color="4F81BD"/>
      </w:pBdr>
      <w:spacing w:after="300"/>
      <w:contextualSpacing/>
    </w:pPr>
    <w:rPr>
      <w:rFonts w:asciiTheme="minorHAnsi" w:hAnsiTheme="minorHAnsi" w:cstheme="minorBidi"/>
      <w:bCs/>
      <w:u w:val="single"/>
    </w:rPr>
  </w:style>
  <w:style w:type="character" w:customStyle="1" w:styleId="TitleChar1">
    <w:name w:val="Title Char1"/>
    <w:basedOn w:val="DefaultParagraphFont"/>
    <w:uiPriority w:val="99"/>
    <w:semiHidden/>
    <w:rsid w:val="00E575CC"/>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E575CC"/>
    <w:pPr>
      <w:ind w:left="288" w:right="288"/>
    </w:pPr>
    <w:rPr>
      <w:rFonts w:ascii="Georgia" w:eastAsia="Times New Roman" w:hAnsi="Georgia"/>
    </w:rPr>
  </w:style>
  <w:style w:type="character" w:customStyle="1" w:styleId="cardtextChar">
    <w:name w:val="card text Char"/>
    <w:link w:val="cardtext"/>
    <w:rsid w:val="00E575CC"/>
    <w:rPr>
      <w:rFonts w:ascii="Georgia" w:eastAsia="Times New Roman" w:hAnsi="Georg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reason.com/archives/2011/01/18/cyberwar-is-harder-than-it" TargetMode="External"/><Relationship Id="rId13" Type="http://schemas.openxmlformats.org/officeDocument/2006/relationships/hyperlink" Target="http://quickfacts.census.gov/qfd/states/00000.html"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theatlantic.com/business/archive/2015/03/are-companies-with-drug-tests-weeding-out-great-candidates/386447/" TargetMode="External"/><Relationship Id="rId12" Type="http://schemas.openxmlformats.org/officeDocument/2006/relationships/hyperlink" Target="http://www.aprodex.com/the-new-rules--security-remains-stable-amid-financial-crisis-398-bl.aspx" TargetMode="Externa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sec.gov/news/press/2009/2009-249.htm" TargetMode="External"/><Relationship Id="rId11" Type="http://schemas.openxmlformats.org/officeDocument/2006/relationships/hyperlink" Target="http://www.globaleconomicgovernance.org/wp-content/uploads/IR-Colloquium-MT12-Week-5_The-Irony-of-Global-Economic-Governance.pdf" TargetMode="External"/><Relationship Id="rId5" Type="http://schemas.openxmlformats.org/officeDocument/2006/relationships/webSettings" Target="webSettings.xml"/><Relationship Id="rId15" Type="http://schemas.openxmlformats.org/officeDocument/2006/relationships/image" Target="media/image1.gif"/><Relationship Id="rId10" Type="http://schemas.openxmlformats.org/officeDocument/2006/relationships/hyperlink" Target="http://www.fincen.gov/about_fincen/wwd/)//kjz" TargetMode="External"/><Relationship Id="rId4" Type="http://schemas.openxmlformats.org/officeDocument/2006/relationships/settings" Target="settings.xml"/><Relationship Id="rId9" Type="http://schemas.openxmlformats.org/officeDocument/2006/relationships/hyperlink" Target="http://www.fincen.gov/fraudenftaskforce.html" TargetMode="External"/><Relationship Id="rId14" Type="http://schemas.openxmlformats.org/officeDocument/2006/relationships/hyperlink" Target="http://quickfacts.census.gov/qfd/meta/long_PST045214.ht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AC6ADE-90E6-46C9-83F2-882FBFF7F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479</TotalTime>
  <Pages>1</Pages>
  <Words>18430</Words>
  <Characters>105051</Characters>
  <Application>Microsoft Office Word</Application>
  <DocSecurity>0</DocSecurity>
  <Lines>875</Lines>
  <Paragraphs>246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Colin Cozad</dc:creator>
  <cp:keywords>5.1.1</cp:keywords>
  <dc:description/>
  <cp:lastModifiedBy>Owner</cp:lastModifiedBy>
  <cp:revision>6</cp:revision>
  <dcterms:created xsi:type="dcterms:W3CDTF">2015-07-14T19:43:00Z</dcterms:created>
  <dcterms:modified xsi:type="dcterms:W3CDTF">2015-07-20T18:22:00Z</dcterms:modified>
</cp:coreProperties>
</file>