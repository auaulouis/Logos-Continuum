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11B8" w:rsidRDefault="00DD11B8" w:rsidP="00C80122">
      <w:pPr>
        <w:pStyle w:val="Heading1"/>
      </w:pPr>
      <w:r>
        <w:t>UQ</w:t>
      </w:r>
    </w:p>
    <w:p w:rsidR="00195F74" w:rsidRDefault="00195F74" w:rsidP="00195F74">
      <w:pPr>
        <w:pStyle w:val="Heading2"/>
      </w:pPr>
      <w:r>
        <w:t>Domestic</w:t>
      </w:r>
    </w:p>
    <w:p w:rsidR="00195F74" w:rsidRDefault="00195F74" w:rsidP="00195F74">
      <w:pPr>
        <w:pStyle w:val="Heading3"/>
      </w:pPr>
      <w:r>
        <w:t>1NC</w:t>
      </w:r>
    </w:p>
    <w:p w:rsidR="00A402A4" w:rsidRDefault="00A402A4" w:rsidP="00A402A4">
      <w:pPr>
        <w:pStyle w:val="Heading4"/>
      </w:pPr>
      <w:r>
        <w:t>DHS attention has refocused on lone wolf now – the threat is growing</w:t>
      </w:r>
    </w:p>
    <w:p w:rsidR="00A402A4" w:rsidRPr="00A402A4" w:rsidRDefault="00A402A4" w:rsidP="00A402A4">
      <w:pPr>
        <w:rPr>
          <w:sz w:val="10"/>
        </w:rPr>
      </w:pPr>
      <w:proofErr w:type="spellStart"/>
      <w:r w:rsidRPr="00A402A4">
        <w:rPr>
          <w:b/>
        </w:rPr>
        <w:t>Fobbs</w:t>
      </w:r>
      <w:proofErr w:type="spellEnd"/>
      <w:r w:rsidRPr="00A402A4">
        <w:rPr>
          <w:b/>
        </w:rPr>
        <w:t xml:space="preserve"> 14</w:t>
      </w:r>
      <w:r w:rsidRPr="00A402A4">
        <w:t xml:space="preserve"> </w:t>
      </w:r>
      <w:r w:rsidRPr="00A402A4">
        <w:rPr>
          <w:sz w:val="10"/>
        </w:rPr>
        <w:t xml:space="preserve">– Kevin </w:t>
      </w:r>
      <w:proofErr w:type="spellStart"/>
      <w:r w:rsidRPr="00A402A4">
        <w:rPr>
          <w:sz w:val="10"/>
        </w:rPr>
        <w:t>Fobbs</w:t>
      </w:r>
      <w:proofErr w:type="spellEnd"/>
      <w:r w:rsidRPr="00A402A4">
        <w:rPr>
          <w:sz w:val="10"/>
        </w:rPr>
        <w:t xml:space="preserve"> began writing professionally in 1975 and has been published in the "New York Times," and written for the "Detroit News," "Michigan Chronicle,", “GOPUSA”, "Soul Source" magazine and "Writers Digest" magazine. As the former Community Concerns columnist for 12 years with The Detroit News, “Is America ready – U.S. officials fear radicalized lone-wolf terrorist plots maybe soon!” http://buzzpo.com/america-ready-u-s-officials-fear-radicalized-lone-wolf-terrorist-plots-maybe-soon/</w:t>
      </w:r>
    </w:p>
    <w:p w:rsidR="00A402A4" w:rsidRPr="00A402A4" w:rsidRDefault="00A402A4" w:rsidP="00A402A4">
      <w:pPr>
        <w:rPr>
          <w:sz w:val="14"/>
        </w:rPr>
      </w:pPr>
      <w:r w:rsidRPr="00A402A4">
        <w:rPr>
          <w:sz w:val="14"/>
        </w:rPr>
        <w:t xml:space="preserve">How prepared do you believe America is if ISIS or Al Qaeda terrorism crept into your neighborhood and attacked? Are you as afraid as many U.S. intelligence community officials are who fear radicalized citizens will carry out lone-wolf terrorist plots? Maybe you and your family should be. Because, according to </w:t>
      </w:r>
      <w:hyperlink r:id="rId7" w:history="1">
        <w:r w:rsidRPr="00A402A4">
          <w:rPr>
            <w:rStyle w:val="Hyperlink"/>
            <w:sz w:val="14"/>
          </w:rPr>
          <w:t>PBS News,</w:t>
        </w:r>
      </w:hyperlink>
      <w:r w:rsidRPr="00A402A4">
        <w:rPr>
          <w:sz w:val="14"/>
        </w:rPr>
        <w:t xml:space="preserve"> </w:t>
      </w:r>
      <w:r w:rsidRPr="00A402A4">
        <w:rPr>
          <w:rStyle w:val="StyleUnderline"/>
        </w:rPr>
        <w:t>Obama</w:t>
      </w:r>
      <w:r w:rsidRPr="00A402A4">
        <w:rPr>
          <w:sz w:val="14"/>
        </w:rPr>
        <w:t xml:space="preserve"> administration </w:t>
      </w:r>
      <w:r w:rsidRPr="0040689F">
        <w:rPr>
          <w:rStyle w:val="StyleUnderline"/>
          <w:highlight w:val="cyan"/>
        </w:rPr>
        <w:t>officials are suggesting a</w:t>
      </w:r>
      <w:r w:rsidRPr="00A402A4">
        <w:rPr>
          <w:rStyle w:val="StyleUnderline"/>
        </w:rPr>
        <w:t xml:space="preserve"> far ranging </w:t>
      </w:r>
      <w:r w:rsidRPr="0040689F">
        <w:rPr>
          <w:rStyle w:val="StyleUnderline"/>
          <w:highlight w:val="cyan"/>
        </w:rPr>
        <w:t>list of threat assessments</w:t>
      </w:r>
      <w:r w:rsidRPr="00A402A4">
        <w:rPr>
          <w:rStyle w:val="StyleUnderline"/>
        </w:rPr>
        <w:t xml:space="preserve"> to America’s national security</w:t>
      </w:r>
      <w:r w:rsidRPr="00A402A4">
        <w:rPr>
          <w:sz w:val="14"/>
        </w:rPr>
        <w:t xml:space="preserve">. But </w:t>
      </w:r>
      <w:r w:rsidRPr="0040689F">
        <w:rPr>
          <w:rStyle w:val="StyleUnderline"/>
          <w:highlight w:val="cyan"/>
        </w:rPr>
        <w:t>chief</w:t>
      </w:r>
      <w:r w:rsidRPr="00A402A4">
        <w:rPr>
          <w:rStyle w:val="StyleUnderline"/>
        </w:rPr>
        <w:t xml:space="preserve"> among them </w:t>
      </w:r>
      <w:r w:rsidRPr="0040689F">
        <w:rPr>
          <w:rStyle w:val="StyleUnderline"/>
          <w:highlight w:val="cyan"/>
        </w:rPr>
        <w:t>are the lone-wolf terrorist plots</w:t>
      </w:r>
      <w:r w:rsidRPr="00A402A4">
        <w:rPr>
          <w:sz w:val="14"/>
        </w:rPr>
        <w:t xml:space="preserve"> because, “they don’t require large conspiracies of people whose emails or phone calls can be intercepted.” Unlike the September 11th 2001 terrorist attacks on America’s homeland, </w:t>
      </w:r>
      <w:r w:rsidRPr="0040689F">
        <w:rPr>
          <w:rStyle w:val="StyleUnderline"/>
          <w:highlight w:val="cyan"/>
        </w:rPr>
        <w:t>these</w:t>
      </w:r>
      <w:r w:rsidRPr="00A402A4">
        <w:rPr>
          <w:rStyle w:val="StyleUnderline"/>
        </w:rPr>
        <w:t xml:space="preserve"> breed of </w:t>
      </w:r>
      <w:r w:rsidRPr="0040689F">
        <w:rPr>
          <w:rStyle w:val="StyleUnderline"/>
          <w:highlight w:val="cyan"/>
        </w:rPr>
        <w:t>terrorists are not only well trained but</w:t>
      </w:r>
      <w:r w:rsidRPr="00A402A4">
        <w:rPr>
          <w:rStyle w:val="StyleUnderline"/>
        </w:rPr>
        <w:t xml:space="preserve"> they </w:t>
      </w:r>
      <w:r w:rsidRPr="0040689F">
        <w:rPr>
          <w:rStyle w:val="StyleUnderline"/>
        </w:rPr>
        <w:t>have joined</w:t>
      </w:r>
      <w:r w:rsidRPr="00A402A4">
        <w:rPr>
          <w:rStyle w:val="StyleUnderline"/>
        </w:rPr>
        <w:t xml:space="preserve"> or </w:t>
      </w:r>
      <w:r w:rsidRPr="0040689F">
        <w:rPr>
          <w:rStyle w:val="StyleUnderline"/>
          <w:highlight w:val="cyan"/>
        </w:rPr>
        <w:t>are affiliated with ISIS</w:t>
      </w:r>
      <w:r w:rsidRPr="00A402A4">
        <w:rPr>
          <w:rStyle w:val="StyleUnderline"/>
        </w:rPr>
        <w:t>;</w:t>
      </w:r>
      <w:r w:rsidRPr="00A402A4">
        <w:rPr>
          <w:sz w:val="14"/>
        </w:rPr>
        <w:t xml:space="preserve"> a </w:t>
      </w:r>
      <w:proofErr w:type="spellStart"/>
      <w:r w:rsidRPr="00A402A4">
        <w:rPr>
          <w:sz w:val="14"/>
        </w:rPr>
        <w:t>well financed</w:t>
      </w:r>
      <w:proofErr w:type="spellEnd"/>
      <w:r w:rsidRPr="00A402A4">
        <w:rPr>
          <w:sz w:val="14"/>
        </w:rPr>
        <w:t xml:space="preserve"> terrorist organizational network. This extremist group has established a highly efficient caliphate, or Islamic state, in eastern Syrian and northern and western Iraq; it is also the group that is responsible for the beheading of American journalist James Foley. Although Obama and his administration officials appear to be discounting the seriousness of terrorist attacks on America by lone-wolf operators to the same degree as Britain, they should. On Friday, England raised its terror threat to its second highest level from “substantial” to “severe”. They have based this reaction to intelligence community information in Britain that cites that an “a foreign fighter danger that made a terrorist attack “highly likely,” reported </w:t>
      </w:r>
      <w:hyperlink r:id="rId8" w:history="1">
        <w:r w:rsidRPr="00A402A4">
          <w:rPr>
            <w:rStyle w:val="Hyperlink"/>
            <w:sz w:val="14"/>
          </w:rPr>
          <w:t>PBS News.</w:t>
        </w:r>
      </w:hyperlink>
      <w:r w:rsidRPr="00A402A4">
        <w:rPr>
          <w:sz w:val="14"/>
        </w:rPr>
        <w:t xml:space="preserve"> America does not have to wonder if this type of terrorism can happen, because it did with the 2013 Boston Marathon bombings. Several people were killed and dozens of innocent citizens were injured. </w:t>
      </w:r>
      <w:proofErr w:type="gramStart"/>
      <w:r w:rsidRPr="00A402A4">
        <w:rPr>
          <w:sz w:val="14"/>
        </w:rPr>
        <w:t xml:space="preserve">By apparent self-radicalized American brothers </w:t>
      </w:r>
      <w:proofErr w:type="spellStart"/>
      <w:r w:rsidRPr="00A402A4">
        <w:rPr>
          <w:sz w:val="14"/>
        </w:rPr>
        <w:t>Dzhokhar</w:t>
      </w:r>
      <w:proofErr w:type="spellEnd"/>
      <w:r w:rsidRPr="00A402A4">
        <w:rPr>
          <w:sz w:val="14"/>
        </w:rPr>
        <w:t xml:space="preserve"> and </w:t>
      </w:r>
      <w:proofErr w:type="spellStart"/>
      <w:r w:rsidRPr="00A402A4">
        <w:rPr>
          <w:sz w:val="14"/>
        </w:rPr>
        <w:t>Tamerlan</w:t>
      </w:r>
      <w:proofErr w:type="spellEnd"/>
      <w:r w:rsidRPr="00A402A4">
        <w:rPr>
          <w:sz w:val="14"/>
        </w:rPr>
        <w:t xml:space="preserve"> </w:t>
      </w:r>
      <w:proofErr w:type="spellStart"/>
      <w:r w:rsidRPr="00A402A4">
        <w:rPr>
          <w:sz w:val="14"/>
        </w:rPr>
        <w:t>Tsarnaev</w:t>
      </w:r>
      <w:proofErr w:type="spellEnd"/>
      <w:r w:rsidRPr="00A402A4">
        <w:rPr>
          <w:sz w:val="14"/>
        </w:rPr>
        <w:t>.</w:t>
      </w:r>
      <w:proofErr w:type="gramEnd"/>
      <w:r w:rsidRPr="00A402A4">
        <w:rPr>
          <w:sz w:val="14"/>
        </w:rPr>
        <w:t xml:space="preserve"> Then of course there was the New York Times bomb attempt in 2010 by Faisal </w:t>
      </w:r>
      <w:proofErr w:type="spellStart"/>
      <w:r w:rsidRPr="00A402A4">
        <w:rPr>
          <w:sz w:val="14"/>
        </w:rPr>
        <w:t>Shahzad</w:t>
      </w:r>
      <w:proofErr w:type="spellEnd"/>
      <w:r w:rsidRPr="00A402A4">
        <w:rPr>
          <w:sz w:val="14"/>
        </w:rPr>
        <w:t xml:space="preserve">. </w:t>
      </w:r>
      <w:proofErr w:type="spellStart"/>
      <w:r w:rsidRPr="00A402A4">
        <w:rPr>
          <w:sz w:val="14"/>
        </w:rPr>
        <w:t>Shahzad</w:t>
      </w:r>
      <w:proofErr w:type="spellEnd"/>
      <w:r w:rsidRPr="00A402A4">
        <w:rPr>
          <w:sz w:val="14"/>
        </w:rPr>
        <w:t xml:space="preserve"> had received training and instructions while in Pakistan. Is America ready for this threat, even though the White House refuses to declare the jihadists and ISIS declared terrorist intentions real? This should definitely concern the nation because it only take approximately 90 seconds of period of violence to harm hundred if not thousands of Americans, from the alleged 200 plus citizens who have gone to fight for extremist terrorists in Iraq and Syria. </w:t>
      </w:r>
      <w:r w:rsidRPr="0040689F">
        <w:rPr>
          <w:rStyle w:val="StyleUnderline"/>
          <w:highlight w:val="cyan"/>
        </w:rPr>
        <w:t>The</w:t>
      </w:r>
      <w:r w:rsidRPr="00A402A4">
        <w:rPr>
          <w:rStyle w:val="StyleUnderline"/>
        </w:rPr>
        <w:t xml:space="preserve"> real </w:t>
      </w:r>
      <w:r w:rsidRPr="0040689F">
        <w:rPr>
          <w:rStyle w:val="StyleUnderline"/>
          <w:highlight w:val="cyan"/>
        </w:rPr>
        <w:t>pressing</w:t>
      </w:r>
      <w:r w:rsidRPr="00A402A4">
        <w:rPr>
          <w:rStyle w:val="StyleUnderline"/>
        </w:rPr>
        <w:t xml:space="preserve"> urgent </w:t>
      </w:r>
      <w:r w:rsidRPr="0040689F">
        <w:rPr>
          <w:rStyle w:val="StyleUnderline"/>
          <w:highlight w:val="cyan"/>
        </w:rPr>
        <w:t>matter lies in the terrorist trained Americans that return to American soil.</w:t>
      </w:r>
      <w:r w:rsidRPr="00A402A4">
        <w:rPr>
          <w:rStyle w:val="StyleUnderline"/>
        </w:rPr>
        <w:t xml:space="preserve"> Rutgers </w:t>
      </w:r>
      <w:r w:rsidRPr="00A402A4">
        <w:rPr>
          <w:sz w:val="14"/>
        </w:rPr>
        <w:t xml:space="preserve">University </w:t>
      </w:r>
      <w:r w:rsidRPr="00A402A4">
        <w:rPr>
          <w:rStyle w:val="StyleUnderline"/>
        </w:rPr>
        <w:t>professor</w:t>
      </w:r>
      <w:r w:rsidRPr="00A402A4">
        <w:rPr>
          <w:sz w:val="14"/>
        </w:rPr>
        <w:t xml:space="preserve"> John </w:t>
      </w:r>
      <w:r w:rsidRPr="0040689F">
        <w:rPr>
          <w:rStyle w:val="StyleUnderline"/>
          <w:highlight w:val="cyan"/>
        </w:rPr>
        <w:t>Cohen</w:t>
      </w:r>
      <w:r w:rsidRPr="00A402A4">
        <w:rPr>
          <w:sz w:val="14"/>
        </w:rPr>
        <w:t xml:space="preserve"> who </w:t>
      </w:r>
      <w:r w:rsidRPr="00A402A4">
        <w:rPr>
          <w:rStyle w:val="StyleUnderline"/>
        </w:rPr>
        <w:t>recently le</w:t>
      </w:r>
      <w:r w:rsidRPr="0040689F">
        <w:rPr>
          <w:rStyle w:val="StyleUnderline"/>
        </w:rPr>
        <w:t>f</w:t>
      </w:r>
      <w:r w:rsidRPr="00A402A4">
        <w:rPr>
          <w:rStyle w:val="StyleUnderline"/>
        </w:rPr>
        <w:t xml:space="preserve">t as Homeland Security Department’s counterterrorism coordinator </w:t>
      </w:r>
      <w:r w:rsidRPr="0040689F">
        <w:rPr>
          <w:rStyle w:val="StyleUnderline"/>
          <w:highlight w:val="cyan"/>
        </w:rPr>
        <w:t>stressed that the officials worked very hard, “to detect Westerners who have gone to Syria, no one knows for sure</w:t>
      </w:r>
      <w:r w:rsidRPr="00A402A4">
        <w:rPr>
          <w:rStyle w:val="StyleUnderline"/>
        </w:rPr>
        <w:t xml:space="preserve"> whether there are those who have gone there undetected</w:t>
      </w:r>
      <w:r w:rsidRPr="00A402A4">
        <w:rPr>
          <w:sz w:val="14"/>
        </w:rPr>
        <w:t xml:space="preserve">,” reported </w:t>
      </w:r>
      <w:hyperlink r:id="rId9" w:history="1">
        <w:r w:rsidRPr="00A402A4">
          <w:rPr>
            <w:rStyle w:val="Hyperlink"/>
            <w:sz w:val="14"/>
          </w:rPr>
          <w:t>PBS News.</w:t>
        </w:r>
      </w:hyperlink>
      <w:r w:rsidRPr="00A402A4">
        <w:rPr>
          <w:sz w:val="14"/>
        </w:rPr>
        <w:t xml:space="preserve"> As the 9/11 terrorist attack anniversary approaches it is probably wise for all Americans to be aware of not just the possibility that a terrorist act could occur, but to report anything suspicious to law enforcement. Remember, America does not get a second chance to get it right.</w:t>
      </w:r>
    </w:p>
    <w:p w:rsidR="00A402A4" w:rsidRPr="00A402A4" w:rsidRDefault="00A402A4" w:rsidP="00A402A4"/>
    <w:p w:rsidR="00795B61" w:rsidRDefault="00795B61" w:rsidP="00795B61">
      <w:pPr>
        <w:pStyle w:val="Heading3"/>
      </w:pPr>
      <w:r>
        <w:t>2NC</w:t>
      </w:r>
    </w:p>
    <w:p w:rsidR="00795B61" w:rsidRDefault="0040689F" w:rsidP="0040689F">
      <w:pPr>
        <w:pStyle w:val="Heading4"/>
      </w:pPr>
      <w:r>
        <w:t xml:space="preserve">Preparedness is increasing – local law enforcement are ramping up vigilance </w:t>
      </w:r>
    </w:p>
    <w:p w:rsidR="0040689F" w:rsidRPr="0040689F" w:rsidRDefault="0040689F" w:rsidP="0040689F">
      <w:r w:rsidRPr="0040689F">
        <w:rPr>
          <w:b/>
        </w:rPr>
        <w:t xml:space="preserve">Perez and </w:t>
      </w:r>
      <w:proofErr w:type="spellStart"/>
      <w:r w:rsidRPr="0040689F">
        <w:rPr>
          <w:b/>
        </w:rPr>
        <w:t>Prokupecz</w:t>
      </w:r>
      <w:proofErr w:type="spellEnd"/>
      <w:r w:rsidRPr="0040689F">
        <w:rPr>
          <w:b/>
        </w:rPr>
        <w:t xml:space="preserve"> 15</w:t>
      </w:r>
      <w:r w:rsidRPr="0040689F">
        <w:t xml:space="preserve"> -- Evan Perez joined CNN as a justice reporter in 2013. In his current role, he regularly writes for CNN.com and appears across the network's programs to report on his findings. Shimon </w:t>
      </w:r>
      <w:proofErr w:type="spellStart"/>
      <w:r w:rsidRPr="0040689F">
        <w:t>Prokupecz</w:t>
      </w:r>
      <w:proofErr w:type="spellEnd"/>
      <w:r w:rsidRPr="0040689F">
        <w:t xml:space="preserve"> covers law enforcement for CNN and is based in New York City. “FBI struggling with surge in homegrown terror cases” http://www.cnn.com/2015/05/28/politics/fbi-isis-local-law-enforcement/</w:t>
      </w:r>
    </w:p>
    <w:p w:rsidR="00795B61" w:rsidRPr="0040689F" w:rsidRDefault="00795B61" w:rsidP="0040689F">
      <w:pPr>
        <w:rPr>
          <w:sz w:val="12"/>
        </w:rPr>
      </w:pPr>
      <w:r w:rsidRPr="0040689F">
        <w:rPr>
          <w:sz w:val="12"/>
        </w:rPr>
        <w:t>New York (CNN</w:t>
      </w:r>
      <w:proofErr w:type="gramStart"/>
      <w:r w:rsidRPr="0040689F">
        <w:rPr>
          <w:sz w:val="12"/>
        </w:rPr>
        <w:t>)</w:t>
      </w:r>
      <w:r w:rsidRPr="0040689F">
        <w:rPr>
          <w:rStyle w:val="StyleUnderline"/>
          <w:highlight w:val="cyan"/>
        </w:rPr>
        <w:t>The</w:t>
      </w:r>
      <w:proofErr w:type="gramEnd"/>
      <w:r w:rsidRPr="0040689F">
        <w:rPr>
          <w:rStyle w:val="StyleUnderline"/>
          <w:highlight w:val="cyan"/>
        </w:rPr>
        <w:t xml:space="preserve"> N</w:t>
      </w:r>
      <w:r w:rsidRPr="0040689F">
        <w:rPr>
          <w:rStyle w:val="StyleUnderline"/>
        </w:rPr>
        <w:t xml:space="preserve">ew </w:t>
      </w:r>
      <w:r w:rsidRPr="0040689F">
        <w:rPr>
          <w:rStyle w:val="StyleUnderline"/>
          <w:highlight w:val="cyan"/>
        </w:rPr>
        <w:t>Y</w:t>
      </w:r>
      <w:r w:rsidRPr="0040689F">
        <w:rPr>
          <w:rStyle w:val="StyleUnderline"/>
        </w:rPr>
        <w:t xml:space="preserve">ork </w:t>
      </w:r>
      <w:r w:rsidRPr="0040689F">
        <w:rPr>
          <w:rStyle w:val="StyleUnderline"/>
          <w:highlight w:val="cyan"/>
        </w:rPr>
        <w:t>P</w:t>
      </w:r>
      <w:r w:rsidRPr="0040689F">
        <w:rPr>
          <w:rStyle w:val="StyleUnderline"/>
        </w:rPr>
        <w:t xml:space="preserve">olice </w:t>
      </w:r>
      <w:r w:rsidRPr="0040689F">
        <w:rPr>
          <w:rStyle w:val="StyleUnderline"/>
          <w:highlight w:val="cyan"/>
        </w:rPr>
        <w:t>D</w:t>
      </w:r>
      <w:r w:rsidRPr="0040689F">
        <w:rPr>
          <w:rStyle w:val="StyleUnderline"/>
        </w:rPr>
        <w:t xml:space="preserve">epartment </w:t>
      </w:r>
      <w:r w:rsidRPr="0040689F">
        <w:rPr>
          <w:rStyle w:val="StyleUnderline"/>
          <w:highlight w:val="cyan"/>
        </w:rPr>
        <w:t>and other</w:t>
      </w:r>
      <w:r w:rsidRPr="0040689F">
        <w:rPr>
          <w:rStyle w:val="StyleUnderline"/>
        </w:rPr>
        <w:t xml:space="preserve"> law enforcement </w:t>
      </w:r>
      <w:r w:rsidRPr="0040689F">
        <w:rPr>
          <w:rStyle w:val="StyleUnderline"/>
          <w:highlight w:val="cyan"/>
        </w:rPr>
        <w:t>agencies</w:t>
      </w:r>
      <w:r w:rsidRPr="0040689F">
        <w:rPr>
          <w:sz w:val="12"/>
        </w:rPr>
        <w:t xml:space="preserve"> around the nation </w:t>
      </w:r>
      <w:r w:rsidRPr="0040689F">
        <w:rPr>
          <w:rStyle w:val="StyleUnderline"/>
          <w:highlight w:val="cyan"/>
        </w:rPr>
        <w:t>are increasing their surveillance of ISIS supporters</w:t>
      </w:r>
      <w:r w:rsidRPr="0040689F">
        <w:rPr>
          <w:rStyle w:val="StyleUnderline"/>
        </w:rPr>
        <w:t xml:space="preserve"> in the U.S.,</w:t>
      </w:r>
      <w:r w:rsidRPr="0040689F">
        <w:rPr>
          <w:sz w:val="12"/>
        </w:rPr>
        <w:t xml:space="preserve"> in part </w:t>
      </w:r>
      <w:r w:rsidRPr="0040689F">
        <w:rPr>
          <w:rStyle w:val="StyleUnderline"/>
          <w:highlight w:val="cyan"/>
        </w:rPr>
        <w:t>to aid the FBI</w:t>
      </w:r>
      <w:r w:rsidRPr="0040689F">
        <w:rPr>
          <w:rStyle w:val="StyleUnderline"/>
        </w:rPr>
        <w:t xml:space="preserve"> which is struggling</w:t>
      </w:r>
      <w:r w:rsidRPr="0040689F">
        <w:rPr>
          <w:sz w:val="12"/>
        </w:rPr>
        <w:t xml:space="preserve"> to keep up with a surge in the number of possible terror suspects, according to law enforcement officials.</w:t>
      </w:r>
      <w:r w:rsidR="0040689F" w:rsidRPr="0040689F">
        <w:rPr>
          <w:sz w:val="12"/>
        </w:rPr>
        <w:t xml:space="preserve"> </w:t>
      </w:r>
      <w:r w:rsidRPr="0040689F">
        <w:rPr>
          <w:sz w:val="12"/>
        </w:rPr>
        <w:t>The change is part of the fallout from the</w:t>
      </w:r>
      <w:r w:rsidR="0040689F" w:rsidRPr="0040689F">
        <w:rPr>
          <w:sz w:val="12"/>
        </w:rPr>
        <w:t xml:space="preserve"> </w:t>
      </w:r>
      <w:hyperlink r:id="rId10" w:tgtFrame="_blank" w:history="1">
        <w:r w:rsidRPr="0040689F">
          <w:rPr>
            <w:rStyle w:val="Hyperlink"/>
            <w:sz w:val="12"/>
          </w:rPr>
          <w:t>terrorist attack in Garland, Texas</w:t>
        </w:r>
      </w:hyperlink>
      <w:r w:rsidR="0040689F" w:rsidRPr="0040689F">
        <w:rPr>
          <w:sz w:val="12"/>
        </w:rPr>
        <w:t xml:space="preserve"> </w:t>
      </w:r>
      <w:r w:rsidRPr="0040689F">
        <w:rPr>
          <w:sz w:val="12"/>
        </w:rPr>
        <w:t>earlier this month. The FBI says</w:t>
      </w:r>
      <w:r w:rsidR="0040689F" w:rsidRPr="0040689F">
        <w:rPr>
          <w:sz w:val="12"/>
        </w:rPr>
        <w:t xml:space="preserve"> </w:t>
      </w:r>
      <w:hyperlink r:id="rId11" w:tgtFrame="_blank" w:history="1">
        <w:r w:rsidRPr="0040689F">
          <w:rPr>
            <w:rStyle w:val="Hyperlink"/>
            <w:sz w:val="12"/>
          </w:rPr>
          <w:t>two ISIS supporters</w:t>
        </w:r>
      </w:hyperlink>
      <w:r w:rsidR="0040689F" w:rsidRPr="0040689F">
        <w:rPr>
          <w:sz w:val="12"/>
        </w:rPr>
        <w:t xml:space="preserve"> </w:t>
      </w:r>
      <w:r w:rsidRPr="0040689F">
        <w:rPr>
          <w:sz w:val="12"/>
        </w:rPr>
        <w:t>attempted a gun attack on a Prophet Mohammad cartoon contest but were killed by police. One of the attackers, Elton Simpson, was already under investigation by the FBI but managed to elude surveillance to attempt the foiled attack.</w:t>
      </w:r>
      <w:r w:rsidR="0040689F" w:rsidRPr="0040689F">
        <w:rPr>
          <w:sz w:val="12"/>
        </w:rPr>
        <w:t xml:space="preserve"> </w:t>
      </w:r>
      <w:r w:rsidRPr="0040689F">
        <w:rPr>
          <w:sz w:val="12"/>
        </w:rPr>
        <w:t xml:space="preserve">FBI Director James </w:t>
      </w:r>
      <w:proofErr w:type="spellStart"/>
      <w:r w:rsidRPr="0040689F">
        <w:rPr>
          <w:sz w:val="12"/>
        </w:rPr>
        <w:t>Comey</w:t>
      </w:r>
      <w:proofErr w:type="spellEnd"/>
      <w:r w:rsidRPr="0040689F">
        <w:rPr>
          <w:sz w:val="12"/>
        </w:rPr>
        <w:t xml:space="preserve"> told a group of police officials around the country in a secure conference call this month that </w:t>
      </w:r>
      <w:r w:rsidRPr="0040689F">
        <w:rPr>
          <w:rStyle w:val="StyleUnderline"/>
        </w:rPr>
        <w:t xml:space="preserve">the FBI needs help </w:t>
      </w:r>
      <w:r w:rsidRPr="0040689F">
        <w:rPr>
          <w:rStyle w:val="StyleUnderline"/>
          <w:highlight w:val="cyan"/>
        </w:rPr>
        <w:t>to keep tabs on</w:t>
      </w:r>
      <w:r w:rsidRPr="0040689F">
        <w:rPr>
          <w:rStyle w:val="StyleUnderline"/>
        </w:rPr>
        <w:t xml:space="preserve"> hundreds of </w:t>
      </w:r>
      <w:r w:rsidRPr="0040689F">
        <w:rPr>
          <w:rStyle w:val="StyleUnderline"/>
          <w:highlight w:val="cyan"/>
        </w:rPr>
        <w:t>suspects</w:t>
      </w:r>
      <w:r w:rsidRPr="0040689F">
        <w:rPr>
          <w:rStyle w:val="StyleUnderline"/>
        </w:rPr>
        <w:t>.</w:t>
      </w:r>
      <w:r w:rsidR="0040689F" w:rsidRPr="0040689F">
        <w:rPr>
          <w:rStyle w:val="StyleUnderline"/>
        </w:rPr>
        <w:t xml:space="preserve"> </w:t>
      </w:r>
      <w:r w:rsidRPr="0040689F">
        <w:rPr>
          <w:rStyle w:val="StyleUnderline"/>
        </w:rPr>
        <w:t xml:space="preserve">As a result, some </w:t>
      </w:r>
      <w:r w:rsidRPr="0040689F">
        <w:rPr>
          <w:rStyle w:val="StyleUnderline"/>
          <w:highlight w:val="cyan"/>
        </w:rPr>
        <w:t>police</w:t>
      </w:r>
      <w:r w:rsidRPr="0040689F">
        <w:rPr>
          <w:rStyle w:val="StyleUnderline"/>
        </w:rPr>
        <w:t xml:space="preserve"> </w:t>
      </w:r>
      <w:r w:rsidRPr="0040689F">
        <w:rPr>
          <w:rStyle w:val="StyleUnderline"/>
          <w:highlight w:val="cyan"/>
        </w:rPr>
        <w:t>agencies are adding surveillance teams to help the FBI monitor suspects</w:t>
      </w:r>
      <w:r w:rsidRPr="0040689F">
        <w:rPr>
          <w:sz w:val="12"/>
          <w:highlight w:val="cyan"/>
        </w:rPr>
        <w:t xml:space="preserve">. </w:t>
      </w:r>
      <w:r w:rsidRPr="0040689F">
        <w:rPr>
          <w:rStyle w:val="StyleUnderline"/>
          <w:highlight w:val="cyan"/>
        </w:rPr>
        <w:t>Teams of</w:t>
      </w:r>
      <w:r w:rsidRPr="0040689F">
        <w:rPr>
          <w:rStyle w:val="StyleUnderline"/>
        </w:rPr>
        <w:t xml:space="preserve"> NYPD </w:t>
      </w:r>
      <w:r w:rsidRPr="0040689F">
        <w:rPr>
          <w:rStyle w:val="StyleUnderline"/>
          <w:highlight w:val="cyan"/>
        </w:rPr>
        <w:t>officers</w:t>
      </w:r>
      <w:r w:rsidRPr="0040689F">
        <w:rPr>
          <w:rStyle w:val="StyleUnderline"/>
        </w:rPr>
        <w:t xml:space="preserve"> trained in surveillance </w:t>
      </w:r>
      <w:r w:rsidRPr="0040689F">
        <w:rPr>
          <w:rStyle w:val="StyleUnderline"/>
          <w:highlight w:val="cyan"/>
        </w:rPr>
        <w:t>are</w:t>
      </w:r>
      <w:r w:rsidRPr="0040689F">
        <w:rPr>
          <w:rStyle w:val="StyleUnderline"/>
        </w:rPr>
        <w:t xml:space="preserve"> now </w:t>
      </w:r>
      <w:r w:rsidRPr="0040689F">
        <w:rPr>
          <w:rStyle w:val="StyleUnderline"/>
          <w:highlight w:val="cyan"/>
        </w:rPr>
        <w:t>helping</w:t>
      </w:r>
      <w:r w:rsidRPr="0040689F">
        <w:rPr>
          <w:rStyle w:val="StyleUnderline"/>
        </w:rPr>
        <w:t xml:space="preserve"> the FBI's surveillance teams </w:t>
      </w:r>
      <w:r w:rsidRPr="0040689F">
        <w:rPr>
          <w:rStyle w:val="StyleUnderline"/>
          <w:highlight w:val="cyan"/>
        </w:rPr>
        <w:t>to better keep track of suspects</w:t>
      </w:r>
      <w:r w:rsidRPr="0040689F">
        <w:rPr>
          <w:rStyle w:val="StyleUnderline"/>
        </w:rPr>
        <w:t xml:space="preserve">, law enforcement </w:t>
      </w:r>
      <w:r w:rsidRPr="0040689F">
        <w:rPr>
          <w:rStyle w:val="StyleUnderline"/>
          <w:highlight w:val="cyan"/>
        </w:rPr>
        <w:t>officials say</w:t>
      </w:r>
      <w:r w:rsidRPr="0040689F">
        <w:rPr>
          <w:sz w:val="12"/>
          <w:highlight w:val="cyan"/>
        </w:rPr>
        <w:t>.</w:t>
      </w:r>
      <w:r w:rsidR="0040689F" w:rsidRPr="0040689F">
        <w:rPr>
          <w:sz w:val="12"/>
        </w:rPr>
        <w:t xml:space="preserve"> </w:t>
      </w:r>
      <w:r w:rsidRPr="0040689F">
        <w:rPr>
          <w:sz w:val="12"/>
        </w:rPr>
        <w:t>NYPD Commissioner William Bratton has said he wants to add 450 officers to the force's counterterrorism unit, partly to counter the increasing domestic threat posed by ISIS sympathizers.</w:t>
      </w:r>
      <w:r w:rsidR="0040689F" w:rsidRPr="0040689F">
        <w:rPr>
          <w:sz w:val="12"/>
        </w:rPr>
        <w:t xml:space="preserve"> </w:t>
      </w:r>
      <w:r w:rsidRPr="0040689F">
        <w:rPr>
          <w:rStyle w:val="StyleUnderline"/>
        </w:rPr>
        <w:t>The same is happening with other police departments around the country</w:t>
      </w:r>
      <w:r w:rsidRPr="0040689F">
        <w:rPr>
          <w:sz w:val="12"/>
        </w:rPr>
        <w:t>. The Los Angeles Police Department's counterterrorism unit is also beefing up its surveillance squads at the request of the FBI, law enforcement officials say.</w:t>
      </w:r>
      <w:r w:rsidR="0040689F" w:rsidRPr="0040689F">
        <w:rPr>
          <w:sz w:val="12"/>
        </w:rPr>
        <w:t xml:space="preserve"> </w:t>
      </w:r>
      <w:proofErr w:type="spellStart"/>
      <w:r w:rsidRPr="0040689F">
        <w:rPr>
          <w:sz w:val="12"/>
        </w:rPr>
        <w:t>Comey</w:t>
      </w:r>
      <w:proofErr w:type="spellEnd"/>
      <w:r w:rsidRPr="0040689F">
        <w:rPr>
          <w:sz w:val="12"/>
        </w:rPr>
        <w:t xml:space="preserve"> said at an unrelated news conference Wednesday that he has less confidence now that the FBI can keep up with the task.</w:t>
      </w:r>
      <w:r w:rsidR="0040689F" w:rsidRPr="0040689F">
        <w:rPr>
          <w:sz w:val="12"/>
        </w:rPr>
        <w:t xml:space="preserve"> </w:t>
      </w:r>
      <w:r w:rsidRPr="0040689F">
        <w:rPr>
          <w:sz w:val="12"/>
        </w:rPr>
        <w:t xml:space="preserve">"It's an extraordinarily difficult challenge task to find -- that's the first challenge -- and then assess those who may be on a journey from talking to doing and to find and assess in an environment where increasingly, as the attorney general said, their communications are unavailable to us even with court orders," </w:t>
      </w:r>
      <w:proofErr w:type="spellStart"/>
      <w:r w:rsidRPr="0040689F">
        <w:rPr>
          <w:sz w:val="12"/>
        </w:rPr>
        <w:t>Comey</w:t>
      </w:r>
      <w:proofErr w:type="spellEnd"/>
      <w:r w:rsidRPr="0040689F">
        <w:rPr>
          <w:sz w:val="12"/>
        </w:rPr>
        <w:t xml:space="preserve"> said.</w:t>
      </w:r>
      <w:r w:rsidR="0040689F" w:rsidRPr="0040689F">
        <w:rPr>
          <w:sz w:val="12"/>
        </w:rPr>
        <w:t xml:space="preserve"> </w:t>
      </w:r>
      <w:r w:rsidRPr="0040689F">
        <w:rPr>
          <w:sz w:val="12"/>
        </w:rPr>
        <w:t xml:space="preserve">"They're on encrypted platforms, so it is an incredibly difficult task that we are enlisting all of our state, local and federal partners in and we're working on it every single day, but I can't stand here with any high confidence when I confront the world that is increasingly dark to me and tell you that I've got it all covered," he said. </w:t>
      </w:r>
      <w:r w:rsidRPr="0040689F">
        <w:rPr>
          <w:rStyle w:val="StyleUnderline"/>
        </w:rPr>
        <w:t>"</w:t>
      </w:r>
      <w:r w:rsidRPr="0040689F">
        <w:rPr>
          <w:rStyle w:val="StyleUnderline"/>
          <w:highlight w:val="cyan"/>
        </w:rPr>
        <w:t>We are working</w:t>
      </w:r>
      <w:r w:rsidRPr="0040689F">
        <w:rPr>
          <w:rStyle w:val="StyleUnderline"/>
        </w:rPr>
        <w:t xml:space="preserve"> very, very </w:t>
      </w:r>
      <w:r w:rsidRPr="0040689F">
        <w:rPr>
          <w:rStyle w:val="StyleUnderline"/>
          <w:highlight w:val="cyan"/>
        </w:rPr>
        <w:t>hard</w:t>
      </w:r>
      <w:r w:rsidRPr="0040689F">
        <w:rPr>
          <w:rStyle w:val="StyleUnderline"/>
        </w:rPr>
        <w:t xml:space="preserve"> on it but </w:t>
      </w:r>
      <w:r w:rsidRPr="0040689F">
        <w:rPr>
          <w:rStyle w:val="StyleUnderline"/>
          <w:highlight w:val="cyan"/>
        </w:rPr>
        <w:t>it is an enormous task</w:t>
      </w:r>
      <w:r w:rsidRPr="0040689F">
        <w:rPr>
          <w:rStyle w:val="StyleUnderline"/>
        </w:rPr>
        <w:t>."</w:t>
      </w:r>
      <w:r w:rsidR="0040689F" w:rsidRPr="0040689F">
        <w:rPr>
          <w:sz w:val="12"/>
        </w:rPr>
        <w:t xml:space="preserve"> </w:t>
      </w:r>
      <w:r w:rsidRPr="0040689F">
        <w:rPr>
          <w:sz w:val="12"/>
        </w:rPr>
        <w:t xml:space="preserve">On Saturday, </w:t>
      </w:r>
      <w:r w:rsidRPr="0040689F">
        <w:rPr>
          <w:rStyle w:val="StyleUnderline"/>
        </w:rPr>
        <w:t>an FBI spokesman said the bureau doesn't have a shortage of resources</w:t>
      </w:r>
      <w:r w:rsidRPr="0040689F">
        <w:rPr>
          <w:sz w:val="12"/>
        </w:rPr>
        <w:t xml:space="preserve"> and the Garland attack wasn't the result of lack of surveillance personnel. If agents had any indication that Simpson was moving toward an attack, they would have done everything to stop it, the spokesman said.</w:t>
      </w:r>
      <w:r w:rsidR="0040689F" w:rsidRPr="0040689F">
        <w:rPr>
          <w:sz w:val="12"/>
        </w:rPr>
        <w:t xml:space="preserve"> </w:t>
      </w:r>
      <w:r w:rsidRPr="0040689F">
        <w:rPr>
          <w:rStyle w:val="StyleUnderline"/>
          <w:highlight w:val="cyan"/>
        </w:rPr>
        <w:t>The appeal</w:t>
      </w:r>
      <w:r w:rsidRPr="0040689F">
        <w:rPr>
          <w:rStyle w:val="StyleUnderline"/>
        </w:rPr>
        <w:t xml:space="preserve"> for local help isn't intended to seek more surveillance, but </w:t>
      </w:r>
      <w:r w:rsidRPr="0040689F">
        <w:rPr>
          <w:rStyle w:val="StyleUnderline"/>
          <w:highlight w:val="cyan"/>
        </w:rPr>
        <w:t>more broadly</w:t>
      </w:r>
      <w:r w:rsidRPr="0040689F">
        <w:rPr>
          <w:rStyle w:val="StyleUnderline"/>
        </w:rPr>
        <w:t xml:space="preserve"> to </w:t>
      </w:r>
      <w:r w:rsidRPr="0040689F">
        <w:rPr>
          <w:rStyle w:val="StyleUnderline"/>
          <w:highlight w:val="cyan"/>
        </w:rPr>
        <w:t>encourage local law enforcement to increase vigilance</w:t>
      </w:r>
      <w:r w:rsidRPr="0040689F">
        <w:rPr>
          <w:rStyle w:val="StyleUnderline"/>
        </w:rPr>
        <w:t xml:space="preserve"> given the heightened threat</w:t>
      </w:r>
      <w:r w:rsidRPr="0040689F">
        <w:rPr>
          <w:sz w:val="12"/>
        </w:rPr>
        <w:t>, the FBI said.</w:t>
      </w:r>
      <w:r w:rsidR="0040689F" w:rsidRPr="0040689F">
        <w:rPr>
          <w:sz w:val="12"/>
        </w:rPr>
        <w:t xml:space="preserve"> </w:t>
      </w:r>
      <w:r w:rsidRPr="0040689F">
        <w:rPr>
          <w:sz w:val="12"/>
        </w:rPr>
        <w:t>The Garland attack prompted a reassessment for FBI officials. Simpson's social media and other communications with known ISIS recruiters drew the FBI's interest earlier this year.</w:t>
      </w:r>
      <w:r w:rsidR="0040689F" w:rsidRPr="0040689F">
        <w:rPr>
          <w:sz w:val="12"/>
        </w:rPr>
        <w:t xml:space="preserve"> </w:t>
      </w:r>
      <w:r w:rsidRPr="0040689F">
        <w:rPr>
          <w:sz w:val="12"/>
        </w:rPr>
        <w:t>FBI agents in Phoenix began regular surveillance of Simpson, though it was not round-the-clock monitoring, according to a U.S. official. The agents watching Simpson noticed he disappeared for a few days.</w:t>
      </w:r>
      <w:r w:rsidR="0040689F" w:rsidRPr="0040689F">
        <w:rPr>
          <w:sz w:val="12"/>
        </w:rPr>
        <w:t xml:space="preserve"> </w:t>
      </w:r>
      <w:r w:rsidRPr="0040689F">
        <w:rPr>
          <w:sz w:val="12"/>
        </w:rPr>
        <w:t>Investigators looked into his communications and found social media postings making reference to the Garland cartoon contest. That discovery is what prompted the FBI to send a bulletin to the joint terrorism task force that was monitoring the Garland event. The bulletin arrived about three hours before the attack.</w:t>
      </w:r>
      <w:r w:rsidR="0040689F" w:rsidRPr="0040689F">
        <w:rPr>
          <w:sz w:val="12"/>
        </w:rPr>
        <w:t xml:space="preserve"> </w:t>
      </w:r>
      <w:proofErr w:type="spellStart"/>
      <w:r w:rsidRPr="0040689F">
        <w:rPr>
          <w:sz w:val="12"/>
        </w:rPr>
        <w:t>Comey</w:t>
      </w:r>
      <w:proofErr w:type="spellEnd"/>
      <w:r w:rsidRPr="0040689F">
        <w:rPr>
          <w:sz w:val="12"/>
        </w:rPr>
        <w:t xml:space="preserve"> told reporters this month the FBI had no idea Simpson planned to attack the event or even that he had traveled from his home in Phoenix to Texas.</w:t>
      </w:r>
    </w:p>
    <w:p w:rsidR="00795B61" w:rsidRPr="00795B61" w:rsidRDefault="00795B61" w:rsidP="00795B61"/>
    <w:p w:rsidR="00795B61" w:rsidRDefault="00795B61" w:rsidP="00795B61"/>
    <w:p w:rsidR="00795B61" w:rsidRPr="00795B61" w:rsidRDefault="00795B61" w:rsidP="00795B61"/>
    <w:p w:rsidR="00195F74" w:rsidRDefault="00195F74" w:rsidP="00195F74">
      <w:pPr>
        <w:pStyle w:val="Heading2"/>
      </w:pPr>
      <w:r>
        <w:t>GWOT</w:t>
      </w:r>
    </w:p>
    <w:p w:rsidR="00181495" w:rsidRDefault="00181495" w:rsidP="00181495">
      <w:pPr>
        <w:pStyle w:val="Heading3"/>
      </w:pPr>
      <w:r w:rsidRPr="00181495">
        <w:t>1NC</w:t>
      </w:r>
    </w:p>
    <w:p w:rsidR="00181495" w:rsidRDefault="00181495" w:rsidP="00084C86">
      <w:pPr>
        <w:pStyle w:val="Heading4"/>
      </w:pPr>
      <w:r>
        <w:t>We’re wi</w:t>
      </w:r>
      <w:r w:rsidR="00084C86">
        <w:t xml:space="preserve">nning the war on terrorism now -- </w:t>
      </w:r>
      <w:r>
        <w:t xml:space="preserve">Continued vigilance is key </w:t>
      </w:r>
    </w:p>
    <w:p w:rsidR="00181495" w:rsidRPr="00084C86" w:rsidRDefault="00181495" w:rsidP="00181495">
      <w:pPr>
        <w:rPr>
          <w:sz w:val="16"/>
        </w:rPr>
      </w:pPr>
      <w:proofErr w:type="spellStart"/>
      <w:r w:rsidRPr="00084C86">
        <w:rPr>
          <w:b/>
        </w:rPr>
        <w:t>Zenko</w:t>
      </w:r>
      <w:proofErr w:type="spellEnd"/>
      <w:r w:rsidRPr="00084C86">
        <w:rPr>
          <w:b/>
        </w:rPr>
        <w:t xml:space="preserve"> 4/8/15</w:t>
      </w:r>
      <w:r w:rsidRPr="00181495">
        <w:t xml:space="preserve"> </w:t>
      </w:r>
      <w:r w:rsidRPr="00084C86">
        <w:rPr>
          <w:sz w:val="16"/>
        </w:rPr>
        <w:t xml:space="preserve">– </w:t>
      </w:r>
      <w:proofErr w:type="spellStart"/>
      <w:r w:rsidRPr="00084C86">
        <w:rPr>
          <w:sz w:val="16"/>
        </w:rPr>
        <w:t>Zenko</w:t>
      </w:r>
      <w:proofErr w:type="spellEnd"/>
      <w:r w:rsidRPr="00084C86">
        <w:rPr>
          <w:sz w:val="16"/>
        </w:rPr>
        <w:t xml:space="preserve"> covers the U.S. national security debate and offers insight on developments in international security and conflict prevention.</w:t>
      </w:r>
      <w:r w:rsidR="00084C86">
        <w:rPr>
          <w:sz w:val="16"/>
        </w:rPr>
        <w:t xml:space="preserve"> </w:t>
      </w:r>
      <w:r w:rsidRPr="00084C86">
        <w:rPr>
          <w:sz w:val="16"/>
        </w:rPr>
        <w:t>“CIA Director: We’re Winning the War on Terror, But It Will Never End” http://blogs.cfr.org/zenko/2015/04/08/cia-director-were-winning-the-war-on-terror-but-it-will-never-end/</w:t>
      </w:r>
    </w:p>
    <w:p w:rsidR="00181495" w:rsidRPr="00084C86" w:rsidRDefault="00181495" w:rsidP="00181495">
      <w:pPr>
        <w:rPr>
          <w:sz w:val="12"/>
        </w:rPr>
      </w:pPr>
      <w:r w:rsidRPr="00084C86">
        <w:rPr>
          <w:sz w:val="12"/>
        </w:rPr>
        <w:t xml:space="preserve">Last night, </w:t>
      </w:r>
      <w:r w:rsidRPr="00084C86">
        <w:rPr>
          <w:rStyle w:val="StyleUnderline"/>
          <w:highlight w:val="cyan"/>
        </w:rPr>
        <w:t>Director of Central Intelligence</w:t>
      </w:r>
      <w:r w:rsidRPr="00181495">
        <w:rPr>
          <w:rStyle w:val="StyleUnderline"/>
        </w:rPr>
        <w:t xml:space="preserve"> John </w:t>
      </w:r>
      <w:r w:rsidRPr="00084C86">
        <w:rPr>
          <w:rStyle w:val="StyleUnderline"/>
          <w:highlight w:val="cyan"/>
        </w:rPr>
        <w:t xml:space="preserve">Brennan </w:t>
      </w:r>
      <w:hyperlink r:id="rId12" w:tgtFrame="_blank" w:history="1">
        <w:r w:rsidRPr="00084C86">
          <w:rPr>
            <w:rStyle w:val="StyleUnderline"/>
            <w:highlight w:val="cyan"/>
          </w:rPr>
          <w:t>participated</w:t>
        </w:r>
      </w:hyperlink>
      <w:r w:rsidRPr="00181495">
        <w:rPr>
          <w:rStyle w:val="StyleUnderline"/>
        </w:rPr>
        <w:t xml:space="preserve"> in a question-and-answer session </w:t>
      </w:r>
      <w:r w:rsidRPr="00084C86">
        <w:rPr>
          <w:rStyle w:val="StyleUnderline"/>
          <w:highlight w:val="cyan"/>
        </w:rPr>
        <w:t>at Harvard Kennedy School’s Institute of Politics</w:t>
      </w:r>
      <w:r w:rsidRPr="00084C86">
        <w:rPr>
          <w:sz w:val="12"/>
        </w:rPr>
        <w:t xml:space="preserve">. The first thirty-seven minutes consisted of an unusually probing exchange between Brennan and Harvard professor Graham Allison (full disclosure: Graham is a former boss of mine). Most notably, between 19:07 and 29:25 in the </w:t>
      </w:r>
      <w:hyperlink r:id="rId13" w:tgtFrame="_blank" w:history="1">
        <w:r w:rsidRPr="00084C86">
          <w:rPr>
            <w:rStyle w:val="Hyperlink"/>
            <w:sz w:val="12"/>
          </w:rPr>
          <w:t>video</w:t>
        </w:r>
      </w:hyperlink>
      <w:r w:rsidRPr="00084C86">
        <w:rPr>
          <w:sz w:val="12"/>
        </w:rPr>
        <w:t xml:space="preserve">, Allison pressed Brennan repeatedly about whether the United States is winning the war on terrorism and why the number of al-Qaeda-affiliated groups has only increased since 9/11: “There seem to be more of them than when we started…How are we doing?” Brennan replied: If I look across the board in terms of since 9/11 at terrorist organizations, and if the United States in all of its various forms. </w:t>
      </w:r>
      <w:proofErr w:type="gramStart"/>
      <w:r w:rsidRPr="00181495">
        <w:rPr>
          <w:rStyle w:val="StyleUnderline"/>
        </w:rPr>
        <w:t>In intelligence, military, homeland security, law enforcement, diplomacy.</w:t>
      </w:r>
      <w:proofErr w:type="gramEnd"/>
      <w:r w:rsidRPr="00181495">
        <w:rPr>
          <w:rStyle w:val="StyleUnderline"/>
        </w:rPr>
        <w:t xml:space="preserve"> </w:t>
      </w:r>
      <w:r w:rsidRPr="00084C86">
        <w:rPr>
          <w:rStyle w:val="StyleUnderline"/>
          <w:highlight w:val="cyan"/>
        </w:rPr>
        <w:t>If we were not as engaged against the terrorists</w:t>
      </w:r>
      <w:r w:rsidRPr="00181495">
        <w:rPr>
          <w:rStyle w:val="StyleUnderline"/>
        </w:rPr>
        <w:t xml:space="preserve">, I think </w:t>
      </w:r>
      <w:r w:rsidRPr="00084C86">
        <w:rPr>
          <w:rStyle w:val="StyleUnderline"/>
          <w:highlight w:val="cyan"/>
        </w:rPr>
        <w:t>we would be facing a horrendous</w:t>
      </w:r>
      <w:r w:rsidRPr="00181495">
        <w:rPr>
          <w:rStyle w:val="StyleUnderline"/>
        </w:rPr>
        <w:t xml:space="preserve">, horrendous </w:t>
      </w:r>
      <w:r w:rsidRPr="00084C86">
        <w:rPr>
          <w:rStyle w:val="StyleUnderline"/>
          <w:highlight w:val="cyan"/>
        </w:rPr>
        <w:t>environment</w:t>
      </w:r>
      <w:r w:rsidRPr="00084C86">
        <w:rPr>
          <w:sz w:val="12"/>
        </w:rPr>
        <w:t xml:space="preserve">. Because </w:t>
      </w:r>
      <w:r w:rsidRPr="00084C86">
        <w:rPr>
          <w:rStyle w:val="StyleUnderline"/>
          <w:highlight w:val="cyan"/>
        </w:rPr>
        <w:t>they would have taken full advantage of</w:t>
      </w:r>
      <w:r w:rsidRPr="00181495">
        <w:rPr>
          <w:rStyle w:val="StyleUnderline"/>
        </w:rPr>
        <w:t xml:space="preserve"> the </w:t>
      </w:r>
      <w:r w:rsidRPr="00084C86">
        <w:rPr>
          <w:rStyle w:val="StyleUnderline"/>
          <w:highlight w:val="cyan"/>
        </w:rPr>
        <w:t>opportunities that they have had</w:t>
      </w:r>
      <w:r w:rsidRPr="00181495">
        <w:rPr>
          <w:rStyle w:val="StyleUnderline"/>
        </w:rPr>
        <w:t xml:space="preserve"> across the region</w:t>
      </w:r>
      <w:r w:rsidRPr="00084C86">
        <w:rPr>
          <w:sz w:val="12"/>
        </w:rPr>
        <w:t xml:space="preserve">… We have worked collectively as a government but also with our international partners very hard to try and root many of them out. Might some of these actions be stimulants to others joining their ranks? Sure, that’s a possibility. I think, though </w:t>
      </w:r>
      <w:r w:rsidRPr="00084C86">
        <w:rPr>
          <w:rStyle w:val="StyleUnderline"/>
          <w:highlight w:val="cyan"/>
        </w:rPr>
        <w:t>it has taken off of the battlefield</w:t>
      </w:r>
      <w:r w:rsidRPr="00181495">
        <w:rPr>
          <w:rStyle w:val="StyleUnderline"/>
        </w:rPr>
        <w:t xml:space="preserve"> a lot </w:t>
      </w:r>
      <w:r w:rsidRPr="00084C86">
        <w:rPr>
          <w:rStyle w:val="StyleUnderline"/>
          <w:highlight w:val="cyan"/>
        </w:rPr>
        <w:t>more terrorists, than it has put on. This</w:t>
      </w:r>
      <w:r w:rsidRPr="00181495">
        <w:rPr>
          <w:rStyle w:val="StyleUnderline"/>
        </w:rPr>
        <w:t xml:space="preserve"> statement </w:t>
      </w:r>
      <w:r w:rsidRPr="00084C86">
        <w:rPr>
          <w:rStyle w:val="StyleUnderline"/>
          <w:highlight w:val="cyan"/>
        </w:rPr>
        <w:t>is impossible to evaluate</w:t>
      </w:r>
      <w:r w:rsidRPr="00181495">
        <w:rPr>
          <w:rStyle w:val="StyleUnderline"/>
        </w:rPr>
        <w:t xml:space="preserve"> or measure </w:t>
      </w:r>
      <w:r w:rsidRPr="00084C86">
        <w:rPr>
          <w:rStyle w:val="StyleUnderline"/>
          <w:highlight w:val="cyan"/>
        </w:rPr>
        <w:t>because the U.S.</w:t>
      </w:r>
      <w:r w:rsidRPr="00181495">
        <w:rPr>
          <w:rStyle w:val="StyleUnderline"/>
        </w:rPr>
        <w:t xml:space="preserve"> government has consistently </w:t>
      </w:r>
      <w:r w:rsidRPr="00084C86">
        <w:rPr>
          <w:rStyle w:val="StyleUnderline"/>
          <w:highlight w:val="cyan"/>
        </w:rPr>
        <w:t>refused to state publicly which</w:t>
      </w:r>
      <w:r w:rsidRPr="00181495">
        <w:rPr>
          <w:rStyle w:val="StyleUnderline"/>
        </w:rPr>
        <w:t xml:space="preserve"> terrorist </w:t>
      </w:r>
      <w:r w:rsidRPr="00084C86">
        <w:rPr>
          <w:rStyle w:val="StyleUnderline"/>
          <w:highlight w:val="cyan"/>
        </w:rPr>
        <w:t>organizations are</w:t>
      </w:r>
      <w:r w:rsidRPr="00181495">
        <w:rPr>
          <w:rStyle w:val="StyleUnderline"/>
        </w:rPr>
        <w:t xml:space="preserve"> deemed </w:t>
      </w:r>
      <w:r w:rsidRPr="00084C86">
        <w:rPr>
          <w:rStyle w:val="StyleUnderline"/>
          <w:highlight w:val="cyan"/>
        </w:rPr>
        <w:t>combatants</w:t>
      </w:r>
      <w:r w:rsidRPr="00084C86">
        <w:rPr>
          <w:sz w:val="12"/>
        </w:rPr>
        <w:t xml:space="preserve">, and can therefore be “taken out on the battlefield.” However, </w:t>
      </w:r>
      <w:r w:rsidRPr="00084C86">
        <w:rPr>
          <w:rStyle w:val="StyleUnderline"/>
        </w:rPr>
        <w:t xml:space="preserve">relying upon the State Department’s annual Country Reports on </w:t>
      </w:r>
      <w:proofErr w:type="spellStart"/>
      <w:r w:rsidRPr="00084C86">
        <w:rPr>
          <w:rStyle w:val="StyleUnderline"/>
        </w:rPr>
        <w:t>Terrorism</w:t>
      </w:r>
      <w:proofErr w:type="gramStart"/>
      <w:r w:rsidRPr="00084C86">
        <w:rPr>
          <w:rStyle w:val="StyleUnderline"/>
        </w:rPr>
        <w:t>,the</w:t>
      </w:r>
      <w:proofErr w:type="spellEnd"/>
      <w:proofErr w:type="gramEnd"/>
      <w:r w:rsidRPr="00084C86">
        <w:rPr>
          <w:rStyle w:val="StyleUnderline"/>
        </w:rPr>
        <w:t xml:space="preserve"> </w:t>
      </w:r>
      <w:hyperlink r:id="rId14" w:tgtFrame="_blank" w:history="1">
        <w:r w:rsidRPr="00084C86">
          <w:rPr>
            <w:rStyle w:val="StyleUnderline"/>
          </w:rPr>
          <w:t>estimated</w:t>
        </w:r>
      </w:hyperlink>
      <w:r w:rsidRPr="00084C86">
        <w:rPr>
          <w:rStyle w:val="StyleUnderline"/>
        </w:rPr>
        <w:t xml:space="preserve"> strength of all al-Qaeda-affiliated groups has grown or stayed the same</w:t>
      </w:r>
      <w:r w:rsidRPr="00181495">
        <w:rPr>
          <w:rStyle w:val="StyleUnderline"/>
        </w:rPr>
        <w:t xml:space="preserve"> since</w:t>
      </w:r>
      <w:r w:rsidRPr="00084C86">
        <w:rPr>
          <w:sz w:val="12"/>
        </w:rPr>
        <w:t xml:space="preserve"> President </w:t>
      </w:r>
      <w:r w:rsidRPr="00181495">
        <w:rPr>
          <w:rStyle w:val="StyleUnderline"/>
        </w:rPr>
        <w:t>Obama came into office.</w:t>
      </w:r>
      <w:r w:rsidRPr="00084C86">
        <w:rPr>
          <w:sz w:val="12"/>
        </w:rPr>
        <w:t xml:space="preserve"> Of course, </w:t>
      </w:r>
      <w:r w:rsidRPr="00181495">
        <w:rPr>
          <w:rStyle w:val="StyleUnderline"/>
        </w:rPr>
        <w:t>non-al-Qaeda-affiliated groups have arisen</w:t>
      </w:r>
      <w:r w:rsidRPr="00084C86">
        <w:rPr>
          <w:sz w:val="12"/>
        </w:rPr>
        <w:t xml:space="preserve"> since 9/11, </w:t>
      </w:r>
      <w:r w:rsidRPr="00181495">
        <w:rPr>
          <w:rStyle w:val="StyleUnderline"/>
        </w:rPr>
        <w:t>including</w:t>
      </w:r>
      <w:r w:rsidRPr="00084C86">
        <w:rPr>
          <w:sz w:val="12"/>
        </w:rPr>
        <w:t xml:space="preserve"> </w:t>
      </w:r>
      <w:r w:rsidRPr="00181495">
        <w:rPr>
          <w:rStyle w:val="StyleUnderline"/>
        </w:rPr>
        <w:t>the</w:t>
      </w:r>
      <w:r w:rsidRPr="00084C86">
        <w:rPr>
          <w:sz w:val="12"/>
        </w:rPr>
        <w:t xml:space="preserve"> self-proclaimed </w:t>
      </w:r>
      <w:r w:rsidRPr="00181495">
        <w:rPr>
          <w:rStyle w:val="StyleUnderline"/>
        </w:rPr>
        <w:t>Islamic State</w:t>
      </w:r>
      <w:r w:rsidRPr="00084C86">
        <w:rPr>
          <w:sz w:val="12"/>
        </w:rPr>
        <w:t xml:space="preserve">, which the Central Intelligence Agency </w:t>
      </w:r>
      <w:hyperlink r:id="rId15" w:tgtFrame="_blank" w:history="1">
        <w:r w:rsidRPr="00084C86">
          <w:rPr>
            <w:rStyle w:val="Hyperlink"/>
            <w:sz w:val="12"/>
          </w:rPr>
          <w:t>estimated</w:t>
        </w:r>
      </w:hyperlink>
      <w:r w:rsidRPr="00084C86">
        <w:rPr>
          <w:sz w:val="12"/>
        </w:rPr>
        <w:t xml:space="preserve"> last September to contain up to 31,500 fighters, </w:t>
      </w:r>
      <w:r w:rsidRPr="00181495">
        <w:rPr>
          <w:rStyle w:val="StyleUnderline"/>
        </w:rPr>
        <w:t xml:space="preserve">and </w:t>
      </w:r>
      <w:proofErr w:type="spellStart"/>
      <w:r w:rsidRPr="00181495">
        <w:rPr>
          <w:rStyle w:val="StyleUnderline"/>
        </w:rPr>
        <w:t>Boko</w:t>
      </w:r>
      <w:proofErr w:type="spellEnd"/>
      <w:r w:rsidRPr="00181495">
        <w:rPr>
          <w:rStyle w:val="StyleUnderline"/>
        </w:rPr>
        <w:t xml:space="preserve"> Haram</w:t>
      </w:r>
      <w:r w:rsidRPr="00084C86">
        <w:rPr>
          <w:sz w:val="12"/>
        </w:rPr>
        <w:t xml:space="preserve">, which has perhaps </w:t>
      </w:r>
      <w:hyperlink r:id="rId16" w:tgtFrame="_blank" w:history="1">
        <w:r w:rsidRPr="00084C86">
          <w:rPr>
            <w:rStyle w:val="Hyperlink"/>
            <w:sz w:val="12"/>
          </w:rPr>
          <w:t>10,000</w:t>
        </w:r>
      </w:hyperlink>
      <w:r w:rsidRPr="00084C86">
        <w:rPr>
          <w:sz w:val="12"/>
        </w:rPr>
        <w:t xml:space="preserve"> committed members. However, the most interesting question posed to Brennan came at the very end from a Harvard freshman who identified himself as Julian: “We’ve been fighting the war on terror since 2001. Is there an end in sight, or should we get used to this new state of existence? Brennan replied: </w:t>
      </w:r>
      <w:r w:rsidRPr="00084C86">
        <w:rPr>
          <w:rStyle w:val="StyleUnderline"/>
          <w:highlight w:val="cyan"/>
        </w:rPr>
        <w:t>It’s a long war</w:t>
      </w:r>
      <w:r w:rsidRPr="00084C86">
        <w:rPr>
          <w:sz w:val="12"/>
        </w:rPr>
        <w:t xml:space="preserve">, unfortunately. </w:t>
      </w:r>
      <w:r w:rsidRPr="00181495">
        <w:rPr>
          <w:rStyle w:val="StyleUnderline"/>
        </w:rPr>
        <w:t>But it’s been a war that has been in existence for millennia</w:t>
      </w:r>
      <w:r w:rsidRPr="00084C86">
        <w:rPr>
          <w:sz w:val="12"/>
        </w:rPr>
        <w:t xml:space="preserve">, at the same time—the use of violence for political purposes against noncombatants by either a state actor or a subnational group. </w:t>
      </w:r>
      <w:r w:rsidRPr="00181495">
        <w:rPr>
          <w:rStyle w:val="StyleUnderline"/>
        </w:rPr>
        <w:t>Terrorism has taken many forms</w:t>
      </w:r>
      <w:r w:rsidRPr="00084C86">
        <w:rPr>
          <w:sz w:val="12"/>
        </w:rPr>
        <w:t xml:space="preserve"> over the years. </w:t>
      </w:r>
      <w:r w:rsidRPr="00084C86">
        <w:rPr>
          <w:rStyle w:val="StyleUnderline"/>
          <w:highlight w:val="cyan"/>
        </w:rPr>
        <w:t>What is more challenging now is</w:t>
      </w:r>
      <w:r w:rsidRPr="00084C86">
        <w:rPr>
          <w:sz w:val="12"/>
        </w:rPr>
        <w:t xml:space="preserve">, again, </w:t>
      </w:r>
      <w:r w:rsidRPr="00084C86">
        <w:rPr>
          <w:rStyle w:val="StyleUnderline"/>
          <w:highlight w:val="cyan"/>
        </w:rPr>
        <w:t>the technology that is available</w:t>
      </w:r>
      <w:r w:rsidRPr="00181495">
        <w:rPr>
          <w:rStyle w:val="StyleUnderline"/>
        </w:rPr>
        <w:t xml:space="preserve"> to terrorists</w:t>
      </w:r>
      <w:r w:rsidRPr="00084C86">
        <w:rPr>
          <w:sz w:val="12"/>
        </w:rPr>
        <w:t xml:space="preserve">, </w:t>
      </w:r>
      <w:r w:rsidRPr="00084C86">
        <w:rPr>
          <w:rStyle w:val="StyleUnderline"/>
          <w:highlight w:val="cyan"/>
        </w:rPr>
        <w:t>the</w:t>
      </w:r>
      <w:r w:rsidRPr="00181495">
        <w:rPr>
          <w:rStyle w:val="StyleUnderline"/>
        </w:rPr>
        <w:t xml:space="preserve"> great </w:t>
      </w:r>
      <w:r w:rsidRPr="00084C86">
        <w:rPr>
          <w:rStyle w:val="StyleUnderline"/>
          <w:highlight w:val="cyan"/>
        </w:rPr>
        <w:t>devastation that can be created</w:t>
      </w:r>
      <w:r w:rsidRPr="00084C86">
        <w:rPr>
          <w:sz w:val="12"/>
        </w:rPr>
        <w:t xml:space="preserve"> by even a handful of folks, </w:t>
      </w:r>
      <w:r w:rsidRPr="00084C86">
        <w:rPr>
          <w:rStyle w:val="StyleUnderline"/>
          <w:highlight w:val="cyan"/>
        </w:rPr>
        <w:t>and</w:t>
      </w:r>
      <w:r w:rsidRPr="00181495">
        <w:rPr>
          <w:rStyle w:val="StyleUnderline"/>
        </w:rPr>
        <w:t xml:space="preserve"> also mass </w:t>
      </w:r>
      <w:r w:rsidRPr="00084C86">
        <w:rPr>
          <w:rStyle w:val="StyleUnderline"/>
          <w:highlight w:val="cyan"/>
        </w:rPr>
        <w:t>communication that just proliferates</w:t>
      </w:r>
      <w:r w:rsidRPr="00181495">
        <w:rPr>
          <w:rStyle w:val="StyleUnderline"/>
        </w:rPr>
        <w:t xml:space="preserve"> all of this activity and incitement and encouragement</w:t>
      </w:r>
      <w:r w:rsidRPr="00084C86">
        <w:rPr>
          <w:sz w:val="12"/>
        </w:rPr>
        <w:t xml:space="preserve">. So you have an environment now that’s very conducive to that type of propaganda and recruitment efforts, as well as the ability to get materials that are going to kill people. And so this is going to be something, I think, that </w:t>
      </w:r>
      <w:r w:rsidRPr="00084C86">
        <w:rPr>
          <w:rStyle w:val="Emphasis"/>
          <w:highlight w:val="cyan"/>
        </w:rPr>
        <w:t>we’re always going to have to be vigilant</w:t>
      </w:r>
      <w:r w:rsidRPr="00084C86">
        <w:rPr>
          <w:sz w:val="12"/>
        </w:rPr>
        <w:t xml:space="preserve"> about. There is evil in the world and some people just want to kill for the sake of killing…This is something that, whether it’s from this group right now or another group, I think the ability to cause damage and violence and kill will be with us for many years to come. We just have to not kill our way out of this because that’s not going to address it. </w:t>
      </w:r>
      <w:r w:rsidRPr="00084C86">
        <w:rPr>
          <w:rStyle w:val="StyleUnderline"/>
          <w:highlight w:val="cyan"/>
        </w:rPr>
        <w:t>We need to stop those attacks that are in train</w:t>
      </w:r>
      <w:r w:rsidRPr="00181495">
        <w:rPr>
          <w:rStyle w:val="StyleUnderline"/>
        </w:rPr>
        <w:t xml:space="preserve"> but we also have to address some of those underlying factors and conditions</w:t>
      </w:r>
      <w:r w:rsidRPr="00084C86">
        <w:rPr>
          <w:sz w:val="12"/>
        </w:rPr>
        <w:t xml:space="preserve">. I’m not saying that poverty causes somebody to become a terrorist, or a lack of governance, but they certainly do allow these terrorist organizations to grow and they take full advantage of those opportunities. To summarize, </w:t>
      </w:r>
      <w:r w:rsidRPr="00084C86">
        <w:rPr>
          <w:rStyle w:val="Emphasis"/>
          <w:highlight w:val="cyan"/>
        </w:rPr>
        <w:t>the war on terrorism is working, compared to inaction or other policies</w:t>
      </w:r>
      <w:r w:rsidRPr="00181495">
        <w:rPr>
          <w:rStyle w:val="StyleUnderline"/>
        </w:rPr>
        <w:t xml:space="preserve">. But, </w:t>
      </w:r>
      <w:r w:rsidRPr="00084C86">
        <w:rPr>
          <w:rStyle w:val="StyleUnderline"/>
          <w:highlight w:val="cyan"/>
        </w:rPr>
        <w:t xml:space="preserve">the American people </w:t>
      </w:r>
      <w:r w:rsidRPr="00084C86">
        <w:rPr>
          <w:rStyle w:val="Emphasis"/>
          <w:highlight w:val="cyan"/>
        </w:rPr>
        <w:t>should expect it to continue</w:t>
      </w:r>
      <w:r w:rsidRPr="00084C86">
        <w:rPr>
          <w:sz w:val="12"/>
        </w:rPr>
        <w:t xml:space="preserve"> for </w:t>
      </w:r>
      <w:proofErr w:type="gramStart"/>
      <w:r w:rsidRPr="00084C86">
        <w:rPr>
          <w:sz w:val="12"/>
        </w:rPr>
        <w:t>millennia,</w:t>
      </w:r>
      <w:proofErr w:type="gramEnd"/>
      <w:r w:rsidRPr="00084C86">
        <w:rPr>
          <w:sz w:val="12"/>
        </w:rPr>
        <w:t xml:space="preserve"> or as long as lethal technologies and mass communication remain available to evil people.</w:t>
      </w:r>
    </w:p>
    <w:p w:rsidR="00181495" w:rsidRDefault="00084C86" w:rsidP="00BF2C13">
      <w:pPr>
        <w:pStyle w:val="Heading3"/>
      </w:pPr>
      <w:r w:rsidRPr="00BF2C13">
        <w:t>2NC – Generic</w:t>
      </w:r>
    </w:p>
    <w:p w:rsidR="008730F5" w:rsidRDefault="008730F5" w:rsidP="008730F5">
      <w:pPr>
        <w:pStyle w:val="Heading4"/>
      </w:pPr>
      <w:r>
        <w:t xml:space="preserve">Current strategies prevent attacks – groups can still rebound </w:t>
      </w:r>
      <w:r w:rsidR="005076E7">
        <w:t xml:space="preserve">– </w:t>
      </w:r>
      <w:proofErr w:type="spellStart"/>
      <w:proofErr w:type="gramStart"/>
      <w:r w:rsidR="005076E7">
        <w:t>intel</w:t>
      </w:r>
      <w:proofErr w:type="spellEnd"/>
      <w:proofErr w:type="gramEnd"/>
      <w:r w:rsidR="005076E7">
        <w:t xml:space="preserve"> key </w:t>
      </w:r>
    </w:p>
    <w:p w:rsidR="008730F5" w:rsidRPr="008730F5" w:rsidRDefault="008730F5" w:rsidP="008730F5">
      <w:pPr>
        <w:rPr>
          <w:sz w:val="14"/>
        </w:rPr>
      </w:pPr>
      <w:proofErr w:type="spellStart"/>
      <w:proofErr w:type="gramStart"/>
      <w:r w:rsidRPr="008730F5">
        <w:rPr>
          <w:b/>
        </w:rPr>
        <w:t>Pomerleau</w:t>
      </w:r>
      <w:proofErr w:type="spellEnd"/>
      <w:r w:rsidRPr="008730F5">
        <w:rPr>
          <w:b/>
        </w:rPr>
        <w:t xml:space="preserve"> 4/24/15</w:t>
      </w:r>
      <w:r w:rsidRPr="008730F5">
        <w:t xml:space="preserve"> – </w:t>
      </w:r>
      <w:r w:rsidRPr="008730F5">
        <w:rPr>
          <w:sz w:val="14"/>
        </w:rPr>
        <w:t>Mark, bachelor's degree in Political Science from Westfield State University.</w:t>
      </w:r>
      <w:proofErr w:type="gramEnd"/>
      <w:r w:rsidRPr="008730F5">
        <w:rPr>
          <w:sz w:val="14"/>
        </w:rPr>
        <w:t xml:space="preserve"> </w:t>
      </w:r>
      <w:proofErr w:type="gramStart"/>
      <w:r w:rsidRPr="008730F5">
        <w:rPr>
          <w:sz w:val="14"/>
        </w:rPr>
        <w:t>a</w:t>
      </w:r>
      <w:proofErr w:type="gramEnd"/>
      <w:r w:rsidRPr="008730F5">
        <w:rPr>
          <w:sz w:val="14"/>
        </w:rPr>
        <w:t xml:space="preserve"> freelance journalist in Washington covering politics and policy. “Is the US Winning the War on Terror?” http://www.theepochtimes.com/n3/blog/is-the-us-winning-the-war-on-terror/</w:t>
      </w:r>
    </w:p>
    <w:p w:rsidR="008730F5" w:rsidRPr="008730F5" w:rsidRDefault="008730F5" w:rsidP="008730F5">
      <w:pPr>
        <w:rPr>
          <w:rStyle w:val="StyleUnderline"/>
        </w:rPr>
      </w:pPr>
      <w:r w:rsidRPr="005076E7">
        <w:rPr>
          <w:sz w:val="14"/>
        </w:rPr>
        <w:t xml:space="preserve">The War on Terror, or described differently, the global struggle to curb violent extremism, can be boiled down to optics and rhetoric. While military operations play a small role, the larger conflict encompasses so much more. The United States has struggled both on and off the battlefield to win this conflict but victory can be, and in this case, is subjective. Successes: </w:t>
      </w:r>
      <w:r w:rsidRPr="008730F5">
        <w:rPr>
          <w:rStyle w:val="StyleUnderline"/>
          <w:highlight w:val="cyan"/>
        </w:rPr>
        <w:t>The United States deposed the Taliban regime</w:t>
      </w:r>
      <w:r w:rsidRPr="008730F5">
        <w:rPr>
          <w:rStyle w:val="StyleUnderline"/>
        </w:rPr>
        <w:t xml:space="preserve"> that ruled Afghanistan in the 1990s and early 2000s, </w:t>
      </w:r>
      <w:r w:rsidRPr="008730F5">
        <w:rPr>
          <w:rStyle w:val="StyleUnderline"/>
          <w:highlight w:val="cyan"/>
        </w:rPr>
        <w:t>that provided al-Qaeda safe-haven. The uprooting of these sanctuaries put both organizations on the run, which disrupted</w:t>
      </w:r>
      <w:r w:rsidRPr="008730F5">
        <w:rPr>
          <w:rStyle w:val="StyleUnderline"/>
        </w:rPr>
        <w:t xml:space="preserve"> their </w:t>
      </w:r>
      <w:r w:rsidRPr="008730F5">
        <w:rPr>
          <w:rStyle w:val="StyleUnderline"/>
          <w:highlight w:val="cyan"/>
        </w:rPr>
        <w:t>long-term planning</w:t>
      </w:r>
      <w:r w:rsidRPr="008730F5">
        <w:rPr>
          <w:rStyle w:val="StyleUnderline"/>
        </w:rPr>
        <w:t xml:space="preserve"> against the U.S. homeland. </w:t>
      </w:r>
      <w:r w:rsidRPr="008730F5">
        <w:rPr>
          <w:rStyle w:val="StyleUnderline"/>
          <w:highlight w:val="cyan"/>
        </w:rPr>
        <w:t>Drone strikes and raids</w:t>
      </w:r>
      <w:r w:rsidRPr="008730F5">
        <w:rPr>
          <w:rStyle w:val="StyleUnderline"/>
        </w:rPr>
        <w:t xml:space="preserve"> have </w:t>
      </w:r>
      <w:r w:rsidRPr="008730F5">
        <w:rPr>
          <w:rStyle w:val="StyleUnderline"/>
          <w:highlight w:val="cyan"/>
        </w:rPr>
        <w:t>allowed the U.S. to take out</w:t>
      </w:r>
      <w:r w:rsidRPr="008730F5">
        <w:rPr>
          <w:rStyle w:val="StyleUnderline"/>
        </w:rPr>
        <w:t xml:space="preserve"> several </w:t>
      </w:r>
      <w:r w:rsidRPr="008730F5">
        <w:rPr>
          <w:rStyle w:val="StyleUnderline"/>
          <w:highlight w:val="cyan"/>
        </w:rPr>
        <w:t>key leaders</w:t>
      </w:r>
      <w:r w:rsidRPr="005076E7">
        <w:rPr>
          <w:sz w:val="14"/>
        </w:rPr>
        <w:t xml:space="preserve"> of these terrorist entities, dealing a blow to operational planning. Documents and correspondence between Osama bin Laden and his associates unveiled in the trial of an al-Qaeda member in February that the robust aerial drone campaign expanded by the Obama administration had a </w:t>
      </w:r>
      <w:hyperlink r:id="rId17" w:history="1">
        <w:r w:rsidRPr="005076E7">
          <w:rPr>
            <w:rStyle w:val="Hyperlink"/>
            <w:sz w:val="14"/>
          </w:rPr>
          <w:t>profound impact in limiting the movements of terrorist groups hiding out in Pakistan</w:t>
        </w:r>
      </w:hyperlink>
      <w:r w:rsidRPr="005076E7">
        <w:rPr>
          <w:sz w:val="14"/>
        </w:rPr>
        <w:t xml:space="preserve">. The ability of drones to loiter 24/7 combined with Special Operations Forces raids allowed the United States to gain intrusive access to and vital intelligence about the inner workings of terrorist organizations. </w:t>
      </w:r>
      <w:r w:rsidRPr="008730F5">
        <w:rPr>
          <w:rStyle w:val="StyleUnderline"/>
          <w:highlight w:val="cyan"/>
        </w:rPr>
        <w:t xml:space="preserve">There </w:t>
      </w:r>
      <w:r w:rsidRPr="008730F5">
        <w:rPr>
          <w:rStyle w:val="Emphasis"/>
          <w:highlight w:val="cyan"/>
        </w:rPr>
        <w:t>has not been a successful attack</w:t>
      </w:r>
      <w:r w:rsidRPr="008730F5">
        <w:rPr>
          <w:rStyle w:val="StyleUnderline"/>
          <w:highlight w:val="cyan"/>
        </w:rPr>
        <w:t xml:space="preserve"> on the homeland since 9/11, due</w:t>
      </w:r>
      <w:r w:rsidRPr="008730F5">
        <w:rPr>
          <w:rStyle w:val="StyleUnderline"/>
        </w:rPr>
        <w:t xml:space="preserve"> in part </w:t>
      </w:r>
      <w:r w:rsidRPr="008730F5">
        <w:rPr>
          <w:rStyle w:val="StyleUnderline"/>
          <w:highlight w:val="cyan"/>
        </w:rPr>
        <w:t xml:space="preserve">to </w:t>
      </w:r>
      <w:r w:rsidRPr="005076E7">
        <w:rPr>
          <w:rStyle w:val="Emphasis"/>
          <w:highlight w:val="cyan"/>
        </w:rPr>
        <w:t>changes made to the intelligence community</w:t>
      </w:r>
      <w:r w:rsidRPr="008730F5">
        <w:rPr>
          <w:rStyle w:val="StyleUnderline"/>
          <w:highlight w:val="cyan"/>
        </w:rPr>
        <w:t xml:space="preserve"> after 9/11 and counterterrorism operations.</w:t>
      </w:r>
      <w:r w:rsidRPr="008730F5">
        <w:rPr>
          <w:rStyle w:val="StyleUnderline"/>
        </w:rPr>
        <w:t xml:space="preserve"> Additionally, </w:t>
      </w:r>
      <w:r w:rsidRPr="008730F5">
        <w:rPr>
          <w:rStyle w:val="StyleUnderline"/>
          <w:highlight w:val="cyan"/>
        </w:rPr>
        <w:t xml:space="preserve">the U.S. has </w:t>
      </w:r>
      <w:r w:rsidRPr="008730F5">
        <w:rPr>
          <w:rStyle w:val="Emphasis"/>
          <w:highlight w:val="cyan"/>
        </w:rPr>
        <w:t>made great strides in monitoring would-be domestic terror suspects</w:t>
      </w:r>
      <w:r w:rsidRPr="008730F5">
        <w:rPr>
          <w:rStyle w:val="StyleUnderline"/>
          <w:highlight w:val="cyan"/>
        </w:rPr>
        <w:t xml:space="preserve"> and prosecuted them</w:t>
      </w:r>
      <w:r w:rsidRPr="008730F5">
        <w:rPr>
          <w:rStyle w:val="StyleUnderline"/>
        </w:rPr>
        <w:t xml:space="preserve"> with the full extent of the law. Failures: </w:t>
      </w:r>
      <w:r w:rsidRPr="008730F5">
        <w:rPr>
          <w:rStyle w:val="StyleUnderline"/>
          <w:highlight w:val="cyan"/>
        </w:rPr>
        <w:t>While the U.S. was successful in degrading terrorist entities, it was unsuccessful in destroying them</w:t>
      </w:r>
      <w:r w:rsidRPr="005076E7">
        <w:rPr>
          <w:sz w:val="14"/>
        </w:rPr>
        <w:t xml:space="preserve">. Consider the Islamic State group’s predecessor organization, al-Qaeda in Iraq/Islamic State of Iraq (AQI/ISI). The group was severely weakened as a result of the Iraqi Tribal Awakening Movement when Iraqi tribes joined the U.S. surge to dispel the violent insurgents. AQI/ISI was, however, never officially destroyed and its survivors were able to regroup and rebuild. Despite the demise of several key leaders of al-Qaeda, the Taliban and associated groups, the strategy of leadership decapitation has not worked in dismantling these organizations. The Obama administration has made the mistake of thinking that “if you sort of lop off the top of the pyramid, the whole thing crumbles,” Tom </w:t>
      </w:r>
      <w:proofErr w:type="spellStart"/>
      <w:r w:rsidRPr="005076E7">
        <w:rPr>
          <w:sz w:val="14"/>
        </w:rPr>
        <w:t>Joscelyn</w:t>
      </w:r>
      <w:proofErr w:type="spellEnd"/>
      <w:r w:rsidRPr="005076E7">
        <w:rPr>
          <w:sz w:val="14"/>
        </w:rPr>
        <w:t xml:space="preserve">, Senior Fellow at the Foundation for Defense of Democracies </w:t>
      </w:r>
      <w:hyperlink r:id="rId18" w:history="1">
        <w:r w:rsidRPr="005076E7">
          <w:rPr>
            <w:rStyle w:val="Hyperlink"/>
            <w:sz w:val="14"/>
          </w:rPr>
          <w:t xml:space="preserve">told </w:t>
        </w:r>
        <w:proofErr w:type="spellStart"/>
        <w:r w:rsidRPr="005076E7">
          <w:rPr>
            <w:rStyle w:val="Hyperlink"/>
            <w:sz w:val="14"/>
          </w:rPr>
          <w:t>lawmakers</w:t>
        </w:r>
      </w:hyperlink>
      <w:r w:rsidRPr="005076E7">
        <w:rPr>
          <w:sz w:val="14"/>
        </w:rPr>
        <w:t>regarding</w:t>
      </w:r>
      <w:proofErr w:type="spellEnd"/>
      <w:r w:rsidRPr="005076E7">
        <w:rPr>
          <w:sz w:val="14"/>
        </w:rPr>
        <w:t xml:space="preserve"> the idea of destroying these terrorist groups by taking out their leadership. Al-Qaeda is not organized that way </w:t>
      </w:r>
      <w:proofErr w:type="spellStart"/>
      <w:r w:rsidRPr="005076E7">
        <w:rPr>
          <w:sz w:val="14"/>
        </w:rPr>
        <w:t>Joscelyn</w:t>
      </w:r>
      <w:proofErr w:type="spellEnd"/>
      <w:r w:rsidRPr="005076E7">
        <w:rPr>
          <w:sz w:val="14"/>
        </w:rPr>
        <w:t xml:space="preserve"> stated. However, it is also entirely possible that the U.S. is simply just trying to eliminate as many terrorists as possible in a sort-of whack-a-mole campaign, which would be equally ineffective, though the president has maintained he does not wish this as counterterrorism strategy. The drone campaign has been highly criticized by human rights groups for its collateral civilian damage. This collateral damage is also being touted as a recruiting device, which incites more people to join terrorist groups so they can retaliate against the United States. By </w:t>
      </w:r>
      <w:hyperlink r:id="rId19" w:history="1">
        <w:r w:rsidRPr="005076E7">
          <w:rPr>
            <w:rStyle w:val="Hyperlink"/>
            <w:sz w:val="14"/>
          </w:rPr>
          <w:t>some estimates</w:t>
        </w:r>
      </w:hyperlink>
      <w:r w:rsidRPr="005076E7">
        <w:rPr>
          <w:sz w:val="14"/>
        </w:rPr>
        <w:t xml:space="preserve">, in confirmed strikes that have taken place in Pakistan, Yemen, and Somalia, the number of civilians killed ranges from 237-308. A recent </w:t>
      </w:r>
      <w:hyperlink r:id="rId20" w:history="1">
        <w:r w:rsidRPr="005076E7">
          <w:rPr>
            <w:rStyle w:val="Hyperlink"/>
            <w:sz w:val="14"/>
          </w:rPr>
          <w:t>figure released</w:t>
        </w:r>
      </w:hyperlink>
      <w:r w:rsidRPr="005076E7">
        <w:rPr>
          <w:sz w:val="14"/>
        </w:rPr>
        <w:t xml:space="preserve"> by the Syrian Observatory for Human Rights, considered one of the premier sources for on-the-ground reporting in Syria’s volatile civil war, 66 civilians have been killed in coalition air strikes. Though, collateral damage is expected in wars, the nature of drone strikes (e.g. zero risk to soldiers as well as controversial signature strikes that target a specific area based on behavioral patterns without knowing exactly who the targets are) obfuscates this reality. Civilians in nations where U.S. drones prominently operate have long feared succumbing to death. This reality hit home for Americans as the U.S. officially acknowledged yesterday that an American hostage and an Italian aid worker were killed in a strike that targeted a suspected militant compound. The government asserts that it was not aware the American was being held at that location. Similarly, U.S. raids by Special Operations Forces have also rendered tragic results. A U.S. </w:t>
      </w:r>
      <w:hyperlink r:id="rId21" w:history="1">
        <w:r w:rsidRPr="005076E7">
          <w:rPr>
            <w:rStyle w:val="Hyperlink"/>
            <w:sz w:val="14"/>
          </w:rPr>
          <w:t>raid in Yemen to rescue a U.S. hostage failed</w:t>
        </w:r>
      </w:hyperlink>
      <w:r w:rsidRPr="005076E7">
        <w:rPr>
          <w:sz w:val="14"/>
        </w:rPr>
        <w:t xml:space="preserve"> when the militants were alerted to the presence of U.S. soldiers and killed the American and a South African being held by the group, whom the U.S. did not know was present. Many of these failures boil down to intelligence and a willingness to pull the trigger. They contribute to a broader narrative of negative optics. The al-Qaeda “vanguard” movement was started by Osama bin Laden partially due to an undesired American presence in Muslim lands. Several groups have continued this narrative calling for lone wolf actors to incite violence inside western nations. The fact that the U.S. continues operations in these nations despite widespread reporting of collateral damage, that could preventable, only feeds this narrative. The U.S. has had great success in fighting terrorism over the last 14 years, especially in the military context. While the Islamic State group is marginally losing ground on the battlefield, governments are still struggling to figure out how to curb radical messaging and recruitment online. The U.S. battlefield successes to oust the Taliban could be for naught if, as suspected, the Afghan forces will not be able to stand up on their own against a formidable Taliban insurgency that is certain to continue to fight to reestablish their Islamic Emirate. With the online propaganda success of the Islamic State group, </w:t>
      </w:r>
      <w:r w:rsidRPr="008730F5">
        <w:rPr>
          <w:rStyle w:val="StyleUnderline"/>
          <w:highlight w:val="cyan"/>
        </w:rPr>
        <w:t>there has been a greater need for the non-military counterterror metrics</w:t>
      </w:r>
      <w:r w:rsidRPr="008730F5">
        <w:rPr>
          <w:rStyle w:val="StyleUnderline"/>
        </w:rPr>
        <w:t xml:space="preserve">. Many have questioned if U.S. counterterror policies (military and non-military such as </w:t>
      </w:r>
      <w:hyperlink r:id="rId22" w:history="1">
        <w:r w:rsidRPr="008730F5">
          <w:rPr>
            <w:rStyle w:val="StyleUnderline"/>
          </w:rPr>
          <w:t>controversial sting operations in American communities thought to drive non-violent individuals to commit crimes</w:t>
        </w:r>
      </w:hyperlink>
      <w:r w:rsidRPr="008730F5">
        <w:rPr>
          <w:rStyle w:val="StyleUnderline"/>
        </w:rPr>
        <w:t xml:space="preserve">) are creating more terrorists than killing them. </w:t>
      </w:r>
      <w:r w:rsidRPr="008730F5">
        <w:rPr>
          <w:rStyle w:val="StyleUnderline"/>
          <w:highlight w:val="cyan"/>
        </w:rPr>
        <w:t xml:space="preserve">Despite the great successes, </w:t>
      </w:r>
      <w:r w:rsidRPr="005076E7">
        <w:rPr>
          <w:sz w:val="14"/>
        </w:rPr>
        <w:t>however</w:t>
      </w:r>
      <w:r w:rsidRPr="008730F5">
        <w:rPr>
          <w:rStyle w:val="StyleUnderline"/>
          <w:highlight w:val="cyan"/>
        </w:rPr>
        <w:t>, it is not overtly clear that the U.S. is winning</w:t>
      </w:r>
      <w:r w:rsidRPr="008730F5">
        <w:rPr>
          <w:rStyle w:val="StyleUnderline"/>
        </w:rPr>
        <w:t xml:space="preserve"> the War on Terror. </w:t>
      </w:r>
    </w:p>
    <w:p w:rsidR="008730F5" w:rsidRPr="008730F5" w:rsidRDefault="008730F5" w:rsidP="008730F5"/>
    <w:p w:rsidR="00BF2C13" w:rsidRDefault="00BF2C13" w:rsidP="00BF2C13">
      <w:pPr>
        <w:pStyle w:val="Heading3"/>
      </w:pPr>
      <w:r>
        <w:t xml:space="preserve">Intel Key </w:t>
      </w:r>
    </w:p>
    <w:p w:rsidR="00BF2C13" w:rsidRDefault="00BF2C13" w:rsidP="00BF2C13">
      <w:pPr>
        <w:pStyle w:val="Heading4"/>
      </w:pPr>
      <w:r>
        <w:t xml:space="preserve">We’ll win the WOT – </w:t>
      </w:r>
      <w:proofErr w:type="spellStart"/>
      <w:proofErr w:type="gramStart"/>
      <w:r>
        <w:t>intel</w:t>
      </w:r>
      <w:proofErr w:type="spellEnd"/>
      <w:proofErr w:type="gramEnd"/>
      <w:r>
        <w:t xml:space="preserve"> gathering is key </w:t>
      </w:r>
    </w:p>
    <w:p w:rsidR="00BF2C13" w:rsidRPr="00BF2C13" w:rsidRDefault="00BF2C13" w:rsidP="00BF2C13">
      <w:pPr>
        <w:rPr>
          <w:sz w:val="12"/>
        </w:rPr>
      </w:pPr>
      <w:proofErr w:type="spellStart"/>
      <w:r w:rsidRPr="00BF2C13">
        <w:rPr>
          <w:b/>
          <w:sz w:val="20"/>
        </w:rPr>
        <w:t>McDONOUGH</w:t>
      </w:r>
      <w:proofErr w:type="spellEnd"/>
      <w:r w:rsidRPr="00BF2C13">
        <w:rPr>
          <w:b/>
          <w:sz w:val="20"/>
        </w:rPr>
        <w:t xml:space="preserve"> 2/28/15</w:t>
      </w:r>
      <w:r w:rsidRPr="00BF2C13">
        <w:rPr>
          <w:sz w:val="20"/>
        </w:rPr>
        <w:t xml:space="preserve"> </w:t>
      </w:r>
      <w:r w:rsidRPr="00BF2C13">
        <w:rPr>
          <w:sz w:val="12"/>
        </w:rPr>
        <w:t>– Doug, Citing American spy, James Olson “</w:t>
      </w:r>
      <w:r w:rsidRPr="00BF2C13">
        <w:rPr>
          <w:rStyle w:val="Emphasis"/>
          <w:highlight w:val="cyan"/>
        </w:rPr>
        <w:t>U.S. winning the war on terror</w:t>
      </w:r>
      <w:r w:rsidRPr="00BF2C13">
        <w:rPr>
          <w:sz w:val="12"/>
        </w:rPr>
        <w:t>” http://www.myplainview.com/news/article_c1881ec4-bf9b-11e4-a9b1-b342ff9491d6.html</w:t>
      </w:r>
    </w:p>
    <w:p w:rsidR="00BF2C13" w:rsidRPr="00BF2C13" w:rsidRDefault="00BF2C13" w:rsidP="00BF2C13">
      <w:pPr>
        <w:rPr>
          <w:sz w:val="12"/>
        </w:rPr>
      </w:pPr>
      <w:r w:rsidRPr="00BF2C13">
        <w:rPr>
          <w:sz w:val="12"/>
        </w:rPr>
        <w:t xml:space="preserve">After spending 31 years as an American spy, James Olson is blunt in his assessment. "Make no mistake, </w:t>
      </w:r>
      <w:r w:rsidRPr="00BF2C13">
        <w:rPr>
          <w:rStyle w:val="StyleUnderline"/>
          <w:highlight w:val="cyan"/>
        </w:rPr>
        <w:t xml:space="preserve">our country </w:t>
      </w:r>
      <w:r w:rsidRPr="00933441">
        <w:rPr>
          <w:rStyle w:val="StyleUnderline"/>
          <w:highlight w:val="cyan"/>
        </w:rPr>
        <w:t>is at war</w:t>
      </w:r>
      <w:r w:rsidRPr="00BF2C13">
        <w:rPr>
          <w:rStyle w:val="StyleUnderline"/>
        </w:rPr>
        <w:t>,"</w:t>
      </w:r>
      <w:r w:rsidRPr="00BF2C13">
        <w:rPr>
          <w:sz w:val="12"/>
        </w:rPr>
        <w:t xml:space="preserve"> he said Thursday while keynoting the annual Plainview Chamber of Commerce banquet. "</w:t>
      </w:r>
      <w:r w:rsidRPr="00BF2C13">
        <w:rPr>
          <w:rStyle w:val="StyleUnderline"/>
        </w:rPr>
        <w:t xml:space="preserve">It's a war </w:t>
      </w:r>
      <w:r w:rsidRPr="00933441">
        <w:rPr>
          <w:rStyle w:val="StyleUnderline"/>
          <w:highlight w:val="cyan"/>
        </w:rPr>
        <w:t>on terror</w:t>
      </w:r>
      <w:r w:rsidRPr="00BF2C13">
        <w:rPr>
          <w:rStyle w:val="StyleUnderline"/>
        </w:rPr>
        <w:t>,</w:t>
      </w:r>
      <w:r w:rsidRPr="00BF2C13">
        <w:rPr>
          <w:sz w:val="12"/>
        </w:rPr>
        <w:t xml:space="preserve"> and it will be long, bloody and deadly. But </w:t>
      </w:r>
      <w:r w:rsidRPr="00933441">
        <w:rPr>
          <w:rStyle w:val="StyleUnderline"/>
          <w:highlight w:val="cyan"/>
        </w:rPr>
        <w:t>America will win</w:t>
      </w:r>
      <w:r w:rsidRPr="00BF2C13">
        <w:rPr>
          <w:rStyle w:val="StyleUnderline"/>
        </w:rPr>
        <w:t xml:space="preserve"> this war </w:t>
      </w:r>
      <w:r w:rsidRPr="00933441">
        <w:rPr>
          <w:rStyle w:val="StyleUnderline"/>
          <w:highlight w:val="cyan"/>
        </w:rPr>
        <w:t>because our best</w:t>
      </w:r>
      <w:r w:rsidRPr="00BF2C13">
        <w:rPr>
          <w:rStyle w:val="StyleUnderline"/>
        </w:rPr>
        <w:t xml:space="preserve"> young people today </w:t>
      </w:r>
      <w:r w:rsidRPr="00933441">
        <w:rPr>
          <w:rStyle w:val="StyleUnderline"/>
          <w:highlight w:val="cyan"/>
        </w:rPr>
        <w:t>are stepping forward</w:t>
      </w:r>
      <w:r w:rsidRPr="00BF2C13">
        <w:rPr>
          <w:rStyle w:val="StyleUnderline"/>
        </w:rPr>
        <w:t xml:space="preserve"> in droves</w:t>
      </w:r>
      <w:r w:rsidRPr="00BF2C13">
        <w:rPr>
          <w:sz w:val="12"/>
        </w:rPr>
        <w:t xml:space="preserve">." While many of those are putting on uniforms and joining the ranks of the nation's combat forces on the front lines, still more are going in harm's way behind the scenes as counterintelligence operatives. "We are on the front lines in the war on terror," Olson warns. "And </w:t>
      </w:r>
      <w:r w:rsidRPr="00933441">
        <w:rPr>
          <w:rStyle w:val="StyleUnderline"/>
          <w:highlight w:val="cyan"/>
        </w:rPr>
        <w:t>we will be hit</w:t>
      </w:r>
      <w:r w:rsidRPr="00BF2C13">
        <w:rPr>
          <w:rStyle w:val="StyleUnderline"/>
        </w:rPr>
        <w:t xml:space="preserve"> again, </w:t>
      </w:r>
      <w:r w:rsidRPr="00933441">
        <w:rPr>
          <w:rStyle w:val="StyleUnderline"/>
          <w:highlight w:val="cyan"/>
        </w:rPr>
        <w:t>inside our own borders. It will be a weapon of mass destruction</w:t>
      </w:r>
      <w:r w:rsidRPr="00BF2C13">
        <w:rPr>
          <w:rStyle w:val="StyleUnderline"/>
        </w:rPr>
        <w:t xml:space="preserve">, and </w:t>
      </w:r>
      <w:r w:rsidRPr="00933441">
        <w:rPr>
          <w:rStyle w:val="StyleUnderline"/>
          <w:highlight w:val="cyan"/>
        </w:rPr>
        <w:t>no region</w:t>
      </w:r>
      <w:r w:rsidRPr="00BF2C13">
        <w:rPr>
          <w:rStyle w:val="StyleUnderline"/>
        </w:rPr>
        <w:t xml:space="preserve"> or sector </w:t>
      </w:r>
      <w:r w:rsidRPr="00933441">
        <w:rPr>
          <w:rStyle w:val="StyleUnderline"/>
          <w:highlight w:val="cyan"/>
        </w:rPr>
        <w:t>is immune</w:t>
      </w:r>
      <w:r w:rsidRPr="00BF2C13">
        <w:rPr>
          <w:rStyle w:val="StyleUnderline"/>
        </w:rPr>
        <w:t xml:space="preserve"> from this attack. </w:t>
      </w:r>
      <w:r w:rsidRPr="00933441">
        <w:rPr>
          <w:rStyle w:val="StyleUnderline"/>
          <w:highlight w:val="cyan"/>
        </w:rPr>
        <w:t>T</w:t>
      </w:r>
      <w:r w:rsidRPr="00933441">
        <w:rPr>
          <w:rStyle w:val="Emphasis"/>
          <w:highlight w:val="cyan"/>
        </w:rPr>
        <w:t>he best way to combat this threat is through good intelligence</w:t>
      </w:r>
      <w:r w:rsidRPr="00BF2C13">
        <w:rPr>
          <w:rStyle w:val="StyleUnderline"/>
        </w:rPr>
        <w:t>.</w:t>
      </w:r>
      <w:r w:rsidRPr="00BF2C13">
        <w:rPr>
          <w:sz w:val="12"/>
        </w:rPr>
        <w:t xml:space="preserve">" Olson was in his final year as a law student at the University of Iowa on the fast track to fulfill his dream of practicing law in a rural town when he received a phone call one Friday afternoon. </w:t>
      </w:r>
    </w:p>
    <w:p w:rsidR="00BF2C13" w:rsidRPr="00BF2C13" w:rsidRDefault="00BF2C13" w:rsidP="00BF2C13"/>
    <w:p w:rsidR="00084C86" w:rsidRPr="00181495" w:rsidRDefault="00084C86" w:rsidP="00181495"/>
    <w:p w:rsidR="00DD11B8" w:rsidRDefault="00DD11B8" w:rsidP="00A56D37">
      <w:pPr>
        <w:pStyle w:val="Heading2"/>
      </w:pPr>
      <w:r>
        <w:t xml:space="preserve">UQ CP </w:t>
      </w:r>
    </w:p>
    <w:p w:rsidR="00015E49" w:rsidRDefault="00015E49" w:rsidP="00015E49">
      <w:pPr>
        <w:pStyle w:val="Heading3"/>
      </w:pPr>
      <w:r>
        <w:t>1NC</w:t>
      </w:r>
    </w:p>
    <w:p w:rsidR="00015E49" w:rsidRDefault="00015E49" w:rsidP="003D606E">
      <w:pPr>
        <w:pStyle w:val="Heading4"/>
      </w:pPr>
      <w:r>
        <w:t xml:space="preserve">The United States federal government should </w:t>
      </w:r>
    </w:p>
    <w:p w:rsidR="00015E49" w:rsidRDefault="00015E49" w:rsidP="003D606E">
      <w:pPr>
        <w:pStyle w:val="Heading4"/>
        <w:numPr>
          <w:ilvl w:val="0"/>
          <w:numId w:val="14"/>
        </w:numPr>
      </w:pPr>
      <w:r>
        <w:t xml:space="preserve">Streamline funding for </w:t>
      </w:r>
      <w:r w:rsidR="003D606E">
        <w:t>fusion centers</w:t>
      </w:r>
    </w:p>
    <w:p w:rsidR="003D606E" w:rsidRDefault="003D606E" w:rsidP="003D606E">
      <w:pPr>
        <w:pStyle w:val="Heading4"/>
        <w:numPr>
          <w:ilvl w:val="0"/>
          <w:numId w:val="14"/>
        </w:numPr>
      </w:pPr>
      <w:r>
        <w:t xml:space="preserve">Require the FBI to share relevant information with state and local law enforcement </w:t>
      </w:r>
    </w:p>
    <w:p w:rsidR="003D606E" w:rsidRDefault="003D606E" w:rsidP="003D606E">
      <w:pPr>
        <w:pStyle w:val="Heading4"/>
        <w:numPr>
          <w:ilvl w:val="0"/>
          <w:numId w:val="14"/>
        </w:numPr>
      </w:pPr>
      <w:r>
        <w:t xml:space="preserve">Establish an office within the Department of Homeland Security to coordinate efforts countering violent extremism </w:t>
      </w:r>
    </w:p>
    <w:p w:rsidR="003D606E" w:rsidRPr="003D606E" w:rsidRDefault="003D606E" w:rsidP="003D606E"/>
    <w:p w:rsidR="00DD11B8" w:rsidRDefault="003D606E" w:rsidP="00DD11B8">
      <w:pPr>
        <w:pStyle w:val="Heading4"/>
      </w:pPr>
      <w:r>
        <w:t>That f</w:t>
      </w:r>
      <w:r w:rsidR="00DD11B8">
        <w:t xml:space="preserve">ills the holes in counterterrorism -- Perm can’t solve </w:t>
      </w:r>
    </w:p>
    <w:p w:rsidR="00A67EEC" w:rsidRPr="00A67EEC" w:rsidRDefault="00A67EEC" w:rsidP="00A67EEC">
      <w:pPr>
        <w:rPr>
          <w:sz w:val="14"/>
        </w:rPr>
      </w:pPr>
      <w:proofErr w:type="spellStart"/>
      <w:r w:rsidRPr="00A67EEC">
        <w:rPr>
          <w:b/>
        </w:rPr>
        <w:t>Inserra</w:t>
      </w:r>
      <w:proofErr w:type="spellEnd"/>
      <w:r w:rsidRPr="00A67EEC">
        <w:rPr>
          <w:b/>
        </w:rPr>
        <w:t xml:space="preserve"> 15</w:t>
      </w:r>
      <w:r w:rsidRPr="00A67EEC">
        <w:t xml:space="preserve"> -- </w:t>
      </w:r>
      <w:r w:rsidRPr="00A67EEC">
        <w:rPr>
          <w:sz w:val="14"/>
        </w:rPr>
        <w:t xml:space="preserve">David </w:t>
      </w:r>
      <w:proofErr w:type="spellStart"/>
      <w:r w:rsidRPr="00A67EEC">
        <w:rPr>
          <w:sz w:val="14"/>
        </w:rPr>
        <w:t>Inserra</w:t>
      </w:r>
      <w:proofErr w:type="spellEnd"/>
      <w:r w:rsidRPr="00A67EEC">
        <w:rPr>
          <w:sz w:val="14"/>
        </w:rPr>
        <w:t xml:space="preserve"> is a Research Associate for Homeland Security and Cyber Security in the Douglas and Sarah Allison Center for Foreign and National Security Policy, of the Kathryn and Shelby </w:t>
      </w:r>
      <w:proofErr w:type="spellStart"/>
      <w:r w:rsidRPr="00A67EEC">
        <w:rPr>
          <w:sz w:val="14"/>
        </w:rPr>
        <w:t>Cullom</w:t>
      </w:r>
      <w:proofErr w:type="spellEnd"/>
      <w:r w:rsidRPr="00A67EEC">
        <w:rPr>
          <w:sz w:val="14"/>
        </w:rPr>
        <w:t xml:space="preserve"> Davis Institute for National Security and Foreign Policy, at The Heritage Foundation. “68th Terrorist Plot Calls for Major Counterterrorism Reforms” http://www.heritage.org/research/reports/2015/05/68th-terrorist-plot-calls-for-major-counterterrorism-reforms</w:t>
      </w:r>
    </w:p>
    <w:p w:rsidR="00DD11B8" w:rsidRPr="00B76A57" w:rsidRDefault="00DD11B8" w:rsidP="00DD11B8">
      <w:pPr>
        <w:rPr>
          <w:sz w:val="12"/>
        </w:rPr>
      </w:pPr>
      <w:r w:rsidRPr="00B76A57">
        <w:rPr>
          <w:sz w:val="12"/>
        </w:rPr>
        <w:t xml:space="preserve">Strengthening the Counterterrorism Enterprise In light of these warnings, </w:t>
      </w:r>
      <w:r w:rsidRPr="00B76A57">
        <w:rPr>
          <w:rStyle w:val="StyleUnderline"/>
        </w:rPr>
        <w:t>the U.S. cannot be passive</w:t>
      </w:r>
      <w:r w:rsidRPr="00B76A57">
        <w:rPr>
          <w:sz w:val="12"/>
        </w:rPr>
        <w:t xml:space="preserve">. </w:t>
      </w:r>
      <w:r w:rsidRPr="00015E49">
        <w:rPr>
          <w:rStyle w:val="StyleUnderline"/>
          <w:highlight w:val="cyan"/>
        </w:rPr>
        <w:t>Heritage has recommended</w:t>
      </w:r>
      <w:r w:rsidRPr="00B76A57">
        <w:rPr>
          <w:rStyle w:val="StyleUnderline"/>
        </w:rPr>
        <w:t xml:space="preserve"> </w:t>
      </w:r>
      <w:r w:rsidRPr="00015E49">
        <w:rPr>
          <w:rStyle w:val="StyleUnderline"/>
          <w:highlight w:val="cyan"/>
        </w:rPr>
        <w:t>numerous counterterrorism policies</w:t>
      </w:r>
      <w:r w:rsidRPr="00B76A57">
        <w:rPr>
          <w:sz w:val="12"/>
        </w:rPr>
        <w:t xml:space="preserve"> for Congress to address, </w:t>
      </w:r>
      <w:r w:rsidRPr="00015E49">
        <w:rPr>
          <w:rStyle w:val="StyleUnderline"/>
          <w:highlight w:val="cyan"/>
        </w:rPr>
        <w:t>including: Streamlining</w:t>
      </w:r>
      <w:r w:rsidRPr="00B76A57">
        <w:rPr>
          <w:rStyle w:val="StyleUnderline"/>
        </w:rPr>
        <w:t xml:space="preserve"> U.S. </w:t>
      </w:r>
      <w:r w:rsidRPr="00015E49">
        <w:rPr>
          <w:rStyle w:val="StyleUnderline"/>
          <w:highlight w:val="cyan"/>
        </w:rPr>
        <w:t>fusion centers.</w:t>
      </w:r>
      <w:r w:rsidRPr="00B76A57">
        <w:rPr>
          <w:rStyle w:val="StyleUnderline"/>
        </w:rPr>
        <w:t xml:space="preserve"> </w:t>
      </w:r>
      <w:r w:rsidRPr="00015E49">
        <w:rPr>
          <w:rStyle w:val="StyleUnderline"/>
          <w:highlight w:val="cyan"/>
        </w:rPr>
        <w:t>Congress should limit</w:t>
      </w:r>
      <w:r w:rsidRPr="00B76A57">
        <w:rPr>
          <w:rStyle w:val="StyleUnderline"/>
        </w:rPr>
        <w:t xml:space="preserve"> fusion </w:t>
      </w:r>
      <w:r w:rsidRPr="00015E49">
        <w:rPr>
          <w:rStyle w:val="StyleUnderline"/>
          <w:highlight w:val="cyan"/>
        </w:rPr>
        <w:t>centers to the</w:t>
      </w:r>
      <w:r w:rsidRPr="00B76A57">
        <w:rPr>
          <w:rStyle w:val="StyleUnderline"/>
        </w:rPr>
        <w:t xml:space="preserve"> approximately </w:t>
      </w:r>
      <w:r w:rsidRPr="00015E49">
        <w:rPr>
          <w:rStyle w:val="StyleUnderline"/>
          <w:highlight w:val="cyan"/>
        </w:rPr>
        <w:t>30 areas with the greatest</w:t>
      </w:r>
      <w:r w:rsidRPr="00B76A57">
        <w:rPr>
          <w:rStyle w:val="StyleUnderline"/>
        </w:rPr>
        <w:t xml:space="preserve"> level of </w:t>
      </w:r>
      <w:r w:rsidRPr="00015E49">
        <w:rPr>
          <w:rStyle w:val="StyleUnderline"/>
          <w:highlight w:val="cyan"/>
        </w:rPr>
        <w:t>risk</w:t>
      </w:r>
      <w:r w:rsidRPr="00B76A57">
        <w:rPr>
          <w:sz w:val="12"/>
        </w:rPr>
        <w:t xml:space="preserve"> as identified by the Urban Area Security Initiative (UASI). Some </w:t>
      </w:r>
      <w:r w:rsidRPr="00015E49">
        <w:rPr>
          <w:rStyle w:val="StyleUnderline"/>
        </w:rPr>
        <w:t>exceptions</w:t>
      </w:r>
      <w:r w:rsidRPr="00B76A57">
        <w:rPr>
          <w:sz w:val="12"/>
        </w:rPr>
        <w:t xml:space="preserve"> might </w:t>
      </w:r>
      <w:r w:rsidRPr="00015E49">
        <w:rPr>
          <w:rStyle w:val="StyleUnderline"/>
        </w:rPr>
        <w:t>exist</w:t>
      </w:r>
      <w:r w:rsidRPr="00B76A57">
        <w:rPr>
          <w:sz w:val="12"/>
        </w:rPr>
        <w:t xml:space="preserve">, </w:t>
      </w:r>
      <w:r w:rsidRPr="00B76A57">
        <w:rPr>
          <w:rStyle w:val="StyleUnderline"/>
        </w:rPr>
        <w:t>such as</w:t>
      </w:r>
      <w:r w:rsidRPr="00B76A57">
        <w:rPr>
          <w:sz w:val="12"/>
        </w:rPr>
        <w:t xml:space="preserve"> certain </w:t>
      </w:r>
      <w:r w:rsidRPr="00B76A57">
        <w:rPr>
          <w:rStyle w:val="StyleUnderline"/>
        </w:rPr>
        <w:t xml:space="preserve">fusion centers that are leading </w:t>
      </w:r>
      <w:proofErr w:type="spellStart"/>
      <w:r w:rsidRPr="00B76A57">
        <w:rPr>
          <w:rStyle w:val="StyleUnderline"/>
        </w:rPr>
        <w:t>cybersecurity</w:t>
      </w:r>
      <w:proofErr w:type="spellEnd"/>
      <w:r w:rsidRPr="00B76A57">
        <w:rPr>
          <w:rStyle w:val="StyleUnderline"/>
        </w:rPr>
        <w:t xml:space="preserve"> or</w:t>
      </w:r>
      <w:r w:rsidRPr="00B76A57">
        <w:rPr>
          <w:sz w:val="12"/>
        </w:rPr>
        <w:t xml:space="preserve"> </w:t>
      </w:r>
      <w:r w:rsidRPr="00B76A57">
        <w:rPr>
          <w:rStyle w:val="StyleUnderline"/>
        </w:rPr>
        <w:t>other</w:t>
      </w:r>
      <w:r w:rsidRPr="00B76A57">
        <w:rPr>
          <w:sz w:val="12"/>
        </w:rPr>
        <w:t xml:space="preserve"> important </w:t>
      </w:r>
      <w:r w:rsidRPr="00B76A57">
        <w:rPr>
          <w:rStyle w:val="StyleUnderline"/>
        </w:rPr>
        <w:t>topical efforts.</w:t>
      </w:r>
      <w:r w:rsidRPr="00B76A57">
        <w:rPr>
          <w:sz w:val="12"/>
        </w:rPr>
        <w:t xml:space="preserve"> The </w:t>
      </w:r>
      <w:r w:rsidRPr="00B76A57">
        <w:rPr>
          <w:rStyle w:val="StyleUnderline"/>
        </w:rPr>
        <w:t xml:space="preserve">remaining </w:t>
      </w:r>
      <w:r w:rsidRPr="00015E49">
        <w:rPr>
          <w:rStyle w:val="StyleUnderline"/>
          <w:highlight w:val="cyan"/>
        </w:rPr>
        <w:t>centers should</w:t>
      </w:r>
      <w:r w:rsidRPr="00B76A57">
        <w:rPr>
          <w:sz w:val="12"/>
        </w:rPr>
        <w:t xml:space="preserve"> then </w:t>
      </w:r>
      <w:r w:rsidRPr="00B76A57">
        <w:rPr>
          <w:rStyle w:val="StyleUnderline"/>
        </w:rPr>
        <w:t xml:space="preserve">be fully </w:t>
      </w:r>
      <w:r w:rsidRPr="00015E49">
        <w:rPr>
          <w:rStyle w:val="StyleUnderline"/>
          <w:highlight w:val="cyan"/>
        </w:rPr>
        <w:t>funded</w:t>
      </w:r>
      <w:r w:rsidRPr="00B76A57">
        <w:rPr>
          <w:rStyle w:val="StyleUnderline"/>
        </w:rPr>
        <w:t xml:space="preserve"> </w:t>
      </w:r>
      <w:r w:rsidRPr="00015E49">
        <w:rPr>
          <w:rStyle w:val="StyleUnderline"/>
          <w:highlight w:val="cyan"/>
        </w:rPr>
        <w:t>and resourced</w:t>
      </w:r>
      <w:r w:rsidRPr="00B76A57">
        <w:rPr>
          <w:rStyle w:val="StyleUnderline"/>
        </w:rPr>
        <w:t xml:space="preserve"> by UASI. </w:t>
      </w:r>
      <w:proofErr w:type="gramStart"/>
      <w:r w:rsidRPr="00B76A57">
        <w:rPr>
          <w:rStyle w:val="StyleUnderline"/>
        </w:rPr>
        <w:t xml:space="preserve">Pushing </w:t>
      </w:r>
      <w:r w:rsidRPr="00015E49">
        <w:rPr>
          <w:rStyle w:val="StyleUnderline"/>
          <w:highlight w:val="cyan"/>
        </w:rPr>
        <w:t>the FBI</w:t>
      </w:r>
      <w:r w:rsidRPr="00B76A57">
        <w:rPr>
          <w:rStyle w:val="StyleUnderline"/>
        </w:rPr>
        <w:t xml:space="preserve"> toward being more effectively driven by intelligence</w:t>
      </w:r>
      <w:r w:rsidRPr="00B76A57">
        <w:rPr>
          <w:sz w:val="12"/>
        </w:rPr>
        <w:t>.</w:t>
      </w:r>
      <w:proofErr w:type="gramEnd"/>
      <w:r w:rsidRPr="00B76A57">
        <w:rPr>
          <w:sz w:val="12"/>
        </w:rPr>
        <w:t xml:space="preserve"> While the FBI has made high-level changes to its mission and organizational structure, </w:t>
      </w:r>
      <w:r w:rsidRPr="00B76A57">
        <w:rPr>
          <w:rStyle w:val="StyleUnderline"/>
        </w:rPr>
        <w:t xml:space="preserve">the bureau </w:t>
      </w:r>
      <w:r w:rsidRPr="00015E49">
        <w:rPr>
          <w:rStyle w:val="StyleUnderline"/>
          <w:highlight w:val="cyan"/>
        </w:rPr>
        <w:t>is</w:t>
      </w:r>
      <w:r w:rsidRPr="00B76A57">
        <w:rPr>
          <w:rStyle w:val="StyleUnderline"/>
        </w:rPr>
        <w:t xml:space="preserve"> still </w:t>
      </w:r>
      <w:r w:rsidRPr="00015E49">
        <w:rPr>
          <w:rStyle w:val="StyleUnderline"/>
          <w:highlight w:val="cyan"/>
        </w:rPr>
        <w:t>working to integrate intelligence</w:t>
      </w:r>
      <w:r w:rsidRPr="00B76A57">
        <w:rPr>
          <w:rStyle w:val="StyleUnderline"/>
        </w:rPr>
        <w:t xml:space="preserve"> and law enforcement activities. This will require overcoming cultural barriers and providing FBI intelligence personnel with resources, opportunities, and the stature they need to become a more effective and integral part of the FBI. </w:t>
      </w:r>
      <w:r w:rsidRPr="00015E49">
        <w:rPr>
          <w:rStyle w:val="StyleUnderline"/>
          <w:highlight w:val="cyan"/>
        </w:rPr>
        <w:t>Ensuring that the FBI shares information more readily and regularly with state and local law enforceme</w:t>
      </w:r>
      <w:r w:rsidRPr="00B76A57">
        <w:rPr>
          <w:rStyle w:val="StyleUnderline"/>
        </w:rPr>
        <w:t>nt and treats state and local partners as critical actors in the fight against terrorism</w:t>
      </w:r>
      <w:r w:rsidRPr="00B76A57">
        <w:rPr>
          <w:sz w:val="12"/>
        </w:rPr>
        <w:t>.</w:t>
      </w:r>
      <w:r w:rsidR="00A67EEC" w:rsidRPr="00B76A57">
        <w:rPr>
          <w:sz w:val="12"/>
        </w:rPr>
        <w:t xml:space="preserve"> </w:t>
      </w:r>
      <w:r w:rsidRPr="00B76A57">
        <w:rPr>
          <w:sz w:val="12"/>
        </w:rPr>
        <w:t xml:space="preserve">State, local, and private-sector partners must send and receive timely information from the FBI. The Department of Homeland Security (DHS) should play a role in supporting these partners’ efforts by acting as a source or conduit for information to partners and coordinating information sharing between the FBI and its partners. </w:t>
      </w:r>
      <w:proofErr w:type="gramStart"/>
      <w:r w:rsidRPr="00015E49">
        <w:rPr>
          <w:rStyle w:val="StyleUnderline"/>
          <w:highlight w:val="cyan"/>
        </w:rPr>
        <w:t>Designating an office in DHS to coordinate</w:t>
      </w:r>
      <w:r w:rsidRPr="00B76A57">
        <w:rPr>
          <w:rStyle w:val="StyleUnderline"/>
        </w:rPr>
        <w:t xml:space="preserve"> countering violent extremism</w:t>
      </w:r>
      <w:r w:rsidRPr="00B76A57">
        <w:rPr>
          <w:sz w:val="12"/>
        </w:rPr>
        <w:t xml:space="preserve"> (CVE) </w:t>
      </w:r>
      <w:r w:rsidRPr="00B76A57">
        <w:rPr>
          <w:rStyle w:val="StyleUnderline"/>
        </w:rPr>
        <w:t>efforts</w:t>
      </w:r>
      <w:r w:rsidRPr="00B76A57">
        <w:rPr>
          <w:sz w:val="12"/>
        </w:rPr>
        <w:t>.</w:t>
      </w:r>
      <w:proofErr w:type="gramEnd"/>
      <w:r w:rsidRPr="00B76A57">
        <w:rPr>
          <w:sz w:val="12"/>
        </w:rPr>
        <w:t xml:space="preserve"> </w:t>
      </w:r>
      <w:r w:rsidRPr="00015E49">
        <w:rPr>
          <w:rStyle w:val="StyleUnderline"/>
          <w:highlight w:val="cyan"/>
        </w:rPr>
        <w:t>CVE</w:t>
      </w:r>
      <w:r w:rsidRPr="00B76A57">
        <w:rPr>
          <w:rStyle w:val="StyleUnderline"/>
        </w:rPr>
        <w:t xml:space="preserve"> efforts are spread across all levels of government and society. DHS is uniquely situated to lead the federal government’s efforts to empower local partners.</w:t>
      </w:r>
      <w:r w:rsidRPr="00B76A57">
        <w:rPr>
          <w:sz w:val="12"/>
        </w:rPr>
        <w:t xml:space="preserve"> Currently, DHS’s CVE working group coordinates efforts across DHS components, but a more substantial office will be necessary to manage this broader task. </w:t>
      </w:r>
      <w:proofErr w:type="gramStart"/>
      <w:r w:rsidRPr="00B76A57">
        <w:rPr>
          <w:sz w:val="12"/>
        </w:rPr>
        <w:t>Supporting state, local, and civil society partners.</w:t>
      </w:r>
      <w:proofErr w:type="gramEnd"/>
      <w:r w:rsidRPr="00B76A57">
        <w:rPr>
          <w:sz w:val="12"/>
        </w:rPr>
        <w:t xml:space="preserve"> Congress and the Administration should not lose sight of the fact that all of the federal government’s efforts must be focused on empowering local partners. The federal government is not the tip of the spear for CVE efforts; it exists to support local partners who are in the best position to recognize and counter radicalization in their own communities. </w:t>
      </w:r>
      <w:proofErr w:type="gramStart"/>
      <w:r w:rsidRPr="00B76A57">
        <w:rPr>
          <w:sz w:val="12"/>
        </w:rPr>
        <w:t>Maintaining essential counterterrorism tools.</w:t>
      </w:r>
      <w:proofErr w:type="gramEnd"/>
      <w:r w:rsidRPr="00B76A57">
        <w:rPr>
          <w:sz w:val="12"/>
        </w:rPr>
        <w:t xml:space="preserve"> </w:t>
      </w:r>
      <w:r w:rsidRPr="00015E49">
        <w:rPr>
          <w:rStyle w:val="Emphasis"/>
          <w:highlight w:val="cyan"/>
        </w:rPr>
        <w:t>Support for important investigative tools is essential</w:t>
      </w:r>
      <w:r w:rsidRPr="00015E49">
        <w:rPr>
          <w:rStyle w:val="StyleUnderline"/>
          <w:highlight w:val="cyan"/>
        </w:rPr>
        <w:t xml:space="preserve"> to maintaining</w:t>
      </w:r>
      <w:r w:rsidRPr="00B76A57">
        <w:rPr>
          <w:rStyle w:val="StyleUnderline"/>
        </w:rPr>
        <w:t xml:space="preserve"> the </w:t>
      </w:r>
      <w:r w:rsidRPr="00015E49">
        <w:rPr>
          <w:rStyle w:val="StyleUnderline"/>
          <w:highlight w:val="cyan"/>
        </w:rPr>
        <w:t>security</w:t>
      </w:r>
      <w:r w:rsidRPr="00B76A57">
        <w:rPr>
          <w:rStyle w:val="StyleUnderline"/>
        </w:rPr>
        <w:t xml:space="preserve"> of the U.S. and combating terrorist threats. </w:t>
      </w:r>
      <w:r w:rsidRPr="00015E49">
        <w:rPr>
          <w:rStyle w:val="Emphasis"/>
          <w:highlight w:val="cyan"/>
        </w:rPr>
        <w:t>Legitimate government surveillance programs are</w:t>
      </w:r>
      <w:r w:rsidRPr="00015E49">
        <w:rPr>
          <w:rStyle w:val="StyleUnderline"/>
          <w:highlight w:val="cyan"/>
        </w:rPr>
        <w:t xml:space="preserve"> also a </w:t>
      </w:r>
      <w:r w:rsidRPr="00015E49">
        <w:rPr>
          <w:rStyle w:val="Emphasis"/>
          <w:highlight w:val="cyan"/>
        </w:rPr>
        <w:t>vital</w:t>
      </w:r>
      <w:r w:rsidRPr="00015E49">
        <w:rPr>
          <w:rStyle w:val="StyleUnderline"/>
          <w:highlight w:val="cyan"/>
        </w:rPr>
        <w:t xml:space="preserve"> component of U.S. national security </w:t>
      </w:r>
      <w:r w:rsidRPr="00015E49">
        <w:rPr>
          <w:rStyle w:val="Emphasis"/>
          <w:highlight w:val="cyan"/>
        </w:rPr>
        <w:t>and should be allowed to continue</w:t>
      </w:r>
      <w:r w:rsidRPr="00B76A57">
        <w:rPr>
          <w:sz w:val="12"/>
        </w:rPr>
        <w:t xml:space="preserve">. The need for effective counterterrorism operations, however, does not relieve the government of its obligation to follow the law and respect individual privacy and liberty. In the American system, the government must do both equally well. </w:t>
      </w:r>
      <w:r w:rsidRPr="00B76A57">
        <w:rPr>
          <w:rStyle w:val="StyleUnderline"/>
        </w:rPr>
        <w:t>Ensuring Security In the midst of this surge in terrorist activity, the U.S. must recommit itself to counterterrorism efforts. Improving intelligence tools, information sharing with state and local law enforcement, and local civil society outreach to counter radicalization should be a priority</w:t>
      </w:r>
      <w:r w:rsidRPr="00B76A57">
        <w:rPr>
          <w:sz w:val="12"/>
        </w:rPr>
        <w:t xml:space="preserve"> for Congress.</w:t>
      </w:r>
    </w:p>
    <w:p w:rsidR="00E62182" w:rsidRDefault="00A56D37" w:rsidP="00F27756">
      <w:pPr>
        <w:pStyle w:val="Heading3"/>
      </w:pPr>
      <w:r>
        <w:t xml:space="preserve">2NC -- </w:t>
      </w:r>
      <w:r w:rsidR="00E62182">
        <w:t>Fusion Centers</w:t>
      </w:r>
    </w:p>
    <w:p w:rsidR="00A56D37" w:rsidRDefault="00A56D37" w:rsidP="00A56D37">
      <w:pPr>
        <w:pStyle w:val="Heading4"/>
      </w:pPr>
      <w:r>
        <w:t>Fusion centers are crucial to support investigations into potential threats</w:t>
      </w:r>
    </w:p>
    <w:p w:rsidR="00A56D37" w:rsidRPr="00A56D37" w:rsidRDefault="00A56D37" w:rsidP="00A56D37">
      <w:pPr>
        <w:rPr>
          <w:sz w:val="12"/>
        </w:rPr>
      </w:pPr>
      <w:proofErr w:type="spellStart"/>
      <w:r w:rsidRPr="00A56D37">
        <w:rPr>
          <w:b/>
        </w:rPr>
        <w:t>Vicinanzo</w:t>
      </w:r>
      <w:proofErr w:type="spellEnd"/>
      <w:r w:rsidRPr="00A56D37">
        <w:rPr>
          <w:b/>
        </w:rPr>
        <w:t xml:space="preserve"> 15</w:t>
      </w:r>
      <w:r w:rsidRPr="00A56D37">
        <w:t xml:space="preserve"> -- </w:t>
      </w:r>
      <w:proofErr w:type="spellStart"/>
      <w:r w:rsidRPr="00A56D37">
        <w:rPr>
          <w:sz w:val="12"/>
        </w:rPr>
        <w:t>HSToday</w:t>
      </w:r>
      <w:proofErr w:type="spellEnd"/>
      <w:r w:rsidRPr="00A56D37">
        <w:rPr>
          <w:sz w:val="12"/>
        </w:rPr>
        <w:t xml:space="preserve">, Amanda </w:t>
      </w:r>
      <w:proofErr w:type="spellStart"/>
      <w:r w:rsidRPr="00A56D37">
        <w:rPr>
          <w:sz w:val="12"/>
        </w:rPr>
        <w:t>Vicinanzo</w:t>
      </w:r>
      <w:proofErr w:type="spellEnd"/>
      <w:r w:rsidRPr="00A56D37">
        <w:rPr>
          <w:sz w:val="12"/>
        </w:rPr>
        <w:t xml:space="preserve">, Senior Editor “Gaps </w:t>
      </w:r>
      <w:proofErr w:type="gramStart"/>
      <w:r w:rsidRPr="00A56D37">
        <w:rPr>
          <w:sz w:val="12"/>
        </w:rPr>
        <w:t>In Info Sharing Continue To</w:t>
      </w:r>
      <w:proofErr w:type="gramEnd"/>
      <w:r w:rsidRPr="00A56D37">
        <w:rPr>
          <w:sz w:val="12"/>
        </w:rPr>
        <w:t xml:space="preserve"> Hinder Counterterrorism Efforts” http://www.hstoday.us/briefings/daily-news-analysis/single-article/gaps-in-info-sharing-continue-to-hinder-counterterrorism-efforts/b365f132d73fa2a44e1966dfbee3340a.html</w:t>
      </w:r>
    </w:p>
    <w:p w:rsidR="00A56D37" w:rsidRPr="00A56D37" w:rsidRDefault="00A56D37" w:rsidP="00A56D37">
      <w:pPr>
        <w:rPr>
          <w:sz w:val="14"/>
        </w:rPr>
      </w:pPr>
      <w:r w:rsidRPr="00A56D37">
        <w:rPr>
          <w:sz w:val="14"/>
        </w:rPr>
        <w:t xml:space="preserve">The </w:t>
      </w:r>
      <w:r w:rsidRPr="00A56D37">
        <w:rPr>
          <w:rStyle w:val="StyleUnderline"/>
        </w:rPr>
        <w:t>September 11</w:t>
      </w:r>
      <w:r w:rsidRPr="00A56D37">
        <w:rPr>
          <w:sz w:val="14"/>
        </w:rPr>
        <w:t xml:space="preserve">, 2001 attacks </w:t>
      </w:r>
      <w:r w:rsidRPr="00A56D37">
        <w:rPr>
          <w:rStyle w:val="StyleUnderline"/>
        </w:rPr>
        <w:t>demonstrated the importance of information sharing</w:t>
      </w:r>
      <w:r w:rsidRPr="00A56D37">
        <w:rPr>
          <w:sz w:val="14"/>
        </w:rPr>
        <w:t xml:space="preserve"> between local, state, tribal and federal law enforcement and homeland security partners </w:t>
      </w:r>
      <w:r w:rsidRPr="00A56D37">
        <w:rPr>
          <w:rStyle w:val="StyleUnderline"/>
        </w:rPr>
        <w:t>in the wake of a devastating terrorist attacks</w:t>
      </w:r>
      <w:r w:rsidRPr="00A56D37">
        <w:rPr>
          <w:sz w:val="14"/>
        </w:rPr>
        <w:t xml:space="preserve">. However, </w:t>
      </w:r>
      <w:r w:rsidRPr="00A56D37">
        <w:rPr>
          <w:rStyle w:val="StyleUnderline"/>
        </w:rPr>
        <w:t xml:space="preserve">while progress has been made, </w:t>
      </w:r>
      <w:r w:rsidRPr="00A56D37">
        <w:rPr>
          <w:rStyle w:val="StyleUnderline"/>
          <w:highlight w:val="cyan"/>
        </w:rPr>
        <w:t>significant challenges</w:t>
      </w:r>
      <w:r w:rsidRPr="00A56D37">
        <w:rPr>
          <w:rStyle w:val="StyleUnderline"/>
        </w:rPr>
        <w:t xml:space="preserve"> continue to </w:t>
      </w:r>
      <w:r w:rsidRPr="00A56D37">
        <w:rPr>
          <w:rStyle w:val="StyleUnderline"/>
          <w:highlight w:val="cyan"/>
        </w:rPr>
        <w:t>hinder state and local law enforcement</w:t>
      </w:r>
      <w:r w:rsidRPr="00A56D37">
        <w:rPr>
          <w:sz w:val="14"/>
        </w:rPr>
        <w:t xml:space="preserve"> from sharing information on threats to the homeland. To address remaining gaps in federal, state and local information sharing, the House Committee on Homeland Security’s Subcommittee on Counterterrorism and Intelligence recently convened a hearing to examine areas where information sharing can be improved. “A common trend in these different reviews is the need for federal departments and agencies to view state and local law enforcement as partners in national security and counterterrorism, the need for leadership within organizations to ensure accountability for information sharing, wider access to necessary databases, and the professionalization of analysis and information sharing,” said subcommittee chairman Peter King (R-NY). Chief Richard </w:t>
      </w:r>
      <w:proofErr w:type="spellStart"/>
      <w:r w:rsidRPr="00A56D37">
        <w:rPr>
          <w:sz w:val="14"/>
        </w:rPr>
        <w:t>Beary</w:t>
      </w:r>
      <w:proofErr w:type="spellEnd"/>
      <w:r w:rsidRPr="00A56D37">
        <w:rPr>
          <w:sz w:val="14"/>
        </w:rPr>
        <w:t xml:space="preserve">, president of the International Association of Chiefs of Police (IACP), testified that the 9/11 Commission rightly asserted that ineffective information sharing severely handicapped our nation’s homeland security efforts. Since then, </w:t>
      </w:r>
      <w:proofErr w:type="spellStart"/>
      <w:r w:rsidRPr="00A56D37">
        <w:rPr>
          <w:sz w:val="14"/>
        </w:rPr>
        <w:t>Beary</w:t>
      </w:r>
      <w:proofErr w:type="spellEnd"/>
      <w:r w:rsidRPr="00A56D37">
        <w:rPr>
          <w:sz w:val="14"/>
        </w:rPr>
        <w:t xml:space="preserve"> explained there has been “substantial movement” in the right direction, but “our work is not done.” </w:t>
      </w:r>
      <w:proofErr w:type="spellStart"/>
      <w:r w:rsidRPr="00A56D37">
        <w:rPr>
          <w:sz w:val="14"/>
        </w:rPr>
        <w:t>Beary</w:t>
      </w:r>
      <w:proofErr w:type="spellEnd"/>
      <w:r w:rsidRPr="00A56D37">
        <w:rPr>
          <w:sz w:val="14"/>
        </w:rPr>
        <w:t xml:space="preserve"> stated IACP strongly agrees with </w:t>
      </w:r>
      <w:r w:rsidRPr="00A56D37">
        <w:rPr>
          <w:rStyle w:val="StyleUnderline"/>
        </w:rPr>
        <w:t xml:space="preserve">the </w:t>
      </w:r>
      <w:r w:rsidRPr="00A56D37">
        <w:rPr>
          <w:rStyle w:val="StyleUnderline"/>
          <w:highlight w:val="cyan"/>
        </w:rPr>
        <w:t>recommendations laid out</w:t>
      </w:r>
      <w:r w:rsidRPr="00A56D37">
        <w:rPr>
          <w:rStyle w:val="StyleUnderline"/>
        </w:rPr>
        <w:t xml:space="preserve"> in the report of the Business Executives for National Security (BENS), particularly </w:t>
      </w:r>
      <w:r w:rsidRPr="00A56D37">
        <w:rPr>
          <w:rStyle w:val="StyleUnderline"/>
          <w:highlight w:val="cyan"/>
        </w:rPr>
        <w:t>the</w:t>
      </w:r>
      <w:r w:rsidRPr="00A56D37">
        <w:rPr>
          <w:sz w:val="14"/>
        </w:rPr>
        <w:t xml:space="preserve"> recommendation that ownership and </w:t>
      </w:r>
      <w:r w:rsidRPr="00A56D37">
        <w:rPr>
          <w:rStyle w:val="StyleUnderline"/>
          <w:highlight w:val="cyan"/>
        </w:rPr>
        <w:t>management of</w:t>
      </w:r>
      <w:r w:rsidRPr="00A56D37">
        <w:rPr>
          <w:rStyle w:val="StyleUnderline"/>
        </w:rPr>
        <w:t xml:space="preserve"> the integrated </w:t>
      </w:r>
      <w:r w:rsidRPr="00A56D37">
        <w:rPr>
          <w:rStyle w:val="StyleUnderline"/>
          <w:highlight w:val="cyan"/>
        </w:rPr>
        <w:t>fusion centers should continue to be managed by state and local stakeholders with</w:t>
      </w:r>
      <w:r w:rsidRPr="00A56D37">
        <w:rPr>
          <w:rStyle w:val="StyleUnderline"/>
        </w:rPr>
        <w:t xml:space="preserve"> the </w:t>
      </w:r>
      <w:r w:rsidRPr="00A56D37">
        <w:rPr>
          <w:rStyle w:val="StyleUnderline"/>
          <w:highlight w:val="cyan"/>
        </w:rPr>
        <w:t>support of federal entities</w:t>
      </w:r>
      <w:r w:rsidRPr="00A56D37">
        <w:rPr>
          <w:sz w:val="14"/>
        </w:rPr>
        <w:t xml:space="preserve">. Mike </w:t>
      </w:r>
      <w:proofErr w:type="spellStart"/>
      <w:r w:rsidRPr="00A56D37">
        <w:rPr>
          <w:sz w:val="14"/>
        </w:rPr>
        <w:t>Sena</w:t>
      </w:r>
      <w:proofErr w:type="spellEnd"/>
      <w:r w:rsidRPr="00A56D37">
        <w:rPr>
          <w:sz w:val="14"/>
        </w:rPr>
        <w:t xml:space="preserve">, president of the National Fusion Center Association (NFCA), testified that </w:t>
      </w:r>
      <w:r w:rsidRPr="00A56D37">
        <w:rPr>
          <w:rStyle w:val="StyleUnderline"/>
          <w:highlight w:val="cyan"/>
        </w:rPr>
        <w:t>fusion centers</w:t>
      </w:r>
      <w:r w:rsidRPr="00A56D37">
        <w:rPr>
          <w:rStyle w:val="StyleUnderline"/>
        </w:rPr>
        <w:t xml:space="preserve"> have </w:t>
      </w:r>
      <w:r w:rsidRPr="00A56D37">
        <w:rPr>
          <w:rStyle w:val="StyleUnderline"/>
          <w:highlight w:val="cyan"/>
        </w:rPr>
        <w:t>played a significant role in the dramatic progress law enforcement</w:t>
      </w:r>
      <w:r w:rsidRPr="00A56D37">
        <w:rPr>
          <w:rStyle w:val="StyleUnderline"/>
        </w:rPr>
        <w:t xml:space="preserve">, public safety and intelligence </w:t>
      </w:r>
      <w:r w:rsidRPr="00A56D37">
        <w:rPr>
          <w:rStyle w:val="StyleUnderline"/>
          <w:highlight w:val="cyan"/>
        </w:rPr>
        <w:t>communities have made</w:t>
      </w:r>
      <w:r w:rsidRPr="00A56D37">
        <w:rPr>
          <w:rStyle w:val="StyleUnderline"/>
        </w:rPr>
        <w:t xml:space="preserve"> over the past decade </w:t>
      </w:r>
      <w:r w:rsidRPr="00A56D37">
        <w:rPr>
          <w:rStyle w:val="StyleUnderline"/>
          <w:highlight w:val="cyan"/>
        </w:rPr>
        <w:t>in analyzing and sharing threat information</w:t>
      </w:r>
      <w:r w:rsidRPr="00A56D37">
        <w:rPr>
          <w:sz w:val="14"/>
        </w:rPr>
        <w:t>. The Majority Staff Report on the National Network of Fusion Centers issued by the Subcommittee on Counterterrorism and Intelligence in July 2015 recognized the direct impact of fusion center information sharing on terrorism investigations. According to information provided by the FBI and Department of Justice, between December 2008 and December 2012, “</w:t>
      </w:r>
      <w:r w:rsidRPr="00A56D37">
        <w:rPr>
          <w:rStyle w:val="StyleUnderline"/>
        </w:rPr>
        <w:t>176 SARs [</w:t>
      </w:r>
      <w:r w:rsidRPr="00A56D37">
        <w:rPr>
          <w:rStyle w:val="StyleUnderline"/>
          <w:highlight w:val="cyan"/>
        </w:rPr>
        <w:t>suspicious activity reports] entered by fusion centers</w:t>
      </w:r>
      <w:r w:rsidRPr="00A56D37">
        <w:rPr>
          <w:rStyle w:val="StyleUnderline"/>
        </w:rPr>
        <w:t xml:space="preserve"> into the </w:t>
      </w:r>
      <w:proofErr w:type="spellStart"/>
      <w:r w:rsidRPr="00A56D37">
        <w:rPr>
          <w:rStyle w:val="StyleUnderline"/>
        </w:rPr>
        <w:t>eGuardian</w:t>
      </w:r>
      <w:proofErr w:type="spellEnd"/>
      <w:r w:rsidRPr="00A56D37">
        <w:rPr>
          <w:rStyle w:val="StyleUnderline"/>
        </w:rPr>
        <w:t xml:space="preserve"> or Shared Spaces SAR databases […] </w:t>
      </w:r>
      <w:r w:rsidRPr="00A56D37">
        <w:rPr>
          <w:rStyle w:val="StyleUnderline"/>
          <w:highlight w:val="cyan"/>
        </w:rPr>
        <w:t xml:space="preserve">resulted in the FBI opening new </w:t>
      </w:r>
      <w:r w:rsidRPr="00A56D37">
        <w:rPr>
          <w:rStyle w:val="StyleUnderline"/>
        </w:rPr>
        <w:t xml:space="preserve">terrorism </w:t>
      </w:r>
      <w:r w:rsidRPr="00A56D37">
        <w:rPr>
          <w:rStyle w:val="StyleUnderline"/>
          <w:highlight w:val="cyan"/>
        </w:rPr>
        <w:t>investigations</w:t>
      </w:r>
      <w:r w:rsidRPr="00A56D37">
        <w:rPr>
          <w:sz w:val="14"/>
          <w:highlight w:val="cyan"/>
        </w:rPr>
        <w:t>.”</w:t>
      </w:r>
      <w:r w:rsidRPr="00A56D37">
        <w:rPr>
          <w:sz w:val="14"/>
        </w:rPr>
        <w:t xml:space="preserve"> In addition, “</w:t>
      </w:r>
      <w:r w:rsidRPr="00A56D37">
        <w:rPr>
          <w:rStyle w:val="StyleUnderline"/>
        </w:rPr>
        <w:t xml:space="preserve">289 Terrorist </w:t>
      </w:r>
      <w:proofErr w:type="spellStart"/>
      <w:r w:rsidRPr="00A56D37">
        <w:rPr>
          <w:rStyle w:val="StyleUnderline"/>
        </w:rPr>
        <w:t>Watchlist</w:t>
      </w:r>
      <w:proofErr w:type="spellEnd"/>
      <w:r w:rsidRPr="00A56D37">
        <w:rPr>
          <w:rStyle w:val="StyleUnderline"/>
        </w:rPr>
        <w:t xml:space="preserve"> encounters reported by fusion centers enhanced existing FBI cases.”</w:t>
      </w:r>
      <w:r w:rsidRPr="00A56D37">
        <w:rPr>
          <w:sz w:val="14"/>
        </w:rPr>
        <w:t xml:space="preserve"> </w:t>
      </w:r>
      <w:proofErr w:type="spellStart"/>
      <w:r w:rsidRPr="00A56D37">
        <w:rPr>
          <w:sz w:val="14"/>
        </w:rPr>
        <w:t>Sena</w:t>
      </w:r>
      <w:proofErr w:type="spellEnd"/>
      <w:r w:rsidRPr="00A56D37">
        <w:rPr>
          <w:sz w:val="14"/>
        </w:rPr>
        <w:t xml:space="preserve"> also agreed with many of the recommendations included in the BENS report, particularly the recommendation to establish a domestic threat framework for assessing and prioritizing threats and information needs. However, </w:t>
      </w:r>
      <w:proofErr w:type="spellStart"/>
      <w:r w:rsidRPr="00A56D37">
        <w:rPr>
          <w:sz w:val="14"/>
        </w:rPr>
        <w:t>Sena</w:t>
      </w:r>
      <w:proofErr w:type="spellEnd"/>
      <w:r w:rsidRPr="00A56D37">
        <w:rPr>
          <w:sz w:val="14"/>
        </w:rPr>
        <w:t xml:space="preserve"> disagreed with some of the assumptions made by the report. For example, the BENS report recommended establishment of regional fusion centers on top of what is already in existence today. </w:t>
      </w:r>
      <w:proofErr w:type="spellStart"/>
      <w:r w:rsidRPr="00A56D37">
        <w:rPr>
          <w:sz w:val="14"/>
        </w:rPr>
        <w:t>Sena</w:t>
      </w:r>
      <w:proofErr w:type="spellEnd"/>
      <w:r w:rsidRPr="00A56D37">
        <w:rPr>
          <w:sz w:val="14"/>
        </w:rPr>
        <w:t xml:space="preserve"> believes this recommendation is unnecessary and could have a negative impact on the ability of fusion centers in those areas to accomplish their core missions. </w:t>
      </w:r>
      <w:proofErr w:type="spellStart"/>
      <w:r w:rsidRPr="00A56D37">
        <w:rPr>
          <w:sz w:val="14"/>
        </w:rPr>
        <w:t>Sena</w:t>
      </w:r>
      <w:proofErr w:type="spellEnd"/>
      <w:r w:rsidRPr="00A56D37">
        <w:rPr>
          <w:sz w:val="14"/>
        </w:rPr>
        <w:t xml:space="preserve"> asserted </w:t>
      </w:r>
      <w:r w:rsidRPr="00A56D37">
        <w:rPr>
          <w:rStyle w:val="StyleUnderline"/>
          <w:highlight w:val="cyan"/>
        </w:rPr>
        <w:t>fusion centers are</w:t>
      </w:r>
      <w:r w:rsidRPr="00A56D37">
        <w:rPr>
          <w:rStyle w:val="StyleUnderline"/>
        </w:rPr>
        <w:t xml:space="preserve"> increasingly </w:t>
      </w:r>
      <w:r w:rsidRPr="00A56D37">
        <w:rPr>
          <w:rStyle w:val="StyleUnderline"/>
          <w:highlight w:val="cyan"/>
        </w:rPr>
        <w:t>contributing analytical and information sharing efforts to address cyber threats</w:t>
      </w:r>
      <w:r w:rsidRPr="00A56D37">
        <w:rPr>
          <w:rStyle w:val="StyleUnderline"/>
        </w:rPr>
        <w:t xml:space="preserve">. </w:t>
      </w:r>
      <w:r w:rsidRPr="00A56D37">
        <w:rPr>
          <w:sz w:val="14"/>
        </w:rPr>
        <w:t xml:space="preserve">For example, in late November and early December 2014 during the events in Ferguson, Missouri, the NFCA Cyber Intelligence Network hosted a virtual situational awareness room (referred to as CINAWARE) on the Homeland Security Information Network. The CINAWARE room facilitated information sharing across agencies, with more than 350 individuals from fusion centers and other federal, state and local agencies around the country participated in the CINAWARE room between mid-November and early December. “That level of threat information sharing was impossible only a few years ago, yet it is becoming essential,” </w:t>
      </w:r>
      <w:proofErr w:type="spellStart"/>
      <w:r w:rsidRPr="00A56D37">
        <w:rPr>
          <w:sz w:val="14"/>
        </w:rPr>
        <w:t>Sena</w:t>
      </w:r>
      <w:proofErr w:type="spellEnd"/>
      <w:r w:rsidRPr="00A56D37">
        <w:rPr>
          <w:sz w:val="14"/>
        </w:rPr>
        <w:t xml:space="preserve"> said.</w:t>
      </w:r>
    </w:p>
    <w:p w:rsidR="00A56D37" w:rsidRPr="00A56D37" w:rsidRDefault="00A56D37" w:rsidP="00A56D37"/>
    <w:p w:rsidR="00DD11B8" w:rsidRPr="00DD11B8" w:rsidRDefault="00F27756" w:rsidP="00F27756">
      <w:pPr>
        <w:pStyle w:val="Heading3"/>
      </w:pPr>
      <w:r>
        <w:t xml:space="preserve">2NC -- FBI Plank </w:t>
      </w:r>
    </w:p>
    <w:p w:rsidR="00B327A2" w:rsidRDefault="00F27756" w:rsidP="00F27756">
      <w:pPr>
        <w:pStyle w:val="Heading4"/>
      </w:pPr>
      <w:r>
        <w:t>Info-sharing is crucial to preventing domestic lone-wolf terror – decentralizes information and allows for specialization</w:t>
      </w:r>
    </w:p>
    <w:p w:rsidR="003613B4" w:rsidRPr="003613B4" w:rsidRDefault="003613B4" w:rsidP="003613B4">
      <w:pPr>
        <w:rPr>
          <w:sz w:val="12"/>
        </w:rPr>
      </w:pPr>
      <w:r w:rsidRPr="003613B4">
        <w:rPr>
          <w:b/>
        </w:rPr>
        <w:t>Downing 13</w:t>
      </w:r>
      <w:r>
        <w:t xml:space="preserve"> -- </w:t>
      </w:r>
      <w:r w:rsidRPr="003613B4">
        <w:rPr>
          <w:sz w:val="12"/>
        </w:rPr>
        <w:t>“Preventing the Next “Lone Wolf” Terrorist Attack Requires Stronger Federal–State–Local Capabilities” Michael P. Downing is Deputy Chief, Commanding Officer, Counter-Terrorism and Special Operations Bureau, Los Angeles Police Department. Matt A. Mayer is a Visiting Fellow at The Heritage Foundation and author of Homeland Security and Federalism: Protecting America from Outside the Beltway. http://www.heritage.org/research/reports/2013/06/preventing-the-next-lone-wolf-terrorist-attack-requires-stronger-federalstatelocal-capabilities</w:t>
      </w:r>
    </w:p>
    <w:p w:rsidR="00F27756" w:rsidRPr="00F27756" w:rsidRDefault="00F27756" w:rsidP="00F27756">
      <w:pPr>
        <w:rPr>
          <w:sz w:val="12"/>
        </w:rPr>
      </w:pPr>
      <w:r w:rsidRPr="00F27756">
        <w:rPr>
          <w:sz w:val="12"/>
        </w:rPr>
        <w:t xml:space="preserve">Fortunately, </w:t>
      </w:r>
      <w:r w:rsidRPr="003613B4">
        <w:rPr>
          <w:rStyle w:val="StyleUnderline"/>
        </w:rPr>
        <w:t>state and local organiza</w:t>
      </w:r>
      <w:r w:rsidRPr="003613B4">
        <w:rPr>
          <w:sz w:val="12"/>
        </w:rPr>
        <w:t>tions</w:t>
      </w:r>
      <w:r w:rsidRPr="00F27756">
        <w:rPr>
          <w:sz w:val="12"/>
        </w:rPr>
        <w:t xml:space="preserve"> recognize that outreach and engagement strategies build trust and solve community problems at the grassroots level. Indeed, </w:t>
      </w:r>
      <w:r w:rsidRPr="003613B4">
        <w:rPr>
          <w:rStyle w:val="StyleUnderline"/>
          <w:highlight w:val="cyan"/>
        </w:rPr>
        <w:t>state and local law enforcement</w:t>
      </w:r>
      <w:r w:rsidRPr="00F27756">
        <w:rPr>
          <w:rStyle w:val="StyleUnderline"/>
        </w:rPr>
        <w:t xml:space="preserve"> have </w:t>
      </w:r>
      <w:r w:rsidRPr="003613B4">
        <w:rPr>
          <w:rStyle w:val="StyleUnderline"/>
          <w:highlight w:val="cyan"/>
        </w:rPr>
        <w:t>spent</w:t>
      </w:r>
      <w:r w:rsidRPr="00F27756">
        <w:rPr>
          <w:rStyle w:val="StyleUnderline"/>
        </w:rPr>
        <w:t xml:space="preserve"> </w:t>
      </w:r>
      <w:r w:rsidRPr="003613B4">
        <w:rPr>
          <w:rStyle w:val="StyleUnderline"/>
          <w:highlight w:val="cyan"/>
        </w:rPr>
        <w:t>years developing</w:t>
      </w:r>
      <w:r w:rsidRPr="00F27756">
        <w:rPr>
          <w:rStyle w:val="StyleUnderline"/>
        </w:rPr>
        <w:t xml:space="preserve"> a relationship of </w:t>
      </w:r>
      <w:r w:rsidRPr="003613B4">
        <w:rPr>
          <w:rStyle w:val="StyleUnderline"/>
          <w:highlight w:val="cyan"/>
        </w:rPr>
        <w:t>trust</w:t>
      </w:r>
      <w:r w:rsidRPr="00F27756">
        <w:rPr>
          <w:sz w:val="12"/>
        </w:rPr>
        <w:t xml:space="preserve"> with local leaders. </w:t>
      </w:r>
      <w:r w:rsidRPr="003613B4">
        <w:rPr>
          <w:rStyle w:val="StyleUnderline"/>
          <w:highlight w:val="cyan"/>
        </w:rPr>
        <w:t>No one knows this landscape better than</w:t>
      </w:r>
      <w:r w:rsidRPr="00F27756">
        <w:rPr>
          <w:rStyle w:val="StyleUnderline"/>
        </w:rPr>
        <w:t xml:space="preserve"> the “</w:t>
      </w:r>
      <w:r w:rsidRPr="003613B4">
        <w:rPr>
          <w:rStyle w:val="StyleUnderline"/>
          <w:highlight w:val="cyan"/>
        </w:rPr>
        <w:t>boots on the ground</w:t>
      </w:r>
      <w:r w:rsidRPr="00F27756">
        <w:rPr>
          <w:sz w:val="12"/>
        </w:rPr>
        <w:t xml:space="preserve">.” The </w:t>
      </w:r>
      <w:r w:rsidRPr="003613B4">
        <w:rPr>
          <w:rStyle w:val="StyleUnderline"/>
          <w:highlight w:val="cyan"/>
        </w:rPr>
        <w:t>integration</w:t>
      </w:r>
      <w:r w:rsidRPr="00F27756">
        <w:rPr>
          <w:rStyle w:val="StyleUnderline"/>
        </w:rPr>
        <w:t xml:space="preserve"> of these</w:t>
      </w:r>
      <w:r w:rsidRPr="00F27756">
        <w:rPr>
          <w:sz w:val="12"/>
        </w:rPr>
        <w:t xml:space="preserve"> sometimes-isolated </w:t>
      </w:r>
      <w:r w:rsidRPr="00F27756">
        <w:rPr>
          <w:rStyle w:val="StyleUnderline"/>
        </w:rPr>
        <w:t>communities</w:t>
      </w:r>
      <w:r w:rsidRPr="00F27756">
        <w:rPr>
          <w:sz w:val="12"/>
        </w:rPr>
        <w:t xml:space="preserve"> into the greater fold of society </w:t>
      </w:r>
      <w:r w:rsidRPr="003613B4">
        <w:rPr>
          <w:rStyle w:val="StyleUnderline"/>
          <w:highlight w:val="cyan"/>
        </w:rPr>
        <w:t xml:space="preserve">has </w:t>
      </w:r>
      <w:r w:rsidRPr="003613B4">
        <w:rPr>
          <w:rStyle w:val="Emphasis"/>
          <w:highlight w:val="cyan"/>
        </w:rPr>
        <w:t>never been more important</w:t>
      </w:r>
      <w:r w:rsidRPr="00F27756">
        <w:rPr>
          <w:sz w:val="12"/>
        </w:rPr>
        <w:t xml:space="preserve">—and is not the job of federal authorities. It is, of course, impossible to know whether all of these puzzle pieces—or even some of them—would have been pieced together by the BPD and/or the FBI. Yet </w:t>
      </w:r>
      <w:r w:rsidRPr="003613B4">
        <w:rPr>
          <w:rStyle w:val="StyleUnderline"/>
          <w:highlight w:val="cyan"/>
        </w:rPr>
        <w:t>the goal of</w:t>
      </w:r>
      <w:r w:rsidRPr="00F27756">
        <w:rPr>
          <w:rStyle w:val="StyleUnderline"/>
        </w:rPr>
        <w:t xml:space="preserve"> the U.S. </w:t>
      </w:r>
      <w:r w:rsidRPr="003613B4">
        <w:rPr>
          <w:rStyle w:val="StyleUnderline"/>
          <w:highlight w:val="cyan"/>
        </w:rPr>
        <w:t>domestic counterterrorism</w:t>
      </w:r>
      <w:r w:rsidRPr="00F27756">
        <w:rPr>
          <w:rStyle w:val="StyleUnderline"/>
        </w:rPr>
        <w:t xml:space="preserve"> enterprise </w:t>
      </w:r>
      <w:r w:rsidRPr="003613B4">
        <w:rPr>
          <w:rStyle w:val="StyleUnderline"/>
          <w:highlight w:val="cyan"/>
        </w:rPr>
        <w:t>is not</w:t>
      </w:r>
      <w:r w:rsidRPr="00F27756">
        <w:rPr>
          <w:rStyle w:val="StyleUnderline"/>
        </w:rPr>
        <w:t xml:space="preserve"> to provide an </w:t>
      </w:r>
      <w:r w:rsidRPr="003613B4">
        <w:rPr>
          <w:rStyle w:val="StyleUnderline"/>
          <w:highlight w:val="cyan"/>
        </w:rPr>
        <w:t>impenetrable</w:t>
      </w:r>
      <w:r w:rsidRPr="00F27756">
        <w:rPr>
          <w:rStyle w:val="StyleUnderline"/>
        </w:rPr>
        <w:t xml:space="preserve"> defense</w:t>
      </w:r>
      <w:r w:rsidRPr="00F27756">
        <w:rPr>
          <w:sz w:val="12"/>
        </w:rPr>
        <w:t xml:space="preserve"> against terrorism; </w:t>
      </w:r>
      <w:r w:rsidRPr="00F27756">
        <w:rPr>
          <w:rStyle w:val="StyleUnderline"/>
        </w:rPr>
        <w:t xml:space="preserve">rather, </w:t>
      </w:r>
      <w:r w:rsidRPr="003613B4">
        <w:rPr>
          <w:rStyle w:val="StyleUnderline"/>
          <w:highlight w:val="cyan"/>
        </w:rPr>
        <w:t>the objective is to give</w:t>
      </w:r>
      <w:r w:rsidRPr="00F27756">
        <w:rPr>
          <w:rStyle w:val="StyleUnderline"/>
        </w:rPr>
        <w:t xml:space="preserve"> federal, state, and local </w:t>
      </w:r>
      <w:r w:rsidRPr="003613B4">
        <w:rPr>
          <w:rStyle w:val="StyleUnderline"/>
          <w:highlight w:val="cyan"/>
        </w:rPr>
        <w:t>law enforcement the greatest</w:t>
      </w:r>
      <w:r w:rsidRPr="00F27756">
        <w:rPr>
          <w:rStyle w:val="StyleUnderline"/>
        </w:rPr>
        <w:t xml:space="preserve"> possible </w:t>
      </w:r>
      <w:r w:rsidRPr="003613B4">
        <w:rPr>
          <w:rStyle w:val="StyleUnderline"/>
          <w:highlight w:val="cyan"/>
        </w:rPr>
        <w:t>number of</w:t>
      </w:r>
      <w:r w:rsidRPr="00F27756">
        <w:rPr>
          <w:rStyle w:val="StyleUnderline"/>
        </w:rPr>
        <w:t xml:space="preserve"> constitutionally grounded </w:t>
      </w:r>
      <w:r w:rsidRPr="003613B4">
        <w:rPr>
          <w:rStyle w:val="StyleUnderline"/>
          <w:highlight w:val="cyan"/>
        </w:rPr>
        <w:t>opportunities to detect</w:t>
      </w:r>
      <w:r w:rsidRPr="00F27756">
        <w:rPr>
          <w:rStyle w:val="StyleUnderline"/>
        </w:rPr>
        <w:t xml:space="preserve"> and stop potential </w:t>
      </w:r>
      <w:r w:rsidRPr="003613B4">
        <w:rPr>
          <w:rStyle w:val="StyleUnderline"/>
          <w:highlight w:val="cyan"/>
        </w:rPr>
        <w:t>terrorists</w:t>
      </w:r>
      <w:r w:rsidRPr="00F27756">
        <w:rPr>
          <w:sz w:val="12"/>
        </w:rPr>
        <w:t xml:space="preserve">. Rather than again debate the dangerous proposal of a domestic intelligence agency, </w:t>
      </w:r>
      <w:r w:rsidRPr="00E62182">
        <w:rPr>
          <w:rStyle w:val="StyleUnderline"/>
          <w:highlight w:val="cyan"/>
        </w:rPr>
        <w:t>the counter-terrorism conversation should focus on</w:t>
      </w:r>
      <w:r w:rsidRPr="00F27756">
        <w:rPr>
          <w:rStyle w:val="StyleUnderline"/>
        </w:rPr>
        <w:t xml:space="preserve"> how legally and ethically to take advantage of the </w:t>
      </w:r>
      <w:r w:rsidRPr="00E62182">
        <w:rPr>
          <w:rStyle w:val="StyleUnderline"/>
          <w:highlight w:val="cyan"/>
        </w:rPr>
        <w:t>decentralized, community-focused,</w:t>
      </w:r>
      <w:r w:rsidRPr="00F27756">
        <w:rPr>
          <w:rStyle w:val="StyleUnderline"/>
        </w:rPr>
        <w:t xml:space="preserve"> and well-positioned nature of state and local </w:t>
      </w:r>
      <w:r w:rsidRPr="00E62182">
        <w:rPr>
          <w:rStyle w:val="StyleUnderline"/>
          <w:highlight w:val="cyan"/>
        </w:rPr>
        <w:t>law enforcement</w:t>
      </w:r>
      <w:r w:rsidRPr="00F27756">
        <w:rPr>
          <w:sz w:val="12"/>
        </w:rPr>
        <w:t xml:space="preserve">. Without question, </w:t>
      </w:r>
      <w:r w:rsidRPr="00E62182">
        <w:rPr>
          <w:rStyle w:val="StyleUnderline"/>
          <w:highlight w:val="cyan"/>
        </w:rPr>
        <w:t>had the FBI shared</w:t>
      </w:r>
      <w:r w:rsidRPr="00F27756">
        <w:rPr>
          <w:rStyle w:val="StyleUnderline"/>
        </w:rPr>
        <w:t xml:space="preserve"> its </w:t>
      </w:r>
      <w:r w:rsidRPr="00E62182">
        <w:rPr>
          <w:rStyle w:val="StyleUnderline"/>
          <w:highlight w:val="cyan"/>
        </w:rPr>
        <w:t>interview</w:t>
      </w:r>
      <w:r w:rsidRPr="00F27756">
        <w:rPr>
          <w:rStyle w:val="StyleUnderline"/>
        </w:rPr>
        <w:t xml:space="preserve"> actions</w:t>
      </w:r>
      <w:r w:rsidRPr="00F27756">
        <w:rPr>
          <w:sz w:val="12"/>
        </w:rPr>
        <w:t xml:space="preserve"> with the BPD, </w:t>
      </w:r>
      <w:r w:rsidRPr="00F27756">
        <w:rPr>
          <w:rStyle w:val="StyleUnderline"/>
        </w:rPr>
        <w:t xml:space="preserve">local </w:t>
      </w:r>
      <w:r w:rsidRPr="00E62182">
        <w:rPr>
          <w:rStyle w:val="StyleUnderline"/>
          <w:highlight w:val="cyan"/>
        </w:rPr>
        <w:t>law enforcement would have had a</w:t>
      </w:r>
      <w:r w:rsidRPr="00F27756">
        <w:rPr>
          <w:rStyle w:val="StyleUnderline"/>
        </w:rPr>
        <w:t xml:space="preserve"> much </w:t>
      </w:r>
      <w:r w:rsidRPr="00E62182">
        <w:rPr>
          <w:rStyle w:val="StyleUnderline"/>
          <w:highlight w:val="cyan"/>
        </w:rPr>
        <w:t xml:space="preserve">greater chance of detecting </w:t>
      </w:r>
      <w:proofErr w:type="spellStart"/>
      <w:r w:rsidRPr="00E62182">
        <w:rPr>
          <w:rStyle w:val="StyleUnderline"/>
          <w:highlight w:val="cyan"/>
        </w:rPr>
        <w:t>Tsarnaev’</w:t>
      </w:r>
      <w:r w:rsidRPr="00F27756">
        <w:rPr>
          <w:rStyle w:val="StyleUnderline"/>
        </w:rPr>
        <w:t>s</w:t>
      </w:r>
      <w:proofErr w:type="spellEnd"/>
      <w:r w:rsidRPr="00F27756">
        <w:rPr>
          <w:rStyle w:val="StyleUnderline"/>
        </w:rPr>
        <w:t xml:space="preserve"> extremism</w:t>
      </w:r>
      <w:r w:rsidRPr="00F27756">
        <w:rPr>
          <w:sz w:val="12"/>
        </w:rPr>
        <w:t xml:space="preserve">. Federal law enforcement is not designed to fight against this kind of threat; it is built to battle against cells, against groups, and against organizations, but not against individuals. As a consequence, U.S. national strategy reinforces the community policing, outreach, and engagement model of state and local enforcement. Why do we continue to underutilize these resources? Four Key Reforms Still Needed </w:t>
      </w:r>
      <w:proofErr w:type="gramStart"/>
      <w:r w:rsidRPr="00E62182">
        <w:rPr>
          <w:rStyle w:val="StyleUnderline"/>
          <w:highlight w:val="cyan"/>
        </w:rPr>
        <w:t>The</w:t>
      </w:r>
      <w:proofErr w:type="gramEnd"/>
      <w:r w:rsidRPr="00E62182">
        <w:rPr>
          <w:rStyle w:val="StyleUnderline"/>
          <w:highlight w:val="cyan"/>
        </w:rPr>
        <w:t xml:space="preserve"> FBI must share more broadly with state and local law enforcement</w:t>
      </w:r>
      <w:r w:rsidRPr="00F27756">
        <w:rPr>
          <w:rStyle w:val="StyleUnderline"/>
        </w:rPr>
        <w:t>.</w:t>
      </w:r>
      <w:r w:rsidRPr="00F27756">
        <w:rPr>
          <w:sz w:val="12"/>
        </w:rPr>
        <w:t xml:space="preserve"> Despite the lessons of 9/11 and other terrorist plots, </w:t>
      </w:r>
      <w:r w:rsidRPr="00F27756">
        <w:rPr>
          <w:rStyle w:val="StyleUnderline"/>
        </w:rPr>
        <w:t>the culture of the FBI continues to resist sharing information</w:t>
      </w:r>
      <w:r w:rsidRPr="00F27756">
        <w:rPr>
          <w:sz w:val="12"/>
        </w:rPr>
        <w:t xml:space="preserve"> with state and local law enforcement. </w:t>
      </w:r>
      <w:r w:rsidRPr="00F27756">
        <w:rPr>
          <w:rStyle w:val="StyleUnderline"/>
        </w:rPr>
        <w:t>This</w:t>
      </w:r>
      <w:r w:rsidRPr="00F27756">
        <w:rPr>
          <w:sz w:val="12"/>
        </w:rPr>
        <w:t xml:space="preserve"> culture </w:t>
      </w:r>
      <w:r w:rsidRPr="00F27756">
        <w:rPr>
          <w:rStyle w:val="StyleUnderline"/>
        </w:rPr>
        <w:t>must change</w:t>
      </w:r>
      <w:r w:rsidRPr="00F27756">
        <w:rPr>
          <w:sz w:val="12"/>
        </w:rPr>
        <w:t xml:space="preserve">, and it must change </w:t>
      </w:r>
      <w:r w:rsidRPr="00F27756">
        <w:rPr>
          <w:rStyle w:val="StyleUnderline"/>
        </w:rPr>
        <w:t>rapidly</w:t>
      </w:r>
      <w:r w:rsidRPr="00F27756">
        <w:rPr>
          <w:sz w:val="12"/>
        </w:rPr>
        <w:t xml:space="preserve">. </w:t>
      </w:r>
      <w:r w:rsidRPr="00F27756">
        <w:rPr>
          <w:rStyle w:val="StyleUnderline"/>
        </w:rPr>
        <w:t>As large-scale, complicated terrorist attacks become harder to execute, the “lone wolf” scenario becomes more of a threat</w:t>
      </w:r>
      <w:r w:rsidRPr="00F27756">
        <w:rPr>
          <w:sz w:val="12"/>
        </w:rPr>
        <w:t xml:space="preserve">. </w:t>
      </w:r>
      <w:r w:rsidRPr="00F27756">
        <w:rPr>
          <w:rStyle w:val="StyleUnderline"/>
        </w:rPr>
        <w:t>America therefore has to leverage the experience, capabilities, authorities, and relationships found in local law enforcement</w:t>
      </w:r>
      <w:r w:rsidRPr="00F27756">
        <w:rPr>
          <w:sz w:val="12"/>
        </w:rPr>
        <w:t xml:space="preserve"> </w:t>
      </w:r>
      <w:r w:rsidRPr="00F27756">
        <w:rPr>
          <w:rStyle w:val="StyleUnderline"/>
        </w:rPr>
        <w:t>to detect budding terrorists before they strike</w:t>
      </w:r>
      <w:r w:rsidRPr="00F27756">
        <w:rPr>
          <w:sz w:val="12"/>
        </w:rPr>
        <w:t xml:space="preserve">. If the FBI believes it could not effectively share the information related to </w:t>
      </w:r>
      <w:proofErr w:type="spellStart"/>
      <w:r w:rsidRPr="00F27756">
        <w:rPr>
          <w:sz w:val="12"/>
        </w:rPr>
        <w:t>Tsarnaev</w:t>
      </w:r>
      <w:proofErr w:type="spellEnd"/>
      <w:r w:rsidRPr="00F27756">
        <w:rPr>
          <w:sz w:val="12"/>
        </w:rPr>
        <w:t xml:space="preserve"> because of advice provided by the United States Attorney’s Office, then one of two things needs to happen: Either </w:t>
      </w:r>
      <w:r w:rsidRPr="00E62182">
        <w:rPr>
          <w:rStyle w:val="StyleUnderline"/>
          <w:highlight w:val="cyan"/>
        </w:rPr>
        <w:t>Congress should pass legislation allowing such information to be shared</w:t>
      </w:r>
      <w:r w:rsidRPr="00F27756">
        <w:rPr>
          <w:sz w:val="12"/>
        </w:rPr>
        <w:t xml:space="preserve">, or accountability for decision making needs to be assessed. Local cyber capabilities must be a priority. Building cyber investigation capabilities in the higher-risk urban areas must become a primary focus of the U.S. Department of Homeland Security grants. With so much terrorism-related activity occurring on the Internet, local law enforcement must have the ability to constitutionally monitor and track violent extremist activity on the Web when reasonable suspicion exists to do so. </w:t>
      </w:r>
      <w:r w:rsidRPr="00E62182">
        <w:rPr>
          <w:rStyle w:val="StyleUnderline"/>
          <w:highlight w:val="cyan"/>
        </w:rPr>
        <w:t xml:space="preserve">Community outreach </w:t>
      </w:r>
      <w:r w:rsidRPr="00E62182">
        <w:rPr>
          <w:rStyle w:val="Emphasis"/>
          <w:highlight w:val="cyan"/>
        </w:rPr>
        <w:t>remains a vital tool</w:t>
      </w:r>
      <w:r w:rsidRPr="00F27756">
        <w:rPr>
          <w:sz w:val="12"/>
        </w:rPr>
        <w:t xml:space="preserve">. Federal grant funds should also be used to create robust community outreach capabilities in higher-risk urban areas. Such capabilities are </w:t>
      </w:r>
      <w:proofErr w:type="gramStart"/>
      <w:r w:rsidRPr="00F27756">
        <w:rPr>
          <w:sz w:val="12"/>
        </w:rPr>
        <w:t>key</w:t>
      </w:r>
      <w:proofErr w:type="gramEnd"/>
      <w:r w:rsidRPr="00F27756">
        <w:rPr>
          <w:sz w:val="12"/>
        </w:rPr>
        <w:t xml:space="preserve"> to building trust in local communities, and </w:t>
      </w:r>
      <w:r w:rsidRPr="00F27756">
        <w:rPr>
          <w:rStyle w:val="StyleUnderline"/>
        </w:rPr>
        <w:t>if the United States is to thwart “lone wolf” terrorist attacks successfully, it must do so by putting effective community outreach operations at the tip of the spear.</w:t>
      </w:r>
      <w:r w:rsidRPr="00F27756">
        <w:rPr>
          <w:sz w:val="12"/>
        </w:rPr>
        <w:t xml:space="preserve"> Re-examine the FBI’s “lead agency” function. The “lone wolf” attack in Boston was first a crime and then a terrorist act. The responsibility for public safety and the investigation of crimes at the local level rests with the local police agency, except in those cases in which the FBI determines that it will assume control of the investigation. With regard to public safety information and intelligence flow, such a policy relegates both the police department and the state sovereign to a subordinate—and potentially isolated—position. Therefore, this policy should be re-examined both in terms of best practice and in terms of its legal framework. Additionally, federal entities are often reluctant to release information that may prove embarrassing—a practice that may arise during an investigation in local public safety matters. Information that comes first to the entity that “leads” an investigation is always subject to restriction by those in charge. The decision to censor or withhold any information related to local public safety should always be in the hands of those who have the sovereign duty and obligation for public safety at the local level. Decisions related to the criminal investigations should belong to the local police department rather than the federal government.</w:t>
      </w:r>
    </w:p>
    <w:p w:rsidR="00F27756" w:rsidRPr="00B327A2" w:rsidRDefault="00F27756" w:rsidP="00B327A2"/>
    <w:p w:rsidR="00376E4F" w:rsidRDefault="00376E4F" w:rsidP="00C80122">
      <w:pPr>
        <w:pStyle w:val="Heading1"/>
      </w:pPr>
      <w:r>
        <w:t>NSA</w:t>
      </w:r>
    </w:p>
    <w:p w:rsidR="00AA7480" w:rsidRPr="00AA7480" w:rsidRDefault="00AA7480" w:rsidP="00AA7480">
      <w:pPr>
        <w:pStyle w:val="Heading3"/>
      </w:pPr>
      <w:r>
        <w:t>1NC</w:t>
      </w:r>
    </w:p>
    <w:p w:rsidR="00376E4F" w:rsidRDefault="00084C86" w:rsidP="00E476AB">
      <w:pPr>
        <w:pStyle w:val="Heading4"/>
      </w:pPr>
      <w:r>
        <w:t xml:space="preserve">Plan allows effective </w:t>
      </w:r>
      <w:proofErr w:type="spellStart"/>
      <w:r>
        <w:t>cyberterrorism</w:t>
      </w:r>
      <w:proofErr w:type="spellEnd"/>
      <w:r>
        <w:t xml:space="preserve"> -- </w:t>
      </w:r>
      <w:r w:rsidR="00E476AB">
        <w:t xml:space="preserve">Continued NSA metadata surveillance is key– the NSA will fill current gaps but the plan curtails that </w:t>
      </w:r>
    </w:p>
    <w:p w:rsidR="00E476AB" w:rsidRPr="00E476AB" w:rsidRDefault="00E476AB" w:rsidP="00E476AB">
      <w:pPr>
        <w:rPr>
          <w:sz w:val="12"/>
        </w:rPr>
      </w:pPr>
      <w:r w:rsidRPr="00E476AB">
        <w:rPr>
          <w:b/>
        </w:rPr>
        <w:t>Goldsmith 13</w:t>
      </w:r>
      <w:r w:rsidRPr="00E476AB">
        <w:t xml:space="preserve"> </w:t>
      </w:r>
      <w:r w:rsidRPr="00E476AB">
        <w:rPr>
          <w:sz w:val="12"/>
        </w:rPr>
        <w:t>-- Jack Goldsmith, a contributing editor, teaches at Harvard Law School and is a member of the Hoover Institution Task Force on National Security and Law. “We Need an Invasive NSA” http://www.newrepublic.com/article/115002/invasive-nsa-will-protect-us-cyber-attacks</w:t>
      </w:r>
    </w:p>
    <w:p w:rsidR="00376E4F" w:rsidRDefault="00376E4F" w:rsidP="00376E4F">
      <w:pPr>
        <w:rPr>
          <w:rStyle w:val="StyleUnderline"/>
        </w:rPr>
      </w:pPr>
      <w:r w:rsidRPr="00E476AB">
        <w:rPr>
          <w:sz w:val="12"/>
        </w:rPr>
        <w:t xml:space="preserve">Ever since stories about the National Security Agency’s (NSA) electronic intelligence-gathering capabilities began tumbling out last June, </w:t>
      </w:r>
      <w:r w:rsidRPr="002C6CA3">
        <w:rPr>
          <w:rStyle w:val="StyleUnderline"/>
          <w:highlight w:val="cyan"/>
        </w:rPr>
        <w:t>The New York Times</w:t>
      </w:r>
      <w:r w:rsidRPr="00E476AB">
        <w:rPr>
          <w:sz w:val="12"/>
        </w:rPr>
        <w:t xml:space="preserve"> has published more than a dozen editorials excoriating the “national surveillance state.” It </w:t>
      </w:r>
      <w:r w:rsidRPr="002C6CA3">
        <w:rPr>
          <w:rStyle w:val="StyleUnderline"/>
          <w:highlight w:val="cyan"/>
        </w:rPr>
        <w:t>wants the NSA to end the</w:t>
      </w:r>
      <w:r w:rsidRPr="00376E4F">
        <w:rPr>
          <w:rStyle w:val="StyleUnderline"/>
        </w:rPr>
        <w:t xml:space="preserve"> “</w:t>
      </w:r>
      <w:hyperlink r:id="rId23" w:history="1">
        <w:r w:rsidRPr="00376E4F">
          <w:rPr>
            <w:rStyle w:val="StyleUnderline"/>
          </w:rPr>
          <w:t xml:space="preserve">mass </w:t>
        </w:r>
        <w:r w:rsidRPr="002C6CA3">
          <w:rPr>
            <w:rStyle w:val="StyleUnderline"/>
            <w:highlight w:val="cyan"/>
          </w:rPr>
          <w:t>warehousing of</w:t>
        </w:r>
        <w:r w:rsidRPr="00376E4F">
          <w:rPr>
            <w:rStyle w:val="StyleUnderline"/>
          </w:rPr>
          <w:t xml:space="preserve"> everyone’s </w:t>
        </w:r>
        <w:r w:rsidRPr="002C6CA3">
          <w:rPr>
            <w:rStyle w:val="StyleUnderline"/>
            <w:highlight w:val="cyan"/>
          </w:rPr>
          <w:t>data</w:t>
        </w:r>
      </w:hyperlink>
      <w:r w:rsidRPr="00376E4F">
        <w:rPr>
          <w:rStyle w:val="StyleUnderline"/>
        </w:rPr>
        <w:t xml:space="preserve">” and the use of “back doors” to break encrypted communications. </w:t>
      </w:r>
      <w:r w:rsidRPr="002C6CA3">
        <w:rPr>
          <w:rStyle w:val="StyleUnderline"/>
          <w:highlight w:val="cyan"/>
        </w:rPr>
        <w:t>A major element of</w:t>
      </w:r>
      <w:r w:rsidRPr="00376E4F">
        <w:rPr>
          <w:rStyle w:val="StyleUnderline"/>
        </w:rPr>
        <w:t xml:space="preserve"> </w:t>
      </w:r>
      <w:r w:rsidRPr="002C6CA3">
        <w:rPr>
          <w:rStyle w:val="StyleUnderline"/>
          <w:highlight w:val="cyan"/>
        </w:rPr>
        <w:t>the</w:t>
      </w:r>
      <w:r w:rsidRPr="00376E4F">
        <w:rPr>
          <w:rStyle w:val="StyleUnderline"/>
        </w:rPr>
        <w:t xml:space="preserve"> Times’ </w:t>
      </w:r>
      <w:r w:rsidRPr="002C6CA3">
        <w:rPr>
          <w:rStyle w:val="StyleUnderline"/>
          <w:highlight w:val="cyan"/>
        </w:rPr>
        <w:t>critique is that the NSA’s</w:t>
      </w:r>
      <w:r w:rsidRPr="00E476AB">
        <w:rPr>
          <w:sz w:val="12"/>
        </w:rPr>
        <w:t xml:space="preserve"> domestic </w:t>
      </w:r>
      <w:r w:rsidRPr="002C6CA3">
        <w:rPr>
          <w:rStyle w:val="StyleUnderline"/>
          <w:highlight w:val="cyan"/>
        </w:rPr>
        <w:t xml:space="preserve">sweeps are not justified </w:t>
      </w:r>
      <w:r w:rsidRPr="002C6CA3">
        <w:rPr>
          <w:rStyle w:val="StyleUnderline"/>
        </w:rPr>
        <w:t>by the terrorist threat they aim to prevent</w:t>
      </w:r>
      <w:r w:rsidRPr="002C6CA3">
        <w:rPr>
          <w:sz w:val="12"/>
        </w:rPr>
        <w:t xml:space="preserve">. At the end of August, in the midst of the Times’ assault on the NSA, </w:t>
      </w:r>
      <w:r w:rsidRPr="002C6CA3">
        <w:rPr>
          <w:rStyle w:val="StyleUnderline"/>
        </w:rPr>
        <w:t>the newspaper suffered</w:t>
      </w:r>
      <w:r w:rsidRPr="002C6CA3">
        <w:rPr>
          <w:sz w:val="12"/>
        </w:rPr>
        <w:t xml:space="preserve"> what it described as </w:t>
      </w:r>
      <w:r w:rsidRPr="002C6CA3">
        <w:rPr>
          <w:rStyle w:val="StyleUnderline"/>
        </w:rPr>
        <w:t>a “malicious external attack</w:t>
      </w:r>
      <w:r w:rsidRPr="00376E4F">
        <w:rPr>
          <w:rStyle w:val="StyleUnderline"/>
        </w:rPr>
        <w:t>” on its domain</w:t>
      </w:r>
      <w:r w:rsidRPr="00E476AB">
        <w:rPr>
          <w:sz w:val="12"/>
        </w:rPr>
        <w:t xml:space="preserve"> name registrar </w:t>
      </w:r>
      <w:r w:rsidRPr="00376E4F">
        <w:rPr>
          <w:rStyle w:val="StyleUnderline"/>
        </w:rPr>
        <w:t>at the hands of the Syrian Electronic Army,</w:t>
      </w:r>
      <w:r w:rsidRPr="00E476AB">
        <w:rPr>
          <w:sz w:val="12"/>
        </w:rPr>
        <w:t xml:space="preserve"> a group of hackers who support Syrian President Bashar Al Assad. The paper’s website was down for several hours and, for some people, much longer. “In terms of the sophistication of the attack, this is a big </w:t>
      </w:r>
      <w:hyperlink r:id="rId24" w:history="1">
        <w:r w:rsidRPr="00E476AB">
          <w:rPr>
            <w:rStyle w:val="Hyperlink"/>
            <w:sz w:val="12"/>
          </w:rPr>
          <w:t>deal</w:t>
        </w:r>
      </w:hyperlink>
      <w:r w:rsidRPr="00E476AB">
        <w:rPr>
          <w:sz w:val="12"/>
        </w:rPr>
        <w:t xml:space="preserve">,” said Marc Frons, the Times’ chief information officer. </w:t>
      </w:r>
      <w:r w:rsidRPr="00376E4F">
        <w:rPr>
          <w:rStyle w:val="StyleUnderline"/>
        </w:rPr>
        <w:t>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w:t>
      </w:r>
      <w:r w:rsidRPr="00E476AB">
        <w:rPr>
          <w:sz w:val="12"/>
        </w:rPr>
        <w:t xml:space="preserve"> Frons </w:t>
      </w:r>
      <w:hyperlink r:id="rId25" w:history="1">
        <w:r w:rsidRPr="00E476AB">
          <w:rPr>
            <w:rStyle w:val="Hyperlink"/>
            <w:sz w:val="12"/>
          </w:rPr>
          <w:t>said</w:t>
        </w:r>
      </w:hyperlink>
      <w:r w:rsidRPr="00E476AB">
        <w:rPr>
          <w:sz w:val="12"/>
        </w:rPr>
        <w:t xml:space="preserve"> at the time. He also acknowledged that the hackers were in the Times system on election night in 2012 and could have “wreaked havoc” on its coverage if they wanted. </w:t>
      </w:r>
      <w:proofErr w:type="gramStart"/>
      <w:r w:rsidRPr="00E476AB">
        <w:rPr>
          <w:sz w:val="12"/>
        </w:rPr>
        <w:t>Illustration by Harry Campbell Such cyber-intrusions threaten</w:t>
      </w:r>
      <w:proofErr w:type="gramEnd"/>
      <w:r w:rsidRPr="00E476AB">
        <w:rPr>
          <w:sz w:val="12"/>
        </w:rPr>
        <w:t xml:space="preserve"> corporate America and the U.S. government every day. “</w:t>
      </w:r>
      <w:r w:rsidRPr="002C6CA3">
        <w:rPr>
          <w:rStyle w:val="StyleUnderline"/>
          <w:highlight w:val="cyan"/>
        </w:rPr>
        <w:t>Relentless assaults on America’s</w:t>
      </w:r>
      <w:r w:rsidRPr="00376E4F">
        <w:rPr>
          <w:rStyle w:val="StyleUnderline"/>
        </w:rPr>
        <w:t xml:space="preserve"> computer </w:t>
      </w:r>
      <w:r w:rsidRPr="002C6CA3">
        <w:rPr>
          <w:rStyle w:val="StyleUnderline"/>
          <w:highlight w:val="cyan"/>
        </w:rPr>
        <w:t>networks by</w:t>
      </w:r>
      <w:r w:rsidRPr="00376E4F">
        <w:rPr>
          <w:rStyle w:val="StyleUnderline"/>
        </w:rPr>
        <w:t xml:space="preserve"> China and other </w:t>
      </w:r>
      <w:r w:rsidRPr="002C6CA3">
        <w:rPr>
          <w:rStyle w:val="StyleUnderline"/>
          <w:highlight w:val="cyan"/>
        </w:rPr>
        <w:t xml:space="preserve">foreign governments, hackers and criminals </w:t>
      </w:r>
      <w:r w:rsidRPr="00F60507">
        <w:rPr>
          <w:rStyle w:val="Emphasis"/>
          <w:highlight w:val="cyan"/>
        </w:rPr>
        <w:t>have created an urgent need for safeguards</w:t>
      </w:r>
      <w:r w:rsidRPr="00376E4F">
        <w:rPr>
          <w:rStyle w:val="StyleUnderline"/>
        </w:rPr>
        <w:t xml:space="preserve"> to protect these vital systems,” </w:t>
      </w:r>
      <w:proofErr w:type="spellStart"/>
      <w:r w:rsidRPr="00376E4F">
        <w:rPr>
          <w:rStyle w:val="StyleUnderline"/>
        </w:rPr>
        <w:t>theTimes</w:t>
      </w:r>
      <w:proofErr w:type="spellEnd"/>
      <w:r w:rsidRPr="00E476AB">
        <w:rPr>
          <w:sz w:val="12"/>
        </w:rPr>
        <w:t xml:space="preserve"> editorial </w:t>
      </w:r>
      <w:hyperlink r:id="rId26" w:history="1">
        <w:r w:rsidRPr="00E476AB">
          <w:rPr>
            <w:rStyle w:val="StyleUnderline"/>
            <w:sz w:val="12"/>
          </w:rPr>
          <w:t>page noted</w:t>
        </w:r>
        <w:r w:rsidRPr="00E476AB">
          <w:rPr>
            <w:rStyle w:val="Hyperlink"/>
            <w:sz w:val="12"/>
          </w:rPr>
          <w:t xml:space="preserve"> last year</w:t>
        </w:r>
      </w:hyperlink>
      <w:r w:rsidRPr="00E476AB">
        <w:rPr>
          <w:sz w:val="12"/>
        </w:rPr>
        <w:t xml:space="preserve"> while supporting legislation encouraging the private sector to share </w:t>
      </w:r>
      <w:proofErr w:type="spellStart"/>
      <w:r w:rsidRPr="00E476AB">
        <w:rPr>
          <w:sz w:val="12"/>
        </w:rPr>
        <w:t>cybersecurity</w:t>
      </w:r>
      <w:proofErr w:type="spellEnd"/>
      <w:r w:rsidRPr="00E476AB">
        <w:rPr>
          <w:sz w:val="12"/>
        </w:rPr>
        <w:t xml:space="preserve"> information with the government. It cited General Keith Alexander, the director of the NSA, who had noted a 17-fold increase in cyber-intrusions on critical infrastructure from 2009 to 2011 and who described the losses in the United States from cyber-theft as “the greatest transfer of wealth in history.” </w:t>
      </w:r>
      <w:r w:rsidRPr="002C6CA3">
        <w:rPr>
          <w:rStyle w:val="StyleUnderline"/>
        </w:rPr>
        <w:t>If a “catastrophic cyber-attack occurs</w:t>
      </w:r>
      <w:r w:rsidRPr="00376E4F">
        <w:rPr>
          <w:rStyle w:val="StyleUnderline"/>
        </w:rPr>
        <w:t xml:space="preserve">,” the </w:t>
      </w:r>
      <w:proofErr w:type="spellStart"/>
      <w:r w:rsidRPr="00376E4F">
        <w:rPr>
          <w:rStyle w:val="StyleUnderline"/>
        </w:rPr>
        <w:t>Timesconcluded</w:t>
      </w:r>
      <w:proofErr w:type="spellEnd"/>
      <w:r w:rsidRPr="00376E4F">
        <w:rPr>
          <w:rStyle w:val="StyleUnderline"/>
        </w:rPr>
        <w:t xml:space="preserve">, “Americans will be justified in asking why their lawmakers ... failed to protect them.” </w:t>
      </w:r>
      <w:proofErr w:type="gramStart"/>
      <w:r w:rsidRPr="002C6CA3">
        <w:rPr>
          <w:rStyle w:val="StyleUnderline"/>
          <w:highlight w:val="cyan"/>
        </w:rPr>
        <w:t>When catastrophe strikes, the public will adjust its tolerance</w:t>
      </w:r>
      <w:r w:rsidRPr="00376E4F">
        <w:rPr>
          <w:rStyle w:val="StyleUnderline"/>
        </w:rPr>
        <w:t xml:space="preserve"> for intrusive government measures.</w:t>
      </w:r>
      <w:proofErr w:type="gramEnd"/>
      <w:r w:rsidRPr="00376E4F">
        <w:rPr>
          <w:rStyle w:val="StyleUnderline"/>
        </w:rPr>
        <w:t xml:space="preserve"> </w:t>
      </w:r>
      <w:r w:rsidRPr="002C6CA3">
        <w:rPr>
          <w:rStyle w:val="StyleUnderline"/>
          <w:highlight w:val="cyan"/>
        </w:rPr>
        <w:t>The Times</w:t>
      </w:r>
      <w:r w:rsidRPr="00E476AB">
        <w:rPr>
          <w:sz w:val="12"/>
        </w:rPr>
        <w:t xml:space="preserve"> editorial board </w:t>
      </w:r>
      <w:r w:rsidRPr="002C6CA3">
        <w:rPr>
          <w:rStyle w:val="StyleUnderline"/>
          <w:highlight w:val="cyan"/>
        </w:rPr>
        <w:t>is</w:t>
      </w:r>
      <w:r w:rsidRPr="00E476AB">
        <w:rPr>
          <w:sz w:val="12"/>
        </w:rPr>
        <w:t xml:space="preserve"> quite </w:t>
      </w:r>
      <w:r w:rsidRPr="002C6CA3">
        <w:rPr>
          <w:rStyle w:val="StyleUnderline"/>
          <w:highlight w:val="cyan"/>
        </w:rPr>
        <w:t>right about the seriousness of the</w:t>
      </w:r>
      <w:r w:rsidRPr="00376E4F">
        <w:rPr>
          <w:rStyle w:val="StyleUnderline"/>
        </w:rPr>
        <w:t xml:space="preserve"> cyber- </w:t>
      </w:r>
      <w:r w:rsidRPr="002C6CA3">
        <w:rPr>
          <w:rStyle w:val="StyleUnderline"/>
          <w:highlight w:val="cyan"/>
        </w:rPr>
        <w:t>threat</w:t>
      </w:r>
      <w:r w:rsidRPr="00376E4F">
        <w:rPr>
          <w:rStyle w:val="StyleUnderline"/>
        </w:rPr>
        <w:t xml:space="preserve"> and the federal government’s responsibility to redress it</w:t>
      </w:r>
      <w:r w:rsidRPr="00E476AB">
        <w:rPr>
          <w:sz w:val="12"/>
        </w:rPr>
        <w:t xml:space="preserve">. </w:t>
      </w:r>
      <w:r w:rsidRPr="002C6CA3">
        <w:rPr>
          <w:rStyle w:val="StyleUnderline"/>
          <w:highlight w:val="cyan"/>
        </w:rPr>
        <w:t>What it does not</w:t>
      </w:r>
      <w:r w:rsidRPr="00E476AB">
        <w:rPr>
          <w:sz w:val="12"/>
        </w:rPr>
        <w:t xml:space="preserve"> appear to </w:t>
      </w:r>
      <w:r w:rsidRPr="002C6CA3">
        <w:rPr>
          <w:rStyle w:val="StyleUnderline"/>
          <w:highlight w:val="cyan"/>
        </w:rPr>
        <w:t xml:space="preserve">realize is </w:t>
      </w:r>
      <w:r w:rsidRPr="002C6CA3">
        <w:rPr>
          <w:rStyle w:val="Emphasis"/>
          <w:highlight w:val="cyan"/>
        </w:rPr>
        <w:t>the connection between the domestic</w:t>
      </w:r>
      <w:r w:rsidRPr="002C6CA3">
        <w:rPr>
          <w:rStyle w:val="Emphasis"/>
        </w:rPr>
        <w:t xml:space="preserve"> NSA </w:t>
      </w:r>
      <w:r w:rsidRPr="002C6CA3">
        <w:rPr>
          <w:rStyle w:val="Emphasis"/>
          <w:highlight w:val="cyan"/>
        </w:rPr>
        <w:t>surveillance</w:t>
      </w:r>
      <w:r w:rsidRPr="002C6CA3">
        <w:rPr>
          <w:rStyle w:val="Emphasis"/>
        </w:rPr>
        <w:t xml:space="preserve"> it detests </w:t>
      </w:r>
      <w:r w:rsidRPr="002C6CA3">
        <w:rPr>
          <w:rStyle w:val="Emphasis"/>
          <w:highlight w:val="cyan"/>
        </w:rPr>
        <w:t>and</w:t>
      </w:r>
      <w:r w:rsidRPr="002C6CA3">
        <w:rPr>
          <w:rStyle w:val="Emphasis"/>
        </w:rPr>
        <w:t xml:space="preserve"> the governmental </w:t>
      </w:r>
      <w:r w:rsidRPr="002C6CA3">
        <w:rPr>
          <w:rStyle w:val="Emphasis"/>
          <w:highlight w:val="cyan"/>
        </w:rPr>
        <w:t xml:space="preserve">assistance with </w:t>
      </w:r>
      <w:proofErr w:type="spellStart"/>
      <w:r w:rsidRPr="002C6CA3">
        <w:rPr>
          <w:rStyle w:val="Emphasis"/>
          <w:highlight w:val="cyan"/>
        </w:rPr>
        <w:t>cybersecurity</w:t>
      </w:r>
      <w:proofErr w:type="spellEnd"/>
      <w:r w:rsidRPr="002C6CA3">
        <w:rPr>
          <w:rStyle w:val="Emphasis"/>
        </w:rPr>
        <w:t xml:space="preserve"> it cherishes.</w:t>
      </w:r>
      <w:r w:rsidRPr="00E476AB">
        <w:rPr>
          <w:sz w:val="12"/>
        </w:rPr>
        <w:t xml:space="preserve"> </w:t>
      </w:r>
      <w:r w:rsidRPr="00376E4F">
        <w:rPr>
          <w:rStyle w:val="StyleUnderline"/>
        </w:rPr>
        <w:t xml:space="preserve">To keep our </w:t>
      </w:r>
      <w:r w:rsidRPr="00E476AB">
        <w:rPr>
          <w:sz w:val="12"/>
        </w:rPr>
        <w:t xml:space="preserve">computer and telecommunication </w:t>
      </w:r>
      <w:r w:rsidRPr="00376E4F">
        <w:rPr>
          <w:rStyle w:val="StyleUnderline"/>
        </w:rPr>
        <w:t xml:space="preserve">networks secure, </w:t>
      </w:r>
      <w:r w:rsidRPr="002C6CA3">
        <w:rPr>
          <w:rStyle w:val="StyleUnderline"/>
          <w:highlight w:val="cyan"/>
        </w:rPr>
        <w:t>the government will</w:t>
      </w:r>
      <w:r w:rsidRPr="00376E4F">
        <w:rPr>
          <w:rStyle w:val="StyleUnderline"/>
        </w:rPr>
        <w:t xml:space="preserve"> eventually </w:t>
      </w:r>
      <w:r w:rsidRPr="002C6CA3">
        <w:rPr>
          <w:rStyle w:val="StyleUnderline"/>
          <w:highlight w:val="cyan"/>
        </w:rPr>
        <w:t>need to monitor</w:t>
      </w:r>
      <w:r w:rsidRPr="00376E4F">
        <w:rPr>
          <w:rStyle w:val="StyleUnderline"/>
        </w:rPr>
        <w:t xml:space="preserve"> and collect intelligence on </w:t>
      </w:r>
      <w:r w:rsidRPr="002C6CA3">
        <w:rPr>
          <w:rStyle w:val="StyleUnderline"/>
          <w:highlight w:val="cyan"/>
        </w:rPr>
        <w:t>those networks</w:t>
      </w:r>
      <w:r w:rsidRPr="00376E4F">
        <w:rPr>
          <w:rStyle w:val="StyleUnderline"/>
        </w:rPr>
        <w:t xml:space="preserve"> using techniques similar to ones the </w:t>
      </w:r>
      <w:proofErr w:type="spellStart"/>
      <w:r w:rsidRPr="00376E4F">
        <w:rPr>
          <w:rStyle w:val="StyleUnderline"/>
        </w:rPr>
        <w:t>Times</w:t>
      </w:r>
      <w:r w:rsidRPr="00E476AB">
        <w:rPr>
          <w:sz w:val="12"/>
        </w:rPr>
        <w:t>and</w:t>
      </w:r>
      <w:proofErr w:type="spellEnd"/>
      <w:r w:rsidRPr="00E476AB">
        <w:rPr>
          <w:sz w:val="12"/>
        </w:rPr>
        <w:t xml:space="preserve"> many others </w:t>
      </w:r>
      <w:r w:rsidRPr="00376E4F">
        <w:rPr>
          <w:rStyle w:val="StyleUnderline"/>
        </w:rPr>
        <w:t>find reprehensible</w:t>
      </w:r>
      <w:r w:rsidRPr="00E476AB">
        <w:rPr>
          <w:sz w:val="12"/>
        </w:rPr>
        <w:t xml:space="preserve"> when done for counterterrorism ends. </w:t>
      </w:r>
      <w:r w:rsidRPr="002C6CA3">
        <w:rPr>
          <w:rStyle w:val="StyleUnderline"/>
        </w:rPr>
        <w:t>The fate of domestic surveillance is</w:t>
      </w:r>
      <w:r w:rsidRPr="00376E4F">
        <w:rPr>
          <w:rStyle w:val="StyleUnderline"/>
        </w:rPr>
        <w:t xml:space="preserve"> today being fought around the topic of whether it is needed to stop Al Qaeda from blowing things up</w:t>
      </w:r>
      <w:r w:rsidRPr="00E476AB">
        <w:rPr>
          <w:sz w:val="12"/>
        </w:rPr>
        <w:t xml:space="preserve">. But </w:t>
      </w:r>
      <w:r w:rsidRPr="00376E4F">
        <w:rPr>
          <w:rStyle w:val="StyleUnderline"/>
        </w:rPr>
        <w:t>the fight tomorrow</w:t>
      </w:r>
      <w:r w:rsidRPr="00E476AB">
        <w:rPr>
          <w:sz w:val="12"/>
        </w:rPr>
        <w:t xml:space="preserve">, and </w:t>
      </w:r>
      <w:r w:rsidRPr="00376E4F">
        <w:rPr>
          <w:rStyle w:val="StyleUnderline"/>
        </w:rPr>
        <w:t>the more important fight, will be about whether it is necessary to protect our ways of life embedded in computer networks</w:t>
      </w:r>
      <w:r w:rsidRPr="00E476AB">
        <w:rPr>
          <w:sz w:val="12"/>
        </w:rPr>
        <w:t xml:space="preserve">. Anyone anywhere with a connection to the Internet can engage in cyber-operations within the United States. </w:t>
      </w:r>
      <w:r w:rsidRPr="002C6CA3">
        <w:rPr>
          <w:rStyle w:val="StyleUnderline"/>
          <w:highlight w:val="cyan"/>
        </w:rPr>
        <w:t>Most truly harmful cyber-operations</w:t>
      </w:r>
      <w:r w:rsidRPr="00E476AB">
        <w:rPr>
          <w:sz w:val="12"/>
        </w:rPr>
        <w:t xml:space="preserve">, however, </w:t>
      </w:r>
      <w:r w:rsidRPr="002C6CA3">
        <w:rPr>
          <w:rStyle w:val="StyleUnderline"/>
          <w:highlight w:val="cyan"/>
        </w:rPr>
        <w:t>require group effort and</w:t>
      </w:r>
      <w:r w:rsidRPr="00376E4F">
        <w:rPr>
          <w:rStyle w:val="StyleUnderline"/>
        </w:rPr>
        <w:t xml:space="preserve"> significant </w:t>
      </w:r>
      <w:r w:rsidRPr="002C6CA3">
        <w:rPr>
          <w:rStyle w:val="StyleUnderline"/>
          <w:highlight w:val="cyan"/>
        </w:rPr>
        <w:t>skill</w:t>
      </w:r>
      <w:r w:rsidRPr="00376E4F">
        <w:rPr>
          <w:rStyle w:val="StyleUnderline"/>
        </w:rPr>
        <w:t>. The attacking group or nation must have clever hackers, significant computing power, and the sophisticated software—known as “malware”—that enables the monitoring, exfiltration, or destruction of information inside a computer.</w:t>
      </w:r>
      <w:r w:rsidRPr="00E476AB">
        <w:rPr>
          <w:sz w:val="12"/>
        </w:rPr>
        <w:t xml:space="preserve"> The supply of all of these resources has been growing fast for many years—in governmental labs devoted to developing these tools and on sprawling black markets on the Internet. </w:t>
      </w:r>
      <w:r w:rsidRPr="002C6CA3">
        <w:rPr>
          <w:rStyle w:val="StyleUnderline"/>
          <w:highlight w:val="cyan"/>
        </w:rPr>
        <w:t>Telecommunication networks are the channels</w:t>
      </w:r>
      <w:r w:rsidRPr="00E476AB">
        <w:rPr>
          <w:rStyle w:val="StyleUnderline"/>
        </w:rPr>
        <w:t xml:space="preserve"> through which malware typically travels</w:t>
      </w:r>
      <w:r w:rsidRPr="00E476AB">
        <w:rPr>
          <w:sz w:val="12"/>
        </w:rPr>
        <w:t xml:space="preserve">, often </w:t>
      </w:r>
      <w:proofErr w:type="spellStart"/>
      <w:r w:rsidRPr="00E476AB">
        <w:rPr>
          <w:sz w:val="12"/>
        </w:rPr>
        <w:t>anonymized</w:t>
      </w:r>
      <w:proofErr w:type="spellEnd"/>
      <w:r w:rsidRPr="00E476AB">
        <w:rPr>
          <w:sz w:val="12"/>
        </w:rPr>
        <w:t xml:space="preserve"> or encrypted, and buried in the billions of communications that traverse the globe each day. </w:t>
      </w:r>
      <w:r w:rsidRPr="00E476AB">
        <w:rPr>
          <w:rStyle w:val="StyleUnderline"/>
        </w:rPr>
        <w:t xml:space="preserve">The </w:t>
      </w:r>
      <w:r w:rsidRPr="002C6CA3">
        <w:rPr>
          <w:rStyle w:val="StyleUnderline"/>
          <w:highlight w:val="cyan"/>
        </w:rPr>
        <w:t>targets are</w:t>
      </w:r>
      <w:r w:rsidRPr="00E476AB">
        <w:rPr>
          <w:sz w:val="12"/>
        </w:rPr>
        <w:t xml:space="preserve"> the </w:t>
      </w:r>
      <w:r w:rsidRPr="002C6CA3">
        <w:rPr>
          <w:rStyle w:val="StyleUnderline"/>
          <w:highlight w:val="cyan"/>
        </w:rPr>
        <w:t>communications</w:t>
      </w:r>
      <w:r w:rsidRPr="00E476AB">
        <w:rPr>
          <w:rStyle w:val="StyleUnderline"/>
        </w:rPr>
        <w:t xml:space="preserve"> networks</w:t>
      </w:r>
      <w:r w:rsidRPr="00E476AB">
        <w:rPr>
          <w:sz w:val="12"/>
        </w:rPr>
        <w:t xml:space="preserve"> themselves as well as the computers they connect—things like the Times’ servers, the </w:t>
      </w:r>
      <w:r w:rsidRPr="002C6CA3">
        <w:rPr>
          <w:rStyle w:val="Emphasis"/>
          <w:highlight w:val="cyan"/>
        </w:rPr>
        <w:t>computer systems that monitor nuclear plants</w:t>
      </w:r>
      <w:r w:rsidRPr="00E476AB">
        <w:rPr>
          <w:sz w:val="12"/>
        </w:rPr>
        <w:t xml:space="preserve">, classified </w:t>
      </w:r>
      <w:r w:rsidRPr="002C6CA3">
        <w:rPr>
          <w:rStyle w:val="StyleUnderline"/>
          <w:highlight w:val="cyan"/>
        </w:rPr>
        <w:t>documents</w:t>
      </w:r>
      <w:r w:rsidRPr="00E476AB">
        <w:rPr>
          <w:sz w:val="12"/>
        </w:rPr>
        <w:t xml:space="preserve"> on computers </w:t>
      </w:r>
      <w:r w:rsidRPr="002C6CA3">
        <w:rPr>
          <w:rStyle w:val="StyleUnderline"/>
          <w:highlight w:val="cyan"/>
        </w:rPr>
        <w:t xml:space="preserve">in the Pentagon, </w:t>
      </w:r>
      <w:proofErr w:type="spellStart"/>
      <w:r w:rsidRPr="002C6CA3">
        <w:rPr>
          <w:rStyle w:val="StyleUnderline"/>
          <w:highlight w:val="cyan"/>
        </w:rPr>
        <w:t>thenasdaq</w:t>
      </w:r>
      <w:proofErr w:type="spellEnd"/>
      <w:r w:rsidRPr="00E476AB">
        <w:rPr>
          <w:rStyle w:val="StyleUnderline"/>
        </w:rPr>
        <w:t xml:space="preserve"> exchange</w:t>
      </w:r>
      <w:r w:rsidRPr="00E476AB">
        <w:rPr>
          <w:sz w:val="12"/>
        </w:rPr>
        <w:t xml:space="preserve">, your local bank, and your social-network providers. To keep these computers and networks secure, </w:t>
      </w:r>
      <w:r w:rsidRPr="002C6CA3">
        <w:rPr>
          <w:rStyle w:val="StyleUnderline"/>
        </w:rPr>
        <w:t>the government needs powerful intelligence capabilities abroad</w:t>
      </w:r>
      <w:r w:rsidRPr="00E476AB">
        <w:rPr>
          <w:rStyle w:val="StyleUnderline"/>
        </w:rPr>
        <w:t xml:space="preserve"> so that it can learn about planned cyber-intrusions</w:t>
      </w:r>
      <w:r w:rsidRPr="00E476AB">
        <w:rPr>
          <w:sz w:val="12"/>
        </w:rPr>
        <w:t xml:space="preserve">. It also needs to raise defenses at home. An important first step is to correct the market failures that plague </w:t>
      </w:r>
      <w:proofErr w:type="spellStart"/>
      <w:r w:rsidRPr="00E476AB">
        <w:rPr>
          <w:sz w:val="12"/>
        </w:rPr>
        <w:t>cybersecurity</w:t>
      </w:r>
      <w:proofErr w:type="spellEnd"/>
      <w:r w:rsidRPr="00E476AB">
        <w:rPr>
          <w:sz w:val="12"/>
        </w:rPr>
        <w:t xml:space="preserve">. Through law or regulation, the government must improve incentives for individuals to use security software, for private firms to harden their defenses and share information with one </w:t>
      </w:r>
      <w:proofErr w:type="gramStart"/>
      <w:r w:rsidRPr="00E476AB">
        <w:rPr>
          <w:sz w:val="12"/>
        </w:rPr>
        <w:t>another,</w:t>
      </w:r>
      <w:proofErr w:type="gramEnd"/>
      <w:r w:rsidRPr="00E476AB">
        <w:rPr>
          <w:sz w:val="12"/>
        </w:rPr>
        <w:t xml:space="preserve"> and for Internet service providers to crack down on the botnets—networks of compromised zombie computers—that underlie many cyber-attacks. More, too, must be done to prevent insider threats like Edward Snowden’s, and to control the stealth introduction of vulnerabilities during the manufacture of computer components—vulnerabilities that can later be used as windows for cyber-attacks. And yet that’s still not enough. The U.S. government can fully monitor air, space, and sea for potential attacks from abroad. But it has limited access to the channels of cyber-attack and cyber-theft, because they are owned by private telecommunication firms, and because Congress strictly limits government access to private communications. “I can’t defend the country until I’m into all the networks,” General Alexander reportedly </w:t>
      </w:r>
      <w:hyperlink r:id="rId27" w:history="1">
        <w:r w:rsidRPr="00E476AB">
          <w:rPr>
            <w:rStyle w:val="Hyperlink"/>
            <w:sz w:val="12"/>
          </w:rPr>
          <w:t>told</w:t>
        </w:r>
      </w:hyperlink>
      <w:r w:rsidRPr="00E476AB">
        <w:rPr>
          <w:sz w:val="12"/>
        </w:rPr>
        <w:t xml:space="preserve"> senior government officials a few months ago. For Alexander, being in the network means having government computers scan the content and metadata of Internet communications in the United States and store some of these communications for extended periods. Such </w:t>
      </w:r>
      <w:r w:rsidRPr="002C6CA3">
        <w:rPr>
          <w:rStyle w:val="StyleUnderline"/>
          <w:highlight w:val="cyan"/>
        </w:rPr>
        <w:t>access</w:t>
      </w:r>
      <w:r w:rsidRPr="00E476AB">
        <w:rPr>
          <w:sz w:val="12"/>
        </w:rPr>
        <w:t xml:space="preserve">, he thinks, </w:t>
      </w:r>
      <w:r w:rsidRPr="002C6CA3">
        <w:rPr>
          <w:rStyle w:val="StyleUnderline"/>
          <w:highlight w:val="cyan"/>
        </w:rPr>
        <w:t>will give the government a fighting chance</w:t>
      </w:r>
      <w:r w:rsidRPr="002C6CA3">
        <w:rPr>
          <w:sz w:val="12"/>
          <w:highlight w:val="cyan"/>
        </w:rPr>
        <w:t xml:space="preserve"> </w:t>
      </w:r>
      <w:r w:rsidRPr="002C6CA3">
        <w:rPr>
          <w:rStyle w:val="StyleUnderline"/>
          <w:highlight w:val="cyan"/>
        </w:rPr>
        <w:t>to find the needle</w:t>
      </w:r>
      <w:r w:rsidRPr="00E476AB">
        <w:rPr>
          <w:rStyle w:val="StyleUnderline"/>
        </w:rPr>
        <w:t xml:space="preserve"> of known malware </w:t>
      </w:r>
      <w:r w:rsidRPr="002C6CA3">
        <w:rPr>
          <w:rStyle w:val="StyleUnderline"/>
          <w:highlight w:val="cyan"/>
        </w:rPr>
        <w:t>in the haystack</w:t>
      </w:r>
      <w:r w:rsidRPr="00E476AB">
        <w:rPr>
          <w:rStyle w:val="StyleUnderline"/>
        </w:rPr>
        <w:t xml:space="preserve"> of communications</w:t>
      </w:r>
      <w:r w:rsidRPr="00E476AB">
        <w:rPr>
          <w:sz w:val="12"/>
        </w:rPr>
        <w:t xml:space="preserve"> so that it can block or degrade the attack or exploitation.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 Alexander’s</w:t>
      </w:r>
      <w:r w:rsidRPr="00E476AB">
        <w:rPr>
          <w:rStyle w:val="StyleUnderline"/>
        </w:rPr>
        <w:t xml:space="preserve"> </w:t>
      </w:r>
      <w:r w:rsidRPr="002C6CA3">
        <w:rPr>
          <w:rStyle w:val="StyleUnderline"/>
          <w:highlight w:val="cyan"/>
        </w:rPr>
        <w:t xml:space="preserve">domestic </w:t>
      </w:r>
      <w:proofErr w:type="spellStart"/>
      <w:r w:rsidRPr="002C6CA3">
        <w:rPr>
          <w:rStyle w:val="StyleUnderline"/>
          <w:highlight w:val="cyan"/>
        </w:rPr>
        <w:t>cybersecurity</w:t>
      </w:r>
      <w:proofErr w:type="spellEnd"/>
      <w:r w:rsidRPr="002C6CA3">
        <w:rPr>
          <w:rStyle w:val="StyleUnderline"/>
          <w:highlight w:val="cyan"/>
        </w:rPr>
        <w:t xml:space="preserve"> plans look like pumped-up versions of</w:t>
      </w:r>
      <w:r w:rsidRPr="00E476AB">
        <w:rPr>
          <w:rStyle w:val="StyleUnderline"/>
        </w:rPr>
        <w:t xml:space="preserve"> the NSA’s counterterrorism-related </w:t>
      </w:r>
      <w:r w:rsidRPr="002C6CA3">
        <w:rPr>
          <w:rStyle w:val="StyleUnderline"/>
          <w:highlight w:val="cyan"/>
        </w:rPr>
        <w:t>homeland surveillance that</w:t>
      </w:r>
      <w:r w:rsidRPr="00E476AB">
        <w:rPr>
          <w:rStyle w:val="StyleUnderline"/>
        </w:rPr>
        <w:t xml:space="preserve"> has </w:t>
      </w:r>
      <w:r w:rsidRPr="002C6CA3">
        <w:rPr>
          <w:rStyle w:val="StyleUnderline"/>
          <w:highlight w:val="cyan"/>
        </w:rPr>
        <w:t>sparked</w:t>
      </w:r>
      <w:r w:rsidRPr="00E476AB">
        <w:rPr>
          <w:rStyle w:val="StyleUnderline"/>
        </w:rPr>
        <w:t xml:space="preserve"> so much </w:t>
      </w:r>
      <w:r w:rsidRPr="002C6CA3">
        <w:rPr>
          <w:rStyle w:val="StyleUnderline"/>
          <w:highlight w:val="cyan"/>
        </w:rPr>
        <w:t>controversy</w:t>
      </w:r>
      <w:r w:rsidRPr="00E476AB">
        <w:rPr>
          <w:sz w:val="12"/>
        </w:rPr>
        <w:t xml:space="preserve"> in recent months. That is why so many people in Washington think that Alexander’s vision has “virtually no chance of moving forward,” as the Times recently </w:t>
      </w:r>
      <w:hyperlink r:id="rId28" w:history="1">
        <w:r w:rsidRPr="00E476AB">
          <w:rPr>
            <w:rStyle w:val="Hyperlink"/>
            <w:sz w:val="12"/>
          </w:rPr>
          <w:t>reported</w:t>
        </w:r>
      </w:hyperlink>
      <w:r w:rsidRPr="00E476AB">
        <w:rPr>
          <w:sz w:val="12"/>
        </w:rPr>
        <w:t xml:space="preserve">. “Whatever trust was there is now gone,” a senior intelligence official told Times. There are two reasons to think that these predictions are wrong and that the government, with extensive assistance from the NSA, will one day intimately monitor private networks. The first is that the </w:t>
      </w:r>
      <w:proofErr w:type="spellStart"/>
      <w:r w:rsidRPr="00E476AB">
        <w:rPr>
          <w:sz w:val="12"/>
        </w:rPr>
        <w:t>cybersecurity</w:t>
      </w:r>
      <w:proofErr w:type="spellEnd"/>
      <w:r w:rsidRPr="00E476AB">
        <w:rPr>
          <w:sz w:val="12"/>
        </w:rPr>
        <w:t xml:space="preserve"> threat is more pervasive and severe than the terrorism threat and is somewhat easier to see. If the Times’ website goes down a few more times and for longer periods, and if the next penetration of its computer systems causes large intellectual property losses or a compromise in its reporting, even the editorial page would rethink the proper balance of privacy and security. The point generalizes: </w:t>
      </w:r>
      <w:r w:rsidRPr="002C6CA3">
        <w:rPr>
          <w:rStyle w:val="StyleUnderline"/>
          <w:highlight w:val="cyan"/>
        </w:rPr>
        <w:t>As cyber-theft and</w:t>
      </w:r>
      <w:r w:rsidRPr="00E476AB">
        <w:rPr>
          <w:rStyle w:val="StyleUnderline"/>
        </w:rPr>
        <w:t xml:space="preserve"> cyber-</w:t>
      </w:r>
      <w:r w:rsidRPr="002C6CA3">
        <w:rPr>
          <w:rStyle w:val="StyleUnderline"/>
          <w:highlight w:val="cyan"/>
        </w:rPr>
        <w:t>attacks continue</w:t>
      </w:r>
      <w:r w:rsidRPr="00E476AB">
        <w:rPr>
          <w:rStyle w:val="StyleUnderline"/>
        </w:rPr>
        <w:t xml:space="preserve"> to spread</w:t>
      </w:r>
      <w:r w:rsidRPr="00E476AB">
        <w:rPr>
          <w:sz w:val="12"/>
        </w:rPr>
        <w:t xml:space="preserve"> (and they will), </w:t>
      </w:r>
      <w:r w:rsidRPr="00E476AB">
        <w:rPr>
          <w:rStyle w:val="StyleUnderline"/>
        </w:rPr>
        <w:t>and</w:t>
      </w:r>
      <w:r w:rsidRPr="00E476AB">
        <w:rPr>
          <w:sz w:val="12"/>
        </w:rPr>
        <w:t xml:space="preserve"> especially </w:t>
      </w:r>
      <w:r w:rsidRPr="002C6CA3">
        <w:rPr>
          <w:rStyle w:val="StyleUnderline"/>
          <w:highlight w:val="cyan"/>
        </w:rPr>
        <w:t>when they result in a</w:t>
      </w:r>
      <w:r w:rsidRPr="00E476AB">
        <w:rPr>
          <w:rStyle w:val="StyleUnderline"/>
        </w:rPr>
        <w:t xml:space="preserve"> catastrophic </w:t>
      </w:r>
      <w:r w:rsidRPr="002C6CA3">
        <w:rPr>
          <w:rStyle w:val="StyleUnderline"/>
          <w:highlight w:val="cyan"/>
        </w:rPr>
        <w:t>disaster</w:t>
      </w:r>
      <w:r w:rsidRPr="002C6CA3">
        <w:rPr>
          <w:sz w:val="12"/>
          <w:highlight w:val="cyan"/>
        </w:rPr>
        <w:t xml:space="preserve"> (</w:t>
      </w:r>
      <w:r w:rsidRPr="002C6CA3">
        <w:rPr>
          <w:rStyle w:val="StyleUnderline"/>
          <w:highlight w:val="cyan"/>
        </w:rPr>
        <w:t>like a</w:t>
      </w:r>
      <w:r w:rsidRPr="00E476AB">
        <w:rPr>
          <w:sz w:val="12"/>
        </w:rPr>
        <w:t xml:space="preserve"> banking </w:t>
      </w:r>
      <w:r w:rsidRPr="002C6CA3">
        <w:rPr>
          <w:rStyle w:val="StyleUnderline"/>
          <w:highlight w:val="cyan"/>
        </w:rPr>
        <w:t>compromise</w:t>
      </w:r>
      <w:r w:rsidRPr="002C6CA3">
        <w:rPr>
          <w:rStyle w:val="Emphasis"/>
          <w:highlight w:val="cyan"/>
        </w:rPr>
        <w:t xml:space="preserve"> that destroys market </w:t>
      </w:r>
      <w:proofErr w:type="gramStart"/>
      <w:r w:rsidRPr="002C6CA3">
        <w:rPr>
          <w:rStyle w:val="Emphasis"/>
          <w:highlight w:val="cyan"/>
        </w:rPr>
        <w:t>confidence</w:t>
      </w:r>
      <w:r w:rsidRPr="002C6CA3">
        <w:rPr>
          <w:rStyle w:val="StyleUnderline"/>
          <w:highlight w:val="cyan"/>
        </w:rPr>
        <w:t>,</w:t>
      </w:r>
      <w:proofErr w:type="gramEnd"/>
      <w:r w:rsidRPr="002C6CA3">
        <w:rPr>
          <w:rStyle w:val="StyleUnderline"/>
          <w:highlight w:val="cyan"/>
        </w:rPr>
        <w:t xml:space="preserve"> or a</w:t>
      </w:r>
      <w:r w:rsidRPr="00E476AB">
        <w:rPr>
          <w:sz w:val="12"/>
        </w:rPr>
        <w:t xml:space="preserve"> successful </w:t>
      </w:r>
      <w:r w:rsidRPr="002C6CA3">
        <w:rPr>
          <w:rStyle w:val="StyleUnderline"/>
          <w:highlight w:val="cyan"/>
        </w:rPr>
        <w:t>attack on an electrical grid),</w:t>
      </w:r>
      <w:r w:rsidRPr="002C6CA3">
        <w:rPr>
          <w:sz w:val="12"/>
          <w:highlight w:val="cyan"/>
        </w:rPr>
        <w:t xml:space="preserve"> </w:t>
      </w:r>
      <w:r w:rsidRPr="002C6CA3">
        <w:rPr>
          <w:rStyle w:val="StyleUnderline"/>
          <w:highlight w:val="cyan"/>
        </w:rPr>
        <w:t>the public will demand</w:t>
      </w:r>
      <w:r w:rsidRPr="00E476AB">
        <w:rPr>
          <w:rStyle w:val="StyleUnderline"/>
        </w:rPr>
        <w:t xml:space="preserve"> government </w:t>
      </w:r>
      <w:r w:rsidRPr="002C6CA3">
        <w:rPr>
          <w:rStyle w:val="StyleUnderline"/>
          <w:highlight w:val="cyan"/>
        </w:rPr>
        <w:t>action</w:t>
      </w:r>
      <w:r w:rsidRPr="00E476AB">
        <w:rPr>
          <w:rStyle w:val="StyleUnderline"/>
        </w:rPr>
        <w:t xml:space="preserve"> to remedy the problem and will adjust its tolerance for intrusive government measures</w:t>
      </w:r>
      <w:r w:rsidRPr="00E476AB">
        <w:rPr>
          <w:sz w:val="12"/>
        </w:rPr>
        <w:t xml:space="preserve">. At that point, </w:t>
      </w:r>
      <w:r w:rsidRPr="00E476AB">
        <w:rPr>
          <w:rStyle w:val="StyleUnderline"/>
        </w:rPr>
        <w:t xml:space="preserve">the nation’s </w:t>
      </w:r>
      <w:r w:rsidRPr="002C6CA3">
        <w:rPr>
          <w:rStyle w:val="StyleUnderline"/>
          <w:highlight w:val="cyan"/>
        </w:rPr>
        <w:t>willingness</w:t>
      </w:r>
      <w:r w:rsidRPr="00E476AB">
        <w:rPr>
          <w:sz w:val="12"/>
        </w:rPr>
        <w:t xml:space="preserve"> to adopt some version of Alexander’s vision </w:t>
      </w:r>
      <w:r w:rsidRPr="002C6CA3">
        <w:rPr>
          <w:rStyle w:val="Emphasis"/>
          <w:highlight w:val="cyan"/>
        </w:rPr>
        <w:t>will depend on</w:t>
      </w:r>
      <w:r w:rsidRPr="002C6CA3">
        <w:rPr>
          <w:rStyle w:val="Emphasis"/>
        </w:rPr>
        <w:t xml:space="preserve"> the possibility of </w:t>
      </w:r>
      <w:r w:rsidRPr="002C6CA3">
        <w:rPr>
          <w:rStyle w:val="Emphasis"/>
          <w:highlight w:val="cyan"/>
        </w:rPr>
        <w:t>credible restraints</w:t>
      </w:r>
      <w:r w:rsidRPr="002C6CA3">
        <w:rPr>
          <w:rStyle w:val="StyleUnderline"/>
          <w:highlight w:val="cyan"/>
        </w:rPr>
        <w:t xml:space="preserve"> on the NSA</w:t>
      </w:r>
      <w:r w:rsidRPr="00E476AB">
        <w:rPr>
          <w:rStyle w:val="StyleUnderline"/>
        </w:rPr>
        <w:t>’s activities</w:t>
      </w:r>
      <w:r w:rsidRPr="00E476AB">
        <w:rPr>
          <w:sz w:val="12"/>
        </w:rPr>
        <w:t xml:space="preserve"> and credible ways for the public to monitor, debate, and approve what the NSA is doing over time. </w:t>
      </w:r>
      <w:proofErr w:type="gramStart"/>
      <w:r w:rsidRPr="00E476AB">
        <w:rPr>
          <w:sz w:val="12"/>
        </w:rPr>
        <w:t>Which leads to the second reason why skeptics about enhanced government involvement in the network might be wrong.</w:t>
      </w:r>
      <w:proofErr w:type="gramEnd"/>
      <w:r w:rsidRPr="00E476AB">
        <w:rPr>
          <w:sz w:val="12"/>
        </w:rPr>
        <w:t xml:space="preserve"> The public mistrusts the NSA not just because of what it does, but also because of its extraordinary secrecy. To obtain the credibility it needs to secure permission from the American people to protect our networks, the NSA and the intelligence community must fundamentally recalibrate their attitude toward disclosure and scrutiny. There are signs that this is happening—and that, despite the undoubted damage he inflicted on our national security in other respects, we have Edward Snowden to thank. “Before the unauthorized disclosures, we were always conservative about discussing specifics of our collection programs, based on the truism that the more adversaries know about what we’re doing, the more they can avoid our surveillance,” </w:t>
      </w:r>
      <w:hyperlink r:id="rId29" w:history="1">
        <w:r w:rsidRPr="00E476AB">
          <w:rPr>
            <w:rStyle w:val="Hyperlink"/>
            <w:sz w:val="12"/>
          </w:rPr>
          <w:t>testified</w:t>
        </w:r>
      </w:hyperlink>
      <w:r w:rsidRPr="00E476AB">
        <w:rPr>
          <w:sz w:val="12"/>
        </w:rPr>
        <w:t xml:space="preserve"> Director of National Intelligence James Clapper last month. “But the disclosures, for better or worse, have lowered the threshold for discussing these matters in public.” In the last few weeks, the NSA has done the unthinkable in releasing dozens of documents that implicitly confirm general elements of its collection capabilities. These revelations are bewildering to most people in the intelligence community and no doubt hurt some elements of collection. But they are justified by the countervailing need for public debate about, and public confidence in, NSA activities that had run ahead of what the public expected. And they suggest that secrecy about collection capacities is one value, but not the only or even the most important one. They also show that </w:t>
      </w:r>
      <w:r w:rsidRPr="00E476AB">
        <w:rPr>
          <w:rStyle w:val="StyleUnderline"/>
        </w:rPr>
        <w:t>not all revelations of NSA capabilities are equally harmful.</w:t>
      </w:r>
      <w:r w:rsidRPr="00E476AB">
        <w:rPr>
          <w:sz w:val="12"/>
        </w:rPr>
        <w:t xml:space="preserve"> </w:t>
      </w:r>
      <w:r w:rsidRPr="00E476AB">
        <w:rPr>
          <w:rStyle w:val="StyleUnderline"/>
        </w:rPr>
        <w:t>Disclosure that it sweeps up metadata is less damaging to its mission than disclosure of the fine-grained details about how it collects and analyzes that metadata.</w:t>
      </w:r>
      <w:r w:rsidRPr="00E476AB">
        <w:rPr>
          <w:sz w:val="12"/>
        </w:rPr>
        <w:t xml:space="preserve"> </w:t>
      </w:r>
      <w:r w:rsidRPr="00E476AB">
        <w:rPr>
          <w:rStyle w:val="StyleUnderline"/>
        </w:rPr>
        <w:t>It is unclear whether the government’s new attitude toward secrecy is merely a somewhat panicked reaction to Snowden, or if it’s also part of a larger rethinking about the need for greater tactical openness to secure</w:t>
      </w:r>
      <w:r w:rsidRPr="00E476AB">
        <w:rPr>
          <w:sz w:val="12"/>
        </w:rPr>
        <w:t xml:space="preserve"> strategic </w:t>
      </w:r>
      <w:r w:rsidRPr="00E476AB">
        <w:rPr>
          <w:rStyle w:val="StyleUnderline"/>
        </w:rPr>
        <w:t>political legitimacy. Let us hope</w:t>
      </w:r>
      <w:r w:rsidRPr="00E476AB">
        <w:rPr>
          <w:sz w:val="12"/>
        </w:rPr>
        <w:t xml:space="preserve">, for the sake of our </w:t>
      </w:r>
      <w:proofErr w:type="spellStart"/>
      <w:r w:rsidRPr="00E476AB">
        <w:rPr>
          <w:sz w:val="12"/>
        </w:rPr>
        <w:t>cybersecurity</w:t>
      </w:r>
      <w:proofErr w:type="spellEnd"/>
      <w:r w:rsidRPr="00E476AB">
        <w:rPr>
          <w:sz w:val="12"/>
        </w:rPr>
        <w:t xml:space="preserve">, that </w:t>
      </w:r>
      <w:r w:rsidRPr="00E476AB">
        <w:rPr>
          <w:rStyle w:val="StyleUnderline"/>
        </w:rPr>
        <w:t>it is the latter.</w:t>
      </w:r>
    </w:p>
    <w:p w:rsidR="005A63E1" w:rsidRDefault="005A63E1" w:rsidP="00376E4F">
      <w:pPr>
        <w:rPr>
          <w:rStyle w:val="StyleUnderline"/>
        </w:rPr>
      </w:pPr>
    </w:p>
    <w:p w:rsidR="005A63E1" w:rsidRPr="00912BF6" w:rsidRDefault="005A63E1" w:rsidP="005A63E1">
      <w:pPr>
        <w:pStyle w:val="Heading4"/>
      </w:pPr>
      <w:r>
        <w:t xml:space="preserve">Cyber war causes nuclear </w:t>
      </w:r>
      <w:proofErr w:type="spellStart"/>
      <w:r>
        <w:t>lashout</w:t>
      </w:r>
      <w:proofErr w:type="spellEnd"/>
    </w:p>
    <w:p w:rsidR="005A63E1" w:rsidRDefault="005A63E1" w:rsidP="005A63E1">
      <w:r w:rsidRPr="00912BF6">
        <w:rPr>
          <w:rStyle w:val="Style13ptBold"/>
        </w:rPr>
        <w:t>Fritz ‘9</w:t>
      </w:r>
      <w:r>
        <w:t xml:space="preserve"> </w:t>
      </w:r>
      <w:r w:rsidRPr="00912BF6">
        <w:t>(Jason - former Captain of the U.S. Army, July, Hacking Nuclear Command and Control)</w:t>
      </w:r>
    </w:p>
    <w:p w:rsidR="005A63E1" w:rsidRPr="005A63E1" w:rsidRDefault="005A63E1" w:rsidP="005A63E1">
      <w:pPr>
        <w:rPr>
          <w:sz w:val="14"/>
          <w:szCs w:val="20"/>
        </w:rPr>
      </w:pPr>
      <w:r w:rsidRPr="005A63E1">
        <w:rPr>
          <w:sz w:val="14"/>
          <w:szCs w:val="20"/>
        </w:rPr>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w:t>
      </w:r>
      <w:proofErr w:type="spellStart"/>
      <w:r w:rsidRPr="005A63E1">
        <w:rPr>
          <w:sz w:val="14"/>
          <w:szCs w:val="20"/>
        </w:rPr>
        <w:t>centres</w:t>
      </w:r>
      <w:proofErr w:type="spellEnd"/>
      <w:r w:rsidRPr="005A63E1">
        <w:rPr>
          <w:sz w:val="14"/>
          <w:szCs w:val="20"/>
        </w:rPr>
        <w:t xml:space="preserve">. Once a command </w:t>
      </w:r>
      <w:proofErr w:type="spellStart"/>
      <w:r w:rsidRPr="005A63E1">
        <w:rPr>
          <w:sz w:val="14"/>
          <w:szCs w:val="20"/>
        </w:rPr>
        <w:t>centre</w:t>
      </w:r>
      <w:proofErr w:type="spellEnd"/>
      <w:r w:rsidRPr="005A63E1">
        <w:rPr>
          <w:sz w:val="14"/>
          <w:szCs w:val="20"/>
        </w:rPr>
        <w:t xml:space="preserv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w:t>
      </w:r>
      <w:proofErr w:type="spellStart"/>
      <w:r w:rsidRPr="005A63E1">
        <w:rPr>
          <w:sz w:val="14"/>
          <w:szCs w:val="20"/>
        </w:rPr>
        <w:t>Greenemeier</w:t>
      </w:r>
      <w:proofErr w:type="spellEnd"/>
      <w:r w:rsidRPr="005A63E1">
        <w:rPr>
          <w:sz w:val="14"/>
          <w:szCs w:val="20"/>
        </w:rPr>
        <w:t xml:space="preserve"> 2008, </w:t>
      </w:r>
      <w:proofErr w:type="spellStart"/>
      <w:r w:rsidRPr="005A63E1">
        <w:rPr>
          <w:sz w:val="14"/>
          <w:szCs w:val="20"/>
        </w:rPr>
        <w:t>Hardisty</w:t>
      </w:r>
      <w:proofErr w:type="spellEnd"/>
      <w:r w:rsidRPr="005A63E1">
        <w:rPr>
          <w:sz w:val="14"/>
          <w:szCs w:val="20"/>
        </w:rPr>
        <w:t xml:space="preserve"> 1985). The technical details of VLF submarine communication methods can be found online, including PC-based VLF reception. Some reports have noted a Pentagon review, which showed </w:t>
      </w:r>
      <w:r w:rsidRPr="00606839">
        <w:rPr>
          <w:szCs w:val="20"/>
          <w:highlight w:val="yellow"/>
          <w:u w:val="single"/>
        </w:rPr>
        <w:t>a potential “</w:t>
      </w:r>
      <w:r w:rsidRPr="00606839">
        <w:rPr>
          <w:szCs w:val="20"/>
          <w:u w:val="single"/>
        </w:rPr>
        <w:t xml:space="preserve">electronic </w:t>
      </w:r>
      <w:r w:rsidRPr="00606839">
        <w:rPr>
          <w:szCs w:val="20"/>
          <w:highlight w:val="yellow"/>
          <w:u w:val="single"/>
        </w:rPr>
        <w:t xml:space="preserve">back door into the </w:t>
      </w:r>
      <w:r w:rsidRPr="00606839">
        <w:rPr>
          <w:szCs w:val="20"/>
          <w:u w:val="single"/>
        </w:rPr>
        <w:t>US</w:t>
      </w:r>
      <w:r w:rsidRPr="00606839">
        <w:rPr>
          <w:szCs w:val="20"/>
          <w:highlight w:val="yellow"/>
          <w:u w:val="single"/>
        </w:rPr>
        <w:t xml:space="preserve"> Navy’s system for broadcasting nuclear launch </w:t>
      </w:r>
      <w:r w:rsidRPr="004978B7">
        <w:rPr>
          <w:rStyle w:val="Emphasis"/>
          <w:highlight w:val="yellow"/>
        </w:rPr>
        <w:t>orders to Trident submarines</w:t>
      </w:r>
      <w:r w:rsidRPr="00606839">
        <w:rPr>
          <w:szCs w:val="20"/>
          <w:highlight w:val="yellow"/>
          <w:u w:val="single"/>
        </w:rPr>
        <w:t>”</w:t>
      </w:r>
      <w:r w:rsidRPr="00606839">
        <w:rPr>
          <w:szCs w:val="20"/>
          <w:u w:val="single"/>
        </w:rPr>
        <w:t xml:space="preserve"> </w:t>
      </w:r>
      <w:r w:rsidRPr="005A63E1">
        <w:rPr>
          <w:sz w:val="14"/>
          <w:szCs w:val="20"/>
        </w:rPr>
        <w:t xml:space="preserve">(Peterson 2004). The investigation </w:t>
      </w:r>
      <w:r w:rsidRPr="00606839">
        <w:rPr>
          <w:szCs w:val="20"/>
          <w:highlight w:val="yellow"/>
          <w:u w:val="single"/>
        </w:rPr>
        <w:t xml:space="preserve">showed that cyber terrorists could </w:t>
      </w:r>
      <w:r w:rsidRPr="00606839">
        <w:rPr>
          <w:szCs w:val="20"/>
          <w:u w:val="single"/>
        </w:rPr>
        <w:t xml:space="preserve">potentially </w:t>
      </w:r>
      <w:r w:rsidRPr="00606839">
        <w:rPr>
          <w:szCs w:val="20"/>
          <w:highlight w:val="yellow"/>
          <w:u w:val="single"/>
        </w:rPr>
        <w:t xml:space="preserve">infiltrate this network and </w:t>
      </w:r>
      <w:r w:rsidRPr="004978B7">
        <w:rPr>
          <w:rStyle w:val="Emphasis"/>
          <w:highlight w:val="yellow"/>
        </w:rPr>
        <w:t xml:space="preserve">insert false orders </w:t>
      </w:r>
      <w:r w:rsidRPr="00912BF6">
        <w:rPr>
          <w:rStyle w:val="Emphasis"/>
        </w:rPr>
        <w:t>for launch</w:t>
      </w:r>
      <w:r w:rsidRPr="00606839">
        <w:rPr>
          <w:szCs w:val="20"/>
          <w:u w:val="single"/>
        </w:rPr>
        <w:t xml:space="preserve">. </w:t>
      </w:r>
      <w:r w:rsidRPr="005A63E1">
        <w:rPr>
          <w:sz w:val="14"/>
          <w:szCs w:val="20"/>
        </w:rPr>
        <w:t xml:space="preserve">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w:t>
      </w:r>
      <w:r w:rsidRPr="00606839">
        <w:rPr>
          <w:szCs w:val="20"/>
          <w:highlight w:val="yellow"/>
          <w:u w:val="single"/>
        </w:rPr>
        <w:t xml:space="preserve">This may attract hackers </w:t>
      </w:r>
      <w:r w:rsidRPr="00606839">
        <w:rPr>
          <w:szCs w:val="20"/>
          <w:u w:val="single"/>
        </w:rPr>
        <w:t>and narrow the necessary reconnaissance to learning its details and potential exploits</w:t>
      </w:r>
      <w:r w:rsidRPr="005A63E1">
        <w:rPr>
          <w:sz w:val="14"/>
          <w:szCs w:val="20"/>
        </w:rPr>
        <w:t xml:space="preserve">. It is unlikely that the operating system would play a direct role in the signal to launch, although this is far from certain. </w:t>
      </w:r>
      <w:r w:rsidRPr="00606839">
        <w:rPr>
          <w:szCs w:val="20"/>
          <w:highlight w:val="yellow"/>
          <w:u w:val="single"/>
        </w:rPr>
        <w:t xml:space="preserve">Knowledge </w:t>
      </w:r>
      <w:r w:rsidRPr="00606839">
        <w:rPr>
          <w:szCs w:val="20"/>
          <w:u w:val="single"/>
        </w:rPr>
        <w:t xml:space="preserve">of the operating system </w:t>
      </w:r>
      <w:r w:rsidRPr="00606839">
        <w:rPr>
          <w:szCs w:val="20"/>
          <w:highlight w:val="yellow"/>
          <w:u w:val="single"/>
        </w:rPr>
        <w:t>may lead to the insertion of malicious code,</w:t>
      </w:r>
      <w:r w:rsidRPr="00606839">
        <w:rPr>
          <w:szCs w:val="20"/>
          <w:u w:val="single"/>
        </w:rPr>
        <w:t xml:space="preserve"> which could be used to gain accelerating privileges, tracking, valuable information, and </w:t>
      </w:r>
      <w:r w:rsidRPr="00606839">
        <w:rPr>
          <w:szCs w:val="20"/>
          <w:highlight w:val="yellow"/>
          <w:u w:val="single"/>
        </w:rPr>
        <w:t xml:space="preserve">deception </w:t>
      </w:r>
      <w:r w:rsidRPr="00606839">
        <w:rPr>
          <w:szCs w:val="20"/>
          <w:u w:val="single"/>
        </w:rPr>
        <w:t xml:space="preserve">that </w:t>
      </w:r>
      <w:r w:rsidRPr="00606839">
        <w:rPr>
          <w:szCs w:val="20"/>
          <w:highlight w:val="yellow"/>
          <w:u w:val="single"/>
        </w:rPr>
        <w:t xml:space="preserve">could </w:t>
      </w:r>
      <w:r w:rsidRPr="00606839">
        <w:rPr>
          <w:szCs w:val="20"/>
          <w:u w:val="single"/>
        </w:rPr>
        <w:t xml:space="preserve">subsequently </w:t>
      </w:r>
      <w:r w:rsidRPr="00606839">
        <w:rPr>
          <w:szCs w:val="20"/>
          <w:highlight w:val="yellow"/>
          <w:u w:val="single"/>
        </w:rPr>
        <w:t>be used to initiate a launch</w:t>
      </w:r>
      <w:r w:rsidRPr="005A63E1">
        <w:rPr>
          <w:sz w:val="14"/>
          <w:szCs w:val="20"/>
        </w:rPr>
        <w:t xml:space="preserve">. Remember from Chapter 2 that the UK’s nuclear submarines have the authority to launch if they believe the central command has been destroyed. </w:t>
      </w:r>
      <w:r w:rsidRPr="00606839">
        <w:rPr>
          <w:szCs w:val="20"/>
          <w:highlight w:val="yellow"/>
          <w:u w:val="single"/>
        </w:rPr>
        <w:t xml:space="preserve">Attempts </w:t>
      </w:r>
      <w:r w:rsidRPr="00606839">
        <w:rPr>
          <w:szCs w:val="20"/>
          <w:u w:val="single"/>
        </w:rPr>
        <w:t xml:space="preserve">by cyber terrorists </w:t>
      </w:r>
      <w:r w:rsidRPr="00606839">
        <w:rPr>
          <w:szCs w:val="20"/>
          <w:highlight w:val="yellow"/>
          <w:u w:val="single"/>
        </w:rPr>
        <w:t xml:space="preserve">to </w:t>
      </w:r>
      <w:r w:rsidRPr="004978B7">
        <w:rPr>
          <w:rStyle w:val="Emphasis"/>
          <w:highlight w:val="yellow"/>
        </w:rPr>
        <w:t xml:space="preserve">create the illusion of a </w:t>
      </w:r>
      <w:r w:rsidRPr="00912BF6">
        <w:rPr>
          <w:rStyle w:val="Emphasis"/>
        </w:rPr>
        <w:t xml:space="preserve">decapitating </w:t>
      </w:r>
      <w:r w:rsidRPr="004978B7">
        <w:rPr>
          <w:rStyle w:val="Emphasis"/>
          <w:highlight w:val="yellow"/>
        </w:rPr>
        <w:t>strike</w:t>
      </w:r>
      <w:r w:rsidRPr="00606839">
        <w:rPr>
          <w:szCs w:val="20"/>
          <w:highlight w:val="yellow"/>
          <w:u w:val="single"/>
        </w:rPr>
        <w:t xml:space="preserve"> could also be used to engage fail-deadly systems</w:t>
      </w:r>
      <w:r w:rsidRPr="00606839">
        <w:rPr>
          <w:szCs w:val="20"/>
          <w:u w:val="single"/>
        </w:rPr>
        <w:t xml:space="preserve">. </w:t>
      </w:r>
      <w:r w:rsidRPr="005A63E1">
        <w:rPr>
          <w:sz w:val="14"/>
          <w:szCs w:val="20"/>
        </w:rPr>
        <w:t xml:space="preserve">Open source knowledge is scarce as to whether Russia continues to operate such a system. However evidence suggests that they have in the past. </w:t>
      </w:r>
      <w:proofErr w:type="spellStart"/>
      <w:r w:rsidRPr="005A63E1">
        <w:rPr>
          <w:sz w:val="14"/>
          <w:szCs w:val="20"/>
        </w:rPr>
        <w:t>Perimetr</w:t>
      </w:r>
      <w:proofErr w:type="spellEnd"/>
      <w:r w:rsidRPr="005A63E1">
        <w:rPr>
          <w:sz w:val="14"/>
          <w:szCs w:val="20"/>
        </w:rPr>
        <w:t xml:space="preserve">, also known as Dead Hand, was an automated system set to launch a mass scale nuclear attack in the event of a decapitation strike against Soviet leadership and military.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 Assuming such a system is still active, cyber terrorists would need to create a crisis situation in order to activate </w:t>
      </w:r>
      <w:proofErr w:type="spellStart"/>
      <w:r w:rsidRPr="005A63E1">
        <w:rPr>
          <w:sz w:val="14"/>
          <w:szCs w:val="20"/>
        </w:rPr>
        <w:t>Perimetr</w:t>
      </w:r>
      <w:proofErr w:type="spellEnd"/>
      <w:r w:rsidRPr="005A63E1">
        <w:rPr>
          <w:sz w:val="14"/>
          <w:szCs w:val="20"/>
        </w:rPr>
        <w:t xml:space="preserve">, and then fool it into 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w:t>
      </w:r>
      <w:proofErr w:type="spellStart"/>
      <w:r w:rsidRPr="005A63E1">
        <w:rPr>
          <w:sz w:val="14"/>
          <w:szCs w:val="20"/>
        </w:rPr>
        <w:t>Yamantau</w:t>
      </w:r>
      <w:proofErr w:type="spellEnd"/>
      <w:r w:rsidRPr="005A63E1">
        <w:rPr>
          <w:sz w:val="14"/>
          <w:szCs w:val="20"/>
        </w:rPr>
        <w:t xml:space="preserve"> and </w:t>
      </w:r>
      <w:proofErr w:type="spellStart"/>
      <w:r w:rsidRPr="005A63E1">
        <w:rPr>
          <w:sz w:val="14"/>
          <w:szCs w:val="20"/>
        </w:rPr>
        <w:t>Kosvinksy</w:t>
      </w:r>
      <w:proofErr w:type="spellEnd"/>
      <w:r w:rsidRPr="005A63E1">
        <w:rPr>
          <w:sz w:val="14"/>
          <w:szCs w:val="20"/>
        </w:rPr>
        <w:t xml:space="preserve"> mountains in the central southern Urals (Rosenbaum 2007, Blair 2008) Indirect Control of Launch </w:t>
      </w:r>
      <w:r w:rsidRPr="00606839">
        <w:rPr>
          <w:szCs w:val="20"/>
          <w:highlight w:val="yellow"/>
          <w:u w:val="single"/>
        </w:rPr>
        <w:t xml:space="preserve">Cyber terrorists could cause </w:t>
      </w:r>
      <w:r w:rsidRPr="004978B7">
        <w:rPr>
          <w:rStyle w:val="Emphasis"/>
          <w:highlight w:val="yellow"/>
        </w:rPr>
        <w:t>incorrect information to be transmitted</w:t>
      </w:r>
      <w:r w:rsidRPr="005A63E1">
        <w:rPr>
          <w:sz w:val="14"/>
          <w:szCs w:val="20"/>
          <w:highlight w:val="yellow"/>
        </w:rPr>
        <w:t>,</w:t>
      </w:r>
      <w:r w:rsidRPr="005A63E1">
        <w:rPr>
          <w:sz w:val="14"/>
          <w:szCs w:val="20"/>
        </w:rPr>
        <w:t xml:space="preserve"> received, </w:t>
      </w:r>
      <w:r w:rsidRPr="004978B7">
        <w:rPr>
          <w:rStyle w:val="Emphasis"/>
          <w:highlight w:val="yellow"/>
        </w:rPr>
        <w:t xml:space="preserve">or displayed </w:t>
      </w:r>
      <w:r w:rsidRPr="00912BF6">
        <w:rPr>
          <w:rStyle w:val="Emphasis"/>
        </w:rPr>
        <w:t xml:space="preserve">at nuclear command </w:t>
      </w:r>
      <w:r w:rsidRPr="00606839">
        <w:rPr>
          <w:szCs w:val="20"/>
          <w:u w:val="single"/>
        </w:rPr>
        <w:t xml:space="preserve">and control </w:t>
      </w:r>
      <w:proofErr w:type="spellStart"/>
      <w:r w:rsidRPr="00606839">
        <w:rPr>
          <w:szCs w:val="20"/>
          <w:u w:val="single"/>
        </w:rPr>
        <w:t>centres</w:t>
      </w:r>
      <w:proofErr w:type="spellEnd"/>
      <w:r w:rsidRPr="005A63E1">
        <w:rPr>
          <w:sz w:val="14"/>
          <w:szCs w:val="20"/>
        </w:rPr>
        <w:t xml:space="preserve">, or shut down these </w:t>
      </w:r>
      <w:proofErr w:type="spellStart"/>
      <w:r w:rsidRPr="005A63E1">
        <w:rPr>
          <w:sz w:val="14"/>
          <w:szCs w:val="20"/>
        </w:rPr>
        <w:t>centres’</w:t>
      </w:r>
      <w:proofErr w:type="spellEnd"/>
      <w:r w:rsidRPr="005A63E1">
        <w:rPr>
          <w:sz w:val="14"/>
          <w:szCs w:val="20"/>
        </w:rPr>
        <w:t xml:space="preserve"> computer networks completely. In 1995, a Norwegian scientific sounding rocket was mistaken by Russian early warning systems as a nuclear missile launched from a US submarine. A radar operator used </w:t>
      </w:r>
      <w:proofErr w:type="spellStart"/>
      <w:r w:rsidRPr="005A63E1">
        <w:rPr>
          <w:sz w:val="14"/>
          <w:szCs w:val="20"/>
        </w:rPr>
        <w:t>Krokus</w:t>
      </w:r>
      <w:proofErr w:type="spellEnd"/>
      <w:r w:rsidRPr="005A63E1">
        <w:rPr>
          <w:sz w:val="14"/>
          <w:szCs w:val="20"/>
        </w:rPr>
        <w:t xml:space="preserve"> to notify a general on duty who decided to alert the highest levels. </w:t>
      </w:r>
      <w:proofErr w:type="spellStart"/>
      <w:r w:rsidRPr="005A63E1">
        <w:rPr>
          <w:sz w:val="14"/>
          <w:szCs w:val="20"/>
        </w:rPr>
        <w:t>Kavkaz</w:t>
      </w:r>
      <w:proofErr w:type="spellEnd"/>
      <w:r w:rsidRPr="005A63E1">
        <w:rPr>
          <w:sz w:val="14"/>
          <w:szCs w:val="20"/>
        </w:rPr>
        <w:t xml:space="preserve"> was implemented, all three </w:t>
      </w:r>
      <w:proofErr w:type="spellStart"/>
      <w:r w:rsidRPr="005A63E1">
        <w:rPr>
          <w:sz w:val="14"/>
          <w:szCs w:val="20"/>
        </w:rPr>
        <w:t>chegets</w:t>
      </w:r>
      <w:proofErr w:type="spellEnd"/>
      <w:r w:rsidRPr="005A63E1">
        <w:rPr>
          <w:sz w:val="14"/>
          <w:szCs w:val="20"/>
        </w:rPr>
        <w:t xml:space="preserve"> activated, and the countdown for a nuclear decision began. It took eight minutes before the missile was properly identified—a considerable amount of time considering the speed with which a nuclear response must be decided upon (</w:t>
      </w:r>
      <w:proofErr w:type="spellStart"/>
      <w:r w:rsidRPr="005A63E1">
        <w:rPr>
          <w:sz w:val="14"/>
          <w:szCs w:val="20"/>
        </w:rPr>
        <w:t>Aftergood</w:t>
      </w:r>
      <w:proofErr w:type="spellEnd"/>
      <w:r w:rsidRPr="005A63E1">
        <w:rPr>
          <w:sz w:val="14"/>
          <w:szCs w:val="20"/>
        </w:rPr>
        <w:t xml:space="preserve"> 2000). </w:t>
      </w:r>
      <w:r w:rsidRPr="00606839">
        <w:rPr>
          <w:szCs w:val="20"/>
          <w:highlight w:val="yellow"/>
          <w:u w:val="single"/>
        </w:rPr>
        <w:t>Creating a false signal</w:t>
      </w:r>
      <w:r w:rsidRPr="005A63E1">
        <w:rPr>
          <w:sz w:val="14"/>
          <w:szCs w:val="20"/>
        </w:rPr>
        <w:t xml:space="preserve"> in these early warning systems </w:t>
      </w:r>
      <w:r w:rsidRPr="00606839">
        <w:rPr>
          <w:szCs w:val="20"/>
          <w:highlight w:val="yellow"/>
          <w:u w:val="single"/>
        </w:rPr>
        <w:t xml:space="preserve">would be relatively easy </w:t>
      </w:r>
      <w:r w:rsidRPr="00606839">
        <w:rPr>
          <w:szCs w:val="20"/>
          <w:u w:val="single"/>
        </w:rPr>
        <w:t>using</w:t>
      </w:r>
      <w:r w:rsidRPr="005A63E1">
        <w:rPr>
          <w:sz w:val="14"/>
          <w:szCs w:val="20"/>
        </w:rPr>
        <w:t xml:space="preserve"> computer network operations. The real difficulty would be gaining access to these systems as they are most likely on a closed network. However, </w:t>
      </w:r>
      <w:r w:rsidRPr="00606839">
        <w:rPr>
          <w:szCs w:val="20"/>
          <w:highlight w:val="yellow"/>
          <w:u w:val="single"/>
        </w:rPr>
        <w:t xml:space="preserve">if they are transmitting wirelessly, that may </w:t>
      </w:r>
      <w:r w:rsidRPr="004978B7">
        <w:rPr>
          <w:rStyle w:val="Emphasis"/>
          <w:highlight w:val="yellow"/>
        </w:rPr>
        <w:t>provide an entry point</w:t>
      </w:r>
      <w:r w:rsidRPr="005A63E1">
        <w:rPr>
          <w:sz w:val="14"/>
          <w:szCs w:val="20"/>
        </w:rPr>
        <w:t xml:space="preserve">, and information gained through </w:t>
      </w:r>
      <w:r w:rsidRPr="00606839">
        <w:rPr>
          <w:szCs w:val="20"/>
          <w:highlight w:val="yellow"/>
          <w:u w:val="single"/>
        </w:rPr>
        <w:t>the internet may reveal</w:t>
      </w:r>
      <w:r w:rsidRPr="005A63E1">
        <w:rPr>
          <w:sz w:val="14"/>
          <w:szCs w:val="20"/>
        </w:rPr>
        <w:t xml:space="preserve"> the details, such as </w:t>
      </w:r>
      <w:r w:rsidRPr="00606839">
        <w:rPr>
          <w:szCs w:val="20"/>
          <w:highlight w:val="yellow"/>
          <w:u w:val="single"/>
        </w:rPr>
        <w:t xml:space="preserve">passwords and software, for </w:t>
      </w:r>
      <w:r w:rsidRPr="004978B7">
        <w:rPr>
          <w:rStyle w:val="Emphasis"/>
          <w:highlight w:val="yellow"/>
        </w:rPr>
        <w:t>gaining entrance to the closed network</w:t>
      </w:r>
      <w:r w:rsidRPr="005A63E1">
        <w:rPr>
          <w:sz w:val="14"/>
          <w:szCs w:val="20"/>
        </w:rPr>
        <w:t xml:space="preserve">. If access was obtained, </w:t>
      </w:r>
      <w:r w:rsidRPr="00606839">
        <w:rPr>
          <w:szCs w:val="20"/>
          <w:highlight w:val="yellow"/>
          <w:u w:val="single"/>
        </w:rPr>
        <w:t>a false alarm could</w:t>
      </w:r>
      <w:r w:rsidRPr="00606839">
        <w:rPr>
          <w:szCs w:val="20"/>
          <w:u w:val="single"/>
        </w:rPr>
        <w:t xml:space="preserve"> be </w:t>
      </w:r>
      <w:r w:rsidRPr="00606839">
        <w:rPr>
          <w:szCs w:val="20"/>
          <w:highlight w:val="yellow"/>
          <w:u w:val="single"/>
        </w:rPr>
        <w:t>follow</w:t>
      </w:r>
      <w:r w:rsidRPr="00606839">
        <w:rPr>
          <w:szCs w:val="20"/>
          <w:u w:val="single"/>
        </w:rPr>
        <w:t>ed by</w:t>
      </w:r>
      <w:r w:rsidRPr="005A63E1">
        <w:rPr>
          <w:sz w:val="14"/>
          <w:szCs w:val="20"/>
        </w:rPr>
        <w:t xml:space="preserve"> something like </w:t>
      </w:r>
      <w:r w:rsidRPr="00606839">
        <w:rPr>
          <w:szCs w:val="20"/>
          <w:u w:val="single"/>
        </w:rPr>
        <w:t xml:space="preserve">a </w:t>
      </w:r>
      <w:proofErr w:type="spellStart"/>
      <w:r w:rsidRPr="00606839">
        <w:rPr>
          <w:szCs w:val="20"/>
          <w:u w:val="single"/>
        </w:rPr>
        <w:t>DDoS</w:t>
      </w:r>
      <w:proofErr w:type="spellEnd"/>
      <w:r w:rsidRPr="00606839">
        <w:rPr>
          <w:szCs w:val="20"/>
          <w:u w:val="single"/>
        </w:rPr>
        <w:t xml:space="preserve"> attack, </w:t>
      </w:r>
      <w:r w:rsidRPr="00606839">
        <w:rPr>
          <w:szCs w:val="20"/>
          <w:highlight w:val="yellow"/>
          <w:u w:val="single"/>
        </w:rPr>
        <w:t>so the operators believe an attack may be imminent</w:t>
      </w:r>
      <w:r w:rsidRPr="005A63E1">
        <w:rPr>
          <w:sz w:val="14"/>
          <w:szCs w:val="20"/>
        </w:rPr>
        <w:t xml:space="preserve">, yet they can no longer verify it. </w:t>
      </w:r>
      <w:r w:rsidRPr="00606839">
        <w:rPr>
          <w:szCs w:val="20"/>
          <w:highlight w:val="yellow"/>
          <w:u w:val="single"/>
        </w:rPr>
        <w:t xml:space="preserve">This could add </w:t>
      </w:r>
      <w:r w:rsidRPr="004978B7">
        <w:rPr>
          <w:rStyle w:val="Emphasis"/>
          <w:highlight w:val="yellow"/>
        </w:rPr>
        <w:t>pressure to the decision making process</w:t>
      </w:r>
      <w:r w:rsidRPr="005A63E1">
        <w:rPr>
          <w:b/>
          <w:sz w:val="14"/>
          <w:szCs w:val="20"/>
          <w:highlight w:val="yellow"/>
        </w:rPr>
        <w:t>,</w:t>
      </w:r>
      <w:r w:rsidRPr="005A63E1">
        <w:rPr>
          <w:sz w:val="14"/>
          <w:szCs w:val="20"/>
        </w:rPr>
        <w:t xml:space="preserve"> and if coordinated precisely, could appear as a first round EMP burst. Terrorist </w:t>
      </w:r>
      <w:r w:rsidRPr="00606839">
        <w:rPr>
          <w:szCs w:val="20"/>
          <w:highlight w:val="yellow"/>
          <w:u w:val="single"/>
        </w:rPr>
        <w:t>groups could</w:t>
      </w:r>
      <w:r w:rsidRPr="005A63E1">
        <w:rPr>
          <w:sz w:val="14"/>
          <w:szCs w:val="20"/>
        </w:rPr>
        <w:t xml:space="preserve"> also </w:t>
      </w:r>
      <w:r w:rsidRPr="00606839">
        <w:rPr>
          <w:szCs w:val="20"/>
          <w:highlight w:val="yellow"/>
          <w:u w:val="single"/>
        </w:rPr>
        <w:t xml:space="preserve">attempt to </w:t>
      </w:r>
      <w:r w:rsidRPr="004978B7">
        <w:rPr>
          <w:rStyle w:val="Emphasis"/>
          <w:highlight w:val="yellow"/>
        </w:rPr>
        <w:t>launch a non-nuclear missile</w:t>
      </w:r>
      <w:r w:rsidRPr="005A63E1">
        <w:rPr>
          <w:sz w:val="14"/>
          <w:szCs w:val="20"/>
        </w:rPr>
        <w:t xml:space="preserve">, such as the one used by Norway, </w:t>
      </w:r>
      <w:r w:rsidRPr="00606839">
        <w:rPr>
          <w:szCs w:val="20"/>
          <w:highlight w:val="yellow"/>
          <w:u w:val="single"/>
        </w:rPr>
        <w:t>in an attempt to fool the system</w:t>
      </w:r>
      <w:r w:rsidRPr="005A63E1">
        <w:rPr>
          <w:sz w:val="14"/>
          <w:szCs w:val="20"/>
        </w:rPr>
        <w:t xml:space="preserve">. The number of states who possess such technology is far greater than the number of states who possess nuclear weapons. Obtaining them would be considerably easier, especially when enhancing operations through computer network operations. Combining traditional terrorist methods with cyber techniques opens opportunities neither could accomplish on their own. For example, </w:t>
      </w:r>
      <w:r w:rsidRPr="00606839">
        <w:rPr>
          <w:szCs w:val="20"/>
          <w:highlight w:val="yellow"/>
          <w:u w:val="single"/>
        </w:rPr>
        <w:t xml:space="preserve">radar stations might be more vulnerable </w:t>
      </w:r>
      <w:r w:rsidRPr="00606839">
        <w:rPr>
          <w:szCs w:val="20"/>
          <w:u w:val="single"/>
        </w:rPr>
        <w:t>to a computer attack</w:t>
      </w:r>
      <w:r w:rsidRPr="005A63E1">
        <w:rPr>
          <w:sz w:val="14"/>
          <w:szCs w:val="20"/>
        </w:rPr>
        <w:t xml:space="preserve">, while satellites are more vulnerable to jamming from a laser beam, thus together they deny dual phenomenology. Mapping communications networks through cyber reconnaissance may expose weaknesses, and automated scanning devices created by more experienced hackers can be readily found on the internet. Intercepting or spoofing communications is a highly complex science. These systems are designed to protect against the world’s most powerful and </w:t>
      </w:r>
      <w:proofErr w:type="spellStart"/>
      <w:r w:rsidRPr="005A63E1">
        <w:rPr>
          <w:sz w:val="14"/>
          <w:szCs w:val="20"/>
        </w:rPr>
        <w:t>well funded</w:t>
      </w:r>
      <w:proofErr w:type="spellEnd"/>
      <w:r w:rsidRPr="005A63E1">
        <w:rPr>
          <w:sz w:val="14"/>
          <w:szCs w:val="20"/>
        </w:rPr>
        <w:t xml:space="preserve"> militaries. Yet, there are recurring gaffes, and </w:t>
      </w:r>
      <w:r w:rsidRPr="00606839">
        <w:rPr>
          <w:szCs w:val="20"/>
          <w:u w:val="single"/>
        </w:rPr>
        <w:t>the very nature of asymmetric warfare is to bypass complexities by finding simple loopholes</w:t>
      </w:r>
      <w:r w:rsidRPr="005A63E1">
        <w:rPr>
          <w:sz w:val="14"/>
          <w:szCs w:val="20"/>
        </w:rPr>
        <w:t xml:space="preserve">. For example, </w:t>
      </w:r>
      <w:r w:rsidRPr="00606839">
        <w:rPr>
          <w:szCs w:val="20"/>
          <w:u w:val="single"/>
        </w:rPr>
        <w:t xml:space="preserve">commercially available software for voice-morphing could be used to capture voice commands within the command and control structure, cut these </w:t>
      </w:r>
      <w:proofErr w:type="spellStart"/>
      <w:r w:rsidRPr="00606839">
        <w:rPr>
          <w:szCs w:val="20"/>
          <w:u w:val="single"/>
        </w:rPr>
        <w:t>sound bytes</w:t>
      </w:r>
      <w:proofErr w:type="spellEnd"/>
      <w:r w:rsidRPr="00606839">
        <w:rPr>
          <w:szCs w:val="20"/>
          <w:u w:val="single"/>
        </w:rPr>
        <w:t xml:space="preserve"> into phonemes, and splice it back together in order to issue false voice commands</w:t>
      </w:r>
      <w:r w:rsidRPr="005A63E1">
        <w:rPr>
          <w:sz w:val="14"/>
          <w:szCs w:val="20"/>
        </w:rPr>
        <w:t xml:space="preserve"> (Andersen 2001, Chapter 16). </w:t>
      </w:r>
      <w:r w:rsidRPr="00606839">
        <w:rPr>
          <w:szCs w:val="20"/>
          <w:highlight w:val="yellow"/>
          <w:u w:val="single"/>
        </w:rPr>
        <w:t>Spoofing could</w:t>
      </w:r>
      <w:r w:rsidRPr="00606839">
        <w:rPr>
          <w:szCs w:val="20"/>
          <w:u w:val="single"/>
        </w:rPr>
        <w:t xml:space="preserve"> also </w:t>
      </w:r>
      <w:r w:rsidRPr="00606839">
        <w:rPr>
          <w:szCs w:val="20"/>
          <w:highlight w:val="yellow"/>
          <w:u w:val="single"/>
        </w:rPr>
        <w:t>be used to</w:t>
      </w:r>
      <w:r w:rsidRPr="00606839">
        <w:rPr>
          <w:szCs w:val="20"/>
          <w:u w:val="single"/>
        </w:rPr>
        <w:t xml:space="preserve"> escalate a volatile situation in the hopes of </w:t>
      </w:r>
      <w:r w:rsidRPr="004978B7">
        <w:rPr>
          <w:rStyle w:val="Emphasis"/>
          <w:highlight w:val="yellow"/>
        </w:rPr>
        <w:t>start</w:t>
      </w:r>
      <w:r w:rsidRPr="00606839">
        <w:rPr>
          <w:szCs w:val="20"/>
          <w:u w:val="single"/>
        </w:rPr>
        <w:t xml:space="preserve">ing </w:t>
      </w:r>
      <w:r w:rsidRPr="004978B7">
        <w:rPr>
          <w:rStyle w:val="Emphasis"/>
          <w:highlight w:val="yellow"/>
        </w:rPr>
        <w:t>a nuclear war</w:t>
      </w:r>
      <w:r w:rsidRPr="005A63E1">
        <w:rPr>
          <w:b/>
          <w:sz w:val="14"/>
          <w:szCs w:val="20"/>
          <w:highlight w:val="yellow"/>
        </w:rPr>
        <w:t>.</w:t>
      </w:r>
      <w:r w:rsidRPr="005A63E1">
        <w:rPr>
          <w:sz w:val="14"/>
          <w:szCs w:val="20"/>
        </w:rPr>
        <w:t xml:space="preserve"> “ “In June 1998, a group of international hackers calling themselves Milw0rm hacked the web site of India’s </w:t>
      </w:r>
      <w:proofErr w:type="spellStart"/>
      <w:r w:rsidRPr="005A63E1">
        <w:rPr>
          <w:sz w:val="14"/>
          <w:szCs w:val="20"/>
        </w:rPr>
        <w:t>Bhabha</w:t>
      </w:r>
      <w:proofErr w:type="spellEnd"/>
      <w:r w:rsidRPr="005A63E1">
        <w:rPr>
          <w:sz w:val="14"/>
          <w:szCs w:val="20"/>
        </w:rPr>
        <w:t xml:space="preserve"> Atomic Research Center (BARC) and put up a spoofed web page showing a mushroom cloud and the text “If a nuclear war does start,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w:t>
      </w:r>
      <w:proofErr w:type="spellStart"/>
      <w:r w:rsidRPr="005A63E1">
        <w:rPr>
          <w:sz w:val="14"/>
          <w:szCs w:val="20"/>
        </w:rPr>
        <w:t>cyber attacks</w:t>
      </w:r>
      <w:proofErr w:type="spellEnd"/>
      <w:r w:rsidRPr="005A63E1">
        <w:rPr>
          <w:sz w:val="14"/>
          <w:szCs w:val="20"/>
        </w:rPr>
        <w:t xml:space="preserve"> against Estonia, a counterfeit letter of apology from Prime Minister Andrus </w:t>
      </w:r>
      <w:proofErr w:type="spellStart"/>
      <w:r w:rsidRPr="005A63E1">
        <w:rPr>
          <w:sz w:val="14"/>
          <w:szCs w:val="20"/>
        </w:rPr>
        <w:t>Ansip</w:t>
      </w:r>
      <w:proofErr w:type="spellEnd"/>
      <w:r w:rsidRPr="005A63E1">
        <w:rPr>
          <w:sz w:val="14"/>
          <w:szCs w:val="20"/>
        </w:rPr>
        <w:t xml:space="preserve"> was planted on his political party website (Grant 2007). This took place amid the confusion of mass </w:t>
      </w:r>
      <w:proofErr w:type="spellStart"/>
      <w:r w:rsidRPr="005A63E1">
        <w:rPr>
          <w:sz w:val="14"/>
          <w:szCs w:val="20"/>
        </w:rPr>
        <w:t>DDoS</w:t>
      </w:r>
      <w:proofErr w:type="spellEnd"/>
      <w:r w:rsidRPr="005A63E1">
        <w:rPr>
          <w:sz w:val="14"/>
          <w:szCs w:val="20"/>
        </w:rPr>
        <w:t xml:space="preserve"> attacks, real world protests, and accusations between governments.</w:t>
      </w:r>
    </w:p>
    <w:p w:rsidR="005A63E1" w:rsidRPr="00E476AB" w:rsidRDefault="005A63E1" w:rsidP="00376E4F">
      <w:pPr>
        <w:rPr>
          <w:rStyle w:val="StyleUnderline"/>
        </w:rPr>
      </w:pPr>
    </w:p>
    <w:p w:rsidR="00933441" w:rsidRDefault="00933441" w:rsidP="00933441">
      <w:pPr>
        <w:pStyle w:val="Heading3"/>
      </w:pPr>
      <w:r>
        <w:t xml:space="preserve">Goldsmith Impact Overview </w:t>
      </w:r>
    </w:p>
    <w:p w:rsidR="00933441" w:rsidRDefault="00933441" w:rsidP="00933441">
      <w:pPr>
        <w:pStyle w:val="Heading4"/>
      </w:pPr>
      <w:r>
        <w:t xml:space="preserve">1). </w:t>
      </w:r>
      <w:proofErr w:type="spellStart"/>
      <w:r>
        <w:t>Cyberterror</w:t>
      </w:r>
      <w:proofErr w:type="spellEnd"/>
      <w:r>
        <w:t xml:space="preserve"> causes nuclear war – terrorists use spoofing to fool radars and make it look like an attack is taking place – causes </w:t>
      </w:r>
      <w:proofErr w:type="spellStart"/>
      <w:r>
        <w:t>miscalc</w:t>
      </w:r>
      <w:proofErr w:type="spellEnd"/>
      <w:r>
        <w:t xml:space="preserve"> and escalation – that’s Fritz</w:t>
      </w:r>
    </w:p>
    <w:p w:rsidR="00933441" w:rsidRPr="00756537" w:rsidRDefault="00933441" w:rsidP="00933441">
      <w:pPr>
        <w:pStyle w:val="Heading4"/>
      </w:pPr>
      <w:r>
        <w:t xml:space="preserve">2). Turns econ – terrorist attacks wreck market confidence and deter investment -- that’s </w:t>
      </w:r>
      <w:proofErr w:type="gramStart"/>
      <w:r>
        <w:t>Goldsmith  --</w:t>
      </w:r>
      <w:proofErr w:type="gramEnd"/>
      <w:r>
        <w:t xml:space="preserve"> </w:t>
      </w:r>
      <w:r w:rsidRPr="00226413">
        <w:t>Best studies prove growth solves conflict</w:t>
      </w:r>
    </w:p>
    <w:p w:rsidR="00933441" w:rsidRPr="0061543C" w:rsidRDefault="00933441" w:rsidP="00933441">
      <w:pPr>
        <w:rPr>
          <w:sz w:val="16"/>
        </w:rPr>
      </w:pPr>
      <w:proofErr w:type="spellStart"/>
      <w:r w:rsidRPr="0061543C">
        <w:rPr>
          <w:sz w:val="16"/>
        </w:rPr>
        <w:t>Jedidiah</w:t>
      </w:r>
      <w:proofErr w:type="spellEnd"/>
      <w:r w:rsidRPr="0061543C">
        <w:rPr>
          <w:sz w:val="16"/>
        </w:rPr>
        <w:t xml:space="preserve"> </w:t>
      </w:r>
      <w:r w:rsidRPr="0061543C">
        <w:rPr>
          <w:b/>
        </w:rPr>
        <w:t>Royal 10</w:t>
      </w:r>
      <w:r w:rsidRPr="0061543C">
        <w:rPr>
          <w:sz w:val="16"/>
        </w:rPr>
        <w:t xml:space="preserve">, Director of Cooperative Threat Reduction at the U.S. Department of Defense, “Economic Integration, Economic </w:t>
      </w:r>
      <w:proofErr w:type="spellStart"/>
      <w:r w:rsidRPr="0061543C">
        <w:rPr>
          <w:sz w:val="16"/>
        </w:rPr>
        <w:t>Signalling</w:t>
      </w:r>
      <w:proofErr w:type="spellEnd"/>
      <w:r w:rsidRPr="0061543C">
        <w:rPr>
          <w:sz w:val="16"/>
        </w:rPr>
        <w:t xml:space="preserve"> </w:t>
      </w:r>
      <w:proofErr w:type="gramStart"/>
      <w:r w:rsidRPr="0061543C">
        <w:rPr>
          <w:sz w:val="16"/>
        </w:rPr>
        <w:t>And</w:t>
      </w:r>
      <w:proofErr w:type="gramEnd"/>
      <w:r w:rsidRPr="0061543C">
        <w:rPr>
          <w:sz w:val="16"/>
        </w:rPr>
        <w:t xml:space="preserve"> The Problem Of Economic Crises”, in Economics of War and Peace: Economic, Legal and Political Perspectives, ed. Goldsmith and </w:t>
      </w:r>
      <w:proofErr w:type="spellStart"/>
      <w:r w:rsidRPr="0061543C">
        <w:rPr>
          <w:sz w:val="16"/>
        </w:rPr>
        <w:t>Brauer</w:t>
      </w:r>
      <w:proofErr w:type="spellEnd"/>
      <w:r w:rsidRPr="0061543C">
        <w:rPr>
          <w:sz w:val="16"/>
        </w:rPr>
        <w:t>, p. 213-215</w:t>
      </w:r>
    </w:p>
    <w:p w:rsidR="00933441" w:rsidRPr="00756537" w:rsidRDefault="00933441" w:rsidP="00933441">
      <w:pPr>
        <w:rPr>
          <w:sz w:val="12"/>
        </w:rPr>
      </w:pPr>
      <w:proofErr w:type="gramStart"/>
      <w:r w:rsidRPr="0024588D">
        <w:rPr>
          <w:sz w:val="12"/>
        </w:rPr>
        <w:t xml:space="preserve">Second, </w:t>
      </w:r>
      <w:r w:rsidRPr="0061543C">
        <w:rPr>
          <w:rStyle w:val="StyleUnderline"/>
        </w:rPr>
        <w:t>on a dyadic level</w:t>
      </w:r>
      <w:r w:rsidRPr="0024588D">
        <w:rPr>
          <w:sz w:val="12"/>
        </w:rPr>
        <w:t>.</w:t>
      </w:r>
      <w:proofErr w:type="gramEnd"/>
      <w:r w:rsidRPr="0024588D">
        <w:rPr>
          <w:sz w:val="12"/>
        </w:rPr>
        <w:t xml:space="preserve"> Copeland's (1996. 2000) theory of trade expectations suggests that </w:t>
      </w:r>
      <w:r w:rsidRPr="0061543C">
        <w:rPr>
          <w:rStyle w:val="StyleUnderline"/>
        </w:rPr>
        <w:t xml:space="preserve">'future expectation of </w:t>
      </w:r>
      <w:r w:rsidRPr="0061543C">
        <w:rPr>
          <w:rStyle w:val="StyleUnderline"/>
          <w:highlight w:val="cyan"/>
        </w:rPr>
        <w:t>trade' is a significant variable in</w:t>
      </w:r>
      <w:r w:rsidRPr="0061543C">
        <w:rPr>
          <w:rStyle w:val="StyleUnderline"/>
        </w:rPr>
        <w:t xml:space="preserve"> understanding economic conditions and </w:t>
      </w:r>
      <w:r w:rsidRPr="0061543C">
        <w:rPr>
          <w:rStyle w:val="StyleUnderline"/>
          <w:highlight w:val="cyan"/>
        </w:rPr>
        <w:t xml:space="preserve">security </w:t>
      </w:r>
      <w:proofErr w:type="spellStart"/>
      <w:r w:rsidRPr="0061543C">
        <w:rPr>
          <w:rStyle w:val="StyleUnderline"/>
          <w:highlight w:val="cyan"/>
        </w:rPr>
        <w:t>behaviour</w:t>
      </w:r>
      <w:proofErr w:type="spellEnd"/>
      <w:r w:rsidRPr="0061543C">
        <w:rPr>
          <w:rStyle w:val="StyleUnderline"/>
        </w:rPr>
        <w:t xml:space="preserve"> of states</w:t>
      </w:r>
      <w:r w:rsidRPr="0024588D">
        <w:rPr>
          <w:sz w:val="12"/>
        </w:rPr>
        <w:t xml:space="preserve">. He argues that </w:t>
      </w:r>
      <w:r w:rsidRPr="0061543C">
        <w:rPr>
          <w:rStyle w:val="StyleUnderline"/>
        </w:rPr>
        <w:t>interdependent states</w:t>
      </w:r>
      <w:r w:rsidRPr="0024588D">
        <w:rPr>
          <w:sz w:val="12"/>
        </w:rPr>
        <w:t xml:space="preserve"> are likely to </w:t>
      </w:r>
      <w:r w:rsidRPr="0061543C">
        <w:rPr>
          <w:rStyle w:val="StyleUnderline"/>
        </w:rPr>
        <w:t>gain pacific benefits from trade so long as they have an optimistic view of future trade relations</w:t>
      </w:r>
      <w:r w:rsidRPr="0024588D">
        <w:rPr>
          <w:sz w:val="12"/>
        </w:rPr>
        <w:t xml:space="preserve">. However, </w:t>
      </w:r>
      <w:r w:rsidRPr="0061543C">
        <w:rPr>
          <w:rStyle w:val="StyleUnderline"/>
          <w:highlight w:val="cyan"/>
        </w:rPr>
        <w:t>if the expectations of future trade decline</w:t>
      </w:r>
      <w:r w:rsidRPr="0024588D">
        <w:rPr>
          <w:sz w:val="12"/>
        </w:rPr>
        <w:t xml:space="preserve">, particularly for difficult to replace items such as energy resources, </w:t>
      </w:r>
      <w:r w:rsidRPr="0061543C">
        <w:rPr>
          <w:rStyle w:val="StyleUnderline"/>
          <w:highlight w:val="cyan"/>
        </w:rPr>
        <w:t>the likelihood for conflict increases</w:t>
      </w:r>
      <w:r w:rsidRPr="0061543C">
        <w:rPr>
          <w:rStyle w:val="StyleUnderline"/>
        </w:rPr>
        <w:t xml:space="preserve">, as states will be inclined to use force to gain access to those resources. </w:t>
      </w:r>
      <w:r w:rsidRPr="0061543C">
        <w:rPr>
          <w:rStyle w:val="StyleUnderline"/>
          <w:highlight w:val="cyan"/>
        </w:rPr>
        <w:t>Crises could</w:t>
      </w:r>
      <w:r w:rsidRPr="0061543C">
        <w:rPr>
          <w:rStyle w:val="StyleUnderline"/>
        </w:rPr>
        <w:t xml:space="preserve"> potentially </w:t>
      </w:r>
      <w:r w:rsidRPr="0061543C">
        <w:rPr>
          <w:rStyle w:val="StyleUnderline"/>
          <w:highlight w:val="cyan"/>
        </w:rPr>
        <w:t>be the trigger for decreased trade expectations</w:t>
      </w:r>
      <w:r w:rsidRPr="0061543C">
        <w:rPr>
          <w:rStyle w:val="StyleUnderline"/>
        </w:rPr>
        <w:t xml:space="preserve"> either on its own or because it triggers protectionist moves by interdependent states</w:t>
      </w:r>
      <w:r w:rsidRPr="0024588D">
        <w:rPr>
          <w:sz w:val="12"/>
        </w:rPr>
        <w:t xml:space="preserve">.4 </w:t>
      </w:r>
      <w:proofErr w:type="gramStart"/>
      <w:r w:rsidRPr="0024588D">
        <w:rPr>
          <w:sz w:val="12"/>
        </w:rPr>
        <w:t>Third</w:t>
      </w:r>
      <w:proofErr w:type="gramEnd"/>
      <w:r w:rsidRPr="0024588D">
        <w:rPr>
          <w:sz w:val="12"/>
        </w:rPr>
        <w:t xml:space="preserve">, </w:t>
      </w:r>
      <w:r w:rsidRPr="0061543C">
        <w:rPr>
          <w:rStyle w:val="StyleUnderline"/>
        </w:rPr>
        <w:t>others</w:t>
      </w:r>
      <w:r w:rsidRPr="0024588D">
        <w:rPr>
          <w:sz w:val="12"/>
        </w:rPr>
        <w:t xml:space="preserve"> have considered the link between economic decline and external armed conflict at a national level. </w:t>
      </w:r>
      <w:proofErr w:type="spellStart"/>
      <w:r w:rsidRPr="0024588D">
        <w:rPr>
          <w:sz w:val="12"/>
        </w:rPr>
        <w:t>Blomberg</w:t>
      </w:r>
      <w:proofErr w:type="spellEnd"/>
      <w:r w:rsidRPr="0024588D">
        <w:rPr>
          <w:sz w:val="12"/>
        </w:rPr>
        <w:t xml:space="preserve"> and Hess (2002) </w:t>
      </w:r>
      <w:r w:rsidRPr="0061543C">
        <w:rPr>
          <w:rStyle w:val="StyleUnderline"/>
        </w:rPr>
        <w:t>find a strong correlation between internal conflict and external conflict, particularly during periods of economic downturn</w:t>
      </w:r>
      <w:r w:rsidRPr="0024588D">
        <w:rPr>
          <w:sz w:val="12"/>
        </w:rPr>
        <w:t xml:space="preserve">. They write, </w:t>
      </w:r>
      <w:proofErr w:type="gramStart"/>
      <w:r w:rsidRPr="0061543C">
        <w:rPr>
          <w:rStyle w:val="StyleUnderline"/>
        </w:rPr>
        <w:t>The</w:t>
      </w:r>
      <w:proofErr w:type="gramEnd"/>
      <w:r w:rsidRPr="0061543C">
        <w:rPr>
          <w:rStyle w:val="StyleUnderline"/>
        </w:rPr>
        <w:t xml:space="preserve"> </w:t>
      </w:r>
      <w:r w:rsidRPr="0061543C">
        <w:rPr>
          <w:rStyle w:val="StyleUnderline"/>
          <w:highlight w:val="cyan"/>
        </w:rPr>
        <w:t>linkages between</w:t>
      </w:r>
      <w:r w:rsidRPr="0061543C">
        <w:rPr>
          <w:rStyle w:val="StyleUnderline"/>
        </w:rPr>
        <w:t xml:space="preserve"> internal and external </w:t>
      </w:r>
      <w:r w:rsidRPr="0061543C">
        <w:rPr>
          <w:rStyle w:val="StyleUnderline"/>
          <w:highlight w:val="cyan"/>
        </w:rPr>
        <w:t>conflict and prosperity are strong and mutually reinforcing</w:t>
      </w:r>
      <w:r w:rsidRPr="0061543C">
        <w:rPr>
          <w:rStyle w:val="StyleUnderline"/>
        </w:rPr>
        <w:t xml:space="preserve">. Economic conflict tends to spawn internal conflict, which in turn returns the </w:t>
      </w:r>
      <w:proofErr w:type="spellStart"/>
      <w:r w:rsidRPr="0061543C">
        <w:rPr>
          <w:rStyle w:val="StyleUnderline"/>
        </w:rPr>
        <w:t>favour</w:t>
      </w:r>
      <w:proofErr w:type="spellEnd"/>
      <w:r w:rsidRPr="0024588D">
        <w:rPr>
          <w:sz w:val="12"/>
        </w:rPr>
        <w:t xml:space="preserve">. Moreover, </w:t>
      </w:r>
      <w:r w:rsidRPr="0061543C">
        <w:rPr>
          <w:rStyle w:val="StyleUnderline"/>
        </w:rPr>
        <w:t xml:space="preserve">the presence of a </w:t>
      </w:r>
      <w:r w:rsidRPr="0061543C">
        <w:rPr>
          <w:rStyle w:val="StyleUnderline"/>
          <w:highlight w:val="cyan"/>
        </w:rPr>
        <w:t>recession lends to amplify</w:t>
      </w:r>
      <w:r w:rsidRPr="0061543C">
        <w:rPr>
          <w:rStyle w:val="StyleUnderline"/>
        </w:rPr>
        <w:t xml:space="preserve"> the extent to which international and external </w:t>
      </w:r>
      <w:r w:rsidRPr="0061543C">
        <w:rPr>
          <w:rStyle w:val="StyleUnderline"/>
          <w:highlight w:val="cyan"/>
        </w:rPr>
        <w:t>conflicts</w:t>
      </w:r>
      <w:r w:rsidRPr="0061543C">
        <w:rPr>
          <w:rStyle w:val="StyleUnderline"/>
        </w:rPr>
        <w:t xml:space="preserve"> self-rein force each other</w:t>
      </w:r>
      <w:r w:rsidRPr="0024588D">
        <w:rPr>
          <w:sz w:val="12"/>
        </w:rPr>
        <w:t xml:space="preserve">. </w:t>
      </w:r>
      <w:proofErr w:type="gramStart"/>
      <w:r w:rsidRPr="0024588D">
        <w:rPr>
          <w:sz w:val="12"/>
        </w:rPr>
        <w:t>(</w:t>
      </w:r>
      <w:proofErr w:type="spellStart"/>
      <w:r w:rsidRPr="0024588D">
        <w:rPr>
          <w:sz w:val="12"/>
        </w:rPr>
        <w:t>Blombcrj</w:t>
      </w:r>
      <w:proofErr w:type="spellEnd"/>
      <w:r w:rsidRPr="0024588D">
        <w:rPr>
          <w:sz w:val="12"/>
        </w:rPr>
        <w:t>!</w:t>
      </w:r>
      <w:proofErr w:type="gramEnd"/>
      <w:r w:rsidRPr="0024588D">
        <w:rPr>
          <w:sz w:val="12"/>
        </w:rPr>
        <w:t xml:space="preserve"> </w:t>
      </w:r>
      <w:proofErr w:type="gramStart"/>
      <w:r w:rsidRPr="0024588D">
        <w:rPr>
          <w:sz w:val="12"/>
        </w:rPr>
        <w:t>&amp; Hess.</w:t>
      </w:r>
      <w:proofErr w:type="gramEnd"/>
      <w:r w:rsidRPr="0024588D">
        <w:rPr>
          <w:sz w:val="12"/>
        </w:rPr>
        <w:t xml:space="preserve"> 2002. p. 89) </w:t>
      </w:r>
      <w:r w:rsidRPr="0061543C">
        <w:rPr>
          <w:rStyle w:val="StyleUnderline"/>
          <w:highlight w:val="cyan"/>
        </w:rPr>
        <w:t>Economic decline has</w:t>
      </w:r>
      <w:r w:rsidRPr="0024588D">
        <w:rPr>
          <w:sz w:val="12"/>
        </w:rPr>
        <w:t xml:space="preserve"> also </w:t>
      </w:r>
      <w:r w:rsidRPr="0061543C">
        <w:rPr>
          <w:rStyle w:val="StyleUnderline"/>
          <w:highlight w:val="cyan"/>
        </w:rPr>
        <w:t>been</w:t>
      </w:r>
      <w:r w:rsidRPr="0061543C">
        <w:rPr>
          <w:rStyle w:val="StyleUnderline"/>
        </w:rPr>
        <w:t xml:space="preserve"> </w:t>
      </w:r>
      <w:r w:rsidRPr="0061543C">
        <w:rPr>
          <w:rStyle w:val="StyleUnderline"/>
          <w:highlight w:val="cyan"/>
        </w:rPr>
        <w:t>linked with</w:t>
      </w:r>
      <w:r w:rsidRPr="0061543C">
        <w:rPr>
          <w:rStyle w:val="StyleUnderline"/>
        </w:rPr>
        <w:t xml:space="preserve"> an increase in the likelihood of </w:t>
      </w:r>
      <w:r w:rsidRPr="0061543C">
        <w:rPr>
          <w:rStyle w:val="StyleUnderline"/>
          <w:highlight w:val="cyan"/>
        </w:rPr>
        <w:t>terrorism</w:t>
      </w:r>
      <w:r w:rsidRPr="0024588D">
        <w:rPr>
          <w:sz w:val="12"/>
        </w:rPr>
        <w:t xml:space="preserve"> (</w:t>
      </w:r>
      <w:proofErr w:type="spellStart"/>
      <w:r w:rsidRPr="0024588D">
        <w:rPr>
          <w:sz w:val="12"/>
        </w:rPr>
        <w:t>Blomberg</w:t>
      </w:r>
      <w:proofErr w:type="spellEnd"/>
      <w:r w:rsidRPr="0024588D">
        <w:rPr>
          <w:sz w:val="12"/>
        </w:rPr>
        <w:t xml:space="preserve">. Hess. </w:t>
      </w:r>
      <w:proofErr w:type="gramStart"/>
      <w:r w:rsidRPr="0024588D">
        <w:rPr>
          <w:sz w:val="12"/>
        </w:rPr>
        <w:t xml:space="preserve">&amp; </w:t>
      </w:r>
      <w:proofErr w:type="spellStart"/>
      <w:r w:rsidRPr="0024588D">
        <w:rPr>
          <w:sz w:val="12"/>
        </w:rPr>
        <w:t>Weerapana</w:t>
      </w:r>
      <w:proofErr w:type="spellEnd"/>
      <w:r w:rsidRPr="0024588D">
        <w:rPr>
          <w:sz w:val="12"/>
        </w:rPr>
        <w:t>, 2004).</w:t>
      </w:r>
      <w:proofErr w:type="gramEnd"/>
      <w:r w:rsidRPr="0024588D">
        <w:rPr>
          <w:sz w:val="12"/>
        </w:rPr>
        <w:t xml:space="preserve"> </w:t>
      </w:r>
      <w:proofErr w:type="gramStart"/>
      <w:r w:rsidRPr="0061543C">
        <w:rPr>
          <w:rStyle w:val="StyleUnderline"/>
        </w:rPr>
        <w:t>which</w:t>
      </w:r>
      <w:proofErr w:type="gramEnd"/>
      <w:r w:rsidRPr="0061543C">
        <w:rPr>
          <w:rStyle w:val="StyleUnderline"/>
        </w:rPr>
        <w:t xml:space="preserve"> has the capacity to spill across borders and lead to external tensions</w:t>
      </w:r>
      <w:r w:rsidRPr="0024588D">
        <w:rPr>
          <w:sz w:val="12"/>
        </w:rPr>
        <w:t xml:space="preserve">. Furthermore, </w:t>
      </w:r>
      <w:r w:rsidRPr="0061543C">
        <w:rPr>
          <w:rStyle w:val="StyleUnderline"/>
          <w:highlight w:val="cyan"/>
        </w:rPr>
        <w:t>crises</w:t>
      </w:r>
      <w:r w:rsidRPr="0061543C">
        <w:rPr>
          <w:rStyle w:val="StyleUnderline"/>
        </w:rPr>
        <w:t xml:space="preserve"> generally </w:t>
      </w:r>
      <w:r w:rsidRPr="0061543C">
        <w:rPr>
          <w:rStyle w:val="StyleUnderline"/>
          <w:highlight w:val="cyan"/>
        </w:rPr>
        <w:t>reduce the popularity of a sitting government</w:t>
      </w:r>
      <w:r w:rsidRPr="0061543C">
        <w:rPr>
          <w:rStyle w:val="StyleUnderline"/>
        </w:rPr>
        <w:t xml:space="preserve">. "Diversionary theory" suggests that, </w:t>
      </w:r>
      <w:r w:rsidRPr="0061543C">
        <w:rPr>
          <w:rStyle w:val="StyleUnderline"/>
          <w:highlight w:val="cyan"/>
        </w:rPr>
        <w:t>when facing unpopularity</w:t>
      </w:r>
      <w:r w:rsidRPr="0061543C">
        <w:rPr>
          <w:rStyle w:val="StyleUnderline"/>
        </w:rPr>
        <w:t xml:space="preserve"> arising </w:t>
      </w:r>
      <w:r w:rsidRPr="0061543C">
        <w:rPr>
          <w:rStyle w:val="StyleUnderline"/>
          <w:highlight w:val="cyan"/>
        </w:rPr>
        <w:t>from economic decline</w:t>
      </w:r>
      <w:r w:rsidRPr="0061543C">
        <w:rPr>
          <w:rStyle w:val="StyleUnderline"/>
        </w:rPr>
        <w:t xml:space="preserve">, sitting </w:t>
      </w:r>
      <w:r w:rsidRPr="0061543C">
        <w:rPr>
          <w:rStyle w:val="StyleUnderline"/>
          <w:highlight w:val="cyan"/>
        </w:rPr>
        <w:t>governments have</w:t>
      </w:r>
      <w:r w:rsidRPr="0061543C">
        <w:rPr>
          <w:rStyle w:val="StyleUnderline"/>
        </w:rPr>
        <w:t xml:space="preserve"> increased </w:t>
      </w:r>
      <w:r w:rsidRPr="0061543C">
        <w:rPr>
          <w:rStyle w:val="StyleUnderline"/>
          <w:highlight w:val="cyan"/>
        </w:rPr>
        <w:t>incentives to fabricate</w:t>
      </w:r>
      <w:r w:rsidRPr="0061543C">
        <w:rPr>
          <w:rStyle w:val="StyleUnderline"/>
        </w:rPr>
        <w:t xml:space="preserve"> external </w:t>
      </w:r>
      <w:r w:rsidRPr="0061543C">
        <w:rPr>
          <w:rStyle w:val="StyleUnderline"/>
          <w:highlight w:val="cyan"/>
        </w:rPr>
        <w:t>military conflicts</w:t>
      </w:r>
      <w:r w:rsidRPr="0061543C">
        <w:rPr>
          <w:rStyle w:val="StyleUnderline"/>
        </w:rPr>
        <w:t xml:space="preserve"> to create a 'rally around the flag' effect</w:t>
      </w:r>
      <w:r w:rsidRPr="0024588D">
        <w:rPr>
          <w:sz w:val="12"/>
        </w:rPr>
        <w:t xml:space="preserve">. </w:t>
      </w:r>
      <w:proofErr w:type="gramStart"/>
      <w:r w:rsidRPr="0024588D">
        <w:rPr>
          <w:sz w:val="12"/>
        </w:rPr>
        <w:t xml:space="preserve">Wang (1996), </w:t>
      </w:r>
      <w:proofErr w:type="spellStart"/>
      <w:r w:rsidRPr="0024588D">
        <w:rPr>
          <w:sz w:val="12"/>
        </w:rPr>
        <w:t>DeRouen</w:t>
      </w:r>
      <w:proofErr w:type="spellEnd"/>
      <w:r w:rsidRPr="0024588D">
        <w:rPr>
          <w:sz w:val="12"/>
        </w:rPr>
        <w:t xml:space="preserve"> (1995), and </w:t>
      </w:r>
      <w:proofErr w:type="spellStart"/>
      <w:r w:rsidRPr="0024588D">
        <w:rPr>
          <w:sz w:val="12"/>
        </w:rPr>
        <w:t>Blombcrg</w:t>
      </w:r>
      <w:proofErr w:type="spellEnd"/>
      <w:r w:rsidRPr="0024588D">
        <w:rPr>
          <w:sz w:val="12"/>
        </w:rPr>
        <w:t>.</w:t>
      </w:r>
      <w:proofErr w:type="gramEnd"/>
      <w:r w:rsidRPr="0024588D">
        <w:rPr>
          <w:sz w:val="12"/>
        </w:rPr>
        <w:t xml:space="preserve"> </w:t>
      </w:r>
      <w:proofErr w:type="gramStart"/>
      <w:r w:rsidRPr="0024588D">
        <w:rPr>
          <w:sz w:val="12"/>
        </w:rPr>
        <w:t>Mess,</w:t>
      </w:r>
      <w:proofErr w:type="gramEnd"/>
      <w:r w:rsidRPr="0024588D">
        <w:rPr>
          <w:sz w:val="12"/>
        </w:rPr>
        <w:t xml:space="preserve"> and Thacker (2006) find supporting evidence showing that </w:t>
      </w:r>
      <w:r w:rsidRPr="0061543C">
        <w:rPr>
          <w:rStyle w:val="StyleUnderline"/>
          <w:highlight w:val="cyan"/>
        </w:rPr>
        <w:t>economic decline and use of force are</w:t>
      </w:r>
      <w:r w:rsidRPr="0024588D">
        <w:rPr>
          <w:sz w:val="12"/>
        </w:rPr>
        <w:t xml:space="preserve"> at least indirectly </w:t>
      </w:r>
      <w:r w:rsidRPr="0061543C">
        <w:rPr>
          <w:rStyle w:val="StyleUnderline"/>
          <w:highlight w:val="cyan"/>
        </w:rPr>
        <w:t>correlated</w:t>
      </w:r>
      <w:r w:rsidRPr="0024588D">
        <w:rPr>
          <w:sz w:val="12"/>
        </w:rPr>
        <w:t xml:space="preserve">. </w:t>
      </w:r>
      <w:proofErr w:type="spellStart"/>
      <w:r w:rsidRPr="0024588D">
        <w:rPr>
          <w:sz w:val="12"/>
        </w:rPr>
        <w:t>Gelpi</w:t>
      </w:r>
      <w:proofErr w:type="spellEnd"/>
      <w:r w:rsidRPr="0024588D">
        <w:rPr>
          <w:sz w:val="12"/>
        </w:rPr>
        <w:t xml:space="preserve"> (1997), Miller (1999). and Kisangani and Pickering (2009) suggest that </w:t>
      </w:r>
      <w:r w:rsidRPr="0061543C">
        <w:rPr>
          <w:rStyle w:val="StyleUnderline"/>
        </w:rPr>
        <w:t xml:space="preserve">the tendency towards diversionary tactics </w:t>
      </w:r>
      <w:proofErr w:type="spellStart"/>
      <w:r w:rsidRPr="0061543C">
        <w:rPr>
          <w:rStyle w:val="StyleUnderline"/>
        </w:rPr>
        <w:t>arr</w:t>
      </w:r>
      <w:proofErr w:type="spellEnd"/>
      <w:r w:rsidRPr="0061543C">
        <w:rPr>
          <w:rStyle w:val="StyleUnderline"/>
        </w:rPr>
        <w:t xml:space="preserve"> greater for democratic states than autocratic states, due to the fact that democratic leaders are generally more susceptible to being removed from office due to lack of domestic support</w:t>
      </w:r>
      <w:r w:rsidRPr="0024588D">
        <w:rPr>
          <w:sz w:val="12"/>
        </w:rPr>
        <w:t xml:space="preserve">. </w:t>
      </w:r>
      <w:proofErr w:type="spellStart"/>
      <w:r w:rsidRPr="0024588D">
        <w:rPr>
          <w:sz w:val="12"/>
        </w:rPr>
        <w:t>DeRouen</w:t>
      </w:r>
      <w:proofErr w:type="spellEnd"/>
      <w:r w:rsidRPr="0024588D">
        <w:rPr>
          <w:sz w:val="12"/>
        </w:rPr>
        <w:t xml:space="preserve"> (2000) has provided evidence showing that </w:t>
      </w:r>
      <w:r w:rsidRPr="0061543C">
        <w:rPr>
          <w:rStyle w:val="StyleUnderline"/>
          <w:highlight w:val="cyan"/>
        </w:rPr>
        <w:t>periods of weak economic performance in the U</w:t>
      </w:r>
      <w:r w:rsidRPr="0061543C">
        <w:rPr>
          <w:rStyle w:val="StyleUnderline"/>
        </w:rPr>
        <w:t xml:space="preserve">nited </w:t>
      </w:r>
      <w:r w:rsidRPr="0061543C">
        <w:rPr>
          <w:rStyle w:val="StyleUnderline"/>
          <w:highlight w:val="cyan"/>
        </w:rPr>
        <w:t>S</w:t>
      </w:r>
      <w:r w:rsidRPr="0061543C">
        <w:rPr>
          <w:rStyle w:val="StyleUnderline"/>
        </w:rPr>
        <w:t xml:space="preserve">tates, and thus weak Presidential popularity, </w:t>
      </w:r>
      <w:r w:rsidRPr="0061543C">
        <w:rPr>
          <w:rStyle w:val="StyleUnderline"/>
          <w:highlight w:val="cyan"/>
        </w:rPr>
        <w:t>are statistically linked to</w:t>
      </w:r>
      <w:r w:rsidRPr="0061543C">
        <w:rPr>
          <w:rStyle w:val="StyleUnderline"/>
        </w:rPr>
        <w:t xml:space="preserve"> an increase in </w:t>
      </w:r>
      <w:r w:rsidRPr="0061543C">
        <w:rPr>
          <w:rStyle w:val="StyleUnderline"/>
          <w:highlight w:val="cyan"/>
        </w:rPr>
        <w:t>the use of force</w:t>
      </w:r>
      <w:r w:rsidRPr="0024588D">
        <w:rPr>
          <w:sz w:val="12"/>
        </w:rPr>
        <w:t>.</w:t>
      </w:r>
    </w:p>
    <w:p w:rsidR="00933441" w:rsidRDefault="00933441" w:rsidP="00E62182">
      <w:pPr>
        <w:pStyle w:val="Heading4"/>
      </w:pPr>
      <w:r>
        <w:t xml:space="preserve">3). Terrorists could target the grid – that’s goldsmith – causes extinction </w:t>
      </w:r>
    </w:p>
    <w:p w:rsidR="00E62182" w:rsidRDefault="00E62182" w:rsidP="00E62182">
      <w:r w:rsidRPr="0055272E">
        <w:rPr>
          <w:rStyle w:val="Style13ptBold"/>
        </w:rPr>
        <w:t>WND 9/4</w:t>
      </w:r>
      <w:r>
        <w:t xml:space="preserve"> (WND, </w:t>
      </w:r>
      <w:proofErr w:type="spellStart"/>
      <w:r>
        <w:t>WorldNetDaily</w:t>
      </w:r>
      <w:proofErr w:type="spellEnd"/>
      <w:r>
        <w:t xml:space="preserve"> News Company, “ISIS THREAT LOOMS OVER U.S. HOMELAND”, </w:t>
      </w:r>
      <w:hyperlink r:id="rId30" w:history="1">
        <w:r w:rsidRPr="005464BD">
          <w:rPr>
            <w:rStyle w:val="Hyperlink"/>
          </w:rPr>
          <w:t>http://mobile.wnd.com/2014/09/isis-threat-looms-over-u-s-homeland/</w:t>
        </w:r>
      </w:hyperlink>
      <w:r>
        <w:t>, September 9, 2014)</w:t>
      </w:r>
    </w:p>
    <w:p w:rsidR="00E62182" w:rsidRDefault="00E62182" w:rsidP="00E62182">
      <w:r>
        <w:t xml:space="preserve">*edited for language </w:t>
      </w:r>
    </w:p>
    <w:p w:rsidR="00E62182" w:rsidRPr="00377A00" w:rsidRDefault="00E62182" w:rsidP="00E62182">
      <w:pPr>
        <w:rPr>
          <w:sz w:val="14"/>
        </w:rPr>
      </w:pPr>
      <w:r w:rsidRPr="004C0174">
        <w:rPr>
          <w:rStyle w:val="StyleUnderline"/>
        </w:rPr>
        <w:t>'Militants expressing increased interest in notion they could infiltrate' ISIS</w:t>
      </w:r>
      <w:r w:rsidRPr="00F052F6">
        <w:rPr>
          <w:rStyle w:val="StyleUnderline"/>
        </w:rPr>
        <w:t xml:space="preserve"> bluster that threatens the U.S.</w:t>
      </w:r>
      <w:r>
        <w:rPr>
          <w:rStyle w:val="StyleUnderline"/>
        </w:rPr>
        <w:t xml:space="preserve"> </w:t>
      </w:r>
      <w:r w:rsidRPr="00F052F6">
        <w:rPr>
          <w:rStyle w:val="StyleUnderline"/>
        </w:rPr>
        <w:t>Long-known al-Qaida links to south-of-the-border drug cartels.</w:t>
      </w:r>
      <w:r>
        <w:rPr>
          <w:rStyle w:val="StyleUnderline"/>
        </w:rPr>
        <w:t xml:space="preserve"> </w:t>
      </w:r>
      <w:proofErr w:type="gramStart"/>
      <w:r w:rsidRPr="00F052F6">
        <w:rPr>
          <w:rStyle w:val="StyleUnderline"/>
        </w:rPr>
        <w:t>A porous U.S-Mexico border.</w:t>
      </w:r>
      <w:proofErr w:type="gramEnd"/>
      <w:r>
        <w:rPr>
          <w:rStyle w:val="StyleUnderline"/>
        </w:rPr>
        <w:t xml:space="preserve"> </w:t>
      </w:r>
      <w:r w:rsidRPr="00F052F6">
        <w:rPr>
          <w:rStyle w:val="StyleUnderline"/>
        </w:rPr>
        <w:t>Gunshots at a California power plant.</w:t>
      </w:r>
      <w:r>
        <w:rPr>
          <w:rStyle w:val="StyleUnderline"/>
        </w:rPr>
        <w:t xml:space="preserve"> </w:t>
      </w:r>
      <w:r w:rsidRPr="00377A00">
        <w:rPr>
          <w:sz w:val="14"/>
        </w:rPr>
        <w:t xml:space="preserve">The individual reports may not cause immediate alarm, but </w:t>
      </w:r>
      <w:r w:rsidRPr="007C232B">
        <w:rPr>
          <w:rStyle w:val="StyleUnderline"/>
          <w:highlight w:val="yellow"/>
        </w:rPr>
        <w:t>a panel of experts</w:t>
      </w:r>
      <w:r w:rsidRPr="00F052F6">
        <w:rPr>
          <w:rStyle w:val="StyleUnderline"/>
        </w:rPr>
        <w:t xml:space="preserve"> who have </w:t>
      </w:r>
      <w:r w:rsidRPr="007C232B">
        <w:rPr>
          <w:rStyle w:val="Emphasis"/>
          <w:highlight w:val="yellow"/>
        </w:rPr>
        <w:t>connected the dots</w:t>
      </w:r>
      <w:r w:rsidRPr="00F052F6">
        <w:rPr>
          <w:rStyle w:val="StyleUnderline"/>
        </w:rPr>
        <w:t xml:space="preserve"> </w:t>
      </w:r>
      <w:r w:rsidRPr="007C232B">
        <w:rPr>
          <w:rStyle w:val="StyleUnderline"/>
          <w:highlight w:val="yellow"/>
        </w:rPr>
        <w:t>on threats</w:t>
      </w:r>
      <w:r w:rsidRPr="00F052F6">
        <w:rPr>
          <w:rStyle w:val="StyleUnderline"/>
        </w:rPr>
        <w:t xml:space="preserve"> against the U.S. is warning that </w:t>
      </w:r>
      <w:r w:rsidRPr="007C232B">
        <w:rPr>
          <w:rStyle w:val="StyleUnderline"/>
          <w:highlight w:val="yellow"/>
        </w:rPr>
        <w:t>the nation needs to be looking at the big picture</w:t>
      </w:r>
      <w:r w:rsidRPr="00F052F6">
        <w:rPr>
          <w:rStyle w:val="StyleUnderline"/>
        </w:rPr>
        <w:t xml:space="preserve"> – and preparing its defenses appropriately.</w:t>
      </w:r>
      <w:r>
        <w:rPr>
          <w:rStyle w:val="StyleUnderline"/>
        </w:rPr>
        <w:t xml:space="preserve"> </w:t>
      </w:r>
      <w:proofErr w:type="gramStart"/>
      <w:r w:rsidRPr="00377A00">
        <w:rPr>
          <w:sz w:val="14"/>
        </w:rPr>
        <w:t>Now.</w:t>
      </w:r>
      <w:proofErr w:type="gramEnd"/>
      <w:r w:rsidRPr="00377A00">
        <w:rPr>
          <w:sz w:val="14"/>
        </w:rPr>
        <w:t xml:space="preserve"> </w:t>
      </w:r>
      <w:r w:rsidRPr="007C232B">
        <w:rPr>
          <w:rStyle w:val="StyleUnderline"/>
          <w:highlight w:val="yellow"/>
        </w:rPr>
        <w:t>The</w:t>
      </w:r>
      <w:r w:rsidRPr="00F052F6">
        <w:rPr>
          <w:rStyle w:val="StyleUnderline"/>
        </w:rPr>
        <w:t xml:space="preserve"> warnings come from a </w:t>
      </w:r>
      <w:r w:rsidRPr="007C232B">
        <w:rPr>
          <w:rStyle w:val="StyleUnderline"/>
          <w:highlight w:val="yellow"/>
        </w:rPr>
        <w:t>panel</w:t>
      </w:r>
      <w:r w:rsidRPr="00F052F6">
        <w:rPr>
          <w:rStyle w:val="StyleUnderline"/>
        </w:rPr>
        <w:t xml:space="preserve"> set up by the </w:t>
      </w:r>
      <w:r w:rsidRPr="00F052F6">
        <w:rPr>
          <w:rStyle w:val="Emphasis"/>
        </w:rPr>
        <w:t>Secure the Grid Coalition at the Washington-based Center for Security Policy.</w:t>
      </w:r>
      <w:r>
        <w:rPr>
          <w:rStyle w:val="Emphasis"/>
        </w:rPr>
        <w:t xml:space="preserve"> </w:t>
      </w:r>
      <w:r w:rsidRPr="00F052F6">
        <w:rPr>
          <w:rStyle w:val="StyleUnderline"/>
        </w:rPr>
        <w:t xml:space="preserve">At a National Press Club news conference this week were Frank </w:t>
      </w:r>
      <w:r w:rsidRPr="007C232B">
        <w:rPr>
          <w:rStyle w:val="Emphasis"/>
          <w:highlight w:val="yellow"/>
        </w:rPr>
        <w:t>Gaffney</w:t>
      </w:r>
      <w:r w:rsidRPr="00F052F6">
        <w:rPr>
          <w:rStyle w:val="Emphasis"/>
        </w:rPr>
        <w:t xml:space="preserve">, former assistant secretary of defense for international security affairs and now president of the CSP; threat expert Dr. Peter Vincent </w:t>
      </w:r>
      <w:r w:rsidRPr="007C232B">
        <w:rPr>
          <w:rStyle w:val="Emphasis"/>
          <w:highlight w:val="yellow"/>
        </w:rPr>
        <w:t>Pry</w:t>
      </w:r>
      <w:r w:rsidRPr="00F052F6">
        <w:rPr>
          <w:rStyle w:val="Emphasis"/>
        </w:rPr>
        <w:t xml:space="preserve">; Ambassador Henry F. </w:t>
      </w:r>
      <w:r w:rsidRPr="007C232B">
        <w:rPr>
          <w:rStyle w:val="Emphasis"/>
          <w:highlight w:val="yellow"/>
        </w:rPr>
        <w:t>Cooper</w:t>
      </w:r>
      <w:r w:rsidRPr="00F052F6">
        <w:rPr>
          <w:rStyle w:val="Emphasis"/>
        </w:rPr>
        <w:t xml:space="preserve">; </w:t>
      </w:r>
      <w:r w:rsidRPr="00A8769C">
        <w:rPr>
          <w:rStyle w:val="StyleUnderline"/>
        </w:rPr>
        <w:t>actress and activist Kelly Carson;</w:t>
      </w:r>
      <w:r w:rsidRPr="00F052F6">
        <w:rPr>
          <w:rStyle w:val="Emphasis"/>
        </w:rPr>
        <w:t xml:space="preserve"> and F. Michael </w:t>
      </w:r>
      <w:proofErr w:type="spellStart"/>
      <w:r w:rsidRPr="007C232B">
        <w:rPr>
          <w:rStyle w:val="Emphasis"/>
          <w:highlight w:val="yellow"/>
        </w:rPr>
        <w:t>Maloof</w:t>
      </w:r>
      <w:proofErr w:type="spellEnd"/>
      <w:r w:rsidRPr="00F052F6">
        <w:rPr>
          <w:rStyle w:val="Emphasis"/>
        </w:rPr>
        <w:t>, a former senior security policy analyst in the office of the secretary of defense</w:t>
      </w:r>
      <w:r w:rsidRPr="00F052F6">
        <w:rPr>
          <w:rStyle w:val="StyleUnderline"/>
        </w:rPr>
        <w:t xml:space="preserve"> and now a senior writer with WND. He’s authored </w:t>
      </w:r>
      <w:r w:rsidRPr="00F052F6">
        <w:rPr>
          <w:rStyle w:val="Emphasis"/>
        </w:rPr>
        <w:t>“A Nation Forsaken” on the dangers to the U.S. from an attack on its power grid, especially from electromagnetic pulse.</w:t>
      </w:r>
      <w:r>
        <w:rPr>
          <w:rStyle w:val="StyleUnderline"/>
        </w:rPr>
        <w:t xml:space="preserve"> </w:t>
      </w:r>
      <w:r w:rsidRPr="007C232B">
        <w:rPr>
          <w:rStyle w:val="Emphasis"/>
          <w:highlight w:val="yellow"/>
        </w:rPr>
        <w:t>There have been multiple reports of ISIS</w:t>
      </w:r>
      <w:r w:rsidRPr="00F052F6">
        <w:rPr>
          <w:rStyle w:val="StyleUnderline"/>
        </w:rPr>
        <w:t xml:space="preserve"> terrorists in Iraq and Syria </w:t>
      </w:r>
      <w:r w:rsidRPr="007C232B">
        <w:rPr>
          <w:rStyle w:val="StyleUnderline"/>
          <w:highlight w:val="yellow"/>
        </w:rPr>
        <w:t>making</w:t>
      </w:r>
      <w:r w:rsidRPr="00F052F6">
        <w:rPr>
          <w:rStyle w:val="StyleUnderline"/>
        </w:rPr>
        <w:t xml:space="preserve"> </w:t>
      </w:r>
      <w:r w:rsidRPr="007C232B">
        <w:rPr>
          <w:rStyle w:val="StyleUnderline"/>
          <w:highlight w:val="yellow"/>
        </w:rPr>
        <w:t>statements threatening an attack</w:t>
      </w:r>
      <w:r w:rsidRPr="00F052F6">
        <w:rPr>
          <w:rStyle w:val="StyleUnderline"/>
        </w:rPr>
        <w:t xml:space="preserve"> on the U.S. homeland. And it’s well-documented that al-Qaida, the Muslim terror world’s bad boy before </w:t>
      </w:r>
      <w:r w:rsidRPr="007C232B">
        <w:rPr>
          <w:rStyle w:val="StyleUnderline"/>
          <w:highlight w:val="yellow"/>
        </w:rPr>
        <w:t>ISIS</w:t>
      </w:r>
      <w:r w:rsidRPr="00F052F6">
        <w:rPr>
          <w:rStyle w:val="StyleUnderline"/>
        </w:rPr>
        <w:t xml:space="preserve"> arrived</w:t>
      </w:r>
      <w:r w:rsidRPr="007C232B">
        <w:rPr>
          <w:rStyle w:val="Emphasis"/>
          <w:highlight w:val="yellow"/>
        </w:rPr>
        <w:t>, is linked closely with drug cartels</w:t>
      </w:r>
      <w:r w:rsidRPr="00F052F6">
        <w:rPr>
          <w:rStyle w:val="StyleUnderline"/>
        </w:rPr>
        <w:t xml:space="preserve">, </w:t>
      </w:r>
      <w:r w:rsidRPr="002A6F8D">
        <w:rPr>
          <w:rStyle w:val="Emphasis"/>
        </w:rPr>
        <w:t xml:space="preserve">many of </w:t>
      </w:r>
      <w:r w:rsidRPr="007C232B">
        <w:rPr>
          <w:rStyle w:val="Emphasis"/>
          <w:highlight w:val="yellow"/>
        </w:rPr>
        <w:t>which have a presence inside</w:t>
      </w:r>
      <w:r w:rsidRPr="00F052F6">
        <w:rPr>
          <w:rStyle w:val="StyleUnderline"/>
        </w:rPr>
        <w:t xml:space="preserve"> some 1,200 of </w:t>
      </w:r>
      <w:r w:rsidRPr="007C232B">
        <w:rPr>
          <w:rStyle w:val="Emphasis"/>
          <w:highlight w:val="yellow"/>
        </w:rPr>
        <w:t>America</w:t>
      </w:r>
      <w:r w:rsidRPr="002A6F8D">
        <w:rPr>
          <w:rStyle w:val="Emphasis"/>
        </w:rPr>
        <w:t>’s large cities</w:t>
      </w:r>
      <w:r w:rsidRPr="002A6F8D">
        <w:rPr>
          <w:rStyle w:val="StyleUnderline"/>
        </w:rPr>
        <w:t>.</w:t>
      </w:r>
      <w:r>
        <w:rPr>
          <w:rStyle w:val="StyleUnderline"/>
        </w:rPr>
        <w:t xml:space="preserve"> </w:t>
      </w:r>
      <w:r w:rsidRPr="00F052F6">
        <w:rPr>
          <w:rStyle w:val="StyleUnderline"/>
        </w:rPr>
        <w:t xml:space="preserve">Further, </w:t>
      </w:r>
      <w:r w:rsidRPr="007C232B">
        <w:rPr>
          <w:rStyle w:val="StyleUnderline"/>
          <w:highlight w:val="yellow"/>
        </w:rPr>
        <w:t>the U.S. southern border</w:t>
      </w:r>
      <w:r w:rsidRPr="00F052F6">
        <w:rPr>
          <w:rStyle w:val="StyleUnderline"/>
        </w:rPr>
        <w:t xml:space="preserve"> now easily </w:t>
      </w:r>
      <w:r w:rsidRPr="007C232B">
        <w:rPr>
          <w:rStyle w:val="StyleUnderline"/>
          <w:highlight w:val="yellow"/>
        </w:rPr>
        <w:t>can be crossed</w:t>
      </w:r>
      <w:r w:rsidRPr="00F052F6">
        <w:rPr>
          <w:rStyle w:val="StyleUnderline"/>
        </w:rPr>
        <w:t xml:space="preserve"> illegally. And </w:t>
      </w:r>
      <w:r w:rsidRPr="007C232B">
        <w:rPr>
          <w:rStyle w:val="Emphasis"/>
          <w:highlight w:val="yellow"/>
        </w:rPr>
        <w:t>there already</w:t>
      </w:r>
      <w:r w:rsidRPr="002A6F8D">
        <w:rPr>
          <w:rStyle w:val="Emphasis"/>
        </w:rPr>
        <w:t xml:space="preserve"> </w:t>
      </w:r>
      <w:r w:rsidRPr="00F052F6">
        <w:rPr>
          <w:rStyle w:val="StyleUnderline"/>
        </w:rPr>
        <w:t xml:space="preserve">may have </w:t>
      </w:r>
      <w:r w:rsidRPr="007C232B">
        <w:rPr>
          <w:rStyle w:val="StyleUnderline"/>
          <w:highlight w:val="yellow"/>
        </w:rPr>
        <w:t>been a “dry run” attack on the</w:t>
      </w:r>
      <w:r w:rsidRPr="00F052F6">
        <w:rPr>
          <w:rStyle w:val="StyleUnderline"/>
        </w:rPr>
        <w:t xml:space="preserve"> U.S. power </w:t>
      </w:r>
      <w:r w:rsidRPr="007C232B">
        <w:rPr>
          <w:rStyle w:val="StyleUnderline"/>
          <w:highlight w:val="yellow"/>
        </w:rPr>
        <w:t>grid</w:t>
      </w:r>
      <w:r w:rsidRPr="00F052F6">
        <w:rPr>
          <w:rStyle w:val="StyleUnderline"/>
        </w:rPr>
        <w:t xml:space="preserve">, </w:t>
      </w:r>
      <w:r w:rsidRPr="007C232B">
        <w:rPr>
          <w:rStyle w:val="StyleUnderline"/>
          <w:highlight w:val="yellow"/>
        </w:rPr>
        <w:t>which</w:t>
      </w:r>
      <w:r w:rsidRPr="00F052F6">
        <w:rPr>
          <w:rStyle w:val="StyleUnderline"/>
        </w:rPr>
        <w:t xml:space="preserve">, </w:t>
      </w:r>
      <w:r w:rsidRPr="007C232B">
        <w:rPr>
          <w:rStyle w:val="StyleUnderline"/>
          <w:highlight w:val="yellow"/>
        </w:rPr>
        <w:t xml:space="preserve">in a collapse, </w:t>
      </w:r>
      <w:r w:rsidRPr="007C232B">
        <w:rPr>
          <w:rStyle w:val="Emphasis"/>
          <w:highlight w:val="yellow"/>
        </w:rPr>
        <w:t>would leave America’s defense capabilities severely handicapped.</w:t>
      </w:r>
      <w:r>
        <w:rPr>
          <w:rStyle w:val="StyleUnderline"/>
        </w:rPr>
        <w:t xml:space="preserve"> </w:t>
      </w:r>
      <w:r w:rsidRPr="00041D92">
        <w:rPr>
          <w:rStyle w:val="StyleUnderline"/>
        </w:rPr>
        <w:t xml:space="preserve">Such concerns have been underscored in recent days by an interview Judicial Watch had with U.S. intelligence officials and the Texas Department Safety. </w:t>
      </w:r>
      <w:r w:rsidRPr="00041D92">
        <w:rPr>
          <w:rStyle w:val="Emphasis"/>
        </w:rPr>
        <w:t xml:space="preserve">It confirmed that </w:t>
      </w:r>
      <w:r w:rsidRPr="002A6F8D">
        <w:rPr>
          <w:rStyle w:val="Emphasis"/>
        </w:rPr>
        <w:t>ISIS is present across the Texas border in Juarez, Mexico</w:t>
      </w:r>
      <w:r w:rsidRPr="002A6F8D">
        <w:rPr>
          <w:rStyle w:val="StyleUnderline"/>
        </w:rPr>
        <w:t xml:space="preserve">, where an intelligence unit has picked up increased “chatter” in recent days. </w:t>
      </w:r>
      <w:r w:rsidRPr="00377A00">
        <w:rPr>
          <w:sz w:val="14"/>
        </w:rPr>
        <w:t xml:space="preserve">While Mexican authorities have denied ISIS’ presence in Mexico and its ability to illegally enter the U.S., </w:t>
      </w:r>
      <w:proofErr w:type="spellStart"/>
      <w:r w:rsidRPr="002A6F8D">
        <w:rPr>
          <w:rStyle w:val="StyleUnderline"/>
        </w:rPr>
        <w:t>Maloof</w:t>
      </w:r>
      <w:proofErr w:type="spellEnd"/>
      <w:r w:rsidRPr="00041D92">
        <w:rPr>
          <w:rStyle w:val="StyleUnderline"/>
        </w:rPr>
        <w:t xml:space="preserve"> pointed out that three hardened Ukrainian criminals walked into the U.S. from Mexico undetected and have yet to be apprehended. Similarly, there has been evidence uncovered that various nationalities from Pakistan and various Arab countries have entered the U.S. undetected, </w:t>
      </w:r>
      <w:r w:rsidRPr="00041D92">
        <w:rPr>
          <w:rStyle w:val="Emphasis"/>
        </w:rPr>
        <w:t>taking advantage of the porous southern border.</w:t>
      </w:r>
      <w:r>
        <w:rPr>
          <w:rStyle w:val="Emphasis"/>
        </w:rPr>
        <w:t xml:space="preserve"> </w:t>
      </w:r>
      <w:r w:rsidRPr="00041D92">
        <w:rPr>
          <w:rStyle w:val="StyleUnderline"/>
        </w:rPr>
        <w:t>Put it all together, panel members said at a news conference in Washington on Wednesday, and the threat the U.S. is facing should be considered immediate and substantial.</w:t>
      </w:r>
      <w:r>
        <w:rPr>
          <w:rStyle w:val="StyleUnderline"/>
        </w:rPr>
        <w:t xml:space="preserve"> </w:t>
      </w:r>
      <w:r w:rsidRPr="00041D92">
        <w:rPr>
          <w:rStyle w:val="StyleUnderline"/>
        </w:rPr>
        <w:t xml:space="preserve">“It’s all related,” </w:t>
      </w:r>
      <w:proofErr w:type="spellStart"/>
      <w:r w:rsidRPr="00041D92">
        <w:rPr>
          <w:rStyle w:val="StyleUnderline"/>
        </w:rPr>
        <w:t>Maloof</w:t>
      </w:r>
      <w:proofErr w:type="spellEnd"/>
      <w:r w:rsidRPr="00041D92">
        <w:rPr>
          <w:rStyle w:val="StyleUnderline"/>
        </w:rPr>
        <w:t xml:space="preserve"> said. “One thing leads to another … It’s the domino effect.”</w:t>
      </w:r>
      <w:r>
        <w:rPr>
          <w:rStyle w:val="StyleUnderline"/>
        </w:rPr>
        <w:t xml:space="preserve"> </w:t>
      </w:r>
      <w:r w:rsidRPr="00041D92">
        <w:rPr>
          <w:rStyle w:val="StyleUnderline"/>
        </w:rPr>
        <w:t>He noted</w:t>
      </w:r>
      <w:r w:rsidRPr="00377A00">
        <w:rPr>
          <w:sz w:val="14"/>
        </w:rPr>
        <w:t xml:space="preserve"> a series of incidents at a Metcalf power plant in San Jose, California, that suggest someone – still unknown – </w:t>
      </w:r>
      <w:r w:rsidRPr="00041D92">
        <w:rPr>
          <w:rStyle w:val="Emphasis"/>
        </w:rPr>
        <w:t>has been exploring what it takes to bring down a major component of the nation’s grid.</w:t>
      </w:r>
      <w:r w:rsidRPr="00377A00">
        <w:rPr>
          <w:sz w:val="14"/>
        </w:rPr>
        <w:t xml:space="preserve"> Former Rep. Allen West bluntly called the situation a “‘dry run’ for something bigger.” WND reported the utility company, whose operation was disabled in the attack, has offered a $250,000 reward for the arrest and conviction of the perpetrators. West explained, “On April 16, 2013, snipers waged a 52-minute attack on a central California electrical substation. According to reports by Fox News and the Wall Street Journal, the sniper attack started when at least one person entered an underground vault to cut telephone cables, and attackers fired more than 100 shots into Pacific Gas &amp; Electric’s Metcalf transmission substation, knocking out 17 transformers. Electric officials were able to avert a blackout, but it took 27 days to repair the damage,” he wrote. “My concern is that this may have been a dry run for something far bigger. We should be demanding an update on the investigation as to the perpetrators of this attack who escaped without detection,” he said. </w:t>
      </w:r>
      <w:r w:rsidRPr="00DB113E">
        <w:rPr>
          <w:rStyle w:val="StyleUnderline"/>
        </w:rPr>
        <w:t xml:space="preserve">WB248Pry pointed out that </w:t>
      </w:r>
      <w:r w:rsidRPr="007C232B">
        <w:rPr>
          <w:rStyle w:val="Emphasis"/>
          <w:highlight w:val="yellow"/>
        </w:rPr>
        <w:t>jihadists</w:t>
      </w:r>
      <w:r w:rsidRPr="00DB113E">
        <w:rPr>
          <w:rStyle w:val="Emphasis"/>
        </w:rPr>
        <w:t xml:space="preserve"> already </w:t>
      </w:r>
      <w:r w:rsidRPr="007C232B">
        <w:rPr>
          <w:rStyle w:val="Emphasis"/>
          <w:highlight w:val="yellow"/>
        </w:rPr>
        <w:t>are aware of the vulnerability of a country’s grid system by having knocked out completely the entire</w:t>
      </w:r>
      <w:r w:rsidRPr="00DB113E">
        <w:rPr>
          <w:rStyle w:val="Emphasis"/>
        </w:rPr>
        <w:t xml:space="preserve"> </w:t>
      </w:r>
      <w:r w:rsidRPr="007C232B">
        <w:rPr>
          <w:rStyle w:val="Emphasis"/>
          <w:highlight w:val="yellow"/>
        </w:rPr>
        <w:t>grid of</w:t>
      </w:r>
      <w:r w:rsidRPr="00DB113E">
        <w:rPr>
          <w:rStyle w:val="Emphasis"/>
        </w:rPr>
        <w:t xml:space="preserve"> the country of </w:t>
      </w:r>
      <w:r w:rsidRPr="007C232B">
        <w:rPr>
          <w:rStyle w:val="Emphasis"/>
          <w:highlight w:val="yellow"/>
        </w:rPr>
        <w:t>Yemen</w:t>
      </w:r>
      <w:r w:rsidRPr="00DB113E">
        <w:rPr>
          <w:rStyle w:val="Emphasis"/>
        </w:rPr>
        <w:t xml:space="preserve"> last June.</w:t>
      </w:r>
      <w:r>
        <w:rPr>
          <w:rStyle w:val="Emphasis"/>
        </w:rPr>
        <w:t xml:space="preserve"> </w:t>
      </w:r>
      <w:r w:rsidRPr="00377A00">
        <w:rPr>
          <w:sz w:val="14"/>
        </w:rPr>
        <w:t xml:space="preserve">Read the book that’s documenting the worry about the EMP threat, “A Nation Forsaken.” The Metcalf attack came one day after the Boston Marathon bombing that killed three people and wounded 264 others. The Boston Marathon suspects are from the Russian North Caucasus, which prompted the Federal Bureau of Investigation to get involved in the investigation of the sniper attack on the transformers. There is a large community of Chechen and North Caucasus immigrants in the San Jose area. Chechen jihadists also have been very prominent in Syria where it is battling to overthrow the government of Syrian President Bashar al-Assad. There also were reports only days after the California sniper attack of a shoot-out when a security guard at the TVA Watts Bar Nuclear Plant in Spring City, Tennessee, was confronted by a suspect at 2 a.m. “TVA spokesperson Jim Hopson said the subject traveled up to the plant on a boat and walked onto the property. When the officer questioned the suspect, the individual fired multiple shots at the officer. The officer shot back, and when he called for backup, the suspect sped away on his boat,” reports said. </w:t>
      </w:r>
      <w:r w:rsidRPr="00DB113E">
        <w:rPr>
          <w:rStyle w:val="StyleUnderline"/>
        </w:rPr>
        <w:t xml:space="preserve">And just a few days ago, </w:t>
      </w:r>
      <w:r w:rsidRPr="007C232B">
        <w:rPr>
          <w:rStyle w:val="StyleUnderline"/>
          <w:highlight w:val="yellow"/>
        </w:rPr>
        <w:t>the California</w:t>
      </w:r>
      <w:r w:rsidRPr="00DB113E">
        <w:rPr>
          <w:rStyle w:val="StyleUnderline"/>
        </w:rPr>
        <w:t xml:space="preserve"> plant, after spending millions of dollars on heightened security, again </w:t>
      </w:r>
      <w:r w:rsidRPr="007C232B">
        <w:rPr>
          <w:rStyle w:val="StyleUnderline"/>
          <w:highlight w:val="yellow"/>
        </w:rPr>
        <w:t>was targeted</w:t>
      </w:r>
      <w:r w:rsidRPr="00DB113E">
        <w:rPr>
          <w:rStyle w:val="StyleUnderline"/>
        </w:rPr>
        <w:t xml:space="preserve"> by a break-in attempt, authorities have reported.</w:t>
      </w:r>
      <w:r>
        <w:rPr>
          <w:rStyle w:val="StyleUnderline"/>
        </w:rPr>
        <w:t xml:space="preserve"> </w:t>
      </w:r>
      <w:proofErr w:type="spellStart"/>
      <w:r w:rsidRPr="00DB113E">
        <w:rPr>
          <w:rStyle w:val="StyleUnderline"/>
        </w:rPr>
        <w:t>Maloof</w:t>
      </w:r>
      <w:proofErr w:type="spellEnd"/>
      <w:r w:rsidRPr="00DB113E">
        <w:rPr>
          <w:rStyle w:val="StyleUnderline"/>
        </w:rPr>
        <w:t xml:space="preserve"> explained after the news conference </w:t>
      </w:r>
      <w:r w:rsidRPr="007C232B">
        <w:rPr>
          <w:rStyle w:val="StyleUnderline"/>
          <w:highlight w:val="yellow"/>
        </w:rPr>
        <w:t>that</w:t>
      </w:r>
      <w:r w:rsidRPr="00DB113E">
        <w:rPr>
          <w:rStyle w:val="StyleUnderline"/>
        </w:rPr>
        <w:t xml:space="preserve"> the big picture </w:t>
      </w:r>
      <w:r w:rsidRPr="00DB113E">
        <w:rPr>
          <w:rStyle w:val="Emphasis"/>
        </w:rPr>
        <w:t>“</w:t>
      </w:r>
      <w:r w:rsidRPr="007C232B">
        <w:rPr>
          <w:rStyle w:val="Emphasis"/>
          <w:highlight w:val="yellow"/>
        </w:rPr>
        <w:t>underscores the potential for an ISIS threat on the grid.”</w:t>
      </w:r>
      <w:r>
        <w:rPr>
          <w:rStyle w:val="Emphasis"/>
        </w:rPr>
        <w:t xml:space="preserve"> </w:t>
      </w:r>
      <w:r w:rsidRPr="00377A00">
        <w:rPr>
          <w:sz w:val="14"/>
        </w:rPr>
        <w:t xml:space="preserve">He pointed out how al-Qaida, which is known to have drug cartel links and likely sleeper agents in the United States through those organizations, has been morphing into ISIS, and the belligerent threats made against the U.S. by that group. </w:t>
      </w:r>
      <w:r w:rsidRPr="00DB113E">
        <w:rPr>
          <w:rStyle w:val="StyleUnderline"/>
        </w:rPr>
        <w:t xml:space="preserve">And he noted that </w:t>
      </w:r>
      <w:r w:rsidRPr="007C232B">
        <w:rPr>
          <w:rStyle w:val="Emphasis"/>
          <w:highlight w:val="yellow"/>
        </w:rPr>
        <w:t>the U.S. grid remains vulnerable</w:t>
      </w:r>
      <w:r w:rsidRPr="00DB113E">
        <w:rPr>
          <w:rStyle w:val="StyleUnderline"/>
        </w:rPr>
        <w:t xml:space="preserve"> and taking it down in any significant way could cause calamities for the U.S., </w:t>
      </w:r>
      <w:r w:rsidRPr="00DB113E">
        <w:rPr>
          <w:rStyle w:val="Emphasis"/>
        </w:rPr>
        <w:t xml:space="preserve">since </w:t>
      </w:r>
      <w:r w:rsidRPr="007C232B">
        <w:rPr>
          <w:rStyle w:val="Emphasis"/>
          <w:highlight w:val="yellow"/>
        </w:rPr>
        <w:t>the nation’s food, fuel, energy, banking and communications industries all are dependent on electricity</w:t>
      </w:r>
      <w:r w:rsidRPr="00DB113E">
        <w:rPr>
          <w:rStyle w:val="Emphasis"/>
        </w:rPr>
        <w:t>.</w:t>
      </w:r>
      <w:r>
        <w:rPr>
          <w:rStyle w:val="StyleUnderline"/>
        </w:rPr>
        <w:t xml:space="preserve"> </w:t>
      </w:r>
      <w:r w:rsidRPr="00DB113E">
        <w:rPr>
          <w:rStyle w:val="Emphasis"/>
        </w:rPr>
        <w:t xml:space="preserve">“Whenever you start tampering with the grid, </w:t>
      </w:r>
      <w:r w:rsidRPr="007C232B">
        <w:rPr>
          <w:rStyle w:val="Emphasis"/>
          <w:highlight w:val="yellow"/>
        </w:rPr>
        <w:t>you’re affecting</w:t>
      </w:r>
      <w:r w:rsidRPr="00DB113E">
        <w:rPr>
          <w:rStyle w:val="Emphasis"/>
        </w:rPr>
        <w:t xml:space="preserve"> the </w:t>
      </w:r>
      <w:r w:rsidRPr="007C232B">
        <w:rPr>
          <w:rStyle w:val="Emphasis"/>
          <w:highlight w:val="yellow"/>
        </w:rPr>
        <w:t>life-sustaining critical infrastructures</w:t>
      </w:r>
      <w:r w:rsidRPr="00DB113E">
        <w:rPr>
          <w:rStyle w:val="Emphasis"/>
        </w:rPr>
        <w:t>,”</w:t>
      </w:r>
      <w:r w:rsidRPr="00377A00">
        <w:rPr>
          <w:sz w:val="14"/>
        </w:rPr>
        <w:t xml:space="preserve"> </w:t>
      </w:r>
      <w:proofErr w:type="spellStart"/>
      <w:r w:rsidRPr="00377A00">
        <w:rPr>
          <w:sz w:val="14"/>
        </w:rPr>
        <w:t>Maloof</w:t>
      </w:r>
      <w:proofErr w:type="spellEnd"/>
      <w:r w:rsidRPr="00377A00">
        <w:rPr>
          <w:sz w:val="14"/>
        </w:rPr>
        <w:t xml:space="preserve"> said. </w:t>
      </w:r>
      <w:r w:rsidRPr="00DB113E">
        <w:rPr>
          <w:rStyle w:val="StyleUnderline"/>
        </w:rPr>
        <w:t>“</w:t>
      </w:r>
      <w:r w:rsidRPr="007C232B">
        <w:rPr>
          <w:rStyle w:val="Emphasis"/>
          <w:highlight w:val="yellow"/>
        </w:rPr>
        <w:t>Our entire survival</w:t>
      </w:r>
      <w:r w:rsidRPr="00DB113E">
        <w:rPr>
          <w:rStyle w:val="StyleUnderline"/>
        </w:rPr>
        <w:t xml:space="preserve"> </w:t>
      </w:r>
      <w:r w:rsidRPr="007C232B">
        <w:rPr>
          <w:rStyle w:val="StyleUnderline"/>
          <w:highlight w:val="yellow"/>
        </w:rPr>
        <w:t>is based on</w:t>
      </w:r>
      <w:r w:rsidRPr="00DB113E">
        <w:rPr>
          <w:rStyle w:val="StyleUnderline"/>
        </w:rPr>
        <w:t xml:space="preserve"> </w:t>
      </w:r>
      <w:r w:rsidRPr="007C232B">
        <w:rPr>
          <w:rStyle w:val="StyleUnderline"/>
          <w:highlight w:val="yellow"/>
        </w:rPr>
        <w:t>tech</w:t>
      </w:r>
      <w:r w:rsidRPr="00DB113E">
        <w:rPr>
          <w:rStyle w:val="StyleUnderline"/>
        </w:rPr>
        <w:t>nology and electronics that, in turn, are based on the electrical flow. If that’s interrupted for any period of time, there are catastrophes over a wide geographic area.”</w:t>
      </w:r>
      <w:r w:rsidRPr="00377A00">
        <w:rPr>
          <w:sz w:val="14"/>
        </w:rPr>
        <w:t xml:space="preserve"> </w:t>
      </w:r>
      <w:r w:rsidRPr="00DB113E">
        <w:rPr>
          <w:rStyle w:val="StyleUnderline"/>
        </w:rPr>
        <w:t xml:space="preserve">Reports just this week revealed social media </w:t>
      </w:r>
      <w:r w:rsidRPr="007C232B">
        <w:rPr>
          <w:rStyle w:val="StyleUnderline"/>
          <w:highlight w:val="yellow"/>
        </w:rPr>
        <w:t>chatter shows Islamic State</w:t>
      </w:r>
      <w:r w:rsidRPr="00DB113E">
        <w:rPr>
          <w:rStyle w:val="StyleUnderline"/>
        </w:rPr>
        <w:t xml:space="preserve"> militants “are keenly </w:t>
      </w:r>
      <w:r w:rsidRPr="007C232B">
        <w:rPr>
          <w:rStyle w:val="StyleUnderline"/>
          <w:highlight w:val="yellow"/>
        </w:rPr>
        <w:t>aware of the</w:t>
      </w:r>
      <w:r w:rsidRPr="00DB113E">
        <w:rPr>
          <w:rStyle w:val="StyleUnderline"/>
        </w:rPr>
        <w:t xml:space="preserve"> porous U.S.-Mexico </w:t>
      </w:r>
      <w:r w:rsidRPr="007C232B">
        <w:rPr>
          <w:rStyle w:val="StyleUnderline"/>
          <w:highlight w:val="yellow"/>
        </w:rPr>
        <w:t>border, and are ‘expressing</w:t>
      </w:r>
      <w:r w:rsidRPr="00DB113E">
        <w:rPr>
          <w:rStyle w:val="StyleUnderline"/>
        </w:rPr>
        <w:t xml:space="preserve"> an increased </w:t>
      </w:r>
      <w:r w:rsidRPr="007C232B">
        <w:rPr>
          <w:rStyle w:val="StyleUnderline"/>
          <w:highlight w:val="yellow"/>
        </w:rPr>
        <w:t>interest’</w:t>
      </w:r>
      <w:r w:rsidRPr="00DB113E">
        <w:rPr>
          <w:rStyle w:val="StyleUnderline"/>
        </w:rPr>
        <w:t xml:space="preserve"> in crossing over to carry out a terrorist attack.”</w:t>
      </w:r>
      <w:r>
        <w:rPr>
          <w:rStyle w:val="StyleUnderline"/>
        </w:rPr>
        <w:t xml:space="preserve"> </w:t>
      </w:r>
      <w:proofErr w:type="gramStart"/>
      <w:r w:rsidRPr="00377A00">
        <w:rPr>
          <w:sz w:val="14"/>
        </w:rPr>
        <w:t>A law</w:t>
      </w:r>
      <w:proofErr w:type="gramEnd"/>
      <w:r w:rsidRPr="00377A00">
        <w:rPr>
          <w:sz w:val="14"/>
        </w:rPr>
        <w:t xml:space="preserve"> enforcement advisory said, “A review of ISIS social media messaging during the week ending August 26 shows that militants are expressing an increased interest in the notion that they could clandestinely infiltrate the southwest border of U.S., for [a] terror attack.” </w:t>
      </w:r>
      <w:proofErr w:type="spellStart"/>
      <w:r w:rsidRPr="00377A00">
        <w:rPr>
          <w:sz w:val="14"/>
        </w:rPr>
        <w:t>Maloof</w:t>
      </w:r>
      <w:proofErr w:type="spellEnd"/>
      <w:r w:rsidRPr="00377A00">
        <w:rPr>
          <w:sz w:val="14"/>
        </w:rPr>
        <w:t xml:space="preserve"> explained at the news conference that </w:t>
      </w:r>
      <w:r w:rsidRPr="00DB113E">
        <w:rPr>
          <w:rStyle w:val="StyleUnderline"/>
        </w:rPr>
        <w:t>America’s enemies know “the vulnerabilities of our grid … they will at some point try” to attack.</w:t>
      </w:r>
      <w:r w:rsidRPr="00377A00">
        <w:rPr>
          <w:sz w:val="14"/>
        </w:rPr>
        <w:t xml:space="preserve"> </w:t>
      </w:r>
      <w:r w:rsidRPr="00DB113E">
        <w:rPr>
          <w:rStyle w:val="StyleUnderline"/>
        </w:rPr>
        <w:t>“The threat is there,” he said. “ISIS operatives can easily come through the [southern] border. And because they [ISIS] have proxies in the U.S.,” the potential for a catastrophe exists.</w:t>
      </w:r>
      <w:r>
        <w:rPr>
          <w:rStyle w:val="StyleUnderline"/>
        </w:rPr>
        <w:t xml:space="preserve"> </w:t>
      </w:r>
      <w:r w:rsidRPr="00377A00">
        <w:rPr>
          <w:sz w:val="14"/>
        </w:rPr>
        <w:t>“The president could take his pen and make [the problem] a priority,” he said. “At the federal level they don’t have a plan, so the state and local level won’t have a plan.”</w:t>
      </w:r>
    </w:p>
    <w:p w:rsidR="00E62182" w:rsidRDefault="00E62182" w:rsidP="00933441"/>
    <w:p w:rsidR="00933441" w:rsidRDefault="00933441" w:rsidP="00933441">
      <w:pPr>
        <w:pStyle w:val="Heading4"/>
      </w:pPr>
      <w:r>
        <w:t xml:space="preserve">4). </w:t>
      </w:r>
      <w:proofErr w:type="gramStart"/>
      <w:r>
        <w:t>Could</w:t>
      </w:r>
      <w:proofErr w:type="gramEnd"/>
      <w:r>
        <w:t xml:space="preserve"> also target nuclear plants – that’s goldsmith – causes extinction </w:t>
      </w:r>
    </w:p>
    <w:p w:rsidR="00933441" w:rsidRPr="0061543C" w:rsidRDefault="00933441" w:rsidP="00933441">
      <w:pPr>
        <w:rPr>
          <w:sz w:val="16"/>
        </w:rPr>
      </w:pPr>
      <w:r w:rsidRPr="00CE4C03">
        <w:rPr>
          <w:b/>
        </w:rPr>
        <w:t>Wasserman 2</w:t>
      </w:r>
      <w:r w:rsidRPr="0061543C">
        <w:rPr>
          <w:sz w:val="16"/>
        </w:rPr>
        <w:t>, Harvey Wasserman, Senior Editor – The Free Press, “America’s</w:t>
      </w:r>
      <w:r>
        <w:rPr>
          <w:sz w:val="16"/>
        </w:rPr>
        <w:t xml:space="preserve"> </w:t>
      </w:r>
      <w:r w:rsidRPr="0061543C">
        <w:rPr>
          <w:sz w:val="16"/>
        </w:rPr>
        <w:t>Self-Imposed Terror Threat”, The Earth Island Journal, Spring 2002,</w:t>
      </w:r>
      <w:r>
        <w:rPr>
          <w:sz w:val="16"/>
        </w:rPr>
        <w:t xml:space="preserve"> </w:t>
      </w:r>
      <w:r w:rsidRPr="0061543C">
        <w:rPr>
          <w:sz w:val="16"/>
        </w:rPr>
        <w:t>http://www.earthisland.org/eijournal...7&amp;journalID=63</w:t>
      </w:r>
    </w:p>
    <w:p w:rsidR="00933441" w:rsidRPr="00CE4C03" w:rsidRDefault="00933441" w:rsidP="00933441">
      <w:pPr>
        <w:rPr>
          <w:sz w:val="10"/>
        </w:rPr>
      </w:pPr>
      <w:r w:rsidRPr="00CE4C03">
        <w:rPr>
          <w:sz w:val="10"/>
        </w:rPr>
        <w:t xml:space="preserve">As US bombs and missiles began to rain on Afghanistan, </w:t>
      </w:r>
      <w:r w:rsidRPr="00CE4C03">
        <w:rPr>
          <w:rStyle w:val="StyleUnderline"/>
        </w:rPr>
        <w:t xml:space="preserve">the certainty of </w:t>
      </w:r>
      <w:r w:rsidRPr="00CE4C03">
        <w:rPr>
          <w:rStyle w:val="StyleUnderline"/>
          <w:highlight w:val="cyan"/>
        </w:rPr>
        <w:t>terror</w:t>
      </w:r>
      <w:r w:rsidRPr="00CE4C03">
        <w:rPr>
          <w:rStyle w:val="StyleUnderline"/>
        </w:rPr>
        <w:t xml:space="preserve"> retaliation inside the US </w:t>
      </w:r>
      <w:r w:rsidRPr="00CE4C03">
        <w:rPr>
          <w:rStyle w:val="StyleUnderline"/>
          <w:highlight w:val="cyan"/>
        </w:rPr>
        <w:t>has turned</w:t>
      </w:r>
      <w:r w:rsidRPr="00CE4C03">
        <w:rPr>
          <w:rStyle w:val="StyleUnderline"/>
        </w:rPr>
        <w:t xml:space="preserve"> our 103 </w:t>
      </w:r>
      <w:r w:rsidRPr="00CE4C03">
        <w:rPr>
          <w:rStyle w:val="StyleUnderline"/>
          <w:highlight w:val="cyan"/>
        </w:rPr>
        <w:t xml:space="preserve">nuclear </w:t>
      </w:r>
      <w:proofErr w:type="spellStart"/>
      <w:r w:rsidRPr="00CE4C03">
        <w:rPr>
          <w:rStyle w:val="StyleUnderline"/>
          <w:highlight w:val="cyan"/>
        </w:rPr>
        <w:t>powerplants</w:t>
      </w:r>
      <w:proofErr w:type="spellEnd"/>
      <w:r w:rsidRPr="00CE4C03">
        <w:rPr>
          <w:rStyle w:val="StyleUnderline"/>
          <w:highlight w:val="cyan"/>
        </w:rPr>
        <w:t xml:space="preserve"> into potential weapons of </w:t>
      </w:r>
      <w:r w:rsidRPr="00756537">
        <w:rPr>
          <w:rStyle w:val="Emphasis"/>
          <w:highlight w:val="cyan"/>
        </w:rPr>
        <w:t>apocalyptic destruction</w:t>
      </w:r>
      <w:r w:rsidRPr="00CE4C03">
        <w:rPr>
          <w:sz w:val="10"/>
        </w:rPr>
        <w:t>, just waiting to be used against us. One or both planes that crashed into the World Trade Center on September 11 could have easily obliterated the two atomic reactors now operating at Indian Point, about 40 miles up the Hudson River. Indian Point Unit One was shut long ago by public outcry. But Units 2 and 3 have operated since the 1970s. Reactor containment domes were built to withstand a jetliner crash but today's jumbo jets are far larger than the planes that were flying in the 1970s</w:t>
      </w:r>
      <w:r w:rsidRPr="005C7C5A">
        <w:rPr>
          <w:rStyle w:val="StyleUnderline"/>
        </w:rPr>
        <w:t xml:space="preserve">. </w:t>
      </w:r>
      <w:r w:rsidRPr="00CE4C03">
        <w:rPr>
          <w:rStyle w:val="StyleUnderline"/>
        </w:rPr>
        <w:t>Had one</w:t>
      </w:r>
      <w:r w:rsidRPr="005C7C5A">
        <w:rPr>
          <w:rStyle w:val="StyleUnderline"/>
        </w:rPr>
        <w:t xml:space="preserve"> </w:t>
      </w:r>
      <w:r w:rsidRPr="00CE4C03">
        <w:rPr>
          <w:sz w:val="10"/>
        </w:rPr>
        <w:t>of those</w:t>
      </w:r>
      <w:r w:rsidRPr="005C7C5A">
        <w:rPr>
          <w:rStyle w:val="StyleUnderline"/>
        </w:rPr>
        <w:t xml:space="preserve"> </w:t>
      </w:r>
      <w:r w:rsidRPr="00CE4C03">
        <w:rPr>
          <w:rStyle w:val="StyleUnderline"/>
        </w:rPr>
        <w:t>hijacked jets hit one of the operating reactors</w:t>
      </w:r>
      <w:r w:rsidRPr="005C7C5A">
        <w:rPr>
          <w:rStyle w:val="StyleUnderline"/>
        </w:rPr>
        <w:t xml:space="preserve"> </w:t>
      </w:r>
      <w:r w:rsidRPr="00CE4C03">
        <w:rPr>
          <w:sz w:val="10"/>
        </w:rPr>
        <w:t>at Indian Point</w:t>
      </w:r>
      <w:r w:rsidRPr="005C7C5A">
        <w:rPr>
          <w:rStyle w:val="StyleUnderline"/>
        </w:rPr>
        <w:t xml:space="preserve">, the </w:t>
      </w:r>
      <w:r w:rsidRPr="00CE4C03">
        <w:rPr>
          <w:sz w:val="10"/>
        </w:rPr>
        <w:t>ensuing</w:t>
      </w:r>
      <w:r w:rsidRPr="005C7C5A">
        <w:rPr>
          <w:rStyle w:val="StyleUnderline"/>
        </w:rPr>
        <w:t xml:space="preserve"> cloud of radiation would </w:t>
      </w:r>
      <w:r w:rsidRPr="00CE4C03">
        <w:rPr>
          <w:sz w:val="10"/>
        </w:rPr>
        <w:t>have</w:t>
      </w:r>
      <w:r w:rsidRPr="005C7C5A">
        <w:rPr>
          <w:rStyle w:val="StyleUnderline"/>
        </w:rPr>
        <w:t xml:space="preserve"> dwarfed</w:t>
      </w:r>
      <w:r w:rsidRPr="00CE4C03">
        <w:rPr>
          <w:sz w:val="10"/>
        </w:rPr>
        <w:t xml:space="preserve"> the ones at </w:t>
      </w:r>
      <w:r w:rsidRPr="005C7C5A">
        <w:rPr>
          <w:rStyle w:val="StyleUnderline"/>
        </w:rPr>
        <w:t>Hiroshima and Nagasaki, T</w:t>
      </w:r>
      <w:r w:rsidRPr="00CE4C03">
        <w:rPr>
          <w:sz w:val="10"/>
        </w:rPr>
        <w:t>hree Mile Island and Chernobyl. The intense radioactive heat within today's operating reactors is the hottest anywhere on the planet. Because Indian Point has operated so long, its accumulated radioactive burden far exceeds that of Chernobyl. The safety systems are extremely complex and virtually indefensible. One or more could be wiped out with a small aircraft, ground-based weapons, truck bombs or even chemical/biological assaults aimed at the work force</w:t>
      </w:r>
      <w:r w:rsidRPr="005C7C5A">
        <w:rPr>
          <w:rStyle w:val="StyleUnderline"/>
        </w:rPr>
        <w:t>.</w:t>
      </w:r>
      <w:r w:rsidRPr="00CE4C03">
        <w:rPr>
          <w:sz w:val="10"/>
        </w:rPr>
        <w:t xml:space="preserve"> </w:t>
      </w:r>
      <w:r w:rsidRPr="005C7C5A">
        <w:rPr>
          <w:rStyle w:val="StyleUnderline"/>
        </w:rPr>
        <w:t>A terrorist assault</w:t>
      </w:r>
      <w:r w:rsidRPr="00CE4C03">
        <w:rPr>
          <w:sz w:val="10"/>
        </w:rPr>
        <w:t xml:space="preserve"> at Indian Point could yield three infernal fireballs of molten radioactive lava burning through the earth and into the aquifer and the river. Striking water, they</w:t>
      </w:r>
      <w:r w:rsidRPr="005C7C5A">
        <w:rPr>
          <w:rStyle w:val="StyleUnderline"/>
        </w:rPr>
        <w:t xml:space="preserve"> would blast gigantic billows of horribly radioactive steam into the atmosphere. </w:t>
      </w:r>
      <w:r w:rsidRPr="00CE4C03">
        <w:rPr>
          <w:sz w:val="10"/>
        </w:rPr>
        <w:t xml:space="preserve">Thousands of square miles would be saturated with the most lethal clouds ever </w:t>
      </w:r>
      <w:proofErr w:type="gramStart"/>
      <w:r w:rsidRPr="00CE4C03">
        <w:rPr>
          <w:sz w:val="10"/>
        </w:rPr>
        <w:t>created,</w:t>
      </w:r>
      <w:proofErr w:type="gramEnd"/>
      <w:r w:rsidRPr="00CE4C03">
        <w:rPr>
          <w:sz w:val="10"/>
        </w:rPr>
        <w:t xml:space="preserve"> depositing relentless genetic poisons that would kill forever. Infants and small children would quickly die en masse. Pregnant women would spontaneously abort or give birth to horribly deformed offspring. Ghastly sores, rashes, ulcerations and burns would afflict the skin of millions. Heart attacks, stroke and multiple organ failure would kill thousands on the spot. Emphysema, hair loss, nausea, inability to eat or drink or </w:t>
      </w:r>
      <w:proofErr w:type="gramStart"/>
      <w:r w:rsidRPr="00CE4C03">
        <w:rPr>
          <w:sz w:val="10"/>
        </w:rPr>
        <w:t>swallow,</w:t>
      </w:r>
      <w:proofErr w:type="gramEnd"/>
      <w:r w:rsidRPr="00CE4C03">
        <w:rPr>
          <w:sz w:val="10"/>
        </w:rPr>
        <w:t xml:space="preserve"> diarrhea and incontinence, sterility and impotence, asthma and blindness would afflict hundreds of thousands, if not millions. Then </w:t>
      </w:r>
      <w:proofErr w:type="gramStart"/>
      <w:r w:rsidRPr="00CE4C03">
        <w:rPr>
          <w:sz w:val="10"/>
        </w:rPr>
        <w:t>comes</w:t>
      </w:r>
      <w:proofErr w:type="gramEnd"/>
      <w:r w:rsidRPr="00CE4C03">
        <w:rPr>
          <w:sz w:val="10"/>
        </w:rPr>
        <w:t xml:space="preserve"> the wave of cancers, </w:t>
      </w:r>
      <w:proofErr w:type="spellStart"/>
      <w:r w:rsidRPr="00CE4C03">
        <w:rPr>
          <w:sz w:val="10"/>
        </w:rPr>
        <w:t>leukemias</w:t>
      </w:r>
      <w:proofErr w:type="spellEnd"/>
      <w:r w:rsidRPr="00CE4C03">
        <w:rPr>
          <w:sz w:val="10"/>
        </w:rPr>
        <w:t xml:space="preserve">, lymphomas, tumors and hellish diseases for which new names will have to be invented. Evacuation would be impossible, but thousands would die trying. Attempts to quench the fires would be futile. More than 800,000 Soviet draftees forced through Chernobyl's seething remains in a futile attempt to clean it up are still dying from their exposure. At Indian Point, the molten cores would burn uncontrolled for days, weeks and years. Who would volunteer for such an American task force? The immediate damage from an Indian Point attack (or a domestic accident) would render all five boroughs of New York City an apocalyptic wasteland. As at Three Mile Island, where thousands of farm and wild animals died in heaps, </w:t>
      </w:r>
      <w:r w:rsidRPr="005C7C5A">
        <w:rPr>
          <w:rStyle w:val="StyleUnderline"/>
        </w:rPr>
        <w:t>natural ecosystems would be permanently and irrevocably destroyed</w:t>
      </w:r>
      <w:r w:rsidRPr="00CE4C03">
        <w:rPr>
          <w:sz w:val="10"/>
        </w:rPr>
        <w:t>. Spiritually, psychologically, financially and ecologically, our nation would never recover. This is what we missed by a mere 40 miles on September 11. Now that we are at war, this is what could be happening as you read this. There are 103 of these potential Bombs of the Apocalypse operating in the US. They generate a mere 8 percent of our total energy. Since its deregulation crisis, California cut its electric consumption by some 15 percent. Within a year, the US could cheaply replace virtually all the reactors with increased efficiency. Yet, as the terror escalates, Congress is fast-tracking the extension of the Price-Anderson Act, a form of legal immunity that protects reactor operators from liability in case of a meltdown or terrorist attack. Do we take this war seriously? Are we committed to the survival of our nation? If so</w:t>
      </w:r>
      <w:r w:rsidRPr="005C7C5A">
        <w:rPr>
          <w:rStyle w:val="StyleUnderline"/>
        </w:rPr>
        <w:t xml:space="preserve">, the ticking reactor bombs </w:t>
      </w:r>
      <w:r w:rsidRPr="00CE4C03">
        <w:rPr>
          <w:sz w:val="10"/>
        </w:rPr>
        <w:t>that</w:t>
      </w:r>
      <w:r w:rsidRPr="005C7C5A">
        <w:rPr>
          <w:rStyle w:val="StyleUnderline"/>
        </w:rPr>
        <w:t xml:space="preserve"> could obliterate </w:t>
      </w:r>
      <w:r w:rsidRPr="00CE4C03">
        <w:rPr>
          <w:sz w:val="10"/>
        </w:rPr>
        <w:t>the very core of our life and of</w:t>
      </w:r>
      <w:r w:rsidRPr="005C7C5A">
        <w:rPr>
          <w:rStyle w:val="StyleUnderline"/>
        </w:rPr>
        <w:t xml:space="preserve"> all future generations </w:t>
      </w:r>
      <w:r w:rsidRPr="00CE4C03">
        <w:rPr>
          <w:sz w:val="10"/>
        </w:rPr>
        <w:t>must be shut down.</w:t>
      </w:r>
    </w:p>
    <w:p w:rsidR="00933441" w:rsidRDefault="00933441" w:rsidP="00933441"/>
    <w:p w:rsidR="00376E4F" w:rsidRDefault="00AA7480" w:rsidP="00AA7480">
      <w:pPr>
        <w:pStyle w:val="Heading3"/>
      </w:pPr>
      <w:r>
        <w:t>Links</w:t>
      </w:r>
      <w:r w:rsidR="00933441">
        <w:t xml:space="preserve"> – Generic </w:t>
      </w:r>
    </w:p>
    <w:p w:rsidR="00DD11B8" w:rsidRDefault="00DD11B8" w:rsidP="00DD11B8">
      <w:pPr>
        <w:pStyle w:val="Heading4"/>
      </w:pPr>
      <w:r>
        <w:t xml:space="preserve">Domestic surveillance is key to </w:t>
      </w:r>
      <w:proofErr w:type="spellStart"/>
      <w:proofErr w:type="gramStart"/>
      <w:r>
        <w:t>intel</w:t>
      </w:r>
      <w:proofErr w:type="spellEnd"/>
      <w:proofErr w:type="gramEnd"/>
      <w:r>
        <w:t xml:space="preserve"> gathering – allows effective executive decision-making </w:t>
      </w:r>
    </w:p>
    <w:p w:rsidR="00D83B6B" w:rsidRPr="00D83B6B" w:rsidRDefault="00D83B6B" w:rsidP="00D83B6B">
      <w:pPr>
        <w:rPr>
          <w:sz w:val="14"/>
        </w:rPr>
      </w:pPr>
      <w:r w:rsidRPr="00D83B6B">
        <w:rPr>
          <w:b/>
        </w:rPr>
        <w:t>Bolton 13</w:t>
      </w:r>
      <w:r w:rsidRPr="00D83B6B">
        <w:t xml:space="preserve"> </w:t>
      </w:r>
      <w:r w:rsidRPr="00D83B6B">
        <w:rPr>
          <w:sz w:val="14"/>
        </w:rPr>
        <w:t>-- John Bolton, a senior fellow at the American Enterprise Institute, served as US ambassador to the United Nations in 2005-06. “3 views on NSA reform after Snowden leaks” http://www.csmonitor.com/Commentary/One-Minute-Debate-3-Views/2013/0926/3-views-on-NSA-reform-after-Snowden-leaks/Don-t-overreact-Anger-over-abuses-must-not-harm-NSA-capabilities-secrecy</w:t>
      </w:r>
    </w:p>
    <w:p w:rsidR="005F478C" w:rsidRDefault="005F478C" w:rsidP="005F478C">
      <w:pPr>
        <w:rPr>
          <w:sz w:val="10"/>
        </w:rPr>
      </w:pPr>
      <w:r w:rsidRPr="00D83B6B">
        <w:rPr>
          <w:sz w:val="10"/>
        </w:rPr>
        <w:t xml:space="preserve">For years, </w:t>
      </w:r>
      <w:hyperlink r:id="rId31" w:tgtFrame="_self" w:tooltip="Title: United States" w:history="1">
        <w:r w:rsidRPr="005F478C">
          <w:rPr>
            <w:rStyle w:val="StyleUnderline"/>
            <w:highlight w:val="cyan"/>
          </w:rPr>
          <w:t>America</w:t>
        </w:r>
      </w:hyperlink>
      <w:r w:rsidRPr="005F478C">
        <w:rPr>
          <w:rStyle w:val="StyleUnderline"/>
          <w:highlight w:val="cyan"/>
        </w:rPr>
        <w:t xml:space="preserve">'s enemies have yearned to cripple </w:t>
      </w:r>
      <w:r w:rsidRPr="008D4166">
        <w:t>its foreign electronic</w:t>
      </w:r>
      <w:r w:rsidRPr="005F478C">
        <w:rPr>
          <w:rStyle w:val="StyleUnderline"/>
          <w:highlight w:val="cyan"/>
        </w:rPr>
        <w:t xml:space="preserve"> intelligence-gathering capabilities. </w:t>
      </w:r>
      <w:r w:rsidRPr="00D83B6B">
        <w:rPr>
          <w:sz w:val="10"/>
        </w:rPr>
        <w:t>Now</w:t>
      </w:r>
      <w:r w:rsidRPr="00D83B6B">
        <w:rPr>
          <w:sz w:val="10"/>
          <w:highlight w:val="cyan"/>
        </w:rPr>
        <w:t xml:space="preserve">, </w:t>
      </w:r>
      <w:r w:rsidRPr="005F478C">
        <w:rPr>
          <w:rStyle w:val="StyleUnderline"/>
          <w:highlight w:val="cyan"/>
        </w:rPr>
        <w:t xml:space="preserve">the </w:t>
      </w:r>
      <w:r w:rsidRPr="005F478C">
        <w:rPr>
          <w:rStyle w:val="StyleUnderline"/>
        </w:rPr>
        <w:t xml:space="preserve">ongoing </w:t>
      </w:r>
      <w:r w:rsidRPr="005F478C">
        <w:rPr>
          <w:rStyle w:val="StyleUnderline"/>
          <w:highlight w:val="cyan"/>
        </w:rPr>
        <w:t xml:space="preserve">furor over the </w:t>
      </w:r>
      <w:hyperlink r:id="rId32" w:tgtFrame="_self" w:tooltip="Title: National Security Agency" w:history="1">
        <w:r w:rsidRPr="00D83B6B">
          <w:rPr>
            <w:rStyle w:val="Hyperlink"/>
            <w:sz w:val="10"/>
          </w:rPr>
          <w:t>National Security Agency (</w:t>
        </w:r>
        <w:r w:rsidRPr="00D83B6B">
          <w:rPr>
            <w:rStyle w:val="StyleUnderline"/>
            <w:highlight w:val="cyan"/>
          </w:rPr>
          <w:t>NSA</w:t>
        </w:r>
        <w:r w:rsidRPr="00D83B6B">
          <w:rPr>
            <w:rStyle w:val="Hyperlink"/>
            <w:sz w:val="10"/>
            <w:highlight w:val="cyan"/>
          </w:rPr>
          <w:t>)</w:t>
        </w:r>
      </w:hyperlink>
      <w:r w:rsidRPr="005F478C">
        <w:rPr>
          <w:rStyle w:val="StyleUnderline"/>
          <w:highlight w:val="cyan"/>
        </w:rPr>
        <w:t xml:space="preserve"> gives them the chance</w:t>
      </w:r>
      <w:r w:rsidRPr="00D83B6B">
        <w:rPr>
          <w:sz w:val="10"/>
          <w:highlight w:val="cyan"/>
        </w:rPr>
        <w:t>.</w:t>
      </w:r>
      <w:r w:rsidRPr="00D83B6B">
        <w:rPr>
          <w:sz w:val="10"/>
        </w:rPr>
        <w:t xml:space="preserve"> Outright </w:t>
      </w:r>
      <w:r w:rsidRPr="00D83B6B">
        <w:rPr>
          <w:rStyle w:val="StyleUnderline"/>
        </w:rPr>
        <w:t>falsehoods</w:t>
      </w:r>
      <w:r w:rsidRPr="00D83B6B">
        <w:rPr>
          <w:sz w:val="10"/>
        </w:rPr>
        <w:t xml:space="preserve">, distortions, and hysteria </w:t>
      </w:r>
      <w:r w:rsidRPr="00D83B6B">
        <w:rPr>
          <w:rStyle w:val="StyleUnderline"/>
        </w:rPr>
        <w:t>have</w:t>
      </w:r>
      <w:r w:rsidRPr="00D83B6B">
        <w:rPr>
          <w:sz w:val="10"/>
        </w:rPr>
        <w:t xml:space="preserve"> unfortunately </w:t>
      </w:r>
      <w:r w:rsidRPr="00D83B6B">
        <w:rPr>
          <w:rStyle w:val="StyleUnderline"/>
        </w:rPr>
        <w:t>been fueled by actual abuses and mistakes</w:t>
      </w:r>
      <w:r w:rsidRPr="005F478C">
        <w:rPr>
          <w:rStyle w:val="StyleUnderline"/>
        </w:rPr>
        <w:t xml:space="preserve">. </w:t>
      </w:r>
      <w:r w:rsidRPr="00D83B6B">
        <w:rPr>
          <w:rStyle w:val="StyleUnderline"/>
          <w:highlight w:val="cyan"/>
        </w:rPr>
        <w:t>We face a</w:t>
      </w:r>
      <w:r w:rsidRPr="00D83B6B">
        <w:rPr>
          <w:sz w:val="10"/>
        </w:rPr>
        <w:t xml:space="preserve"> general </w:t>
      </w:r>
      <w:r w:rsidRPr="00D83B6B">
        <w:rPr>
          <w:rStyle w:val="StyleUnderline"/>
          <w:highlight w:val="cyan"/>
        </w:rPr>
        <w:t>debate about whether</w:t>
      </w:r>
      <w:r w:rsidRPr="00D83B6B">
        <w:rPr>
          <w:sz w:val="10"/>
        </w:rPr>
        <w:t xml:space="preserve"> vital electronic-</w:t>
      </w:r>
      <w:r w:rsidRPr="00D83B6B">
        <w:rPr>
          <w:rStyle w:val="StyleUnderline"/>
          <w:highlight w:val="cyan"/>
        </w:rPr>
        <w:t>surveillance</w:t>
      </w:r>
      <w:r w:rsidRPr="005F478C">
        <w:rPr>
          <w:rStyle w:val="StyleUnderline"/>
        </w:rPr>
        <w:t xml:space="preserve"> programs </w:t>
      </w:r>
      <w:r w:rsidRPr="00D83B6B">
        <w:rPr>
          <w:rStyle w:val="StyleUnderline"/>
          <w:highlight w:val="cyan"/>
        </w:rPr>
        <w:t>should be</w:t>
      </w:r>
      <w:r w:rsidRPr="00D83B6B">
        <w:rPr>
          <w:sz w:val="10"/>
        </w:rPr>
        <w:t xml:space="preserve"> substantially </w:t>
      </w:r>
      <w:r w:rsidRPr="00D83B6B">
        <w:rPr>
          <w:rStyle w:val="StyleUnderline"/>
          <w:highlight w:val="cyan"/>
        </w:rPr>
        <w:t>curtailed</w:t>
      </w:r>
      <w:r w:rsidRPr="00D83B6B">
        <w:rPr>
          <w:sz w:val="10"/>
        </w:rPr>
        <w:t xml:space="preserve">. </w:t>
      </w:r>
      <w:r w:rsidRPr="005F478C">
        <w:rPr>
          <w:rStyle w:val="StyleUnderline"/>
        </w:rPr>
        <w:t xml:space="preserve">We must prevent hype </w:t>
      </w:r>
      <w:r w:rsidRPr="00D83B6B">
        <w:rPr>
          <w:sz w:val="10"/>
        </w:rPr>
        <w:t xml:space="preserve">and anger over specific abuses </w:t>
      </w:r>
      <w:r w:rsidRPr="005F478C">
        <w:rPr>
          <w:rStyle w:val="StyleUnderline"/>
        </w:rPr>
        <w:t>from harming the NSA's actual capabilities</w:t>
      </w:r>
      <w:r w:rsidRPr="00D83B6B">
        <w:rPr>
          <w:sz w:val="10"/>
        </w:rPr>
        <w:t xml:space="preserve"> and the secrecy needed to protect them. </w:t>
      </w:r>
      <w:r w:rsidRPr="00D83B6B">
        <w:rPr>
          <w:rStyle w:val="StyleUnderline"/>
          <w:highlight w:val="cyan"/>
        </w:rPr>
        <w:t>Intelligence</w:t>
      </w:r>
      <w:r w:rsidRPr="00D83B6B">
        <w:rPr>
          <w:sz w:val="10"/>
          <w:highlight w:val="cyan"/>
        </w:rPr>
        <w:t xml:space="preserve"> </w:t>
      </w:r>
      <w:r w:rsidRPr="00D83B6B">
        <w:rPr>
          <w:rStyle w:val="StyleUnderline"/>
          <w:highlight w:val="cyan"/>
        </w:rPr>
        <w:t>exists</w:t>
      </w:r>
      <w:r w:rsidRPr="00D83B6B">
        <w:rPr>
          <w:sz w:val="10"/>
        </w:rPr>
        <w:t xml:space="preserve"> not for its own sake but </w:t>
      </w:r>
      <w:r w:rsidRPr="00E736DA">
        <w:rPr>
          <w:rStyle w:val="Emphasis"/>
          <w:highlight w:val="cyan"/>
        </w:rPr>
        <w:t xml:space="preserve">to support executive </w:t>
      </w:r>
      <w:proofErr w:type="spellStart"/>
      <w:r w:rsidRPr="00E736DA">
        <w:rPr>
          <w:rStyle w:val="Emphasis"/>
          <w:highlight w:val="cyan"/>
        </w:rPr>
        <w:t>decisionmaking</w:t>
      </w:r>
      <w:proofErr w:type="spellEnd"/>
      <w:r w:rsidRPr="00D83B6B">
        <w:rPr>
          <w:sz w:val="10"/>
        </w:rPr>
        <w:t xml:space="preserve">. Accordingly, </w:t>
      </w:r>
      <w:hyperlink r:id="rId33" w:tgtFrame="_self" w:tooltip="Title: Barack Obama" w:history="1">
        <w:r w:rsidRPr="00D83B6B">
          <w:rPr>
            <w:rStyle w:val="Hyperlink"/>
            <w:sz w:val="10"/>
          </w:rPr>
          <w:t>President Obama</w:t>
        </w:r>
      </w:hyperlink>
      <w:r w:rsidRPr="00D83B6B">
        <w:rPr>
          <w:sz w:val="10"/>
        </w:rPr>
        <w:t xml:space="preserve"> is principally responsible for explaining and advocating clandestine activities. This, he appallingly failed to do. Mr. Obama must act like a president, leading the defense of our embattled capabilities. The inevitable congressional</w:t>
      </w:r>
      <w:r w:rsidRPr="00D83B6B">
        <w:rPr>
          <w:rStyle w:val="StyleUnderline"/>
          <w:highlight w:val="cyan"/>
        </w:rPr>
        <w:t xml:space="preserve"> proceedings must not repeat the</w:t>
      </w:r>
      <w:r w:rsidRPr="00D83B6B">
        <w:rPr>
          <w:sz w:val="10"/>
        </w:rPr>
        <w:t xml:space="preserve"> irreparable </w:t>
      </w:r>
      <w:r w:rsidRPr="00D83B6B">
        <w:rPr>
          <w:rStyle w:val="StyleUnderline"/>
          <w:highlight w:val="cyan"/>
        </w:rPr>
        <w:t>damage</w:t>
      </w:r>
      <w:r w:rsidRPr="005F478C">
        <w:rPr>
          <w:rStyle w:val="StyleUnderline"/>
        </w:rPr>
        <w:t xml:space="preserve"> that </w:t>
      </w:r>
      <w:r w:rsidRPr="00D83B6B">
        <w:rPr>
          <w:rStyle w:val="StyleUnderline"/>
          <w:highlight w:val="cyan"/>
        </w:rPr>
        <w:t>the 1970s-era</w:t>
      </w:r>
      <w:r w:rsidRPr="005F478C">
        <w:rPr>
          <w:rStyle w:val="StyleUnderline"/>
        </w:rPr>
        <w:t xml:space="preserve"> congressional </w:t>
      </w:r>
      <w:r w:rsidRPr="00D83B6B">
        <w:rPr>
          <w:rStyle w:val="StyleUnderline"/>
          <w:highlight w:val="cyan"/>
        </w:rPr>
        <w:t>investigative</w:t>
      </w:r>
      <w:r w:rsidRPr="005F478C">
        <w:rPr>
          <w:rStyle w:val="StyleUnderline"/>
        </w:rPr>
        <w:t xml:space="preserve"> </w:t>
      </w:r>
      <w:r w:rsidRPr="00D83B6B">
        <w:rPr>
          <w:rStyle w:val="StyleUnderline"/>
          <w:highlight w:val="cyan"/>
        </w:rPr>
        <w:t>committees caused</w:t>
      </w:r>
      <w:r w:rsidRPr="005F478C">
        <w:rPr>
          <w:rStyle w:val="StyleUnderline"/>
        </w:rPr>
        <w:t xml:space="preserve"> the CIA</w:t>
      </w:r>
      <w:r w:rsidRPr="00D83B6B">
        <w:rPr>
          <w:sz w:val="10"/>
        </w:rPr>
        <w:t xml:space="preserve">. Deficiencies there were, but </w:t>
      </w:r>
      <w:r w:rsidRPr="00D83B6B">
        <w:rPr>
          <w:rStyle w:val="StyleUnderline"/>
          <w:highlight w:val="cyan"/>
        </w:rPr>
        <w:t>our enemies were the principal beneficiaries</w:t>
      </w:r>
      <w:r w:rsidRPr="005F478C">
        <w:rPr>
          <w:rStyle w:val="StyleUnderline"/>
        </w:rPr>
        <w:t xml:space="preserve"> of the committees' destructive investigations</w:t>
      </w:r>
      <w:r w:rsidRPr="00D83B6B">
        <w:rPr>
          <w:sz w:val="10"/>
        </w:rPr>
        <w:t xml:space="preserve">. Most important, </w:t>
      </w:r>
      <w:r w:rsidRPr="005F478C">
        <w:rPr>
          <w:rStyle w:val="StyleUnderline"/>
        </w:rPr>
        <w:t xml:space="preserve">whatever </w:t>
      </w:r>
      <w:r w:rsidRPr="00D83B6B">
        <w:rPr>
          <w:rStyle w:val="StyleUnderline"/>
          <w:highlight w:val="cyan"/>
        </w:rPr>
        <w:t>fixes</w:t>
      </w:r>
      <w:r w:rsidRPr="005F478C">
        <w:rPr>
          <w:rStyle w:val="StyleUnderline"/>
        </w:rPr>
        <w:t xml:space="preserve"> are made</w:t>
      </w:r>
      <w:r w:rsidRPr="00D83B6B">
        <w:rPr>
          <w:sz w:val="10"/>
        </w:rPr>
        <w:t xml:space="preserve"> today </w:t>
      </w:r>
      <w:r w:rsidRPr="00D83B6B">
        <w:rPr>
          <w:rStyle w:val="StyleUnderline"/>
          <w:highlight w:val="cyan"/>
        </w:rPr>
        <w:t>must not deny</w:t>
      </w:r>
      <w:r w:rsidRPr="005F478C">
        <w:rPr>
          <w:rStyle w:val="StyleUnderline"/>
        </w:rPr>
        <w:t xml:space="preserve"> America </w:t>
      </w:r>
      <w:r w:rsidRPr="00D83B6B">
        <w:rPr>
          <w:rStyle w:val="StyleUnderline"/>
          <w:highlight w:val="cyan"/>
        </w:rPr>
        <w:t>the tools to protect</w:t>
      </w:r>
      <w:r w:rsidRPr="005F478C">
        <w:rPr>
          <w:rStyle w:val="StyleUnderline"/>
        </w:rPr>
        <w:t xml:space="preserve"> itself </w:t>
      </w:r>
      <w:r w:rsidRPr="00D83B6B">
        <w:rPr>
          <w:rStyle w:val="StyleUnderline"/>
          <w:highlight w:val="cyan"/>
        </w:rPr>
        <w:t>from terrorists</w:t>
      </w:r>
      <w:r w:rsidRPr="005F478C">
        <w:rPr>
          <w:rStyle w:val="StyleUnderline"/>
        </w:rPr>
        <w:t xml:space="preserve">, their </w:t>
      </w:r>
      <w:r w:rsidRPr="00D83B6B">
        <w:rPr>
          <w:rStyle w:val="StyleUnderline"/>
          <w:highlight w:val="cyan"/>
        </w:rPr>
        <w:t>state sponsors, and foreign adversaries</w:t>
      </w:r>
      <w:r w:rsidRPr="00D83B6B">
        <w:rPr>
          <w:sz w:val="10"/>
          <w:highlight w:val="cyan"/>
        </w:rPr>
        <w:t xml:space="preserve">, </w:t>
      </w:r>
      <w:r w:rsidRPr="00D83B6B">
        <w:rPr>
          <w:rStyle w:val="StyleUnderline"/>
          <w:highlight w:val="cyan"/>
        </w:rPr>
        <w:t>many of which are developing</w:t>
      </w:r>
      <w:r w:rsidRPr="00D83B6B">
        <w:rPr>
          <w:sz w:val="10"/>
        </w:rPr>
        <w:t xml:space="preserve"> massive </w:t>
      </w:r>
      <w:proofErr w:type="spellStart"/>
      <w:r w:rsidRPr="00D83B6B">
        <w:rPr>
          <w:rStyle w:val="StyleUnderline"/>
          <w:highlight w:val="cyan"/>
        </w:rPr>
        <w:t>cyberwarfare</w:t>
      </w:r>
      <w:proofErr w:type="spellEnd"/>
      <w:r w:rsidRPr="00D83B6B">
        <w:rPr>
          <w:sz w:val="10"/>
        </w:rPr>
        <w:t xml:space="preserve"> programs. Moreover, the largely preventable or imaginary invasions of privacy pale before security breakdowns that have allowed serious intelligence leaks. The NSA's opponents should be put on notice: </w:t>
      </w:r>
      <w:r w:rsidRPr="005F478C">
        <w:rPr>
          <w:rStyle w:val="StyleUnderline"/>
        </w:rPr>
        <w:t>If</w:t>
      </w:r>
      <w:r w:rsidRPr="00D83B6B">
        <w:rPr>
          <w:sz w:val="10"/>
        </w:rPr>
        <w:t xml:space="preserve"> </w:t>
      </w:r>
      <w:r w:rsidRPr="005F478C">
        <w:rPr>
          <w:rStyle w:val="StyleUnderline"/>
        </w:rPr>
        <w:t>you</w:t>
      </w:r>
      <w:r w:rsidRPr="00D83B6B">
        <w:rPr>
          <w:sz w:val="10"/>
        </w:rPr>
        <w:t xml:space="preserve"> materially </w:t>
      </w:r>
      <w:r w:rsidRPr="005F478C">
        <w:rPr>
          <w:rStyle w:val="StyleUnderline"/>
        </w:rPr>
        <w:t>restrict surveillance capabilities, you risk having American blood on your hands</w:t>
      </w:r>
      <w:r w:rsidRPr="00D83B6B">
        <w:rPr>
          <w:sz w:val="10"/>
        </w:rPr>
        <w:t>. Yes, stop the abuses, increase constitutional oversight, tighten NSA security, and demand accountability. But do not render America deaf and blind.</w:t>
      </w:r>
    </w:p>
    <w:p w:rsidR="00B327A2" w:rsidRDefault="00B327A2" w:rsidP="00B327A2">
      <w:pPr>
        <w:pStyle w:val="Heading4"/>
      </w:pPr>
      <w:r w:rsidRPr="00B327A2">
        <w:t xml:space="preserve">That’s key – the president </w:t>
      </w:r>
      <w:r>
        <w:t xml:space="preserve">is the cornerstone of </w:t>
      </w:r>
      <w:r w:rsidR="00C66611">
        <w:t>national security</w:t>
      </w:r>
    </w:p>
    <w:p w:rsidR="00B327A2" w:rsidRPr="00B327A2" w:rsidRDefault="00DD11B8" w:rsidP="00B327A2">
      <w:proofErr w:type="gramStart"/>
      <w:r w:rsidRPr="00DD11B8">
        <w:rPr>
          <w:b/>
        </w:rPr>
        <w:t>Berman 13</w:t>
      </w:r>
      <w:r>
        <w:t xml:space="preserve"> </w:t>
      </w:r>
      <w:r w:rsidRPr="00DD11B8">
        <w:rPr>
          <w:sz w:val="14"/>
        </w:rPr>
        <w:t>-- Emily Berman, Assistant Professor, Brooklyn Law School.</w:t>
      </w:r>
      <w:proofErr w:type="gramEnd"/>
      <w:r w:rsidRPr="00DD11B8">
        <w:rPr>
          <w:sz w:val="14"/>
        </w:rPr>
        <w:t xml:space="preserve"> </w:t>
      </w:r>
      <w:proofErr w:type="gramStart"/>
      <w:r w:rsidRPr="00DD11B8">
        <w:rPr>
          <w:sz w:val="14"/>
        </w:rPr>
        <w:t>New York University School of Law, LL.M. 2011, J.D. 2005.</w:t>
      </w:r>
      <w:proofErr w:type="gramEnd"/>
      <w:r w:rsidRPr="00DD11B8">
        <w:rPr>
          <w:sz w:val="14"/>
        </w:rPr>
        <w:t xml:space="preserve"> “THE PARADOX OF COUNTERTERRORISM SUNSET PROVISIONS” http://ir.lawnet.fordham.edu/cgi/viewcontent.cgi?article=4863&amp;context=flr</w:t>
      </w:r>
      <w:r>
        <w:t xml:space="preserve"> </w:t>
      </w:r>
    </w:p>
    <w:p w:rsidR="00B327A2" w:rsidRPr="00DD11B8" w:rsidRDefault="00B327A2" w:rsidP="00B327A2">
      <w:pPr>
        <w:rPr>
          <w:sz w:val="12"/>
        </w:rPr>
      </w:pPr>
      <w:r w:rsidRPr="00DD11B8">
        <w:rPr>
          <w:sz w:val="12"/>
        </w:rPr>
        <w:t xml:space="preserve">One crucial element of any discussion of counterterrorism powers goes unaddressed in the accounts of legislators and commentators who favor sunsets: </w:t>
      </w:r>
      <w:r w:rsidRPr="00C66611">
        <w:rPr>
          <w:rStyle w:val="StyleUnderline"/>
          <w:highlight w:val="cyan"/>
        </w:rPr>
        <w:t>the President dominates</w:t>
      </w:r>
      <w:r w:rsidRPr="00B327A2">
        <w:rPr>
          <w:rStyle w:val="StyleUnderline"/>
        </w:rPr>
        <w:t xml:space="preserve"> the formulation of </w:t>
      </w:r>
      <w:r w:rsidRPr="00C66611">
        <w:rPr>
          <w:rStyle w:val="StyleUnderline"/>
          <w:highlight w:val="cyan"/>
        </w:rPr>
        <w:t>national security and foreign affairs policy</w:t>
      </w:r>
      <w:r w:rsidRPr="00DD11B8">
        <w:rPr>
          <w:sz w:val="12"/>
        </w:rPr>
        <w:t xml:space="preserve"> in ways that he does not in any other policy area. </w:t>
      </w:r>
      <w:r w:rsidRPr="00C66611">
        <w:rPr>
          <w:rStyle w:val="StyleUnderline"/>
          <w:highlight w:val="cyan"/>
        </w:rPr>
        <w:t>This</w:t>
      </w:r>
      <w:r w:rsidRPr="00DD11B8">
        <w:rPr>
          <w:sz w:val="12"/>
        </w:rPr>
        <w:t xml:space="preserve"> domination </w:t>
      </w:r>
      <w:r w:rsidRPr="00C66611">
        <w:rPr>
          <w:rStyle w:val="StyleUnderline"/>
          <w:highlight w:val="cyan"/>
        </w:rPr>
        <w:t>arises from</w:t>
      </w:r>
      <w:r w:rsidRPr="00B327A2">
        <w:rPr>
          <w:rStyle w:val="StyleUnderline"/>
        </w:rPr>
        <w:t xml:space="preserve"> many sources, including </w:t>
      </w:r>
      <w:r w:rsidRPr="00C66611">
        <w:rPr>
          <w:rStyle w:val="StyleUnderline"/>
          <w:highlight w:val="cyan"/>
        </w:rPr>
        <w:t>the</w:t>
      </w:r>
      <w:r w:rsidRPr="00DD11B8">
        <w:rPr>
          <w:sz w:val="12"/>
        </w:rPr>
        <w:t xml:space="preserve"> drastic </w:t>
      </w:r>
      <w:r w:rsidRPr="00C66611">
        <w:rPr>
          <w:rStyle w:val="StyleUnderline"/>
          <w:highlight w:val="cyan"/>
        </w:rPr>
        <w:t>expansion of presidential power</w:t>
      </w:r>
      <w:r w:rsidRPr="00DD11B8">
        <w:rPr>
          <w:sz w:val="12"/>
        </w:rPr>
        <w:t xml:space="preserve"> in the post-war era, </w:t>
      </w:r>
      <w:r w:rsidRPr="00B327A2">
        <w:rPr>
          <w:rStyle w:val="StyleUnderline"/>
        </w:rPr>
        <w:t>which is</w:t>
      </w:r>
      <w:r w:rsidRPr="00DD11B8">
        <w:rPr>
          <w:sz w:val="12"/>
        </w:rPr>
        <w:t xml:space="preserve"> most </w:t>
      </w:r>
      <w:r w:rsidRPr="00B327A2">
        <w:rPr>
          <w:rStyle w:val="StyleUnderline"/>
        </w:rPr>
        <w:t>highly pronounced in the national security context</w:t>
      </w:r>
      <w:r w:rsidRPr="00DD11B8">
        <w:rPr>
          <w:sz w:val="12"/>
        </w:rPr>
        <w:t xml:space="preserve">;228 the advantage that accompanies the President’s position as first mover in responding to crises; </w:t>
      </w:r>
      <w:r w:rsidRPr="00B327A2">
        <w:rPr>
          <w:rStyle w:val="StyleUnderline"/>
        </w:rPr>
        <w:t>the ability to act quickly and secretly</w:t>
      </w:r>
      <w:r w:rsidRPr="00DD11B8">
        <w:rPr>
          <w:sz w:val="12"/>
        </w:rPr>
        <w:t xml:space="preserve">; </w:t>
      </w:r>
      <w:r w:rsidRPr="00C66611">
        <w:rPr>
          <w:rStyle w:val="StyleUnderline"/>
          <w:highlight w:val="cyan"/>
        </w:rPr>
        <w:t>the President’s role as the “sole organ” of U.S. foreign affairs</w:t>
      </w:r>
      <w:r w:rsidRPr="00B327A2">
        <w:rPr>
          <w:rStyle w:val="StyleUnderline"/>
        </w:rPr>
        <w:t>;</w:t>
      </w:r>
      <w:r w:rsidRPr="00DD11B8">
        <w:rPr>
          <w:sz w:val="12"/>
        </w:rPr>
        <w:t xml:space="preserve">229 </w:t>
      </w:r>
      <w:r w:rsidRPr="00C66611">
        <w:rPr>
          <w:rStyle w:val="StyleUnderline"/>
          <w:highlight w:val="cyan"/>
        </w:rPr>
        <w:t>the executive’s information monopoly</w:t>
      </w:r>
      <w:r w:rsidRPr="00B327A2">
        <w:rPr>
          <w:rStyle w:val="StyleUnderline"/>
        </w:rPr>
        <w:t xml:space="preserve">; substantive </w:t>
      </w:r>
      <w:r w:rsidRPr="00C66611">
        <w:rPr>
          <w:rStyle w:val="StyleUnderline"/>
          <w:highlight w:val="cyan"/>
        </w:rPr>
        <w:t>expertise in military and security</w:t>
      </w:r>
      <w:r w:rsidRPr="00B327A2">
        <w:rPr>
          <w:rStyle w:val="StyleUnderline"/>
        </w:rPr>
        <w:t xml:space="preserve"> matters; </w:t>
      </w:r>
      <w:r w:rsidRPr="00C66611">
        <w:rPr>
          <w:rStyle w:val="StyleUnderline"/>
          <w:highlight w:val="cyan"/>
        </w:rPr>
        <w:t>and a norm of executive primacy</w:t>
      </w:r>
      <w:r w:rsidRPr="00DD11B8">
        <w:rPr>
          <w:sz w:val="12"/>
        </w:rPr>
        <w:t xml:space="preserve"> </w:t>
      </w:r>
      <w:r w:rsidRPr="00B327A2">
        <w:rPr>
          <w:rStyle w:val="StyleUnderline"/>
        </w:rPr>
        <w:t>that fosters expectations that the President will take the lead</w:t>
      </w:r>
      <w:r w:rsidRPr="00DD11B8">
        <w:rPr>
          <w:sz w:val="12"/>
        </w:rPr>
        <w:t xml:space="preserve"> in national security.230</w:t>
      </w:r>
    </w:p>
    <w:p w:rsidR="00093C08" w:rsidRPr="00BD3073" w:rsidRDefault="00093C08" w:rsidP="00093C08">
      <w:pPr>
        <w:pStyle w:val="Heading4"/>
      </w:pPr>
      <w:r>
        <w:t xml:space="preserve">Domestic Surveillance is necessary to stop terror and foreign espionage – the NSA has found a happy medium between privacy and security now </w:t>
      </w:r>
    </w:p>
    <w:p w:rsidR="00BD3073" w:rsidRPr="00BD3073" w:rsidRDefault="00BD3073" w:rsidP="00BD3073">
      <w:pPr>
        <w:rPr>
          <w:sz w:val="14"/>
        </w:rPr>
      </w:pPr>
      <w:proofErr w:type="spellStart"/>
      <w:r w:rsidRPr="00BD3073">
        <w:rPr>
          <w:b/>
        </w:rPr>
        <w:t>Honorof</w:t>
      </w:r>
      <w:proofErr w:type="spellEnd"/>
      <w:r w:rsidRPr="00BD3073">
        <w:rPr>
          <w:b/>
        </w:rPr>
        <w:t xml:space="preserve"> 13</w:t>
      </w:r>
      <w:r w:rsidRPr="00BD3073">
        <w:t xml:space="preserve"> </w:t>
      </w:r>
      <w:r w:rsidRPr="00BD3073">
        <w:rPr>
          <w:sz w:val="14"/>
        </w:rPr>
        <w:t>– Marshall “How the NSA's Spying Keeps You Safe” http://www.tomsguide.com/us/nsa-spying-keeps-safe,review-1899.html</w:t>
      </w:r>
    </w:p>
    <w:p w:rsidR="00BD3073" w:rsidRPr="00093C08" w:rsidRDefault="00BD3073" w:rsidP="00BD3073">
      <w:pPr>
        <w:rPr>
          <w:rStyle w:val="StyleUnderline"/>
        </w:rPr>
      </w:pPr>
      <w:r w:rsidRPr="008D5E69">
        <w:rPr>
          <w:rStyle w:val="StyleUnderline"/>
        </w:rPr>
        <w:t>The</w:t>
      </w:r>
      <w:r w:rsidRPr="00093C08">
        <w:rPr>
          <w:sz w:val="12"/>
        </w:rPr>
        <w:t xml:space="preserve"> U.S. National Security Agency (</w:t>
      </w:r>
      <w:r w:rsidRPr="008D5E69">
        <w:rPr>
          <w:rStyle w:val="StyleUnderline"/>
        </w:rPr>
        <w:t>NSA) may have taken</w:t>
      </w:r>
      <w:r w:rsidRPr="00093C08">
        <w:rPr>
          <w:sz w:val="12"/>
        </w:rPr>
        <w:t xml:space="preserve"> some fairly </w:t>
      </w:r>
      <w:r w:rsidRPr="00093C08">
        <w:rPr>
          <w:rStyle w:val="StyleUnderline"/>
        </w:rPr>
        <w:t>extreme liberties when it comes to collecting user data</w:t>
      </w:r>
      <w:r w:rsidRPr="00093C08">
        <w:rPr>
          <w:sz w:val="12"/>
        </w:rPr>
        <w:t xml:space="preserve">, but </w:t>
      </w:r>
      <w:r w:rsidRPr="00093C08">
        <w:rPr>
          <w:rStyle w:val="StyleUnderline"/>
        </w:rPr>
        <w:t>the organization hasn't acted on a whim</w:t>
      </w:r>
      <w:r w:rsidRPr="00093C08">
        <w:rPr>
          <w:sz w:val="12"/>
        </w:rPr>
        <w:t xml:space="preserve">. Call </w:t>
      </w:r>
      <w:r w:rsidRPr="008D5E69">
        <w:rPr>
          <w:rStyle w:val="StyleUnderline"/>
        </w:rPr>
        <w:t>the NSA</w:t>
      </w:r>
      <w:r w:rsidRPr="008D5E69">
        <w:rPr>
          <w:sz w:val="12"/>
        </w:rPr>
        <w:t>'s</w:t>
      </w:r>
      <w:r w:rsidRPr="00093C08">
        <w:rPr>
          <w:sz w:val="12"/>
        </w:rPr>
        <w:t xml:space="preserve"> surveillance unethical or unconstitutional or dangerous, but it </w:t>
      </w:r>
      <w:r w:rsidRPr="00093C08">
        <w:rPr>
          <w:rStyle w:val="StyleUnderline"/>
        </w:rPr>
        <w:t>has a responsibility to protect the United States</w:t>
      </w:r>
      <w:r w:rsidRPr="00093C08">
        <w:rPr>
          <w:sz w:val="12"/>
        </w:rPr>
        <w:t xml:space="preserve"> with every tool at its disposal. If you haven't been keeping up with the issue, Americans and Britons are very angry with their governments right now. Reports from The Guardian and The New York Times indicate that the NSA and its British counterpart, Government Communications Headquarters (GCHQ), have the capacity to intercept just about everything their citizens do online, from social media information to encrypted emails. While this anger is </w:t>
      </w:r>
      <w:hyperlink r:id="rId34" w:history="1">
        <w:r w:rsidRPr="00093C08">
          <w:rPr>
            <w:rStyle w:val="Hyperlink"/>
            <w:sz w:val="12"/>
          </w:rPr>
          <w:t>both understandable and justifiable</w:t>
        </w:r>
      </w:hyperlink>
      <w:r w:rsidRPr="00093C08">
        <w:rPr>
          <w:sz w:val="12"/>
        </w:rPr>
        <w:t xml:space="preserve">, relatively few people have stopped to consider the other side of the coin. </w:t>
      </w:r>
      <w:r w:rsidRPr="008D5E69">
        <w:rPr>
          <w:rStyle w:val="StyleUnderline"/>
          <w:highlight w:val="cyan"/>
        </w:rPr>
        <w:t>You can have total privacy or</w:t>
      </w:r>
      <w:r w:rsidRPr="00093C08">
        <w:rPr>
          <w:rStyle w:val="StyleUnderline"/>
        </w:rPr>
        <w:t xml:space="preserve"> total national </w:t>
      </w:r>
      <w:r w:rsidRPr="008D5E69">
        <w:rPr>
          <w:rStyle w:val="StyleUnderline"/>
          <w:highlight w:val="cyan"/>
        </w:rPr>
        <w:t>security</w:t>
      </w:r>
      <w:r w:rsidRPr="00093C08">
        <w:rPr>
          <w:sz w:val="12"/>
        </w:rPr>
        <w:t xml:space="preserve">, but </w:t>
      </w:r>
      <w:r w:rsidRPr="008D5E69">
        <w:rPr>
          <w:rStyle w:val="StyleUnderline"/>
          <w:highlight w:val="cyan"/>
        </w:rPr>
        <w:t>you cannot have both</w:t>
      </w:r>
      <w:r w:rsidRPr="00093C08">
        <w:rPr>
          <w:rStyle w:val="StyleUnderline"/>
        </w:rPr>
        <w:t>. A modern</w:t>
      </w:r>
      <w:r w:rsidRPr="00093C08">
        <w:rPr>
          <w:sz w:val="12"/>
        </w:rPr>
        <w:t xml:space="preserve"> democratic </w:t>
      </w:r>
      <w:r w:rsidRPr="008D5E69">
        <w:rPr>
          <w:rStyle w:val="StyleUnderline"/>
          <w:highlight w:val="cyan"/>
        </w:rPr>
        <w:t>society requires</w:t>
      </w:r>
      <w:r w:rsidRPr="00093C08">
        <w:rPr>
          <w:rStyle w:val="StyleUnderline"/>
        </w:rPr>
        <w:t xml:space="preserve"> a </w:t>
      </w:r>
      <w:r w:rsidRPr="008D5E69">
        <w:rPr>
          <w:rStyle w:val="StyleUnderline"/>
          <w:highlight w:val="cyan"/>
        </w:rPr>
        <w:t>compromise</w:t>
      </w:r>
      <w:r w:rsidRPr="00093C08">
        <w:rPr>
          <w:sz w:val="12"/>
        </w:rPr>
        <w:t xml:space="preserve"> between the two extremes. The most important thing to keep in mind is that </w:t>
      </w:r>
      <w:r w:rsidRPr="008D5E69">
        <w:rPr>
          <w:rStyle w:val="StyleUnderline"/>
          <w:highlight w:val="cyan"/>
        </w:rPr>
        <w:t>there is</w:t>
      </w:r>
      <w:r w:rsidRPr="00093C08">
        <w:rPr>
          <w:rStyle w:val="StyleUnderline"/>
        </w:rPr>
        <w:t xml:space="preserve">, at present, absolutely </w:t>
      </w:r>
      <w:r w:rsidRPr="008D5E69">
        <w:rPr>
          <w:rStyle w:val="StyleUnderline"/>
          <w:highlight w:val="cyan"/>
        </w:rPr>
        <w:t>no indication</w:t>
      </w:r>
      <w:r w:rsidRPr="00093C08">
        <w:rPr>
          <w:rStyle w:val="StyleUnderline"/>
        </w:rPr>
        <w:t xml:space="preserve"> that </w:t>
      </w:r>
      <w:r w:rsidRPr="008D5E69">
        <w:rPr>
          <w:rStyle w:val="StyleUnderline"/>
          <w:highlight w:val="cyan"/>
        </w:rPr>
        <w:t>the NSA has done anything illegal</w:t>
      </w:r>
      <w:r w:rsidRPr="00093C08">
        <w:rPr>
          <w:sz w:val="12"/>
        </w:rPr>
        <w:t xml:space="preserve"> or outside the parameters of its mission statement. </w:t>
      </w:r>
      <w:r w:rsidRPr="008D5E69">
        <w:rPr>
          <w:rStyle w:val="StyleUnderline"/>
          <w:highlight w:val="cyan"/>
        </w:rPr>
        <w:t>The NSA monitors</w:t>
      </w:r>
      <w:r w:rsidRPr="00093C08">
        <w:rPr>
          <w:rStyle w:val="StyleUnderline"/>
        </w:rPr>
        <w:t xml:space="preserve"> </w:t>
      </w:r>
      <w:r w:rsidRPr="008D5E69">
        <w:rPr>
          <w:rStyle w:val="StyleUnderline"/>
          <w:highlight w:val="cyan"/>
        </w:rPr>
        <w:t>external threats</w:t>
      </w:r>
      <w:r w:rsidRPr="00093C08">
        <w:rPr>
          <w:rStyle w:val="StyleUnderline"/>
        </w:rPr>
        <w:t xml:space="preserve"> to the U.S.,</w:t>
      </w:r>
      <w:r w:rsidRPr="00093C08">
        <w:rPr>
          <w:sz w:val="12"/>
        </w:rPr>
        <w:t xml:space="preserve"> and, in theory, does not turn its attention to American citizens without probable cause. There is no evidence to the contrary among the documents that Edward Snowden leaked. "How do we protect our nation? How do we defend it?" asked Gen. Keith Alexander, the NSA's director, at the Black Hat 2013 security conference, held in Las Vegas in July. "[This information] is not classified to keep it from you: a good person. It's classified because sitting among you are people who wish us harm." </w:t>
      </w:r>
      <w:r w:rsidRPr="00093C08">
        <w:rPr>
          <w:rStyle w:val="StyleUnderline"/>
        </w:rPr>
        <w:t xml:space="preserve">While the thought of the </w:t>
      </w:r>
      <w:hyperlink r:id="rId35" w:history="1">
        <w:r w:rsidRPr="00093C08">
          <w:rPr>
            <w:rStyle w:val="StyleUnderline"/>
          </w:rPr>
          <w:t>NSA controlling every bit of information</w:t>
        </w:r>
      </w:hyperlink>
      <w:r w:rsidRPr="00093C08">
        <w:rPr>
          <w:rStyle w:val="StyleUnderline"/>
        </w:rPr>
        <w:t xml:space="preserve"> that the average American citizen posts online is disconcerting, Alexander maintained that </w:t>
      </w:r>
      <w:r w:rsidRPr="008D5E69">
        <w:rPr>
          <w:rStyle w:val="StyleUnderline"/>
          <w:highlight w:val="cyan"/>
        </w:rPr>
        <w:t>a terrorist attack is even worse for</w:t>
      </w:r>
      <w:r w:rsidRPr="00093C08">
        <w:rPr>
          <w:rStyle w:val="StyleUnderline"/>
        </w:rPr>
        <w:t xml:space="preserve"> a country's </w:t>
      </w:r>
      <w:r w:rsidRPr="008D5E69">
        <w:rPr>
          <w:rStyle w:val="StyleUnderline"/>
          <w:highlight w:val="cyan"/>
        </w:rPr>
        <w:t>basic freedoms</w:t>
      </w:r>
      <w:r w:rsidRPr="008D5E69">
        <w:rPr>
          <w:sz w:val="12"/>
          <w:highlight w:val="cyan"/>
        </w:rPr>
        <w:t>.</w:t>
      </w:r>
      <w:r w:rsidRPr="00093C08">
        <w:rPr>
          <w:sz w:val="12"/>
        </w:rPr>
        <w:t xml:space="preserve"> "What we're talking about is future terrorist attacks," Alexander said, discussing a number of planned attacks that the NSA foiled over the last 10 years. "</w:t>
      </w:r>
      <w:r w:rsidRPr="008D5E69">
        <w:rPr>
          <w:rStyle w:val="StyleUnderline"/>
          <w:highlight w:val="cyan"/>
        </w:rPr>
        <w:t>It is worth considering what would</w:t>
      </w:r>
      <w:r w:rsidRPr="00093C08">
        <w:rPr>
          <w:rStyle w:val="StyleUnderline"/>
        </w:rPr>
        <w:t xml:space="preserve"> have </w:t>
      </w:r>
      <w:r w:rsidRPr="008D5E69">
        <w:rPr>
          <w:rStyle w:val="StyleUnderline"/>
          <w:highlight w:val="cyan"/>
        </w:rPr>
        <w:t>happen</w:t>
      </w:r>
      <w:r w:rsidRPr="00093C08">
        <w:rPr>
          <w:rStyle w:val="StyleUnderline"/>
        </w:rPr>
        <w:t xml:space="preserve">ed in the world </w:t>
      </w:r>
      <w:r w:rsidRPr="008D5E69">
        <w:rPr>
          <w:rStyle w:val="StyleUnderline"/>
          <w:highlight w:val="cyan"/>
        </w:rPr>
        <w:t xml:space="preserve">if those </w:t>
      </w:r>
      <w:r w:rsidRPr="008D5E69">
        <w:rPr>
          <w:rStyle w:val="StyleUnderline"/>
        </w:rPr>
        <w:t xml:space="preserve">attacks — </w:t>
      </w:r>
      <w:r w:rsidRPr="008D5E69">
        <w:rPr>
          <w:rStyle w:val="StyleUnderline"/>
          <w:highlight w:val="cyan"/>
        </w:rPr>
        <w:t xml:space="preserve">42 </w:t>
      </w:r>
      <w:r w:rsidRPr="008D5E69">
        <w:rPr>
          <w:rStyle w:val="StyleUnderline"/>
        </w:rPr>
        <w:t>of</w:t>
      </w:r>
      <w:r w:rsidRPr="00093C08">
        <w:rPr>
          <w:rStyle w:val="StyleUnderline"/>
        </w:rPr>
        <w:t xml:space="preserve"> those </w:t>
      </w:r>
      <w:r w:rsidRPr="008D5E69">
        <w:rPr>
          <w:rStyle w:val="StyleUnderline"/>
        </w:rPr>
        <w:t xml:space="preserve">54 were </w:t>
      </w:r>
      <w:r w:rsidRPr="008D5E69">
        <w:rPr>
          <w:rStyle w:val="StyleUnderline"/>
          <w:highlight w:val="cyan"/>
        </w:rPr>
        <w:t>terrorist plots</w:t>
      </w:r>
      <w:r w:rsidRPr="00093C08">
        <w:rPr>
          <w:rStyle w:val="StyleUnderline"/>
        </w:rPr>
        <w:t xml:space="preserve"> — if they </w:t>
      </w:r>
      <w:r w:rsidRPr="008D5E69">
        <w:rPr>
          <w:rStyle w:val="StyleUnderline"/>
          <w:highlight w:val="cyan"/>
        </w:rPr>
        <w:t xml:space="preserve">were </w:t>
      </w:r>
      <w:r w:rsidRPr="00762D35">
        <w:rPr>
          <w:rStyle w:val="StyleUnderline"/>
          <w:highlight w:val="cyan"/>
        </w:rPr>
        <w:t>successfully executed</w:t>
      </w:r>
      <w:r w:rsidRPr="00093C08">
        <w:rPr>
          <w:sz w:val="12"/>
        </w:rPr>
        <w:t xml:space="preserve">. What would that mean to our civil liberties and privacy?" James Lewis, a researcher at the Center for Strategic and International Studies, agrees. "The NSA said </w:t>
      </w:r>
      <w:r w:rsidRPr="00093C08">
        <w:rPr>
          <w:rStyle w:val="StyleUnderline"/>
        </w:rPr>
        <w:t>there were 54 cases where they were able to detect plans and stop them, and 50 of them led to arrests</w:t>
      </w:r>
      <w:r w:rsidRPr="00093C08">
        <w:rPr>
          <w:sz w:val="12"/>
        </w:rPr>
        <w:t xml:space="preserve">," Lewis told Tom's Guide. "Fifty doesn't sound like a lot compared to the number of records [the NSA collected], but would you have preferred to have 50 more Boston bombings?" Counterterrorism is not the only function of the NSA's widespread surveillance. Although </w:t>
      </w:r>
      <w:r w:rsidRPr="00093C08">
        <w:rPr>
          <w:rStyle w:val="StyleUnderline"/>
        </w:rPr>
        <w:t xml:space="preserve">it cannot report exact numbers, Lewis theorizes that the </w:t>
      </w:r>
      <w:r w:rsidRPr="00762D35">
        <w:rPr>
          <w:rStyle w:val="StyleUnderline"/>
          <w:highlight w:val="cyan"/>
        </w:rPr>
        <w:t>data-mining has allowed the NSA to</w:t>
      </w:r>
      <w:r w:rsidRPr="00093C08">
        <w:rPr>
          <w:rStyle w:val="StyleUnderline"/>
        </w:rPr>
        <w:t xml:space="preserve"> put a </w:t>
      </w:r>
      <w:r w:rsidRPr="00762D35">
        <w:rPr>
          <w:rStyle w:val="StyleUnderline"/>
          <w:highlight w:val="cyan"/>
        </w:rPr>
        <w:t>stop</w:t>
      </w:r>
      <w:r w:rsidRPr="00093C08">
        <w:rPr>
          <w:rStyle w:val="StyleUnderline"/>
        </w:rPr>
        <w:t xml:space="preserve"> to a number of </w:t>
      </w:r>
      <w:r w:rsidRPr="00762D35">
        <w:rPr>
          <w:rStyle w:val="StyleUnderline"/>
          <w:highlight w:val="cyan"/>
        </w:rPr>
        <w:t>international espionage plots</w:t>
      </w:r>
      <w:r w:rsidRPr="00093C08">
        <w:rPr>
          <w:sz w:val="12"/>
        </w:rPr>
        <w:t xml:space="preserve">. </w:t>
      </w:r>
      <w:r w:rsidRPr="00093C08">
        <w:rPr>
          <w:rStyle w:val="StyleUnderline"/>
        </w:rPr>
        <w:t>"The original intent</w:t>
      </w:r>
      <w:r w:rsidRPr="00093C08">
        <w:rPr>
          <w:sz w:val="12"/>
        </w:rPr>
        <w:t xml:space="preserve"> of all these programs </w:t>
      </w:r>
      <w:r w:rsidRPr="00093C08">
        <w:rPr>
          <w:rStyle w:val="StyleUnderline"/>
        </w:rPr>
        <w:t xml:space="preserve">was to </w:t>
      </w:r>
      <w:hyperlink r:id="rId36" w:history="1">
        <w:r w:rsidRPr="00093C08">
          <w:rPr>
            <w:rStyle w:val="StyleUnderline"/>
          </w:rPr>
          <w:t>find foreign spies</w:t>
        </w:r>
      </w:hyperlink>
      <w:r w:rsidRPr="00093C08">
        <w:rPr>
          <w:rStyle w:val="StyleUnderline"/>
        </w:rPr>
        <w:t xml:space="preserve">," </w:t>
      </w:r>
      <w:r w:rsidRPr="00093C08">
        <w:rPr>
          <w:sz w:val="12"/>
        </w:rPr>
        <w:t xml:space="preserve">he said. "They haven't talked about that, but presumably there have been some successes there, too. A lot of times when you see things and there doesn't appear to be any explanation of how we seemed to magically know about it, it might very well be espionage." </w:t>
      </w:r>
      <w:r w:rsidRPr="00093C08">
        <w:rPr>
          <w:rStyle w:val="StyleUnderline"/>
        </w:rPr>
        <w:t xml:space="preserve">As an example of how </w:t>
      </w:r>
      <w:r w:rsidRPr="00762D35">
        <w:rPr>
          <w:rStyle w:val="StyleUnderline"/>
          <w:highlight w:val="cyan"/>
        </w:rPr>
        <w:t>domestic surveillance can unearth</w:t>
      </w:r>
      <w:r w:rsidRPr="00093C08">
        <w:rPr>
          <w:rStyle w:val="StyleUnderline"/>
        </w:rPr>
        <w:t xml:space="preserve"> international </w:t>
      </w:r>
      <w:r w:rsidRPr="00762D35">
        <w:rPr>
          <w:rStyle w:val="StyleUnderline"/>
          <w:highlight w:val="cyan"/>
        </w:rPr>
        <w:t>plots</w:t>
      </w:r>
      <w:r w:rsidRPr="00093C08">
        <w:rPr>
          <w:rStyle w:val="StyleUnderline"/>
        </w:rPr>
        <w:t>, Lewis pointed to the North Korean ship stopped in Panama in August</w:t>
      </w:r>
      <w:r w:rsidRPr="00093C08">
        <w:rPr>
          <w:sz w:val="12"/>
        </w:rPr>
        <w:t xml:space="preserve"> 2013. </w:t>
      </w:r>
      <w:r w:rsidRPr="00093C08">
        <w:rPr>
          <w:rStyle w:val="StyleUnderline"/>
        </w:rPr>
        <w:t>The vessel turned out to be smuggling illegal arms from Cuba</w:t>
      </w:r>
      <w:r w:rsidRPr="00093C08">
        <w:rPr>
          <w:sz w:val="12"/>
        </w:rPr>
        <w:t xml:space="preserve">. "The Panamanians just woke up one day and decided to look in their ship? I think not," Lewis said. The NSA is not the only government in the world that runs surveillance programs. In fact, if the NSA is keeping tabs on you, there's a good chance that other countries are as well. If you're lucky, they'll be Germany and Australia; if not, then Russia and China may have you under the microscope. Robert David Graham, founder and </w:t>
      </w:r>
      <w:hyperlink r:id="rId37" w:history="1">
        <w:r w:rsidRPr="00093C08">
          <w:rPr>
            <w:rStyle w:val="Hyperlink"/>
            <w:sz w:val="12"/>
          </w:rPr>
          <w:t>chief executive officer</w:t>
        </w:r>
        <w:r w:rsidRPr="00093C08">
          <w:rPr>
            <w:rStyle w:val="Hyperlink"/>
            <w:noProof/>
            <w:sz w:val="12"/>
          </w:rPr>
          <w:drawing>
            <wp:inline distT="0" distB="0" distL="0" distR="0" wp14:anchorId="38824B3C" wp14:editId="798D0D91">
              <wp:extent cx="95250" cy="95250"/>
              <wp:effectExtent l="0" t="0" r="0" b="0"/>
              <wp:docPr id="19" name="Picture 19"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093C08">
        <w:rPr>
          <w:sz w:val="12"/>
        </w:rPr>
        <w:t xml:space="preserve"> of Errata Security, spoke with Tom's Guide about how countries leverage surveillance data. "There are two </w:t>
      </w:r>
      <w:hyperlink r:id="rId39" w:history="1">
        <w:r w:rsidRPr="00093C08">
          <w:rPr>
            <w:rStyle w:val="Hyperlink"/>
            <w:sz w:val="12"/>
          </w:rPr>
          <w:t>parts</w:t>
        </w:r>
        <w:r w:rsidRPr="00093C08">
          <w:rPr>
            <w:rStyle w:val="Hyperlink"/>
            <w:noProof/>
            <w:sz w:val="12"/>
          </w:rPr>
          <w:drawing>
            <wp:inline distT="0" distB="0" distL="0" distR="0" wp14:anchorId="334E6C89" wp14:editId="62A69D28">
              <wp:extent cx="95250" cy="95250"/>
              <wp:effectExtent l="0" t="0" r="0" b="0"/>
              <wp:docPr id="18" name="Picture 18"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093C08">
        <w:rPr>
          <w:sz w:val="12"/>
        </w:rPr>
        <w:t xml:space="preserve"> to the information," he said. </w:t>
      </w:r>
      <w:proofErr w:type="gramStart"/>
      <w:r w:rsidRPr="00093C08">
        <w:rPr>
          <w:sz w:val="12"/>
        </w:rPr>
        <w:t>"Information about foreigners and information about your own citizens.</w:t>
      </w:r>
      <w:proofErr w:type="gramEnd"/>
      <w:r w:rsidRPr="00093C08">
        <w:rPr>
          <w:sz w:val="12"/>
        </w:rPr>
        <w:t xml:space="preserve"> </w:t>
      </w:r>
      <w:r w:rsidRPr="00762D35">
        <w:rPr>
          <w:rStyle w:val="StyleUnderline"/>
          <w:highlight w:val="cyan"/>
        </w:rPr>
        <w:t>The information you get about your</w:t>
      </w:r>
      <w:r w:rsidRPr="00093C08">
        <w:rPr>
          <w:rStyle w:val="StyleUnderline"/>
        </w:rPr>
        <w:t xml:space="preserve"> own </w:t>
      </w:r>
      <w:r w:rsidRPr="00762D35">
        <w:rPr>
          <w:rStyle w:val="StyleUnderline"/>
          <w:highlight w:val="cyan"/>
        </w:rPr>
        <w:t>citizens affects political processes</w:t>
      </w:r>
      <w:r w:rsidRPr="00093C08">
        <w:rPr>
          <w:rStyle w:val="StyleUnderline"/>
        </w:rPr>
        <w:t xml:space="preserve"> within your own country</w:t>
      </w:r>
      <w:r w:rsidRPr="00093C08">
        <w:rPr>
          <w:sz w:val="12"/>
        </w:rPr>
        <w:t>." He went on to explain that</w:t>
      </w:r>
      <w:r w:rsidRPr="00093C08">
        <w:rPr>
          <w:rStyle w:val="StyleUnderline"/>
        </w:rPr>
        <w:t xml:space="preserve"> </w:t>
      </w:r>
      <w:r w:rsidRPr="00093C08">
        <w:rPr>
          <w:sz w:val="12"/>
        </w:rPr>
        <w:t xml:space="preserve">if you stir up negative sentiment about Germany, for example, the Germans can </w:t>
      </w:r>
      <w:hyperlink r:id="rId40" w:history="1">
        <w:r w:rsidRPr="00093C08">
          <w:rPr>
            <w:rStyle w:val="Hyperlink"/>
            <w:sz w:val="12"/>
          </w:rPr>
          <w:t>hoard your emails just the same as the NSA</w:t>
        </w:r>
      </w:hyperlink>
      <w:r w:rsidRPr="00093C08">
        <w:rPr>
          <w:sz w:val="12"/>
        </w:rPr>
        <w:t xml:space="preserve">. Just like the NSA, though, they are unlikely to do anything with those emails unless you represent some kind of clear threat. "The Russians and the Chinese don't have anything to learn about how to do surveillance from us," Lewis said. He explained that the Scandinavian countries and Australia have programs that rival the NSA's as well. </w:t>
      </w:r>
      <w:r w:rsidRPr="00093C08">
        <w:rPr>
          <w:rStyle w:val="StyleUnderline"/>
        </w:rPr>
        <w:t>"</w:t>
      </w:r>
      <w:r w:rsidRPr="00762D35">
        <w:rPr>
          <w:rStyle w:val="StyleUnderline"/>
          <w:highlight w:val="cyan"/>
        </w:rPr>
        <w:t>It's</w:t>
      </w:r>
      <w:r w:rsidRPr="00093C08">
        <w:rPr>
          <w:rStyle w:val="StyleUnderline"/>
        </w:rPr>
        <w:t xml:space="preserve"> just </w:t>
      </w:r>
      <w:r w:rsidRPr="00762D35">
        <w:rPr>
          <w:rStyle w:val="StyleUnderline"/>
          <w:highlight w:val="cyan"/>
        </w:rPr>
        <w:t>par for the course</w:t>
      </w:r>
      <w:r w:rsidRPr="00093C08">
        <w:rPr>
          <w:rStyle w:val="StyleUnderline"/>
        </w:rPr>
        <w:t xml:space="preserve"> everywhere in the world</w:t>
      </w:r>
      <w:r w:rsidRPr="00093C08">
        <w:rPr>
          <w:sz w:val="12"/>
        </w:rPr>
        <w:t>." Lewis believes that the NSA's surveillance is much less problematic than its transparency on the issue. "[</w:t>
      </w:r>
      <w:hyperlink r:id="rId41" w:history="1">
        <w:r w:rsidRPr="00093C08">
          <w:rPr>
            <w:rStyle w:val="Hyperlink"/>
            <w:sz w:val="12"/>
          </w:rPr>
          <w:t>Security</w:t>
        </w:r>
        <w:r w:rsidRPr="00093C08">
          <w:rPr>
            <w:rStyle w:val="Hyperlink"/>
            <w:noProof/>
            <w:sz w:val="12"/>
          </w:rPr>
          <w:drawing>
            <wp:inline distT="0" distB="0" distL="0" distR="0" wp14:anchorId="2CE7FC1F" wp14:editId="5ABFFD03">
              <wp:extent cx="95250" cy="95250"/>
              <wp:effectExtent l="0" t="0" r="0" b="0"/>
              <wp:docPr id="16" name="Picture 16"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093C08">
        <w:rPr>
          <w:sz w:val="12"/>
        </w:rPr>
        <w:t xml:space="preserve"> and privacy] have to be balanced, and the debate has largely been 'they should stop doing this,'" he said. "It's weird seeing Rand Paul and the ACLU getting together [to condemn the NSA]. If Rand Paul is for it, it's probably a bad idea." The NSA is also taking the lion's share of the blame for a problem that began at the dawn of the consumer Internet age, got worse after 9/11, and still continues to this day: Internet privacy, or more accurately, the almost total lack thereof. "</w:t>
      </w:r>
      <w:hyperlink r:id="rId42" w:history="1">
        <w:r w:rsidRPr="00093C08">
          <w:rPr>
            <w:rStyle w:val="StyleUnderline"/>
          </w:rPr>
          <w:t>There really isn't any privacy anymore</w:t>
        </w:r>
      </w:hyperlink>
      <w:r w:rsidRPr="00093C08">
        <w:rPr>
          <w:rStyle w:val="StyleUnderline"/>
        </w:rPr>
        <w:t>, and I don't think Americans have realized that,</w:t>
      </w:r>
      <w:r w:rsidRPr="00093C08">
        <w:rPr>
          <w:sz w:val="12"/>
        </w:rPr>
        <w:t xml:space="preserve">" Lewis said. Credit card companies, for example, know just about everything about you, right down to what street you've lived on every year of your life. "This was commercial … </w:t>
      </w:r>
      <w:r w:rsidRPr="00093C08">
        <w:rPr>
          <w:rStyle w:val="StyleUnderline"/>
        </w:rPr>
        <w:t>The NSA just happens to be the poster child</w:t>
      </w:r>
      <w:r w:rsidRPr="00093C08">
        <w:rPr>
          <w:sz w:val="12"/>
        </w:rPr>
        <w:t xml:space="preserve"> for this at the moment." There's one thing on which both staunch critics like Graham and fierce proponents like Lewis agree: The U.S. government must be clear and open with its citizens regarding the need for security, even when that security becomes invasive. "</w:t>
      </w:r>
      <w:r w:rsidRPr="00093C08">
        <w:rPr>
          <w:rStyle w:val="StyleUnderline"/>
        </w:rPr>
        <w:t xml:space="preserve">Total security means zero privacy. </w:t>
      </w:r>
      <w:r w:rsidRPr="00762D35">
        <w:rPr>
          <w:rStyle w:val="StyleUnderline"/>
          <w:highlight w:val="cyan"/>
        </w:rPr>
        <w:t>Total privacy means zero security</w:t>
      </w:r>
      <w:r w:rsidRPr="00093C08">
        <w:rPr>
          <w:sz w:val="12"/>
        </w:rPr>
        <w:t>," Graham said. "</w:t>
      </w:r>
      <w:r w:rsidRPr="00093C08">
        <w:rPr>
          <w:rStyle w:val="StyleUnderline"/>
        </w:rPr>
        <w:t>The extremes are what we have to fear … The NSA should be monitoring people. It's just the issue of monitoring Americans without probable cause that really bothers</w:t>
      </w:r>
      <w:r w:rsidRPr="00093C08">
        <w:rPr>
          <w:sz w:val="12"/>
        </w:rPr>
        <w:t xml:space="preserve"> the heck out of </w:t>
      </w:r>
      <w:r w:rsidRPr="00093C08">
        <w:rPr>
          <w:rStyle w:val="StyleUnderline"/>
        </w:rPr>
        <w:t>me</w:t>
      </w:r>
      <w:r w:rsidRPr="00093C08">
        <w:rPr>
          <w:sz w:val="12"/>
        </w:rPr>
        <w:t>." "</w:t>
      </w:r>
      <w:r w:rsidRPr="00093C08">
        <w:rPr>
          <w:rStyle w:val="StyleUnderline"/>
        </w:rPr>
        <w:t xml:space="preserve">If you have the right rules, if you have the right laws, if you have the right amount of transparency, you can feel </w:t>
      </w:r>
      <w:hyperlink r:id="rId43" w:history="1">
        <w:r w:rsidRPr="00093C08">
          <w:rPr>
            <w:rStyle w:val="StyleUnderline"/>
          </w:rPr>
          <w:t>comfortable</w:t>
        </w:r>
        <w:r w:rsidRPr="00093C08">
          <w:rPr>
            <w:rStyle w:val="StyleUnderline"/>
            <w:noProof/>
          </w:rPr>
          <w:drawing>
            <wp:inline distT="0" distB="0" distL="0" distR="0" wp14:anchorId="125A4E6F" wp14:editId="2D7FB2D8">
              <wp:extent cx="95250" cy="95250"/>
              <wp:effectExtent l="0" t="0" r="0" b="0"/>
              <wp:docPr id="15" name="Picture 15"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http://images.intellitxt.com/ast/adTypes/icon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093C08">
        <w:rPr>
          <w:sz w:val="12"/>
        </w:rPr>
        <w:t xml:space="preserve"> with this," Lewis said. "Comfortable" is a very </w:t>
      </w:r>
      <w:hyperlink r:id="rId44" w:history="1">
        <w:r w:rsidRPr="00093C08">
          <w:rPr>
            <w:rStyle w:val="Hyperlink"/>
            <w:sz w:val="12"/>
          </w:rPr>
          <w:t>strong</w:t>
        </w:r>
        <w:r w:rsidRPr="00093C08">
          <w:rPr>
            <w:rStyle w:val="Hyperlink"/>
            <w:noProof/>
            <w:sz w:val="12"/>
          </w:rPr>
          <w:drawing>
            <wp:inline distT="0" distB="0" distL="0" distR="0" wp14:anchorId="16FCDCFE" wp14:editId="7DB6AB8D">
              <wp:extent cx="95250" cy="95250"/>
              <wp:effectExtent l="0" t="0" r="0" b="0"/>
              <wp:docPr id="14" name="Picture 14"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4icon" descr="http://images.intellitxt.com/ast/adTypes/icon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093C08">
        <w:rPr>
          <w:sz w:val="12"/>
        </w:rPr>
        <w:t xml:space="preserve"> word, but </w:t>
      </w:r>
      <w:r w:rsidRPr="00762D35">
        <w:rPr>
          <w:rStyle w:val="StyleUnderline"/>
          <w:highlight w:val="cyan"/>
        </w:rPr>
        <w:t>if the choice is between invasive surveillance and</w:t>
      </w:r>
      <w:r w:rsidRPr="00093C08">
        <w:rPr>
          <w:rStyle w:val="StyleUnderline"/>
        </w:rPr>
        <w:t xml:space="preserve"> the very real threats of </w:t>
      </w:r>
      <w:r w:rsidRPr="00762D35">
        <w:rPr>
          <w:rStyle w:val="StyleUnderline"/>
          <w:highlight w:val="cyan"/>
        </w:rPr>
        <w:t>terrorism and espionage, it's not</w:t>
      </w:r>
      <w:r w:rsidRPr="00093C08">
        <w:rPr>
          <w:rStyle w:val="StyleUnderline"/>
        </w:rPr>
        <w:t xml:space="preserve"> so </w:t>
      </w:r>
      <w:r w:rsidRPr="00762D35">
        <w:rPr>
          <w:rStyle w:val="StyleUnderline"/>
          <w:highlight w:val="cyan"/>
        </w:rPr>
        <w:t>easy to write the NSA off</w:t>
      </w:r>
      <w:r w:rsidRPr="00093C08">
        <w:rPr>
          <w:rStyle w:val="StyleUnderline"/>
        </w:rPr>
        <w:t xml:space="preserve"> entirely.</w:t>
      </w:r>
    </w:p>
    <w:p w:rsidR="00BD3073" w:rsidRDefault="00F21D20" w:rsidP="00F21D20">
      <w:pPr>
        <w:pStyle w:val="Heading4"/>
      </w:pPr>
      <w:r>
        <w:t>Even altering metadata policy would eviscerate counterterrorism efforts</w:t>
      </w:r>
    </w:p>
    <w:p w:rsidR="00F21D20" w:rsidRPr="00F21D20" w:rsidRDefault="00F21D20" w:rsidP="00F21D20">
      <w:pPr>
        <w:rPr>
          <w:sz w:val="14"/>
        </w:rPr>
      </w:pPr>
      <w:r w:rsidRPr="00F21D20">
        <w:rPr>
          <w:b/>
        </w:rPr>
        <w:t>Wiser 15</w:t>
      </w:r>
      <w:r w:rsidRPr="00F21D20">
        <w:t xml:space="preserve"> </w:t>
      </w:r>
      <w:r w:rsidRPr="00F21D20">
        <w:rPr>
          <w:sz w:val="14"/>
        </w:rPr>
        <w:t>– Daniel Wiser is a staff writer for the Washington Free Beacon. “U.S. Surveillance Programs Could Expire, Despite Terror Threat” http://freebeacon.com/national-security/u-s-surveillance-programs-could-expire-despite-terror-threat/</w:t>
      </w:r>
    </w:p>
    <w:p w:rsidR="00F21D20" w:rsidRPr="00F21D20" w:rsidRDefault="00F21D20" w:rsidP="00F21D20">
      <w:pPr>
        <w:rPr>
          <w:sz w:val="10"/>
        </w:rPr>
      </w:pPr>
      <w:r w:rsidRPr="00F21D20">
        <w:rPr>
          <w:sz w:val="10"/>
        </w:rPr>
        <w:t xml:space="preserve">The </w:t>
      </w:r>
      <w:r w:rsidRPr="00F21D20">
        <w:rPr>
          <w:rStyle w:val="StyleUnderline"/>
          <w:highlight w:val="cyan"/>
        </w:rPr>
        <w:t>decreased authorities for counterterrorism</w:t>
      </w:r>
      <w:r w:rsidRPr="00F21D20">
        <w:rPr>
          <w:rStyle w:val="StyleUnderline"/>
        </w:rPr>
        <w:t xml:space="preserve"> agents </w:t>
      </w:r>
      <w:r w:rsidRPr="00F21D20">
        <w:rPr>
          <w:rStyle w:val="StyleUnderline"/>
          <w:highlight w:val="cyan"/>
        </w:rPr>
        <w:t>would come as the FBI is</w:t>
      </w:r>
      <w:r w:rsidRPr="00F21D20">
        <w:rPr>
          <w:rStyle w:val="StyleUnderline"/>
        </w:rPr>
        <w:t xml:space="preserve"> reportedly</w:t>
      </w:r>
      <w:r>
        <w:rPr>
          <w:rStyle w:val="StyleUnderline"/>
        </w:rPr>
        <w:t xml:space="preserve"> </w:t>
      </w:r>
      <w:hyperlink r:id="rId45" w:tgtFrame="_blank" w:history="1">
        <w:r w:rsidRPr="00F21D20">
          <w:rPr>
            <w:rStyle w:val="StyleUnderline"/>
            <w:highlight w:val="cyan"/>
          </w:rPr>
          <w:t>scrambling to cope</w:t>
        </w:r>
      </w:hyperlink>
      <w:r w:rsidRPr="00F21D20">
        <w:rPr>
          <w:rStyle w:val="StyleUnderline"/>
          <w:highlight w:val="cyan"/>
        </w:rPr>
        <w:t xml:space="preserve"> with </w:t>
      </w:r>
      <w:r w:rsidRPr="00F21D20">
        <w:rPr>
          <w:rStyle w:val="Emphasis"/>
          <w:highlight w:val="cyan"/>
        </w:rPr>
        <w:t>a proliferation</w:t>
      </w:r>
      <w:r w:rsidRPr="00F21D20">
        <w:rPr>
          <w:rStyle w:val="StyleUnderline"/>
          <w:highlight w:val="cyan"/>
        </w:rPr>
        <w:t xml:space="preserve"> of</w:t>
      </w:r>
      <w:r w:rsidRPr="00F21D20">
        <w:rPr>
          <w:rStyle w:val="StyleUnderline"/>
        </w:rPr>
        <w:t xml:space="preserve"> terror </w:t>
      </w:r>
      <w:r w:rsidRPr="00F21D20">
        <w:rPr>
          <w:rStyle w:val="StyleUnderline"/>
          <w:highlight w:val="cyan"/>
        </w:rPr>
        <w:t>suspects</w:t>
      </w:r>
      <w:r w:rsidRPr="00F21D20">
        <w:rPr>
          <w:rStyle w:val="StyleUnderline"/>
        </w:rPr>
        <w:t xml:space="preserve"> inspired by the Islamic State (IS). </w:t>
      </w:r>
      <w:r w:rsidRPr="00F21D20">
        <w:rPr>
          <w:sz w:val="10"/>
        </w:rPr>
        <w:t xml:space="preserve">Two IS sympathizers—including one who was monitored by the FBI—were killed by police in Garland, Texas, earlier this month before they could attack a Prophet Muhammad cartoon contest. James </w:t>
      </w:r>
      <w:proofErr w:type="spellStart"/>
      <w:r w:rsidRPr="00F21D20">
        <w:rPr>
          <w:sz w:val="10"/>
        </w:rPr>
        <w:t>Comey</w:t>
      </w:r>
      <w:proofErr w:type="spellEnd"/>
      <w:r w:rsidRPr="00F21D20">
        <w:rPr>
          <w:sz w:val="10"/>
        </w:rPr>
        <w:t xml:space="preserve">, director of the FBI, said at a press conference on Wednesday that </w:t>
      </w:r>
      <w:r w:rsidRPr="00F21D20">
        <w:rPr>
          <w:rStyle w:val="StyleUnderline"/>
          <w:highlight w:val="cyan"/>
        </w:rPr>
        <w:t>terror suspects are</w:t>
      </w:r>
      <w:r w:rsidRPr="00F21D20">
        <w:rPr>
          <w:rStyle w:val="StyleUnderline"/>
        </w:rPr>
        <w:t xml:space="preserve"> increasingly </w:t>
      </w:r>
      <w:r w:rsidRPr="00F21D20">
        <w:rPr>
          <w:rStyle w:val="StyleUnderline"/>
          <w:highlight w:val="cyan"/>
        </w:rPr>
        <w:t>using “encrypted platforms</w:t>
      </w:r>
      <w:r w:rsidRPr="00F21D20">
        <w:rPr>
          <w:rStyle w:val="StyleUnderline"/>
        </w:rPr>
        <w:t>” to evade</w:t>
      </w:r>
      <w:r w:rsidRPr="00F21D20">
        <w:rPr>
          <w:sz w:val="10"/>
        </w:rPr>
        <w:t xml:space="preserve"> U.S. </w:t>
      </w:r>
      <w:r w:rsidRPr="00F21D20">
        <w:rPr>
          <w:rStyle w:val="StyleUnderline"/>
        </w:rPr>
        <w:t>surveillance</w:t>
      </w:r>
      <w:r w:rsidRPr="00F21D20">
        <w:rPr>
          <w:sz w:val="10"/>
        </w:rPr>
        <w:t xml:space="preserve">. “I can’t stand here with any high confidence when I confront the world that is increasingly dark to me and tell you that I’ve got it all covered,” he said. “We are working very, very hard on it but </w:t>
      </w:r>
      <w:r w:rsidRPr="00F21D20">
        <w:rPr>
          <w:rStyle w:val="StyleUnderline"/>
        </w:rPr>
        <w:t>it is an enormous task.</w:t>
      </w:r>
      <w:r w:rsidRPr="00F21D20">
        <w:rPr>
          <w:sz w:val="10"/>
        </w:rPr>
        <w:t xml:space="preserve">” </w:t>
      </w:r>
      <w:r w:rsidRPr="00F21D20">
        <w:rPr>
          <w:rStyle w:val="StyleUnderline"/>
        </w:rPr>
        <w:t>The</w:t>
      </w:r>
      <w:r w:rsidRPr="00F21D20">
        <w:rPr>
          <w:sz w:val="10"/>
        </w:rPr>
        <w:t xml:space="preserve"> House-passed USA </w:t>
      </w:r>
      <w:r w:rsidRPr="00F21D20">
        <w:rPr>
          <w:rStyle w:val="StyleUnderline"/>
        </w:rPr>
        <w:t>Freedom Act</w:t>
      </w:r>
      <w:r w:rsidRPr="00F21D20">
        <w:rPr>
          <w:sz w:val="10"/>
        </w:rPr>
        <w:t>—which has the backing of the Obama administration and would transfer metadata storage from the government to telephone companies—</w:t>
      </w:r>
      <w:r w:rsidRPr="00F21D20">
        <w:rPr>
          <w:rStyle w:val="StyleUnderline"/>
        </w:rPr>
        <w:t>appears to have the best chance of passage</w:t>
      </w:r>
      <w:r w:rsidRPr="00F21D20">
        <w:rPr>
          <w:sz w:val="10"/>
        </w:rPr>
        <w:t xml:space="preserve"> before the deadline. But </w:t>
      </w:r>
      <w:r w:rsidRPr="00F21D20">
        <w:rPr>
          <w:rStyle w:val="StyleUnderline"/>
        </w:rPr>
        <w:t>it is not without critics</w:t>
      </w:r>
      <w:r w:rsidRPr="00F21D20">
        <w:rPr>
          <w:sz w:val="10"/>
        </w:rPr>
        <w:t xml:space="preserve">. Sen. Richard Burr (R., N.C.), chairman of the Senate Intelligence Committee, </w:t>
      </w:r>
      <w:hyperlink r:id="rId46" w:history="1">
        <w:r w:rsidRPr="00F21D20">
          <w:rPr>
            <w:rStyle w:val="Hyperlink"/>
            <w:sz w:val="10"/>
          </w:rPr>
          <w:t>said</w:t>
        </w:r>
      </w:hyperlink>
      <w:r w:rsidRPr="00F21D20">
        <w:rPr>
          <w:sz w:val="10"/>
        </w:rPr>
        <w:t xml:space="preserve"> earlier this month that the House bill provided “illusory protection” because it did not require telecommunications companies to retain data. </w:t>
      </w:r>
      <w:r w:rsidRPr="00F21D20">
        <w:rPr>
          <w:rStyle w:val="StyleUnderline"/>
        </w:rPr>
        <w:t xml:space="preserve">He has since introduced </w:t>
      </w:r>
      <w:r w:rsidRPr="00F21D20">
        <w:rPr>
          <w:rStyle w:val="StyleUnderline"/>
          <w:highlight w:val="cyan"/>
        </w:rPr>
        <w:t xml:space="preserve">a bill that </w:t>
      </w:r>
      <w:r w:rsidRPr="00F21D20">
        <w:rPr>
          <w:rStyle w:val="Emphasis"/>
          <w:highlight w:val="cyan"/>
        </w:rPr>
        <w:t>would gradually shift</w:t>
      </w:r>
      <w:r w:rsidRPr="00F21D20">
        <w:rPr>
          <w:rStyle w:val="StyleUnderline"/>
          <w:highlight w:val="cyan"/>
        </w:rPr>
        <w:t xml:space="preserve"> the storage of metadata to corporations</w:t>
      </w:r>
      <w:r w:rsidRPr="00F21D20">
        <w:rPr>
          <w:rStyle w:val="StyleUnderline"/>
        </w:rPr>
        <w:t xml:space="preserve"> but require them to inform the government before they alter their data retention policies</w:t>
      </w:r>
      <w:r w:rsidRPr="00F21D20">
        <w:rPr>
          <w:sz w:val="10"/>
        </w:rPr>
        <w:t xml:space="preserve">. Sen. Dan Coats (R., Ind.), another member of the Senate Intelligence Committee, </w:t>
      </w:r>
      <w:hyperlink r:id="rId47" w:tgtFrame="_blank" w:history="1">
        <w:r w:rsidRPr="00F21D20">
          <w:rPr>
            <w:rStyle w:val="Hyperlink"/>
            <w:sz w:val="10"/>
          </w:rPr>
          <w:t>wrote</w:t>
        </w:r>
      </w:hyperlink>
      <w:r w:rsidRPr="00F21D20">
        <w:rPr>
          <w:sz w:val="10"/>
        </w:rPr>
        <w:t xml:space="preserve"> in a recent op-ed that t</w:t>
      </w:r>
      <w:r w:rsidRPr="00F21D20">
        <w:rPr>
          <w:rStyle w:val="StyleUnderline"/>
        </w:rPr>
        <w:t>he transfer of data to phone companies “</w:t>
      </w:r>
      <w:r w:rsidRPr="00F21D20">
        <w:rPr>
          <w:rStyle w:val="StyleUnderline"/>
          <w:highlight w:val="cyan"/>
        </w:rPr>
        <w:t xml:space="preserve">would require an expansive regulatory system” and </w:t>
      </w:r>
      <w:r w:rsidRPr="00F21D20">
        <w:rPr>
          <w:rStyle w:val="Emphasis"/>
          <w:highlight w:val="cyan"/>
        </w:rPr>
        <w:t>might be “operationally useless</w:t>
      </w:r>
      <w:r w:rsidRPr="00F21D20">
        <w:rPr>
          <w:rStyle w:val="StyleUnderline"/>
        </w:rPr>
        <w:t xml:space="preserve">.” “I am deeply concerned that </w:t>
      </w:r>
      <w:r w:rsidRPr="00F21D20">
        <w:rPr>
          <w:rStyle w:val="Emphasis"/>
          <w:highlight w:val="cyan"/>
        </w:rPr>
        <w:t>ending the current program would render</w:t>
      </w:r>
      <w:r w:rsidRPr="00F21D20">
        <w:rPr>
          <w:rStyle w:val="Emphasis"/>
        </w:rPr>
        <w:t xml:space="preserve"> our </w:t>
      </w:r>
      <w:r w:rsidRPr="00F21D20">
        <w:rPr>
          <w:rStyle w:val="Emphasis"/>
          <w:highlight w:val="cyan"/>
        </w:rPr>
        <w:t>counterterrorism tools less agile and unreliable</w:t>
      </w:r>
      <w:r w:rsidRPr="00F21D20">
        <w:rPr>
          <w:rStyle w:val="StyleUnderline"/>
        </w:rPr>
        <w:t>,</w:t>
      </w:r>
      <w:r w:rsidRPr="00F21D20">
        <w:rPr>
          <w:sz w:val="10"/>
        </w:rPr>
        <w:t xml:space="preserve">” he said. </w:t>
      </w:r>
      <w:r w:rsidRPr="00F21D20">
        <w:rPr>
          <w:sz w:val="10"/>
          <w:highlight w:val="cyan"/>
        </w:rPr>
        <w:t>“</w:t>
      </w:r>
      <w:r w:rsidRPr="00F21D20">
        <w:rPr>
          <w:rStyle w:val="StyleUnderline"/>
          <w:highlight w:val="cyan"/>
        </w:rPr>
        <w:t xml:space="preserve">The remaining capability would be less responsive, if not </w:t>
      </w:r>
      <w:r w:rsidRPr="00F21D20">
        <w:rPr>
          <w:rStyle w:val="StyleUnderline"/>
        </w:rPr>
        <w:t xml:space="preserve">operationally </w:t>
      </w:r>
      <w:r w:rsidRPr="00F21D20">
        <w:rPr>
          <w:rStyle w:val="StyleUnderline"/>
          <w:highlight w:val="cyan"/>
        </w:rPr>
        <w:t>useless.</w:t>
      </w:r>
      <w:r w:rsidRPr="00F21D20">
        <w:rPr>
          <w:sz w:val="10"/>
          <w:highlight w:val="cyan"/>
        </w:rPr>
        <w:t>”</w:t>
      </w:r>
      <w:r w:rsidRPr="00F21D20">
        <w:rPr>
          <w:sz w:val="10"/>
        </w:rPr>
        <w:t xml:space="preserve"> The Patriot Act fight is likely to last right until the deadline, as proponents of the surveillance programs try to corral supporters during a congressional recess. “It’s all very up in the air right now,” said one Senate aide tracking the debate.</w:t>
      </w:r>
    </w:p>
    <w:p w:rsidR="00EF3F12" w:rsidRDefault="00EF3F12" w:rsidP="006322CF">
      <w:pPr>
        <w:rPr>
          <w:sz w:val="12"/>
        </w:rPr>
      </w:pPr>
    </w:p>
    <w:p w:rsidR="00EF3F12" w:rsidRDefault="005220C6" w:rsidP="005220C6">
      <w:pPr>
        <w:pStyle w:val="Heading4"/>
      </w:pPr>
      <w:r>
        <w:t xml:space="preserve">Terrorists are paying attention to metadata collection – if it stops they’ll exploit holes </w:t>
      </w:r>
    </w:p>
    <w:p w:rsidR="005220C6" w:rsidRPr="005220C6" w:rsidRDefault="005220C6" w:rsidP="005220C6">
      <w:pPr>
        <w:rPr>
          <w:sz w:val="14"/>
        </w:rPr>
      </w:pPr>
      <w:proofErr w:type="spellStart"/>
      <w:r w:rsidRPr="005220C6">
        <w:rPr>
          <w:b/>
        </w:rPr>
        <w:t>Newsmax</w:t>
      </w:r>
      <w:proofErr w:type="spellEnd"/>
      <w:r w:rsidRPr="005220C6">
        <w:rPr>
          <w:b/>
        </w:rPr>
        <w:t xml:space="preserve"> 15</w:t>
      </w:r>
      <w:r w:rsidRPr="005220C6">
        <w:t xml:space="preserve"> </w:t>
      </w:r>
      <w:r w:rsidRPr="005220C6">
        <w:rPr>
          <w:sz w:val="14"/>
        </w:rPr>
        <w:t>– Citing CIA Chief John Brennan “CIA Chief: Ending NSA Spying Would Boost Terror Threat” http://www.newsmax.com/Newsfront/john-brennan-patriot-act-terrorism/2015/05/31/id/647804/</w:t>
      </w:r>
    </w:p>
    <w:p w:rsidR="005220C6" w:rsidRPr="005220C6" w:rsidRDefault="005220C6" w:rsidP="005220C6">
      <w:pPr>
        <w:rPr>
          <w:sz w:val="12"/>
        </w:rPr>
      </w:pPr>
      <w:r w:rsidRPr="005220C6">
        <w:rPr>
          <w:sz w:val="12"/>
        </w:rPr>
        <w:t xml:space="preserve">CIA chief John Brennan warned Sunday that </w:t>
      </w:r>
      <w:r w:rsidRPr="005220C6">
        <w:rPr>
          <w:rStyle w:val="StyleUnderline"/>
          <w:highlight w:val="cyan"/>
        </w:rPr>
        <w:t>allowing vital surveillance programs to expire could increase terror threats</w:t>
      </w:r>
      <w:r w:rsidRPr="005220C6">
        <w:rPr>
          <w:sz w:val="12"/>
        </w:rPr>
        <w:t>, as the US Senate convened for a crunch debate on whether to renew the controversial provisions.</w:t>
      </w:r>
      <w:r w:rsidRPr="005220C6">
        <w:rPr>
          <w:rStyle w:val="StyleUnderline"/>
        </w:rPr>
        <w:t xml:space="preserve"> </w:t>
      </w:r>
      <w:r w:rsidRPr="005220C6">
        <w:rPr>
          <w:sz w:val="12"/>
        </w:rPr>
        <w:t xml:space="preserve">With key counterterrorism programs set to expire at midnight Sunday, the top intelligence official made a final pitch to senators, arguing that </w:t>
      </w:r>
      <w:r w:rsidRPr="005220C6">
        <w:rPr>
          <w:rStyle w:val="StyleUnderline"/>
        </w:rPr>
        <w:t xml:space="preserve">the </w:t>
      </w:r>
      <w:r w:rsidRPr="005220C6">
        <w:rPr>
          <w:rStyle w:val="StyleUnderline"/>
          <w:highlight w:val="cyan"/>
        </w:rPr>
        <w:t>bulk data</w:t>
      </w:r>
      <w:r w:rsidRPr="005220C6">
        <w:rPr>
          <w:rStyle w:val="StyleUnderline"/>
        </w:rPr>
        <w:t xml:space="preserve"> collection of telephone records of millions of Americans unconnected to terrorism </w:t>
      </w:r>
      <w:r w:rsidRPr="00C66611">
        <w:rPr>
          <w:rStyle w:val="StyleUnderline"/>
          <w:highlight w:val="cyan"/>
        </w:rPr>
        <w:t>has not abused civil liberties and</w:t>
      </w:r>
      <w:r w:rsidRPr="005220C6">
        <w:rPr>
          <w:sz w:val="12"/>
        </w:rPr>
        <w:t xml:space="preserve"> only </w:t>
      </w:r>
      <w:r w:rsidRPr="00C66611">
        <w:rPr>
          <w:rStyle w:val="StyleUnderline"/>
          <w:highlight w:val="cyan"/>
        </w:rPr>
        <w:t>serves to safeguard citizens</w:t>
      </w:r>
      <w:r w:rsidRPr="00C66611">
        <w:rPr>
          <w:sz w:val="12"/>
          <w:highlight w:val="cyan"/>
        </w:rPr>
        <w:t>.</w:t>
      </w:r>
      <w:r w:rsidRPr="005220C6">
        <w:rPr>
          <w:sz w:val="12"/>
        </w:rPr>
        <w:t xml:space="preserve"> "</w:t>
      </w:r>
      <w:r w:rsidRPr="005220C6">
        <w:rPr>
          <w:rStyle w:val="StyleUnderline"/>
        </w:rPr>
        <w:t>This is something that we can't afford</w:t>
      </w:r>
      <w:r w:rsidRPr="005220C6">
        <w:rPr>
          <w:sz w:val="12"/>
        </w:rPr>
        <w:t xml:space="preserve"> to do right now," Brennan said of allowing the expiration of counterterrorism provisions, which "sunset" at the end of May 31. "Because </w:t>
      </w:r>
      <w:r w:rsidRPr="00C66611">
        <w:rPr>
          <w:rStyle w:val="StyleUnderline"/>
          <w:highlight w:val="cyan"/>
        </w:rPr>
        <w:t>if you look at</w:t>
      </w:r>
      <w:r w:rsidRPr="005220C6">
        <w:rPr>
          <w:rStyle w:val="StyleUnderline"/>
        </w:rPr>
        <w:t xml:space="preserve"> the </w:t>
      </w:r>
      <w:r w:rsidRPr="00C66611">
        <w:rPr>
          <w:rStyle w:val="StyleUnderline"/>
          <w:highlight w:val="cyan"/>
        </w:rPr>
        <w:t>horrific</w:t>
      </w:r>
      <w:r w:rsidRPr="005220C6">
        <w:rPr>
          <w:rStyle w:val="StyleUnderline"/>
        </w:rPr>
        <w:t xml:space="preserve"> terrorist </w:t>
      </w:r>
      <w:r w:rsidRPr="00C66611">
        <w:rPr>
          <w:rStyle w:val="StyleUnderline"/>
          <w:highlight w:val="cyan"/>
        </w:rPr>
        <w:t>attacks</w:t>
      </w:r>
      <w:r w:rsidRPr="005220C6">
        <w:rPr>
          <w:rStyle w:val="StyleUnderline"/>
        </w:rPr>
        <w:t xml:space="preserve"> and violence </w:t>
      </w:r>
      <w:r w:rsidRPr="00C66611">
        <w:rPr>
          <w:rStyle w:val="StyleUnderline"/>
          <w:highlight w:val="cyan"/>
        </w:rPr>
        <w:t>being perpetrated</w:t>
      </w:r>
      <w:r w:rsidRPr="005220C6">
        <w:rPr>
          <w:rStyle w:val="StyleUnderline"/>
        </w:rPr>
        <w:t xml:space="preserve"> around the globe, </w:t>
      </w:r>
      <w:r w:rsidRPr="00C66611">
        <w:rPr>
          <w:rStyle w:val="StyleUnderline"/>
          <w:highlight w:val="cyan"/>
        </w:rPr>
        <w:t>we need to keep our country safe</w:t>
      </w:r>
      <w:r w:rsidRPr="005220C6">
        <w:rPr>
          <w:rStyle w:val="StyleUnderline"/>
        </w:rPr>
        <w:t>,</w:t>
      </w:r>
      <w:r w:rsidRPr="005220C6">
        <w:rPr>
          <w:sz w:val="12"/>
        </w:rPr>
        <w:t xml:space="preserve"> and our oceans are not keeping us safe the way they did century ago," he said CBS' "Face the Nation" talk show. Brennan added that </w:t>
      </w:r>
      <w:r w:rsidRPr="00C66611">
        <w:rPr>
          <w:rStyle w:val="StyleUnderline"/>
          <w:highlight w:val="cyan"/>
        </w:rPr>
        <w:t xml:space="preserve">groups like Islamic State </w:t>
      </w:r>
      <w:r w:rsidRPr="00C66611">
        <w:rPr>
          <w:rStyle w:val="Emphasis"/>
          <w:highlight w:val="cyan"/>
        </w:rPr>
        <w:t>have followed the developments</w:t>
      </w:r>
      <w:r w:rsidRPr="005220C6">
        <w:rPr>
          <w:rStyle w:val="StyleUnderline"/>
        </w:rPr>
        <w:t xml:space="preserve"> "very carefully" </w:t>
      </w:r>
      <w:r w:rsidRPr="00C66611">
        <w:rPr>
          <w:rStyle w:val="StyleUnderline"/>
          <w:highlight w:val="cyan"/>
        </w:rPr>
        <w:t xml:space="preserve">and </w:t>
      </w:r>
      <w:r w:rsidRPr="00C66611">
        <w:rPr>
          <w:rStyle w:val="Emphasis"/>
          <w:highlight w:val="cyan"/>
        </w:rPr>
        <w:t>are "looking for the seams to operate</w:t>
      </w:r>
      <w:r w:rsidRPr="005220C6">
        <w:rPr>
          <w:sz w:val="12"/>
        </w:rPr>
        <w:t xml:space="preserve">." The House has already passed a reform bill, the USA Freedom </w:t>
      </w:r>
      <w:proofErr w:type="gramStart"/>
      <w:r w:rsidRPr="005220C6">
        <w:rPr>
          <w:sz w:val="12"/>
        </w:rPr>
        <w:t>Act, that</w:t>
      </w:r>
      <w:proofErr w:type="gramEnd"/>
      <w:r w:rsidRPr="005220C6">
        <w:rPr>
          <w:sz w:val="12"/>
        </w:rPr>
        <w:t xml:space="preserve"> would end the telephone data dragnet by the National Security Agency and require a court order for the NSA to access specific records from the vast data base retained by telecommunications companies. If no action is taken by the Senate Sunday, authorities will be forced to shut down the bulk collection program and two other provisions, which allow roving wiretaps of terror suspects who change their mobile phone numbers and the tracking of lone-wolf suspects. Senator Rand Paul, a Republican 2016 presidential candidate adamantly opposed to reauthorizing the surveillance, is threatening to delay votes on the reform bill or an extension of the original USA Patriot Act. That would force the counterterrorism provisions to lapse until at least Wednesday. Former NSA chief Michael Hayden, who is also a former CIA director, equated such a temporary lapse as "giving up threads" in a broader protective fabric. "It may not make a difference for a while. Then again, it might," he told CNN's State of the Union. "Over the longer term, I'm willing to wager, it will indeed make a difference."</w:t>
      </w:r>
    </w:p>
    <w:p w:rsidR="005220C6" w:rsidRDefault="005220C6" w:rsidP="006322CF">
      <w:pPr>
        <w:rPr>
          <w:sz w:val="12"/>
        </w:rPr>
      </w:pPr>
    </w:p>
    <w:p w:rsidR="00CA73D2" w:rsidRDefault="00CA73D2" w:rsidP="00CA73D2">
      <w:pPr>
        <w:pStyle w:val="Heading4"/>
      </w:pPr>
      <w:r>
        <w:t xml:space="preserve">Domestic surveillance is a key link – informs troops on the ground </w:t>
      </w:r>
    </w:p>
    <w:p w:rsidR="00CA73D2" w:rsidRPr="00CA73D2" w:rsidRDefault="00CA73D2" w:rsidP="00CA73D2">
      <w:r w:rsidRPr="00CA73D2">
        <w:rPr>
          <w:b/>
        </w:rPr>
        <w:t>McLaughlin 14</w:t>
      </w:r>
      <w:r w:rsidRPr="00CA73D2">
        <w:t xml:space="preserve"> -- John McLaughlin teaches at the Johns Hopkins School of Advanced International Studies. He was deputy director and acting director of the CIA from 2000 to 2004.” NSA intelligence-gathering programs keep us safe http://www.washingtonpost.com/opinions/nsa-intelligence-gathering-programs-keep-us-safe/2014/01/02/0fd51b22-7173-11e3-8b3f-b1666705ca3b_story.html</w:t>
      </w:r>
    </w:p>
    <w:p w:rsidR="00CA73D2" w:rsidRPr="00CA73D2" w:rsidRDefault="00CA73D2" w:rsidP="00CA73D2">
      <w:pPr>
        <w:rPr>
          <w:rStyle w:val="StyleUnderline"/>
        </w:rPr>
      </w:pPr>
      <w:r w:rsidRPr="00CA73D2">
        <w:rPr>
          <w:sz w:val="10"/>
        </w:rPr>
        <w:t xml:space="preserve">It’s time we all came to our senses about the National Security Agency (NSA). If it is true, as many allege, that the United States went </w:t>
      </w:r>
      <w:proofErr w:type="gramStart"/>
      <w:r w:rsidRPr="00CA73D2">
        <w:rPr>
          <w:sz w:val="10"/>
        </w:rPr>
        <w:t>a little nuts</w:t>
      </w:r>
      <w:proofErr w:type="gramEnd"/>
      <w:r w:rsidRPr="00CA73D2">
        <w:rPr>
          <w:sz w:val="10"/>
        </w:rPr>
        <w:t xml:space="preserve"> in its all-out pursuit of al-Qaeda after the Sept. 11, 2001, attacks, it is equally true that we are going a little nuts again in our dogged pursuit of the post-Snowden NSA. </w:t>
      </w:r>
      <w:r w:rsidRPr="00CA73D2">
        <w:rPr>
          <w:rStyle w:val="StyleUnderline"/>
        </w:rPr>
        <w:t>Those who advocate sharply limiting the agency’s activities ought to consider that its work is the very foundation of U.S. intelligence</w:t>
      </w:r>
      <w:r w:rsidRPr="00CA73D2">
        <w:rPr>
          <w:sz w:val="10"/>
        </w:rPr>
        <w:t xml:space="preserve">. I don’t mean to diminish the role of other intelligence agencies, and I say this as a 30-year veteran of the Central Intelligence Agency who is “CIA” through and through. But </w:t>
      </w:r>
      <w:r w:rsidRPr="00CA73D2">
        <w:rPr>
          <w:rStyle w:val="StyleUnderline"/>
        </w:rPr>
        <w:t>in most cases, the NSA is the starting point for determining what holes need to be filled through other means of intelligence-collection.</w:t>
      </w:r>
      <w:r w:rsidRPr="00CA73D2">
        <w:rPr>
          <w:sz w:val="10"/>
        </w:rPr>
        <w:t xml:space="preserve"> That’s because its information on foreign developments is so comprehensive and generally so reliable. </w:t>
      </w:r>
      <w:r w:rsidRPr="00CA73D2">
        <w:rPr>
          <w:rStyle w:val="StyleUnderline"/>
        </w:rPr>
        <w:t>It is the core of intelligence support to U.S. troops in battle. Any efforts to “rein in” the agency must allow for the possibility that change risks serious damage to U.S. security and the country’s ability to navigate in an increasingly uncertain world</w:t>
      </w:r>
      <w:r w:rsidRPr="00CA73D2">
        <w:rPr>
          <w:sz w:val="10"/>
        </w:rPr>
        <w:t xml:space="preserve">. The presumption that the NSA “spies” on Americans should also be challenged. In my experience, </w:t>
      </w:r>
      <w:r w:rsidRPr="00CA73D2">
        <w:rPr>
          <w:rStyle w:val="StyleUnderline"/>
        </w:rPr>
        <w:t>NSA analysts err on the side of caution before touching any data having to do with U.S. citizens</w:t>
      </w:r>
      <w:r w:rsidRPr="00CA73D2">
        <w:rPr>
          <w:sz w:val="10"/>
        </w:rPr>
        <w:t xml:space="preserve">. In 2010, at the request of then-Director of National Intelligence Dennis Blair, I chaired a panel investigating the intelligence community’s failure to be aware of Umar Farouk </w:t>
      </w:r>
      <w:proofErr w:type="spellStart"/>
      <w:r w:rsidRPr="00CA73D2">
        <w:rPr>
          <w:sz w:val="10"/>
        </w:rPr>
        <w:t>Abdulmutallab</w:t>
      </w:r>
      <w:proofErr w:type="spellEnd"/>
      <w:r w:rsidRPr="00CA73D2">
        <w:rPr>
          <w:sz w:val="10"/>
        </w:rPr>
        <w:t xml:space="preserve">, the “underwear bomber” who </w:t>
      </w:r>
      <w:hyperlink r:id="rId48" w:history="1">
        <w:r w:rsidRPr="00CA73D2">
          <w:rPr>
            <w:rStyle w:val="Hyperlink"/>
            <w:sz w:val="10"/>
          </w:rPr>
          <w:t>tried to blow up a commercial plane over Detroit</w:t>
        </w:r>
      </w:hyperlink>
      <w:r w:rsidRPr="00CA73D2">
        <w:rPr>
          <w:sz w:val="10"/>
        </w:rPr>
        <w:t xml:space="preserve"> on Dec. 25, 2009. The overall report remains classified, but I can say that the government lost vital time because of the extraordinary care the NSA and others took in handling any data involving a “U.S. person.” (</w:t>
      </w:r>
      <w:proofErr w:type="spellStart"/>
      <w:r w:rsidRPr="00CA73D2">
        <w:rPr>
          <w:sz w:val="10"/>
        </w:rPr>
        <w:t>Abdulmutallab</w:t>
      </w:r>
      <w:proofErr w:type="spellEnd"/>
      <w:r w:rsidRPr="00CA73D2">
        <w:rPr>
          <w:sz w:val="10"/>
        </w:rPr>
        <w:t>, a Ni</w:t>
      </w:r>
      <w:r w:rsidRPr="00CA73D2">
        <w:rPr>
          <w:sz w:val="10"/>
        </w:rPr>
        <w:softHyphen/>
        <w:t>ger</w:t>
      </w:r>
      <w:r w:rsidRPr="00CA73D2">
        <w:rPr>
          <w:sz w:val="10"/>
        </w:rPr>
        <w:softHyphen/>
        <w:t xml:space="preserve">ian, was recruited and trained by the late </w:t>
      </w:r>
      <w:hyperlink r:id="rId49" w:tooltip="www.washingtonpost.com" w:history="1">
        <w:r w:rsidRPr="00CA73D2">
          <w:rPr>
            <w:rStyle w:val="Hyperlink"/>
            <w:sz w:val="10"/>
          </w:rPr>
          <w:t>Anwar al-</w:t>
        </w:r>
        <w:proofErr w:type="spellStart"/>
        <w:r w:rsidRPr="00CA73D2">
          <w:rPr>
            <w:rStyle w:val="Hyperlink"/>
            <w:sz w:val="10"/>
          </w:rPr>
          <w:t>Awlaki</w:t>
        </w:r>
        <w:proofErr w:type="spellEnd"/>
      </w:hyperlink>
      <w:r w:rsidRPr="00CA73D2">
        <w:rPr>
          <w:sz w:val="10"/>
        </w:rPr>
        <w:t xml:space="preserve">, a U.S. citizen based in Yemen.) Regarding outrage over the NSA’s collection of telephone calling records, or metadata, I don’t know why anyone would have greater confidence in this information being held by private companies. And given the perceived threat to privacy, </w:t>
      </w:r>
      <w:proofErr w:type="gramStart"/>
      <w:r w:rsidRPr="00CA73D2">
        <w:rPr>
          <w:sz w:val="10"/>
        </w:rPr>
        <w:t>it’s</w:t>
      </w:r>
      <w:proofErr w:type="gramEnd"/>
      <w:r w:rsidRPr="00CA73D2">
        <w:rPr>
          <w:sz w:val="10"/>
        </w:rPr>
        <w:t xml:space="preserve"> astonishing how little attention has been paid to the Senate commerce committee’s recent </w:t>
      </w:r>
      <w:hyperlink r:id="rId50" w:tooltip="www.commerce.senate.gov" w:history="1">
        <w:r w:rsidRPr="00CA73D2">
          <w:rPr>
            <w:rStyle w:val="Hyperlink"/>
            <w:sz w:val="10"/>
          </w:rPr>
          <w:t>report on companies that gather personal information</w:t>
        </w:r>
      </w:hyperlink>
      <w:r w:rsidRPr="00CA73D2">
        <w:rPr>
          <w:sz w:val="10"/>
        </w:rPr>
        <w:t xml:space="preserve"> on hundreds of millions of Americans and sell it to marketers, often highlighting people with financial vulnerability. Some companies group the data into categories including “rural and barely making it,” “retiring on empty” and “credit crunched: city families.” The aim is often to sell financially risky products to transient consumers with low incomes, the report found. That’s a real scandal — and a universe away from the NSA’s ethical standards and congressional oversight. </w:t>
      </w:r>
      <w:r w:rsidRPr="00CA73D2">
        <w:rPr>
          <w:rStyle w:val="StyleUnderline"/>
        </w:rPr>
        <w:t>The NSA</w:t>
      </w:r>
      <w:r w:rsidRPr="00CA73D2">
        <w:rPr>
          <w:sz w:val="10"/>
        </w:rPr>
        <w:t xml:space="preserve">, of course, </w:t>
      </w:r>
      <w:r w:rsidRPr="00CA73D2">
        <w:rPr>
          <w:rStyle w:val="StyleUnderline"/>
        </w:rPr>
        <w:t>is not perfect. But it is less a victim of its actions</w:t>
      </w:r>
      <w:r w:rsidRPr="00CA73D2">
        <w:rPr>
          <w:sz w:val="10"/>
        </w:rPr>
        <w:t xml:space="preserve"> — </w:t>
      </w:r>
      <w:proofErr w:type="spellStart"/>
      <w:r w:rsidRPr="00CA73D2">
        <w:rPr>
          <w:sz w:val="10"/>
        </w:rPr>
        <w:t>the</w:t>
      </w:r>
      <w:hyperlink r:id="rId51" w:history="1">
        <w:r w:rsidRPr="00CA73D2">
          <w:rPr>
            <w:rStyle w:val="Hyperlink"/>
            <w:sz w:val="10"/>
          </w:rPr>
          <w:t>independent</w:t>
        </w:r>
        <w:proofErr w:type="spellEnd"/>
        <w:r w:rsidRPr="00CA73D2">
          <w:rPr>
            <w:rStyle w:val="Hyperlink"/>
            <w:sz w:val="10"/>
          </w:rPr>
          <w:t xml:space="preserve"> commission appointed by President Obama</w:t>
        </w:r>
      </w:hyperlink>
      <w:r w:rsidRPr="00CA73D2">
        <w:rPr>
          <w:sz w:val="10"/>
        </w:rPr>
        <w:t xml:space="preserve"> found no illegality or abuses — </w:t>
      </w:r>
      <w:r w:rsidRPr="00CA73D2">
        <w:rPr>
          <w:rStyle w:val="StyleUnderline"/>
        </w:rPr>
        <w:t>than of the broad distrust of government that has taken root in the United States in recent decades</w:t>
      </w:r>
      <w:r w:rsidRPr="00CA73D2">
        <w:rPr>
          <w:sz w:val="10"/>
        </w:rPr>
        <w:t xml:space="preserve">. Studies by Pew and others show </w:t>
      </w:r>
      <w:hyperlink r:id="rId52" w:history="1">
        <w:r w:rsidRPr="00CA73D2">
          <w:rPr>
            <w:rStyle w:val="Hyperlink"/>
            <w:sz w:val="10"/>
          </w:rPr>
          <w:t>distrust of government around 80 percent</w:t>
        </w:r>
      </w:hyperlink>
      <w:r w:rsidRPr="00CA73D2">
        <w:rPr>
          <w:sz w:val="10"/>
        </w:rPr>
        <w:t xml:space="preserve">, an all-time high. This distrust is the only logical explanation I see for fear of data being held by “the government” — and it’s not a circumstance the NSA created. Although </w:t>
      </w:r>
      <w:r w:rsidRPr="00CA73D2">
        <w:rPr>
          <w:rStyle w:val="StyleUnderline"/>
        </w:rPr>
        <w:t>our society</w:t>
      </w:r>
      <w:r w:rsidRPr="00CA73D2">
        <w:rPr>
          <w:sz w:val="10"/>
        </w:rPr>
        <w:t xml:space="preserve"> lauds, in almost “</w:t>
      </w:r>
      <w:proofErr w:type="spellStart"/>
      <w:r w:rsidRPr="00CA73D2">
        <w:rPr>
          <w:sz w:val="10"/>
        </w:rPr>
        <w:t>Stepford</w:t>
      </w:r>
      <w:proofErr w:type="spellEnd"/>
      <w:r w:rsidRPr="00CA73D2">
        <w:rPr>
          <w:sz w:val="10"/>
        </w:rPr>
        <w:t xml:space="preserve"> Wives”-like fashion, the merits of “transparency,” it </w:t>
      </w:r>
      <w:r w:rsidRPr="00CA73D2">
        <w:rPr>
          <w:rStyle w:val="StyleUnderline"/>
        </w:rPr>
        <w:t>lacks a collective, mature understanding of how intelligence works, how it integrates with foreign policy and how it contributes to the national welfare</w:t>
      </w:r>
      <w:r w:rsidRPr="00CA73D2">
        <w:rPr>
          <w:sz w:val="10"/>
        </w:rPr>
        <w:t xml:space="preserve">. Meanwhile, prurient interest in the details of leaked intelligence skyrockets, and people devour material that is not evidence of abuse but merely fascinating — and even more fascinating to U.S. adversaries. So what makes sense going forward? Clearly, </w:t>
      </w:r>
      <w:r w:rsidRPr="00CA73D2">
        <w:rPr>
          <w:rStyle w:val="StyleUnderline"/>
        </w:rPr>
        <w:t>the widespread perception that there is at least the “potential for abuse” when the government holds information even as limited as telephone call metadata must be addressed</w:t>
      </w:r>
      <w:r w:rsidRPr="00CA73D2">
        <w:rPr>
          <w:sz w:val="10"/>
        </w:rPr>
        <w:t xml:space="preserve">. The </w:t>
      </w:r>
      <w:hyperlink r:id="rId53" w:history="1">
        <w:r w:rsidRPr="00CA73D2">
          <w:rPr>
            <w:rStyle w:val="Hyperlink"/>
            <w:sz w:val="10"/>
          </w:rPr>
          <w:t>recent presidential commission recommended</w:t>
        </w:r>
      </w:hyperlink>
      <w:r w:rsidRPr="00CA73D2">
        <w:rPr>
          <w:sz w:val="10"/>
        </w:rPr>
        <w:t xml:space="preserve"> adding a public privacy advocate to the deliberation process of courts that approve warrants — one proposal that would do no harm. But </w:t>
      </w:r>
      <w:r w:rsidRPr="00CA73D2">
        <w:rPr>
          <w:rStyle w:val="StyleUnderline"/>
        </w:rPr>
        <w:t>as the administration contemplates reform, it must reject any ideas that add time and process between the moment the NSA picks up a lead overseas and the time it can cross-check records to determine whether there is a domestic dimension to overseas plotting</w:t>
      </w:r>
      <w:r w:rsidRPr="00CA73D2">
        <w:rPr>
          <w:sz w:val="10"/>
        </w:rPr>
        <w:t xml:space="preserve">. As our debate continues, </w:t>
      </w:r>
      <w:r w:rsidRPr="00CA73D2">
        <w:rPr>
          <w:rStyle w:val="StyleUnderline"/>
        </w:rPr>
        <w:t>the terrorist threat is not receding but transforming.</w:t>
      </w:r>
      <w:r w:rsidRPr="00CA73D2">
        <w:rPr>
          <w:sz w:val="10"/>
        </w:rPr>
        <w:t xml:space="preserve"> The core leadership of al-Qaeda has been degraded and remains under pressure, but </w:t>
      </w:r>
      <w:r w:rsidRPr="00CA73D2">
        <w:rPr>
          <w:rStyle w:val="StyleUnderline"/>
        </w:rPr>
        <w:t>robust al-Qaeda affiliates have multiplied</w:t>
      </w:r>
      <w:r w:rsidRPr="00CA73D2">
        <w:rPr>
          <w:sz w:val="10"/>
        </w:rPr>
        <w:t xml:space="preserve">. With the decline of central government authority in the Middle East and North Africa in the wake of the Arab Spring and the war in Syria, </w:t>
      </w:r>
      <w:r w:rsidRPr="00CA73D2">
        <w:rPr>
          <w:rStyle w:val="StyleUnderline"/>
        </w:rPr>
        <w:t>terrorists have the largest havens and areas for operational planning in a decade. If anything, the atomization of the movement has made the job of intelligence more labor-intensive, more detail-oriented</w:t>
      </w:r>
      <w:r w:rsidRPr="00CA73D2">
        <w:rPr>
          <w:sz w:val="10"/>
        </w:rPr>
        <w:t xml:space="preserve"> and more demanding. </w:t>
      </w:r>
      <w:r w:rsidRPr="00CA73D2">
        <w:rPr>
          <w:rStyle w:val="StyleUnderline"/>
        </w:rPr>
        <w:t xml:space="preserve">Now is not the time to give up any tool in the counterterrorism arsenal. </w:t>
      </w:r>
    </w:p>
    <w:p w:rsidR="00CA73D2" w:rsidRDefault="00CA73D2" w:rsidP="006322CF">
      <w:pPr>
        <w:rPr>
          <w:sz w:val="12"/>
        </w:rPr>
      </w:pPr>
    </w:p>
    <w:p w:rsidR="00933441" w:rsidRDefault="00933441" w:rsidP="00693EA0">
      <w:pPr>
        <w:pStyle w:val="Heading3"/>
      </w:pPr>
      <w:r>
        <w:t>--Cyber</w:t>
      </w:r>
    </w:p>
    <w:p w:rsidR="00933441" w:rsidRDefault="00933441" w:rsidP="00933441">
      <w:pPr>
        <w:pStyle w:val="Heading4"/>
      </w:pPr>
      <w:r>
        <w:t>Long list of potential state-sponsored cyber-attackers – the NSA is key</w:t>
      </w:r>
    </w:p>
    <w:p w:rsidR="00933441" w:rsidRPr="00756537" w:rsidRDefault="00933441" w:rsidP="00933441">
      <w:pPr>
        <w:rPr>
          <w:sz w:val="12"/>
        </w:rPr>
      </w:pPr>
      <w:r w:rsidRPr="00756537">
        <w:rPr>
          <w:b/>
        </w:rPr>
        <w:t>Van Cleave 13</w:t>
      </w:r>
      <w:r w:rsidRPr="00756537">
        <w:t xml:space="preserve"> -- </w:t>
      </w:r>
      <w:r w:rsidRPr="00756537">
        <w:rPr>
          <w:sz w:val="12"/>
        </w:rPr>
        <w:t>Michelle Van Cleave served as the head of US counterintelligence under President George W. Bush and is now a principal with the Jack Kemp Foundation. “What It Takes: In Defense of the NSA” http://www.worldaffairsjournal.org/article/what-it-takes-defense-nsa</w:t>
      </w:r>
    </w:p>
    <w:p w:rsidR="00933441" w:rsidRPr="0045070F" w:rsidRDefault="00933441" w:rsidP="00933441">
      <w:pPr>
        <w:rPr>
          <w:sz w:val="12"/>
        </w:rPr>
      </w:pPr>
      <w:r w:rsidRPr="00756537">
        <w:rPr>
          <w:rStyle w:val="StyleUnderline"/>
          <w:highlight w:val="cyan"/>
        </w:rPr>
        <w:t>The United States</w:t>
      </w:r>
      <w:r w:rsidRPr="0045070F">
        <w:rPr>
          <w:sz w:val="12"/>
        </w:rPr>
        <w:t xml:space="preserve"> has </w:t>
      </w:r>
      <w:r w:rsidRPr="00756537">
        <w:rPr>
          <w:rStyle w:val="StyleUnderline"/>
          <w:highlight w:val="cyan"/>
        </w:rPr>
        <w:t>built a</w:t>
      </w:r>
      <w:r w:rsidRPr="006322CF">
        <w:rPr>
          <w:rStyle w:val="StyleUnderline"/>
        </w:rPr>
        <w:t xml:space="preserve"> global </w:t>
      </w:r>
      <w:r w:rsidRPr="00756537">
        <w:rPr>
          <w:rStyle w:val="StyleUnderline"/>
          <w:highlight w:val="cyan"/>
        </w:rPr>
        <w:t>intelligence apparatus because it has global interests</w:t>
      </w:r>
      <w:r w:rsidRPr="0045070F">
        <w:rPr>
          <w:sz w:val="12"/>
        </w:rPr>
        <w:t xml:space="preserve"> and global responsibilities. We have taken seriously the duties of leader of the free world, as two world wars, Korea, Vietnam, Afghanistan, Iraq, and freedom fighters in many parts of the world can attest. </w:t>
      </w:r>
      <w:r w:rsidRPr="00756537">
        <w:rPr>
          <w:rStyle w:val="StyleUnderline"/>
          <w:highlight w:val="cyan"/>
        </w:rPr>
        <w:t>None of these duties</w:t>
      </w:r>
      <w:r w:rsidRPr="006322CF">
        <w:rPr>
          <w:rStyle w:val="StyleUnderline"/>
        </w:rPr>
        <w:t xml:space="preserve"> </w:t>
      </w:r>
      <w:r w:rsidRPr="0045070F">
        <w:rPr>
          <w:sz w:val="12"/>
        </w:rPr>
        <w:t>in the last sixty years</w:t>
      </w:r>
      <w:r w:rsidRPr="006322CF">
        <w:rPr>
          <w:rStyle w:val="StyleUnderline"/>
        </w:rPr>
        <w:t xml:space="preserve"> </w:t>
      </w:r>
      <w:r w:rsidRPr="00756537">
        <w:rPr>
          <w:rStyle w:val="StyleUnderline"/>
          <w:highlight w:val="cyan"/>
        </w:rPr>
        <w:t>could have been met without the</w:t>
      </w:r>
      <w:r w:rsidRPr="006322CF">
        <w:rPr>
          <w:rStyle w:val="StyleUnderline"/>
        </w:rPr>
        <w:t xml:space="preserve"> exceptional </w:t>
      </w:r>
      <w:r w:rsidRPr="00756537">
        <w:rPr>
          <w:rStyle w:val="StyleUnderline"/>
          <w:highlight w:val="cyan"/>
        </w:rPr>
        <w:t>resources of NSA.</w:t>
      </w:r>
      <w:r w:rsidRPr="006322CF">
        <w:rPr>
          <w:rStyle w:val="StyleUnderline"/>
        </w:rPr>
        <w:t xml:space="preserve"> </w:t>
      </w:r>
      <w:r w:rsidRPr="0045070F">
        <w:rPr>
          <w:sz w:val="12"/>
        </w:rPr>
        <w:t xml:space="preserve">Successive presidents and Congresses, entrusted with preserving and defending our freedom, have judged these investments to be vital to our nation’s security. They have protected the core secrets that enable collection programs to succeed, as have those in US business and industry who have been integral to their success. </w:t>
      </w:r>
      <w:r w:rsidRPr="00756537">
        <w:rPr>
          <w:rStyle w:val="StyleUnderline"/>
          <w:highlight w:val="cyan"/>
        </w:rPr>
        <w:t>The</w:t>
      </w:r>
      <w:r w:rsidRPr="006322CF">
        <w:rPr>
          <w:rStyle w:val="StyleUnderline"/>
        </w:rPr>
        <w:t xml:space="preserve"> unquestioned </w:t>
      </w:r>
      <w:r w:rsidRPr="00756537">
        <w:rPr>
          <w:rStyle w:val="StyleUnderline"/>
          <w:highlight w:val="cyan"/>
        </w:rPr>
        <w:t xml:space="preserve">qualitative edge of US intelligence has been </w:t>
      </w:r>
      <w:r w:rsidRPr="0045070F">
        <w:rPr>
          <w:sz w:val="12"/>
        </w:rPr>
        <w:t>as</w:t>
      </w:r>
      <w:r w:rsidRPr="00756537">
        <w:rPr>
          <w:rStyle w:val="StyleUnderline"/>
          <w:highlight w:val="cyan"/>
        </w:rPr>
        <w:t xml:space="preserve"> </w:t>
      </w:r>
      <w:r w:rsidRPr="00756537">
        <w:rPr>
          <w:rStyle w:val="Emphasis"/>
          <w:highlight w:val="cyan"/>
        </w:rPr>
        <w:t>essential to defending this country</w:t>
      </w:r>
      <w:r w:rsidRPr="006322CF">
        <w:rPr>
          <w:rStyle w:val="StyleUnderline"/>
        </w:rPr>
        <w:t xml:space="preserve"> and preserving our freedom</w:t>
      </w:r>
      <w:r w:rsidRPr="0045070F">
        <w:rPr>
          <w:sz w:val="12"/>
        </w:rPr>
        <w:t xml:space="preserve"> as have the forces we have built to arm and equip our military. But time has not stood still. </w:t>
      </w:r>
      <w:r w:rsidRPr="00756537">
        <w:rPr>
          <w:rStyle w:val="StyleUnderline"/>
          <w:highlight w:val="cyan"/>
        </w:rPr>
        <w:t>China is attacking computer systems</w:t>
      </w:r>
      <w:r w:rsidRPr="006322CF">
        <w:rPr>
          <w:rStyle w:val="StyleUnderline"/>
        </w:rPr>
        <w:t xml:space="preserve"> throughout the world, </w:t>
      </w:r>
      <w:r w:rsidRPr="00756537">
        <w:rPr>
          <w:rStyle w:val="StyleUnderline"/>
          <w:highlight w:val="cyan"/>
        </w:rPr>
        <w:t>stealing information</w:t>
      </w:r>
      <w:r w:rsidRPr="0045070F">
        <w:rPr>
          <w:sz w:val="12"/>
        </w:rPr>
        <w:t xml:space="preserve"> </w:t>
      </w:r>
      <w:r w:rsidRPr="006322CF">
        <w:rPr>
          <w:rStyle w:val="StyleUnderline"/>
        </w:rPr>
        <w:t>and implanting features to enable future control. China’s prominence in IT</w:t>
      </w:r>
      <w:r w:rsidRPr="0045070F">
        <w:rPr>
          <w:sz w:val="12"/>
        </w:rPr>
        <w:t xml:space="preserve"> commercial markets </w:t>
      </w:r>
      <w:r w:rsidRPr="006322CF">
        <w:rPr>
          <w:rStyle w:val="StyleUnderline"/>
        </w:rPr>
        <w:t xml:space="preserve">means that </w:t>
      </w:r>
      <w:r w:rsidRPr="00756537">
        <w:rPr>
          <w:rStyle w:val="StyleUnderline"/>
          <w:highlight w:val="cyan"/>
        </w:rPr>
        <w:t>they are in the supply chain</w:t>
      </w:r>
      <w:r w:rsidRPr="0045070F">
        <w:rPr>
          <w:sz w:val="12"/>
        </w:rPr>
        <w:t xml:space="preserve">, and </w:t>
      </w:r>
      <w:r w:rsidRPr="006322CF">
        <w:rPr>
          <w:rStyle w:val="StyleUnderline"/>
        </w:rPr>
        <w:t>their market share is growing</w:t>
      </w:r>
      <w:r w:rsidRPr="0045070F">
        <w:rPr>
          <w:sz w:val="12"/>
        </w:rPr>
        <w:t xml:space="preserve"> as part of a purposeful, state-run program for strategic position. </w:t>
      </w:r>
      <w:r w:rsidRPr="00756537">
        <w:rPr>
          <w:rStyle w:val="StyleUnderline"/>
          <w:highlight w:val="cyan"/>
        </w:rPr>
        <w:t>A long roll call of spies</w:t>
      </w:r>
      <w:r w:rsidRPr="006322CF">
        <w:rPr>
          <w:rStyle w:val="StyleUnderline"/>
        </w:rPr>
        <w:t xml:space="preserve"> from </w:t>
      </w:r>
      <w:r w:rsidRPr="00756537">
        <w:rPr>
          <w:rStyle w:val="StyleUnderline"/>
          <w:highlight w:val="cyan"/>
        </w:rPr>
        <w:t>Russia, China, Cuba</w:t>
      </w:r>
      <w:r w:rsidRPr="006322CF">
        <w:rPr>
          <w:rStyle w:val="StyleUnderline"/>
        </w:rPr>
        <w:t xml:space="preserve">, and </w:t>
      </w:r>
      <w:r w:rsidRPr="00756537">
        <w:rPr>
          <w:rStyle w:val="StyleUnderline"/>
          <w:highlight w:val="cyan"/>
        </w:rPr>
        <w:t>other nations have targeted</w:t>
      </w:r>
      <w:r w:rsidRPr="006322CF">
        <w:rPr>
          <w:rStyle w:val="StyleUnderline"/>
        </w:rPr>
        <w:t xml:space="preserve"> the essential secrets of </w:t>
      </w:r>
      <w:r w:rsidRPr="00756537">
        <w:rPr>
          <w:rStyle w:val="StyleUnderline"/>
          <w:highlight w:val="cyan"/>
        </w:rPr>
        <w:t>US</w:t>
      </w:r>
      <w:r w:rsidRPr="006322CF">
        <w:rPr>
          <w:rStyle w:val="StyleUnderline"/>
        </w:rPr>
        <w:t xml:space="preserve"> intelligence </w:t>
      </w:r>
      <w:r w:rsidRPr="00756537">
        <w:rPr>
          <w:rStyle w:val="StyleUnderline"/>
          <w:highlight w:val="cyan"/>
        </w:rPr>
        <w:t>capabilities</w:t>
      </w:r>
      <w:r w:rsidRPr="0045070F">
        <w:rPr>
          <w:sz w:val="12"/>
        </w:rPr>
        <w:t xml:space="preserve"> </w:t>
      </w:r>
      <w:r w:rsidRPr="006322CF">
        <w:rPr>
          <w:rStyle w:val="StyleUnderline"/>
        </w:rPr>
        <w:t>in order to</w:t>
      </w:r>
      <w:r w:rsidRPr="0045070F">
        <w:rPr>
          <w:sz w:val="12"/>
        </w:rPr>
        <w:t xml:space="preserve"> be able to </w:t>
      </w:r>
      <w:r w:rsidRPr="006322CF">
        <w:rPr>
          <w:rStyle w:val="StyleUnderline"/>
        </w:rPr>
        <w:t>defeat them</w:t>
      </w:r>
      <w:r w:rsidRPr="0045070F">
        <w:rPr>
          <w:sz w:val="12"/>
        </w:rPr>
        <w:t xml:space="preserve">. And now they have the </w:t>
      </w:r>
      <w:proofErr w:type="spellStart"/>
      <w:r w:rsidRPr="0045070F">
        <w:rPr>
          <w:sz w:val="12"/>
        </w:rPr>
        <w:t>Snowdens</w:t>
      </w:r>
      <w:proofErr w:type="spellEnd"/>
      <w:r w:rsidRPr="0045070F">
        <w:rPr>
          <w:sz w:val="12"/>
        </w:rPr>
        <w:t xml:space="preserve"> and the </w:t>
      </w:r>
      <w:proofErr w:type="spellStart"/>
      <w:r w:rsidRPr="0045070F">
        <w:rPr>
          <w:sz w:val="12"/>
        </w:rPr>
        <w:t>WikiLeakers</w:t>
      </w:r>
      <w:proofErr w:type="spellEnd"/>
      <w:r w:rsidRPr="0045070F">
        <w:rPr>
          <w:sz w:val="12"/>
        </w:rPr>
        <w:t xml:space="preserve"> of the world helping them out. </w:t>
      </w:r>
      <w:r w:rsidRPr="006322CF">
        <w:rPr>
          <w:rStyle w:val="StyleUnderline"/>
        </w:rPr>
        <w:t xml:space="preserve">Interconnected global </w:t>
      </w:r>
      <w:r w:rsidRPr="00756537">
        <w:rPr>
          <w:rStyle w:val="StyleUnderline"/>
          <w:highlight w:val="cyan"/>
        </w:rPr>
        <w:t xml:space="preserve">networks of digital data have become </w:t>
      </w:r>
      <w:r w:rsidRPr="00756537">
        <w:rPr>
          <w:rStyle w:val="Emphasis"/>
          <w:highlight w:val="cyan"/>
        </w:rPr>
        <w:t>the single most important source of intelligence</w:t>
      </w:r>
      <w:r w:rsidRPr="006322CF">
        <w:rPr>
          <w:rStyle w:val="StyleUnderline"/>
        </w:rPr>
        <w:t xml:space="preserve"> warning of threats, </w:t>
      </w:r>
      <w:r w:rsidRPr="00756537">
        <w:rPr>
          <w:rStyle w:val="StyleUnderline"/>
          <w:highlight w:val="cyan"/>
        </w:rPr>
        <w:t>enabling our defense at home</w:t>
      </w:r>
      <w:r w:rsidRPr="0045070F">
        <w:rPr>
          <w:sz w:val="12"/>
        </w:rPr>
        <w:t xml:space="preserve"> and the advancement of freedom abroad. </w:t>
      </w:r>
      <w:r w:rsidRPr="006322CF">
        <w:rPr>
          <w:rStyle w:val="StyleUnderline"/>
        </w:rPr>
        <w:t>To say “hands off,”</w:t>
      </w:r>
      <w:r w:rsidRPr="0045070F">
        <w:rPr>
          <w:sz w:val="12"/>
        </w:rPr>
        <w:t xml:space="preserve"> as some shortsighted privacy advocates have been doing, </w:t>
      </w:r>
      <w:r w:rsidRPr="006322CF">
        <w:rPr>
          <w:rStyle w:val="StyleUnderline"/>
        </w:rPr>
        <w:t>will not preserve our liberties, it will endanger them</w:t>
      </w:r>
      <w:r w:rsidRPr="0045070F">
        <w:rPr>
          <w:sz w:val="12"/>
        </w:rPr>
        <w:t>. It should be possible for an enlightened citizenry to empower government action in that sphere without forfeiting the very rights that our government exists to secure. That challenge is, at the very least, a part of the continuing experiment that is our democracy.</w:t>
      </w:r>
    </w:p>
    <w:p w:rsidR="00933441" w:rsidRPr="00933441" w:rsidRDefault="00933441" w:rsidP="00933441"/>
    <w:p w:rsidR="00015E49" w:rsidRDefault="00015E49" w:rsidP="00693EA0">
      <w:pPr>
        <w:pStyle w:val="Heading3"/>
      </w:pPr>
      <w:r>
        <w:t>Ratchet Effect</w:t>
      </w:r>
    </w:p>
    <w:p w:rsidR="00015E49" w:rsidRDefault="00015E49" w:rsidP="00015E49">
      <w:pPr>
        <w:pStyle w:val="Heading4"/>
      </w:pPr>
      <w:r>
        <w:t>Aggressive anti-terrorism creates a new security paradigm – hardens the public to government intrusions – scaling back surveillance eliminates that paradigm and creates vulnerability</w:t>
      </w:r>
    </w:p>
    <w:p w:rsidR="00015E49" w:rsidRPr="00B327A2" w:rsidRDefault="00015E49" w:rsidP="00015E49">
      <w:pPr>
        <w:rPr>
          <w:sz w:val="14"/>
        </w:rPr>
      </w:pPr>
      <w:r w:rsidRPr="00B327A2">
        <w:rPr>
          <w:b/>
        </w:rPr>
        <w:t>Givens 13</w:t>
      </w:r>
      <w:r w:rsidRPr="00B327A2">
        <w:t xml:space="preserve"> </w:t>
      </w:r>
      <w:r w:rsidRPr="00B327A2">
        <w:rPr>
          <w:sz w:val="14"/>
        </w:rPr>
        <w:t xml:space="preserve">-- Austen D. Givens is a PhD student in the Department of Political Economy at King’s College London. His forthcoming book with Nathan E. Busch, The Business of Counterterrorism: Public-Private Partnerships in Homeland Security, will be published by Peter Lang. </w:t>
      </w:r>
      <w:r w:rsidRPr="00DD11B8">
        <w:rPr>
          <w:rStyle w:val="StyleUnderline"/>
        </w:rPr>
        <w:t>“</w:t>
      </w:r>
      <w:hyperlink r:id="rId54" w:tooltip="Permanent Link to The NSA Surveillance Controversy: How the Ratchet Effect Can Impact Anti-Terrorism Laws" w:history="1">
        <w:r w:rsidRPr="00DD11B8">
          <w:rPr>
            <w:rStyle w:val="StyleUnderline"/>
          </w:rPr>
          <w:t xml:space="preserve">The </w:t>
        </w:r>
        <w:r w:rsidRPr="00DD11B8">
          <w:rPr>
            <w:rStyle w:val="StyleUnderline"/>
            <w:highlight w:val="cyan"/>
          </w:rPr>
          <w:t>NSA Surveillance</w:t>
        </w:r>
        <w:r w:rsidRPr="00DD11B8">
          <w:rPr>
            <w:rStyle w:val="StyleUnderline"/>
          </w:rPr>
          <w:t xml:space="preserve"> Controversy: </w:t>
        </w:r>
        <w:r w:rsidRPr="00DD11B8">
          <w:rPr>
            <w:rStyle w:val="StyleUnderline"/>
            <w:highlight w:val="cyan"/>
          </w:rPr>
          <w:t>How the Ratchet Effect Can Impact Anti-Terrorism</w:t>
        </w:r>
        <w:r w:rsidRPr="00DD11B8">
          <w:rPr>
            <w:rStyle w:val="StyleUnderline"/>
          </w:rPr>
          <w:t xml:space="preserve"> Laws</w:t>
        </w:r>
      </w:hyperlink>
      <w:r w:rsidRPr="00B327A2">
        <w:rPr>
          <w:sz w:val="14"/>
        </w:rPr>
        <w:t>” http://harvardnsj.org/2013/07/the-nsa-surveillance-controversy-how-the-ratchet-effect-can-impact-anti-terrorism-laws/</w:t>
      </w:r>
    </w:p>
    <w:p w:rsidR="00015E49" w:rsidRPr="00762D35" w:rsidRDefault="00015E49" w:rsidP="00015E49">
      <w:pPr>
        <w:rPr>
          <w:sz w:val="14"/>
        </w:rPr>
      </w:pPr>
      <w:r w:rsidRPr="00762D35">
        <w:rPr>
          <w:sz w:val="14"/>
        </w:rPr>
        <w:t xml:space="preserve">The ratchet effect can occur because anti-terrorism laws create a new security paradigm. </w:t>
      </w:r>
      <w:r w:rsidRPr="00762D35">
        <w:rPr>
          <w:rStyle w:val="StyleUnderline"/>
        </w:rPr>
        <w:t xml:space="preserve">An </w:t>
      </w:r>
      <w:r w:rsidRPr="00B327A2">
        <w:rPr>
          <w:rStyle w:val="StyleUnderline"/>
          <w:highlight w:val="cyan"/>
        </w:rPr>
        <w:t>aggressive anti-terrorism</w:t>
      </w:r>
      <w:r w:rsidRPr="00762D35">
        <w:rPr>
          <w:rStyle w:val="StyleUnderline"/>
        </w:rPr>
        <w:t xml:space="preserve"> law </w:t>
      </w:r>
      <w:r w:rsidRPr="00B327A2">
        <w:rPr>
          <w:rStyle w:val="StyleUnderline"/>
          <w:highlight w:val="cyan"/>
        </w:rPr>
        <w:t>can fundamentally alter societal approaches to terrorism. Surveillance may increase</w:t>
      </w:r>
      <w:r w:rsidRPr="00762D35">
        <w:rPr>
          <w:sz w:val="14"/>
        </w:rPr>
        <w:t xml:space="preserve">. Police powers can expand. </w:t>
      </w:r>
      <w:r w:rsidRPr="00B327A2">
        <w:rPr>
          <w:rStyle w:val="StyleUnderline"/>
          <w:highlight w:val="cyan"/>
        </w:rPr>
        <w:t>Intelligence efforts</w:t>
      </w:r>
      <w:r w:rsidRPr="00762D35">
        <w:rPr>
          <w:rStyle w:val="StyleUnderline"/>
        </w:rPr>
        <w:t xml:space="preserve"> may </w:t>
      </w:r>
      <w:r w:rsidRPr="00B327A2">
        <w:rPr>
          <w:rStyle w:val="StyleUnderline"/>
          <w:highlight w:val="cyan"/>
        </w:rPr>
        <w:t>grow</w:t>
      </w:r>
      <w:r w:rsidRPr="00762D35">
        <w:rPr>
          <w:rStyle w:val="StyleUnderline"/>
        </w:rPr>
        <w:t>.</w:t>
      </w:r>
      <w:r w:rsidRPr="00762D35">
        <w:rPr>
          <w:sz w:val="14"/>
        </w:rPr>
        <w:t xml:space="preserve"> Public </w:t>
      </w:r>
      <w:r w:rsidRPr="00B327A2">
        <w:rPr>
          <w:rStyle w:val="StyleUnderline"/>
          <w:highlight w:val="cyan"/>
        </w:rPr>
        <w:t>expectations of privacy</w:t>
      </w:r>
      <w:r w:rsidRPr="00762D35">
        <w:rPr>
          <w:rStyle w:val="StyleUnderline"/>
        </w:rPr>
        <w:t xml:space="preserve"> can </w:t>
      </w:r>
      <w:r w:rsidRPr="00B327A2">
        <w:rPr>
          <w:rStyle w:val="StyleUnderline"/>
          <w:highlight w:val="cyan"/>
        </w:rPr>
        <w:t>diminish</w:t>
      </w:r>
      <w:r w:rsidRPr="00762D35">
        <w:rPr>
          <w:sz w:val="14"/>
        </w:rPr>
        <w:t xml:space="preserve">. In the aggregate, </w:t>
      </w:r>
      <w:r w:rsidRPr="00762D35">
        <w:rPr>
          <w:rStyle w:val="StyleUnderline"/>
        </w:rPr>
        <w:t>these</w:t>
      </w:r>
      <w:r w:rsidRPr="00762D35">
        <w:rPr>
          <w:sz w:val="14"/>
        </w:rPr>
        <w:t xml:space="preserve"> types of </w:t>
      </w:r>
      <w:r w:rsidRPr="00762D35">
        <w:rPr>
          <w:rStyle w:val="StyleUnderline"/>
        </w:rPr>
        <w:t xml:space="preserve">changes can represent a drastic change in a government’s approach to terrorism, </w:t>
      </w:r>
      <w:r w:rsidRPr="00B327A2">
        <w:rPr>
          <w:rStyle w:val="StyleUnderline"/>
          <w:highlight w:val="cyan"/>
        </w:rPr>
        <w:t>and</w:t>
      </w:r>
      <w:r w:rsidRPr="00762D35">
        <w:rPr>
          <w:sz w:val="14"/>
        </w:rPr>
        <w:t xml:space="preserve"> effectively </w:t>
      </w:r>
      <w:r w:rsidRPr="00B327A2">
        <w:rPr>
          <w:rStyle w:val="StyleUnderline"/>
          <w:highlight w:val="cyan"/>
        </w:rPr>
        <w:t xml:space="preserve">create </w:t>
      </w:r>
      <w:r w:rsidRPr="00B327A2">
        <w:rPr>
          <w:rStyle w:val="Emphasis"/>
          <w:highlight w:val="cyan"/>
        </w:rPr>
        <w:t>a “new normal” level of security</w:t>
      </w:r>
      <w:r w:rsidRPr="00762D35">
        <w:rPr>
          <w:rStyle w:val="StyleUnderline"/>
        </w:rPr>
        <w:t>.</w:t>
      </w:r>
      <w:r w:rsidRPr="00762D35">
        <w:rPr>
          <w:sz w:val="14"/>
        </w:rPr>
        <w:t xml:space="preserve"> Because </w:t>
      </w:r>
      <w:r w:rsidRPr="00B327A2">
        <w:rPr>
          <w:rStyle w:val="StyleUnderline"/>
          <w:highlight w:val="cyan"/>
        </w:rPr>
        <w:t>this</w:t>
      </w:r>
      <w:r w:rsidRPr="00762D35">
        <w:rPr>
          <w:rStyle w:val="StyleUnderline"/>
        </w:rPr>
        <w:t xml:space="preserve"> “new normal” </w:t>
      </w:r>
      <w:r w:rsidRPr="00B327A2">
        <w:rPr>
          <w:rStyle w:val="StyleUnderline"/>
          <w:highlight w:val="cyan"/>
        </w:rPr>
        <w:t xml:space="preserve">is linked to the law itself, </w:t>
      </w:r>
      <w:r w:rsidRPr="00B327A2">
        <w:rPr>
          <w:rStyle w:val="Emphasis"/>
          <w:highlight w:val="cyan"/>
        </w:rPr>
        <w:t>reversing the law begins to dismantle the new</w:t>
      </w:r>
      <w:r w:rsidRPr="00B327A2">
        <w:rPr>
          <w:rStyle w:val="Emphasis"/>
        </w:rPr>
        <w:t xml:space="preserve"> security </w:t>
      </w:r>
      <w:r w:rsidRPr="00B327A2">
        <w:rPr>
          <w:rStyle w:val="Emphasis"/>
          <w:highlight w:val="cyan"/>
        </w:rPr>
        <w:t>paradigm</w:t>
      </w:r>
      <w:r w:rsidRPr="00762D35">
        <w:rPr>
          <w:sz w:val="14"/>
        </w:rPr>
        <w:t xml:space="preserve">. From the public’s perspective, </w:t>
      </w:r>
      <w:r w:rsidRPr="00B327A2">
        <w:rPr>
          <w:rStyle w:val="StyleUnderline"/>
          <w:highlight w:val="cyan"/>
        </w:rPr>
        <w:t>this might be</w:t>
      </w:r>
      <w:r w:rsidRPr="00762D35">
        <w:rPr>
          <w:sz w:val="14"/>
        </w:rPr>
        <w:t xml:space="preserve"> an </w:t>
      </w:r>
      <w:r w:rsidRPr="00B327A2">
        <w:rPr>
          <w:rStyle w:val="Emphasis"/>
          <w:highlight w:val="cyan"/>
        </w:rPr>
        <w:t>unacceptable</w:t>
      </w:r>
      <w:r w:rsidRPr="00762D35">
        <w:rPr>
          <w:sz w:val="14"/>
        </w:rPr>
        <w:t xml:space="preserve"> option </w:t>
      </w:r>
      <w:r w:rsidRPr="00762D35">
        <w:rPr>
          <w:rStyle w:val="StyleUnderline"/>
        </w:rPr>
        <w:t xml:space="preserve">because </w:t>
      </w:r>
      <w:r w:rsidRPr="00B327A2">
        <w:rPr>
          <w:rStyle w:val="StyleUnderline"/>
          <w:highlight w:val="cyan"/>
        </w:rPr>
        <w:t>it may increase</w:t>
      </w:r>
      <w:r w:rsidRPr="00762D35">
        <w:rPr>
          <w:rStyle w:val="StyleUnderline"/>
        </w:rPr>
        <w:t xml:space="preserve"> societal </w:t>
      </w:r>
      <w:r w:rsidRPr="00B327A2">
        <w:rPr>
          <w:rStyle w:val="Emphasis"/>
          <w:highlight w:val="cyan"/>
        </w:rPr>
        <w:t>vulnerability to terrorism</w:t>
      </w:r>
      <w:r w:rsidRPr="00B327A2">
        <w:rPr>
          <w:rStyle w:val="Emphasis"/>
        </w:rPr>
        <w:t>.</w:t>
      </w:r>
      <w:r w:rsidRPr="00762D35">
        <w:rPr>
          <w:sz w:val="14"/>
        </w:rPr>
        <w:t xml:space="preserve"> Government </w:t>
      </w:r>
      <w:r w:rsidRPr="00B327A2">
        <w:rPr>
          <w:rStyle w:val="StyleUnderline"/>
          <w:highlight w:val="cyan"/>
        </w:rPr>
        <w:t>agencies</w:t>
      </w:r>
      <w:r w:rsidRPr="00762D35">
        <w:rPr>
          <w:sz w:val="14"/>
        </w:rPr>
        <w:t xml:space="preserve"> also </w:t>
      </w:r>
      <w:r w:rsidRPr="00B327A2">
        <w:rPr>
          <w:rStyle w:val="StyleUnderline"/>
          <w:highlight w:val="cyan"/>
        </w:rPr>
        <w:t>risk losing resources</w:t>
      </w:r>
      <w:r w:rsidRPr="00762D35">
        <w:rPr>
          <w:sz w:val="14"/>
        </w:rPr>
        <w:t>—personnel, money, and political support—</w:t>
      </w:r>
      <w:r w:rsidRPr="00B327A2">
        <w:rPr>
          <w:rStyle w:val="StyleUnderline"/>
          <w:highlight w:val="cyan"/>
        </w:rPr>
        <w:t>by returning to the status quo ante</w:t>
      </w:r>
      <w:r w:rsidRPr="00762D35">
        <w:rPr>
          <w:rStyle w:val="StyleUnderline"/>
        </w:rPr>
        <w:t>.</w:t>
      </w:r>
      <w:r w:rsidRPr="00762D35">
        <w:rPr>
          <w:sz w:val="14"/>
        </w:rPr>
        <w:t xml:space="preserve"> </w:t>
      </w:r>
    </w:p>
    <w:p w:rsidR="00015E49" w:rsidRPr="00015E49" w:rsidRDefault="00015E49" w:rsidP="00015E49"/>
    <w:p w:rsidR="00693EA0" w:rsidRPr="006322CF" w:rsidRDefault="00693EA0" w:rsidP="00693EA0">
      <w:pPr>
        <w:pStyle w:val="Heading3"/>
      </w:pPr>
      <w:r>
        <w:t>Link helper</w:t>
      </w:r>
    </w:p>
    <w:p w:rsidR="00693EA0" w:rsidRDefault="00693EA0" w:rsidP="00693EA0">
      <w:pPr>
        <w:pStyle w:val="Heading4"/>
      </w:pPr>
      <w:r>
        <w:t xml:space="preserve">Be skeptical of </w:t>
      </w:r>
      <w:proofErr w:type="spellStart"/>
      <w:r>
        <w:t>Aff</w:t>
      </w:r>
      <w:proofErr w:type="spellEnd"/>
      <w:r>
        <w:t xml:space="preserve"> </w:t>
      </w:r>
      <w:proofErr w:type="spellStart"/>
      <w:proofErr w:type="gramStart"/>
      <w:r>
        <w:t>ev</w:t>
      </w:r>
      <w:proofErr w:type="spellEnd"/>
      <w:proofErr w:type="gramEnd"/>
      <w:r>
        <w:t xml:space="preserve"> – the </w:t>
      </w:r>
      <w:r w:rsidRPr="004148B0">
        <w:rPr>
          <w:i/>
          <w:u w:val="single"/>
        </w:rPr>
        <w:t>necessity</w:t>
      </w:r>
      <w:r>
        <w:t xml:space="preserve"> of NSA </w:t>
      </w:r>
      <w:r w:rsidRPr="004148B0">
        <w:rPr>
          <w:i/>
          <w:u w:val="single"/>
        </w:rPr>
        <w:t>secrecy</w:t>
      </w:r>
      <w:r>
        <w:t xml:space="preserve"> makes the literature asymmetric </w:t>
      </w:r>
    </w:p>
    <w:p w:rsidR="006322CF" w:rsidRDefault="00693EA0" w:rsidP="00AA7480">
      <w:r>
        <w:t xml:space="preserve">(AKA if we ACTUALLY explain our link arguments, the terrorists might hear us.) </w:t>
      </w:r>
    </w:p>
    <w:p w:rsidR="00693EA0" w:rsidRPr="00BD3073" w:rsidRDefault="00693EA0" w:rsidP="00BD3073">
      <w:r w:rsidRPr="00BD3073">
        <w:rPr>
          <w:b/>
        </w:rPr>
        <w:t>Bolton 15</w:t>
      </w:r>
      <w:r w:rsidRPr="00BD3073">
        <w:t xml:space="preserve"> </w:t>
      </w:r>
      <w:r w:rsidRPr="00BD3073">
        <w:rPr>
          <w:sz w:val="14"/>
        </w:rPr>
        <w:t xml:space="preserve">– </w:t>
      </w:r>
      <w:r w:rsidR="00BD3073" w:rsidRPr="00BD3073">
        <w:rPr>
          <w:sz w:val="14"/>
        </w:rPr>
        <w:t xml:space="preserve">John R. Bolton, a diplomat and a lawyer, has spent many years in public service. From August 2005 to December 2006, he served as the U.S. permanent representative to the United Nations. From 2001 to 2005, he was </w:t>
      </w:r>
      <w:proofErr w:type="spellStart"/>
      <w:r w:rsidR="00BD3073" w:rsidRPr="00BD3073">
        <w:rPr>
          <w:sz w:val="14"/>
        </w:rPr>
        <w:t>under secretary</w:t>
      </w:r>
      <w:proofErr w:type="spellEnd"/>
      <w:r w:rsidR="00BD3073" w:rsidRPr="00BD3073">
        <w:rPr>
          <w:sz w:val="14"/>
        </w:rPr>
        <w:t xml:space="preserve"> of state for arms control and international security. At AEI, Ambassador Bolton’s area of research is U.S. foreign and national security policy. </w:t>
      </w:r>
      <w:r w:rsidRPr="00BD3073">
        <w:rPr>
          <w:sz w:val="14"/>
        </w:rPr>
        <w:t>“NSA activities key to terrorism fight” http://www.aei.org/publication/nsa-activities-key-to-terrorism-fight/</w:t>
      </w:r>
    </w:p>
    <w:p w:rsidR="00693EA0" w:rsidRPr="00693EA0" w:rsidRDefault="00693EA0" w:rsidP="00693EA0">
      <w:pPr>
        <w:rPr>
          <w:sz w:val="12"/>
        </w:rPr>
      </w:pPr>
      <w:r w:rsidRPr="00693EA0">
        <w:rPr>
          <w:sz w:val="12"/>
        </w:rPr>
        <w:t xml:space="preserve">Congress is poised to decide whether to re-authorize </w:t>
      </w:r>
      <w:r w:rsidRPr="004148B0">
        <w:rPr>
          <w:rStyle w:val="StyleUnderline"/>
          <w:highlight w:val="cyan"/>
        </w:rPr>
        <w:t>programs</w:t>
      </w:r>
      <w:r w:rsidRPr="00693EA0">
        <w:rPr>
          <w:sz w:val="12"/>
        </w:rPr>
        <w:t xml:space="preserve"> run by the National Security Agency </w:t>
      </w:r>
      <w:r w:rsidRPr="004148B0">
        <w:rPr>
          <w:rStyle w:val="StyleUnderline"/>
          <w:highlight w:val="cyan"/>
        </w:rPr>
        <w:t>that assess patterns of domestic</w:t>
      </w:r>
      <w:r w:rsidRPr="00693EA0">
        <w:rPr>
          <w:sz w:val="12"/>
        </w:rPr>
        <w:t xml:space="preserve"> and international </w:t>
      </w:r>
      <w:r w:rsidRPr="00693EA0">
        <w:rPr>
          <w:rStyle w:val="StyleUnderline"/>
        </w:rPr>
        <w:t xml:space="preserve">telephone </w:t>
      </w:r>
      <w:r w:rsidRPr="004148B0">
        <w:rPr>
          <w:rStyle w:val="StyleUnderline"/>
          <w:highlight w:val="cyan"/>
        </w:rPr>
        <w:t>calls and emails</w:t>
      </w:r>
      <w:r w:rsidRPr="00693EA0">
        <w:rPr>
          <w:rStyle w:val="StyleUnderline"/>
        </w:rPr>
        <w:t xml:space="preserve"> to </w:t>
      </w:r>
      <w:r w:rsidRPr="004148B0">
        <w:rPr>
          <w:rStyle w:val="StyleUnderline"/>
          <w:highlight w:val="cyan"/>
        </w:rPr>
        <w:t>uncover linkages with</w:t>
      </w:r>
      <w:r w:rsidRPr="00693EA0">
        <w:rPr>
          <w:rStyle w:val="StyleUnderline"/>
        </w:rPr>
        <w:t xml:space="preserve"> known </w:t>
      </w:r>
      <w:r w:rsidRPr="004148B0">
        <w:rPr>
          <w:rStyle w:val="StyleUnderline"/>
          <w:highlight w:val="cyan"/>
        </w:rPr>
        <w:t>terrorists</w:t>
      </w:r>
      <w:r w:rsidRPr="00693EA0">
        <w:rPr>
          <w:sz w:val="12"/>
        </w:rPr>
        <w:t xml:space="preserve">. These NSA activities, initiated after al-Qaeda’s deadly 9/11 attacks, </w:t>
      </w:r>
      <w:r w:rsidRPr="00693EA0">
        <w:rPr>
          <w:rStyle w:val="StyleUnderline"/>
        </w:rPr>
        <w:t xml:space="preserve">have </w:t>
      </w:r>
      <w:r w:rsidRPr="004148B0">
        <w:rPr>
          <w:rStyle w:val="StyleUnderline"/>
          <w:highlight w:val="cyan"/>
        </w:rPr>
        <w:t>played a vital role in protecting America</w:t>
      </w:r>
      <w:r w:rsidRPr="00693EA0">
        <w:rPr>
          <w:sz w:val="12"/>
        </w:rPr>
        <w:t xml:space="preserve"> and our citizens around the world </w:t>
      </w:r>
      <w:r w:rsidRPr="004148B0">
        <w:rPr>
          <w:rStyle w:val="StyleUnderline"/>
          <w:highlight w:val="cyan"/>
        </w:rPr>
        <w:t>from the</w:t>
      </w:r>
      <w:r w:rsidRPr="00693EA0">
        <w:rPr>
          <w:rStyle w:val="StyleUnderline"/>
        </w:rPr>
        <w:t xml:space="preserve"> </w:t>
      </w:r>
      <w:r w:rsidRPr="00BD3073">
        <w:rPr>
          <w:rStyle w:val="Emphasis"/>
        </w:rPr>
        <w:t>still-</w:t>
      </w:r>
      <w:r w:rsidRPr="004148B0">
        <w:rPr>
          <w:rStyle w:val="Emphasis"/>
          <w:highlight w:val="cyan"/>
        </w:rPr>
        <w:t>metastasizing</w:t>
      </w:r>
      <w:r w:rsidRPr="004148B0">
        <w:rPr>
          <w:rStyle w:val="StyleUnderline"/>
          <w:highlight w:val="cyan"/>
        </w:rPr>
        <w:t xml:space="preserve"> terrorist threat</w:t>
      </w:r>
      <w:r w:rsidRPr="00693EA0">
        <w:rPr>
          <w:sz w:val="12"/>
        </w:rPr>
        <w:t>. The NSA programs do not involve listening to or reading conversations, but rather seek to detect communications networks. If patterns are found, and more detailed investigation seems warranted, then NSA or other federal authorities, consistent with the Fourth Amendment’s prohibition against unreasonable searches and seizures, must obtain judicial approval for</w:t>
      </w:r>
      <w:r w:rsidRPr="00693EA0">
        <w:rPr>
          <w:rFonts w:ascii="MS Gothic" w:eastAsia="MS Gothic" w:hAnsi="MS Gothic" w:cs="MS Gothic" w:hint="eastAsia"/>
          <w:sz w:val="12"/>
        </w:rPr>
        <w:t> </w:t>
      </w:r>
      <w:r w:rsidRPr="00693EA0">
        <w:rPr>
          <w:sz w:val="12"/>
        </w:rPr>
        <w:t xml:space="preserve"> more specific investigations. Indeed, even the collection of the so-called metadata is surrounded by procedural protections to prevent spying on U.S. citizens. Nonetheless, </w:t>
      </w:r>
      <w:r w:rsidRPr="004148B0">
        <w:rPr>
          <w:rStyle w:val="StyleUnderline"/>
          <w:highlight w:val="cyan"/>
        </w:rPr>
        <w:t>critics</w:t>
      </w:r>
      <w:r w:rsidRPr="00693EA0">
        <w:rPr>
          <w:rStyle w:val="StyleUnderline"/>
        </w:rPr>
        <w:t xml:space="preserve"> from the right and left </w:t>
      </w:r>
      <w:r w:rsidRPr="004148B0">
        <w:rPr>
          <w:rStyle w:val="StyleUnderline"/>
          <w:highlight w:val="cyan"/>
        </w:rPr>
        <w:t>have attacked the NSA</w:t>
      </w:r>
      <w:r w:rsidRPr="00693EA0">
        <w:rPr>
          <w:sz w:val="12"/>
        </w:rPr>
        <w:t xml:space="preserve"> for infringing on the legitimate expectations of privacy Americans enjoy under our Constitution. </w:t>
      </w:r>
      <w:r w:rsidRPr="00693EA0">
        <w:rPr>
          <w:rStyle w:val="StyleUnderline"/>
        </w:rPr>
        <w:t xml:space="preserve">Unfortunately, </w:t>
      </w:r>
      <w:r w:rsidRPr="004148B0">
        <w:rPr>
          <w:rStyle w:val="StyleUnderline"/>
          <w:highlight w:val="cyan"/>
        </w:rPr>
        <w:t>many</w:t>
      </w:r>
      <w:r w:rsidRPr="00693EA0">
        <w:rPr>
          <w:rStyle w:val="StyleUnderline"/>
        </w:rPr>
        <w:t xml:space="preserve"> of these </w:t>
      </w:r>
      <w:r w:rsidRPr="004148B0">
        <w:rPr>
          <w:rStyle w:val="StyleUnderline"/>
          <w:highlight w:val="cyan"/>
        </w:rPr>
        <w:t>critics have</w:t>
      </w:r>
      <w:r w:rsidRPr="00693EA0">
        <w:rPr>
          <w:rStyle w:val="StyleUnderline"/>
        </w:rPr>
        <w:t xml:space="preserve"> absolutely </w:t>
      </w:r>
      <w:r w:rsidRPr="004148B0">
        <w:rPr>
          <w:rStyle w:val="StyleUnderline"/>
          <w:highlight w:val="cyan"/>
        </w:rPr>
        <w:t>no idea what they are talking about; they</w:t>
      </w:r>
      <w:r w:rsidRPr="00693EA0">
        <w:rPr>
          <w:rStyle w:val="StyleUnderline"/>
        </w:rPr>
        <w:t xml:space="preserve"> are </w:t>
      </w:r>
      <w:r w:rsidRPr="004148B0">
        <w:rPr>
          <w:rStyle w:val="StyleUnderline"/>
          <w:highlight w:val="cyan"/>
        </w:rPr>
        <w:t>engag</w:t>
      </w:r>
      <w:r w:rsidRPr="00693EA0">
        <w:rPr>
          <w:rStyle w:val="StyleUnderline"/>
        </w:rPr>
        <w:t xml:space="preserve">ing </w:t>
      </w:r>
      <w:r w:rsidRPr="004148B0">
        <w:rPr>
          <w:rStyle w:val="StyleUnderline"/>
          <w:highlight w:val="cyan"/>
        </w:rPr>
        <w:t>in</w:t>
      </w:r>
      <w:r w:rsidRPr="00693EA0">
        <w:rPr>
          <w:sz w:val="12"/>
        </w:rPr>
        <w:t xml:space="preserve"> classic </w:t>
      </w:r>
      <w:proofErr w:type="spellStart"/>
      <w:r w:rsidRPr="004148B0">
        <w:rPr>
          <w:rStyle w:val="StyleUnderline"/>
          <w:highlight w:val="cyan"/>
        </w:rPr>
        <w:t>McCarthyite</w:t>
      </w:r>
      <w:proofErr w:type="spellEnd"/>
      <w:r w:rsidRPr="004148B0">
        <w:rPr>
          <w:rStyle w:val="StyleUnderline"/>
          <w:highlight w:val="cyan"/>
        </w:rPr>
        <w:t xml:space="preserve"> tactics</w:t>
      </w:r>
      <w:r w:rsidRPr="00693EA0">
        <w:rPr>
          <w:sz w:val="12"/>
        </w:rPr>
        <w:t xml:space="preserve">, hoping </w:t>
      </w:r>
      <w:r w:rsidRPr="004148B0">
        <w:rPr>
          <w:rStyle w:val="StyleUnderline"/>
          <w:highlight w:val="cyan"/>
        </w:rPr>
        <w:t>to score political points</w:t>
      </w:r>
      <w:r w:rsidRPr="00693EA0">
        <w:rPr>
          <w:rStyle w:val="StyleUnderline"/>
        </w:rPr>
        <w:t xml:space="preserve"> with a public justifiably worried about the abuses of power</w:t>
      </w:r>
      <w:r w:rsidRPr="00693EA0">
        <w:rPr>
          <w:sz w:val="12"/>
        </w:rPr>
        <w:t xml:space="preserve">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w:t>
      </w:r>
      <w:proofErr w:type="spellStart"/>
      <w:r w:rsidRPr="00693EA0">
        <w:rPr>
          <w:sz w:val="12"/>
        </w:rPr>
        <w:t>each others’</w:t>
      </w:r>
      <w:proofErr w:type="spellEnd"/>
      <w:r w:rsidRPr="00693EA0">
        <w:rPr>
          <w:sz w:val="12"/>
        </w:rPr>
        <w:t xml:space="preserve"> mail.” </w:t>
      </w:r>
      <w:r w:rsidRPr="004148B0">
        <w:rPr>
          <w:rStyle w:val="StyleUnderline"/>
          <w:highlight w:val="cyan"/>
        </w:rPr>
        <w:t>The ill-informed</w:t>
      </w:r>
      <w:r w:rsidRPr="00693EA0">
        <w:rPr>
          <w:rStyle w:val="StyleUnderline"/>
        </w:rPr>
        <w:t xml:space="preserve"> nature of the </w:t>
      </w:r>
      <w:r w:rsidRPr="004148B0">
        <w:rPr>
          <w:rStyle w:val="StyleUnderline"/>
          <w:highlight w:val="cyan"/>
        </w:rPr>
        <w:t>debate</w:t>
      </w:r>
      <w:r w:rsidRPr="00693EA0">
        <w:rPr>
          <w:rStyle w:val="StyleUnderline"/>
        </w:rPr>
        <w:t xml:space="preserve"> has </w:t>
      </w:r>
      <w:r w:rsidRPr="004148B0">
        <w:rPr>
          <w:rStyle w:val="StyleUnderline"/>
          <w:highlight w:val="cyan"/>
        </w:rPr>
        <w:t>facilitated scare-mongering</w:t>
      </w:r>
      <w:r w:rsidRPr="00693EA0">
        <w:rPr>
          <w:sz w:val="12"/>
        </w:rPr>
        <w:t xml:space="preserve">, with one wild accusation about NSA’s activities after another being launched before the mundane reality catches up. And </w:t>
      </w:r>
      <w:r w:rsidRPr="004148B0">
        <w:rPr>
          <w:rStyle w:val="StyleUnderline"/>
          <w:highlight w:val="cyan"/>
        </w:rPr>
        <w:t xml:space="preserve">there is </w:t>
      </w:r>
      <w:r w:rsidRPr="004148B0">
        <w:rPr>
          <w:rStyle w:val="Emphasis"/>
          <w:highlight w:val="cyan"/>
        </w:rPr>
        <w:t>an</w:t>
      </w:r>
      <w:r w:rsidRPr="00BD3073">
        <w:rPr>
          <w:rStyle w:val="Emphasis"/>
        </w:rPr>
        <w:t xml:space="preserve"> important </w:t>
      </w:r>
      <w:r w:rsidRPr="004148B0">
        <w:rPr>
          <w:rStyle w:val="Emphasis"/>
          <w:highlight w:val="cyan"/>
        </w:rPr>
        <w:t>asymmetry</w:t>
      </w:r>
      <w:r w:rsidRPr="004148B0">
        <w:rPr>
          <w:rStyle w:val="StyleUnderline"/>
          <w:highlight w:val="cyan"/>
        </w:rPr>
        <w:t xml:space="preserve"> at work</w:t>
      </w:r>
      <w:r w:rsidRPr="00693EA0">
        <w:rPr>
          <w:sz w:val="12"/>
        </w:rPr>
        <w:t xml:space="preserve"> here as well. The </w:t>
      </w:r>
      <w:r w:rsidRPr="004148B0">
        <w:rPr>
          <w:rStyle w:val="Emphasis"/>
          <w:highlight w:val="cyan"/>
        </w:rPr>
        <w:t>critics</w:t>
      </w:r>
      <w:r w:rsidRPr="00BD3073">
        <w:rPr>
          <w:rStyle w:val="Emphasis"/>
        </w:rPr>
        <w:t xml:space="preserve"> can </w:t>
      </w:r>
      <w:r w:rsidRPr="004148B0">
        <w:rPr>
          <w:rStyle w:val="Emphasis"/>
          <w:highlight w:val="cyan"/>
        </w:rPr>
        <w:t>say whatever their imaginations conjure up</w:t>
      </w:r>
      <w:r w:rsidRPr="00BD3073">
        <w:rPr>
          <w:rStyle w:val="Emphasis"/>
        </w:rPr>
        <w:t xml:space="preserve">, but </w:t>
      </w:r>
      <w:r w:rsidRPr="004148B0">
        <w:rPr>
          <w:rStyle w:val="Emphasis"/>
          <w:highlight w:val="cyan"/>
        </w:rPr>
        <w:t>NSA and</w:t>
      </w:r>
      <w:r w:rsidRPr="00BD3073">
        <w:rPr>
          <w:rStyle w:val="Emphasis"/>
        </w:rPr>
        <w:t xml:space="preserve"> its </w:t>
      </w:r>
      <w:r w:rsidRPr="004148B0">
        <w:rPr>
          <w:rStyle w:val="Emphasis"/>
          <w:highlight w:val="cyan"/>
        </w:rPr>
        <w:t>defenders are</w:t>
      </w:r>
      <w:r w:rsidRPr="00BD3073">
        <w:rPr>
          <w:rStyle w:val="Emphasis"/>
        </w:rPr>
        <w:t xml:space="preserve"> significantly </w:t>
      </w:r>
      <w:r w:rsidRPr="004148B0">
        <w:rPr>
          <w:rStyle w:val="Emphasis"/>
          <w:highlight w:val="cyan"/>
        </w:rPr>
        <w:t>limited</w:t>
      </w:r>
      <w:r w:rsidRPr="004148B0">
        <w:rPr>
          <w:rStyle w:val="StyleUnderline"/>
          <w:highlight w:val="cyan"/>
        </w:rPr>
        <w:t xml:space="preserve"> in how they can respond</w:t>
      </w:r>
      <w:r w:rsidRPr="00693EA0">
        <w:rPr>
          <w:rStyle w:val="StyleUnderline"/>
        </w:rPr>
        <w:t xml:space="preserve">. By definition, the programs’ </w:t>
      </w:r>
      <w:r w:rsidRPr="004148B0">
        <w:rPr>
          <w:rStyle w:val="Emphasis"/>
          <w:highlight w:val="cyan"/>
        </w:rPr>
        <w:t>success rests on</w:t>
      </w:r>
      <w:r w:rsidRPr="00BD3073">
        <w:rPr>
          <w:rStyle w:val="Emphasis"/>
        </w:rPr>
        <w:t xml:space="preserve"> the </w:t>
      </w:r>
      <w:r w:rsidRPr="004148B0">
        <w:rPr>
          <w:rStyle w:val="Emphasis"/>
          <w:highlight w:val="cyan"/>
        </w:rPr>
        <w:t>secrecy</w:t>
      </w:r>
      <w:r w:rsidRPr="00693EA0">
        <w:rPr>
          <w:rStyle w:val="StyleUnderline"/>
        </w:rPr>
        <w:t xml:space="preserve"> fundamental to all intelligence activities</w:t>
      </w:r>
      <w:r w:rsidRPr="00693EA0">
        <w:rPr>
          <w:sz w:val="12"/>
        </w:rPr>
        <w:t xml:space="preserve">. Frequently, therefore, </w:t>
      </w:r>
      <w:r w:rsidRPr="004148B0">
        <w:rPr>
          <w:rStyle w:val="StyleUnderline"/>
          <w:highlight w:val="cyan"/>
        </w:rPr>
        <w:t xml:space="preserve">explaining what is not happening </w:t>
      </w:r>
      <w:r w:rsidRPr="004148B0">
        <w:rPr>
          <w:rStyle w:val="Emphasis"/>
          <w:highlight w:val="cyan"/>
        </w:rPr>
        <w:t>could</w:t>
      </w:r>
      <w:r w:rsidRPr="00BD3073">
        <w:rPr>
          <w:rStyle w:val="Emphasis"/>
        </w:rPr>
        <w:t xml:space="preserve"> well </w:t>
      </w:r>
      <w:r w:rsidRPr="004148B0">
        <w:rPr>
          <w:rStyle w:val="Emphasis"/>
          <w:highlight w:val="cyan"/>
        </w:rPr>
        <w:t>reveal information about NSA’s methods</w:t>
      </w:r>
      <w:r w:rsidRPr="00BD3073">
        <w:rPr>
          <w:rStyle w:val="Emphasis"/>
        </w:rPr>
        <w:t xml:space="preserve"> and capabilities </w:t>
      </w:r>
      <w:r w:rsidRPr="004148B0">
        <w:rPr>
          <w:rStyle w:val="Emphasis"/>
          <w:highlight w:val="cyan"/>
        </w:rPr>
        <w:t>that terrorists</w:t>
      </w:r>
      <w:r w:rsidRPr="00693EA0">
        <w:rPr>
          <w:sz w:val="12"/>
        </w:rPr>
        <w:t xml:space="preserve"> and others, in turn, </w:t>
      </w:r>
      <w:r w:rsidRPr="004148B0">
        <w:rPr>
          <w:rStyle w:val="Emphasis"/>
          <w:highlight w:val="cyan"/>
        </w:rPr>
        <w:t>could use to stymie</w:t>
      </w:r>
      <w:r w:rsidRPr="00BD3073">
        <w:rPr>
          <w:rStyle w:val="Emphasis"/>
        </w:rPr>
        <w:t xml:space="preserve"> future </w:t>
      </w:r>
      <w:r w:rsidRPr="004148B0">
        <w:rPr>
          <w:rStyle w:val="Emphasis"/>
          <w:highlight w:val="cyan"/>
        </w:rPr>
        <w:t>detection efforts</w:t>
      </w:r>
      <w:r w:rsidRPr="00693EA0">
        <w:rPr>
          <w:sz w:val="12"/>
        </w:rPr>
        <w:t xml:space="preserve">. After six years of President Obama, however, trust in government is in short supply. It is more than a little ironic that Obama finds himself defending the NSA (albeit with obvious hesitancy and discomfort), since his approach to foreign and defense issues has consistently reflected near-total indifference, except when he has no alternative to confronting challenges to our security. Yet if harsh international realities can penetrate even Obama’s White House, that alone is evidence of the seriousness of the threats America faces. In fact, just in the year since Congress last considered the NSA programs, </w:t>
      </w:r>
      <w:r w:rsidRPr="004148B0">
        <w:rPr>
          <w:rStyle w:val="StyleUnderline"/>
          <w:highlight w:val="cyan"/>
        </w:rPr>
        <w:t>the</w:t>
      </w:r>
      <w:r w:rsidRPr="00693EA0">
        <w:rPr>
          <w:rStyle w:val="StyleUnderline"/>
        </w:rPr>
        <w:t xml:space="preserve"> global terrorist </w:t>
      </w:r>
      <w:r w:rsidRPr="004148B0">
        <w:rPr>
          <w:rStyle w:val="StyleUnderline"/>
          <w:highlight w:val="cyan"/>
        </w:rPr>
        <w:t xml:space="preserve">threat </w:t>
      </w:r>
      <w:r w:rsidRPr="004148B0">
        <w:rPr>
          <w:rStyle w:val="Emphasis"/>
          <w:highlight w:val="cyan"/>
        </w:rPr>
        <w:t>has</w:t>
      </w:r>
      <w:r w:rsidRPr="00BD3073">
        <w:rPr>
          <w:rStyle w:val="Emphasis"/>
        </w:rPr>
        <w:t xml:space="preserve"> dramatically </w:t>
      </w:r>
      <w:r w:rsidRPr="004148B0">
        <w:rPr>
          <w:rStyle w:val="Emphasis"/>
          <w:highlight w:val="cyan"/>
        </w:rPr>
        <w:t>increased</w:t>
      </w:r>
      <w:r w:rsidRPr="00693EA0">
        <w:rPr>
          <w:rStyle w:val="StyleUnderline"/>
        </w:rPr>
        <w:t>. ISIS is carving out an entirely new state</w:t>
      </w:r>
      <w:r w:rsidRPr="00693EA0">
        <w:rPr>
          <w:sz w:val="12"/>
        </w:rPr>
        <w:t xml:space="preserve"> from what used to be Syria and Iraq, which no longer exist within the borders created from the former Ottoman Empire after World War I. In already-chaotic Libya, ISIS has grown rapidly, eclipsing al-Qaeda there and across the region as the largest terrorist threat. </w:t>
      </w:r>
      <w:proofErr w:type="spellStart"/>
      <w:r w:rsidRPr="00693EA0">
        <w:rPr>
          <w:rStyle w:val="StyleUnderline"/>
        </w:rPr>
        <w:t>Boko</w:t>
      </w:r>
      <w:proofErr w:type="spellEnd"/>
      <w:r w:rsidRPr="00693EA0">
        <w:rPr>
          <w:rStyle w:val="StyleUnderline"/>
        </w:rPr>
        <w:t xml:space="preserve"> Haram is expanding</w:t>
      </w:r>
      <w:r w:rsidRPr="00693EA0">
        <w:rPr>
          <w:sz w:val="12"/>
        </w:rPr>
        <w:t xml:space="preserve"> beyond Nigeria, declaring its own caliphate, even while pledging allegiance to ISIS. Yemen has descended into chaos, following Libya’s pattern, and Iran has expanded support for the terrorist </w:t>
      </w:r>
      <w:proofErr w:type="spellStart"/>
      <w:r w:rsidRPr="00693EA0">
        <w:rPr>
          <w:sz w:val="12"/>
        </w:rPr>
        <w:t>Houthi</w:t>
      </w:r>
      <w:proofErr w:type="spellEnd"/>
      <w:r w:rsidRPr="00693EA0">
        <w:rPr>
          <w:sz w:val="12"/>
        </w:rPr>
        <w:t xml:space="preserve"> coalition. Afghanistan is likely to fall back under Taliban control if, as Obama continually reaffirms, he withdraws all American troops before the end of 2016. </w:t>
      </w:r>
      <w:r w:rsidRPr="004148B0">
        <w:rPr>
          <w:rStyle w:val="StyleUnderline"/>
          <w:highlight w:val="cyan"/>
        </w:rPr>
        <w:t>This is not the time to cripple</w:t>
      </w:r>
      <w:r w:rsidRPr="00693EA0">
        <w:rPr>
          <w:rStyle w:val="StyleUnderline"/>
        </w:rPr>
        <w:t xml:space="preserve"> our </w:t>
      </w:r>
      <w:r w:rsidRPr="004148B0">
        <w:rPr>
          <w:rStyle w:val="StyleUnderline"/>
          <w:highlight w:val="cyan"/>
        </w:rPr>
        <w:t>intelligence-gathering</w:t>
      </w:r>
      <w:r w:rsidRPr="00693EA0">
        <w:rPr>
          <w:rStyle w:val="StyleUnderline"/>
        </w:rPr>
        <w:t xml:space="preserve"> capabilities against the rising terrorist threat</w:t>
      </w:r>
      <w:r w:rsidRPr="00693EA0">
        <w:rPr>
          <w:sz w:val="12"/>
        </w:rPr>
        <w:t>. Congress should unquestionably reauthorize the NSA programs, but only for three years. That would take us into a new presidency, hopefully one that inspires more confidence, where a calmer, more sensible debate can take place.</w:t>
      </w:r>
    </w:p>
    <w:p w:rsidR="00693EA0" w:rsidRDefault="00693EA0" w:rsidP="00AA7480"/>
    <w:p w:rsidR="00F60507" w:rsidRDefault="00F60507" w:rsidP="00C80122">
      <w:pPr>
        <w:pStyle w:val="Heading1"/>
      </w:pPr>
      <w:r>
        <w:t>Impact Work</w:t>
      </w:r>
    </w:p>
    <w:p w:rsidR="00933441" w:rsidRDefault="00933441" w:rsidP="00933441">
      <w:pPr>
        <w:pStyle w:val="Heading2"/>
      </w:pPr>
      <w:r>
        <w:t xml:space="preserve">Nuclear </w:t>
      </w:r>
    </w:p>
    <w:p w:rsidR="00933441" w:rsidRDefault="00933441" w:rsidP="00933441">
      <w:pPr>
        <w:pStyle w:val="Heading3"/>
      </w:pPr>
      <w:r>
        <w:t>It’s Possible</w:t>
      </w:r>
    </w:p>
    <w:p w:rsidR="00933441" w:rsidRDefault="00933441" w:rsidP="00933441">
      <w:pPr>
        <w:pStyle w:val="Heading4"/>
      </w:pPr>
      <w:r>
        <w:t>It’s likely</w:t>
      </w:r>
    </w:p>
    <w:p w:rsidR="00933441" w:rsidRPr="003710FA" w:rsidRDefault="00933441" w:rsidP="00933441">
      <w:pPr>
        <w:rPr>
          <w:sz w:val="16"/>
          <w:szCs w:val="16"/>
        </w:rPr>
      </w:pPr>
      <w:r>
        <w:rPr>
          <w:rStyle w:val="Style13ptBold"/>
        </w:rPr>
        <w:t>Bunn et al 13</w:t>
      </w:r>
      <w:r w:rsidRPr="003710FA">
        <w:rPr>
          <w:sz w:val="16"/>
          <w:szCs w:val="16"/>
        </w:rPr>
        <w:t xml:space="preserve"> – Matthew Bunn is a Professor of the Practice of Public Policy at Harvard Kennedy School and Co-Principal Investigator of Project on Managing the Atom at Harvard University’s </w:t>
      </w:r>
      <w:proofErr w:type="spellStart"/>
      <w:r w:rsidRPr="003710FA">
        <w:rPr>
          <w:sz w:val="16"/>
          <w:szCs w:val="16"/>
        </w:rPr>
        <w:t>Belfer</w:t>
      </w:r>
      <w:proofErr w:type="spellEnd"/>
      <w:r w:rsidRPr="003710FA">
        <w:rPr>
          <w:sz w:val="16"/>
          <w:szCs w:val="16"/>
        </w:rPr>
        <w:t xml:space="preserve"> Center for Science and International Affairs. Vice Admiral </w:t>
      </w:r>
      <w:proofErr w:type="spellStart"/>
      <w:r w:rsidRPr="003710FA">
        <w:rPr>
          <w:sz w:val="16"/>
          <w:szCs w:val="16"/>
        </w:rPr>
        <w:t>Valentin</w:t>
      </w:r>
      <w:proofErr w:type="spellEnd"/>
      <w:r w:rsidRPr="003710FA">
        <w:rPr>
          <w:sz w:val="16"/>
          <w:szCs w:val="16"/>
        </w:rPr>
        <w:t xml:space="preserve"> </w:t>
      </w:r>
      <w:proofErr w:type="spellStart"/>
      <w:r w:rsidRPr="003710FA">
        <w:rPr>
          <w:sz w:val="16"/>
          <w:szCs w:val="16"/>
        </w:rPr>
        <w:t>Kuznetsov</w:t>
      </w:r>
      <w:proofErr w:type="spellEnd"/>
      <w:r w:rsidRPr="003710FA">
        <w:rPr>
          <w:sz w:val="16"/>
          <w:szCs w:val="16"/>
        </w:rPr>
        <w:t xml:space="preserve"> (retired Russian Navy) is a senior research fellow at the Institute for U.S. and Canadian Studies of the Russian Academy of Sciences and a Senior Military Representative of the Russian Ministry of Defense to NATO from 2002 to 2008. Martin </w:t>
      </w:r>
      <w:proofErr w:type="spellStart"/>
      <w:r w:rsidRPr="003710FA">
        <w:rPr>
          <w:sz w:val="16"/>
          <w:szCs w:val="16"/>
        </w:rPr>
        <w:t>Malin</w:t>
      </w:r>
      <w:proofErr w:type="spellEnd"/>
      <w:r w:rsidRPr="003710FA">
        <w:rPr>
          <w:sz w:val="16"/>
          <w:szCs w:val="16"/>
        </w:rPr>
        <w:t xml:space="preserve"> is the Executive Director of the Project on Managing the Atom at the </w:t>
      </w:r>
      <w:proofErr w:type="spellStart"/>
      <w:r w:rsidRPr="003710FA">
        <w:rPr>
          <w:sz w:val="16"/>
          <w:szCs w:val="16"/>
        </w:rPr>
        <w:t>Belfer</w:t>
      </w:r>
      <w:proofErr w:type="spellEnd"/>
      <w:r w:rsidRPr="003710FA">
        <w:rPr>
          <w:sz w:val="16"/>
          <w:szCs w:val="16"/>
        </w:rPr>
        <w:t xml:space="preserve"> Center for Science and International Affairs. Colonel Yuri </w:t>
      </w:r>
      <w:proofErr w:type="spellStart"/>
      <w:r w:rsidRPr="003710FA">
        <w:rPr>
          <w:sz w:val="16"/>
          <w:szCs w:val="16"/>
        </w:rPr>
        <w:t>Morozov</w:t>
      </w:r>
      <w:proofErr w:type="spellEnd"/>
      <w:r w:rsidRPr="003710FA">
        <w:rPr>
          <w:sz w:val="16"/>
          <w:szCs w:val="16"/>
        </w:rPr>
        <w:t xml:space="preserve"> (retired Russian Armed Forces) is a professor of the Russian Academy of Military Sciences, senior research fellow at the Institute for U.S. and Canadian Studies of the Russian Academy of Sciences, and chief of department at the Center for Military-Strategic Studies at the General Staff of the Russian Armed Forces from 1995 to 2000. (“Steps to Prevent Nuclear Terrorism: Recommendations Based on the U.S.-Russia Joint Threat Assessment”, September 2013, http://belfercenter.ksg.harvard.edu/files/JTA%20eng%20web2.pdf)</w:t>
      </w:r>
    </w:p>
    <w:p w:rsidR="00933441" w:rsidRPr="002E33C9" w:rsidRDefault="00933441" w:rsidP="00933441">
      <w:pPr>
        <w:rPr>
          <w:sz w:val="16"/>
        </w:rPr>
      </w:pPr>
      <w:r w:rsidRPr="002E33C9">
        <w:rPr>
          <w:rStyle w:val="StyleUnderline"/>
        </w:rPr>
        <w:t xml:space="preserve">In 2011, </w:t>
      </w:r>
      <w:r w:rsidRPr="00235D53">
        <w:rPr>
          <w:rStyle w:val="StyleUnderline"/>
          <w:highlight w:val="cyan"/>
        </w:rPr>
        <w:t xml:space="preserve">Harvard’s </w:t>
      </w:r>
      <w:proofErr w:type="spellStart"/>
      <w:r w:rsidRPr="00235D53">
        <w:rPr>
          <w:rStyle w:val="StyleUnderline"/>
          <w:highlight w:val="cyan"/>
        </w:rPr>
        <w:t>Belfer</w:t>
      </w:r>
      <w:proofErr w:type="spellEnd"/>
      <w:r w:rsidRPr="00235D53">
        <w:rPr>
          <w:rStyle w:val="StyleUnderline"/>
          <w:highlight w:val="cyan"/>
        </w:rPr>
        <w:t xml:space="preserve"> Center</w:t>
      </w:r>
      <w:r w:rsidRPr="002E33C9">
        <w:rPr>
          <w:sz w:val="16"/>
        </w:rPr>
        <w:t xml:space="preserve"> for Science and International Affairs and the Russian Academy of Sciences’ Institute for U.S. and Canadian Studies published “The U.S. – Russia Joint Threat Assessment on Nuclear Terrorism.” The assessment </w:t>
      </w:r>
      <w:r w:rsidRPr="00235D53">
        <w:rPr>
          <w:rStyle w:val="StyleUnderline"/>
          <w:highlight w:val="cyan"/>
        </w:rPr>
        <w:t>analyzed the means, motives, and access of</w:t>
      </w:r>
      <w:r w:rsidRPr="002E33C9">
        <w:rPr>
          <w:rStyle w:val="StyleUnderline"/>
        </w:rPr>
        <w:t xml:space="preserve"> would-be nuclear </w:t>
      </w:r>
      <w:r w:rsidRPr="00235D53">
        <w:rPr>
          <w:rStyle w:val="StyleUnderline"/>
          <w:highlight w:val="cyan"/>
        </w:rPr>
        <w:t>terrorists</w:t>
      </w:r>
      <w:r w:rsidRPr="002E33C9">
        <w:rPr>
          <w:rStyle w:val="StyleUnderline"/>
        </w:rPr>
        <w:t xml:space="preserve">, and concluded that </w:t>
      </w:r>
      <w:r w:rsidRPr="00235D53">
        <w:rPr>
          <w:rStyle w:val="StyleUnderline"/>
          <w:highlight w:val="cyan"/>
        </w:rPr>
        <w:t xml:space="preserve">the threat of nuclear terrorism is </w:t>
      </w:r>
      <w:r w:rsidRPr="00235D53">
        <w:rPr>
          <w:rStyle w:val="Emphasis"/>
          <w:highlight w:val="cyan"/>
        </w:rPr>
        <w:t>urgent and real</w:t>
      </w:r>
      <w:r w:rsidRPr="002E33C9">
        <w:rPr>
          <w:sz w:val="16"/>
        </w:rPr>
        <w:t>.</w:t>
      </w:r>
    </w:p>
    <w:p w:rsidR="00933441" w:rsidRPr="002E33C9" w:rsidRDefault="00933441" w:rsidP="00933441">
      <w:pPr>
        <w:rPr>
          <w:sz w:val="16"/>
        </w:rPr>
      </w:pPr>
      <w:r w:rsidRPr="002E33C9">
        <w:rPr>
          <w:sz w:val="16"/>
        </w:rPr>
        <w:t xml:space="preserve">The Washington and Seoul Nuclear Security </w:t>
      </w:r>
      <w:r w:rsidRPr="00235D53">
        <w:rPr>
          <w:rStyle w:val="StyleUnderline"/>
          <w:highlight w:val="cyan"/>
        </w:rPr>
        <w:t>Summits</w:t>
      </w:r>
      <w:r w:rsidRPr="002E33C9">
        <w:rPr>
          <w:rStyle w:val="StyleUnderline"/>
        </w:rPr>
        <w:t xml:space="preserve"> in 2010 and 2012 </w:t>
      </w:r>
      <w:r w:rsidRPr="00235D53">
        <w:rPr>
          <w:rStyle w:val="StyleUnderline"/>
          <w:highlight w:val="cyan"/>
        </w:rPr>
        <w:t>established</w:t>
      </w:r>
      <w:r w:rsidRPr="002E33C9">
        <w:rPr>
          <w:rStyle w:val="StyleUnderline"/>
        </w:rPr>
        <w:t xml:space="preserve"> and demonstrated </w:t>
      </w:r>
      <w:r w:rsidRPr="00235D53">
        <w:rPr>
          <w:rStyle w:val="StyleUnderline"/>
          <w:highlight w:val="cyan"/>
        </w:rPr>
        <w:t>a consensus among political leaders</w:t>
      </w:r>
      <w:r w:rsidRPr="002E33C9">
        <w:rPr>
          <w:sz w:val="16"/>
        </w:rPr>
        <w:t xml:space="preserve"> from around the world </w:t>
      </w:r>
      <w:r w:rsidRPr="00235D53">
        <w:rPr>
          <w:rStyle w:val="StyleUnderline"/>
          <w:highlight w:val="cyan"/>
        </w:rPr>
        <w:t>that nuclear terrorism poses a serious threat</w:t>
      </w:r>
      <w:r w:rsidRPr="002E33C9">
        <w:rPr>
          <w:sz w:val="16"/>
        </w:rPr>
        <w:t xml:space="preserve"> to the peace, security, and prosperity of our planet. For any country, a terrorist attack with a nuclear device would be an immediate and catastrophic disaster, and the negative effects would reverberate around the world far beyond the location and moment of the detonation.</w:t>
      </w:r>
    </w:p>
    <w:p w:rsidR="00933441" w:rsidRPr="002E33C9" w:rsidRDefault="00933441" w:rsidP="00933441">
      <w:pPr>
        <w:rPr>
          <w:sz w:val="16"/>
        </w:rPr>
      </w:pPr>
      <w:r w:rsidRPr="00234255">
        <w:rPr>
          <w:sz w:val="16"/>
          <w:szCs w:val="16"/>
        </w:rPr>
        <w:t>Preventing a nuclear terrorist attack requires international cooperation to secure nuclear materials, especially among those states producing nuclear materials and weapons. As the world’s two greatest nuclear powers, the United States and Russia have the greatest experience and capabilities in securing nuclear materials and plants and, therefore, share a special responsibility</w:t>
      </w:r>
      <w:r w:rsidRPr="002E33C9">
        <w:rPr>
          <w:sz w:val="16"/>
        </w:rPr>
        <w:t xml:space="preserve"> to lead international efforts to prevent terrorists from seizing such materials and plants.</w:t>
      </w:r>
    </w:p>
    <w:p w:rsidR="00933441" w:rsidRPr="002E33C9" w:rsidRDefault="00933441" w:rsidP="00933441">
      <w:pPr>
        <w:rPr>
          <w:sz w:val="16"/>
          <w:szCs w:val="16"/>
        </w:rPr>
      </w:pPr>
      <w:r w:rsidRPr="002E33C9">
        <w:rPr>
          <w:sz w:val="16"/>
          <w:szCs w:val="16"/>
        </w:rPr>
        <w:t>The depth of convergence between U.S. and Russian vital national interests on the issue of nuclear security is best illustrated by the fact that bilateral cooperation on this issue has continued uninterrupted for more than two decades, even when relations between the two countries occasionally became frosty, as in the aftermath of the August 2008 war in Georgia.</w:t>
      </w:r>
    </w:p>
    <w:p w:rsidR="00933441" w:rsidRPr="002E33C9" w:rsidRDefault="00933441" w:rsidP="00933441">
      <w:pPr>
        <w:rPr>
          <w:sz w:val="16"/>
          <w:szCs w:val="16"/>
        </w:rPr>
      </w:pPr>
      <w:r w:rsidRPr="002E33C9">
        <w:rPr>
          <w:sz w:val="16"/>
          <w:szCs w:val="16"/>
        </w:rPr>
        <w:t>Russia and the United States have strong incentives to forge a close and trusting partnership to prevent nuclear terrorism and have made enormous progress in securing fissile material both at home and in partnership with other countries. However, to meet the evolving threat posed by those individuals intent upon using nuclear weapons for terrorist purposes, the United States and Russia need to deepen and broaden their cooperation.</w:t>
      </w:r>
    </w:p>
    <w:p w:rsidR="00933441" w:rsidRPr="00E83FE9" w:rsidRDefault="00933441" w:rsidP="00933441">
      <w:pPr>
        <w:rPr>
          <w:sz w:val="16"/>
          <w:szCs w:val="16"/>
        </w:rPr>
      </w:pPr>
      <w:r w:rsidRPr="00E83FE9">
        <w:rPr>
          <w:sz w:val="16"/>
          <w:szCs w:val="16"/>
        </w:rPr>
        <w:t>The 2011 “U.S. - Russia Joint Threat Assessment” offered both specific conclusions about the nature of the threat and general observations about how it might be addressed. This report builds on that foundation and analyzes the existing framework for action, cites gaps and deficiencies, and makes specific recommendations for improvement.</w:t>
      </w:r>
    </w:p>
    <w:p w:rsidR="00933441" w:rsidRPr="00E83FE9" w:rsidRDefault="00933441" w:rsidP="00933441">
      <w:pPr>
        <w:rPr>
          <w:sz w:val="16"/>
          <w:szCs w:val="16"/>
        </w:rPr>
      </w:pPr>
      <w:r w:rsidRPr="00E83FE9">
        <w:rPr>
          <w:sz w:val="16"/>
          <w:szCs w:val="16"/>
        </w:rPr>
        <w:t>“The U.S. – Russia Joint Threat Assessment on Nuclear Terrorism” (The 2011 report executive summary):</w:t>
      </w:r>
    </w:p>
    <w:p w:rsidR="00933441" w:rsidRPr="00E83FE9" w:rsidRDefault="00933441" w:rsidP="00933441">
      <w:pPr>
        <w:rPr>
          <w:sz w:val="16"/>
        </w:rPr>
      </w:pPr>
      <w:r w:rsidRPr="00E83FE9">
        <w:rPr>
          <w:sz w:val="16"/>
        </w:rPr>
        <w:t xml:space="preserve">Nuclear terrorism is a real and urgent threat. Urgent actions are required to reduce the risk. </w:t>
      </w:r>
      <w:r w:rsidRPr="00235D53">
        <w:rPr>
          <w:rStyle w:val="StyleUnderline"/>
          <w:highlight w:val="cyan"/>
        </w:rPr>
        <w:t>The risk is driven by</w:t>
      </w:r>
      <w:r w:rsidRPr="00E83FE9">
        <w:rPr>
          <w:rStyle w:val="StyleUnderline"/>
        </w:rPr>
        <w:t xml:space="preserve"> the rise of </w:t>
      </w:r>
      <w:r w:rsidRPr="00235D53">
        <w:rPr>
          <w:rStyle w:val="StyleUnderline"/>
          <w:highlight w:val="cyan"/>
        </w:rPr>
        <w:t>terrorists who seek to inflict</w:t>
      </w:r>
      <w:r w:rsidRPr="00E83FE9">
        <w:rPr>
          <w:rStyle w:val="StyleUnderline"/>
        </w:rPr>
        <w:t xml:space="preserve"> </w:t>
      </w:r>
      <w:r w:rsidRPr="00235D53">
        <w:rPr>
          <w:rStyle w:val="StyleUnderline"/>
          <w:highlight w:val="cyan"/>
        </w:rPr>
        <w:t>unlimited damage</w:t>
      </w:r>
      <w:r w:rsidRPr="00E83FE9">
        <w:rPr>
          <w:sz w:val="16"/>
        </w:rPr>
        <w:t xml:space="preserve">, many of whom have sought justification for their plans in radical interpretations of Islam; </w:t>
      </w:r>
      <w:r w:rsidRPr="00235D53">
        <w:rPr>
          <w:rStyle w:val="StyleUnderline"/>
          <w:highlight w:val="cyan"/>
        </w:rPr>
        <w:t xml:space="preserve">by the spread of </w:t>
      </w:r>
      <w:r w:rsidRPr="00235D53">
        <w:rPr>
          <w:rStyle w:val="Emphasis"/>
          <w:highlight w:val="cyan"/>
        </w:rPr>
        <w:t>information</w:t>
      </w:r>
      <w:r w:rsidRPr="00235D53">
        <w:rPr>
          <w:rStyle w:val="StyleUnderline"/>
          <w:highlight w:val="cyan"/>
        </w:rPr>
        <w:t xml:space="preserve"> about</w:t>
      </w:r>
      <w:r w:rsidRPr="00E83FE9">
        <w:rPr>
          <w:sz w:val="16"/>
        </w:rPr>
        <w:t xml:space="preserve"> the </w:t>
      </w:r>
      <w:r w:rsidRPr="00E83FE9">
        <w:rPr>
          <w:rStyle w:val="StyleUnderline"/>
        </w:rPr>
        <w:t xml:space="preserve">decades-old </w:t>
      </w:r>
      <w:r w:rsidRPr="00235D53">
        <w:rPr>
          <w:rStyle w:val="StyleUnderline"/>
          <w:highlight w:val="cyan"/>
        </w:rPr>
        <w:t>technology</w:t>
      </w:r>
      <w:r w:rsidRPr="00E83FE9">
        <w:rPr>
          <w:sz w:val="16"/>
        </w:rPr>
        <w:t xml:space="preserve"> of nuclear weapons; </w:t>
      </w:r>
      <w:r w:rsidRPr="00E83FE9">
        <w:rPr>
          <w:rStyle w:val="StyleUnderline"/>
        </w:rPr>
        <w:t xml:space="preserve">by </w:t>
      </w:r>
      <w:r w:rsidRPr="00235D53">
        <w:rPr>
          <w:rStyle w:val="StyleUnderline"/>
          <w:highlight w:val="cyan"/>
        </w:rPr>
        <w:t xml:space="preserve">the increased </w:t>
      </w:r>
      <w:r w:rsidRPr="00235D53">
        <w:rPr>
          <w:rStyle w:val="Emphasis"/>
          <w:highlight w:val="cyan"/>
        </w:rPr>
        <w:t>availability</w:t>
      </w:r>
      <w:r w:rsidRPr="00235D53">
        <w:rPr>
          <w:rStyle w:val="StyleUnderline"/>
          <w:highlight w:val="cyan"/>
        </w:rPr>
        <w:t xml:space="preserve"> of</w:t>
      </w:r>
      <w:r w:rsidRPr="00E83FE9">
        <w:rPr>
          <w:rStyle w:val="StyleUnderline"/>
        </w:rPr>
        <w:t xml:space="preserve"> weapons-usable nuclear </w:t>
      </w:r>
      <w:r w:rsidRPr="00235D53">
        <w:rPr>
          <w:rStyle w:val="StyleUnderline"/>
          <w:highlight w:val="cyan"/>
        </w:rPr>
        <w:t>materials</w:t>
      </w:r>
      <w:r w:rsidRPr="00A17AAB">
        <w:rPr>
          <w:rStyle w:val="StyleUnderline"/>
        </w:rPr>
        <w:t xml:space="preserve">; and by </w:t>
      </w:r>
      <w:r w:rsidRPr="00235D53">
        <w:rPr>
          <w:rStyle w:val="Emphasis"/>
          <w:highlight w:val="cyan"/>
        </w:rPr>
        <w:t>globalization</w:t>
      </w:r>
      <w:r w:rsidRPr="00E83FE9">
        <w:rPr>
          <w:rStyle w:val="StyleUnderline"/>
        </w:rPr>
        <w:t xml:space="preserve">, which </w:t>
      </w:r>
      <w:r w:rsidRPr="00235D53">
        <w:rPr>
          <w:rStyle w:val="StyleUnderline"/>
          <w:highlight w:val="cyan"/>
        </w:rPr>
        <w:t>makes it easier to move people, technologies, and materials</w:t>
      </w:r>
      <w:r w:rsidRPr="00E83FE9">
        <w:rPr>
          <w:rStyle w:val="StyleUnderline"/>
        </w:rPr>
        <w:t xml:space="preserve"> across the world</w:t>
      </w:r>
      <w:r w:rsidRPr="00E83FE9">
        <w:rPr>
          <w:sz w:val="16"/>
        </w:rPr>
        <w:t>.</w:t>
      </w:r>
    </w:p>
    <w:p w:rsidR="00933441" w:rsidRPr="00460AE0" w:rsidRDefault="00933441" w:rsidP="00933441">
      <w:pPr>
        <w:rPr>
          <w:sz w:val="16"/>
        </w:rPr>
      </w:pPr>
      <w:r w:rsidRPr="00460AE0">
        <w:rPr>
          <w:rStyle w:val="StyleUnderline"/>
        </w:rPr>
        <w:t>Making a crude nuclear bomb</w:t>
      </w:r>
      <w:r w:rsidRPr="00460AE0">
        <w:rPr>
          <w:sz w:val="16"/>
        </w:rPr>
        <w:t xml:space="preserve"> would not be easy, but </w:t>
      </w:r>
      <w:r w:rsidRPr="00460AE0">
        <w:rPr>
          <w:rStyle w:val="StyleUnderline"/>
        </w:rPr>
        <w:t>is</w:t>
      </w:r>
      <w:r w:rsidRPr="00460AE0">
        <w:rPr>
          <w:sz w:val="16"/>
        </w:rPr>
        <w:t xml:space="preserve"> potentially </w:t>
      </w:r>
      <w:r w:rsidRPr="00460AE0">
        <w:rPr>
          <w:rStyle w:val="StyleUnderline"/>
        </w:rPr>
        <w:t>within the capabilities of a technically sophisticated terrorist group</w:t>
      </w:r>
      <w:r w:rsidRPr="00460AE0">
        <w:rPr>
          <w:sz w:val="16"/>
        </w:rPr>
        <w:t xml:space="preserve">, as numerous government studies have confirmed. Detonating a stolen nuclear weapon would likely be difficult for terrorists to accomplish, if the weapon was equipped with modern technical safeguards (such as the electronic locks known as Permissive Action Links, or PALs). </w:t>
      </w:r>
      <w:r w:rsidRPr="00235D53">
        <w:rPr>
          <w:rStyle w:val="StyleUnderline"/>
          <w:highlight w:val="cyan"/>
        </w:rPr>
        <w:t>Terrorists could</w:t>
      </w:r>
      <w:r w:rsidRPr="00460AE0">
        <w:rPr>
          <w:sz w:val="16"/>
        </w:rPr>
        <w:t xml:space="preserve">, however, </w:t>
      </w:r>
      <w:r w:rsidRPr="00235D53">
        <w:rPr>
          <w:rStyle w:val="StyleUnderline"/>
          <w:highlight w:val="cyan"/>
        </w:rPr>
        <w:t>cut open a stolen</w:t>
      </w:r>
      <w:r w:rsidRPr="00460AE0">
        <w:rPr>
          <w:rStyle w:val="StyleUnderline"/>
        </w:rPr>
        <w:t xml:space="preserve"> nuclear </w:t>
      </w:r>
      <w:r w:rsidRPr="00235D53">
        <w:rPr>
          <w:rStyle w:val="StyleUnderline"/>
          <w:highlight w:val="cyan"/>
        </w:rPr>
        <w:t>weapon and make use of its</w:t>
      </w:r>
      <w:r w:rsidRPr="00460AE0">
        <w:rPr>
          <w:rStyle w:val="StyleUnderline"/>
        </w:rPr>
        <w:t xml:space="preserve"> nuclear </w:t>
      </w:r>
      <w:r w:rsidRPr="00235D53">
        <w:rPr>
          <w:rStyle w:val="StyleUnderline"/>
          <w:highlight w:val="cyan"/>
        </w:rPr>
        <w:t>material</w:t>
      </w:r>
      <w:r w:rsidRPr="00460AE0">
        <w:rPr>
          <w:rStyle w:val="StyleUnderline"/>
        </w:rPr>
        <w:t xml:space="preserve"> for a bomb of their own</w:t>
      </w:r>
      <w:r w:rsidRPr="00460AE0">
        <w:rPr>
          <w:sz w:val="16"/>
        </w:rPr>
        <w:t>.</w:t>
      </w:r>
    </w:p>
    <w:p w:rsidR="00933441" w:rsidRPr="00460AE0" w:rsidRDefault="00933441" w:rsidP="00933441">
      <w:pPr>
        <w:rPr>
          <w:sz w:val="16"/>
        </w:rPr>
      </w:pPr>
      <w:r w:rsidRPr="00460AE0">
        <w:rPr>
          <w:rStyle w:val="StyleUnderline"/>
        </w:rPr>
        <w:t xml:space="preserve">The nuclear </w:t>
      </w:r>
      <w:r w:rsidRPr="00235D53">
        <w:rPr>
          <w:rStyle w:val="StyleUnderline"/>
          <w:highlight w:val="cyan"/>
        </w:rPr>
        <w:t>material</w:t>
      </w:r>
      <w:r w:rsidRPr="00460AE0">
        <w:rPr>
          <w:rStyle w:val="StyleUnderline"/>
        </w:rPr>
        <w:t xml:space="preserve"> for a bomb </w:t>
      </w:r>
      <w:r w:rsidRPr="00235D53">
        <w:rPr>
          <w:rStyle w:val="StyleUnderline"/>
          <w:highlight w:val="cyan"/>
        </w:rPr>
        <w:t>is small and difficult to detect</w:t>
      </w:r>
      <w:r w:rsidRPr="00460AE0">
        <w:rPr>
          <w:sz w:val="16"/>
        </w:rPr>
        <w:t>, making it a major challenge to stop nuclear smuggling or to recover nuclear material after it has been stolen. Hence, a primary focus in reducing the risk must be to keep nuclear material and nuclear weapons from being stolen by continually improving their security, as agreed at the Nuclear Security Summit in Washington in April 2010.</w:t>
      </w:r>
    </w:p>
    <w:p w:rsidR="00933441" w:rsidRPr="00460AE0" w:rsidRDefault="00933441" w:rsidP="00933441">
      <w:pPr>
        <w:rPr>
          <w:sz w:val="16"/>
        </w:rPr>
      </w:pPr>
      <w:r w:rsidRPr="00235D53">
        <w:rPr>
          <w:rStyle w:val="StyleUnderline"/>
          <w:highlight w:val="cyan"/>
        </w:rPr>
        <w:t>Al-Qaeda</w:t>
      </w:r>
      <w:r w:rsidRPr="00460AE0">
        <w:rPr>
          <w:sz w:val="16"/>
        </w:rPr>
        <w:t xml:space="preserve"> has sought nuclear weapons for almost two decades. The group </w:t>
      </w:r>
      <w:r w:rsidRPr="00235D53">
        <w:rPr>
          <w:rStyle w:val="StyleUnderline"/>
          <w:highlight w:val="cyan"/>
        </w:rPr>
        <w:t>has repeatedly attempted to purchase</w:t>
      </w:r>
      <w:r w:rsidRPr="00460AE0">
        <w:rPr>
          <w:rStyle w:val="StyleUnderline"/>
        </w:rPr>
        <w:t xml:space="preserve"> stolen nuclear </w:t>
      </w:r>
      <w:r w:rsidRPr="00235D53">
        <w:rPr>
          <w:rStyle w:val="StyleUnderline"/>
          <w:highlight w:val="cyan"/>
        </w:rPr>
        <w:t>material or</w:t>
      </w:r>
      <w:r w:rsidRPr="00460AE0">
        <w:rPr>
          <w:rStyle w:val="StyleUnderline"/>
        </w:rPr>
        <w:t xml:space="preserve"> nuclear </w:t>
      </w:r>
      <w:r w:rsidRPr="00235D53">
        <w:rPr>
          <w:rStyle w:val="StyleUnderline"/>
          <w:highlight w:val="cyan"/>
        </w:rPr>
        <w:t>weapons</w:t>
      </w:r>
      <w:r w:rsidRPr="00460AE0">
        <w:rPr>
          <w:rStyle w:val="StyleUnderline"/>
        </w:rPr>
        <w:t xml:space="preserve">, </w:t>
      </w:r>
      <w:r w:rsidRPr="00235D53">
        <w:rPr>
          <w:rStyle w:val="StyleUnderline"/>
          <w:highlight w:val="cyan"/>
        </w:rPr>
        <w:t>and</w:t>
      </w:r>
      <w:r w:rsidRPr="00460AE0">
        <w:rPr>
          <w:rStyle w:val="StyleUnderline"/>
        </w:rPr>
        <w:t xml:space="preserve"> has repeatedly attempted to </w:t>
      </w:r>
      <w:r w:rsidRPr="00235D53">
        <w:rPr>
          <w:rStyle w:val="StyleUnderline"/>
          <w:highlight w:val="cyan"/>
        </w:rPr>
        <w:t>recruit</w:t>
      </w:r>
      <w:r w:rsidRPr="00460AE0">
        <w:rPr>
          <w:rStyle w:val="StyleUnderline"/>
        </w:rPr>
        <w:t xml:space="preserve"> nuclear </w:t>
      </w:r>
      <w:r w:rsidRPr="00235D53">
        <w:rPr>
          <w:rStyle w:val="StyleUnderline"/>
          <w:highlight w:val="cyan"/>
        </w:rPr>
        <w:t>expertise</w:t>
      </w:r>
      <w:r w:rsidRPr="00460AE0">
        <w:rPr>
          <w:sz w:val="16"/>
        </w:rPr>
        <w:t xml:space="preserve">. Al-Qaeda reportedly conducted tests of conventional explosives for its nuclear program in the desert in Afghanistan. The group’s nuclear ambitions continued after its dispersal following the fall of the Taliban regime in Afghanistan. </w:t>
      </w:r>
      <w:r w:rsidRPr="00235D53">
        <w:rPr>
          <w:rStyle w:val="StyleUnderline"/>
          <w:highlight w:val="cyan"/>
        </w:rPr>
        <w:t>Recent writings</w:t>
      </w:r>
      <w:r w:rsidRPr="00460AE0">
        <w:rPr>
          <w:rStyle w:val="StyleUnderline"/>
        </w:rPr>
        <w:t xml:space="preserve"> from top al-Qaeda leadership are focused </w:t>
      </w:r>
      <w:r w:rsidRPr="00A17AAB">
        <w:rPr>
          <w:rStyle w:val="StyleUnderline"/>
        </w:rPr>
        <w:t xml:space="preserve">on </w:t>
      </w:r>
      <w:r w:rsidRPr="00235D53">
        <w:rPr>
          <w:rStyle w:val="StyleUnderline"/>
          <w:highlight w:val="cyan"/>
        </w:rPr>
        <w:t>justify</w:t>
      </w:r>
      <w:r w:rsidRPr="00A17AAB">
        <w:rPr>
          <w:rStyle w:val="StyleUnderline"/>
        </w:rPr>
        <w:t>ing</w:t>
      </w:r>
      <w:r w:rsidRPr="00460AE0">
        <w:rPr>
          <w:rStyle w:val="StyleUnderline"/>
        </w:rPr>
        <w:t xml:space="preserve"> the mass slaughter of civilians, including the use of </w:t>
      </w:r>
      <w:r w:rsidRPr="00235D53">
        <w:rPr>
          <w:rStyle w:val="StyleUnderline"/>
          <w:highlight w:val="cyan"/>
        </w:rPr>
        <w:t>weapons of mass destruction</w:t>
      </w:r>
      <w:r w:rsidRPr="00460AE0">
        <w:rPr>
          <w:rStyle w:val="StyleUnderline"/>
        </w:rPr>
        <w:t>, and are in all likelihood intended to provide a formal religious justification for nuclear use</w:t>
      </w:r>
      <w:r w:rsidRPr="00460AE0">
        <w:rPr>
          <w:sz w:val="16"/>
        </w:rPr>
        <w:t>.</w:t>
      </w:r>
    </w:p>
    <w:p w:rsidR="00933441" w:rsidRPr="00C57CFD" w:rsidRDefault="00933441" w:rsidP="00933441">
      <w:pPr>
        <w:rPr>
          <w:sz w:val="16"/>
        </w:rPr>
      </w:pPr>
      <w:r w:rsidRPr="00C57CFD">
        <w:rPr>
          <w:sz w:val="16"/>
        </w:rPr>
        <w:t xml:space="preserve">While there are significant gaps in coverage of the group’s activities, al-Qaeda appears to have been frustrated thus far in acquiring a nuclear capability; it is unclear whether the </w:t>
      </w:r>
      <w:proofErr w:type="spellStart"/>
      <w:r w:rsidRPr="00C57CFD">
        <w:rPr>
          <w:sz w:val="16"/>
        </w:rPr>
        <w:t>the</w:t>
      </w:r>
      <w:proofErr w:type="spellEnd"/>
      <w:r w:rsidRPr="00C57CFD">
        <w:rPr>
          <w:sz w:val="16"/>
        </w:rPr>
        <w:t xml:space="preserve"> group has acquired weapons-usable nuclear material or the expertise needed to make such material into a bomb. Furthermore, pressure from a broad range of counter-terrorist actions probably has reduced the group’s ability to manage large, complex projects, but has not eliminated the danger. However, </w:t>
      </w:r>
      <w:r w:rsidRPr="00460AE0">
        <w:rPr>
          <w:rStyle w:val="StyleUnderline"/>
        </w:rPr>
        <w:t>there is no sign the group has abandoned its nuclear ambitions</w:t>
      </w:r>
      <w:r w:rsidRPr="00C57CFD">
        <w:rPr>
          <w:sz w:val="16"/>
        </w:rPr>
        <w:t>. On the contrary, leadership statements as recently as 2008 indicate that the intention to acquire and use nuclear weapons is as strong as ever.</w:t>
      </w:r>
    </w:p>
    <w:p w:rsidR="00933441" w:rsidRDefault="00933441" w:rsidP="00933441">
      <w:pPr>
        <w:pStyle w:val="Heading4"/>
      </w:pPr>
      <w:r>
        <w:t xml:space="preserve">There are </w:t>
      </w:r>
      <w:r w:rsidRPr="00D059B5">
        <w:rPr>
          <w:u w:val="single"/>
        </w:rPr>
        <w:t>materials</w:t>
      </w:r>
      <w:r>
        <w:t xml:space="preserve">, </w:t>
      </w:r>
      <w:r w:rsidRPr="00D059B5">
        <w:rPr>
          <w:u w:val="single"/>
        </w:rPr>
        <w:t>expertise</w:t>
      </w:r>
      <w:r>
        <w:t xml:space="preserve">, and </w:t>
      </w:r>
      <w:r w:rsidRPr="00D059B5">
        <w:rPr>
          <w:u w:val="single"/>
        </w:rPr>
        <w:t>motives</w:t>
      </w:r>
    </w:p>
    <w:p w:rsidR="00933441" w:rsidRPr="00F93756" w:rsidRDefault="00933441" w:rsidP="00933441">
      <w:pPr>
        <w:rPr>
          <w:sz w:val="16"/>
          <w:szCs w:val="16"/>
        </w:rPr>
      </w:pPr>
      <w:proofErr w:type="spellStart"/>
      <w:r>
        <w:rPr>
          <w:rStyle w:val="Style13ptBold"/>
        </w:rPr>
        <w:t>Jaspal</w:t>
      </w:r>
      <w:proofErr w:type="spellEnd"/>
      <w:r>
        <w:rPr>
          <w:rStyle w:val="Style13ptBold"/>
        </w:rPr>
        <w:t xml:space="preserve"> 12</w:t>
      </w:r>
      <w:r w:rsidRPr="00F93756">
        <w:rPr>
          <w:sz w:val="16"/>
          <w:szCs w:val="16"/>
        </w:rPr>
        <w:t xml:space="preserve"> – </w:t>
      </w:r>
      <w:proofErr w:type="spellStart"/>
      <w:r w:rsidRPr="00F93756">
        <w:rPr>
          <w:sz w:val="16"/>
          <w:szCs w:val="16"/>
        </w:rPr>
        <w:t>Zafar</w:t>
      </w:r>
      <w:proofErr w:type="spellEnd"/>
      <w:r w:rsidRPr="00F93756">
        <w:rPr>
          <w:sz w:val="16"/>
          <w:szCs w:val="16"/>
        </w:rPr>
        <w:t xml:space="preserve"> is a professor of international relations at Quaid-i-</w:t>
      </w:r>
      <w:proofErr w:type="spellStart"/>
      <w:r w:rsidRPr="00F93756">
        <w:rPr>
          <w:sz w:val="16"/>
          <w:szCs w:val="16"/>
        </w:rPr>
        <w:t>Azam</w:t>
      </w:r>
      <w:proofErr w:type="spellEnd"/>
      <w:r w:rsidRPr="00F93756">
        <w:rPr>
          <w:sz w:val="16"/>
          <w:szCs w:val="16"/>
        </w:rPr>
        <w:t>. (“Nuclear/Radiological Terrorism: Myth or Reality?” Journal of Political Studies, Vol. 19, Issue - 1, 2012, http://pu.edu.pk/images/journal/pols/pdf-files/Nuclear%20Radiological%20terrorism%20Jaspa_Vol_19_Issue_1_2012.pdf)</w:t>
      </w:r>
    </w:p>
    <w:p w:rsidR="00933441" w:rsidRPr="00BC2CA3" w:rsidRDefault="00933441" w:rsidP="00933441">
      <w:pPr>
        <w:rPr>
          <w:sz w:val="16"/>
        </w:rPr>
      </w:pPr>
      <w:r w:rsidRPr="00BC2CA3">
        <w:rPr>
          <w:sz w:val="16"/>
        </w:rPr>
        <w:t xml:space="preserve">The </w:t>
      </w:r>
      <w:r w:rsidRPr="00BC2CA3">
        <w:rPr>
          <w:rStyle w:val="StyleUnderline"/>
        </w:rPr>
        <w:t>misperception, miscalculation and</w:t>
      </w:r>
      <w:r w:rsidRPr="00BC2CA3">
        <w:rPr>
          <w:sz w:val="16"/>
        </w:rPr>
        <w:t xml:space="preserve"> above all </w:t>
      </w:r>
      <w:r w:rsidRPr="00BC2CA3">
        <w:rPr>
          <w:rStyle w:val="StyleUnderline"/>
        </w:rPr>
        <w:t>ignorance</w:t>
      </w:r>
      <w:r w:rsidRPr="00BC2CA3">
        <w:rPr>
          <w:sz w:val="16"/>
        </w:rPr>
        <w:t xml:space="preserve"> of the ruling elite </w:t>
      </w:r>
      <w:r w:rsidRPr="00BC2CA3">
        <w:rPr>
          <w:rStyle w:val="StyleUnderline"/>
        </w:rPr>
        <w:t>about security puzzles are perilous for the national security of a state</w:t>
      </w:r>
      <w:r w:rsidRPr="00BC2CA3">
        <w:rPr>
          <w:sz w:val="16"/>
        </w:rPr>
        <w:t xml:space="preserve">. Indeed, in an age of transnational terrorism and unprecedented dissemination of dual-use nuclear technology, </w:t>
      </w:r>
      <w:r w:rsidRPr="00235D53">
        <w:rPr>
          <w:rStyle w:val="StyleUnderline"/>
          <w:highlight w:val="cyan"/>
        </w:rPr>
        <w:t>ignoring nuclear terrorism</w:t>
      </w:r>
      <w:r w:rsidRPr="00BC2CA3">
        <w:rPr>
          <w:rStyle w:val="StyleUnderline"/>
        </w:rPr>
        <w:t xml:space="preserve"> threat </w:t>
      </w:r>
      <w:r w:rsidRPr="00235D53">
        <w:rPr>
          <w:rStyle w:val="StyleUnderline"/>
          <w:highlight w:val="cyan"/>
        </w:rPr>
        <w:t>is</w:t>
      </w:r>
      <w:r w:rsidRPr="00BC2CA3">
        <w:rPr>
          <w:rStyle w:val="StyleUnderline"/>
        </w:rPr>
        <w:t xml:space="preserve"> an </w:t>
      </w:r>
      <w:r w:rsidRPr="00235D53">
        <w:rPr>
          <w:rStyle w:val="Emphasis"/>
          <w:highlight w:val="cyan"/>
        </w:rPr>
        <w:t>imprudent</w:t>
      </w:r>
      <w:r w:rsidRPr="00BC2CA3">
        <w:rPr>
          <w:rStyle w:val="Emphasis"/>
        </w:rPr>
        <w:t xml:space="preserve"> policy choice</w:t>
      </w:r>
      <w:r w:rsidRPr="00BC2CA3">
        <w:rPr>
          <w:sz w:val="16"/>
        </w:rPr>
        <w:t xml:space="preserve">. The incapability of terrorist organizations to engineer fissile material does not eliminate completely the possibility of nuclear terrorism. At the same time, </w:t>
      </w:r>
      <w:r w:rsidRPr="00235D53">
        <w:rPr>
          <w:rStyle w:val="StyleUnderline"/>
          <w:highlight w:val="cyan"/>
        </w:rPr>
        <w:t>the absence of an example</w:t>
      </w:r>
      <w:r w:rsidRPr="00BC2CA3">
        <w:rPr>
          <w:sz w:val="16"/>
        </w:rPr>
        <w:t xml:space="preserve"> or precedent of a nuclear/ radiological terrorism </w:t>
      </w:r>
      <w:r w:rsidRPr="00235D53">
        <w:rPr>
          <w:rStyle w:val="StyleUnderline"/>
          <w:highlight w:val="cyan"/>
        </w:rPr>
        <w:t>does not qualify the assertion that</w:t>
      </w:r>
      <w:r w:rsidRPr="00BC2CA3">
        <w:rPr>
          <w:rStyle w:val="StyleUnderline"/>
        </w:rPr>
        <w:t xml:space="preserve"> the </w:t>
      </w:r>
      <w:r w:rsidRPr="00235D53">
        <w:rPr>
          <w:rStyle w:val="StyleUnderline"/>
          <w:highlight w:val="cyan"/>
        </w:rPr>
        <w:t>nuclear</w:t>
      </w:r>
      <w:r w:rsidRPr="00BC2CA3">
        <w:rPr>
          <w:rStyle w:val="StyleUnderline"/>
        </w:rPr>
        <w:t xml:space="preserve">/radiological </w:t>
      </w:r>
      <w:r w:rsidRPr="00235D53">
        <w:rPr>
          <w:rStyle w:val="StyleUnderline"/>
          <w:highlight w:val="cyan"/>
        </w:rPr>
        <w:t>terrorism</w:t>
      </w:r>
      <w:r w:rsidRPr="00BC2CA3">
        <w:rPr>
          <w:rStyle w:val="StyleUnderline"/>
        </w:rPr>
        <w:t xml:space="preserve"> </w:t>
      </w:r>
      <w:r w:rsidRPr="00235D53">
        <w:rPr>
          <w:rStyle w:val="StyleUnderline"/>
          <w:highlight w:val="cyan"/>
        </w:rPr>
        <w:t>ought</w:t>
      </w:r>
      <w:r w:rsidRPr="00604FB4">
        <w:rPr>
          <w:rStyle w:val="StyleUnderline"/>
        </w:rPr>
        <w:t xml:space="preserve"> to be </w:t>
      </w:r>
      <w:r w:rsidRPr="00235D53">
        <w:rPr>
          <w:rStyle w:val="StyleUnderline"/>
          <w:highlight w:val="cyan"/>
        </w:rPr>
        <w:t>remain</w:t>
      </w:r>
      <w:r w:rsidRPr="00604FB4">
        <w:rPr>
          <w:rStyle w:val="StyleUnderline"/>
        </w:rPr>
        <w:t xml:space="preserve">ed </w:t>
      </w:r>
      <w:r w:rsidRPr="00235D53">
        <w:rPr>
          <w:rStyle w:val="StyleUnderline"/>
          <w:highlight w:val="cyan"/>
        </w:rPr>
        <w:t>a myth</w:t>
      </w:r>
      <w:r w:rsidRPr="00BC2CA3">
        <w:rPr>
          <w:rStyle w:val="StyleUnderline"/>
        </w:rPr>
        <w:t>.</w:t>
      </w:r>
      <w:r w:rsidRPr="00BC2CA3">
        <w:rPr>
          <w:sz w:val="16"/>
        </w:rPr>
        <w:t xml:space="preserve"> </w:t>
      </w:r>
    </w:p>
    <w:p w:rsidR="00933441" w:rsidRPr="001F7BEA" w:rsidRDefault="00933441" w:rsidP="00933441">
      <w:pPr>
        <w:rPr>
          <w:sz w:val="16"/>
        </w:rPr>
      </w:pPr>
      <w:r w:rsidRPr="001F7BEA">
        <w:rPr>
          <w:sz w:val="16"/>
        </w:rPr>
        <w:t xml:space="preserve">Farsighted rationality obligates that </w:t>
      </w:r>
      <w:r w:rsidRPr="001F7BEA">
        <w:rPr>
          <w:rStyle w:val="StyleUnderline"/>
        </w:rPr>
        <w:t>one should not miscalculate transnational terrorist groups</w:t>
      </w:r>
      <w:r w:rsidRPr="001F7BEA">
        <w:rPr>
          <w:sz w:val="16"/>
        </w:rPr>
        <w:t xml:space="preserve"> — whose behavior suggests that they have a death wish — of acquiring nuclear, radiological, chemical and biological material producing capabilities. In addition, one could be sensible about the published information that </w:t>
      </w:r>
      <w:r w:rsidRPr="00235D53">
        <w:rPr>
          <w:rStyle w:val="StyleUnderline"/>
          <w:highlight w:val="cyan"/>
        </w:rPr>
        <w:t>huge amount of nuclear material is spread around the globe</w:t>
      </w:r>
      <w:r w:rsidRPr="001F7BEA">
        <w:rPr>
          <w:sz w:val="16"/>
        </w:rPr>
        <w:t xml:space="preserve">. According to estimate </w:t>
      </w:r>
      <w:r w:rsidRPr="00235D53">
        <w:rPr>
          <w:rStyle w:val="StyleUnderline"/>
          <w:highlight w:val="cyan"/>
        </w:rPr>
        <w:t>it is enough to build</w:t>
      </w:r>
      <w:r w:rsidRPr="001F7BEA">
        <w:rPr>
          <w:rStyle w:val="StyleUnderline"/>
        </w:rPr>
        <w:t xml:space="preserve"> more than </w:t>
      </w:r>
      <w:r w:rsidRPr="00235D53">
        <w:rPr>
          <w:rStyle w:val="StyleUnderline"/>
          <w:highlight w:val="cyan"/>
        </w:rPr>
        <w:t>120,000 Hiroshima</w:t>
      </w:r>
      <w:r w:rsidRPr="001F7BEA">
        <w:rPr>
          <w:rStyle w:val="StyleUnderline"/>
        </w:rPr>
        <w:t xml:space="preserve">-sized nuclear </w:t>
      </w:r>
      <w:r w:rsidRPr="00235D53">
        <w:rPr>
          <w:rStyle w:val="StyleUnderline"/>
          <w:highlight w:val="cyan"/>
        </w:rPr>
        <w:t>bombs</w:t>
      </w:r>
      <w:r w:rsidRPr="001F7BEA">
        <w:rPr>
          <w:rStyle w:val="StyleUnderline"/>
        </w:rPr>
        <w:t xml:space="preserve"> </w:t>
      </w:r>
      <w:r w:rsidRPr="001F7BEA">
        <w:rPr>
          <w:sz w:val="16"/>
        </w:rPr>
        <w:t xml:space="preserve">(Fissile Material Working Group, 2010, April 1). The alarming fact is that </w:t>
      </w:r>
      <w:r w:rsidRPr="001F7BEA">
        <w:rPr>
          <w:rStyle w:val="StyleUnderline"/>
        </w:rPr>
        <w:t xml:space="preserve">a few </w:t>
      </w:r>
      <w:r w:rsidRPr="00235D53">
        <w:rPr>
          <w:rStyle w:val="StyleUnderline"/>
          <w:highlight w:val="cyan"/>
        </w:rPr>
        <w:t>storage sites</w:t>
      </w:r>
      <w:r w:rsidRPr="001F7BEA">
        <w:rPr>
          <w:rStyle w:val="StyleUnderline"/>
        </w:rPr>
        <w:t xml:space="preserve"> of nuclear/radiological materials </w:t>
      </w:r>
      <w:r w:rsidRPr="00235D53">
        <w:rPr>
          <w:rStyle w:val="StyleUnderline"/>
          <w:highlight w:val="cyan"/>
        </w:rPr>
        <w:t>are inadequately secured</w:t>
      </w:r>
      <w:r w:rsidRPr="001F7BEA">
        <w:rPr>
          <w:rStyle w:val="StyleUnderline"/>
        </w:rPr>
        <w:t xml:space="preserve"> </w:t>
      </w:r>
      <w:r w:rsidRPr="00235D53">
        <w:rPr>
          <w:rStyle w:val="StyleUnderline"/>
          <w:highlight w:val="cyan"/>
        </w:rPr>
        <w:t>and</w:t>
      </w:r>
      <w:r w:rsidRPr="001F7BEA">
        <w:rPr>
          <w:rStyle w:val="StyleUnderline"/>
        </w:rPr>
        <w:t xml:space="preserve"> continue to be accumulated </w:t>
      </w:r>
      <w:r w:rsidRPr="00235D53">
        <w:rPr>
          <w:rStyle w:val="StyleUnderline"/>
          <w:highlight w:val="cyan"/>
        </w:rPr>
        <w:t>in unstable regions</w:t>
      </w:r>
      <w:r w:rsidRPr="001F7BEA">
        <w:rPr>
          <w:sz w:val="16"/>
        </w:rPr>
        <w:t xml:space="preserve"> (</w:t>
      </w:r>
      <w:proofErr w:type="spellStart"/>
      <w:r w:rsidRPr="001F7BEA">
        <w:rPr>
          <w:sz w:val="16"/>
        </w:rPr>
        <w:t>Sambaiew</w:t>
      </w:r>
      <w:proofErr w:type="spellEnd"/>
      <w:r w:rsidRPr="001F7BEA">
        <w:rPr>
          <w:sz w:val="16"/>
        </w:rPr>
        <w:t xml:space="preserve">, 2010, February). Attempts at stealing fissile material had already been discovered (Din &amp; </w:t>
      </w:r>
      <w:proofErr w:type="spellStart"/>
      <w:r w:rsidRPr="001F7BEA">
        <w:rPr>
          <w:sz w:val="16"/>
        </w:rPr>
        <w:t>Zhiwei</w:t>
      </w:r>
      <w:proofErr w:type="spellEnd"/>
      <w:r w:rsidRPr="001F7BEA">
        <w:rPr>
          <w:sz w:val="16"/>
        </w:rPr>
        <w:t xml:space="preserve">, 2003: 18). </w:t>
      </w:r>
    </w:p>
    <w:p w:rsidR="00933441" w:rsidRPr="000A27F1" w:rsidRDefault="00933441" w:rsidP="00933441">
      <w:pPr>
        <w:rPr>
          <w:sz w:val="16"/>
        </w:rPr>
      </w:pPr>
      <w:r w:rsidRPr="000A27F1">
        <w:rPr>
          <w:sz w:val="16"/>
        </w:rPr>
        <w:t xml:space="preserve">Numerous evidences confirm that terrorist groups had aspired to acquire fissile material for their terrorist acts. Late Osama bin Laden, the founder of al Qaeda stated that acquiring nuclear weapons was </w:t>
      </w:r>
      <w:proofErr w:type="spellStart"/>
      <w:r w:rsidRPr="000A27F1">
        <w:rPr>
          <w:sz w:val="16"/>
        </w:rPr>
        <w:t>a“religious</w:t>
      </w:r>
      <w:proofErr w:type="spellEnd"/>
      <w:r w:rsidRPr="000A27F1">
        <w:rPr>
          <w:sz w:val="16"/>
        </w:rPr>
        <w:t xml:space="preserve"> duty” (</w:t>
      </w:r>
      <w:proofErr w:type="spellStart"/>
      <w:r w:rsidRPr="000A27F1">
        <w:rPr>
          <w:sz w:val="16"/>
        </w:rPr>
        <w:t>Yusufzai</w:t>
      </w:r>
      <w:proofErr w:type="spellEnd"/>
      <w:r w:rsidRPr="000A27F1">
        <w:rPr>
          <w:sz w:val="16"/>
        </w:rPr>
        <w:t>, 1999, January 11). The IAEA also reported that “al-Qaeda was actively seeking an atomic bomb.” Jamal Ahmad al-</w:t>
      </w:r>
      <w:proofErr w:type="spellStart"/>
      <w:r w:rsidRPr="000A27F1">
        <w:rPr>
          <w:sz w:val="16"/>
        </w:rPr>
        <w:t>Fadl</w:t>
      </w:r>
      <w:proofErr w:type="spellEnd"/>
      <w:r w:rsidRPr="000A27F1">
        <w:rPr>
          <w:sz w:val="16"/>
        </w:rPr>
        <w:t xml:space="preserve">, a dissenter of Al Qaeda, in his trial testimony had “revealed his extensive but unsuccessful efforts to acquire enriched uranium for al-Qaeda” (Allison, 2010, January: 11). On November 9, 2001, Osama bin Laden claimed that “we have chemical and nuclear weapons as a deterrent and if America used them against us we reserve the right to use them (Mir, 2001, November 10).” On May 28, 2010, Sultan </w:t>
      </w:r>
      <w:proofErr w:type="spellStart"/>
      <w:r w:rsidRPr="000A27F1">
        <w:rPr>
          <w:sz w:val="16"/>
        </w:rPr>
        <w:t>Bashiruddin</w:t>
      </w:r>
      <w:proofErr w:type="spellEnd"/>
      <w:r w:rsidRPr="000A27F1">
        <w:rPr>
          <w:sz w:val="16"/>
        </w:rPr>
        <w:t xml:space="preserve"> </w:t>
      </w:r>
      <w:proofErr w:type="spellStart"/>
      <w:r w:rsidRPr="000A27F1">
        <w:rPr>
          <w:sz w:val="16"/>
        </w:rPr>
        <w:t>Mahmood</w:t>
      </w:r>
      <w:proofErr w:type="spellEnd"/>
      <w:r w:rsidRPr="000A27F1">
        <w:rPr>
          <w:sz w:val="16"/>
        </w:rPr>
        <w:t xml:space="preserve">, a Pakistani nuclear scientist confessed that he met Osama bin Laden. He claimed that “I met Osama bin Laden before 9/11 not to give him nuclear know-how, but to seek funds for establishing a technical college in Kabul (Syed, 2010, May 29).” He was arrested in 2003 and after extensive interrogation by American and Pakistani intelligence agencies he was released (Syed, 2010, May 29). Agreed, Mr. </w:t>
      </w:r>
      <w:proofErr w:type="spellStart"/>
      <w:r w:rsidRPr="000A27F1">
        <w:rPr>
          <w:sz w:val="16"/>
        </w:rPr>
        <w:t>Mahmood</w:t>
      </w:r>
      <w:proofErr w:type="spellEnd"/>
      <w:r w:rsidRPr="000A27F1">
        <w:rPr>
          <w:sz w:val="16"/>
        </w:rPr>
        <w:t xml:space="preserve"> did not share nuclear know-how with </w:t>
      </w:r>
      <w:r w:rsidRPr="00235D53">
        <w:rPr>
          <w:rStyle w:val="StyleUnderline"/>
          <w:highlight w:val="cyan"/>
        </w:rPr>
        <w:t>Al</w:t>
      </w:r>
      <w:r w:rsidRPr="000A27F1">
        <w:rPr>
          <w:rStyle w:val="StyleUnderline"/>
        </w:rPr>
        <w:t xml:space="preserve"> </w:t>
      </w:r>
      <w:r w:rsidRPr="00235D53">
        <w:rPr>
          <w:rStyle w:val="StyleUnderline"/>
          <w:highlight w:val="cyan"/>
        </w:rPr>
        <w:t>Qaeda</w:t>
      </w:r>
      <w:r w:rsidRPr="000A27F1">
        <w:rPr>
          <w:sz w:val="16"/>
        </w:rPr>
        <w:t xml:space="preserve">, but his meeting with Osama establishes the fact that the terrorist organization </w:t>
      </w:r>
      <w:r w:rsidRPr="000A27F1">
        <w:rPr>
          <w:rStyle w:val="StyleUnderline"/>
        </w:rPr>
        <w:t>was in contact with nuclear scientists</w:t>
      </w:r>
      <w:r w:rsidRPr="000A27F1">
        <w:rPr>
          <w:sz w:val="16"/>
        </w:rPr>
        <w:t xml:space="preserve">. Second, </w:t>
      </w:r>
      <w:r w:rsidRPr="000A27F1">
        <w:rPr>
          <w:rStyle w:val="StyleUnderline"/>
        </w:rPr>
        <w:t xml:space="preserve">the terrorist group </w:t>
      </w:r>
      <w:r w:rsidRPr="00235D53">
        <w:rPr>
          <w:rStyle w:val="StyleUnderline"/>
          <w:highlight w:val="cyan"/>
        </w:rPr>
        <w:t>has sympathizers in</w:t>
      </w:r>
      <w:r w:rsidRPr="000A27F1">
        <w:rPr>
          <w:rStyle w:val="StyleUnderline"/>
        </w:rPr>
        <w:t xml:space="preserve"> the </w:t>
      </w:r>
      <w:r w:rsidRPr="00235D53">
        <w:rPr>
          <w:rStyle w:val="StyleUnderline"/>
          <w:highlight w:val="cyan"/>
        </w:rPr>
        <w:t>nuclear scientific bureaucracies</w:t>
      </w:r>
      <w:r w:rsidRPr="000A27F1">
        <w:rPr>
          <w:sz w:val="16"/>
        </w:rPr>
        <w:t xml:space="preserve">. It also authenticates bin Laden’s Deputy </w:t>
      </w:r>
      <w:proofErr w:type="spellStart"/>
      <w:r w:rsidRPr="000A27F1">
        <w:rPr>
          <w:sz w:val="16"/>
        </w:rPr>
        <w:t>Ayman</w:t>
      </w:r>
      <w:proofErr w:type="spellEnd"/>
      <w:r w:rsidRPr="000A27F1">
        <w:rPr>
          <w:sz w:val="16"/>
        </w:rPr>
        <w:t xml:space="preserve"> Zawahiri’s claim which he made in December 2001: “</w:t>
      </w:r>
      <w:r w:rsidRPr="00235D53">
        <w:rPr>
          <w:rStyle w:val="StyleUnderline"/>
          <w:highlight w:val="cyan"/>
        </w:rPr>
        <w:t>If you have $30 million, go to the black market</w:t>
      </w:r>
      <w:r w:rsidRPr="000A27F1">
        <w:rPr>
          <w:rStyle w:val="StyleUnderline"/>
        </w:rPr>
        <w:t xml:space="preserve"> in the central Asia, </w:t>
      </w:r>
      <w:r w:rsidRPr="00235D53">
        <w:rPr>
          <w:rStyle w:val="StyleUnderline"/>
          <w:highlight w:val="cyan"/>
        </w:rPr>
        <w:t xml:space="preserve">contact any </w:t>
      </w:r>
      <w:r w:rsidRPr="00235D53">
        <w:rPr>
          <w:rStyle w:val="Emphasis"/>
          <w:highlight w:val="cyan"/>
        </w:rPr>
        <w:t>disgruntled Soviet scientist</w:t>
      </w:r>
      <w:r w:rsidRPr="00235D53">
        <w:rPr>
          <w:rStyle w:val="StyleUnderline"/>
          <w:highlight w:val="cyan"/>
        </w:rPr>
        <w:t xml:space="preserve"> and</w:t>
      </w:r>
      <w:r w:rsidRPr="000A27F1">
        <w:rPr>
          <w:rStyle w:val="StyleUnderline"/>
        </w:rPr>
        <w:t xml:space="preserve"> a lot of </w:t>
      </w:r>
      <w:r w:rsidRPr="00235D53">
        <w:rPr>
          <w:rStyle w:val="StyleUnderline"/>
          <w:highlight w:val="cyan"/>
        </w:rPr>
        <w:t>dozens of</w:t>
      </w:r>
      <w:r w:rsidRPr="000A27F1">
        <w:rPr>
          <w:rStyle w:val="StyleUnderline"/>
        </w:rPr>
        <w:t xml:space="preserve"> smart briefcase </w:t>
      </w:r>
      <w:r w:rsidRPr="00235D53">
        <w:rPr>
          <w:rStyle w:val="StyleUnderline"/>
          <w:highlight w:val="cyan"/>
        </w:rPr>
        <w:t>bombs are available</w:t>
      </w:r>
      <w:r w:rsidRPr="000A27F1">
        <w:rPr>
          <w:sz w:val="16"/>
        </w:rPr>
        <w:t xml:space="preserve"> (Allison, 2010, January: 2).</w:t>
      </w:r>
    </w:p>
    <w:p w:rsidR="00933441" w:rsidRPr="000A27F1" w:rsidRDefault="00933441" w:rsidP="00933441">
      <w:pPr>
        <w:rPr>
          <w:sz w:val="16"/>
        </w:rPr>
      </w:pPr>
      <w:r w:rsidRPr="000A27F1">
        <w:rPr>
          <w:sz w:val="16"/>
        </w:rPr>
        <w:t xml:space="preserve">The </w:t>
      </w:r>
      <w:r w:rsidRPr="000A27F1">
        <w:rPr>
          <w:rStyle w:val="StyleUnderline"/>
        </w:rPr>
        <w:t>covert meetings</w:t>
      </w:r>
      <w:r w:rsidRPr="000A27F1">
        <w:rPr>
          <w:sz w:val="16"/>
        </w:rPr>
        <w:t xml:space="preserve"> between nuclear scientists and al Qaeda members </w:t>
      </w:r>
      <w:r w:rsidRPr="000A27F1">
        <w:rPr>
          <w:rStyle w:val="StyleUnderline"/>
        </w:rPr>
        <w:t>could not be interpreted as idle threats and thereby the threat of nuclear/radiological terrorism is real.</w:t>
      </w:r>
      <w:r w:rsidRPr="000A27F1">
        <w:rPr>
          <w:sz w:val="16"/>
        </w:rPr>
        <w:t xml:space="preserve"> The 33Defense Secretary Robert Gates admitted in 2008 that “what keeps every senior government leader awake at night is the thought of a terrorist ending up with a weapon of mass destruction, especially nuclear (Mueller, 2011, August 2).” Indeed, </w:t>
      </w:r>
      <w:r w:rsidRPr="000A27F1">
        <w:rPr>
          <w:rStyle w:val="StyleUnderline"/>
        </w:rPr>
        <w:t>the nuclear deterrence strategy cannot deter the transnational terrorist syndicate from nuclear/radiological terrorist attacks</w:t>
      </w:r>
      <w:r w:rsidRPr="000A27F1">
        <w:rPr>
          <w:sz w:val="16"/>
        </w:rPr>
        <w:t xml:space="preserve">. Daniel </w:t>
      </w:r>
      <w:proofErr w:type="spellStart"/>
      <w:r w:rsidRPr="000A27F1">
        <w:rPr>
          <w:sz w:val="16"/>
        </w:rPr>
        <w:t>Whiteneck</w:t>
      </w:r>
      <w:proofErr w:type="spellEnd"/>
      <w:r w:rsidRPr="000A27F1">
        <w:rPr>
          <w:sz w:val="16"/>
        </w:rPr>
        <w:t xml:space="preserve"> pointed out: </w:t>
      </w:r>
    </w:p>
    <w:p w:rsidR="00933441" w:rsidRDefault="00933441" w:rsidP="00933441">
      <w:pPr>
        <w:rPr>
          <w:sz w:val="16"/>
        </w:rPr>
      </w:pPr>
      <w:r w:rsidRPr="000A27F1">
        <w:rPr>
          <w:sz w:val="16"/>
        </w:rPr>
        <w:t xml:space="preserve">“Evidence suggests, for example, </w:t>
      </w:r>
      <w:r w:rsidRPr="00AE59C5">
        <w:rPr>
          <w:sz w:val="16"/>
        </w:rPr>
        <w:t xml:space="preserve">that </w:t>
      </w:r>
      <w:r w:rsidRPr="00235D53">
        <w:rPr>
          <w:rStyle w:val="StyleUnderline"/>
          <w:highlight w:val="cyan"/>
        </w:rPr>
        <w:t>al</w:t>
      </w:r>
      <w:r w:rsidRPr="000A27F1">
        <w:rPr>
          <w:rStyle w:val="StyleUnderline"/>
        </w:rPr>
        <w:t xml:space="preserve"> </w:t>
      </w:r>
      <w:r w:rsidRPr="00235D53">
        <w:rPr>
          <w:rStyle w:val="StyleUnderline"/>
          <w:highlight w:val="cyan"/>
        </w:rPr>
        <w:t>Qaeda</w:t>
      </w:r>
      <w:r w:rsidRPr="000A27F1">
        <w:rPr>
          <w:sz w:val="16"/>
        </w:rPr>
        <w:t xml:space="preserve"> might not only use WMD simply to demonstrate the magnitude of its capability but that it </w:t>
      </w:r>
      <w:r w:rsidRPr="00235D53">
        <w:rPr>
          <w:rStyle w:val="StyleUnderline"/>
          <w:highlight w:val="cyan"/>
        </w:rPr>
        <w:t>might</w:t>
      </w:r>
      <w:r w:rsidRPr="000A27F1">
        <w:rPr>
          <w:rStyle w:val="StyleUnderline"/>
        </w:rPr>
        <w:t xml:space="preserve"> </w:t>
      </w:r>
      <w:r w:rsidRPr="00235D53">
        <w:rPr>
          <w:rStyle w:val="StyleUnderline"/>
          <w:highlight w:val="cyan"/>
        </w:rPr>
        <w:t>actually welcome</w:t>
      </w:r>
      <w:r w:rsidRPr="000A27F1">
        <w:rPr>
          <w:rStyle w:val="StyleUnderline"/>
        </w:rPr>
        <w:t xml:space="preserve"> the escalation </w:t>
      </w:r>
      <w:r w:rsidRPr="00AE59C5">
        <w:rPr>
          <w:rStyle w:val="StyleUnderline"/>
        </w:rPr>
        <w:t xml:space="preserve">of </w:t>
      </w:r>
      <w:r w:rsidRPr="00235D53">
        <w:rPr>
          <w:rStyle w:val="StyleUnderline"/>
          <w:highlight w:val="cyan"/>
        </w:rPr>
        <w:t>a strong U.S. response</w:t>
      </w:r>
      <w:r w:rsidRPr="000A27F1">
        <w:rPr>
          <w:sz w:val="16"/>
        </w:rPr>
        <w:t xml:space="preserve">, </w:t>
      </w:r>
      <w:r w:rsidRPr="00235D53">
        <w:rPr>
          <w:rStyle w:val="StyleUnderline"/>
          <w:highlight w:val="cyan"/>
        </w:rPr>
        <w:t>especially if it included catalytic effects on</w:t>
      </w:r>
      <w:r w:rsidRPr="000A27F1">
        <w:rPr>
          <w:rStyle w:val="StyleUnderline"/>
        </w:rPr>
        <w:t xml:space="preserve"> governments and </w:t>
      </w:r>
      <w:r w:rsidRPr="00235D53">
        <w:rPr>
          <w:rStyle w:val="StyleUnderline"/>
          <w:highlight w:val="cyan"/>
        </w:rPr>
        <w:t>societies in the Muslim world</w:t>
      </w:r>
      <w:r w:rsidRPr="000A27F1">
        <w:rPr>
          <w:sz w:val="16"/>
        </w:rPr>
        <w:t>. An adversary that prefers escalation regardless of the consequences cannot be deterred” (</w:t>
      </w:r>
      <w:proofErr w:type="spellStart"/>
      <w:r w:rsidRPr="000A27F1">
        <w:rPr>
          <w:sz w:val="16"/>
        </w:rPr>
        <w:t>Whiteneck</w:t>
      </w:r>
      <w:proofErr w:type="spellEnd"/>
      <w:r w:rsidRPr="000A27F1">
        <w:rPr>
          <w:sz w:val="16"/>
        </w:rPr>
        <w:t xml:space="preserve">, 2005, </w:t>
      </w:r>
      <w:proofErr w:type="gramStart"/>
      <w:r w:rsidRPr="000A27F1">
        <w:rPr>
          <w:sz w:val="16"/>
        </w:rPr>
        <w:t>Summer</w:t>
      </w:r>
      <w:proofErr w:type="gramEnd"/>
      <w:r w:rsidRPr="000A27F1">
        <w:rPr>
          <w:sz w:val="16"/>
        </w:rPr>
        <w:t>: 187)</w:t>
      </w:r>
    </w:p>
    <w:p w:rsidR="00933441" w:rsidRPr="00933441" w:rsidRDefault="00933441" w:rsidP="00933441"/>
    <w:p w:rsidR="00933441" w:rsidRDefault="00933441" w:rsidP="00933441">
      <w:pPr>
        <w:pStyle w:val="Heading3"/>
      </w:pPr>
      <w:r>
        <w:t xml:space="preserve">Retaliation -- </w:t>
      </w:r>
      <w:proofErr w:type="spellStart"/>
      <w:r>
        <w:t>Ayson</w:t>
      </w:r>
      <w:proofErr w:type="spellEnd"/>
    </w:p>
    <w:p w:rsidR="00933441" w:rsidRDefault="00933441" w:rsidP="00933441">
      <w:pPr>
        <w:pStyle w:val="Heading4"/>
      </w:pPr>
      <w:r>
        <w:t>T</w:t>
      </w:r>
      <w:r w:rsidRPr="000C2838">
        <w:t>errorism causes extinction</w:t>
      </w:r>
      <w:r>
        <w:t>- retaliation</w:t>
      </w:r>
    </w:p>
    <w:p w:rsidR="00933441" w:rsidRPr="000C2838" w:rsidRDefault="00933441" w:rsidP="00933441">
      <w:proofErr w:type="spellStart"/>
      <w:r w:rsidRPr="000C2838">
        <w:rPr>
          <w:rStyle w:val="Style13ptBold"/>
        </w:rPr>
        <w:t>Ayson</w:t>
      </w:r>
      <w:proofErr w:type="spellEnd"/>
      <w:r w:rsidRPr="000C2838">
        <w:rPr>
          <w:rStyle w:val="Style13ptBold"/>
        </w:rPr>
        <w:t xml:space="preserve"> 10</w:t>
      </w:r>
      <w:r w:rsidRPr="000C2838">
        <w:t xml:space="preserve"> </w:t>
      </w:r>
      <w:r>
        <w:t xml:space="preserve">- Professor of Strategic Studies and Director of the Centre for Strategic Studies: New Zealand at the Victoria University of Wellington </w:t>
      </w:r>
      <w:r w:rsidRPr="000C2838">
        <w:t>(Robert, July. “After a Terrorist Nuclear Attack: Envisaging Catalytic Effects.” Studies in Conflict &amp; Terrorism, V</w:t>
      </w:r>
      <w:r>
        <w:t xml:space="preserve">ol. 33, Issue 7. </w:t>
      </w:r>
      <w:proofErr w:type="spellStart"/>
      <w:proofErr w:type="gramStart"/>
      <w:r>
        <w:t>InformaWorld</w:t>
      </w:r>
      <w:proofErr w:type="spellEnd"/>
      <w:r>
        <w:t>.)</w:t>
      </w:r>
      <w:proofErr w:type="gramEnd"/>
    </w:p>
    <w:p w:rsidR="00933441" w:rsidRDefault="00933441" w:rsidP="00933441">
      <w:pPr>
        <w:rPr>
          <w:sz w:val="14"/>
        </w:rPr>
      </w:pPr>
      <w:r w:rsidRPr="0045418F">
        <w:rPr>
          <w:sz w:val="14"/>
        </w:rPr>
        <w:t xml:space="preserve">But these two nuclear worlds—a non-state actor nuclear attack and a catastrophic interstate nuclear exchange—are not necessarily separable. It is just possible that </w:t>
      </w:r>
      <w:r w:rsidRPr="0045418F">
        <w:rPr>
          <w:rStyle w:val="StyleUnderline"/>
          <w:highlight w:val="green"/>
          <w:bdr w:val="single" w:sz="4" w:space="0" w:color="auto"/>
        </w:rPr>
        <w:t>some sort of terrorist attack</w:t>
      </w:r>
      <w:r w:rsidRPr="0045418F">
        <w:rPr>
          <w:sz w:val="14"/>
        </w:rPr>
        <w:t>, and especially an act of nuclear terrorism,</w:t>
      </w:r>
      <w:r w:rsidRPr="0045418F">
        <w:rPr>
          <w:rStyle w:val="StyleUnderline"/>
        </w:rPr>
        <w:t xml:space="preserve"> </w:t>
      </w:r>
      <w:r w:rsidRPr="00116F0F">
        <w:rPr>
          <w:rStyle w:val="StyleUnderline"/>
          <w:highlight w:val="green"/>
        </w:rPr>
        <w:t>could precipitate</w:t>
      </w:r>
      <w:r w:rsidRPr="00116F0F">
        <w:rPr>
          <w:rStyle w:val="StyleUnderline"/>
        </w:rPr>
        <w:t xml:space="preserve"> a chain of events leading to a massive exchange of nuclear weapons between two or more</w:t>
      </w:r>
      <w:r w:rsidRPr="0045418F">
        <w:rPr>
          <w:sz w:val="14"/>
        </w:rPr>
        <w:t xml:space="preserve"> of the </w:t>
      </w:r>
      <w:r w:rsidRPr="00116F0F">
        <w:rPr>
          <w:rStyle w:val="StyleUnderline"/>
        </w:rPr>
        <w:t>states</w:t>
      </w:r>
      <w:r w:rsidRPr="0045418F">
        <w:rPr>
          <w:sz w:val="14"/>
        </w:rPr>
        <w:t xml:space="preserve"> that possess them. In this context, today’s and tomorrow’s terrorist groups might assume the place allotted during the early Cold War years to new state possessors of small nuclear arsenals who were seen as </w:t>
      </w:r>
      <w:r w:rsidRPr="00116F0F">
        <w:rPr>
          <w:rStyle w:val="StyleUnderline"/>
        </w:rPr>
        <w:t xml:space="preserve">raising the risks of a </w:t>
      </w:r>
      <w:r w:rsidRPr="00116F0F">
        <w:rPr>
          <w:rStyle w:val="Emphasis"/>
          <w:highlight w:val="green"/>
        </w:rPr>
        <w:t>catalytic nuclear war</w:t>
      </w:r>
      <w:r w:rsidRPr="00116F0F">
        <w:rPr>
          <w:rStyle w:val="StyleUnderline"/>
        </w:rPr>
        <w:t xml:space="preserve"> </w:t>
      </w:r>
      <w:r w:rsidRPr="00116F0F">
        <w:rPr>
          <w:rStyle w:val="StyleUnderline"/>
          <w:highlight w:val="green"/>
        </w:rPr>
        <w:t>between</w:t>
      </w:r>
      <w:r w:rsidRPr="00116F0F">
        <w:rPr>
          <w:rStyle w:val="StyleUnderline"/>
        </w:rPr>
        <w:t xml:space="preserve"> the </w:t>
      </w:r>
      <w:r w:rsidRPr="00116F0F">
        <w:rPr>
          <w:rStyle w:val="StyleUnderline"/>
          <w:highlight w:val="green"/>
        </w:rPr>
        <w:t>superpowers</w:t>
      </w:r>
      <w:r w:rsidRPr="00116F0F">
        <w:rPr>
          <w:rStyle w:val="StyleUnderline"/>
        </w:rPr>
        <w:t xml:space="preserve"> started by third parties</w:t>
      </w:r>
      <w:r w:rsidRPr="0045418F">
        <w:rPr>
          <w:sz w:val="14"/>
        </w:rPr>
        <w:t>.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45418F">
        <w:rPr>
          <w:sz w:val="14"/>
        </w:rPr>
        <w:t>,40</w:t>
      </w:r>
      <w:proofErr w:type="gramEnd"/>
      <w:r w:rsidRPr="0045418F">
        <w:rPr>
          <w:sz w:val="14"/>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116F0F">
        <w:rPr>
          <w:rStyle w:val="StyleUnderline"/>
        </w:rPr>
        <w:t>at what stage would Russia and China be</w:t>
      </w:r>
      <w:r w:rsidRPr="0045418F">
        <w:rPr>
          <w:sz w:val="14"/>
        </w:rPr>
        <w:t xml:space="preserve"> definitely </w:t>
      </w:r>
      <w:r w:rsidRPr="00116F0F">
        <w:rPr>
          <w:rStyle w:val="StyleUnderline"/>
        </w:rPr>
        <w:t>ruled out</w:t>
      </w:r>
      <w:r w:rsidRPr="0045418F">
        <w:rPr>
          <w:sz w:val="14"/>
        </w:rPr>
        <w:t xml:space="preserve"> in this high stakes game of nuclear </w:t>
      </w:r>
      <w:proofErr w:type="spellStart"/>
      <w:r w:rsidRPr="0045418F">
        <w:rPr>
          <w:sz w:val="14"/>
        </w:rPr>
        <w:t>Cluedo</w:t>
      </w:r>
      <w:proofErr w:type="spellEnd"/>
      <w:r w:rsidRPr="0045418F">
        <w:rPr>
          <w:sz w:val="14"/>
        </w:rPr>
        <w:t>? In particular</w:t>
      </w:r>
      <w:r w:rsidRPr="00116F0F">
        <w:rPr>
          <w:rStyle w:val="StyleUnderline"/>
        </w:rPr>
        <w:t xml:space="preserve">, </w:t>
      </w:r>
      <w:r w:rsidRPr="00116F0F">
        <w:rPr>
          <w:rStyle w:val="StyleUnderline"/>
          <w:highlight w:val="green"/>
        </w:rPr>
        <w:t xml:space="preserve">if the act </w:t>
      </w:r>
      <w:r w:rsidRPr="0045418F">
        <w:rPr>
          <w:sz w:val="14"/>
        </w:rPr>
        <w:t>of nuclear terrorism</w:t>
      </w:r>
      <w:r w:rsidRPr="00116F0F">
        <w:rPr>
          <w:rStyle w:val="StyleUnderline"/>
        </w:rPr>
        <w:t xml:space="preserve"> </w:t>
      </w:r>
      <w:r w:rsidRPr="00116F0F">
        <w:rPr>
          <w:rStyle w:val="StyleUnderline"/>
          <w:highlight w:val="green"/>
        </w:rPr>
        <w:t>occurred against a backdrop of existing tension</w:t>
      </w:r>
      <w:r w:rsidRPr="00116F0F">
        <w:rPr>
          <w:rStyle w:val="StyleUnderline"/>
        </w:rPr>
        <w:t xml:space="preserve"> </w:t>
      </w:r>
      <w:r w:rsidRPr="0045418F">
        <w:rPr>
          <w:sz w:val="14"/>
        </w:rPr>
        <w:t>in Washington’s relations</w:t>
      </w:r>
      <w:r w:rsidRPr="00116F0F">
        <w:rPr>
          <w:rStyle w:val="StyleUnderline"/>
        </w:rPr>
        <w:t xml:space="preserve"> </w:t>
      </w:r>
      <w:r w:rsidRPr="00116F0F">
        <w:rPr>
          <w:rStyle w:val="StyleUnderline"/>
          <w:highlight w:val="green"/>
        </w:rPr>
        <w:t>with Russia</w:t>
      </w:r>
      <w:r w:rsidRPr="00116F0F">
        <w:rPr>
          <w:rStyle w:val="StyleUnderline"/>
        </w:rPr>
        <w:t xml:space="preserve"> and/</w:t>
      </w:r>
      <w:r w:rsidRPr="00116F0F">
        <w:rPr>
          <w:rStyle w:val="StyleUnderline"/>
          <w:highlight w:val="green"/>
        </w:rPr>
        <w:t>or China</w:t>
      </w:r>
      <w:r w:rsidRPr="0045418F">
        <w:rPr>
          <w:sz w:val="14"/>
        </w:rPr>
        <w:t xml:space="preserve">, and at a time when threats had already been traded between these major powers, </w:t>
      </w:r>
      <w:r w:rsidRPr="00116F0F">
        <w:rPr>
          <w:rStyle w:val="StyleUnderline"/>
          <w:highlight w:val="green"/>
        </w:rPr>
        <w:t xml:space="preserve">would </w:t>
      </w:r>
      <w:r w:rsidRPr="00116F0F">
        <w:rPr>
          <w:rStyle w:val="StyleUnderline"/>
        </w:rPr>
        <w:t xml:space="preserve">officials and </w:t>
      </w:r>
      <w:r w:rsidRPr="00116F0F">
        <w:rPr>
          <w:rStyle w:val="StyleUnderline"/>
          <w:highlight w:val="green"/>
        </w:rPr>
        <w:t xml:space="preserve">political leaders not be tempted to </w:t>
      </w:r>
      <w:r w:rsidRPr="00116F0F">
        <w:rPr>
          <w:rStyle w:val="Emphasis"/>
          <w:highlight w:val="green"/>
        </w:rPr>
        <w:t>assume the worst</w:t>
      </w:r>
      <w:r w:rsidRPr="0045418F">
        <w:rPr>
          <w:sz w:val="14"/>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45418F">
        <w:rPr>
          <w:rStyle w:val="StyleUnderline"/>
          <w:highlight w:val="green"/>
        </w:rPr>
        <w:t xml:space="preserve">Washington’s </w:t>
      </w:r>
      <w:r w:rsidRPr="00116F0F">
        <w:rPr>
          <w:rStyle w:val="StyleUnderline"/>
        </w:rPr>
        <w:t xml:space="preserve">early </w:t>
      </w:r>
      <w:r w:rsidRPr="0045418F">
        <w:rPr>
          <w:rStyle w:val="StyleUnderline"/>
          <w:highlight w:val="green"/>
        </w:rPr>
        <w:t>response</w:t>
      </w:r>
      <w:r w:rsidRPr="0045418F">
        <w:rPr>
          <w:sz w:val="14"/>
          <w:highlight w:val="green"/>
        </w:rPr>
        <w:t xml:space="preserve"> </w:t>
      </w:r>
      <w:r w:rsidRPr="0045418F">
        <w:rPr>
          <w:sz w:val="14"/>
        </w:rPr>
        <w:t xml:space="preserve">to a terrorist nuclear attack on its own soil </w:t>
      </w:r>
      <w:r w:rsidRPr="0045418F">
        <w:rPr>
          <w:rStyle w:val="StyleUnderline"/>
          <w:highlight w:val="green"/>
        </w:rPr>
        <w:t>might</w:t>
      </w:r>
      <w:r w:rsidRPr="0045418F">
        <w:rPr>
          <w:sz w:val="14"/>
          <w:highlight w:val="green"/>
        </w:rPr>
        <w:t xml:space="preserve"> </w:t>
      </w:r>
      <w:r w:rsidRPr="0045418F">
        <w:rPr>
          <w:sz w:val="14"/>
        </w:rPr>
        <w:t xml:space="preserve">also </w:t>
      </w:r>
      <w:r w:rsidRPr="0045418F">
        <w:rPr>
          <w:rStyle w:val="StyleUnderline"/>
          <w:highlight w:val="green"/>
        </w:rPr>
        <w:t xml:space="preserve">raise the possibility of </w:t>
      </w:r>
      <w:r w:rsidRPr="00116F0F">
        <w:rPr>
          <w:rStyle w:val="StyleUnderline"/>
        </w:rPr>
        <w:t>an unwanted</w:t>
      </w:r>
      <w:r w:rsidRPr="0045418F">
        <w:rPr>
          <w:sz w:val="14"/>
        </w:rPr>
        <w:t xml:space="preserve"> (and nuclear aided) </w:t>
      </w:r>
      <w:r w:rsidRPr="0045418F">
        <w:rPr>
          <w:rStyle w:val="StyleUnderline"/>
          <w:highlight w:val="green"/>
        </w:rPr>
        <w:t>confrontation</w:t>
      </w:r>
      <w:r w:rsidRPr="0045418F">
        <w:rPr>
          <w:sz w:val="14"/>
          <w:highlight w:val="green"/>
        </w:rPr>
        <w:t xml:space="preserve"> </w:t>
      </w:r>
      <w:r w:rsidRPr="0045418F">
        <w:rPr>
          <w:sz w:val="14"/>
        </w:rPr>
        <w:t xml:space="preserve">with Russia and/or China. For example, </w:t>
      </w:r>
      <w:r w:rsidRPr="0045418F">
        <w:rPr>
          <w:u w:val="single"/>
        </w:rPr>
        <w:t>in the noise and confusion during the immediate aftermath</w:t>
      </w:r>
      <w:r w:rsidRPr="0045418F">
        <w:rPr>
          <w:sz w:val="14"/>
        </w:rPr>
        <w:t xml:space="preserve"> of the terrorist nuclear attack, </w:t>
      </w:r>
      <w:r w:rsidRPr="00116F0F">
        <w:rPr>
          <w:rStyle w:val="StyleUnderline"/>
          <w:highlight w:val="green"/>
        </w:rPr>
        <w:t>the</w:t>
      </w:r>
      <w:r w:rsidRPr="00116F0F">
        <w:rPr>
          <w:rStyle w:val="StyleUnderline"/>
        </w:rPr>
        <w:t xml:space="preserve"> U.S. </w:t>
      </w:r>
      <w:r w:rsidRPr="0045418F">
        <w:rPr>
          <w:rStyle w:val="StyleUnderline"/>
          <w:highlight w:val="green"/>
        </w:rPr>
        <w:t>president might</w:t>
      </w:r>
      <w:r w:rsidRPr="00116F0F">
        <w:rPr>
          <w:rStyle w:val="StyleUnderline"/>
        </w:rPr>
        <w:t xml:space="preserve"> be expected to </w:t>
      </w:r>
      <w:r w:rsidRPr="00116F0F">
        <w:rPr>
          <w:rStyle w:val="StyleUnderline"/>
          <w:highlight w:val="green"/>
        </w:rPr>
        <w:t>place the country’s</w:t>
      </w:r>
      <w:r w:rsidRPr="0045418F">
        <w:rPr>
          <w:sz w:val="14"/>
        </w:rPr>
        <w:t xml:space="preserve"> armed forces, including its </w:t>
      </w:r>
      <w:r w:rsidRPr="00116F0F">
        <w:rPr>
          <w:rStyle w:val="StyleUnderline"/>
          <w:highlight w:val="green"/>
        </w:rPr>
        <w:t>nuclear arsenal, on a high</w:t>
      </w:r>
      <w:r w:rsidRPr="0045418F">
        <w:rPr>
          <w:sz w:val="14"/>
          <w:szCs w:val="14"/>
        </w:rPr>
        <w:t>er</w:t>
      </w:r>
      <w:r w:rsidRPr="00116F0F">
        <w:rPr>
          <w:rStyle w:val="StyleUnderline"/>
        </w:rPr>
        <w:t xml:space="preserve"> stage of </w:t>
      </w:r>
      <w:r w:rsidRPr="00116F0F">
        <w:rPr>
          <w:rStyle w:val="StyleUnderline"/>
          <w:highlight w:val="green"/>
        </w:rPr>
        <w:t>alert</w:t>
      </w:r>
      <w:r w:rsidRPr="0045418F">
        <w:rPr>
          <w:sz w:val="14"/>
        </w:rPr>
        <w:t xml:space="preserve">. In such a tense environment, when careful planning runs up against the friction of reality, </w:t>
      </w:r>
      <w:r w:rsidRPr="00116F0F">
        <w:rPr>
          <w:rStyle w:val="StyleUnderline"/>
        </w:rPr>
        <w:t xml:space="preserve">it is </w:t>
      </w:r>
      <w:r w:rsidRPr="0045418F">
        <w:rPr>
          <w:sz w:val="14"/>
        </w:rPr>
        <w:t xml:space="preserve">just </w:t>
      </w:r>
      <w:r w:rsidRPr="00116F0F">
        <w:rPr>
          <w:rStyle w:val="StyleUnderline"/>
        </w:rPr>
        <w:t xml:space="preserve">possible that </w:t>
      </w:r>
      <w:r w:rsidRPr="00116F0F">
        <w:rPr>
          <w:rStyle w:val="StyleUnderline"/>
          <w:highlight w:val="green"/>
        </w:rPr>
        <w:t>Moscow</w:t>
      </w:r>
      <w:r w:rsidRPr="00116F0F">
        <w:rPr>
          <w:rStyle w:val="StyleUnderline"/>
        </w:rPr>
        <w:t xml:space="preserve"> and/</w:t>
      </w:r>
      <w:r w:rsidRPr="00116F0F">
        <w:rPr>
          <w:rStyle w:val="StyleUnderline"/>
          <w:highlight w:val="green"/>
        </w:rPr>
        <w:t xml:space="preserve">or China might </w:t>
      </w:r>
      <w:r w:rsidRPr="0045418F">
        <w:rPr>
          <w:rStyle w:val="StyleUnderline"/>
        </w:rPr>
        <w:t xml:space="preserve">mistakenly </w:t>
      </w:r>
      <w:r w:rsidRPr="00116F0F">
        <w:rPr>
          <w:rStyle w:val="StyleUnderline"/>
          <w:highlight w:val="green"/>
        </w:rPr>
        <w:t xml:space="preserve">read this </w:t>
      </w:r>
      <w:r w:rsidRPr="0045418F">
        <w:rPr>
          <w:rStyle w:val="StyleUnderline"/>
          <w:highlight w:val="green"/>
        </w:rPr>
        <w:t xml:space="preserve">as </w:t>
      </w:r>
      <w:r w:rsidRPr="00116F0F">
        <w:rPr>
          <w:rStyle w:val="StyleUnderline"/>
        </w:rPr>
        <w:t xml:space="preserve">a sign of U.S. </w:t>
      </w:r>
      <w:r w:rsidRPr="0045418F">
        <w:rPr>
          <w:rStyle w:val="StyleUnderline"/>
          <w:highlight w:val="green"/>
        </w:rPr>
        <w:t>intention</w:t>
      </w:r>
      <w:r w:rsidRPr="0045418F">
        <w:rPr>
          <w:sz w:val="14"/>
        </w:rPr>
        <w:t xml:space="preserve">s </w:t>
      </w:r>
      <w:r w:rsidRPr="0045418F">
        <w:rPr>
          <w:rStyle w:val="StyleUnderline"/>
          <w:highlight w:val="green"/>
        </w:rPr>
        <w:t>to use force</w:t>
      </w:r>
      <w:r w:rsidRPr="0045418F">
        <w:rPr>
          <w:sz w:val="14"/>
          <w:highlight w:val="green"/>
        </w:rPr>
        <w:t xml:space="preserve"> </w:t>
      </w:r>
      <w:r w:rsidRPr="0045418F">
        <w:rPr>
          <w:sz w:val="14"/>
        </w:rPr>
        <w:t xml:space="preserve">(and possibly nuclear force) against them. In that situation, the </w:t>
      </w:r>
      <w:r w:rsidRPr="00116F0F">
        <w:rPr>
          <w:rStyle w:val="StyleUnderline"/>
          <w:highlight w:val="green"/>
        </w:rPr>
        <w:t>temptations to preempt</w:t>
      </w:r>
      <w:r w:rsidRPr="00116F0F">
        <w:rPr>
          <w:rStyle w:val="StyleUnderline"/>
        </w:rPr>
        <w:t xml:space="preserve"> </w:t>
      </w:r>
      <w:r w:rsidRPr="0045418F">
        <w:rPr>
          <w:sz w:val="14"/>
        </w:rPr>
        <w:t>such actions might</w:t>
      </w:r>
      <w:r w:rsidRPr="00116F0F">
        <w:rPr>
          <w:rStyle w:val="StyleUnderline"/>
        </w:rPr>
        <w:t xml:space="preserve"> </w:t>
      </w:r>
      <w:r w:rsidRPr="00116F0F">
        <w:rPr>
          <w:rStyle w:val="StyleUnderline"/>
          <w:highlight w:val="green"/>
        </w:rPr>
        <w:t>grow</w:t>
      </w:r>
      <w:r w:rsidRPr="0045418F">
        <w:rPr>
          <w:sz w:val="14"/>
        </w:rPr>
        <w:t>, although it must be admitted that any preemption would probably still meet with a devastating response. As part of its initial response to the act of nuclear terrorism (as discussed earlier)</w:t>
      </w:r>
      <w:r w:rsidRPr="0045418F">
        <w:rPr>
          <w:rStyle w:val="apple-converted-space"/>
          <w:color w:val="000000"/>
          <w:sz w:val="14"/>
        </w:rPr>
        <w:t> </w:t>
      </w:r>
      <w:r w:rsidRPr="0045418F">
        <w:rPr>
          <w:sz w:val="14"/>
        </w:rPr>
        <w:t>Washington might decide to order a significant conventional (or nuclear) retaliatory or disarming attack against the leadership of the terrorist group and/or states</w:t>
      </w:r>
      <w:r w:rsidRPr="0045418F">
        <w:rPr>
          <w:rStyle w:val="apple-converted-space"/>
          <w:color w:val="000000"/>
          <w:sz w:val="14"/>
        </w:rPr>
        <w:t> </w:t>
      </w:r>
      <w:r w:rsidRPr="0045418F">
        <w:rPr>
          <w:sz w:val="14"/>
        </w:rPr>
        <w:t>seen to support that group. Depending on the identity and especially the location of these targets,</w:t>
      </w:r>
      <w:r w:rsidRPr="0045418F">
        <w:rPr>
          <w:rStyle w:val="apple-converted-space"/>
          <w:color w:val="000000"/>
          <w:sz w:val="14"/>
        </w:rPr>
        <w:t> </w:t>
      </w:r>
      <w:r w:rsidRPr="0045418F">
        <w:rPr>
          <w:sz w:val="14"/>
        </w:rPr>
        <w:t>Russia and/or China might interpret such action as being far too close for their comfort,</w:t>
      </w:r>
      <w:r w:rsidRPr="0045418F">
        <w:rPr>
          <w:rStyle w:val="apple-converted-space"/>
          <w:color w:val="000000"/>
          <w:sz w:val="14"/>
        </w:rPr>
        <w:t> </w:t>
      </w:r>
      <w:r w:rsidRPr="0045418F">
        <w:rPr>
          <w:sz w:val="14"/>
        </w:rPr>
        <w:t xml:space="preserve">and potentially as an infringement on their spheres of influence and even on their sovereignty. One far-fetched but perhaps not impossible scenario might stem from a judgment in Washington that some of the main aiders and </w:t>
      </w:r>
      <w:proofErr w:type="spellStart"/>
      <w:r w:rsidRPr="0045418F">
        <w:rPr>
          <w:sz w:val="14"/>
        </w:rPr>
        <w:t>abetters</w:t>
      </w:r>
      <w:proofErr w:type="spellEnd"/>
      <w:r w:rsidRPr="0045418F">
        <w:rPr>
          <w:sz w:val="14"/>
        </w:rPr>
        <w:t xml:space="preserve"> of the terrorist action resided somewhere such as Chechnya, perhaps in connection with what Allison claims is the “Chechen insurgents’ … long-standing interest in all things nuclear.”42 American </w:t>
      </w:r>
      <w:proofErr w:type="gramStart"/>
      <w:r w:rsidRPr="0045418F">
        <w:rPr>
          <w:sz w:val="14"/>
        </w:rPr>
        <w:t>pressure</w:t>
      </w:r>
      <w:proofErr w:type="gramEnd"/>
      <w:r w:rsidRPr="0045418F">
        <w:rPr>
          <w:sz w:val="14"/>
        </w:rPr>
        <w:t xml:space="preserve"> on that part of the world would almost certainly raise alarms in Moscow that might require a degree of advanced consultation from Washington that the latter found itself unable or unwilling to provide.</w:t>
      </w:r>
      <w:r w:rsidRPr="0045418F">
        <w:rPr>
          <w:rStyle w:val="apple-converted-space"/>
          <w:color w:val="000000"/>
          <w:sz w:val="14"/>
        </w:rPr>
        <w:t> </w:t>
      </w:r>
      <w:r w:rsidRPr="0045418F">
        <w:rPr>
          <w:sz w:val="14"/>
        </w:rPr>
        <w:t>There is also the question of how other nuclear-armed states respond</w:t>
      </w:r>
      <w:r w:rsidRPr="0045418F">
        <w:rPr>
          <w:rStyle w:val="apple-converted-space"/>
          <w:color w:val="000000"/>
          <w:sz w:val="14"/>
        </w:rPr>
        <w:t> </w:t>
      </w:r>
      <w:r w:rsidRPr="0045418F">
        <w:rPr>
          <w:sz w:val="14"/>
        </w:rPr>
        <w:t xml:space="preserve">to the act of nuclear terrorism on another member of that special club. It could reasonably be expected that following a nuclear terrorist attack on the United States, </w:t>
      </w:r>
      <w:proofErr w:type="spellStart"/>
      <w:r w:rsidRPr="0045418F">
        <w:rPr>
          <w:sz w:val="14"/>
        </w:rPr>
        <w:t>bothRussia</w:t>
      </w:r>
      <w:proofErr w:type="spellEnd"/>
      <w:r w:rsidRPr="0045418F">
        <w:rPr>
          <w:sz w:val="14"/>
        </w:rPr>
        <w:t xml:space="preserve"> and China would extend immediate sympathy and support</w:t>
      </w:r>
      <w:r w:rsidRPr="0045418F">
        <w:rPr>
          <w:rStyle w:val="apple-converted-space"/>
          <w:color w:val="000000"/>
          <w:sz w:val="14"/>
        </w:rPr>
        <w:t> </w:t>
      </w:r>
      <w:r w:rsidRPr="0045418F">
        <w:rPr>
          <w:sz w:val="14"/>
        </w:rPr>
        <w:t>to Washington and would work alongside the United States in the Security Council. But there is just a chance, albeit a slim one, where the support of Russia and/or China is less automatic in some cases than in others. For example,</w:t>
      </w:r>
      <w:r w:rsidRPr="0045418F">
        <w:rPr>
          <w:rStyle w:val="apple-converted-space"/>
          <w:color w:val="000000"/>
          <w:sz w:val="14"/>
        </w:rPr>
        <w:t> </w:t>
      </w:r>
      <w:r w:rsidRPr="0045418F">
        <w:rPr>
          <w:sz w:val="14"/>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933441" w:rsidRDefault="00933441" w:rsidP="00933441"/>
    <w:p w:rsidR="00933441" w:rsidRDefault="00933441" w:rsidP="00933441">
      <w:pPr>
        <w:pStyle w:val="Heading3"/>
      </w:pPr>
      <w:r>
        <w:t xml:space="preserve">--Not </w:t>
      </w:r>
      <w:proofErr w:type="spellStart"/>
      <w:r>
        <w:t>Ayson</w:t>
      </w:r>
      <w:proofErr w:type="spellEnd"/>
    </w:p>
    <w:p w:rsidR="00933441" w:rsidRPr="00341F26" w:rsidRDefault="00933441" w:rsidP="00933441">
      <w:pPr>
        <w:pStyle w:val="Heading4"/>
        <w:rPr>
          <w:rFonts w:eastAsia="Times New Roman"/>
        </w:rPr>
      </w:pPr>
      <w:r w:rsidRPr="00341F26">
        <w:rPr>
          <w:rFonts w:eastAsia="Times New Roman"/>
        </w:rPr>
        <w:t>Nuclear terrorism causes US-Russia nuclear war—only scenario for extinction—deterrence doesn’t check</w:t>
      </w:r>
    </w:p>
    <w:p w:rsidR="00933441" w:rsidRPr="00341F26" w:rsidRDefault="00933441" w:rsidP="00933441">
      <w:pPr>
        <w:rPr>
          <w:sz w:val="16"/>
          <w:szCs w:val="16"/>
        </w:rPr>
      </w:pPr>
      <w:r>
        <w:rPr>
          <w:rStyle w:val="Style13ptBold"/>
        </w:rPr>
        <w:t>Barrett et al 13</w:t>
      </w:r>
      <w:r w:rsidRPr="00341F26">
        <w:rPr>
          <w:sz w:val="16"/>
          <w:szCs w:val="16"/>
        </w:rPr>
        <w:t xml:space="preserve"> – Anthony has a PhD in Engineering and Public Policy from Carnegie Mellon University, is a Fellow in the RAND Stanton Nuclear Security Fellows Program, and is the Director of Research at Global Catastrophic Risk Institute. Seth Baum has a PhD in Geography from Pennsylvania State University is a Research Scientist at the Blue Marble Space Institute of Science, and is the Executive Director of Global Catastrophic Risk Institute. Kelly Hostetler has a BS in Political Science from Columbia and is a Research Assistant at the Global Catastrophic Risk Institute. (“Analyzing and Reducing the Risks of Inadvertent Nuclear War </w:t>
      </w:r>
      <w:proofErr w:type="gramStart"/>
      <w:r w:rsidRPr="00341F26">
        <w:rPr>
          <w:sz w:val="16"/>
          <w:szCs w:val="16"/>
        </w:rPr>
        <w:t>Between</w:t>
      </w:r>
      <w:proofErr w:type="gramEnd"/>
      <w:r w:rsidRPr="00341F26">
        <w:rPr>
          <w:sz w:val="16"/>
          <w:szCs w:val="16"/>
        </w:rPr>
        <w:t xml:space="preserve"> the United States and Russia”, Science and Global Security 21(2), June 28, 2013, </w:t>
      </w:r>
      <w:hyperlink r:id="rId55" w:history="1">
        <w:r w:rsidRPr="00341F26">
          <w:rPr>
            <w:rStyle w:val="Hyperlink"/>
            <w:sz w:val="16"/>
            <w:szCs w:val="16"/>
          </w:rPr>
          <w:t>http://sethbaum.com/ac/2013_NuclearWar.pdf</w:t>
        </w:r>
      </w:hyperlink>
      <w:r w:rsidRPr="00341F26">
        <w:rPr>
          <w:sz w:val="16"/>
          <w:szCs w:val="16"/>
        </w:rPr>
        <w:t>)</w:t>
      </w:r>
    </w:p>
    <w:p w:rsidR="00933441" w:rsidRPr="00341F26" w:rsidRDefault="00933441" w:rsidP="00933441">
      <w:pPr>
        <w:rPr>
          <w:sz w:val="16"/>
          <w:szCs w:val="16"/>
        </w:rPr>
      </w:pPr>
      <w:r w:rsidRPr="00341F26">
        <w:rPr>
          <w:sz w:val="16"/>
          <w:szCs w:val="16"/>
        </w:rPr>
        <w:t xml:space="preserve">Note: this version of the article is a little different from the one published in the actual journal; I cut this version from the link in </w:t>
      </w:r>
      <w:proofErr w:type="gramStart"/>
      <w:r w:rsidRPr="00341F26">
        <w:rPr>
          <w:sz w:val="16"/>
          <w:szCs w:val="16"/>
        </w:rPr>
        <w:t>the cite</w:t>
      </w:r>
      <w:proofErr w:type="gramEnd"/>
      <w:r w:rsidRPr="00341F26">
        <w:rPr>
          <w:sz w:val="16"/>
          <w:szCs w:val="16"/>
        </w:rPr>
        <w:t xml:space="preserve"> above. </w:t>
      </w:r>
    </w:p>
    <w:p w:rsidR="00933441" w:rsidRDefault="00933441" w:rsidP="00933441">
      <w:pPr>
        <w:rPr>
          <w:sz w:val="16"/>
        </w:rPr>
      </w:pPr>
      <w:r w:rsidRPr="00235D53">
        <w:rPr>
          <w:rStyle w:val="StyleUnderline"/>
          <w:highlight w:val="cyan"/>
        </w:rPr>
        <w:t>War involving</w:t>
      </w:r>
      <w:r w:rsidRPr="00341F26">
        <w:rPr>
          <w:sz w:val="16"/>
        </w:rPr>
        <w:t xml:space="preserve"> significant fractions of </w:t>
      </w:r>
      <w:r w:rsidRPr="00235D53">
        <w:rPr>
          <w:rStyle w:val="StyleUnderline"/>
          <w:highlight w:val="cyan"/>
        </w:rPr>
        <w:t>the U.S. and Russian nuclear arsenals, which are</w:t>
      </w:r>
      <w:r w:rsidRPr="00341F26">
        <w:rPr>
          <w:sz w:val="16"/>
        </w:rPr>
        <w:t xml:space="preserve"> by far </w:t>
      </w:r>
      <w:r w:rsidRPr="00235D53">
        <w:rPr>
          <w:rStyle w:val="StyleUnderline"/>
          <w:highlight w:val="cyan"/>
        </w:rPr>
        <w:t>the largest of any nations, could have globally catastrophic effects</w:t>
      </w:r>
      <w:r w:rsidRPr="00341F26">
        <w:rPr>
          <w:sz w:val="16"/>
        </w:rPr>
        <w:t xml:space="preserve"> such as severely </w:t>
      </w:r>
      <w:r w:rsidRPr="00235D53">
        <w:rPr>
          <w:rStyle w:val="StyleUnderline"/>
          <w:highlight w:val="cyan"/>
        </w:rPr>
        <w:t>reducing food production for years</w:t>
      </w:r>
      <w:r w:rsidRPr="00235D53">
        <w:rPr>
          <w:sz w:val="16"/>
          <w:highlight w:val="cyan"/>
        </w:rPr>
        <w:t>,</w:t>
      </w:r>
      <w:r w:rsidRPr="00341F26">
        <w:rPr>
          <w:sz w:val="16"/>
        </w:rPr>
        <w:t xml:space="preserve">1 potentially leading to collapse of modern civilization worldwide </w:t>
      </w:r>
      <w:r w:rsidRPr="00235D53">
        <w:rPr>
          <w:rStyle w:val="StyleUnderline"/>
          <w:highlight w:val="cyan"/>
        </w:rPr>
        <w:t>and</w:t>
      </w:r>
      <w:r w:rsidRPr="00341F26">
        <w:rPr>
          <w:sz w:val="16"/>
        </w:rPr>
        <w:t xml:space="preserve"> even </w:t>
      </w:r>
      <w:r w:rsidRPr="00235D53">
        <w:rPr>
          <w:rStyle w:val="StyleUnderline"/>
          <w:highlight w:val="cyan"/>
        </w:rPr>
        <w:t>the</w:t>
      </w:r>
      <w:r w:rsidRPr="00235D53">
        <w:rPr>
          <w:rStyle w:val="StyleUnderline"/>
          <w:highlight w:val="cyan"/>
          <w:bdr w:val="single" w:sz="4" w:space="0" w:color="auto" w:frame="1"/>
        </w:rPr>
        <w:t xml:space="preserve"> </w:t>
      </w:r>
      <w:r w:rsidRPr="00235D53">
        <w:rPr>
          <w:rStyle w:val="Emphasis"/>
          <w:highlight w:val="cyan"/>
        </w:rPr>
        <w:t>extinction of humanity</w:t>
      </w:r>
      <w:r w:rsidRPr="00235D53">
        <w:rPr>
          <w:sz w:val="16"/>
          <w:highlight w:val="cyan"/>
        </w:rPr>
        <w:t>.</w:t>
      </w:r>
      <w:r w:rsidRPr="00341F26">
        <w:rPr>
          <w:sz w:val="16"/>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w:t>
      </w:r>
      <w:r w:rsidRPr="00382474">
        <w:rPr>
          <w:sz w:val="16"/>
        </w:rPr>
        <w:t xml:space="preserve">) </w:t>
      </w:r>
      <w:r w:rsidRPr="00382474">
        <w:rPr>
          <w:rStyle w:val="StyleUnderline"/>
        </w:rPr>
        <w:t>Over the years, nuclear strategy was aimed</w:t>
      </w:r>
      <w:r w:rsidRPr="00341F26">
        <w:rPr>
          <w:sz w:val="16"/>
        </w:rPr>
        <w:t xml:space="preserve"> primarily </w:t>
      </w:r>
      <w:r w:rsidRPr="00382474">
        <w:rPr>
          <w:rStyle w:val="StyleUnderline"/>
        </w:rPr>
        <w:t>at</w:t>
      </w:r>
      <w:r w:rsidRPr="00341F26">
        <w:rPr>
          <w:sz w:val="16"/>
        </w:rPr>
        <w:t xml:space="preserve"> minimizing risks of intentional attack through development of </w:t>
      </w:r>
      <w:r w:rsidRPr="00382474">
        <w:rPr>
          <w:rStyle w:val="StyleUnderline"/>
        </w:rPr>
        <w:t>deterrence capabilities</w:t>
      </w:r>
      <w:r w:rsidRPr="00341F26">
        <w:rPr>
          <w:sz w:val="16"/>
        </w:rPr>
        <w:t xml:space="preserve">,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w:t>
      </w:r>
      <w:r w:rsidRPr="00235D53">
        <w:rPr>
          <w:rStyle w:val="StyleUnderline"/>
          <w:highlight w:val="cyan"/>
        </w:rPr>
        <w:t>concerns about</w:t>
      </w:r>
      <w:r w:rsidRPr="00341F26">
        <w:rPr>
          <w:sz w:val="16"/>
        </w:rPr>
        <w:t xml:space="preserve"> the extreme disruptions that </w:t>
      </w:r>
      <w:r w:rsidRPr="00235D53">
        <w:rPr>
          <w:rStyle w:val="StyleUnderline"/>
          <w:highlight w:val="cyan"/>
        </w:rPr>
        <w:t>a first attack</w:t>
      </w:r>
      <w:r w:rsidRPr="00341F26">
        <w:rPr>
          <w:sz w:val="16"/>
        </w:rPr>
        <w:t xml:space="preserve"> would cause in the other side’s forces and command-and-control capabilities </w:t>
      </w:r>
      <w:r w:rsidRPr="00235D53">
        <w:rPr>
          <w:rStyle w:val="StyleUnderline"/>
          <w:highlight w:val="cyan"/>
        </w:rPr>
        <w:t>led to</w:t>
      </w:r>
      <w:r w:rsidRPr="00341F26">
        <w:rPr>
          <w:sz w:val="16"/>
        </w:rPr>
        <w:t xml:space="preserve"> both sides’ </w:t>
      </w:r>
      <w:r w:rsidRPr="00235D53">
        <w:rPr>
          <w:rStyle w:val="StyleUnderline"/>
          <w:highlight w:val="cyan"/>
        </w:rPr>
        <w:t>development of capabilities to detect a first attack and launch a counter-attack before suffering damage</w:t>
      </w:r>
      <w:r w:rsidRPr="00341F26">
        <w:rPr>
          <w:sz w:val="16"/>
        </w:rPr>
        <w:t xml:space="preserve"> from the first attack.5 Many people believe that with the end of the Cold War and with improved relations between the United States and Russia, the risk of East-West nuclear war was significantly reduced.6 However, it has also been argued that </w:t>
      </w:r>
      <w:r w:rsidRPr="00235D53">
        <w:rPr>
          <w:rStyle w:val="StyleUnderline"/>
          <w:highlight w:val="cyan"/>
        </w:rPr>
        <w:t>inadvertent nuclear war</w:t>
      </w:r>
      <w:r w:rsidRPr="00341F26">
        <w:rPr>
          <w:sz w:val="16"/>
        </w:rPr>
        <w:t xml:space="preserve"> between the United States and Russia </w:t>
      </w:r>
      <w:r w:rsidRPr="00235D53">
        <w:rPr>
          <w:rStyle w:val="StyleUnderline"/>
          <w:highlight w:val="cyan"/>
        </w:rPr>
        <w:t xml:space="preserve">has continued to present a </w:t>
      </w:r>
      <w:r w:rsidRPr="00235D53">
        <w:rPr>
          <w:rStyle w:val="Emphasis"/>
          <w:highlight w:val="cyan"/>
        </w:rPr>
        <w:t>substantial risk</w:t>
      </w:r>
      <w:r w:rsidRPr="00341F26">
        <w:rPr>
          <w:rStyle w:val="StyleUnderline"/>
        </w:rPr>
        <w:t>.</w:t>
      </w:r>
      <w:r w:rsidRPr="00341F26">
        <w:rPr>
          <w:sz w:val="16"/>
        </w:rPr>
        <w:t xml:space="preserve">7 While </w:t>
      </w:r>
      <w:r w:rsidRPr="00235D53">
        <w:rPr>
          <w:rStyle w:val="Emphasis"/>
          <w:highlight w:val="cyan"/>
        </w:rPr>
        <w:t>the U</w:t>
      </w:r>
      <w:r w:rsidRPr="00341F26">
        <w:rPr>
          <w:sz w:val="16"/>
        </w:rPr>
        <w:t xml:space="preserve">nited </w:t>
      </w:r>
      <w:r w:rsidRPr="00235D53">
        <w:rPr>
          <w:rStyle w:val="Emphasis"/>
          <w:highlight w:val="cyan"/>
        </w:rPr>
        <w:t>S</w:t>
      </w:r>
      <w:r w:rsidRPr="00341F26">
        <w:rPr>
          <w:sz w:val="16"/>
        </w:rPr>
        <w:t xml:space="preserve">tates </w:t>
      </w:r>
      <w:r w:rsidRPr="00235D53">
        <w:rPr>
          <w:rStyle w:val="Emphasis"/>
          <w:highlight w:val="cyan"/>
        </w:rPr>
        <w:t>and Russia</w:t>
      </w:r>
      <w:r w:rsidRPr="00341F26">
        <w:rPr>
          <w:rStyle w:val="StyleUnderline"/>
        </w:rPr>
        <w:t xml:space="preserve"> </w:t>
      </w:r>
      <w:r w:rsidRPr="00341F26">
        <w:rPr>
          <w:sz w:val="16"/>
        </w:rPr>
        <w:t xml:space="preserve">are not actively threatening each other with war, they </w:t>
      </w:r>
      <w:r w:rsidRPr="00235D53">
        <w:rPr>
          <w:rStyle w:val="Emphasis"/>
          <w:highlight w:val="cyan"/>
        </w:rPr>
        <w:t>have remained ready to launch nuclear missiles in response to indications of attack.</w:t>
      </w:r>
      <w:r w:rsidRPr="00341F26">
        <w:rPr>
          <w:sz w:val="16"/>
        </w:rPr>
        <w:t xml:space="preserve">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time.9 Second, </w:t>
      </w:r>
      <w:r w:rsidRPr="00235D53">
        <w:rPr>
          <w:rStyle w:val="StyleUnderline"/>
          <w:highlight w:val="cyan"/>
        </w:rPr>
        <w:t>terrorist groups</w:t>
      </w:r>
      <w:r w:rsidRPr="00341F26">
        <w:rPr>
          <w:sz w:val="16"/>
        </w:rPr>
        <w:t xml:space="preserve"> or other actors </w:t>
      </w:r>
      <w:r w:rsidRPr="00235D53">
        <w:rPr>
          <w:rStyle w:val="StyleUnderline"/>
          <w:highlight w:val="cyan"/>
        </w:rPr>
        <w:t>might cause attacks on</w:t>
      </w:r>
      <w:r w:rsidRPr="00341F26">
        <w:rPr>
          <w:sz w:val="16"/>
        </w:rPr>
        <w:t xml:space="preserve"> either</w:t>
      </w:r>
      <w:r w:rsidRPr="00341F26">
        <w:rPr>
          <w:rStyle w:val="StyleUnderline"/>
        </w:rPr>
        <w:t xml:space="preserve"> </w:t>
      </w:r>
      <w:r w:rsidRPr="00235D53">
        <w:rPr>
          <w:rStyle w:val="StyleUnderline"/>
          <w:highlight w:val="cyan"/>
        </w:rPr>
        <w:t>the U</w:t>
      </w:r>
      <w:r w:rsidRPr="00341F26">
        <w:rPr>
          <w:sz w:val="16"/>
        </w:rPr>
        <w:t xml:space="preserve">nited </w:t>
      </w:r>
      <w:r w:rsidRPr="00235D53">
        <w:rPr>
          <w:rStyle w:val="StyleUnderline"/>
          <w:highlight w:val="cyan"/>
        </w:rPr>
        <w:t>S</w:t>
      </w:r>
      <w:r w:rsidRPr="00341F26">
        <w:rPr>
          <w:sz w:val="16"/>
        </w:rPr>
        <w:t xml:space="preserve">tates </w:t>
      </w:r>
      <w:r w:rsidRPr="00235D53">
        <w:rPr>
          <w:rStyle w:val="StyleUnderline"/>
          <w:highlight w:val="cyan"/>
        </w:rPr>
        <w:t>or Russia that resemble some kind of</w:t>
      </w:r>
      <w:r w:rsidRPr="00341F26">
        <w:rPr>
          <w:rStyle w:val="StyleUnderline"/>
        </w:rPr>
        <w:t xml:space="preserve"> </w:t>
      </w:r>
      <w:r w:rsidRPr="00235D53">
        <w:rPr>
          <w:rStyle w:val="StyleUnderline"/>
          <w:highlight w:val="cyan"/>
        </w:rPr>
        <w:t>nuclear attack</w:t>
      </w:r>
      <w:r w:rsidRPr="00341F26">
        <w:rPr>
          <w:sz w:val="16"/>
        </w:rPr>
        <w:t xml:space="preserve"> by the other nation by actions </w:t>
      </w:r>
      <w:r w:rsidRPr="00235D53">
        <w:rPr>
          <w:rStyle w:val="StyleUnderline"/>
          <w:highlight w:val="cyan"/>
        </w:rPr>
        <w:t>such as exploding a stolen or improvised nuclear bomb</w:t>
      </w:r>
      <w:r w:rsidRPr="00341F26">
        <w:rPr>
          <w:sz w:val="16"/>
        </w:rPr>
        <w:t xml:space="preserve">,10 especially if such an event occurs during a crisis between the United States and Russia.11 </w:t>
      </w:r>
      <w:r w:rsidRPr="00235D53">
        <w:rPr>
          <w:rStyle w:val="StyleUnderline"/>
          <w:highlight w:val="cyan"/>
        </w:rPr>
        <w:t>A variety of nuclear terrorism scenarios are possible</w:t>
      </w:r>
      <w:r w:rsidRPr="00341F26">
        <w:rPr>
          <w:sz w:val="16"/>
        </w:rPr>
        <w:t xml:space="preserve">.12 </w:t>
      </w:r>
      <w:r w:rsidRPr="00235D53">
        <w:rPr>
          <w:rStyle w:val="StyleUnderline"/>
          <w:highlight w:val="cyan"/>
        </w:rPr>
        <w:t>A</w:t>
      </w:r>
      <w:r w:rsidRPr="00341F26">
        <w:rPr>
          <w:sz w:val="16"/>
        </w:rPr>
        <w:t xml:space="preserve">l </w:t>
      </w:r>
      <w:r w:rsidRPr="00235D53">
        <w:rPr>
          <w:rStyle w:val="StyleUnderline"/>
          <w:highlight w:val="cyan"/>
        </w:rPr>
        <w:t>Q</w:t>
      </w:r>
      <w:r w:rsidRPr="00341F26">
        <w:rPr>
          <w:sz w:val="16"/>
        </w:rPr>
        <w:t xml:space="preserve">aeda </w:t>
      </w:r>
      <w:r w:rsidRPr="00235D53">
        <w:rPr>
          <w:rStyle w:val="StyleUnderline"/>
          <w:highlight w:val="cyan"/>
        </w:rPr>
        <w:t>has sought</w:t>
      </w:r>
      <w:r w:rsidRPr="00341F26">
        <w:rPr>
          <w:sz w:val="16"/>
        </w:rPr>
        <w:t xml:space="preserve"> to obtain or construct </w:t>
      </w:r>
      <w:r w:rsidRPr="00235D53">
        <w:rPr>
          <w:rStyle w:val="StyleUnderline"/>
          <w:highlight w:val="cyan"/>
        </w:rPr>
        <w:t>nuclear weapons and to use them against the U</w:t>
      </w:r>
      <w:r w:rsidRPr="00341F26">
        <w:rPr>
          <w:sz w:val="16"/>
        </w:rPr>
        <w:t xml:space="preserve">nited </w:t>
      </w:r>
      <w:r w:rsidRPr="00235D53">
        <w:rPr>
          <w:rStyle w:val="StyleUnderline"/>
          <w:highlight w:val="cyan"/>
        </w:rPr>
        <w:t>S</w:t>
      </w:r>
      <w:r w:rsidRPr="00341F26">
        <w:rPr>
          <w:sz w:val="16"/>
        </w:rPr>
        <w:t xml:space="preserve">tates.13 Other methods could involve attempts to circumvent nuclear weapon launch control safeguards or exploit holes in their security.14 </w:t>
      </w:r>
    </w:p>
    <w:p w:rsidR="00933441" w:rsidRPr="00A6729B" w:rsidRDefault="00933441" w:rsidP="00933441">
      <w:pPr>
        <w:pStyle w:val="Heading4"/>
      </w:pPr>
      <w:r>
        <w:t>C3I vulnerability makes rapid US-Russia escalation inevitable</w:t>
      </w:r>
    </w:p>
    <w:p w:rsidR="00933441" w:rsidRDefault="00933441" w:rsidP="00933441">
      <w:pPr>
        <w:rPr>
          <w:sz w:val="16"/>
        </w:rPr>
      </w:pPr>
      <w:r w:rsidRPr="00A6729B">
        <w:rPr>
          <w:rStyle w:val="Style13ptBold"/>
        </w:rPr>
        <w:t>Ford 10</w:t>
      </w:r>
      <w:r>
        <w:rPr>
          <w:sz w:val="16"/>
        </w:rPr>
        <w:t xml:space="preserve"> [Christopher, Senior Fellow at Hudson Institute in Washington, D.C., former U.S. Special Representative for Nuclear Nonproliferation and Principal Deputy Assistant Secretary of State, reserve intelligence officer in the U.S. Navy,  “Playing for Time on the Edge of the Apocalypse: Maximizing Decision Time for Nuclear Leaders,” http://www.hudson.org/files/publications/Decision%20Time%20Final%20for%20Print.pdf]</w:t>
      </w:r>
    </w:p>
    <w:p w:rsidR="00933441" w:rsidRPr="00A6729B" w:rsidRDefault="00933441" w:rsidP="00933441">
      <w:pPr>
        <w:rPr>
          <w:sz w:val="16"/>
        </w:rPr>
      </w:pPr>
      <w:r w:rsidRPr="00A6729B">
        <w:rPr>
          <w:sz w:val="16"/>
        </w:rPr>
        <w:t xml:space="preserve">Yet this is not the end of the story, for sophisticated advocates of de-alerting measures do not necessarily contend that LOW is actually official policy. Rather, scholars such as Blair suggest that </w:t>
      </w:r>
      <w:r w:rsidRPr="00235D53">
        <w:rPr>
          <w:rStyle w:val="Emphasis"/>
          <w:highlight w:val="cyan"/>
        </w:rPr>
        <w:t>no matter what official policy is</w:t>
      </w:r>
      <w:proofErr w:type="gramStart"/>
      <w:r w:rsidRPr="00235D53">
        <w:rPr>
          <w:highlight w:val="cyan"/>
          <w:u w:val="single"/>
        </w:rPr>
        <w:t>,</w:t>
      </w:r>
      <w:proofErr w:type="gramEnd"/>
      <w:r w:rsidRPr="00235D53">
        <w:rPr>
          <w:highlight w:val="cyan"/>
          <w:u w:val="single"/>
        </w:rPr>
        <w:t xml:space="preserve"> U.S. and Russian decision-makers face </w:t>
      </w:r>
      <w:r w:rsidRPr="00A6729B">
        <w:rPr>
          <w:sz w:val="16"/>
        </w:rPr>
        <w:t>formidable</w:t>
      </w:r>
      <w:r w:rsidRPr="00A6729B">
        <w:rPr>
          <w:u w:val="single"/>
        </w:rPr>
        <w:t xml:space="preserve"> </w:t>
      </w:r>
      <w:r w:rsidRPr="00235D53">
        <w:rPr>
          <w:highlight w:val="cyan"/>
          <w:u w:val="single"/>
        </w:rPr>
        <w:t xml:space="preserve">incentives to launch on warning </w:t>
      </w:r>
      <w:r w:rsidRPr="00A6729B">
        <w:rPr>
          <w:sz w:val="16"/>
        </w:rPr>
        <w:t xml:space="preserve">anyway – as long as that option is technically available – </w:t>
      </w:r>
      <w:r w:rsidRPr="00235D53">
        <w:rPr>
          <w:highlight w:val="cyan"/>
          <w:u w:val="single"/>
        </w:rPr>
        <w:t xml:space="preserve">because </w:t>
      </w:r>
      <w:r w:rsidRPr="00A6729B">
        <w:rPr>
          <w:sz w:val="16"/>
        </w:rPr>
        <w:t>force and</w:t>
      </w:r>
      <w:r w:rsidRPr="00A6729B">
        <w:rPr>
          <w:u w:val="single"/>
        </w:rPr>
        <w:t xml:space="preserve"> </w:t>
      </w:r>
      <w:r w:rsidRPr="00235D53">
        <w:rPr>
          <w:highlight w:val="cyan"/>
          <w:u w:val="single"/>
        </w:rPr>
        <w:t xml:space="preserve">command-system vulnerabilities leave them </w:t>
      </w:r>
      <w:r w:rsidRPr="00A6729B">
        <w:rPr>
          <w:sz w:val="16"/>
        </w:rPr>
        <w:t>with</w:t>
      </w:r>
      <w:r w:rsidRPr="00A6729B">
        <w:rPr>
          <w:u w:val="single"/>
        </w:rPr>
        <w:t xml:space="preserve"> </w:t>
      </w:r>
      <w:r w:rsidRPr="00235D53">
        <w:rPr>
          <w:highlight w:val="cyan"/>
          <w:u w:val="single"/>
        </w:rPr>
        <w:t>no alternative</w:t>
      </w:r>
      <w:r w:rsidRPr="00A6729B">
        <w:rPr>
          <w:u w:val="single"/>
        </w:rPr>
        <w:t xml:space="preserve"> </w:t>
      </w:r>
      <w:r w:rsidRPr="00A6729B">
        <w:rPr>
          <w:sz w:val="16"/>
        </w:rPr>
        <w:t xml:space="preserve">to LOW if they are </w:t>
      </w:r>
      <w:r w:rsidRPr="00235D53">
        <w:rPr>
          <w:highlight w:val="cyan"/>
          <w:u w:val="single"/>
        </w:rPr>
        <w:t xml:space="preserve">to inflict </w:t>
      </w:r>
      <w:r w:rsidRPr="00A6729B">
        <w:rPr>
          <w:sz w:val="16"/>
        </w:rPr>
        <w:t>the desired level of</w:t>
      </w:r>
      <w:r w:rsidRPr="00A6729B">
        <w:rPr>
          <w:u w:val="single"/>
        </w:rPr>
        <w:t xml:space="preserve"> </w:t>
      </w:r>
      <w:r w:rsidRPr="00235D53">
        <w:rPr>
          <w:highlight w:val="cyan"/>
          <w:u w:val="single"/>
        </w:rPr>
        <w:t>retaliatory damage</w:t>
      </w:r>
      <w:r w:rsidRPr="00A6729B">
        <w:rPr>
          <w:u w:val="single"/>
        </w:rPr>
        <w:t xml:space="preserve"> </w:t>
      </w:r>
      <w:r w:rsidRPr="00A6729B">
        <w:rPr>
          <w:sz w:val="16"/>
        </w:rPr>
        <w:t>on the enemy. Because</w:t>
      </w:r>
      <w:r w:rsidRPr="00A6729B">
        <w:rPr>
          <w:u w:val="single"/>
        </w:rPr>
        <w:t xml:space="preserve"> </w:t>
      </w:r>
      <w:r w:rsidRPr="00235D53">
        <w:rPr>
          <w:highlight w:val="cyan"/>
          <w:u w:val="single"/>
        </w:rPr>
        <w:t>both sides</w:t>
      </w:r>
      <w:r w:rsidRPr="00A6729B">
        <w:rPr>
          <w:u w:val="single"/>
        </w:rPr>
        <w:t xml:space="preserve"> </w:t>
      </w:r>
      <w:r w:rsidRPr="00A6729B">
        <w:rPr>
          <w:sz w:val="16"/>
        </w:rPr>
        <w:t xml:space="preserve">effectively </w:t>
      </w:r>
      <w:r w:rsidRPr="00A6729B">
        <w:rPr>
          <w:u w:val="single"/>
        </w:rPr>
        <w:t>lack a</w:t>
      </w:r>
      <w:r w:rsidRPr="00A6729B">
        <w:rPr>
          <w:sz w:val="16"/>
        </w:rPr>
        <w:t xml:space="preserve"> genuine “</w:t>
      </w:r>
      <w:r w:rsidRPr="00A6729B">
        <w:rPr>
          <w:u w:val="single"/>
        </w:rPr>
        <w:t>ride-out” option</w:t>
      </w:r>
      <w:r w:rsidRPr="00235D53">
        <w:rPr>
          <w:sz w:val="16"/>
          <w:highlight w:val="cyan"/>
        </w:rPr>
        <w:t>,</w:t>
      </w:r>
      <w:r w:rsidRPr="00A6729B">
        <w:rPr>
          <w:sz w:val="16"/>
        </w:rPr>
        <w:t xml:space="preserve"> the argument goes, </w:t>
      </w:r>
      <w:r w:rsidRPr="00A6729B">
        <w:rPr>
          <w:u w:val="single"/>
        </w:rPr>
        <w:t xml:space="preserve">they </w:t>
      </w:r>
      <w:r w:rsidRPr="00235D53">
        <w:rPr>
          <w:highlight w:val="cyan"/>
          <w:u w:val="single"/>
        </w:rPr>
        <w:t>would</w:t>
      </w:r>
      <w:r w:rsidRPr="00A6729B">
        <w:rPr>
          <w:u w:val="single"/>
        </w:rPr>
        <w:t xml:space="preserve"> </w:t>
      </w:r>
      <w:r w:rsidRPr="00A6729B">
        <w:rPr>
          <w:sz w:val="16"/>
        </w:rPr>
        <w:t>be left, in practice, with little choice but to</w:t>
      </w:r>
      <w:r w:rsidRPr="00A6729B">
        <w:rPr>
          <w:u w:val="single"/>
        </w:rPr>
        <w:t xml:space="preserve"> </w:t>
      </w:r>
      <w:r w:rsidRPr="00235D53">
        <w:rPr>
          <w:highlight w:val="cyan"/>
          <w:u w:val="single"/>
        </w:rPr>
        <w:t>adopt a de facto LOW policy, which is</w:t>
      </w:r>
      <w:r w:rsidRPr="00827239">
        <w:rPr>
          <w:u w:val="single"/>
        </w:rPr>
        <w:t xml:space="preserve"> indeed </w:t>
      </w:r>
      <w:r w:rsidRPr="00235D53">
        <w:rPr>
          <w:highlight w:val="cyan"/>
          <w:u w:val="single"/>
        </w:rPr>
        <w:t>just as dangerous</w:t>
      </w:r>
      <w:r w:rsidRPr="00A6729B">
        <w:rPr>
          <w:sz w:val="16"/>
        </w:rPr>
        <w:t xml:space="preserve">ly destabilizing and prone to accident as the more hawkish </w:t>
      </w:r>
      <w:proofErr w:type="spellStart"/>
      <w:r w:rsidRPr="00A6729B">
        <w:rPr>
          <w:sz w:val="16"/>
        </w:rPr>
        <w:t>Wohlstetters</w:t>
      </w:r>
      <w:proofErr w:type="spellEnd"/>
      <w:r w:rsidRPr="00A6729B">
        <w:rPr>
          <w:sz w:val="16"/>
        </w:rPr>
        <w:t xml:space="preserve"> and </w:t>
      </w:r>
      <w:proofErr w:type="spellStart"/>
      <w:r w:rsidRPr="00A6729B">
        <w:rPr>
          <w:sz w:val="16"/>
        </w:rPr>
        <w:t>Kahns</w:t>
      </w:r>
      <w:proofErr w:type="spellEnd"/>
      <w:r w:rsidRPr="00A6729B">
        <w:rPr>
          <w:sz w:val="16"/>
        </w:rPr>
        <w:t xml:space="preserve"> always believed. (Indeed, it is perhaps worse, insofar as the critics allege that the nuclear superpowers’ command-and-control systems are very likely at some point to give rise to an uncaught false alarm or some other accident likely to trip their de facto LOW postures into catastrophic motion.) Through this prism, de-alerting is said to become necessary as a means to prevent vulnerabilities from giving rise to launch-on-warning decisions by making it technically impossible to launch during the very brief span of time between detection of what looks like an enemy attack and its presumed time of impact.</w:t>
      </w:r>
    </w:p>
    <w:p w:rsidR="00933441" w:rsidRDefault="00933441" w:rsidP="00933441">
      <w:pPr>
        <w:rPr>
          <w:sz w:val="16"/>
        </w:rPr>
      </w:pPr>
      <w:r w:rsidRPr="00A6729B">
        <w:rPr>
          <w:sz w:val="16"/>
        </w:rPr>
        <w:t xml:space="preserve">Let us examine this argument in more detail, for it lies at the heart of the de-alerting debate – and perhaps our way out of it. As indicated, the most sophisticated and articulate critiques of current nuclear force postures, in which at least some forces are set up for extremely rapid launch, are Bruce Blair and Scott Sagan, who offer different but complimentary arguments. Blair’s account revolves around the </w:t>
      </w:r>
      <w:r w:rsidRPr="00235D53">
        <w:rPr>
          <w:highlight w:val="cyan"/>
          <w:u w:val="single"/>
        </w:rPr>
        <w:t xml:space="preserve">incentives for </w:t>
      </w:r>
      <w:r w:rsidRPr="00A6729B">
        <w:rPr>
          <w:sz w:val="16"/>
        </w:rPr>
        <w:t xml:space="preserve">a </w:t>
      </w:r>
      <w:r w:rsidRPr="00235D53">
        <w:rPr>
          <w:highlight w:val="cyan"/>
          <w:u w:val="single"/>
        </w:rPr>
        <w:t xml:space="preserve">launch-on-warning </w:t>
      </w:r>
      <w:r w:rsidRPr="00A6729B">
        <w:rPr>
          <w:sz w:val="16"/>
        </w:rPr>
        <w:t>posture</w:t>
      </w:r>
      <w:r w:rsidRPr="00A6729B">
        <w:rPr>
          <w:u w:val="single"/>
        </w:rPr>
        <w:t xml:space="preserve"> </w:t>
      </w:r>
      <w:r w:rsidRPr="00A6729B">
        <w:rPr>
          <w:sz w:val="16"/>
        </w:rPr>
        <w:t>he says</w:t>
      </w:r>
      <w:r w:rsidRPr="00A6729B">
        <w:rPr>
          <w:u w:val="single"/>
        </w:rPr>
        <w:t xml:space="preserve"> </w:t>
      </w:r>
      <w:r w:rsidRPr="00235D53">
        <w:rPr>
          <w:highlight w:val="cyan"/>
          <w:u w:val="single"/>
        </w:rPr>
        <w:t>are created by the vulnerability</w:t>
      </w:r>
      <w:r w:rsidRPr="00A6729B">
        <w:rPr>
          <w:sz w:val="16"/>
        </w:rPr>
        <w:t xml:space="preserve"> not just (or even principally) of nuclear forces themselves (e.g., missile silos) but </w:t>
      </w:r>
      <w:r w:rsidRPr="00235D53">
        <w:rPr>
          <w:highlight w:val="cyan"/>
          <w:u w:val="single"/>
        </w:rPr>
        <w:t xml:space="preserve">of </w:t>
      </w:r>
      <w:r w:rsidRPr="00A6729B">
        <w:rPr>
          <w:sz w:val="16"/>
        </w:rPr>
        <w:t>the command, control, communications, and intelligence</w:t>
      </w:r>
      <w:r w:rsidRPr="00A6729B">
        <w:rPr>
          <w:u w:val="single"/>
        </w:rPr>
        <w:t xml:space="preserve"> (</w:t>
      </w:r>
      <w:r w:rsidRPr="00235D53">
        <w:rPr>
          <w:highlight w:val="cyan"/>
          <w:u w:val="single"/>
        </w:rPr>
        <w:t>C3I</w:t>
      </w:r>
      <w:r w:rsidRPr="00A6729B">
        <w:rPr>
          <w:u w:val="single"/>
        </w:rPr>
        <w:t xml:space="preserve">) </w:t>
      </w:r>
      <w:r w:rsidRPr="00235D53">
        <w:rPr>
          <w:highlight w:val="cyan"/>
          <w:u w:val="single"/>
        </w:rPr>
        <w:t>architectures</w:t>
      </w:r>
      <w:r w:rsidRPr="00A6729B">
        <w:rPr>
          <w:sz w:val="16"/>
        </w:rPr>
        <w:t xml:space="preserve"> upon which their employment in actual nuclear </w:t>
      </w:r>
      <w:proofErr w:type="spellStart"/>
      <w:r w:rsidRPr="00A6729B">
        <w:rPr>
          <w:sz w:val="16"/>
        </w:rPr>
        <w:t>warfighting</w:t>
      </w:r>
      <w:proofErr w:type="spellEnd"/>
      <w:r w:rsidRPr="00A6729B">
        <w:rPr>
          <w:sz w:val="16"/>
        </w:rPr>
        <w:t xml:space="preserve"> depends. In his view, in effect, both nuclear superpowers’ longstanding </w:t>
      </w:r>
      <w:r w:rsidRPr="00235D53">
        <w:rPr>
          <w:highlight w:val="cyan"/>
          <w:u w:val="single"/>
        </w:rPr>
        <w:t xml:space="preserve">investments in survivable </w:t>
      </w:r>
      <w:r w:rsidRPr="00A6729B">
        <w:rPr>
          <w:sz w:val="16"/>
        </w:rPr>
        <w:t>second-strike nuclear</w:t>
      </w:r>
      <w:r w:rsidRPr="00A6729B">
        <w:rPr>
          <w:u w:val="single"/>
        </w:rPr>
        <w:t xml:space="preserve"> </w:t>
      </w:r>
      <w:r w:rsidRPr="00235D53">
        <w:rPr>
          <w:highlight w:val="cyan"/>
          <w:u w:val="single"/>
        </w:rPr>
        <w:t>weapons</w:t>
      </w:r>
      <w:r w:rsidRPr="00A6729B">
        <w:rPr>
          <w:u w:val="single"/>
        </w:rPr>
        <w:t xml:space="preserve"> </w:t>
      </w:r>
      <w:r w:rsidRPr="00A6729B">
        <w:rPr>
          <w:sz w:val="16"/>
        </w:rPr>
        <w:t>to some extent</w:t>
      </w:r>
      <w:r w:rsidRPr="00A6729B">
        <w:rPr>
          <w:u w:val="single"/>
        </w:rPr>
        <w:t xml:space="preserve"> </w:t>
      </w:r>
      <w:r w:rsidRPr="00827239">
        <w:rPr>
          <w:u w:val="single"/>
        </w:rPr>
        <w:t>missed the point</w:t>
      </w:r>
      <w:r w:rsidRPr="00A6729B">
        <w:rPr>
          <w:sz w:val="16"/>
        </w:rPr>
        <w:t xml:space="preserve"> – or at least proved radically incomplete – insofar </w:t>
      </w:r>
      <w:r w:rsidRPr="00827239">
        <w:rPr>
          <w:u w:val="single"/>
        </w:rPr>
        <w:t xml:space="preserve">as they </w:t>
      </w:r>
      <w:r w:rsidRPr="00235D53">
        <w:rPr>
          <w:highlight w:val="cyan"/>
          <w:u w:val="single"/>
        </w:rPr>
        <w:t xml:space="preserve">failed to provide </w:t>
      </w:r>
      <w:r w:rsidRPr="00A6729B">
        <w:rPr>
          <w:sz w:val="16"/>
        </w:rPr>
        <w:t>Washington and Moscow with</w:t>
      </w:r>
      <w:r w:rsidRPr="00A6729B">
        <w:rPr>
          <w:u w:val="single"/>
        </w:rPr>
        <w:t xml:space="preserve"> </w:t>
      </w:r>
      <w:r w:rsidRPr="00A6729B">
        <w:rPr>
          <w:sz w:val="16"/>
        </w:rPr>
        <w:t>a genuine</w:t>
      </w:r>
      <w:r w:rsidRPr="00A6729B">
        <w:rPr>
          <w:u w:val="single"/>
        </w:rPr>
        <w:t xml:space="preserve"> </w:t>
      </w:r>
      <w:r w:rsidRPr="00A6729B">
        <w:rPr>
          <w:sz w:val="16"/>
        </w:rPr>
        <w:t>ability to mount and manage</w:t>
      </w:r>
      <w:r w:rsidRPr="00A6729B">
        <w:rPr>
          <w:u w:val="single"/>
        </w:rPr>
        <w:t xml:space="preserve"> </w:t>
      </w:r>
      <w:r w:rsidRPr="00235D53">
        <w:rPr>
          <w:highlight w:val="cyan"/>
          <w:u w:val="single"/>
        </w:rPr>
        <w:t>a retaliatory strike because</w:t>
      </w:r>
      <w:r w:rsidRPr="00827239">
        <w:rPr>
          <w:u w:val="single"/>
        </w:rPr>
        <w:t xml:space="preserve"> </w:t>
      </w:r>
      <w:r w:rsidRPr="00A6729B">
        <w:rPr>
          <w:sz w:val="16"/>
        </w:rPr>
        <w:t>national</w:t>
      </w:r>
      <w:r w:rsidRPr="00A6729B">
        <w:rPr>
          <w:u w:val="single"/>
        </w:rPr>
        <w:t xml:space="preserve"> </w:t>
      </w:r>
      <w:r w:rsidRPr="00235D53">
        <w:rPr>
          <w:highlight w:val="cyan"/>
          <w:u w:val="single"/>
        </w:rPr>
        <w:t>C3I systems would be too damaged</w:t>
      </w:r>
      <w:r w:rsidRPr="00A6729B">
        <w:rPr>
          <w:sz w:val="16"/>
        </w:rPr>
        <w:t xml:space="preserve"> by a massive nuclear exchange </w:t>
      </w:r>
      <w:r w:rsidRPr="00235D53">
        <w:rPr>
          <w:highlight w:val="cyan"/>
          <w:u w:val="single"/>
        </w:rPr>
        <w:t>to</w:t>
      </w:r>
      <w:r w:rsidRPr="00A6729B">
        <w:rPr>
          <w:sz w:val="16"/>
        </w:rPr>
        <w:t xml:space="preserve"> handle the demands of </w:t>
      </w:r>
      <w:r w:rsidRPr="00235D53">
        <w:rPr>
          <w:highlight w:val="cyan"/>
          <w:u w:val="single"/>
        </w:rPr>
        <w:t>second-strike</w:t>
      </w:r>
      <w:r w:rsidRPr="00A6729B">
        <w:rPr>
          <w:sz w:val="16"/>
        </w:rPr>
        <w:t xml:space="preserve"> battle management.32 Both countries are thus said to have faced tremendous incentives for launch-on-warning – in practice, at least, whether or not this was official policy – because it was presumably clear to their nuclear planners that C3I degradation and outright force attrition (e.g., high losses of silo-based ballistic missiles and non-alerted bomber forces) from an enemy attack would prevent its recipient from mounting the kind of retaliatory strike it deemed necessary.33</w:t>
      </w:r>
    </w:p>
    <w:p w:rsidR="00933441" w:rsidRPr="00933441" w:rsidRDefault="00933441" w:rsidP="00933441"/>
    <w:p w:rsidR="00F60507" w:rsidRDefault="00F60507" w:rsidP="00F60507">
      <w:pPr>
        <w:pStyle w:val="Heading2"/>
      </w:pPr>
      <w:r>
        <w:t>Cyber</w:t>
      </w:r>
    </w:p>
    <w:p w:rsidR="009542BF" w:rsidRDefault="009542BF" w:rsidP="009542BF">
      <w:pPr>
        <w:pStyle w:val="Heading3"/>
      </w:pPr>
      <w:proofErr w:type="spellStart"/>
      <w:r>
        <w:t>Exts</w:t>
      </w:r>
      <w:proofErr w:type="spellEnd"/>
      <w:r>
        <w:t xml:space="preserve"> – Escalation</w:t>
      </w:r>
    </w:p>
    <w:p w:rsidR="009542BF" w:rsidRPr="009542BF" w:rsidRDefault="009542BF" w:rsidP="009542BF">
      <w:pPr>
        <w:pStyle w:val="Heading4"/>
      </w:pPr>
      <w:r w:rsidRPr="009542BF">
        <w:t>Escalates to global war</w:t>
      </w:r>
    </w:p>
    <w:p w:rsidR="009542BF" w:rsidRPr="009542BF" w:rsidRDefault="009542BF" w:rsidP="009542BF">
      <w:r w:rsidRPr="009542BF">
        <w:rPr>
          <w:rStyle w:val="Style13ptBold"/>
        </w:rPr>
        <w:t>Lawson ‘9</w:t>
      </w:r>
      <w:r w:rsidRPr="009542BF">
        <w:t xml:space="preserve"> (Sean, Assistant professor in the Department of Communication at the University of Utah, Cross-Domain Response to Cyber Attacks and the Threat of Conflict, p. </w:t>
      </w:r>
      <w:hyperlink r:id="rId56" w:history="1">
        <w:r w:rsidRPr="009542BF">
          <w:rPr>
            <w:rStyle w:val="Hyperlink"/>
          </w:rPr>
          <w:t>http://www.seanlawson.net/?p=477</w:t>
        </w:r>
      </w:hyperlink>
      <w:r w:rsidRPr="009542BF">
        <w:t>, June 13, 2009)</w:t>
      </w:r>
    </w:p>
    <w:p w:rsidR="009542BF" w:rsidRPr="009542BF" w:rsidRDefault="009542BF" w:rsidP="009542BF">
      <w:pPr>
        <w:rPr>
          <w:sz w:val="10"/>
        </w:rPr>
      </w:pPr>
      <w:r w:rsidRPr="009542BF">
        <w:rPr>
          <w:sz w:val="10"/>
        </w:rPr>
        <w:t>At a time when it seems impossible to avoid the seemingly growing hysteria over the threat of cyber war</w:t>
      </w:r>
      <w:proofErr w:type="gramStart"/>
      <w:r w:rsidRPr="009542BF">
        <w:rPr>
          <w:sz w:val="10"/>
        </w:rPr>
        <w:t>,[</w:t>
      </w:r>
      <w:proofErr w:type="gramEnd"/>
      <w:r w:rsidRPr="009542BF">
        <w:rPr>
          <w:sz w:val="10"/>
        </w:rPr>
        <w:t xml:space="preserve">1] network security expert Marcus </w:t>
      </w:r>
      <w:proofErr w:type="spellStart"/>
      <w:r w:rsidRPr="009542BF">
        <w:rPr>
          <w:sz w:val="10"/>
        </w:rPr>
        <w:t>Ranum</w:t>
      </w:r>
      <w:proofErr w:type="spellEnd"/>
      <w:r w:rsidRPr="009542BF">
        <w:rPr>
          <w:sz w:val="10"/>
        </w:rPr>
        <w:t xml:space="preserve"> delivered a refreshing talk recently, “The Problem with Cyber War,” that took a critical look at a number of the assumptions underlying contemporary </w:t>
      </w:r>
      <w:proofErr w:type="spellStart"/>
      <w:r w:rsidRPr="009542BF">
        <w:rPr>
          <w:sz w:val="10"/>
        </w:rPr>
        <w:t>cybersecurity</w:t>
      </w:r>
      <w:proofErr w:type="spellEnd"/>
      <w:r w:rsidRPr="009542BF">
        <w:rPr>
          <w:sz w:val="10"/>
        </w:rPr>
        <w:t xml:space="preserve"> discourse in the United States.  He addressed one issue in </w:t>
      </w:r>
      <w:proofErr w:type="spellStart"/>
      <w:r w:rsidRPr="009542BF">
        <w:rPr>
          <w:sz w:val="10"/>
        </w:rPr>
        <w:t>partiuclar</w:t>
      </w:r>
      <w:proofErr w:type="spellEnd"/>
      <w:r w:rsidRPr="009542BF">
        <w:rPr>
          <w:sz w:val="10"/>
        </w:rPr>
        <w:t xml:space="preserve"> that I would like to riff on here, the issue of conflict escalation–i.e. the possibility that offensive use of </w:t>
      </w:r>
      <w:proofErr w:type="spellStart"/>
      <w:r w:rsidRPr="009542BF">
        <w:rPr>
          <w:highlight w:val="yellow"/>
          <w:u w:val="single"/>
        </w:rPr>
        <w:t>cyber attacks</w:t>
      </w:r>
      <w:proofErr w:type="spellEnd"/>
      <w:r w:rsidRPr="009542BF">
        <w:rPr>
          <w:highlight w:val="yellow"/>
          <w:u w:val="single"/>
        </w:rPr>
        <w:t xml:space="preserve"> could </w:t>
      </w:r>
      <w:r w:rsidRPr="009542BF">
        <w:rPr>
          <w:rStyle w:val="Emphasis"/>
          <w:highlight w:val="yellow"/>
        </w:rPr>
        <w:t>escalate to the use of physical force</w:t>
      </w:r>
      <w:r w:rsidRPr="009542BF">
        <w:rPr>
          <w:sz w:val="10"/>
          <w:highlight w:val="yellow"/>
        </w:rPr>
        <w:t>.</w:t>
      </w:r>
      <w:r w:rsidRPr="009542BF">
        <w:rPr>
          <w:sz w:val="10"/>
        </w:rPr>
        <w:t xml:space="preserve">  As I will show, his concerns are entirely legitimate as current U.S. military cyber doctrine assumes the possibility of what I call “cross-domain responses” to </w:t>
      </w:r>
      <w:proofErr w:type="spellStart"/>
      <w:r w:rsidRPr="009542BF">
        <w:rPr>
          <w:sz w:val="10"/>
        </w:rPr>
        <w:t>cyberattacks</w:t>
      </w:r>
      <w:proofErr w:type="spellEnd"/>
      <w:r w:rsidRPr="009542BF">
        <w:rPr>
          <w:sz w:val="10"/>
        </w:rPr>
        <w:t xml:space="preserve">. Backing Your Adversary (Mentally) into a Corner Based on the premise that completely blinding a potential adversary is a good indicator to that adversary that an attack is </w:t>
      </w:r>
      <w:proofErr w:type="spellStart"/>
      <w:r w:rsidRPr="009542BF">
        <w:rPr>
          <w:sz w:val="10"/>
        </w:rPr>
        <w:t>iminent</w:t>
      </w:r>
      <w:proofErr w:type="spellEnd"/>
      <w:r w:rsidRPr="009542BF">
        <w:rPr>
          <w:sz w:val="10"/>
        </w:rPr>
        <w:t xml:space="preserve">, </w:t>
      </w:r>
      <w:proofErr w:type="spellStart"/>
      <w:r w:rsidRPr="009542BF">
        <w:rPr>
          <w:sz w:val="10"/>
        </w:rPr>
        <w:t>Ranum</w:t>
      </w:r>
      <w:proofErr w:type="spellEnd"/>
      <w:r w:rsidRPr="009542BF">
        <w:rPr>
          <w:sz w:val="10"/>
        </w:rPr>
        <w:t xml:space="preserve"> has argued that “</w:t>
      </w:r>
      <w:r w:rsidRPr="009542BF">
        <w:rPr>
          <w:highlight w:val="yellow"/>
          <w:u w:val="single"/>
        </w:rPr>
        <w:t xml:space="preserve">The best thing that you could </w:t>
      </w:r>
      <w:r w:rsidRPr="009542BF">
        <w:rPr>
          <w:u w:val="single"/>
        </w:rPr>
        <w:t xml:space="preserve">possibly </w:t>
      </w:r>
      <w:r w:rsidRPr="009542BF">
        <w:rPr>
          <w:highlight w:val="yellow"/>
          <w:u w:val="single"/>
        </w:rPr>
        <w:t xml:space="preserve">do if you want to </w:t>
      </w:r>
      <w:r w:rsidRPr="009542BF">
        <w:rPr>
          <w:rStyle w:val="Emphasis"/>
          <w:highlight w:val="yellow"/>
        </w:rPr>
        <w:t>start World War III</w:t>
      </w:r>
      <w:r w:rsidRPr="009542BF">
        <w:rPr>
          <w:highlight w:val="yellow"/>
          <w:u w:val="single"/>
        </w:rPr>
        <w:t xml:space="preserve"> is launch a </w:t>
      </w:r>
      <w:proofErr w:type="spellStart"/>
      <w:r w:rsidRPr="009542BF">
        <w:rPr>
          <w:highlight w:val="yellow"/>
          <w:u w:val="single"/>
        </w:rPr>
        <w:t>cyber attack</w:t>
      </w:r>
      <w:proofErr w:type="spellEnd"/>
      <w:r w:rsidRPr="009542BF">
        <w:rPr>
          <w:sz w:val="10"/>
          <w:highlight w:val="yellow"/>
        </w:rPr>
        <w:t>.</w:t>
      </w:r>
      <w:r w:rsidRPr="009542BF">
        <w:rPr>
          <w:sz w:val="10"/>
        </w:rPr>
        <w:t xml:space="preserve"> [...] When people talk about cyber war like it’s a practical thing, what they’re really doing is messing with the OK button for starting World War III.  We need to get them to sit the f-k down and shut the f-k up.” [2] He is making a point similar to one that I have made in the past: </w:t>
      </w:r>
      <w:r w:rsidRPr="009542BF">
        <w:rPr>
          <w:u w:val="single"/>
        </w:rPr>
        <w:t>Taking away an adversary’s ability to make rational decisions could backfire</w:t>
      </w:r>
      <w:r w:rsidRPr="009542BF">
        <w:rPr>
          <w:sz w:val="10"/>
        </w:rPr>
        <w:t xml:space="preserve">. [3]  For example, Gregory </w:t>
      </w:r>
      <w:proofErr w:type="spellStart"/>
      <w:r w:rsidRPr="009542BF">
        <w:rPr>
          <w:sz w:val="10"/>
        </w:rPr>
        <w:t>Witol</w:t>
      </w:r>
      <w:proofErr w:type="spellEnd"/>
      <w:r w:rsidRPr="009542BF">
        <w:rPr>
          <w:sz w:val="10"/>
        </w:rPr>
        <w:t xml:space="preserve"> cautions that “attacking the decision maker’s ability to perform rational calculations may cause more problems than it hopes to </w:t>
      </w:r>
      <w:proofErr w:type="spellStart"/>
      <w:r w:rsidRPr="009542BF">
        <w:rPr>
          <w:sz w:val="10"/>
        </w:rPr>
        <w:t>resolveÃ¢â</w:t>
      </w:r>
      <w:proofErr w:type="spellEnd"/>
      <w:r w:rsidRPr="009542BF">
        <w:rPr>
          <w:sz w:val="10"/>
        </w:rPr>
        <w:t xml:space="preserve">‚¬Â¦ </w:t>
      </w:r>
      <w:r w:rsidRPr="009542BF">
        <w:rPr>
          <w:highlight w:val="yellow"/>
          <w:u w:val="single"/>
        </w:rPr>
        <w:t xml:space="preserve">Removing the capacity for rational action may result in </w:t>
      </w:r>
      <w:r w:rsidRPr="009542BF">
        <w:rPr>
          <w:rStyle w:val="Emphasis"/>
          <w:highlight w:val="yellow"/>
        </w:rPr>
        <w:t>completely unforeseen consequences</w:t>
      </w:r>
      <w:r w:rsidRPr="009542BF">
        <w:rPr>
          <w:sz w:val="10"/>
        </w:rPr>
        <w:t xml:space="preserve">, including longer and bloodier battles than may otherwise have been.” [4] </w:t>
      </w:r>
      <w:proofErr w:type="spellStart"/>
      <w:r w:rsidRPr="009542BF">
        <w:rPr>
          <w:sz w:val="10"/>
        </w:rPr>
        <w:t>Ã¯Â»Â¿Cross-Domain</w:t>
      </w:r>
      <w:proofErr w:type="spellEnd"/>
      <w:r w:rsidRPr="009542BF">
        <w:rPr>
          <w:sz w:val="10"/>
        </w:rPr>
        <w:t xml:space="preserve"> Response So, from a theoretical standpoint, I think his concerns are well founded.  But the current state of U.S. policy may be cause for even greater concern.  It’s not just worrisome that a hypothetical blinding attack via cyberspace could send a signal of imminent attack and therefore trigger an irrational response from the adversary.  What is also cause for concern is that </w:t>
      </w:r>
      <w:r w:rsidRPr="009542BF">
        <w:rPr>
          <w:u w:val="single"/>
        </w:rPr>
        <w:t>current U.S. policy indicates that “kinetic attacks</w:t>
      </w:r>
      <w:r w:rsidRPr="009542BF">
        <w:rPr>
          <w:sz w:val="10"/>
        </w:rPr>
        <w:t xml:space="preserve">” (i.e. physical use of force) </w:t>
      </w:r>
      <w:r w:rsidRPr="009542BF">
        <w:rPr>
          <w:u w:val="single"/>
        </w:rPr>
        <w:t xml:space="preserve">are seen as potentially </w:t>
      </w:r>
      <w:r w:rsidRPr="009542BF">
        <w:rPr>
          <w:rStyle w:val="Emphasis"/>
        </w:rPr>
        <w:t xml:space="preserve">legitimate responses to </w:t>
      </w:r>
      <w:proofErr w:type="spellStart"/>
      <w:r w:rsidRPr="009542BF">
        <w:rPr>
          <w:rStyle w:val="Emphasis"/>
        </w:rPr>
        <w:t>cyber attacks</w:t>
      </w:r>
      <w:proofErr w:type="spellEnd"/>
      <w:r w:rsidRPr="009542BF">
        <w:rPr>
          <w:sz w:val="10"/>
        </w:rPr>
        <w:t xml:space="preserve">.  Most worrisome is that </w:t>
      </w:r>
      <w:r w:rsidRPr="009542BF">
        <w:rPr>
          <w:u w:val="single"/>
        </w:rPr>
        <w:t>current</w:t>
      </w:r>
      <w:r w:rsidRPr="009542BF">
        <w:rPr>
          <w:sz w:val="10"/>
        </w:rPr>
        <w:t xml:space="preserve"> U.S. </w:t>
      </w:r>
      <w:r w:rsidRPr="009542BF">
        <w:rPr>
          <w:u w:val="single"/>
        </w:rPr>
        <w:t xml:space="preserve">policy implies that </w:t>
      </w:r>
      <w:r w:rsidRPr="009542BF">
        <w:rPr>
          <w:rStyle w:val="Emphasis"/>
          <w:highlight w:val="yellow"/>
        </w:rPr>
        <w:t>a nuclear response is possible</w:t>
      </w:r>
      <w:r w:rsidRPr="009542BF">
        <w:rPr>
          <w:sz w:val="10"/>
        </w:rPr>
        <w:t xml:space="preserve">, something that policy makers have not denied in recent press reports. The reason, in part, is that the U.S. defense community has increasingly come to see cyberspace as a “domain of warfare” equivalent to air, land, sea, and space.  The definition of cyberspace as its own domain of warfare helps in its own right to blur the online/offline, physical-space/cyberspace boundary.  </w:t>
      </w:r>
      <w:proofErr w:type="gramStart"/>
      <w:r w:rsidRPr="009542BF">
        <w:rPr>
          <w:sz w:val="10"/>
        </w:rPr>
        <w:t>But thinking logically about the potential consequences of this framing leads to some disconcerting conclusions.</w:t>
      </w:r>
      <w:proofErr w:type="gramEnd"/>
      <w:r w:rsidRPr="009542BF">
        <w:rPr>
          <w:sz w:val="10"/>
        </w:rPr>
        <w:t xml:space="preserve"> If cyberspace is a domain of warfare, then it becomes possible to define “</w:t>
      </w:r>
      <w:proofErr w:type="spellStart"/>
      <w:r w:rsidRPr="009542BF">
        <w:rPr>
          <w:sz w:val="10"/>
        </w:rPr>
        <w:t>cyber attacks</w:t>
      </w:r>
      <w:proofErr w:type="spellEnd"/>
      <w:r w:rsidRPr="009542BF">
        <w:rPr>
          <w:sz w:val="10"/>
        </w:rPr>
        <w:t xml:space="preserve">” (whatever those may be said to entail) as acts of war.  But </w:t>
      </w:r>
      <w:r w:rsidRPr="009542BF">
        <w:rPr>
          <w:u w:val="single"/>
        </w:rPr>
        <w:t xml:space="preserve">what happens </w:t>
      </w:r>
      <w:r w:rsidRPr="009542BF">
        <w:rPr>
          <w:highlight w:val="yellow"/>
          <w:u w:val="single"/>
        </w:rPr>
        <w:t>if the U.S. is attacked</w:t>
      </w:r>
      <w:r w:rsidRPr="009542BF">
        <w:rPr>
          <w:sz w:val="10"/>
        </w:rPr>
        <w:t xml:space="preserve"> in any of the other domains?  </w:t>
      </w:r>
      <w:r w:rsidRPr="009542BF">
        <w:rPr>
          <w:rStyle w:val="Emphasis"/>
          <w:highlight w:val="yellow"/>
        </w:rPr>
        <w:t>It retaliates</w:t>
      </w:r>
      <w:r w:rsidRPr="009542BF">
        <w:rPr>
          <w:sz w:val="10"/>
        </w:rPr>
        <w:t xml:space="preserve">.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w:t>
      </w:r>
      <w:proofErr w:type="spellStart"/>
      <w:r w:rsidRPr="009542BF">
        <w:rPr>
          <w:sz w:val="10"/>
        </w:rPr>
        <w:t>cyber attack</w:t>
      </w:r>
      <w:proofErr w:type="spellEnd"/>
      <w:r w:rsidRPr="009542BF">
        <w:rPr>
          <w:sz w:val="10"/>
        </w:rPr>
        <w:t xml:space="preserve">, or as part of offensive U.S. cyber operations, is part of the current (2006) National Military Strategy for Cyberspace Operations [5]: (U) Kinetic Actions. DOD will conduct kinetic missions to preserve freedom of action and strategic advantage in cyberspace. Kinetic actions can be either offensive or defensive and used in conjunction with other mission areas to achieve optimal military effects. Of course, </w:t>
      </w:r>
      <w:r w:rsidRPr="009542BF">
        <w:rPr>
          <w:highlight w:val="yellow"/>
          <w:u w:val="single"/>
        </w:rPr>
        <w:t xml:space="preserve">the possibility that a </w:t>
      </w:r>
      <w:proofErr w:type="spellStart"/>
      <w:r w:rsidRPr="009542BF">
        <w:rPr>
          <w:highlight w:val="yellow"/>
          <w:u w:val="single"/>
        </w:rPr>
        <w:t>cyber attack</w:t>
      </w:r>
      <w:proofErr w:type="spellEnd"/>
      <w:r w:rsidRPr="009542BF">
        <w:rPr>
          <w:highlight w:val="yellow"/>
          <w:u w:val="single"/>
        </w:rPr>
        <w:t xml:space="preserve"> on the U.S. could lead to a U.S. nuclear reply</w:t>
      </w:r>
      <w:r w:rsidRPr="009542BF">
        <w:rPr>
          <w:sz w:val="10"/>
        </w:rPr>
        <w:t xml:space="preserve"> constitutes possibly the ultimate in “cross-domain response.”  And while this may seem </w:t>
      </w:r>
      <w:proofErr w:type="spellStart"/>
      <w:r w:rsidRPr="009542BF">
        <w:rPr>
          <w:sz w:val="10"/>
        </w:rPr>
        <w:t>far fetched</w:t>
      </w:r>
      <w:proofErr w:type="spellEnd"/>
      <w:r w:rsidRPr="009542BF">
        <w:rPr>
          <w:sz w:val="10"/>
        </w:rPr>
        <w:t xml:space="preserve">, it </w:t>
      </w:r>
      <w:r w:rsidRPr="009542BF">
        <w:rPr>
          <w:highlight w:val="yellow"/>
          <w:u w:val="single"/>
        </w:rPr>
        <w:t>has not been ruled out</w:t>
      </w:r>
      <w:r w:rsidRPr="009542BF">
        <w:rPr>
          <w:u w:val="single"/>
        </w:rPr>
        <w:t xml:space="preserve"> by U.S. defense policy makers</w:t>
      </w:r>
      <w:r w:rsidRPr="009542BF">
        <w:rPr>
          <w:sz w:val="10"/>
        </w:rPr>
        <w:t xml:space="preserve"> and is, in fact, implied in current U.S. defense policy documents.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w:t>
      </w:r>
      <w:proofErr w:type="spellStart"/>
      <w:r w:rsidRPr="009542BF">
        <w:rPr>
          <w:sz w:val="10"/>
        </w:rPr>
        <w:t>cyber attacks</w:t>
      </w:r>
      <w:proofErr w:type="spellEnd"/>
      <w:r w:rsidRPr="009542BF">
        <w:rPr>
          <w:sz w:val="10"/>
        </w:rPr>
        <w:t xml:space="preserve"> on US commercial information systems or attacks against transportation networks may have a greater economic or psychological effect than a relatively small release of a lethal agent.” [6] The authors of a 2009 National Academies of Science report on </w:t>
      </w:r>
      <w:proofErr w:type="spellStart"/>
      <w:r w:rsidRPr="009542BF">
        <w:rPr>
          <w:sz w:val="10"/>
        </w:rPr>
        <w:t>cyberwarfare</w:t>
      </w:r>
      <w:proofErr w:type="spellEnd"/>
      <w:r w:rsidRPr="009542BF">
        <w:rPr>
          <w:sz w:val="10"/>
        </w:rPr>
        <w:t xml:space="preserve"> respond to this by saying, “</w:t>
      </w:r>
      <w:r w:rsidRPr="009542BF">
        <w:rPr>
          <w:u w:val="single"/>
        </w:rPr>
        <w:t>Coupled with the declaratory policy on nuclear weapons</w:t>
      </w:r>
      <w:r w:rsidRPr="009542BF">
        <w:rPr>
          <w:sz w:val="10"/>
        </w:rPr>
        <w:t xml:space="preserve"> described earlier, </w:t>
      </w:r>
      <w:r w:rsidRPr="009542BF">
        <w:rPr>
          <w:u w:val="single"/>
        </w:rPr>
        <w:t xml:space="preserve">this statement implies that </w:t>
      </w:r>
      <w:r w:rsidRPr="009542BF">
        <w:rPr>
          <w:highlight w:val="yellow"/>
          <w:u w:val="single"/>
        </w:rPr>
        <w:t>the U</w:t>
      </w:r>
      <w:r w:rsidRPr="009542BF">
        <w:rPr>
          <w:u w:val="single"/>
        </w:rPr>
        <w:t xml:space="preserve">nited </w:t>
      </w:r>
      <w:r w:rsidRPr="009542BF">
        <w:rPr>
          <w:highlight w:val="yellow"/>
          <w:u w:val="single"/>
        </w:rPr>
        <w:t>S</w:t>
      </w:r>
      <w:r w:rsidRPr="009542BF">
        <w:rPr>
          <w:u w:val="single"/>
        </w:rPr>
        <w:t xml:space="preserve">tates </w:t>
      </w:r>
      <w:r w:rsidRPr="009542BF">
        <w:rPr>
          <w:highlight w:val="yellow"/>
          <w:u w:val="single"/>
        </w:rPr>
        <w:t>will regard</w:t>
      </w:r>
      <w:r w:rsidRPr="009542BF">
        <w:rPr>
          <w:sz w:val="10"/>
        </w:rPr>
        <w:t xml:space="preserve"> certain kinds of </w:t>
      </w:r>
      <w:proofErr w:type="spellStart"/>
      <w:r w:rsidRPr="009542BF">
        <w:rPr>
          <w:u w:val="single"/>
        </w:rPr>
        <w:t>cyberattacks</w:t>
      </w:r>
      <w:proofErr w:type="spellEnd"/>
      <w:r w:rsidRPr="009542BF">
        <w:rPr>
          <w:sz w:val="10"/>
        </w:rPr>
        <w:t xml:space="preserve"> against the United States </w:t>
      </w:r>
      <w:r w:rsidRPr="009542BF">
        <w:rPr>
          <w:highlight w:val="yellow"/>
          <w:u w:val="single"/>
        </w:rPr>
        <w:t>as being in the same category as nuclear,</w:t>
      </w:r>
      <w:r w:rsidRPr="009542BF">
        <w:rPr>
          <w:u w:val="single"/>
        </w:rPr>
        <w:t xml:space="preserve"> biological, and chemical </w:t>
      </w:r>
      <w:r w:rsidRPr="009542BF">
        <w:rPr>
          <w:highlight w:val="yellow"/>
          <w:u w:val="single"/>
        </w:rPr>
        <w:t xml:space="preserve">weapons, and thus that a </w:t>
      </w:r>
      <w:r w:rsidRPr="009542BF">
        <w:rPr>
          <w:rStyle w:val="Emphasis"/>
          <w:highlight w:val="yellow"/>
        </w:rPr>
        <w:t>nuclear response</w:t>
      </w:r>
      <w:r w:rsidRPr="009542BF">
        <w:rPr>
          <w:sz w:val="10"/>
        </w:rPr>
        <w:t xml:space="preserve"> to certain kinds of </w:t>
      </w:r>
      <w:proofErr w:type="spellStart"/>
      <w:r w:rsidRPr="009542BF">
        <w:rPr>
          <w:sz w:val="10"/>
        </w:rPr>
        <w:t>cyberattacks</w:t>
      </w:r>
      <w:proofErr w:type="spellEnd"/>
      <w:r w:rsidRPr="009542BF">
        <w:rPr>
          <w:sz w:val="10"/>
        </w:rPr>
        <w:t xml:space="preserve"> (namely, </w:t>
      </w:r>
      <w:proofErr w:type="spellStart"/>
      <w:r w:rsidRPr="009542BF">
        <w:rPr>
          <w:sz w:val="10"/>
        </w:rPr>
        <w:t>cyberattacks</w:t>
      </w:r>
      <w:proofErr w:type="spellEnd"/>
      <w:r w:rsidRPr="009542BF">
        <w:rPr>
          <w:sz w:val="10"/>
        </w:rPr>
        <w:t xml:space="preserve"> with devastating impacts) </w:t>
      </w:r>
      <w:r w:rsidRPr="009542BF">
        <w:rPr>
          <w:rStyle w:val="Emphasis"/>
          <w:highlight w:val="yellow"/>
        </w:rPr>
        <w:t>may be possible</w:t>
      </w:r>
      <w:r w:rsidRPr="009542BF">
        <w:rPr>
          <w:sz w:val="10"/>
        </w:rPr>
        <w:t xml:space="preserve">.  It also sets a relevant scale–a </w:t>
      </w:r>
      <w:proofErr w:type="spellStart"/>
      <w:r w:rsidRPr="009542BF">
        <w:rPr>
          <w:sz w:val="10"/>
        </w:rPr>
        <w:t>cyberattack</w:t>
      </w:r>
      <w:proofErr w:type="spellEnd"/>
      <w:r w:rsidRPr="009542BF">
        <w:rPr>
          <w:sz w:val="10"/>
        </w:rPr>
        <w:t xml:space="preserve"> that has an impact larger than that associated with a relatively small release of a lethal agent is regarded with the same or greater seriousness.” [7] </w:t>
      </w:r>
    </w:p>
    <w:p w:rsidR="009542BF" w:rsidRPr="009542BF" w:rsidRDefault="009542BF" w:rsidP="009542BF"/>
    <w:p w:rsidR="009542BF" w:rsidRPr="009542BF" w:rsidRDefault="009542BF" w:rsidP="009542BF">
      <w:pPr>
        <w:pStyle w:val="Heading4"/>
        <w:rPr>
          <w:rStyle w:val="Style13ptBold"/>
          <w:b/>
          <w:bCs w:val="0"/>
        </w:rPr>
      </w:pPr>
      <w:r>
        <w:t>Independently – Cyber-</w:t>
      </w:r>
      <w:r w:rsidRPr="009542BF">
        <w:t>attacks breaks down command and control – causes nuclear response. The bureaucratic decision to react without information is a result of situating offensive cyber ops with the president</w:t>
      </w:r>
      <w:r w:rsidRPr="009542BF">
        <w:rPr>
          <w:rStyle w:val="Style13ptBold"/>
        </w:rPr>
        <w:t xml:space="preserve"> </w:t>
      </w:r>
    </w:p>
    <w:p w:rsidR="009542BF" w:rsidRPr="009542BF" w:rsidRDefault="009542BF" w:rsidP="009542BF">
      <w:proofErr w:type="spellStart"/>
      <w:proofErr w:type="gramStart"/>
      <w:r w:rsidRPr="009542BF">
        <w:rPr>
          <w:rStyle w:val="Style13ptBold"/>
        </w:rPr>
        <w:t>Cimbala</w:t>
      </w:r>
      <w:proofErr w:type="spellEnd"/>
      <w:r w:rsidRPr="009542BF">
        <w:rPr>
          <w:rStyle w:val="Style13ptBold"/>
        </w:rPr>
        <w:t xml:space="preserve"> 11</w:t>
      </w:r>
      <w:r w:rsidRPr="009542BF">
        <w:t>(Stephen J. </w:t>
      </w:r>
      <w:proofErr w:type="spellStart"/>
      <w:r w:rsidRPr="009542BF">
        <w:t>Cimbala</w:t>
      </w:r>
      <w:proofErr w:type="spellEnd"/>
      <w:r w:rsidRPr="009542BF">
        <w:t> 2011.</w:t>
      </w:r>
      <w:proofErr w:type="gramEnd"/>
      <w:r w:rsidRPr="009542BF">
        <w:t> </w:t>
      </w:r>
      <w:proofErr w:type="gramStart"/>
      <w:r w:rsidRPr="009542BF">
        <w:t>Professor of Political Science at Penn State.</w:t>
      </w:r>
      <w:proofErr w:type="gramEnd"/>
      <w:r w:rsidRPr="009542BF">
        <w:t xml:space="preserve"> </w:t>
      </w:r>
      <w:proofErr w:type="gramStart"/>
      <w:r w:rsidRPr="009542BF">
        <w:t>“Nuclear Crisis Management and “</w:t>
      </w:r>
      <w:proofErr w:type="spellStart"/>
      <w:r w:rsidRPr="009542BF">
        <w:t>Cyberwar</w:t>
      </w:r>
      <w:proofErr w:type="spellEnd"/>
      <w:r w:rsidRPr="009542BF">
        <w:t>” Phishing for Trouble?”</w:t>
      </w:r>
      <w:proofErr w:type="gramEnd"/>
      <w:r w:rsidRPr="009542BF">
        <w:t xml:space="preserve"> Strategic Studies Quarterly Spring 2011)</w:t>
      </w:r>
    </w:p>
    <w:p w:rsidR="009542BF" w:rsidRPr="009542BF" w:rsidRDefault="009542BF" w:rsidP="009542BF">
      <w:pPr>
        <w:rPr>
          <w:rStyle w:val="Emphasis"/>
        </w:rPr>
      </w:pPr>
      <w:r w:rsidRPr="009542BF">
        <w:rPr>
          <w:sz w:val="12"/>
        </w:rPr>
        <w:t xml:space="preserve">This section discusses how </w:t>
      </w:r>
      <w:proofErr w:type="spellStart"/>
      <w:r w:rsidRPr="009542BF">
        <w:rPr>
          <w:rStyle w:val="StyleUnderline"/>
          <w:highlight w:val="green"/>
        </w:rPr>
        <w:t>cyberwar</w:t>
      </w:r>
      <w:proofErr w:type="spellEnd"/>
      <w:r w:rsidRPr="009542BF">
        <w:rPr>
          <w:rStyle w:val="StyleUnderline"/>
          <w:highlight w:val="green"/>
        </w:rPr>
        <w:t xml:space="preserve"> might adversely affect nuclear </w:t>
      </w:r>
      <w:r w:rsidRPr="009542BF">
        <w:rPr>
          <w:rStyle w:val="StyleUnderline"/>
        </w:rPr>
        <w:t xml:space="preserve">crisis </w:t>
      </w:r>
      <w:r w:rsidRPr="009542BF">
        <w:rPr>
          <w:rStyle w:val="StyleUnderline"/>
          <w:highlight w:val="green"/>
        </w:rPr>
        <w:t>management</w:t>
      </w:r>
      <w:r w:rsidRPr="009542BF">
        <w:rPr>
          <w:sz w:val="12"/>
        </w:rPr>
        <w:t xml:space="preserve">. Readers are advised, however, that history is </w:t>
      </w:r>
      <w:proofErr w:type="spellStart"/>
      <w:r w:rsidRPr="009542BF">
        <w:rPr>
          <w:sz w:val="12"/>
        </w:rPr>
        <w:t>indeterminate.It</w:t>
      </w:r>
      <w:proofErr w:type="spellEnd"/>
      <w:r w:rsidRPr="009542BF">
        <w:rPr>
          <w:sz w:val="12"/>
        </w:rPr>
        <w:t xml:space="preserve"> might turn out that, in some fortuitous cases, the United States </w:t>
      </w:r>
      <w:proofErr w:type="spellStart"/>
      <w:r w:rsidRPr="009542BF">
        <w:rPr>
          <w:sz w:val="12"/>
        </w:rPr>
        <w:t>coulduse</w:t>
      </w:r>
      <w:proofErr w:type="spellEnd"/>
      <w:r w:rsidRPr="009542BF">
        <w:rPr>
          <w:sz w:val="12"/>
        </w:rPr>
        <w:t xml:space="preserve"> nuclear deterrence and </w:t>
      </w:r>
      <w:proofErr w:type="spellStart"/>
      <w:r w:rsidRPr="009542BF">
        <w:rPr>
          <w:sz w:val="12"/>
        </w:rPr>
        <w:t>cyberwar</w:t>
      </w:r>
      <w:proofErr w:type="spellEnd"/>
      <w:r w:rsidRPr="009542BF">
        <w:rPr>
          <w:sz w:val="12"/>
        </w:rPr>
        <w:t xml:space="preserve"> as joint multipliers toward a success-</w:t>
      </w:r>
      <w:proofErr w:type="spellStart"/>
      <w:r w:rsidRPr="009542BF">
        <w:rPr>
          <w:sz w:val="12"/>
        </w:rPr>
        <w:t>ful</w:t>
      </w:r>
      <w:proofErr w:type="spellEnd"/>
      <w:r w:rsidRPr="009542BF">
        <w:rPr>
          <w:sz w:val="12"/>
        </w:rPr>
        <w:t xml:space="preserve"> outcome in crisis or war. For example, </w:t>
      </w:r>
      <w:r w:rsidRPr="009542BF">
        <w:rPr>
          <w:rStyle w:val="StyleUnderline"/>
        </w:rPr>
        <w:t xml:space="preserve">in facing down an </w:t>
      </w:r>
      <w:proofErr w:type="spellStart"/>
      <w:r w:rsidRPr="009542BF">
        <w:rPr>
          <w:rStyle w:val="StyleUnderline"/>
        </w:rPr>
        <w:t>opponentwith</w:t>
      </w:r>
      <w:proofErr w:type="spellEnd"/>
      <w:r w:rsidRPr="009542BF">
        <w:rPr>
          <w:rStyle w:val="StyleUnderline"/>
        </w:rPr>
        <w:t xml:space="preserve"> a comparatively small or no nuclear arsenal and inferior </w:t>
      </w:r>
      <w:proofErr w:type="spellStart"/>
      <w:r w:rsidRPr="009542BF">
        <w:rPr>
          <w:rStyle w:val="StyleUnderline"/>
        </w:rPr>
        <w:t>conventionalstrike</w:t>
      </w:r>
      <w:proofErr w:type="spellEnd"/>
      <w:r w:rsidRPr="009542BF">
        <w:rPr>
          <w:rStyle w:val="StyleUnderline"/>
        </w:rPr>
        <w:t xml:space="preserve"> capabilities</w:t>
      </w:r>
      <w:r w:rsidRPr="009542BF">
        <w:rPr>
          <w:sz w:val="12"/>
        </w:rPr>
        <w:t xml:space="preserve">, </w:t>
      </w:r>
      <w:r w:rsidRPr="009542BF">
        <w:rPr>
          <w:rStyle w:val="StyleUnderline"/>
        </w:rPr>
        <w:t xml:space="preserve">the United States or another power could employ </w:t>
      </w:r>
      <w:proofErr w:type="spellStart"/>
      <w:r w:rsidRPr="009542BF">
        <w:rPr>
          <w:rStyle w:val="StyleUnderline"/>
        </w:rPr>
        <w:t>infor-mation</w:t>
      </w:r>
      <w:proofErr w:type="spellEnd"/>
      <w:r w:rsidRPr="009542BF">
        <w:rPr>
          <w:rStyle w:val="StyleUnderline"/>
        </w:rPr>
        <w:t xml:space="preserve"> warfare aggressively “up front” while forgoing explicit mention </w:t>
      </w:r>
      <w:proofErr w:type="spellStart"/>
      <w:r w:rsidRPr="009542BF">
        <w:rPr>
          <w:rStyle w:val="StyleUnderline"/>
        </w:rPr>
        <w:t>ofits</w:t>
      </w:r>
      <w:proofErr w:type="spellEnd"/>
      <w:r w:rsidRPr="009542BF">
        <w:rPr>
          <w:rStyle w:val="StyleUnderline"/>
        </w:rPr>
        <w:t xml:space="preserve"> available nuclear capability.</w:t>
      </w:r>
      <w:r w:rsidRPr="009542BF">
        <w:rPr>
          <w:sz w:val="12"/>
        </w:rPr>
        <w:t xml:space="preserve"> Russia’s five-day war against Georgia </w:t>
      </w:r>
      <w:proofErr w:type="spellStart"/>
      <w:r w:rsidRPr="009542BF">
        <w:rPr>
          <w:sz w:val="12"/>
        </w:rPr>
        <w:t>inAugust</w:t>
      </w:r>
      <w:proofErr w:type="spellEnd"/>
      <w:r w:rsidRPr="009542BF">
        <w:rPr>
          <w:sz w:val="12"/>
        </w:rPr>
        <w:t xml:space="preserve"> 2008 involved obvious </w:t>
      </w:r>
      <w:proofErr w:type="spellStart"/>
      <w:r w:rsidRPr="009542BF">
        <w:rPr>
          <w:sz w:val="12"/>
        </w:rPr>
        <w:t>cyber attacks</w:t>
      </w:r>
      <w:proofErr w:type="spellEnd"/>
      <w:r w:rsidRPr="009542BF">
        <w:rPr>
          <w:sz w:val="12"/>
        </w:rPr>
        <w:t xml:space="preserve"> as well as land and air opera-</w:t>
      </w:r>
      <w:proofErr w:type="spellStart"/>
      <w:r w:rsidRPr="009542BF">
        <w:rPr>
          <w:sz w:val="12"/>
        </w:rPr>
        <w:t>tions</w:t>
      </w:r>
      <w:proofErr w:type="spellEnd"/>
      <w:r w:rsidRPr="009542BF">
        <w:rPr>
          <w:sz w:val="12"/>
        </w:rPr>
        <w:t xml:space="preserve">, but no explicit nuclear threats. On the other hand, had Georgia al-ready been taken into membership by NATO prior to August 2008 or </w:t>
      </w:r>
      <w:proofErr w:type="spellStart"/>
      <w:r w:rsidRPr="009542BF">
        <w:rPr>
          <w:sz w:val="12"/>
        </w:rPr>
        <w:t>hadRusso</w:t>
      </w:r>
      <w:proofErr w:type="spellEnd"/>
      <w:r w:rsidRPr="009542BF">
        <w:rPr>
          <w:sz w:val="12"/>
        </w:rPr>
        <w:t xml:space="preserve">-Georgian fighting spread into NATO member-state territory, </w:t>
      </w:r>
      <w:proofErr w:type="spellStart"/>
      <w:r w:rsidRPr="009542BF">
        <w:rPr>
          <w:sz w:val="12"/>
        </w:rPr>
        <w:t>thevisibility</w:t>
      </w:r>
      <w:proofErr w:type="spellEnd"/>
      <w:r w:rsidRPr="009542BF">
        <w:rPr>
          <w:sz w:val="12"/>
        </w:rPr>
        <w:t xml:space="preserve"> of Russia’s nuclear arsenal as a latent and potentially </w:t>
      </w:r>
      <w:proofErr w:type="spellStart"/>
      <w:r w:rsidRPr="009542BF">
        <w:rPr>
          <w:sz w:val="12"/>
        </w:rPr>
        <w:t>explicitthreat</w:t>
      </w:r>
      <w:proofErr w:type="spellEnd"/>
      <w:r w:rsidRPr="009542BF">
        <w:rPr>
          <w:sz w:val="12"/>
        </w:rPr>
        <w:t xml:space="preserve"> would have been much </w:t>
      </w:r>
      <w:proofErr w:type="spellStart"/>
      <w:r w:rsidRPr="009542BF">
        <w:rPr>
          <w:sz w:val="12"/>
        </w:rPr>
        <w:t>greater.Notwithstanding</w:t>
      </w:r>
      <w:proofErr w:type="spellEnd"/>
      <w:r w:rsidRPr="009542BF">
        <w:rPr>
          <w:sz w:val="12"/>
        </w:rPr>
        <w:t xml:space="preserve"> the preceding disclaimers, </w:t>
      </w:r>
      <w:r w:rsidRPr="009542BF">
        <w:rPr>
          <w:rStyle w:val="Emphasis"/>
          <w:highlight w:val="green"/>
        </w:rPr>
        <w:t>information warfare</w:t>
      </w:r>
      <w:r w:rsidRPr="009542BF">
        <w:rPr>
          <w:rStyle w:val="Emphasis"/>
        </w:rPr>
        <w:t xml:space="preserve"> has the potential to attack or disrupt successful crisis management on each </w:t>
      </w:r>
      <w:proofErr w:type="spellStart"/>
      <w:r w:rsidRPr="009542BF">
        <w:rPr>
          <w:rStyle w:val="Emphasis"/>
        </w:rPr>
        <w:t>offour</w:t>
      </w:r>
      <w:proofErr w:type="spellEnd"/>
      <w:r w:rsidRPr="009542BF">
        <w:rPr>
          <w:rStyle w:val="Emphasis"/>
        </w:rPr>
        <w:t xml:space="preserve"> dimensions</w:t>
      </w:r>
      <w:r w:rsidRPr="009542BF">
        <w:rPr>
          <w:rStyle w:val="StyleUnderline"/>
        </w:rPr>
        <w:t>.</w:t>
      </w:r>
      <w:r w:rsidRPr="009542BF">
        <w:rPr>
          <w:sz w:val="12"/>
        </w:rPr>
        <w:t xml:space="preserve"> </w:t>
      </w:r>
      <w:r w:rsidRPr="009542BF">
        <w:rPr>
          <w:rStyle w:val="StyleUnderline"/>
        </w:rPr>
        <w:t xml:space="preserve">First, it </w:t>
      </w:r>
      <w:r w:rsidRPr="009542BF">
        <w:rPr>
          <w:rStyle w:val="StyleUnderline"/>
          <w:highlight w:val="green"/>
        </w:rPr>
        <w:t>can muddy the signals being sent</w:t>
      </w:r>
      <w:r w:rsidRPr="009542BF">
        <w:rPr>
          <w:rStyle w:val="StyleUnderline"/>
        </w:rPr>
        <w:t xml:space="preserve"> from one side to the other in a crisis</w:t>
      </w:r>
      <w:r w:rsidRPr="009542BF">
        <w:rPr>
          <w:sz w:val="12"/>
        </w:rPr>
        <w:t xml:space="preserve">. This can be done deliberately or inadvertently. Sup-pose one side plants a virus or worm in the other’s communications net-works.19 </w:t>
      </w:r>
      <w:proofErr w:type="gramStart"/>
      <w:r w:rsidRPr="009542BF">
        <w:rPr>
          <w:sz w:val="12"/>
        </w:rPr>
        <w:t>The</w:t>
      </w:r>
      <w:proofErr w:type="gramEnd"/>
      <w:r w:rsidRPr="009542BF">
        <w:rPr>
          <w:sz w:val="12"/>
        </w:rPr>
        <w:t xml:space="preserve"> virus or worm becomes activated during the crisis and destroys or alters information. The missing or altered information may make </w:t>
      </w:r>
      <w:proofErr w:type="spellStart"/>
      <w:r w:rsidRPr="009542BF">
        <w:rPr>
          <w:sz w:val="12"/>
        </w:rPr>
        <w:t>itmore</w:t>
      </w:r>
      <w:proofErr w:type="spellEnd"/>
      <w:r w:rsidRPr="009542BF">
        <w:rPr>
          <w:sz w:val="12"/>
        </w:rPr>
        <w:t xml:space="preserve"> difficult for the cyber victim to arrange a military attack. But de-</w:t>
      </w:r>
      <w:proofErr w:type="spellStart"/>
      <w:r w:rsidRPr="009542BF">
        <w:rPr>
          <w:sz w:val="12"/>
        </w:rPr>
        <w:t>stroyed</w:t>
      </w:r>
      <w:proofErr w:type="spellEnd"/>
      <w:r w:rsidRPr="009542BF">
        <w:rPr>
          <w:sz w:val="12"/>
        </w:rPr>
        <w:t xml:space="preserve"> or altered information may mislead either side into thinking that its signal has been correctly interpreted when it has not. Thus, side </w:t>
      </w:r>
      <w:proofErr w:type="gramStart"/>
      <w:r w:rsidRPr="009542BF">
        <w:rPr>
          <w:sz w:val="12"/>
        </w:rPr>
        <w:t>A</w:t>
      </w:r>
      <w:proofErr w:type="gramEnd"/>
      <w:r w:rsidRPr="009542BF">
        <w:rPr>
          <w:sz w:val="12"/>
        </w:rPr>
        <w:t xml:space="preserve"> </w:t>
      </w:r>
      <w:proofErr w:type="spellStart"/>
      <w:r w:rsidRPr="009542BF">
        <w:rPr>
          <w:sz w:val="12"/>
        </w:rPr>
        <w:t>mayintend</w:t>
      </w:r>
      <w:proofErr w:type="spellEnd"/>
      <w:r w:rsidRPr="009542BF">
        <w:rPr>
          <w:sz w:val="12"/>
        </w:rPr>
        <w:t xml:space="preserve"> to signal “resolve” instead of “yield” to its opponent on a </w:t>
      </w:r>
      <w:proofErr w:type="spellStart"/>
      <w:r w:rsidRPr="009542BF">
        <w:rPr>
          <w:sz w:val="12"/>
        </w:rPr>
        <w:t>particularissue</w:t>
      </w:r>
      <w:proofErr w:type="spellEnd"/>
      <w:r w:rsidRPr="009542BF">
        <w:rPr>
          <w:sz w:val="12"/>
        </w:rPr>
        <w:t xml:space="preserve">. Side B, misperceiving a “yield” message, may decide to continue its aggression, meeting unexpected resistance and causing a much more </w:t>
      </w:r>
      <w:proofErr w:type="spellStart"/>
      <w:r w:rsidRPr="009542BF">
        <w:rPr>
          <w:sz w:val="12"/>
        </w:rPr>
        <w:t>dan-gerous</w:t>
      </w:r>
      <w:proofErr w:type="spellEnd"/>
      <w:r w:rsidRPr="009542BF">
        <w:rPr>
          <w:sz w:val="12"/>
        </w:rPr>
        <w:t xml:space="preserve"> situation to </w:t>
      </w:r>
      <w:proofErr w:type="spellStart"/>
      <w:r w:rsidRPr="009542BF">
        <w:rPr>
          <w:sz w:val="12"/>
        </w:rPr>
        <w:t>develop.</w:t>
      </w:r>
      <w:r w:rsidRPr="009542BF">
        <w:rPr>
          <w:rStyle w:val="StyleUnderline"/>
          <w:highlight w:val="green"/>
        </w:rPr>
        <w:t>Infowar</w:t>
      </w:r>
      <w:proofErr w:type="spellEnd"/>
      <w:r w:rsidRPr="009542BF">
        <w:rPr>
          <w:rStyle w:val="StyleUnderline"/>
          <w:highlight w:val="green"/>
        </w:rPr>
        <w:t xml:space="preserve"> </w:t>
      </w:r>
      <w:r w:rsidRPr="009542BF">
        <w:rPr>
          <w:rStyle w:val="Emphasis"/>
          <w:highlight w:val="green"/>
        </w:rPr>
        <w:t>can</w:t>
      </w:r>
      <w:r w:rsidRPr="009542BF">
        <w:rPr>
          <w:rStyle w:val="Emphasis"/>
        </w:rPr>
        <w:t xml:space="preserve"> also </w:t>
      </w:r>
      <w:r w:rsidRPr="009542BF">
        <w:rPr>
          <w:rStyle w:val="Emphasis"/>
          <w:highlight w:val="green"/>
        </w:rPr>
        <w:t>destroy</w:t>
      </w:r>
      <w:r w:rsidRPr="009542BF">
        <w:rPr>
          <w:rStyle w:val="Emphasis"/>
        </w:rPr>
        <w:t xml:space="preserve"> or disrupt communication </w:t>
      </w:r>
      <w:r w:rsidRPr="009542BF">
        <w:rPr>
          <w:rStyle w:val="Emphasis"/>
          <w:highlight w:val="green"/>
        </w:rPr>
        <w:t>channels necessary for</w:t>
      </w:r>
      <w:r w:rsidRPr="009542BF">
        <w:rPr>
          <w:rStyle w:val="Emphasis"/>
        </w:rPr>
        <w:t xml:space="preserve"> successful </w:t>
      </w:r>
      <w:r w:rsidRPr="009542BF">
        <w:rPr>
          <w:rStyle w:val="Emphasis"/>
          <w:highlight w:val="green"/>
        </w:rPr>
        <w:t>crisis management</w:t>
      </w:r>
      <w:r w:rsidRPr="009542BF">
        <w:rPr>
          <w:rStyle w:val="Emphasis"/>
        </w:rPr>
        <w:t>.</w:t>
      </w:r>
      <w:r w:rsidRPr="009542BF">
        <w:rPr>
          <w:rStyle w:val="StyleUnderline"/>
        </w:rPr>
        <w:t xml:space="preserve"> One way it can do this is to </w:t>
      </w:r>
      <w:r w:rsidRPr="009542BF">
        <w:rPr>
          <w:rStyle w:val="Emphasis"/>
          <w:highlight w:val="green"/>
        </w:rPr>
        <w:t>disrupt communication links between policymakers</w:t>
      </w:r>
      <w:r w:rsidRPr="009542BF">
        <w:rPr>
          <w:rStyle w:val="Emphasis"/>
        </w:rPr>
        <w:t xml:space="preserve"> and military commanders </w:t>
      </w:r>
      <w:r w:rsidRPr="009542BF">
        <w:rPr>
          <w:rStyle w:val="Emphasis"/>
          <w:highlight w:val="green"/>
        </w:rPr>
        <w:t>during a period of high threat</w:t>
      </w:r>
      <w:r w:rsidRPr="009542BF">
        <w:rPr>
          <w:rStyle w:val="Emphasis"/>
        </w:rPr>
        <w:t xml:space="preserve"> and severe time pressure.</w:t>
      </w:r>
      <w:r w:rsidRPr="009542BF">
        <w:rPr>
          <w:sz w:val="12"/>
        </w:rPr>
        <w:t xml:space="preserve"> </w:t>
      </w:r>
      <w:proofErr w:type="gramStart"/>
      <w:r w:rsidRPr="009542BF">
        <w:rPr>
          <w:sz w:val="12"/>
        </w:rPr>
        <w:t xml:space="preserve">Two kinds of un-anticipated problems, from the standpoint of civil-military relations, </w:t>
      </w:r>
      <w:proofErr w:type="spellStart"/>
      <w:r w:rsidRPr="009542BF">
        <w:rPr>
          <w:sz w:val="12"/>
        </w:rPr>
        <w:t>arepossible</w:t>
      </w:r>
      <w:proofErr w:type="spellEnd"/>
      <w:r w:rsidRPr="009542BF">
        <w:rPr>
          <w:sz w:val="12"/>
        </w:rPr>
        <w:t xml:space="preserve"> under these conditions.</w:t>
      </w:r>
      <w:proofErr w:type="gramEnd"/>
      <w:r w:rsidRPr="009542BF">
        <w:rPr>
          <w:sz w:val="12"/>
        </w:rPr>
        <w:t xml:space="preserve"> </w:t>
      </w:r>
      <w:r w:rsidRPr="009542BF">
        <w:rPr>
          <w:rStyle w:val="StyleUnderline"/>
        </w:rPr>
        <w:t xml:space="preserve">First, </w:t>
      </w:r>
      <w:r w:rsidRPr="009542BF">
        <w:rPr>
          <w:rStyle w:val="Emphasis"/>
          <w:highlight w:val="green"/>
        </w:rPr>
        <w:t>political leaders may have pre-delegated</w:t>
      </w:r>
      <w:r w:rsidRPr="009542BF">
        <w:rPr>
          <w:rStyle w:val="Emphasis"/>
        </w:rPr>
        <w:t xml:space="preserve"> limited </w:t>
      </w:r>
      <w:r w:rsidRPr="009542BF">
        <w:rPr>
          <w:rStyle w:val="Emphasis"/>
          <w:highlight w:val="green"/>
        </w:rPr>
        <w:t>authority for nuclear release</w:t>
      </w:r>
      <w:r w:rsidRPr="009542BF">
        <w:rPr>
          <w:rStyle w:val="Emphasis"/>
        </w:rPr>
        <w:t xml:space="preserve"> </w:t>
      </w:r>
      <w:r w:rsidRPr="009542BF">
        <w:rPr>
          <w:rStyle w:val="StyleUnderline"/>
        </w:rPr>
        <w:t xml:space="preserve">or launch under </w:t>
      </w:r>
      <w:proofErr w:type="spellStart"/>
      <w:r w:rsidRPr="009542BF">
        <w:rPr>
          <w:rStyle w:val="StyleUnderline"/>
        </w:rPr>
        <w:t>restric-tive</w:t>
      </w:r>
      <w:proofErr w:type="spellEnd"/>
      <w:r w:rsidRPr="009542BF">
        <w:rPr>
          <w:rStyle w:val="StyleUnderline"/>
        </w:rPr>
        <w:t xml:space="preserve"> conditions; only when these few conditions obtain, according to the protocols of </w:t>
      </w:r>
      <w:proofErr w:type="spellStart"/>
      <w:r w:rsidRPr="009542BF">
        <w:rPr>
          <w:rStyle w:val="StyleUnderline"/>
        </w:rPr>
        <w:t>predelegation</w:t>
      </w:r>
      <w:proofErr w:type="spellEnd"/>
      <w:r w:rsidRPr="009542BF">
        <w:rPr>
          <w:rStyle w:val="StyleUnderline"/>
        </w:rPr>
        <w:t xml:space="preserve">, would military commanders be authorized </w:t>
      </w:r>
      <w:proofErr w:type="spellStart"/>
      <w:r w:rsidRPr="009542BF">
        <w:rPr>
          <w:rStyle w:val="StyleUnderline"/>
        </w:rPr>
        <w:t>toemploy</w:t>
      </w:r>
      <w:proofErr w:type="spellEnd"/>
      <w:r w:rsidRPr="009542BF">
        <w:rPr>
          <w:rStyle w:val="StyleUnderline"/>
        </w:rPr>
        <w:t xml:space="preserve"> nuclear weapons distributed within their command</w:t>
      </w:r>
      <w:r w:rsidRPr="009542BF">
        <w:rPr>
          <w:sz w:val="12"/>
        </w:rPr>
        <w:t xml:space="preserve">. </w:t>
      </w:r>
      <w:proofErr w:type="spellStart"/>
      <w:r w:rsidRPr="009542BF">
        <w:rPr>
          <w:rStyle w:val="StyleUnderline"/>
        </w:rPr>
        <w:t>Clogged,destroyed</w:t>
      </w:r>
      <w:proofErr w:type="spellEnd"/>
      <w:r w:rsidRPr="009542BF">
        <w:rPr>
          <w:rStyle w:val="StyleUnderline"/>
        </w:rPr>
        <w:t xml:space="preserve">, or </w:t>
      </w:r>
      <w:r w:rsidRPr="009542BF">
        <w:rPr>
          <w:rStyle w:val="Emphasis"/>
          <w:highlight w:val="green"/>
        </w:rPr>
        <w:t>disrupted communications</w:t>
      </w:r>
      <w:r w:rsidRPr="009542BF">
        <w:rPr>
          <w:rStyle w:val="Emphasis"/>
        </w:rPr>
        <w:t xml:space="preserve"> </w:t>
      </w:r>
      <w:r w:rsidRPr="009542BF">
        <w:rPr>
          <w:rStyle w:val="Emphasis"/>
          <w:highlight w:val="green"/>
        </w:rPr>
        <w:t>could prevent top leaders from knowing that</w:t>
      </w:r>
      <w:r w:rsidRPr="009542BF">
        <w:rPr>
          <w:rStyle w:val="Emphasis"/>
        </w:rPr>
        <w:t xml:space="preserve"> </w:t>
      </w:r>
      <w:r w:rsidRPr="009542BF">
        <w:rPr>
          <w:rStyle w:val="Emphasis"/>
          <w:highlight w:val="green"/>
        </w:rPr>
        <w:t>military commanders perceived a situation to be</w:t>
      </w:r>
      <w:r w:rsidRPr="009542BF">
        <w:rPr>
          <w:rStyle w:val="Emphasis"/>
        </w:rPr>
        <w:t xml:space="preserve"> far more </w:t>
      </w:r>
      <w:r w:rsidRPr="009542BF">
        <w:rPr>
          <w:rStyle w:val="Emphasis"/>
          <w:highlight w:val="green"/>
        </w:rPr>
        <w:t>desperate, and thus permissive of nuclear initiative</w:t>
      </w:r>
      <w:r w:rsidRPr="009542BF">
        <w:rPr>
          <w:rStyle w:val="Emphasis"/>
        </w:rPr>
        <w:t>,</w:t>
      </w:r>
      <w:r w:rsidRPr="009542BF">
        <w:rPr>
          <w:sz w:val="12"/>
        </w:rPr>
        <w:t xml:space="preserve"> than it really </w:t>
      </w:r>
      <w:proofErr w:type="spellStart"/>
      <w:r w:rsidRPr="009542BF">
        <w:rPr>
          <w:sz w:val="12"/>
        </w:rPr>
        <w:t>was.During</w:t>
      </w:r>
      <w:proofErr w:type="spellEnd"/>
      <w:r w:rsidRPr="009542BF">
        <w:rPr>
          <w:sz w:val="12"/>
        </w:rPr>
        <w:t xml:space="preserve"> the Cold War, for example, disrupted communications </w:t>
      </w:r>
      <w:proofErr w:type="spellStart"/>
      <w:r w:rsidRPr="009542BF">
        <w:rPr>
          <w:sz w:val="12"/>
        </w:rPr>
        <w:t>betweenthe</w:t>
      </w:r>
      <w:proofErr w:type="spellEnd"/>
      <w:r w:rsidRPr="009542BF">
        <w:rPr>
          <w:sz w:val="12"/>
        </w:rPr>
        <w:t xml:space="preserve"> US National Command Authority and ballistic missile </w:t>
      </w:r>
      <w:proofErr w:type="spellStart"/>
      <w:r w:rsidRPr="009542BF">
        <w:rPr>
          <w:sz w:val="12"/>
        </w:rPr>
        <w:t>submarines,once</w:t>
      </w:r>
      <w:proofErr w:type="spellEnd"/>
      <w:r w:rsidRPr="009542BF">
        <w:rPr>
          <w:sz w:val="12"/>
        </w:rPr>
        <w:t xml:space="preserve"> the latter came under attack, could have resulted in a joint </w:t>
      </w:r>
      <w:proofErr w:type="spellStart"/>
      <w:r w:rsidRPr="009542BF">
        <w:rPr>
          <w:sz w:val="12"/>
        </w:rPr>
        <w:t>decisionby</w:t>
      </w:r>
      <w:proofErr w:type="spellEnd"/>
      <w:r w:rsidRPr="009542BF">
        <w:rPr>
          <w:sz w:val="12"/>
        </w:rPr>
        <w:t xml:space="preserve"> submarine officers to launch in the absence of contrary </w:t>
      </w:r>
      <w:proofErr w:type="spellStart"/>
      <w:r w:rsidRPr="009542BF">
        <w:rPr>
          <w:sz w:val="12"/>
        </w:rPr>
        <w:t>instructions.Second</w:t>
      </w:r>
      <w:proofErr w:type="spellEnd"/>
      <w:r w:rsidRPr="009542BF">
        <w:rPr>
          <w:sz w:val="12"/>
        </w:rPr>
        <w:t xml:space="preserve">, information warfare during a crisis will almost certainly in-crease the time pressure under which political leaders operate. It may </w:t>
      </w:r>
      <w:proofErr w:type="spellStart"/>
      <w:r w:rsidRPr="009542BF">
        <w:rPr>
          <w:sz w:val="12"/>
        </w:rPr>
        <w:t>dothis</w:t>
      </w:r>
      <w:proofErr w:type="spellEnd"/>
      <w:r w:rsidRPr="009542BF">
        <w:rPr>
          <w:sz w:val="12"/>
        </w:rPr>
        <w:t xml:space="preserve"> literally, or it may affect the perceived timelines within which </w:t>
      </w:r>
      <w:proofErr w:type="spellStart"/>
      <w:r w:rsidRPr="009542BF">
        <w:rPr>
          <w:sz w:val="12"/>
        </w:rPr>
        <w:t>thepolicymaking</w:t>
      </w:r>
      <w:proofErr w:type="spellEnd"/>
      <w:r w:rsidRPr="009542BF">
        <w:rPr>
          <w:sz w:val="12"/>
        </w:rPr>
        <w:t xml:space="preserve"> process can make its decisions. Once either side sees parts </w:t>
      </w:r>
      <w:proofErr w:type="spellStart"/>
      <w:r w:rsidRPr="009542BF">
        <w:rPr>
          <w:sz w:val="12"/>
        </w:rPr>
        <w:t>ofits</w:t>
      </w:r>
      <w:proofErr w:type="spellEnd"/>
      <w:r w:rsidRPr="009542BF">
        <w:rPr>
          <w:sz w:val="12"/>
        </w:rPr>
        <w:t xml:space="preserve"> command, control, and communications (C3) system being </w:t>
      </w:r>
      <w:proofErr w:type="spellStart"/>
      <w:r w:rsidRPr="009542BF">
        <w:rPr>
          <w:sz w:val="12"/>
        </w:rPr>
        <w:t>subvertedby</w:t>
      </w:r>
      <w:proofErr w:type="spellEnd"/>
      <w:r w:rsidRPr="009542BF">
        <w:rPr>
          <w:sz w:val="12"/>
        </w:rPr>
        <w:t xml:space="preserve"> phony information or extraneous cyber noise, its sense of panic at </w:t>
      </w:r>
      <w:proofErr w:type="spellStart"/>
      <w:r w:rsidRPr="009542BF">
        <w:rPr>
          <w:sz w:val="12"/>
        </w:rPr>
        <w:t>thepossible</w:t>
      </w:r>
      <w:proofErr w:type="spellEnd"/>
      <w:r w:rsidRPr="009542BF">
        <w:rPr>
          <w:sz w:val="12"/>
        </w:rPr>
        <w:t xml:space="preserve"> loss of military options will be enormous. In the case of US </w:t>
      </w:r>
      <w:proofErr w:type="spellStart"/>
      <w:r w:rsidRPr="009542BF">
        <w:rPr>
          <w:sz w:val="12"/>
        </w:rPr>
        <w:t>ColdWar</w:t>
      </w:r>
      <w:proofErr w:type="spellEnd"/>
      <w:r w:rsidRPr="009542BF">
        <w:rPr>
          <w:sz w:val="12"/>
        </w:rPr>
        <w:t xml:space="preserve"> nuclear war plans, for example, disruption of even portions of </w:t>
      </w:r>
      <w:proofErr w:type="spellStart"/>
      <w:r w:rsidRPr="009542BF">
        <w:rPr>
          <w:sz w:val="12"/>
        </w:rPr>
        <w:t>thestrategic</w:t>
      </w:r>
      <w:proofErr w:type="spellEnd"/>
      <w:r w:rsidRPr="009542BF">
        <w:rPr>
          <w:sz w:val="12"/>
        </w:rPr>
        <w:t xml:space="preserve"> C3 system could have prevented competent execution of parts </w:t>
      </w:r>
      <w:proofErr w:type="spellStart"/>
      <w:r w:rsidRPr="009542BF">
        <w:rPr>
          <w:sz w:val="12"/>
        </w:rPr>
        <w:t>ofthe</w:t>
      </w:r>
      <w:proofErr w:type="spellEnd"/>
      <w:r w:rsidRPr="009542BF">
        <w:rPr>
          <w:sz w:val="12"/>
        </w:rPr>
        <w:t xml:space="preserve"> SIOP (the strategic nuclear war plan). The SIOP depended upon </w:t>
      </w:r>
      <w:proofErr w:type="spellStart"/>
      <w:r w:rsidRPr="009542BF">
        <w:rPr>
          <w:sz w:val="12"/>
        </w:rPr>
        <w:t>finelyorchestrated</w:t>
      </w:r>
      <w:proofErr w:type="spellEnd"/>
      <w:r w:rsidRPr="009542BF">
        <w:rPr>
          <w:sz w:val="12"/>
        </w:rPr>
        <w:t xml:space="preserve"> time-on-target estimates and precise damage </w:t>
      </w:r>
      <w:proofErr w:type="spellStart"/>
      <w:r w:rsidRPr="009542BF">
        <w:rPr>
          <w:sz w:val="12"/>
        </w:rPr>
        <w:t>expectanciesagainst</w:t>
      </w:r>
      <w:proofErr w:type="spellEnd"/>
      <w:r w:rsidRPr="009542BF">
        <w:rPr>
          <w:sz w:val="12"/>
        </w:rPr>
        <w:t xml:space="preserve"> various classes of targets. Partially misinformed or </w:t>
      </w:r>
      <w:proofErr w:type="spellStart"/>
      <w:r w:rsidRPr="009542BF">
        <w:rPr>
          <w:sz w:val="12"/>
        </w:rPr>
        <w:t>disinformednetworks</w:t>
      </w:r>
      <w:proofErr w:type="spellEnd"/>
      <w:r w:rsidRPr="009542BF">
        <w:rPr>
          <w:sz w:val="12"/>
        </w:rPr>
        <w:t xml:space="preserve"> and communications centers would have led to redundant at-tacks against the same target sets and, quite possibly, unplanned attacks </w:t>
      </w:r>
      <w:proofErr w:type="spellStart"/>
      <w:r w:rsidRPr="009542BF">
        <w:rPr>
          <w:sz w:val="12"/>
        </w:rPr>
        <w:t>onfriendly</w:t>
      </w:r>
      <w:proofErr w:type="spellEnd"/>
      <w:r w:rsidRPr="009542BF">
        <w:rPr>
          <w:sz w:val="12"/>
        </w:rPr>
        <w:t xml:space="preserve"> military or civilian </w:t>
      </w:r>
      <w:proofErr w:type="spellStart"/>
      <w:r w:rsidRPr="009542BF">
        <w:rPr>
          <w:sz w:val="12"/>
        </w:rPr>
        <w:t>installations.A</w:t>
      </w:r>
      <w:proofErr w:type="spellEnd"/>
      <w:r w:rsidRPr="009542BF">
        <w:rPr>
          <w:sz w:val="12"/>
        </w:rPr>
        <w:t xml:space="preserve"> third potentially disruptive effect of </w:t>
      </w:r>
      <w:proofErr w:type="spellStart"/>
      <w:r w:rsidRPr="009542BF">
        <w:rPr>
          <w:sz w:val="12"/>
        </w:rPr>
        <w:t>infowar</w:t>
      </w:r>
      <w:proofErr w:type="spellEnd"/>
      <w:r w:rsidRPr="009542BF">
        <w:rPr>
          <w:sz w:val="12"/>
        </w:rPr>
        <w:t xml:space="preserve"> on nuclear crisis man-</w:t>
      </w:r>
      <w:proofErr w:type="spellStart"/>
      <w:r w:rsidRPr="009542BF">
        <w:rPr>
          <w:sz w:val="12"/>
        </w:rPr>
        <w:t>agement</w:t>
      </w:r>
      <w:proofErr w:type="spellEnd"/>
      <w:r w:rsidRPr="009542BF">
        <w:rPr>
          <w:sz w:val="12"/>
        </w:rPr>
        <w:t xml:space="preserve"> is that it may reduce the search for available alternatives to </w:t>
      </w:r>
      <w:proofErr w:type="spellStart"/>
      <w:r w:rsidRPr="009542BF">
        <w:rPr>
          <w:sz w:val="12"/>
        </w:rPr>
        <w:t>thefew</w:t>
      </w:r>
      <w:proofErr w:type="spellEnd"/>
      <w:r w:rsidRPr="009542BF">
        <w:rPr>
          <w:sz w:val="12"/>
        </w:rPr>
        <w:t xml:space="preserve"> and desperate. Policymakers searching for escapes from crisis </w:t>
      </w:r>
      <w:proofErr w:type="spellStart"/>
      <w:r w:rsidRPr="009542BF">
        <w:rPr>
          <w:sz w:val="12"/>
        </w:rPr>
        <w:t>denoue-ments</w:t>
      </w:r>
      <w:proofErr w:type="spellEnd"/>
      <w:r w:rsidRPr="009542BF">
        <w:rPr>
          <w:sz w:val="12"/>
        </w:rPr>
        <w:t xml:space="preserve"> need flexible options and creative problem solving. Victims of in-formation warfare may have a diminished ability to solve problems </w:t>
      </w:r>
      <w:proofErr w:type="spellStart"/>
      <w:r w:rsidRPr="009542BF">
        <w:rPr>
          <w:sz w:val="12"/>
        </w:rPr>
        <w:t>routinely</w:t>
      </w:r>
      <w:proofErr w:type="gramStart"/>
      <w:r w:rsidRPr="009542BF">
        <w:rPr>
          <w:sz w:val="12"/>
        </w:rPr>
        <w:t>,let</w:t>
      </w:r>
      <w:proofErr w:type="spellEnd"/>
      <w:proofErr w:type="gramEnd"/>
      <w:r w:rsidRPr="009542BF">
        <w:rPr>
          <w:sz w:val="12"/>
        </w:rPr>
        <w:t xml:space="preserve"> alone creatively, once information networks are filled with flotsam </w:t>
      </w:r>
      <w:proofErr w:type="spellStart"/>
      <w:r w:rsidRPr="009542BF">
        <w:rPr>
          <w:sz w:val="12"/>
        </w:rPr>
        <w:t>andjetsam</w:t>
      </w:r>
      <w:proofErr w:type="spellEnd"/>
      <w:r w:rsidRPr="009542BF">
        <w:rPr>
          <w:sz w:val="12"/>
        </w:rPr>
        <w:t>. Questions to operators will be poorly posed, and responses (</w:t>
      </w:r>
      <w:proofErr w:type="spellStart"/>
      <w:r w:rsidRPr="009542BF">
        <w:rPr>
          <w:sz w:val="12"/>
        </w:rPr>
        <w:t>ifavailable</w:t>
      </w:r>
      <w:proofErr w:type="spellEnd"/>
      <w:r w:rsidRPr="009542BF">
        <w:rPr>
          <w:sz w:val="12"/>
        </w:rPr>
        <w:t xml:space="preserve"> at all) will be driven toward the least common denominator </w:t>
      </w:r>
      <w:proofErr w:type="spellStart"/>
      <w:r w:rsidRPr="009542BF">
        <w:rPr>
          <w:sz w:val="12"/>
        </w:rPr>
        <w:t>ofpreviously</w:t>
      </w:r>
      <w:proofErr w:type="spellEnd"/>
      <w:r w:rsidRPr="009542BF">
        <w:rPr>
          <w:sz w:val="12"/>
        </w:rPr>
        <w:t xml:space="preserve"> programmed standard operating procedures</w:t>
      </w:r>
      <w:r w:rsidRPr="009542BF">
        <w:rPr>
          <w:rStyle w:val="StyleUnderline"/>
        </w:rPr>
        <w:t xml:space="preserve">. </w:t>
      </w:r>
      <w:r w:rsidRPr="009542BF">
        <w:rPr>
          <w:rStyle w:val="StyleUnderline"/>
          <w:highlight w:val="green"/>
        </w:rPr>
        <w:t>Retaliatory sys-</w:t>
      </w:r>
      <w:proofErr w:type="spellStart"/>
      <w:r w:rsidRPr="009542BF">
        <w:rPr>
          <w:rStyle w:val="StyleUnderline"/>
          <w:highlight w:val="green"/>
        </w:rPr>
        <w:t>tems</w:t>
      </w:r>
      <w:proofErr w:type="spellEnd"/>
      <w:r w:rsidRPr="009542BF">
        <w:rPr>
          <w:rStyle w:val="StyleUnderline"/>
        </w:rPr>
        <w:t xml:space="preserve"> that </w:t>
      </w:r>
      <w:r w:rsidRPr="009542BF">
        <w:rPr>
          <w:rStyle w:val="StyleUnderline"/>
          <w:highlight w:val="green"/>
        </w:rPr>
        <w:t>depend on launch-on-warning</w:t>
      </w:r>
      <w:r w:rsidRPr="009542BF">
        <w:rPr>
          <w:rStyle w:val="StyleUnderline"/>
        </w:rPr>
        <w:t xml:space="preserve"> instead of survival after riding out an attack </w:t>
      </w:r>
      <w:r w:rsidRPr="009542BF">
        <w:rPr>
          <w:rStyle w:val="StyleUnderline"/>
          <w:highlight w:val="green"/>
        </w:rPr>
        <w:t>are</w:t>
      </w:r>
      <w:r w:rsidRPr="009542BF">
        <w:rPr>
          <w:rStyle w:val="StyleUnderline"/>
        </w:rPr>
        <w:t xml:space="preserve"> especially </w:t>
      </w:r>
      <w:r w:rsidRPr="009542BF">
        <w:rPr>
          <w:rStyle w:val="StyleUnderline"/>
          <w:highlight w:val="green"/>
        </w:rPr>
        <w:t>vulnerable to reduced time cycles and restricted alternatives</w:t>
      </w:r>
      <w:r w:rsidRPr="009542BF">
        <w:rPr>
          <w:rStyle w:val="StyleUnderline"/>
        </w:rPr>
        <w:t xml:space="preserve">: A well-designed warning system </w:t>
      </w:r>
      <w:r w:rsidRPr="009542BF">
        <w:rPr>
          <w:rStyle w:val="Emphasis"/>
        </w:rPr>
        <w:t xml:space="preserve">cannot save commanders from misjudging the situation under the constraints of time and information imposed by a posture of </w:t>
      </w:r>
      <w:r w:rsidRPr="009542BF">
        <w:rPr>
          <w:rStyle w:val="Emphasis"/>
          <w:highlight w:val="green"/>
        </w:rPr>
        <w:t>launch on warning</w:t>
      </w:r>
      <w:r w:rsidRPr="009542BF">
        <w:rPr>
          <w:rStyle w:val="StyleUnderline"/>
        </w:rPr>
        <w:t>.</w:t>
      </w:r>
      <w:r w:rsidRPr="009542BF">
        <w:rPr>
          <w:sz w:val="12"/>
        </w:rPr>
        <w:t xml:space="preserve"> </w:t>
      </w:r>
      <w:r w:rsidRPr="009542BF">
        <w:rPr>
          <w:rStyle w:val="StyleUnderline"/>
        </w:rPr>
        <w:t xml:space="preserve">Such a </w:t>
      </w:r>
      <w:r w:rsidRPr="009542BF">
        <w:rPr>
          <w:rStyle w:val="StyleUnderline"/>
          <w:highlight w:val="green"/>
        </w:rPr>
        <w:t>postur</w:t>
      </w:r>
      <w:r w:rsidRPr="009542BF">
        <w:rPr>
          <w:rStyle w:val="StyleUnderline"/>
        </w:rPr>
        <w:t xml:space="preserve">e </w:t>
      </w:r>
      <w:r w:rsidRPr="009542BF">
        <w:rPr>
          <w:rStyle w:val="Emphasis"/>
          <w:highlight w:val="green"/>
        </w:rPr>
        <w:t>truncates the decision process</w:t>
      </w:r>
      <w:r w:rsidRPr="009542BF">
        <w:rPr>
          <w:rStyle w:val="Emphasis"/>
        </w:rPr>
        <w:t xml:space="preserve"> too early for iterative estimates to converge on reality.</w:t>
      </w:r>
      <w:r w:rsidRPr="009542BF">
        <w:rPr>
          <w:rStyle w:val="StyleUnderline"/>
        </w:rPr>
        <w:t xml:space="preserve"> </w:t>
      </w:r>
      <w:r w:rsidRPr="009542BF">
        <w:rPr>
          <w:rStyle w:val="StyleUnderline"/>
          <w:highlight w:val="green"/>
        </w:rPr>
        <w:t>Rapid reaction is</w:t>
      </w:r>
      <w:r w:rsidRPr="009542BF">
        <w:rPr>
          <w:rStyle w:val="StyleUnderline"/>
        </w:rPr>
        <w:t xml:space="preserve"> inherently </w:t>
      </w:r>
      <w:r w:rsidRPr="009542BF">
        <w:rPr>
          <w:rStyle w:val="StyleUnderline"/>
          <w:highlight w:val="green"/>
        </w:rPr>
        <w:t>unstable</w:t>
      </w:r>
      <w:r w:rsidRPr="009542BF">
        <w:rPr>
          <w:rStyle w:val="StyleUnderline"/>
        </w:rPr>
        <w:t xml:space="preserve"> because it cuts short the learning time needed to match perception with reality.</w:t>
      </w:r>
      <w:r w:rsidRPr="009542BF">
        <w:rPr>
          <w:sz w:val="12"/>
        </w:rPr>
        <w:t xml:space="preserve">20 The propensity to search for the first available alternative that </w:t>
      </w:r>
      <w:proofErr w:type="spellStart"/>
      <w:r w:rsidRPr="009542BF">
        <w:rPr>
          <w:sz w:val="12"/>
        </w:rPr>
        <w:t>meetsminimum</w:t>
      </w:r>
      <w:proofErr w:type="spellEnd"/>
      <w:r w:rsidRPr="009542BF">
        <w:rPr>
          <w:sz w:val="12"/>
        </w:rPr>
        <w:t xml:space="preserve"> satisfactory conditions of goal attainment is strong enough </w:t>
      </w:r>
      <w:proofErr w:type="spellStart"/>
      <w:r w:rsidRPr="009542BF">
        <w:rPr>
          <w:sz w:val="12"/>
        </w:rPr>
        <w:t>undernormal</w:t>
      </w:r>
      <w:proofErr w:type="spellEnd"/>
      <w:r w:rsidRPr="009542BF">
        <w:rPr>
          <w:sz w:val="12"/>
        </w:rPr>
        <w:t xml:space="preserve"> conditions in nonmilitary bureaucratic organizations.</w:t>
      </w:r>
      <w:r w:rsidRPr="009542BF">
        <w:rPr>
          <w:rStyle w:val="StyleUnderline"/>
        </w:rPr>
        <w:t xml:space="preserve">21 In </w:t>
      </w:r>
      <w:r w:rsidRPr="009542BF">
        <w:rPr>
          <w:rStyle w:val="StyleUnderline"/>
          <w:highlight w:val="green"/>
        </w:rPr>
        <w:t>civil-military command</w:t>
      </w:r>
      <w:r w:rsidRPr="009542BF">
        <w:rPr>
          <w:rStyle w:val="StyleUnderline"/>
        </w:rPr>
        <w:t xml:space="preserve"> and control systems </w:t>
      </w:r>
      <w:r w:rsidRPr="009542BF">
        <w:rPr>
          <w:rStyle w:val="StyleUnderline"/>
          <w:highlight w:val="green"/>
        </w:rPr>
        <w:t>under the stress of nuclear crisis</w:t>
      </w:r>
      <w:r w:rsidRPr="009542BF">
        <w:rPr>
          <w:rStyle w:val="StyleUnderline"/>
        </w:rPr>
        <w:t xml:space="preserve"> decision making, </w:t>
      </w:r>
      <w:r w:rsidRPr="009542BF">
        <w:rPr>
          <w:rStyle w:val="StyleUnderline"/>
          <w:highlight w:val="green"/>
        </w:rPr>
        <w:t>the first</w:t>
      </w:r>
      <w:r w:rsidRPr="009542BF">
        <w:rPr>
          <w:rStyle w:val="StyleUnderline"/>
        </w:rPr>
        <w:t xml:space="preserve"> available </w:t>
      </w:r>
      <w:r w:rsidRPr="009542BF">
        <w:rPr>
          <w:rStyle w:val="StyleUnderline"/>
          <w:highlight w:val="green"/>
        </w:rPr>
        <w:t>alternative may</w:t>
      </w:r>
      <w:r w:rsidRPr="009542BF">
        <w:rPr>
          <w:rStyle w:val="StyleUnderline"/>
        </w:rPr>
        <w:t xml:space="preserve"> quite literally </w:t>
      </w:r>
      <w:r w:rsidRPr="009542BF">
        <w:rPr>
          <w:rStyle w:val="StyleUnderline"/>
          <w:highlight w:val="green"/>
        </w:rPr>
        <w:t>be the</w:t>
      </w:r>
      <w:r w:rsidRPr="009542BF">
        <w:rPr>
          <w:rStyle w:val="StyleUnderline"/>
        </w:rPr>
        <w:t xml:space="preserve"> l</w:t>
      </w:r>
      <w:r w:rsidRPr="009542BF">
        <w:rPr>
          <w:rStyle w:val="StyleUnderline"/>
          <w:highlight w:val="green"/>
        </w:rPr>
        <w:t>ast</w:t>
      </w:r>
      <w:r w:rsidRPr="009542BF">
        <w:rPr>
          <w:rStyle w:val="StyleUnderline"/>
        </w:rPr>
        <w:t xml:space="preserve">; or so policymakers and their military advisors may persuade them-selves. Accordingly, </w:t>
      </w:r>
      <w:r w:rsidRPr="009542BF">
        <w:rPr>
          <w:rStyle w:val="StyleUnderline"/>
          <w:highlight w:val="green"/>
        </w:rPr>
        <w:t>the bias toward prompt</w:t>
      </w:r>
      <w:r w:rsidRPr="009542BF">
        <w:rPr>
          <w:rStyle w:val="StyleUnderline"/>
        </w:rPr>
        <w:t xml:space="preserve"> and adequate </w:t>
      </w:r>
      <w:r w:rsidRPr="009542BF">
        <w:rPr>
          <w:rStyle w:val="StyleUnderline"/>
          <w:highlight w:val="green"/>
        </w:rPr>
        <w:t>solutions is strong</w:t>
      </w:r>
      <w:r w:rsidRPr="009542BF">
        <w:rPr>
          <w:sz w:val="12"/>
        </w:rPr>
        <w:t xml:space="preserve">. During the Cuban missile crisis, a number of members of </w:t>
      </w:r>
      <w:proofErr w:type="spellStart"/>
      <w:r w:rsidRPr="009542BF">
        <w:rPr>
          <w:sz w:val="12"/>
        </w:rPr>
        <w:t>thepresidential</w:t>
      </w:r>
      <w:proofErr w:type="spellEnd"/>
      <w:r w:rsidRPr="009542BF">
        <w:rPr>
          <w:sz w:val="12"/>
        </w:rPr>
        <w:t xml:space="preserve"> advisory group continued to propound an air strike and </w:t>
      </w:r>
      <w:proofErr w:type="spellStart"/>
      <w:r w:rsidRPr="009542BF">
        <w:rPr>
          <w:sz w:val="12"/>
        </w:rPr>
        <w:t>inva-sion</w:t>
      </w:r>
      <w:proofErr w:type="spellEnd"/>
      <w:r w:rsidRPr="009542BF">
        <w:rPr>
          <w:sz w:val="12"/>
        </w:rPr>
        <w:t xml:space="preserve"> of Cuba during the entire 13 days of crisis deliberation. Had less </w:t>
      </w:r>
      <w:proofErr w:type="spellStart"/>
      <w:r w:rsidRPr="009542BF">
        <w:rPr>
          <w:sz w:val="12"/>
        </w:rPr>
        <w:t>timebeen</w:t>
      </w:r>
      <w:proofErr w:type="spellEnd"/>
      <w:r w:rsidRPr="009542BF">
        <w:rPr>
          <w:sz w:val="12"/>
        </w:rPr>
        <w:t xml:space="preserve"> available for debate and had President Kennedy not </w:t>
      </w:r>
      <w:proofErr w:type="spellStart"/>
      <w:r w:rsidRPr="009542BF">
        <w:rPr>
          <w:sz w:val="12"/>
        </w:rPr>
        <w:t>deliberatelystructured</w:t>
      </w:r>
      <w:proofErr w:type="spellEnd"/>
      <w:r w:rsidRPr="009542BF">
        <w:rPr>
          <w:sz w:val="12"/>
        </w:rPr>
        <w:t xml:space="preserve"> the discussion in a way that forced alternatives to the </w:t>
      </w:r>
      <w:proofErr w:type="spellStart"/>
      <w:r w:rsidRPr="009542BF">
        <w:rPr>
          <w:sz w:val="12"/>
        </w:rPr>
        <w:t>surface</w:t>
      </w:r>
      <w:proofErr w:type="gramStart"/>
      <w:r w:rsidRPr="009542BF">
        <w:rPr>
          <w:sz w:val="12"/>
        </w:rPr>
        <w:t>,the</w:t>
      </w:r>
      <w:proofErr w:type="spellEnd"/>
      <w:proofErr w:type="gramEnd"/>
      <w:r w:rsidRPr="009542BF">
        <w:rPr>
          <w:sz w:val="12"/>
        </w:rPr>
        <w:t xml:space="preserve"> air strike and invasion might well have been the chosen alternative.22Fourth and finally on the issue of crisis management, </w:t>
      </w:r>
      <w:proofErr w:type="spellStart"/>
      <w:r w:rsidRPr="009542BF">
        <w:rPr>
          <w:sz w:val="12"/>
        </w:rPr>
        <w:t>infowar</w:t>
      </w:r>
      <w:proofErr w:type="spellEnd"/>
      <w:r w:rsidRPr="009542BF">
        <w:rPr>
          <w:sz w:val="12"/>
        </w:rPr>
        <w:t xml:space="preserve"> can cause flawed images of each side’s intentions and capabilities to be conveyed </w:t>
      </w:r>
      <w:proofErr w:type="spellStart"/>
      <w:r w:rsidRPr="009542BF">
        <w:rPr>
          <w:sz w:val="12"/>
        </w:rPr>
        <w:t>tothe</w:t>
      </w:r>
      <w:proofErr w:type="spellEnd"/>
      <w:r w:rsidRPr="009542BF">
        <w:rPr>
          <w:sz w:val="12"/>
        </w:rPr>
        <w:t xml:space="preserve"> other, with potentially disastrous results. Another example from </w:t>
      </w:r>
      <w:proofErr w:type="spellStart"/>
      <w:r w:rsidRPr="009542BF">
        <w:rPr>
          <w:sz w:val="12"/>
        </w:rPr>
        <w:t>theCuban</w:t>
      </w:r>
      <w:proofErr w:type="spellEnd"/>
      <w:r w:rsidRPr="009542BF">
        <w:rPr>
          <w:sz w:val="12"/>
        </w:rPr>
        <w:t xml:space="preserve"> crisis demonstrates the possible side effects of simple </w:t>
      </w:r>
      <w:proofErr w:type="spellStart"/>
      <w:r w:rsidRPr="009542BF">
        <w:rPr>
          <w:sz w:val="12"/>
        </w:rPr>
        <w:t>misunder</w:t>
      </w:r>
      <w:proofErr w:type="spellEnd"/>
      <w:r w:rsidRPr="009542BF">
        <w:rPr>
          <w:sz w:val="12"/>
        </w:rPr>
        <w:t xml:space="preserve">-standing and </w:t>
      </w:r>
      <w:proofErr w:type="spellStart"/>
      <w:r w:rsidRPr="009542BF">
        <w:rPr>
          <w:sz w:val="12"/>
        </w:rPr>
        <w:t>noncommunication</w:t>
      </w:r>
      <w:proofErr w:type="spellEnd"/>
      <w:r w:rsidRPr="009542BF">
        <w:rPr>
          <w:sz w:val="12"/>
        </w:rPr>
        <w:t xml:space="preserve"> on US crisis management. At the </w:t>
      </w:r>
      <w:proofErr w:type="spellStart"/>
      <w:r w:rsidRPr="009542BF">
        <w:rPr>
          <w:sz w:val="12"/>
        </w:rPr>
        <w:t>mosttense</w:t>
      </w:r>
      <w:proofErr w:type="spellEnd"/>
      <w:r w:rsidRPr="009542BF">
        <w:rPr>
          <w:sz w:val="12"/>
        </w:rPr>
        <w:t xml:space="preserve"> period of the crisis, a U-2 reconnaissance aircraft got off course </w:t>
      </w:r>
      <w:proofErr w:type="spellStart"/>
      <w:r w:rsidRPr="009542BF">
        <w:rPr>
          <w:sz w:val="12"/>
        </w:rPr>
        <w:t>andstrayed</w:t>
      </w:r>
      <w:proofErr w:type="spellEnd"/>
      <w:r w:rsidRPr="009542BF">
        <w:rPr>
          <w:sz w:val="12"/>
        </w:rPr>
        <w:t xml:space="preserve"> into Soviet airspace. </w:t>
      </w:r>
      <w:proofErr w:type="gramStart"/>
      <w:r w:rsidRPr="009542BF">
        <w:rPr>
          <w:sz w:val="12"/>
        </w:rPr>
        <w:t>US</w:t>
      </w:r>
      <w:proofErr w:type="gramEnd"/>
      <w:r w:rsidRPr="009542BF">
        <w:rPr>
          <w:sz w:val="12"/>
        </w:rPr>
        <w:t xml:space="preserve"> and Soviet fighters scrambled, and a </w:t>
      </w:r>
      <w:proofErr w:type="spellStart"/>
      <w:r w:rsidRPr="009542BF">
        <w:rPr>
          <w:sz w:val="12"/>
        </w:rPr>
        <w:t>pos-sible</w:t>
      </w:r>
      <w:proofErr w:type="spellEnd"/>
      <w:r w:rsidRPr="009542BF">
        <w:rPr>
          <w:sz w:val="12"/>
        </w:rPr>
        <w:t xml:space="preserve"> Arctic confrontation of air forces loomed. Khrushchev later </w:t>
      </w:r>
      <w:proofErr w:type="spellStart"/>
      <w:r w:rsidRPr="009542BF">
        <w:rPr>
          <w:sz w:val="12"/>
        </w:rPr>
        <w:t>toldKennedy</w:t>
      </w:r>
      <w:proofErr w:type="spellEnd"/>
      <w:r w:rsidRPr="009542BF">
        <w:rPr>
          <w:sz w:val="12"/>
        </w:rPr>
        <w:t xml:space="preserve"> that Soviet air defenses might have interpreted the U-2 flight </w:t>
      </w:r>
      <w:proofErr w:type="spellStart"/>
      <w:r w:rsidRPr="009542BF">
        <w:rPr>
          <w:sz w:val="12"/>
        </w:rPr>
        <w:t>asa</w:t>
      </w:r>
      <w:proofErr w:type="spellEnd"/>
      <w:r w:rsidRPr="009542BF">
        <w:rPr>
          <w:sz w:val="12"/>
        </w:rPr>
        <w:t xml:space="preserve"> prestrike reconnaissance mission or as a bomber, calling for a </w:t>
      </w:r>
      <w:proofErr w:type="spellStart"/>
      <w:r w:rsidRPr="009542BF">
        <w:rPr>
          <w:sz w:val="12"/>
        </w:rPr>
        <w:t>compensa</w:t>
      </w:r>
      <w:proofErr w:type="spellEnd"/>
      <w:r w:rsidRPr="009542BF">
        <w:rPr>
          <w:sz w:val="12"/>
        </w:rPr>
        <w:t xml:space="preserve">-tory response by Moscow.23 Fortunately Moscow chose to give the </w:t>
      </w:r>
      <w:proofErr w:type="spellStart"/>
      <w:r w:rsidRPr="009542BF">
        <w:rPr>
          <w:sz w:val="12"/>
        </w:rPr>
        <w:t>UnitedStates</w:t>
      </w:r>
      <w:proofErr w:type="spellEnd"/>
      <w:r w:rsidRPr="009542BF">
        <w:rPr>
          <w:sz w:val="12"/>
        </w:rPr>
        <w:t xml:space="preserve"> the benefit of the doubt in this instance and to permit US </w:t>
      </w:r>
      <w:proofErr w:type="spellStart"/>
      <w:r w:rsidRPr="009542BF">
        <w:rPr>
          <w:sz w:val="12"/>
        </w:rPr>
        <w:t>fightersto</w:t>
      </w:r>
      <w:proofErr w:type="spellEnd"/>
      <w:r w:rsidRPr="009542BF">
        <w:rPr>
          <w:sz w:val="12"/>
        </w:rPr>
        <w:t xml:space="preserve"> escort the wayward U-2 back to Alaska. Why this scheduled U-2 </w:t>
      </w:r>
      <w:proofErr w:type="spellStart"/>
      <w:r w:rsidRPr="009542BF">
        <w:rPr>
          <w:sz w:val="12"/>
        </w:rPr>
        <w:t>mis-sion</w:t>
      </w:r>
      <w:proofErr w:type="spellEnd"/>
      <w:r w:rsidRPr="009542BF">
        <w:rPr>
          <w:sz w:val="12"/>
        </w:rPr>
        <w:t xml:space="preserve"> was not scrubbed once the crisis began has never been fully </w:t>
      </w:r>
      <w:proofErr w:type="spellStart"/>
      <w:r w:rsidRPr="009542BF">
        <w:rPr>
          <w:sz w:val="12"/>
        </w:rPr>
        <w:t>revealed</w:t>
      </w:r>
      <w:proofErr w:type="gramStart"/>
      <w:r w:rsidRPr="009542BF">
        <w:rPr>
          <w:sz w:val="12"/>
        </w:rPr>
        <w:t>;</w:t>
      </w:r>
      <w:r w:rsidRPr="009542BF">
        <w:rPr>
          <w:rStyle w:val="Emphasis"/>
        </w:rPr>
        <w:t>the</w:t>
      </w:r>
      <w:proofErr w:type="spellEnd"/>
      <w:proofErr w:type="gramEnd"/>
      <w:r w:rsidRPr="009542BF">
        <w:rPr>
          <w:rStyle w:val="Emphasis"/>
        </w:rPr>
        <w:t xml:space="preserve"> answer may be as simple as bureaucratic inertia compounded by </w:t>
      </w:r>
      <w:proofErr w:type="spellStart"/>
      <w:r w:rsidRPr="009542BF">
        <w:rPr>
          <w:rStyle w:val="Emphasis"/>
        </w:rPr>
        <w:t>noncommunication</w:t>
      </w:r>
      <w:proofErr w:type="spellEnd"/>
      <w:r w:rsidRPr="009542BF">
        <w:rPr>
          <w:rStyle w:val="Emphasis"/>
        </w:rPr>
        <w:t xml:space="preserve"> down the chain of command by policymakers who failed to appreciate the risk of “normal” reconnaissance under these extra-ordinary conditions. </w:t>
      </w:r>
    </w:p>
    <w:p w:rsidR="009542BF" w:rsidRPr="009542BF" w:rsidRDefault="009542BF" w:rsidP="009542BF"/>
    <w:p w:rsidR="009542BF" w:rsidRDefault="009542BF" w:rsidP="009542BF">
      <w:pPr>
        <w:pStyle w:val="Heading3"/>
      </w:pPr>
      <w:r>
        <w:t>Threat Real</w:t>
      </w:r>
    </w:p>
    <w:p w:rsidR="009542BF" w:rsidRPr="00606839" w:rsidRDefault="009542BF" w:rsidP="009542BF">
      <w:pPr>
        <w:pStyle w:val="Heading4"/>
      </w:pPr>
      <w:r w:rsidRPr="00606839">
        <w:t>The threat is real</w:t>
      </w:r>
    </w:p>
    <w:p w:rsidR="009542BF" w:rsidRPr="00F00AAC" w:rsidRDefault="009542BF" w:rsidP="009542BF">
      <w:proofErr w:type="spellStart"/>
      <w:r w:rsidRPr="00606839">
        <w:rPr>
          <w:rStyle w:val="Style13ptBold"/>
        </w:rPr>
        <w:t>Habiger</w:t>
      </w:r>
      <w:proofErr w:type="spellEnd"/>
      <w:r w:rsidRPr="00606839">
        <w:rPr>
          <w:rStyle w:val="Style13ptBold"/>
        </w:rPr>
        <w:t xml:space="preserve"> ’10</w:t>
      </w:r>
      <w:r>
        <w:t xml:space="preserve"> (</w:t>
      </w:r>
      <w:proofErr w:type="spellStart"/>
      <w:r>
        <w:t>Eugue</w:t>
      </w:r>
      <w:proofErr w:type="spellEnd"/>
      <w:r>
        <w:t xml:space="preserve">, </w:t>
      </w:r>
      <w:r w:rsidRPr="00606839">
        <w:t xml:space="preserve">Retired Air Force General, </w:t>
      </w:r>
      <w:proofErr w:type="spellStart"/>
      <w:r w:rsidRPr="00606839">
        <w:t>Cyberwarfare</w:t>
      </w:r>
      <w:proofErr w:type="spellEnd"/>
      <w:r w:rsidRPr="00606839">
        <w:t xml:space="preserve"> and </w:t>
      </w:r>
      <w:proofErr w:type="spellStart"/>
      <w:r w:rsidRPr="00606839">
        <w:t>Cyberterrorism</w:t>
      </w:r>
      <w:proofErr w:type="spellEnd"/>
      <w:r w:rsidRPr="00606839">
        <w:t>, The Cyb</w:t>
      </w:r>
      <w:r>
        <w:t>er Security Institute, p. 11-19, February 1, 2010)</w:t>
      </w:r>
    </w:p>
    <w:p w:rsidR="009542BF" w:rsidRPr="009542BF" w:rsidRDefault="009542BF" w:rsidP="009542BF">
      <w:pPr>
        <w:rPr>
          <w:sz w:val="12"/>
        </w:rPr>
      </w:pPr>
      <w:r w:rsidRPr="009542BF">
        <w:rPr>
          <w:sz w:val="12"/>
        </w:rPr>
        <w:t xml:space="preserve">However, there are reasons to believe that what is going on now amounts to a fundamental shift as opposed to business as usual. Today’s network exploitation or information operation trespasses possess a number of characteristics that suggest that the line between espionage and conflict has been, or is close to being, crossed. (What that suggests for the proper response is a different matter.) First, </w:t>
      </w:r>
      <w:r w:rsidRPr="00606839">
        <w:rPr>
          <w:u w:val="single"/>
        </w:rPr>
        <w:t xml:space="preserve">the number of </w:t>
      </w:r>
      <w:proofErr w:type="spellStart"/>
      <w:r w:rsidRPr="00606839">
        <w:rPr>
          <w:highlight w:val="yellow"/>
          <w:u w:val="single"/>
        </w:rPr>
        <w:t>cyberattacks</w:t>
      </w:r>
      <w:proofErr w:type="spellEnd"/>
      <w:r w:rsidRPr="00606839">
        <w:rPr>
          <w:u w:val="single"/>
        </w:rPr>
        <w:t xml:space="preserve"> we </w:t>
      </w:r>
      <w:r w:rsidRPr="00606839">
        <w:rPr>
          <w:highlight w:val="yellow"/>
          <w:u w:val="single"/>
        </w:rPr>
        <w:t>are</w:t>
      </w:r>
      <w:r w:rsidRPr="00606839">
        <w:rPr>
          <w:u w:val="single"/>
        </w:rPr>
        <w:t xml:space="preserve"> facing is </w:t>
      </w:r>
      <w:r w:rsidRPr="00606839">
        <w:rPr>
          <w:highlight w:val="yellow"/>
          <w:u w:val="single"/>
        </w:rPr>
        <w:t xml:space="preserve">growing </w:t>
      </w:r>
      <w:r w:rsidRPr="00606839">
        <w:rPr>
          <w:u w:val="single"/>
        </w:rPr>
        <w:t>significantly</w:t>
      </w:r>
      <w:r w:rsidRPr="009542BF">
        <w:rPr>
          <w:sz w:val="12"/>
        </w:rPr>
        <w:t xml:space="preserve">. Andrew </w:t>
      </w:r>
      <w:proofErr w:type="spellStart"/>
      <w:r w:rsidRPr="00606839">
        <w:rPr>
          <w:highlight w:val="yellow"/>
          <w:u w:val="single"/>
        </w:rPr>
        <w:t>Palowitch</w:t>
      </w:r>
      <w:proofErr w:type="spellEnd"/>
      <w:r w:rsidRPr="00606839">
        <w:rPr>
          <w:highlight w:val="yellow"/>
          <w:u w:val="single"/>
        </w:rPr>
        <w:t xml:space="preserve">, a </w:t>
      </w:r>
      <w:r w:rsidRPr="004978B7">
        <w:rPr>
          <w:rStyle w:val="Emphasis"/>
          <w:highlight w:val="yellow"/>
        </w:rPr>
        <w:t>former CIA official</w:t>
      </w:r>
      <w:r w:rsidRPr="009542BF">
        <w:rPr>
          <w:b/>
          <w:sz w:val="12"/>
          <w:highlight w:val="yellow"/>
        </w:rPr>
        <w:t xml:space="preserve"> </w:t>
      </w:r>
      <w:r w:rsidRPr="004978B7">
        <w:rPr>
          <w:rStyle w:val="Emphasis"/>
          <w:highlight w:val="yellow"/>
        </w:rPr>
        <w:t>now consulting with</w:t>
      </w:r>
      <w:r w:rsidRPr="00606839">
        <w:rPr>
          <w:u w:val="single"/>
        </w:rPr>
        <w:t xml:space="preserve"> the US Strategic Command</w:t>
      </w:r>
      <w:r w:rsidRPr="009542BF">
        <w:rPr>
          <w:sz w:val="12"/>
        </w:rPr>
        <w:t xml:space="preserve"> (</w:t>
      </w:r>
      <w:r w:rsidRPr="004978B7">
        <w:rPr>
          <w:rStyle w:val="Emphasis"/>
          <w:highlight w:val="yellow"/>
        </w:rPr>
        <w:t>STRATCOM</w:t>
      </w:r>
      <w:r w:rsidRPr="009542BF">
        <w:rPr>
          <w:sz w:val="12"/>
        </w:rPr>
        <w:t xml:space="preserve">), </w:t>
      </w:r>
      <w:r w:rsidRPr="00606839">
        <w:rPr>
          <w:u w:val="single"/>
        </w:rPr>
        <w:t>which oversees the Defense Department’s Joint Task Force</w:t>
      </w:r>
      <w:r w:rsidRPr="00963BBB">
        <w:rPr>
          <w:rFonts w:ascii="Lucida Sans Unicode" w:hAnsi="Lucida Sans Unicode"/>
          <w:u w:val="single"/>
        </w:rPr>
        <w:t>‐</w:t>
      </w:r>
      <w:r w:rsidRPr="00606839">
        <w:rPr>
          <w:u w:val="single"/>
        </w:rPr>
        <w:t>Global Network Operations, recently</w:t>
      </w:r>
      <w:r w:rsidRPr="009542BF">
        <w:rPr>
          <w:sz w:val="12"/>
        </w:rPr>
        <w:t xml:space="preserve"> </w:t>
      </w:r>
      <w:r w:rsidRPr="00606839">
        <w:rPr>
          <w:highlight w:val="yellow"/>
          <w:u w:val="single"/>
        </w:rPr>
        <w:t>told a meeting</w:t>
      </w:r>
      <w:r w:rsidRPr="009542BF">
        <w:rPr>
          <w:sz w:val="12"/>
        </w:rPr>
        <w:t xml:space="preserve"> of experts that </w:t>
      </w:r>
      <w:r w:rsidRPr="00606839">
        <w:rPr>
          <w:highlight w:val="yellow"/>
          <w:u w:val="single"/>
        </w:rPr>
        <w:t>the Defense Department has experienced almost 80,000 computer attacks, and</w:t>
      </w:r>
      <w:r w:rsidRPr="009542BF">
        <w:rPr>
          <w:sz w:val="12"/>
        </w:rPr>
        <w:t xml:space="preserve"> some number of </w:t>
      </w:r>
      <w:r w:rsidRPr="00606839">
        <w:rPr>
          <w:highlight w:val="yellow"/>
          <w:u w:val="single"/>
        </w:rPr>
        <w:t>these assaults</w:t>
      </w:r>
      <w:r w:rsidRPr="00606839">
        <w:rPr>
          <w:u w:val="single"/>
        </w:rPr>
        <w:t xml:space="preserve"> have actually </w:t>
      </w:r>
      <w:r w:rsidRPr="00606839">
        <w:rPr>
          <w:highlight w:val="yellow"/>
          <w:u w:val="single"/>
        </w:rPr>
        <w:t>“reduced” the military’s “operational capabilities</w:t>
      </w:r>
      <w:r w:rsidRPr="009542BF">
        <w:rPr>
          <w:sz w:val="12"/>
        </w:rPr>
        <w:t xml:space="preserve">.”20 Second, </w:t>
      </w:r>
      <w:r w:rsidRPr="00606839">
        <w:rPr>
          <w:u w:val="single"/>
        </w:rPr>
        <w:t xml:space="preserve">the nature of </w:t>
      </w:r>
      <w:r w:rsidRPr="00606839">
        <w:rPr>
          <w:highlight w:val="yellow"/>
          <w:u w:val="single"/>
        </w:rPr>
        <w:t xml:space="preserve">these attacks is </w:t>
      </w:r>
      <w:r w:rsidRPr="004978B7">
        <w:rPr>
          <w:rStyle w:val="Emphasis"/>
          <w:highlight w:val="yellow"/>
        </w:rPr>
        <w:t>starting to shift</w:t>
      </w:r>
      <w:r w:rsidRPr="009542BF">
        <w:rPr>
          <w:sz w:val="12"/>
        </w:rPr>
        <w:t xml:space="preserve"> from penetration attempts aimed at gathering intelligence (cyber spying) </w:t>
      </w:r>
      <w:r w:rsidRPr="004978B7">
        <w:rPr>
          <w:rStyle w:val="Emphasis"/>
          <w:highlight w:val="yellow"/>
        </w:rPr>
        <w:t>to offensive efforts</w:t>
      </w:r>
      <w:r w:rsidRPr="009542BF">
        <w:rPr>
          <w:sz w:val="12"/>
        </w:rPr>
        <w:t xml:space="preserve"> aimed at taking down systems (</w:t>
      </w:r>
      <w:proofErr w:type="spellStart"/>
      <w:r w:rsidRPr="009542BF">
        <w:rPr>
          <w:sz w:val="12"/>
        </w:rPr>
        <w:t>cyberattacks</w:t>
      </w:r>
      <w:proofErr w:type="spellEnd"/>
      <w:r w:rsidRPr="009542BF">
        <w:rPr>
          <w:sz w:val="12"/>
        </w:rPr>
        <w:t xml:space="preserve">). </w:t>
      </w:r>
      <w:proofErr w:type="spellStart"/>
      <w:r w:rsidRPr="009542BF">
        <w:rPr>
          <w:sz w:val="12"/>
        </w:rPr>
        <w:t>Palowitch</w:t>
      </w:r>
      <w:proofErr w:type="spellEnd"/>
      <w:r w:rsidRPr="009542BF">
        <w:rPr>
          <w:sz w:val="12"/>
        </w:rPr>
        <w:t xml:space="preserve"> put this in stark terms last November, “We are currently in a </w:t>
      </w:r>
      <w:proofErr w:type="spellStart"/>
      <w:r w:rsidRPr="009542BF">
        <w:rPr>
          <w:sz w:val="12"/>
        </w:rPr>
        <w:t>cyberwar</w:t>
      </w:r>
      <w:proofErr w:type="spellEnd"/>
      <w:r w:rsidRPr="009542BF">
        <w:rPr>
          <w:sz w:val="12"/>
        </w:rPr>
        <w:t xml:space="preserve"> and war is going on today.”21 Third, these recent attacks need to be taken in a broader strategic context. Both </w:t>
      </w:r>
      <w:r w:rsidRPr="00606839">
        <w:rPr>
          <w:highlight w:val="yellow"/>
          <w:u w:val="single"/>
        </w:rPr>
        <w:t>Russia and China have</w:t>
      </w:r>
      <w:r w:rsidRPr="00606839">
        <w:rPr>
          <w:u w:val="single"/>
        </w:rPr>
        <w:t xml:space="preserve"> stepped up their offensive efforts and </w:t>
      </w:r>
      <w:r w:rsidRPr="00606839">
        <w:rPr>
          <w:highlight w:val="yellow"/>
          <w:u w:val="single"/>
        </w:rPr>
        <w:t xml:space="preserve">taken a </w:t>
      </w:r>
      <w:r w:rsidRPr="004978B7">
        <w:rPr>
          <w:rStyle w:val="Emphasis"/>
          <w:highlight w:val="yellow"/>
        </w:rPr>
        <w:t xml:space="preserve">much more aggressive </w:t>
      </w:r>
      <w:proofErr w:type="spellStart"/>
      <w:r w:rsidRPr="004978B7">
        <w:rPr>
          <w:rStyle w:val="Emphasis"/>
          <w:highlight w:val="yellow"/>
        </w:rPr>
        <w:t>cyberwarfare</w:t>
      </w:r>
      <w:proofErr w:type="spellEnd"/>
      <w:r w:rsidRPr="004978B7">
        <w:rPr>
          <w:rStyle w:val="Emphasis"/>
          <w:highlight w:val="yellow"/>
        </w:rPr>
        <w:t xml:space="preserve"> posture</w:t>
      </w:r>
      <w:r w:rsidRPr="009542BF">
        <w:rPr>
          <w:sz w:val="12"/>
        </w:rPr>
        <w:t xml:space="preserve">. The Chinese have developed an openly discussed </w:t>
      </w:r>
      <w:proofErr w:type="spellStart"/>
      <w:r w:rsidRPr="009542BF">
        <w:rPr>
          <w:sz w:val="12"/>
        </w:rPr>
        <w:t>cyberwar</w:t>
      </w:r>
      <w:proofErr w:type="spellEnd"/>
      <w:r w:rsidRPr="009542BF">
        <w:rPr>
          <w:sz w:val="12"/>
        </w:rPr>
        <w:t xml:space="preserve"> strategy aimed at achieving electronic dominance over the U.S. and its allies by 2050. In 2007 the Department of Defense reported that for the first time </w:t>
      </w:r>
      <w:r w:rsidRPr="00606839">
        <w:rPr>
          <w:highlight w:val="yellow"/>
          <w:u w:val="single"/>
        </w:rPr>
        <w:t>China</w:t>
      </w:r>
      <w:r w:rsidRPr="00606839">
        <w:rPr>
          <w:u w:val="single"/>
        </w:rPr>
        <w:t xml:space="preserve"> has </w:t>
      </w:r>
      <w:r w:rsidRPr="00606839">
        <w:rPr>
          <w:highlight w:val="yellow"/>
          <w:u w:val="single"/>
        </w:rPr>
        <w:t xml:space="preserve">developed </w:t>
      </w:r>
      <w:r w:rsidRPr="004978B7">
        <w:rPr>
          <w:rStyle w:val="Emphasis"/>
          <w:highlight w:val="yellow"/>
        </w:rPr>
        <w:t>first strike viruses</w:t>
      </w:r>
      <w:r w:rsidRPr="00606839">
        <w:rPr>
          <w:highlight w:val="yellow"/>
          <w:u w:val="single"/>
        </w:rPr>
        <w:t xml:space="preserve">, marking a </w:t>
      </w:r>
      <w:r w:rsidRPr="004978B7">
        <w:rPr>
          <w:rStyle w:val="Emphasis"/>
          <w:highlight w:val="yellow"/>
        </w:rPr>
        <w:t>major shift</w:t>
      </w:r>
      <w:r w:rsidRPr="00606839">
        <w:rPr>
          <w:u w:val="single"/>
        </w:rPr>
        <w:t xml:space="preserve"> from prior investments in defensive measures</w:t>
      </w:r>
      <w:r w:rsidRPr="009542BF">
        <w:rPr>
          <w:sz w:val="12"/>
        </w:rPr>
        <w:t xml:space="preserve">.22 </w:t>
      </w:r>
      <w:proofErr w:type="gramStart"/>
      <w:r w:rsidRPr="009542BF">
        <w:rPr>
          <w:sz w:val="12"/>
        </w:rPr>
        <w:t>And</w:t>
      </w:r>
      <w:proofErr w:type="gramEnd"/>
      <w:r w:rsidRPr="009542BF">
        <w:rPr>
          <w:sz w:val="12"/>
        </w:rPr>
        <w:t xml:space="preserve"> in the intervening period China has launched a series of offensive cyber operations against U.S. government and private sector networks and infrastructure. In 2007, Gen. James Cartwright, the former head of STRATCOM and now the Vice Chairman of the Joint Chiefs of Staff, told the US</w:t>
      </w:r>
      <w:r w:rsidRPr="009542BF">
        <w:rPr>
          <w:rFonts w:ascii="Lucida Sans Unicode" w:hAnsi="Lucida Sans Unicode"/>
          <w:sz w:val="12"/>
        </w:rPr>
        <w:t>‐</w:t>
      </w:r>
      <w:r w:rsidRPr="009542BF">
        <w:rPr>
          <w:sz w:val="12"/>
        </w:rPr>
        <w:t xml:space="preserve">China Economic and Security Review Commission that China’s ability to launch “denial of service” attacks to overwhelm an IT system is of particular concern. 23 </w:t>
      </w:r>
      <w:r w:rsidRPr="00606839">
        <w:rPr>
          <w:highlight w:val="yellow"/>
          <w:u w:val="single"/>
        </w:rPr>
        <w:t>Russia</w:t>
      </w:r>
      <w:r w:rsidRPr="009542BF">
        <w:rPr>
          <w:sz w:val="12"/>
        </w:rPr>
        <w:t xml:space="preserve"> also </w:t>
      </w:r>
      <w:r w:rsidRPr="00606839">
        <w:rPr>
          <w:highlight w:val="yellow"/>
          <w:u w:val="single"/>
        </w:rPr>
        <w:t xml:space="preserve">has already begun to wage offensive </w:t>
      </w:r>
      <w:proofErr w:type="spellStart"/>
      <w:r w:rsidRPr="00606839">
        <w:rPr>
          <w:highlight w:val="yellow"/>
          <w:u w:val="single"/>
        </w:rPr>
        <w:t>cyberwar</w:t>
      </w:r>
      <w:proofErr w:type="spellEnd"/>
      <w:r w:rsidRPr="009542BF">
        <w:rPr>
          <w:sz w:val="12"/>
        </w:rPr>
        <w:t xml:space="preserve">. At the outset of the recent hostilities with Georgia, </w:t>
      </w:r>
      <w:r w:rsidRPr="00606839">
        <w:rPr>
          <w:u w:val="single"/>
        </w:rPr>
        <w:t xml:space="preserve">Russian assets launched a series of </w:t>
      </w:r>
      <w:proofErr w:type="spellStart"/>
      <w:r w:rsidRPr="00606839">
        <w:rPr>
          <w:u w:val="single"/>
        </w:rPr>
        <w:t>cyberattacks</w:t>
      </w:r>
      <w:proofErr w:type="spellEnd"/>
      <w:r w:rsidRPr="00606839">
        <w:rPr>
          <w:u w:val="single"/>
        </w:rPr>
        <w:t xml:space="preserve"> against</w:t>
      </w:r>
      <w:r w:rsidRPr="009542BF">
        <w:rPr>
          <w:sz w:val="12"/>
        </w:rPr>
        <w:t xml:space="preserve"> the </w:t>
      </w:r>
      <w:r w:rsidRPr="00606839">
        <w:rPr>
          <w:u w:val="single"/>
        </w:rPr>
        <w:t>Georgia</w:t>
      </w:r>
      <w:r w:rsidRPr="009542BF">
        <w:rPr>
          <w:sz w:val="12"/>
        </w:rPr>
        <w:t xml:space="preserve">n government and its critical infrastructure systems, including media, banking and transportation sites.24 In 2007, </w:t>
      </w:r>
      <w:proofErr w:type="spellStart"/>
      <w:r w:rsidRPr="00606839">
        <w:rPr>
          <w:u w:val="single"/>
        </w:rPr>
        <w:t>cyberattacks</w:t>
      </w:r>
      <w:proofErr w:type="spellEnd"/>
      <w:r w:rsidRPr="00606839">
        <w:rPr>
          <w:u w:val="single"/>
        </w:rPr>
        <w:t xml:space="preserve"> that many experts attribute</w:t>
      </w:r>
      <w:r w:rsidRPr="009542BF">
        <w:rPr>
          <w:sz w:val="12"/>
        </w:rPr>
        <w:t xml:space="preserve">, directly or indirectly, </w:t>
      </w:r>
      <w:r w:rsidRPr="00606839">
        <w:rPr>
          <w:u w:val="single"/>
        </w:rPr>
        <w:t>to Russia shut down the Estonia government’s IT systems</w:t>
      </w:r>
      <w:r w:rsidRPr="009542BF">
        <w:rPr>
          <w:sz w:val="12"/>
        </w:rPr>
        <w:t xml:space="preserve">. Fourth, the current geopolitical context must also be factored into any effort to gauge the degree of threat of </w:t>
      </w:r>
      <w:proofErr w:type="spellStart"/>
      <w:r w:rsidRPr="009542BF">
        <w:rPr>
          <w:sz w:val="12"/>
        </w:rPr>
        <w:t>cyberwar</w:t>
      </w:r>
      <w:proofErr w:type="spellEnd"/>
      <w:r w:rsidRPr="009542BF">
        <w:rPr>
          <w:sz w:val="12"/>
        </w:rPr>
        <w:t xml:space="preserve">. The start of the new Obama Administration has begun to help reduce tensions between the United States and other nations. And, the new administration has taken initial steps to improve bilateral relations specifically with both China and Russia. However, it must be said that over the last few years </w:t>
      </w:r>
      <w:r w:rsidRPr="00606839">
        <w:rPr>
          <w:highlight w:val="yellow"/>
          <w:u w:val="single"/>
        </w:rPr>
        <w:t>the posture of</w:t>
      </w:r>
      <w:r w:rsidRPr="00606839">
        <w:rPr>
          <w:u w:val="single"/>
        </w:rPr>
        <w:t xml:space="preserve"> both the </w:t>
      </w:r>
      <w:r w:rsidRPr="00606839">
        <w:rPr>
          <w:highlight w:val="yellow"/>
          <w:u w:val="single"/>
        </w:rPr>
        <w:t>Chinese and Russian governments</w:t>
      </w:r>
      <w:r w:rsidRPr="00606839">
        <w:rPr>
          <w:u w:val="single"/>
        </w:rPr>
        <w:t xml:space="preserve"> toward America </w:t>
      </w:r>
      <w:r w:rsidRPr="00606839">
        <w:rPr>
          <w:highlight w:val="yellow"/>
          <w:u w:val="single"/>
        </w:rPr>
        <w:t xml:space="preserve">has clearly become </w:t>
      </w:r>
      <w:r w:rsidRPr="004978B7">
        <w:rPr>
          <w:rStyle w:val="Emphasis"/>
          <w:highlight w:val="yellow"/>
        </w:rPr>
        <w:t>more assertive, and</w:t>
      </w:r>
      <w:r w:rsidRPr="009542BF">
        <w:rPr>
          <w:sz w:val="12"/>
          <w:bdr w:val="single" w:sz="4" w:space="0" w:color="auto"/>
        </w:rPr>
        <w:t xml:space="preserve"> </w:t>
      </w:r>
      <w:r w:rsidRPr="009542BF">
        <w:rPr>
          <w:sz w:val="12"/>
        </w:rPr>
        <w:t xml:space="preserve">at times even </w:t>
      </w:r>
      <w:r w:rsidRPr="004978B7">
        <w:rPr>
          <w:rStyle w:val="Emphasis"/>
          <w:highlight w:val="yellow"/>
        </w:rPr>
        <w:t>aggressive</w:t>
      </w:r>
      <w:r w:rsidRPr="00606839">
        <w:rPr>
          <w:highlight w:val="yellow"/>
          <w:u w:val="single"/>
        </w:rPr>
        <w:t>. Some</w:t>
      </w:r>
      <w:r w:rsidRPr="009542BF">
        <w:rPr>
          <w:sz w:val="12"/>
        </w:rPr>
        <w:t xml:space="preserve"> commentators </w:t>
      </w:r>
      <w:r w:rsidRPr="00606839">
        <w:rPr>
          <w:u w:val="single"/>
        </w:rPr>
        <w:t xml:space="preserve">have </w:t>
      </w:r>
      <w:r w:rsidRPr="00606839">
        <w:rPr>
          <w:highlight w:val="yellow"/>
          <w:u w:val="single"/>
        </w:rPr>
        <w:t>talked about</w:t>
      </w:r>
      <w:r w:rsidRPr="009542BF">
        <w:rPr>
          <w:sz w:val="12"/>
        </w:rPr>
        <w:t xml:space="preserve"> the prospects of </w:t>
      </w:r>
      <w:r w:rsidRPr="00606839">
        <w:rPr>
          <w:highlight w:val="yellow"/>
          <w:u w:val="single"/>
        </w:rPr>
        <w:t xml:space="preserve">a </w:t>
      </w:r>
      <w:proofErr w:type="spellStart"/>
      <w:r w:rsidRPr="00606839">
        <w:rPr>
          <w:highlight w:val="yellow"/>
          <w:u w:val="single"/>
        </w:rPr>
        <w:t>cyber Pearl</w:t>
      </w:r>
      <w:proofErr w:type="spellEnd"/>
      <w:r w:rsidRPr="00606839">
        <w:rPr>
          <w:highlight w:val="yellow"/>
          <w:u w:val="single"/>
        </w:rPr>
        <w:t xml:space="preserve"> Harbor, </w:t>
      </w:r>
      <w:r w:rsidRPr="00606839">
        <w:rPr>
          <w:u w:val="single"/>
        </w:rPr>
        <w:t>and the pattern of Chinese and Russian behavior</w:t>
      </w:r>
      <w:r w:rsidRPr="009542BF">
        <w:rPr>
          <w:sz w:val="12"/>
        </w:rPr>
        <w:t xml:space="preserve"> to date </w:t>
      </w:r>
      <w:r w:rsidRPr="00606839">
        <w:rPr>
          <w:u w:val="single"/>
        </w:rPr>
        <w:t>gives reason for concern</w:t>
      </w:r>
      <w:r w:rsidRPr="009542BF">
        <w:rPr>
          <w:sz w:val="12"/>
        </w:rPr>
        <w:t xml:space="preserve"> along these lines: </w:t>
      </w:r>
      <w:r w:rsidRPr="00606839">
        <w:rPr>
          <w:highlight w:val="yellow"/>
          <w:u w:val="single"/>
        </w:rPr>
        <w:t>both nations</w:t>
      </w:r>
      <w:r w:rsidRPr="00606839">
        <w:rPr>
          <w:u w:val="single"/>
        </w:rPr>
        <w:t xml:space="preserve"> have offensive </w:t>
      </w:r>
      <w:proofErr w:type="spellStart"/>
      <w:r w:rsidRPr="00606839">
        <w:rPr>
          <w:u w:val="single"/>
        </w:rPr>
        <w:t>cyberwarfare</w:t>
      </w:r>
      <w:proofErr w:type="spellEnd"/>
      <w:r w:rsidRPr="00606839">
        <w:rPr>
          <w:u w:val="single"/>
        </w:rPr>
        <w:t xml:space="preserve"> strategies</w:t>
      </w:r>
      <w:r w:rsidRPr="009542BF">
        <w:rPr>
          <w:sz w:val="12"/>
        </w:rPr>
        <w:t xml:space="preserve"> in place; both nations </w:t>
      </w:r>
      <w:r w:rsidRPr="00606839">
        <w:rPr>
          <w:highlight w:val="yellow"/>
          <w:u w:val="single"/>
        </w:rPr>
        <w:t xml:space="preserve">have taken the </w:t>
      </w:r>
      <w:r w:rsidRPr="004978B7">
        <w:rPr>
          <w:rStyle w:val="Emphasis"/>
          <w:highlight w:val="yellow"/>
        </w:rPr>
        <w:t>cyber equivalent of building up their forces</w:t>
      </w:r>
      <w:r w:rsidRPr="009542BF">
        <w:rPr>
          <w:sz w:val="12"/>
        </w:rPr>
        <w:t xml:space="preserve">; both nations now </w:t>
      </w:r>
      <w:r w:rsidRPr="00606839">
        <w:rPr>
          <w:u w:val="single"/>
        </w:rPr>
        <w:t>regularly probe our cyber defenses</w:t>
      </w:r>
      <w:r w:rsidRPr="009542BF">
        <w:rPr>
          <w:sz w:val="12"/>
        </w:rPr>
        <w:t xml:space="preserve"> looking for gaps to be exploited; both nations </w:t>
      </w:r>
      <w:r w:rsidRPr="00606839">
        <w:rPr>
          <w:u w:val="single"/>
        </w:rPr>
        <w:t>have begun</w:t>
      </w:r>
      <w:r w:rsidRPr="009542BF">
        <w:rPr>
          <w:sz w:val="12"/>
        </w:rPr>
        <w:t xml:space="preserve"> taking actions that cross the line from </w:t>
      </w:r>
      <w:proofErr w:type="spellStart"/>
      <w:r w:rsidRPr="009542BF">
        <w:rPr>
          <w:sz w:val="12"/>
        </w:rPr>
        <w:t>cyberespionage</w:t>
      </w:r>
      <w:proofErr w:type="spellEnd"/>
      <w:r w:rsidRPr="009542BF">
        <w:rPr>
          <w:sz w:val="12"/>
        </w:rPr>
        <w:t xml:space="preserve"> to </w:t>
      </w:r>
      <w:proofErr w:type="spellStart"/>
      <w:r w:rsidRPr="00606839">
        <w:rPr>
          <w:u w:val="single"/>
        </w:rPr>
        <w:t>cyberaggression</w:t>
      </w:r>
      <w:proofErr w:type="spellEnd"/>
      <w:r w:rsidRPr="00606839">
        <w:rPr>
          <w:u w:val="single"/>
        </w:rPr>
        <w:t xml:space="preserve">; and, </w:t>
      </w:r>
      <w:r w:rsidRPr="00606839">
        <w:rPr>
          <w:highlight w:val="yellow"/>
          <w:u w:val="single"/>
        </w:rPr>
        <w:t>our</w:t>
      </w:r>
      <w:r w:rsidRPr="009542BF">
        <w:rPr>
          <w:sz w:val="12"/>
        </w:rPr>
        <w:t xml:space="preserve"> bilateral </w:t>
      </w:r>
      <w:r w:rsidRPr="00606839">
        <w:rPr>
          <w:highlight w:val="yellow"/>
          <w:u w:val="single"/>
        </w:rPr>
        <w:t>relations</w:t>
      </w:r>
      <w:r w:rsidRPr="009542BF">
        <w:rPr>
          <w:sz w:val="12"/>
        </w:rPr>
        <w:t xml:space="preserve"> with both nations </w:t>
      </w:r>
      <w:r w:rsidRPr="00606839">
        <w:rPr>
          <w:highlight w:val="yellow"/>
          <w:u w:val="single"/>
        </w:rPr>
        <w:t xml:space="preserve">are increasingly fractious </w:t>
      </w:r>
      <w:r w:rsidRPr="00606839">
        <w:rPr>
          <w:u w:val="single"/>
        </w:rPr>
        <w:t>and complicated by</w:t>
      </w:r>
      <w:r w:rsidRPr="009542BF">
        <w:rPr>
          <w:sz w:val="12"/>
        </w:rPr>
        <w:t xml:space="preserve"> areas of marked, direct </w:t>
      </w:r>
      <w:r w:rsidRPr="00606839">
        <w:rPr>
          <w:u w:val="single"/>
        </w:rPr>
        <w:t>competition</w:t>
      </w:r>
      <w:r w:rsidRPr="009542BF">
        <w:rPr>
          <w:sz w:val="12"/>
        </w:rPr>
        <w:t xml:space="preserve">. Clearly, there a sharp differences between current U.S. relations with these two nations and relations between the US and Japan just prior to World War II. However, from a strategic defense perspective, there are enough warning signs to warrant preparation. In addition to the threat of </w:t>
      </w:r>
      <w:proofErr w:type="spellStart"/>
      <w:r w:rsidRPr="009542BF">
        <w:rPr>
          <w:sz w:val="12"/>
        </w:rPr>
        <w:t>cyberwar</w:t>
      </w:r>
      <w:proofErr w:type="spellEnd"/>
      <w:r w:rsidRPr="009542BF">
        <w:rPr>
          <w:sz w:val="12"/>
        </w:rPr>
        <w:t xml:space="preserve">, </w:t>
      </w:r>
      <w:r w:rsidRPr="00606839">
        <w:rPr>
          <w:u w:val="single"/>
        </w:rPr>
        <w:t>the limited resources required</w:t>
      </w:r>
      <w:r w:rsidRPr="009542BF">
        <w:rPr>
          <w:sz w:val="12"/>
        </w:rPr>
        <w:t xml:space="preserve"> to carry out even a large scale </w:t>
      </w:r>
      <w:proofErr w:type="spellStart"/>
      <w:r w:rsidRPr="009542BF">
        <w:rPr>
          <w:sz w:val="12"/>
        </w:rPr>
        <w:t>cyberattack</w:t>
      </w:r>
      <w:proofErr w:type="spellEnd"/>
      <w:r w:rsidRPr="009542BF">
        <w:rPr>
          <w:sz w:val="12"/>
        </w:rPr>
        <w:t xml:space="preserve"> also </w:t>
      </w:r>
      <w:r w:rsidRPr="00606839">
        <w:rPr>
          <w:u w:val="single"/>
        </w:rPr>
        <w:t xml:space="preserve">makes likely the potential for a significant </w:t>
      </w:r>
      <w:proofErr w:type="spellStart"/>
      <w:r w:rsidRPr="00606839">
        <w:rPr>
          <w:u w:val="single"/>
        </w:rPr>
        <w:t>cyberterror</w:t>
      </w:r>
      <w:proofErr w:type="spellEnd"/>
      <w:r w:rsidRPr="00606839">
        <w:rPr>
          <w:u w:val="single"/>
        </w:rPr>
        <w:t xml:space="preserve"> attack</w:t>
      </w:r>
      <w:r w:rsidRPr="009542BF">
        <w:rPr>
          <w:sz w:val="12"/>
        </w:rPr>
        <w:t xml:space="preserve"> against the United States. However, the lack of a long list of specific incidences of </w:t>
      </w:r>
      <w:proofErr w:type="spellStart"/>
      <w:r w:rsidRPr="009542BF">
        <w:rPr>
          <w:sz w:val="12"/>
        </w:rPr>
        <w:t>cyberterrorism</w:t>
      </w:r>
      <w:proofErr w:type="spellEnd"/>
      <w:r w:rsidRPr="009542BF">
        <w:rPr>
          <w:sz w:val="12"/>
        </w:rPr>
        <w:t xml:space="preserve"> should provide no comfort. </w:t>
      </w:r>
      <w:r w:rsidRPr="00606839">
        <w:rPr>
          <w:u w:val="single"/>
        </w:rPr>
        <w:t xml:space="preserve">There is strong evidence to suggest that </w:t>
      </w:r>
      <w:r w:rsidRPr="004978B7">
        <w:rPr>
          <w:rStyle w:val="Emphasis"/>
          <w:highlight w:val="yellow"/>
        </w:rPr>
        <w:t>al Qaeda has the ability</w:t>
      </w:r>
      <w:r w:rsidRPr="00606839">
        <w:rPr>
          <w:highlight w:val="yellow"/>
          <w:u w:val="single"/>
        </w:rPr>
        <w:t xml:space="preserve"> to conduct </w:t>
      </w:r>
      <w:proofErr w:type="spellStart"/>
      <w:r w:rsidRPr="00606839">
        <w:rPr>
          <w:highlight w:val="yellow"/>
          <w:u w:val="single"/>
        </w:rPr>
        <w:t>cyberterror</w:t>
      </w:r>
      <w:proofErr w:type="spellEnd"/>
      <w:r w:rsidRPr="00606839">
        <w:rPr>
          <w:highlight w:val="yellow"/>
          <w:u w:val="single"/>
        </w:rPr>
        <w:t xml:space="preserve"> attacks</w:t>
      </w:r>
      <w:r w:rsidRPr="009542BF">
        <w:rPr>
          <w:sz w:val="12"/>
        </w:rPr>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w:t>
      </w:r>
      <w:r w:rsidRPr="009542BF">
        <w:rPr>
          <w:rFonts w:ascii="Lucida Sans Unicode" w:hAnsi="Lucida Sans Unicode"/>
          <w:sz w:val="12"/>
        </w:rPr>
        <w:t>‐</w:t>
      </w:r>
      <w:r w:rsidRPr="009542BF">
        <w:rPr>
          <w:sz w:val="12"/>
        </w:rPr>
        <w:t>11 terrorists and the 9</w:t>
      </w:r>
      <w:r w:rsidRPr="009542BF">
        <w:rPr>
          <w:rFonts w:ascii="Lucida Sans Unicode" w:hAnsi="Lucida Sans Unicode"/>
          <w:sz w:val="12"/>
        </w:rPr>
        <w:t>‐</w:t>
      </w:r>
      <w:r w:rsidRPr="009542BF">
        <w:rPr>
          <w:sz w:val="12"/>
        </w:rPr>
        <w:t xml:space="preserve">11 terrorists used the Internet to make travel plans and book flights. Osama bin Laden and other al Qaeda members routinely post videos and other messages to online sites to communicate. Moreover, </w:t>
      </w:r>
      <w:r w:rsidRPr="00606839">
        <w:rPr>
          <w:u w:val="single"/>
        </w:rPr>
        <w:t xml:space="preserve">there is evidence of efforts that al Qaeda and other </w:t>
      </w:r>
      <w:r w:rsidRPr="00606839">
        <w:rPr>
          <w:highlight w:val="yellow"/>
          <w:u w:val="single"/>
        </w:rPr>
        <w:t xml:space="preserve">terrorist organizations are </w:t>
      </w:r>
      <w:r w:rsidRPr="00606839">
        <w:rPr>
          <w:u w:val="single"/>
        </w:rPr>
        <w:t xml:space="preserve">actively </w:t>
      </w:r>
      <w:r w:rsidRPr="00606839">
        <w:rPr>
          <w:highlight w:val="yellow"/>
          <w:u w:val="single"/>
        </w:rPr>
        <w:t xml:space="preserve">developing </w:t>
      </w:r>
      <w:proofErr w:type="spellStart"/>
      <w:r w:rsidRPr="00606839">
        <w:rPr>
          <w:highlight w:val="yellow"/>
          <w:u w:val="single"/>
        </w:rPr>
        <w:t>cyberterrorism</w:t>
      </w:r>
      <w:proofErr w:type="spellEnd"/>
      <w:r w:rsidRPr="00606839">
        <w:rPr>
          <w:highlight w:val="yellow"/>
          <w:u w:val="single"/>
        </w:rPr>
        <w:t xml:space="preserve"> capabilities</w:t>
      </w:r>
      <w:r w:rsidRPr="009542BF">
        <w:rPr>
          <w:sz w:val="12"/>
        </w:rPr>
        <w:t xml:space="preserve"> and seeking to carry out </w:t>
      </w:r>
      <w:proofErr w:type="spellStart"/>
      <w:r w:rsidRPr="009542BF">
        <w:rPr>
          <w:sz w:val="12"/>
        </w:rPr>
        <w:t>cyberterrorist</w:t>
      </w:r>
      <w:proofErr w:type="spellEnd"/>
      <w:r w:rsidRPr="009542BF">
        <w:rPr>
          <w:sz w:val="12"/>
        </w:rPr>
        <w:t xml:space="preserve"> attacks. For example, the Washington Post has reported that “</w:t>
      </w:r>
      <w:r w:rsidRPr="00606839">
        <w:rPr>
          <w:u w:val="single"/>
        </w:rPr>
        <w:t xml:space="preserve">U.S. </w:t>
      </w:r>
      <w:r w:rsidRPr="00606839">
        <w:rPr>
          <w:highlight w:val="yellow"/>
          <w:u w:val="single"/>
        </w:rPr>
        <w:t>investigators</w:t>
      </w:r>
      <w:r w:rsidRPr="00606839">
        <w:rPr>
          <w:u w:val="single"/>
        </w:rPr>
        <w:t xml:space="preserve"> have </w:t>
      </w:r>
      <w:r w:rsidRPr="00606839">
        <w:rPr>
          <w:highlight w:val="yellow"/>
          <w:u w:val="single"/>
        </w:rPr>
        <w:t>found evidence</w:t>
      </w:r>
      <w:r w:rsidRPr="009542BF">
        <w:rPr>
          <w:sz w:val="12"/>
        </w:rPr>
        <w:t xml:space="preserve"> in the logs that mark a browser's path through the Internet </w:t>
      </w:r>
      <w:r w:rsidRPr="00606839">
        <w:rPr>
          <w:u w:val="single"/>
        </w:rPr>
        <w:t xml:space="preserve">that </w:t>
      </w:r>
      <w:r w:rsidRPr="00606839">
        <w:rPr>
          <w:highlight w:val="yellow"/>
          <w:u w:val="single"/>
        </w:rPr>
        <w:t>al Qaeda</w:t>
      </w:r>
      <w:r w:rsidRPr="009542BF">
        <w:rPr>
          <w:sz w:val="12"/>
        </w:rPr>
        <w:t xml:space="preserve"> operators </w:t>
      </w:r>
      <w:r w:rsidRPr="00606839">
        <w:rPr>
          <w:highlight w:val="yellow"/>
          <w:u w:val="single"/>
        </w:rPr>
        <w:t>spent time on</w:t>
      </w:r>
      <w:r w:rsidRPr="009542BF">
        <w:rPr>
          <w:sz w:val="12"/>
        </w:rPr>
        <w:t xml:space="preserve"> sites that offer software and programming instructions for the </w:t>
      </w:r>
      <w:r w:rsidRPr="004978B7">
        <w:rPr>
          <w:rStyle w:val="Emphasis"/>
          <w:highlight w:val="yellow"/>
        </w:rPr>
        <w:t>digital switches</w:t>
      </w:r>
      <w:r w:rsidRPr="00606839">
        <w:rPr>
          <w:highlight w:val="yellow"/>
          <w:u w:val="single"/>
        </w:rPr>
        <w:t xml:space="preserve"> that run power, water, </w:t>
      </w:r>
      <w:proofErr w:type="gramStart"/>
      <w:r w:rsidRPr="00606839">
        <w:rPr>
          <w:highlight w:val="yellow"/>
          <w:u w:val="single"/>
        </w:rPr>
        <w:t>transport</w:t>
      </w:r>
      <w:proofErr w:type="gramEnd"/>
      <w:r w:rsidRPr="00606839">
        <w:rPr>
          <w:highlight w:val="yellow"/>
          <w:u w:val="single"/>
        </w:rPr>
        <w:t xml:space="preserve"> and communications grids</w:t>
      </w:r>
      <w:r w:rsidRPr="009542BF">
        <w:rPr>
          <w:sz w:val="12"/>
          <w:highlight w:val="yellow"/>
        </w:rPr>
        <w:t>.</w:t>
      </w:r>
      <w:r w:rsidRPr="009542BF">
        <w:rPr>
          <w:sz w:val="12"/>
        </w:rPr>
        <w:t xml:space="preserve"> In some interrogations . . . al Qaeda prisoners have described intentions, in general terms, to use those tools.”25 Similarly, a 2002 CIA report on the </w:t>
      </w:r>
      <w:proofErr w:type="spellStart"/>
      <w:r w:rsidRPr="009542BF">
        <w:rPr>
          <w:sz w:val="12"/>
        </w:rPr>
        <w:t>cyberterror</w:t>
      </w:r>
      <w:proofErr w:type="spellEnd"/>
      <w:r w:rsidRPr="009542BF">
        <w:rPr>
          <w:sz w:val="12"/>
        </w:rPr>
        <w:t xml:space="preserve">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w:t>
      </w:r>
      <w:proofErr w:type="gramStart"/>
      <w:r w:rsidRPr="009542BF">
        <w:rPr>
          <w:sz w:val="12"/>
        </w:rPr>
        <w:t>And</w:t>
      </w:r>
      <w:proofErr w:type="gramEnd"/>
      <w:r w:rsidRPr="009542BF">
        <w:rPr>
          <w:sz w:val="12"/>
        </w:rPr>
        <w:t xml:space="preserve"> Data Acquisition (SCADA) systems available on multiple SCADA</w:t>
      </w:r>
      <w:r w:rsidRPr="009542BF">
        <w:rPr>
          <w:rFonts w:ascii="Lucida Sans Unicode" w:hAnsi="Lucida Sans Unicode"/>
          <w:sz w:val="12"/>
        </w:rPr>
        <w:t>‐</w:t>
      </w:r>
      <w:r w:rsidRPr="009542BF">
        <w:rPr>
          <w:sz w:val="12"/>
        </w:rPr>
        <w:t>related web sites.”27 In addition a number of jihadist websites, such as 7hj.7hj.com, teach computer attack and hacking skills in the service of Islam.28 While al Qaeda may lack the cyber</w:t>
      </w:r>
      <w:r w:rsidRPr="009542BF">
        <w:rPr>
          <w:rFonts w:ascii="Lucida Sans Unicode" w:hAnsi="Lucida Sans Unicode"/>
          <w:sz w:val="12"/>
        </w:rPr>
        <w:t>‐</w:t>
      </w:r>
      <w:r w:rsidRPr="009542BF">
        <w:rPr>
          <w:sz w:val="12"/>
        </w:rPr>
        <w:t xml:space="preserve">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w:t>
      </w:r>
      <w:proofErr w:type="spellStart"/>
      <w:r w:rsidRPr="009542BF">
        <w:rPr>
          <w:sz w:val="12"/>
        </w:rPr>
        <w:t>cyberterrorist</w:t>
      </w:r>
      <w:proofErr w:type="spellEnd"/>
      <w:r w:rsidRPr="009542BF">
        <w:rPr>
          <w:sz w:val="12"/>
        </w:rPr>
        <w:t xml:space="preserve"> threat is the countless, serious non</w:t>
      </w:r>
      <w:r w:rsidRPr="009542BF">
        <w:rPr>
          <w:rFonts w:ascii="Lucida Sans Unicode" w:hAnsi="Lucida Sans Unicode"/>
          <w:sz w:val="12"/>
        </w:rPr>
        <w:t>‐</w:t>
      </w:r>
      <w:r w:rsidRPr="009542BF">
        <w:rPr>
          <w:sz w:val="12"/>
        </w:rPr>
        <w:t xml:space="preserve">terrorist </w:t>
      </w:r>
      <w:proofErr w:type="spellStart"/>
      <w:r w:rsidRPr="009542BF">
        <w:rPr>
          <w:sz w:val="12"/>
        </w:rPr>
        <w:t>cyberattacks</w:t>
      </w:r>
      <w:proofErr w:type="spellEnd"/>
      <w:r w:rsidRPr="009542BF">
        <w:rPr>
          <w:sz w:val="12"/>
        </w:rPr>
        <w:t xml:space="preserve"> routinely carried out by criminals, hackers, disgruntled insiders, crime syndicates and the like. </w:t>
      </w:r>
      <w:r w:rsidRPr="00606839">
        <w:rPr>
          <w:u w:val="single"/>
        </w:rPr>
        <w:t>If run</w:t>
      </w:r>
      <w:r w:rsidRPr="00F270D4">
        <w:rPr>
          <w:rFonts w:ascii="Lucida Sans Unicode" w:hAnsi="Lucida Sans Unicode"/>
          <w:u w:val="single"/>
        </w:rPr>
        <w:t>‐</w:t>
      </w:r>
      <w:r w:rsidRPr="00606839">
        <w:rPr>
          <w:u w:val="single"/>
        </w:rPr>
        <w:t>of</w:t>
      </w:r>
      <w:r w:rsidRPr="00F270D4">
        <w:rPr>
          <w:rFonts w:ascii="Lucida Sans Unicode" w:hAnsi="Lucida Sans Unicode"/>
          <w:u w:val="single"/>
        </w:rPr>
        <w:t>‐</w:t>
      </w:r>
      <w:r w:rsidRPr="00606839">
        <w:rPr>
          <w:u w:val="single"/>
        </w:rPr>
        <w:t>the</w:t>
      </w:r>
      <w:r w:rsidRPr="00F270D4">
        <w:rPr>
          <w:rFonts w:ascii="Lucida Sans Unicode" w:hAnsi="Lucida Sans Unicode"/>
          <w:u w:val="single"/>
        </w:rPr>
        <w:t>‐</w:t>
      </w:r>
      <w:r w:rsidRPr="00606839">
        <w:rPr>
          <w:u w:val="single"/>
        </w:rPr>
        <w:t xml:space="preserve">mill criminals and hackers can threaten </w:t>
      </w:r>
      <w:proofErr w:type="spellStart"/>
      <w:r w:rsidRPr="00606839">
        <w:rPr>
          <w:u w:val="single"/>
        </w:rPr>
        <w:t>powergrids</w:t>
      </w:r>
      <w:proofErr w:type="spellEnd"/>
      <w:r w:rsidRPr="00606839">
        <w:rPr>
          <w:u w:val="single"/>
        </w:rPr>
        <w:t>, hack vital military networks, steal</w:t>
      </w:r>
      <w:r w:rsidRPr="009542BF">
        <w:rPr>
          <w:sz w:val="12"/>
        </w:rPr>
        <w:t xml:space="preserve"> vast sums of </w:t>
      </w:r>
      <w:r w:rsidRPr="00606839">
        <w:rPr>
          <w:u w:val="single"/>
        </w:rPr>
        <w:t>money</w:t>
      </w:r>
      <w:r w:rsidRPr="009542BF">
        <w:rPr>
          <w:sz w:val="12"/>
        </w:rPr>
        <w:t xml:space="preserve">, take down a city’s of traffic lights, compromise the Federal Aviation Administration’s air traffic control systems, </w:t>
      </w:r>
      <w:r w:rsidRPr="00606839">
        <w:rPr>
          <w:u w:val="single"/>
        </w:rPr>
        <w:t>among other attacks, it is overwhelmingly likely that terrorists can carry out similar</w:t>
      </w:r>
      <w:r w:rsidRPr="009542BF">
        <w:rPr>
          <w:sz w:val="12"/>
        </w:rPr>
        <w:t xml:space="preserve">, if not more malicious </w:t>
      </w:r>
      <w:r w:rsidRPr="00606839">
        <w:rPr>
          <w:u w:val="single"/>
        </w:rPr>
        <w:t>attacks</w:t>
      </w:r>
      <w:r w:rsidRPr="009542BF">
        <w:rPr>
          <w:sz w:val="12"/>
        </w:rPr>
        <w:t xml:space="preserve">. Moreover, even if the world’s terrorists are unable to breed these skills, they can certainly buy them. There are untold numbers of </w:t>
      </w:r>
      <w:proofErr w:type="spellStart"/>
      <w:r w:rsidRPr="009542BF">
        <w:rPr>
          <w:sz w:val="12"/>
        </w:rPr>
        <w:t>cybermercenaries</w:t>
      </w:r>
      <w:proofErr w:type="spellEnd"/>
      <w:r w:rsidRPr="009542BF">
        <w:rPr>
          <w:sz w:val="12"/>
        </w:rPr>
        <w:t xml:space="preserve"> around the world—sophisticated hackers with advanced training who would be willing to offer their services for the right price. Finally, given the nature of our understanding of cyber threats, there is always the possibility that we have already been the victim or a </w:t>
      </w:r>
      <w:proofErr w:type="spellStart"/>
      <w:r w:rsidRPr="009542BF">
        <w:rPr>
          <w:sz w:val="12"/>
        </w:rPr>
        <w:t>cyberterrorist</w:t>
      </w:r>
      <w:proofErr w:type="spellEnd"/>
      <w:r w:rsidRPr="009542BF">
        <w:rPr>
          <w:sz w:val="12"/>
        </w:rPr>
        <w:t xml:space="preserve"> attack, or such an attack has already been set but not yet effectuated, and we don’t know it yet. Instead, </w:t>
      </w:r>
      <w:r w:rsidRPr="00606839">
        <w:rPr>
          <w:u w:val="single"/>
        </w:rPr>
        <w:t>a</w:t>
      </w:r>
      <w:r w:rsidRPr="009542BF">
        <w:rPr>
          <w:sz w:val="12"/>
        </w:rPr>
        <w:t xml:space="preserve"> well</w:t>
      </w:r>
      <w:r w:rsidRPr="009542BF">
        <w:rPr>
          <w:rFonts w:ascii="Lucida Sans Unicode" w:hAnsi="Lucida Sans Unicode"/>
          <w:sz w:val="12"/>
        </w:rPr>
        <w:t>‐</w:t>
      </w:r>
      <w:r w:rsidRPr="009542BF">
        <w:rPr>
          <w:sz w:val="12"/>
        </w:rPr>
        <w:t xml:space="preserve">designed </w:t>
      </w:r>
      <w:proofErr w:type="spellStart"/>
      <w:r w:rsidRPr="00606839">
        <w:rPr>
          <w:highlight w:val="yellow"/>
          <w:u w:val="single"/>
        </w:rPr>
        <w:t>cyberattack</w:t>
      </w:r>
      <w:proofErr w:type="spellEnd"/>
      <w:r w:rsidRPr="00606839">
        <w:rPr>
          <w:highlight w:val="yellow"/>
          <w:u w:val="single"/>
        </w:rPr>
        <w:t xml:space="preserve"> has the capacity </w:t>
      </w:r>
      <w:r w:rsidRPr="004978B7">
        <w:rPr>
          <w:rStyle w:val="Emphasis"/>
          <w:highlight w:val="yellow"/>
        </w:rPr>
        <w:t>cause widespread chaos</w:t>
      </w:r>
      <w:r w:rsidRPr="009542BF">
        <w:rPr>
          <w:sz w:val="12"/>
          <w:highlight w:val="yellow"/>
        </w:rPr>
        <w:t>,</w:t>
      </w:r>
      <w:r w:rsidRPr="009542BF">
        <w:rPr>
          <w:sz w:val="12"/>
        </w:rPr>
        <w:t xml:space="preserve"> sow societal unrest, undermine national governments, </w:t>
      </w:r>
      <w:r w:rsidRPr="00606839">
        <w:rPr>
          <w:u w:val="single"/>
        </w:rPr>
        <w:t>spread paralyzing fear and anxiety, and create a state of utter turmoil</w:t>
      </w:r>
      <w:r w:rsidRPr="009542BF">
        <w:rPr>
          <w:sz w:val="12"/>
        </w:rPr>
        <w:t xml:space="preserve">, all without taking a single life. </w:t>
      </w:r>
      <w:r w:rsidRPr="00606839">
        <w:rPr>
          <w:u w:val="single"/>
        </w:rPr>
        <w:t xml:space="preserve">A </w:t>
      </w:r>
      <w:r w:rsidRPr="009542BF">
        <w:rPr>
          <w:sz w:val="12"/>
        </w:rPr>
        <w:t xml:space="preserve">sophisticated </w:t>
      </w:r>
      <w:proofErr w:type="spellStart"/>
      <w:r w:rsidRPr="009542BF">
        <w:rPr>
          <w:sz w:val="12"/>
        </w:rPr>
        <w:t>cyberattack</w:t>
      </w:r>
      <w:proofErr w:type="spellEnd"/>
      <w:r w:rsidRPr="009542BF">
        <w:rPr>
          <w:sz w:val="12"/>
        </w:rPr>
        <w:t xml:space="preserve"> could throw a nation’s banking and finance system into chaos causing markets to crash, prompting runs on banks, degrading confidence in markets, perhaps even putting the nation’s currency in play and making the government look helpless and hapless. In today’s difficult economy, </w:t>
      </w:r>
      <w:r w:rsidRPr="00606839">
        <w:rPr>
          <w:u w:val="single"/>
        </w:rPr>
        <w:t>imagine how Americans would react if vast sums of money were taken</w:t>
      </w:r>
      <w:r w:rsidRPr="009542BF">
        <w:rPr>
          <w:sz w:val="12"/>
        </w:rPr>
        <w:t xml:space="preserve"> from their accounts and their supporting financial records were destroyed. A truly nefarious </w:t>
      </w:r>
      <w:proofErr w:type="spellStart"/>
      <w:r w:rsidRPr="009542BF">
        <w:rPr>
          <w:sz w:val="12"/>
        </w:rPr>
        <w:t>cyberattacker</w:t>
      </w:r>
      <w:proofErr w:type="spellEnd"/>
      <w:r w:rsidRPr="009542BF">
        <w:rPr>
          <w:sz w:val="12"/>
        </w:rPr>
        <w:t xml:space="preserve"> could carry out an attack in such a way (akin to Robin Hood) as to engender populist support and deepen rifts within our society, thereby making efforts to restore the system all the more difficult. </w:t>
      </w:r>
      <w:r w:rsidRPr="00606839">
        <w:rPr>
          <w:highlight w:val="yellow"/>
          <w:u w:val="single"/>
        </w:rPr>
        <w:t>A</w:t>
      </w:r>
      <w:r w:rsidRPr="00606839">
        <w:rPr>
          <w:u w:val="single"/>
        </w:rPr>
        <w:t xml:space="preserve"> </w:t>
      </w:r>
      <w:r w:rsidRPr="00606839">
        <w:rPr>
          <w:highlight w:val="yellow"/>
          <w:u w:val="single"/>
        </w:rPr>
        <w:t>modest</w:t>
      </w:r>
      <w:r w:rsidRPr="00606839">
        <w:rPr>
          <w:u w:val="single"/>
        </w:rPr>
        <w:t xml:space="preserve">ly </w:t>
      </w:r>
      <w:r w:rsidRPr="00606839">
        <w:rPr>
          <w:highlight w:val="yellow"/>
          <w:u w:val="single"/>
        </w:rPr>
        <w:t>advanced enemy could use</w:t>
      </w:r>
      <w:r w:rsidRPr="00606839">
        <w:rPr>
          <w:u w:val="single"/>
        </w:rPr>
        <w:t xml:space="preserve"> a </w:t>
      </w:r>
      <w:proofErr w:type="spellStart"/>
      <w:r w:rsidRPr="00606839">
        <w:rPr>
          <w:highlight w:val="yellow"/>
          <w:u w:val="single"/>
        </w:rPr>
        <w:t>cyberattack</w:t>
      </w:r>
      <w:proofErr w:type="spellEnd"/>
      <w:r w:rsidRPr="00606839">
        <w:rPr>
          <w:highlight w:val="yellow"/>
          <w:u w:val="single"/>
        </w:rPr>
        <w:t xml:space="preserve"> to shut down</w:t>
      </w:r>
      <w:r w:rsidRPr="009542BF">
        <w:rPr>
          <w:sz w:val="12"/>
        </w:rPr>
        <w:t xml:space="preserve"> (if not physically damage) one or more regional </w:t>
      </w:r>
      <w:r w:rsidRPr="00606839">
        <w:rPr>
          <w:highlight w:val="yellow"/>
          <w:u w:val="single"/>
        </w:rPr>
        <w:t>power grids</w:t>
      </w:r>
      <w:r w:rsidRPr="009542BF">
        <w:rPr>
          <w:sz w:val="12"/>
        </w:rPr>
        <w:t>. An entire region could be cast into total darkness, power</w:t>
      </w:r>
      <w:r w:rsidRPr="009542BF">
        <w:rPr>
          <w:rFonts w:ascii="Lucida Sans Unicode" w:hAnsi="Lucida Sans Unicode"/>
          <w:sz w:val="12"/>
        </w:rPr>
        <w:t>‐</w:t>
      </w:r>
      <w:r w:rsidRPr="009542BF">
        <w:rPr>
          <w:sz w:val="12"/>
        </w:rPr>
        <w:t xml:space="preserve">dependent systems could be shutdown. </w:t>
      </w:r>
      <w:r w:rsidRPr="00606839">
        <w:rPr>
          <w:u w:val="single"/>
        </w:rPr>
        <w:t>An attack on one</w:t>
      </w:r>
      <w:r w:rsidRPr="009542BF">
        <w:rPr>
          <w:sz w:val="12"/>
        </w:rPr>
        <w:t xml:space="preserve"> or more regional power </w:t>
      </w:r>
      <w:r w:rsidRPr="00606839">
        <w:rPr>
          <w:u w:val="single"/>
        </w:rPr>
        <w:t>grid</w:t>
      </w:r>
      <w:r w:rsidRPr="009542BF">
        <w:rPr>
          <w:sz w:val="12"/>
        </w:rPr>
        <w:t xml:space="preserve">s </w:t>
      </w:r>
      <w:r w:rsidRPr="00606839">
        <w:rPr>
          <w:u w:val="single"/>
        </w:rPr>
        <w:t>could</w:t>
      </w:r>
      <w:r w:rsidRPr="009542BF">
        <w:rPr>
          <w:sz w:val="12"/>
        </w:rPr>
        <w:t xml:space="preserve"> also </w:t>
      </w:r>
      <w:r w:rsidRPr="00606839">
        <w:rPr>
          <w:highlight w:val="yellow"/>
          <w:u w:val="single"/>
        </w:rPr>
        <w:t xml:space="preserve">cause </w:t>
      </w:r>
      <w:r w:rsidRPr="004978B7">
        <w:rPr>
          <w:rStyle w:val="Emphasis"/>
          <w:highlight w:val="yellow"/>
        </w:rPr>
        <w:t xml:space="preserve">cascading effects that could jeopardize our </w:t>
      </w:r>
      <w:r w:rsidRPr="00912BF6">
        <w:rPr>
          <w:rStyle w:val="Emphasis"/>
        </w:rPr>
        <w:t xml:space="preserve">entire </w:t>
      </w:r>
      <w:r w:rsidRPr="004978B7">
        <w:rPr>
          <w:rStyle w:val="Emphasis"/>
          <w:highlight w:val="yellow"/>
        </w:rPr>
        <w:t>national grid</w:t>
      </w:r>
      <w:r w:rsidRPr="00606839">
        <w:rPr>
          <w:u w:val="single"/>
        </w:rPr>
        <w:t>. When word leaks that the blackout was caused</w:t>
      </w:r>
      <w:r w:rsidRPr="009542BF">
        <w:rPr>
          <w:sz w:val="12"/>
        </w:rPr>
        <w:t xml:space="preserve"> by a </w:t>
      </w:r>
      <w:proofErr w:type="spellStart"/>
      <w:r w:rsidRPr="009542BF">
        <w:rPr>
          <w:sz w:val="12"/>
        </w:rPr>
        <w:t>cyberattack</w:t>
      </w:r>
      <w:proofErr w:type="spellEnd"/>
      <w:r w:rsidRPr="009542BF">
        <w:rPr>
          <w:sz w:val="12"/>
        </w:rPr>
        <w:t xml:space="preserve">, </w:t>
      </w:r>
      <w:r w:rsidRPr="00606839">
        <w:rPr>
          <w:u w:val="single"/>
        </w:rPr>
        <w:t>the specter of a foreign enemy</w:t>
      </w:r>
      <w:r w:rsidRPr="009542BF">
        <w:rPr>
          <w:sz w:val="12"/>
        </w:rPr>
        <w:t xml:space="preserve"> capable of sending the entire nation into darkness </w:t>
      </w:r>
      <w:r w:rsidRPr="00606839">
        <w:rPr>
          <w:u w:val="single"/>
        </w:rPr>
        <w:t xml:space="preserve">would only </w:t>
      </w:r>
      <w:r w:rsidRPr="00912BF6">
        <w:rPr>
          <w:rStyle w:val="Emphasis"/>
        </w:rPr>
        <w:t>increase the fear, turmoil and unrest</w:t>
      </w:r>
      <w:r w:rsidRPr="009542BF">
        <w:rPr>
          <w:sz w:val="12"/>
        </w:rPr>
        <w:t xml:space="preserve">. While the finance and energy sectors are considered prime targets for a </w:t>
      </w:r>
      <w:proofErr w:type="spellStart"/>
      <w:r w:rsidRPr="009542BF">
        <w:rPr>
          <w:sz w:val="12"/>
        </w:rPr>
        <w:t>cyberattack</w:t>
      </w:r>
      <w:proofErr w:type="spellEnd"/>
      <w:r w:rsidRPr="009542BF">
        <w:rPr>
          <w:sz w:val="12"/>
        </w:rPr>
        <w:t>, an attack on any of the 17 delineated critical infrastructure sectors could have a major impact on the United States. For example, our healthcare system is already technologically driven and the Obama Administration’s e</w:t>
      </w:r>
      <w:r w:rsidRPr="009542BF">
        <w:rPr>
          <w:rFonts w:ascii="Lucida Sans Unicode" w:hAnsi="Lucida Sans Unicode"/>
          <w:sz w:val="12"/>
        </w:rPr>
        <w:t>‐</w:t>
      </w:r>
      <w:r w:rsidRPr="009542BF">
        <w:rPr>
          <w:sz w:val="12"/>
        </w:rPr>
        <w:t xml:space="preserve">health efforts will only increase that dependency. A </w:t>
      </w:r>
      <w:proofErr w:type="spellStart"/>
      <w:r w:rsidRPr="009542BF">
        <w:rPr>
          <w:sz w:val="12"/>
        </w:rPr>
        <w:t>cyberattack</w:t>
      </w:r>
      <w:proofErr w:type="spellEnd"/>
      <w:r w:rsidRPr="009542BF">
        <w:rPr>
          <w:sz w:val="12"/>
        </w:rPr>
        <w:t xml:space="preserve"> on the U.S. e</w:t>
      </w:r>
      <w:r w:rsidRPr="009542BF">
        <w:rPr>
          <w:rFonts w:ascii="Lucida Sans Unicode" w:hAnsi="Lucida Sans Unicode"/>
          <w:sz w:val="12"/>
        </w:rPr>
        <w:t>‐</w:t>
      </w:r>
      <w:r w:rsidRPr="009542BF">
        <w:rPr>
          <w:sz w:val="12"/>
        </w:rPr>
        <w:t xml:space="preserve">health infrastructure could send our healthcare system into chaos and put countless of lives at risk. Imagine if emergency room physicians and surgeons were suddenly no longer able to access vital patient information. </w:t>
      </w:r>
      <w:r w:rsidRPr="00606839">
        <w:rPr>
          <w:u w:val="single"/>
        </w:rPr>
        <w:t xml:space="preserve">A </w:t>
      </w:r>
      <w:proofErr w:type="spellStart"/>
      <w:r w:rsidRPr="00606839">
        <w:rPr>
          <w:u w:val="single"/>
        </w:rPr>
        <w:t>cyberattack</w:t>
      </w:r>
      <w:proofErr w:type="spellEnd"/>
      <w:r w:rsidRPr="00606839">
        <w:rPr>
          <w:u w:val="single"/>
        </w:rPr>
        <w:t xml:space="preserve"> on</w:t>
      </w:r>
      <w:r w:rsidRPr="009542BF">
        <w:rPr>
          <w:sz w:val="12"/>
        </w:rPr>
        <w:t xml:space="preserve"> our nation’s </w:t>
      </w:r>
      <w:r w:rsidRPr="00606839">
        <w:rPr>
          <w:u w:val="single"/>
        </w:rPr>
        <w:t>water systems could</w:t>
      </w:r>
      <w:r w:rsidRPr="009542BF">
        <w:rPr>
          <w:sz w:val="12"/>
        </w:rPr>
        <w:t xml:space="preserve"> likewise </w:t>
      </w:r>
      <w:r w:rsidRPr="00606839">
        <w:rPr>
          <w:u w:val="single"/>
        </w:rPr>
        <w:t xml:space="preserve">cause widespread disruption. </w:t>
      </w:r>
      <w:r w:rsidRPr="00606839">
        <w:rPr>
          <w:highlight w:val="yellow"/>
          <w:u w:val="single"/>
        </w:rPr>
        <w:t>An attack</w:t>
      </w:r>
      <w:r w:rsidRPr="009542BF">
        <w:rPr>
          <w:sz w:val="12"/>
        </w:rPr>
        <w:t xml:space="preserve"> on the control systems for one or more dams could put entire communities at risk of being inundated, and </w:t>
      </w:r>
      <w:r w:rsidRPr="00606839">
        <w:rPr>
          <w:highlight w:val="yellow"/>
          <w:u w:val="single"/>
        </w:rPr>
        <w:t xml:space="preserve">could create </w:t>
      </w:r>
      <w:r w:rsidRPr="004978B7">
        <w:rPr>
          <w:rStyle w:val="Emphasis"/>
          <w:highlight w:val="yellow"/>
        </w:rPr>
        <w:t>ripple effects across</w:t>
      </w:r>
      <w:r w:rsidRPr="00912BF6">
        <w:rPr>
          <w:rStyle w:val="Emphasis"/>
        </w:rPr>
        <w:t xml:space="preserve"> the </w:t>
      </w:r>
      <w:r w:rsidRPr="004978B7">
        <w:rPr>
          <w:rStyle w:val="Emphasis"/>
          <w:highlight w:val="yellow"/>
        </w:rPr>
        <w:t xml:space="preserve">water, agriculture, and energy </w:t>
      </w:r>
      <w:r w:rsidRPr="00912BF6">
        <w:rPr>
          <w:rStyle w:val="Emphasis"/>
        </w:rPr>
        <w:t>sectors</w:t>
      </w:r>
      <w:r w:rsidRPr="009542BF">
        <w:rPr>
          <w:sz w:val="12"/>
        </w:rPr>
        <w:t xml:space="preserve">. Similar </w:t>
      </w:r>
      <w:r w:rsidRPr="00606839">
        <w:rPr>
          <w:highlight w:val="yellow"/>
          <w:u w:val="single"/>
        </w:rPr>
        <w:t>water control system attacks could</w:t>
      </w:r>
      <w:r w:rsidRPr="009542BF">
        <w:rPr>
          <w:sz w:val="12"/>
        </w:rPr>
        <w:t xml:space="preserve"> be used to at least temporarily </w:t>
      </w:r>
      <w:r w:rsidRPr="004978B7">
        <w:rPr>
          <w:rStyle w:val="Emphasis"/>
          <w:highlight w:val="yellow"/>
        </w:rPr>
        <w:t>deny water</w:t>
      </w:r>
      <w:r w:rsidRPr="00606839">
        <w:rPr>
          <w:highlight w:val="yellow"/>
          <w:u w:val="single"/>
        </w:rPr>
        <w:t xml:space="preserve"> to</w:t>
      </w:r>
      <w:r w:rsidRPr="009542BF">
        <w:rPr>
          <w:sz w:val="12"/>
        </w:rPr>
        <w:t xml:space="preserve"> otherwise </w:t>
      </w:r>
      <w:r w:rsidRPr="00606839">
        <w:rPr>
          <w:highlight w:val="yellow"/>
          <w:u w:val="single"/>
        </w:rPr>
        <w:t>arid regions</w:t>
      </w:r>
      <w:r w:rsidRPr="00606839">
        <w:rPr>
          <w:u w:val="single"/>
        </w:rPr>
        <w:t xml:space="preserve">, </w:t>
      </w:r>
      <w:r w:rsidRPr="00606839">
        <w:rPr>
          <w:highlight w:val="yellow"/>
          <w:u w:val="single"/>
        </w:rPr>
        <w:t>impacting</w:t>
      </w:r>
      <w:r w:rsidRPr="009542BF">
        <w:rPr>
          <w:sz w:val="12"/>
        </w:rPr>
        <w:t xml:space="preserve"> everything from the quality of life in these areas to </w:t>
      </w:r>
      <w:r w:rsidRPr="00606839">
        <w:rPr>
          <w:highlight w:val="yellow"/>
          <w:u w:val="single"/>
        </w:rPr>
        <w:t>agriculture</w:t>
      </w:r>
      <w:r w:rsidRPr="009542BF">
        <w:rPr>
          <w:sz w:val="12"/>
        </w:rPr>
        <w:t xml:space="preserve">. In 2007, the U.S. Cyber Consequences Unit determined that the destruction from a single wave of </w:t>
      </w:r>
      <w:proofErr w:type="spellStart"/>
      <w:r w:rsidRPr="009542BF">
        <w:rPr>
          <w:sz w:val="12"/>
        </w:rPr>
        <w:t>cyberattacks</w:t>
      </w:r>
      <w:proofErr w:type="spellEnd"/>
      <w:r w:rsidRPr="009542BF">
        <w:rPr>
          <w:sz w:val="12"/>
        </w:rPr>
        <w:t xml:space="preserve"> on critical infrastructures could exceed $700 billion, which would be the rough equivalent of 50 Katrina</w:t>
      </w:r>
      <w:r w:rsidRPr="009542BF">
        <w:rPr>
          <w:rFonts w:ascii="Lucida Sans Unicode" w:hAnsi="Lucida Sans Unicode"/>
          <w:sz w:val="12"/>
        </w:rPr>
        <w:t>‐</w:t>
      </w:r>
      <w:proofErr w:type="spellStart"/>
      <w:r w:rsidRPr="009542BF">
        <w:rPr>
          <w:sz w:val="12"/>
        </w:rPr>
        <w:t>esque</w:t>
      </w:r>
      <w:proofErr w:type="spellEnd"/>
      <w:r w:rsidRPr="009542BF">
        <w:rPr>
          <w:sz w:val="12"/>
        </w:rPr>
        <w:t xml:space="preserve"> hurricanes hitting the United States all at the same time.29 Similarly, one IT security source has estimated that the impact of a single day </w:t>
      </w:r>
      <w:proofErr w:type="spellStart"/>
      <w:r w:rsidRPr="009542BF">
        <w:rPr>
          <w:sz w:val="12"/>
        </w:rPr>
        <w:t>cyberwar</w:t>
      </w:r>
      <w:proofErr w:type="spellEnd"/>
      <w:r w:rsidRPr="009542BF">
        <w:rPr>
          <w:sz w:val="12"/>
        </w:rPr>
        <w:t xml:space="preserve"> attack that focused on and disrupted U.S. credit and debit card transactions would be approximately $35 billion.30 Another way to gauge the potential for harm is in comparison to other similar </w:t>
      </w:r>
      <w:proofErr w:type="spellStart"/>
      <w:r w:rsidRPr="009542BF">
        <w:rPr>
          <w:sz w:val="12"/>
        </w:rPr>
        <w:t>noncyberattack</w:t>
      </w:r>
      <w:proofErr w:type="spellEnd"/>
      <w:r w:rsidRPr="009542BF">
        <w:rPr>
          <w:sz w:val="12"/>
        </w:rPr>
        <w:t xml:space="preserve"> infrastructure failures. For example, the August 2003 regional power grid blackout is estimated to have cost the U.S. economy up to $10 billion, or roughly .1 percent of the nation’s GDP. 31 That said</w:t>
      </w:r>
      <w:proofErr w:type="gramStart"/>
      <w:r w:rsidRPr="009542BF">
        <w:rPr>
          <w:sz w:val="12"/>
        </w:rPr>
        <w:t>,</w:t>
      </w:r>
      <w:proofErr w:type="gramEnd"/>
      <w:r w:rsidRPr="009542BF">
        <w:rPr>
          <w:sz w:val="12"/>
        </w:rPr>
        <w:t xml:space="preserve"> a </w:t>
      </w:r>
      <w:proofErr w:type="spellStart"/>
      <w:r w:rsidRPr="009542BF">
        <w:rPr>
          <w:sz w:val="12"/>
        </w:rPr>
        <w:t>cyberattack</w:t>
      </w:r>
      <w:proofErr w:type="spellEnd"/>
      <w:r w:rsidRPr="009542BF">
        <w:rPr>
          <w:sz w:val="12"/>
        </w:rPr>
        <w:t xml:space="preserve">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w:t>
      </w:r>
      <w:proofErr w:type="gramStart"/>
      <w:r w:rsidRPr="009542BF">
        <w:rPr>
          <w:sz w:val="12"/>
        </w:rPr>
        <w:t>Had it been disclosed that the event was the result of an attack that could readily be repeated the impacts would likely have grown substantially, if not exponentially.</w:t>
      </w:r>
      <w:proofErr w:type="gramEnd"/>
      <w:r w:rsidRPr="009542BF">
        <w:rPr>
          <w:sz w:val="12"/>
        </w:rPr>
        <w:t xml:space="preserve"> Additionally, </w:t>
      </w:r>
      <w:r w:rsidRPr="00606839">
        <w:rPr>
          <w:u w:val="single"/>
        </w:rPr>
        <w:t xml:space="preserve">a </w:t>
      </w:r>
      <w:proofErr w:type="spellStart"/>
      <w:r w:rsidRPr="00606839">
        <w:rPr>
          <w:u w:val="single"/>
        </w:rPr>
        <w:t>cyberattack</w:t>
      </w:r>
      <w:proofErr w:type="spellEnd"/>
      <w:r w:rsidRPr="00606839">
        <w:rPr>
          <w:u w:val="single"/>
        </w:rPr>
        <w:t xml:space="preserve"> could</w:t>
      </w:r>
      <w:r w:rsidRPr="009542BF">
        <w:rPr>
          <w:sz w:val="12"/>
        </w:rPr>
        <w:t xml:space="preserve"> also </w:t>
      </w:r>
      <w:r w:rsidRPr="00606839">
        <w:rPr>
          <w:u w:val="single"/>
        </w:rPr>
        <w:t xml:space="preserve">be used to </w:t>
      </w:r>
      <w:r w:rsidRPr="00912BF6">
        <w:rPr>
          <w:rStyle w:val="Emphasis"/>
        </w:rPr>
        <w:t>disrupt our nation’s defenses or distract our</w:t>
      </w:r>
      <w:r w:rsidRPr="009542BF">
        <w:rPr>
          <w:sz w:val="12"/>
        </w:rPr>
        <w:t xml:space="preserve"> national </w:t>
      </w:r>
      <w:r w:rsidRPr="00912BF6">
        <w:rPr>
          <w:rStyle w:val="Emphasis"/>
        </w:rPr>
        <w:t>leaders</w:t>
      </w:r>
      <w:r w:rsidRPr="009542BF">
        <w:rPr>
          <w:sz w:val="12"/>
        </w:rPr>
        <w:t xml:space="preserve"> in advance of a more traditional conventional or strategic attack. Many military leaders actually believe that such a disruptive cyber pre</w:t>
      </w:r>
      <w:r w:rsidRPr="009542BF">
        <w:rPr>
          <w:rFonts w:ascii="Lucida Sans Unicode" w:hAnsi="Lucida Sans Unicode"/>
          <w:sz w:val="12"/>
        </w:rPr>
        <w:t>‐</w:t>
      </w:r>
      <w:r w:rsidRPr="009542BF">
        <w:rPr>
          <w:sz w:val="12"/>
        </w:rPr>
        <w:t xml:space="preserve">offensive is the most effective use of offensive cyber capabilities. This is, in fact, the way Russia utilized </w:t>
      </w:r>
      <w:proofErr w:type="spellStart"/>
      <w:r w:rsidRPr="009542BF">
        <w:rPr>
          <w:sz w:val="12"/>
        </w:rPr>
        <w:t>cyberattackers</w:t>
      </w:r>
      <w:proofErr w:type="spellEnd"/>
      <w:r w:rsidRPr="009542BF">
        <w:rPr>
          <w:sz w:val="12"/>
        </w:rPr>
        <w:t xml:space="preserve">—whether government assets, </w:t>
      </w:r>
      <w:proofErr w:type="spellStart"/>
      <w:r w:rsidRPr="009542BF">
        <w:rPr>
          <w:sz w:val="12"/>
        </w:rPr>
        <w:t>governmentdirected</w:t>
      </w:r>
      <w:proofErr w:type="spellEnd"/>
      <w:r w:rsidRPr="009542BF">
        <w:rPr>
          <w:sz w:val="12"/>
        </w:rPr>
        <w:t xml:space="preserve">/ coordinated assets, or allied cyber irregulars—in advance of the invasion of Georgia. </w:t>
      </w:r>
      <w:r w:rsidRPr="00606839">
        <w:rPr>
          <w:u w:val="single"/>
        </w:rPr>
        <w:t xml:space="preserve">Widespread distributed </w:t>
      </w:r>
      <w:proofErr w:type="gramStart"/>
      <w:r w:rsidRPr="00606839">
        <w:rPr>
          <w:u w:val="single"/>
        </w:rPr>
        <w:t>denial of service</w:t>
      </w:r>
      <w:r w:rsidRPr="009542BF">
        <w:rPr>
          <w:sz w:val="12"/>
        </w:rPr>
        <w:t xml:space="preserve"> (DDOS) </w:t>
      </w:r>
      <w:r w:rsidRPr="00606839">
        <w:rPr>
          <w:u w:val="single"/>
        </w:rPr>
        <w:t>attacks were</w:t>
      </w:r>
      <w:proofErr w:type="gramEnd"/>
      <w:r w:rsidRPr="00606839">
        <w:rPr>
          <w:u w:val="single"/>
        </w:rPr>
        <w:t xml:space="preserve"> launched</w:t>
      </w:r>
      <w:r w:rsidRPr="009542BF">
        <w:rPr>
          <w:sz w:val="12"/>
        </w:rPr>
        <w:t xml:space="preserve"> on the Georgian governments IT systems. </w:t>
      </w:r>
      <w:r w:rsidRPr="00606839">
        <w:rPr>
          <w:u w:val="single"/>
        </w:rPr>
        <w:t>Roughly a day later Russian armor rolled into Georgian territory</w:t>
      </w:r>
      <w:r w:rsidRPr="009542BF">
        <w:rPr>
          <w:sz w:val="12"/>
        </w:rPr>
        <w:t xml:space="preserve">. The </w:t>
      </w:r>
      <w:proofErr w:type="spellStart"/>
      <w:r w:rsidRPr="009542BF">
        <w:rPr>
          <w:sz w:val="12"/>
        </w:rPr>
        <w:t>cyberattacks</w:t>
      </w:r>
      <w:proofErr w:type="spellEnd"/>
      <w:r w:rsidRPr="009542BF">
        <w:rPr>
          <w:sz w:val="12"/>
        </w:rPr>
        <w:t xml:space="preserve"> were used to prepare the battlefield; </w:t>
      </w:r>
      <w:r w:rsidRPr="00606839">
        <w:rPr>
          <w:u w:val="single"/>
        </w:rPr>
        <w:t>they denied</w:t>
      </w:r>
      <w:r w:rsidRPr="009542BF">
        <w:rPr>
          <w:sz w:val="12"/>
        </w:rPr>
        <w:t xml:space="preserve"> the Georgian government </w:t>
      </w:r>
      <w:r w:rsidRPr="00606839">
        <w:rPr>
          <w:u w:val="single"/>
        </w:rPr>
        <w:t>a critical communications tool</w:t>
      </w:r>
      <w:r w:rsidRPr="009542BF">
        <w:rPr>
          <w:sz w:val="12"/>
        </w:rPr>
        <w:t xml:space="preserve">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w:t>
      </w:r>
      <w:proofErr w:type="spellStart"/>
      <w:r w:rsidRPr="009542BF">
        <w:rPr>
          <w:sz w:val="12"/>
        </w:rPr>
        <w:t>cyberattacks</w:t>
      </w:r>
      <w:proofErr w:type="spellEnd"/>
      <w:r w:rsidRPr="009542BF">
        <w:rPr>
          <w:sz w:val="12"/>
        </w:rPr>
        <w:t xml:space="preserve"> has been generally overlooked: On July 20th, weeks before the August </w:t>
      </w:r>
      <w:proofErr w:type="spellStart"/>
      <w:r w:rsidRPr="009542BF">
        <w:rPr>
          <w:sz w:val="12"/>
        </w:rPr>
        <w:t>cyberattack</w:t>
      </w:r>
      <w:proofErr w:type="spellEnd"/>
      <w:r w:rsidRPr="009542BF">
        <w:rPr>
          <w:sz w:val="12"/>
        </w:rPr>
        <w:t xml:space="preserve">, the website of Georgian President </w:t>
      </w:r>
      <w:proofErr w:type="spellStart"/>
      <w:r w:rsidRPr="009542BF">
        <w:rPr>
          <w:sz w:val="12"/>
        </w:rPr>
        <w:t>Mikheil</w:t>
      </w:r>
      <w:proofErr w:type="spellEnd"/>
      <w:r w:rsidRPr="009542BF">
        <w:rPr>
          <w:sz w:val="12"/>
        </w:rPr>
        <w:t xml:space="preserve"> </w:t>
      </w:r>
      <w:proofErr w:type="spellStart"/>
      <w:r w:rsidRPr="009542BF">
        <w:rPr>
          <w:sz w:val="12"/>
        </w:rPr>
        <w:t>Saakashvili</w:t>
      </w:r>
      <w:proofErr w:type="spellEnd"/>
      <w:r w:rsidRPr="009542BF">
        <w:rPr>
          <w:sz w:val="12"/>
        </w:rPr>
        <w:t xml:space="preserve"> was overwhelmed by a more narrowly focused, but technologically similar DDOS attack.33 This should be particularly chilling to American national security experts as our systems undergo the same sorts of focused, probing attacks on a constant basis. </w:t>
      </w:r>
      <w:r w:rsidRPr="00606839">
        <w:rPr>
          <w:u w:val="single"/>
        </w:rPr>
        <w:t xml:space="preserve">The </w:t>
      </w:r>
      <w:r w:rsidRPr="00606839">
        <w:rPr>
          <w:highlight w:val="yellow"/>
          <w:u w:val="single"/>
        </w:rPr>
        <w:t xml:space="preserve">ability of an enemy to use a </w:t>
      </w:r>
      <w:proofErr w:type="spellStart"/>
      <w:r w:rsidRPr="00606839">
        <w:rPr>
          <w:highlight w:val="yellow"/>
          <w:u w:val="single"/>
        </w:rPr>
        <w:t>cyberattack</w:t>
      </w:r>
      <w:proofErr w:type="spellEnd"/>
      <w:r w:rsidRPr="00606839">
        <w:rPr>
          <w:highlight w:val="yellow"/>
          <w:u w:val="single"/>
        </w:rPr>
        <w:t xml:space="preserve"> </w:t>
      </w:r>
      <w:r w:rsidRPr="00606839">
        <w:rPr>
          <w:u w:val="single"/>
        </w:rPr>
        <w:t xml:space="preserve">to counter our offensive capabilities </w:t>
      </w:r>
      <w:r w:rsidRPr="00606839">
        <w:rPr>
          <w:highlight w:val="yellow"/>
          <w:u w:val="single"/>
        </w:rPr>
        <w:t xml:space="preserve">or </w:t>
      </w:r>
      <w:r w:rsidRPr="004978B7">
        <w:rPr>
          <w:rStyle w:val="Emphasis"/>
          <w:highlight w:val="yellow"/>
        </w:rPr>
        <w:t>soften our defenses for a wider offensive</w:t>
      </w:r>
      <w:r w:rsidRPr="009542BF">
        <w:rPr>
          <w:sz w:val="12"/>
        </w:rPr>
        <w:t xml:space="preserve"> against the United States </w:t>
      </w:r>
      <w:r w:rsidRPr="00606839">
        <w:rPr>
          <w:highlight w:val="yellow"/>
          <w:u w:val="single"/>
        </w:rPr>
        <w:t>is much more than mere speculation</w:t>
      </w:r>
      <w:r w:rsidRPr="009542BF">
        <w:rPr>
          <w:sz w:val="12"/>
        </w:rPr>
        <w:t>. In fact, in Iraq it is already happening. Iraq insurgents are now using off</w:t>
      </w:r>
      <w:r w:rsidRPr="009542BF">
        <w:rPr>
          <w:rFonts w:ascii="Lucida Sans Unicode" w:hAnsi="Lucida Sans Unicode"/>
          <w:sz w:val="12"/>
        </w:rPr>
        <w:t>‐</w:t>
      </w:r>
      <w:r w:rsidRPr="009542BF">
        <w:rPr>
          <w:sz w:val="12"/>
        </w:rPr>
        <w:t>the</w:t>
      </w:r>
      <w:r w:rsidRPr="009542BF">
        <w:rPr>
          <w:rFonts w:ascii="Lucida Sans Unicode" w:hAnsi="Lucida Sans Unicode"/>
          <w:sz w:val="12"/>
        </w:rPr>
        <w:t>‐</w:t>
      </w:r>
      <w:r w:rsidRPr="009542BF">
        <w:rPr>
          <w:sz w:val="12"/>
        </w:rPr>
        <w:t xml:space="preserve">shelf software (costing just $26) to hack U.S. drones (costing $4.5 million each), allowing them to intercept the video feed from these drones.34 </w:t>
      </w:r>
      <w:r w:rsidRPr="00606839">
        <w:rPr>
          <w:u w:val="single"/>
        </w:rPr>
        <w:t>By hacking</w:t>
      </w:r>
      <w:r w:rsidRPr="009542BF">
        <w:rPr>
          <w:sz w:val="12"/>
        </w:rPr>
        <w:t xml:space="preserve"> these </w:t>
      </w:r>
      <w:r w:rsidRPr="00606839">
        <w:rPr>
          <w:u w:val="single"/>
        </w:rPr>
        <w:t>drones the insurgents have succeeded in greatly reducing one of our most valuable sources of real</w:t>
      </w:r>
      <w:r w:rsidRPr="00C36DF9">
        <w:rPr>
          <w:rFonts w:ascii="Lucida Sans Unicode" w:hAnsi="Lucida Sans Unicode"/>
          <w:b/>
          <w:u w:val="single"/>
        </w:rPr>
        <w:t>‐</w:t>
      </w:r>
      <w:r w:rsidRPr="00606839">
        <w:rPr>
          <w:u w:val="single"/>
        </w:rPr>
        <w:t>time intelligence</w:t>
      </w:r>
      <w:r w:rsidRPr="009542BF">
        <w:rPr>
          <w:sz w:val="12"/>
        </w:rPr>
        <w:t xml:space="preserve"> and situational awareness.  If our enemies in Iraq are capable of such an effective </w:t>
      </w:r>
      <w:proofErr w:type="spellStart"/>
      <w:r w:rsidRPr="009542BF">
        <w:rPr>
          <w:sz w:val="12"/>
        </w:rPr>
        <w:t>cyberattack</w:t>
      </w:r>
      <w:proofErr w:type="spellEnd"/>
      <w:r w:rsidRPr="009542BF">
        <w:rPr>
          <w:sz w:val="12"/>
        </w:rPr>
        <w:t xml:space="preserve"> against one of our more sophisticated systems, consider what a more technologically advanced enemy could do. At the strategic level, in 2008, as the United States Central Command was leading wars in both Iraq and Afghanistan, a </w:t>
      </w:r>
      <w:proofErr w:type="spellStart"/>
      <w:r w:rsidRPr="009542BF">
        <w:rPr>
          <w:sz w:val="12"/>
        </w:rPr>
        <w:t>cyber intruder</w:t>
      </w:r>
      <w:proofErr w:type="spellEnd"/>
      <w:r w:rsidRPr="009542BF">
        <w:rPr>
          <w:sz w:val="12"/>
        </w:rPr>
        <w:t xml:space="preserve"> compromised the security of the Command and sat within its IT systems, monitoring everything the Command was doing. 35 This time the attacker simply gathered vast amounts of intelligence. However, it is clear that </w:t>
      </w:r>
      <w:r w:rsidRPr="00606839">
        <w:rPr>
          <w:u w:val="single"/>
        </w:rPr>
        <w:t xml:space="preserve">the </w:t>
      </w:r>
      <w:r w:rsidRPr="00606839">
        <w:rPr>
          <w:highlight w:val="yellow"/>
          <w:u w:val="single"/>
        </w:rPr>
        <w:t>attacker could</w:t>
      </w:r>
      <w:r w:rsidRPr="00606839">
        <w:rPr>
          <w:u w:val="single"/>
        </w:rPr>
        <w:t xml:space="preserve"> have used this access to wage </w:t>
      </w:r>
      <w:proofErr w:type="spellStart"/>
      <w:r w:rsidRPr="00606839">
        <w:rPr>
          <w:u w:val="single"/>
        </w:rPr>
        <w:t>cyberwar</w:t>
      </w:r>
      <w:proofErr w:type="spellEnd"/>
      <w:r w:rsidRPr="009542BF">
        <w:rPr>
          <w:sz w:val="12"/>
        </w:rPr>
        <w:t>—</w:t>
      </w:r>
      <w:r w:rsidRPr="00606839">
        <w:rPr>
          <w:highlight w:val="yellow"/>
          <w:u w:val="single"/>
        </w:rPr>
        <w:t>alteri</w:t>
      </w:r>
      <w:r w:rsidRPr="00606839">
        <w:rPr>
          <w:u w:val="single"/>
        </w:rPr>
        <w:t xml:space="preserve">ng </w:t>
      </w:r>
      <w:r w:rsidRPr="00606839">
        <w:rPr>
          <w:highlight w:val="yellow"/>
          <w:u w:val="single"/>
        </w:rPr>
        <w:t xml:space="preserve">information, </w:t>
      </w:r>
      <w:r w:rsidRPr="00912BF6">
        <w:rPr>
          <w:rStyle w:val="Emphasis"/>
        </w:rPr>
        <w:t>disrupting the flow of information, destroying information</w:t>
      </w:r>
      <w:r w:rsidRPr="004978B7">
        <w:rPr>
          <w:rStyle w:val="Emphasis"/>
          <w:highlight w:val="yellow"/>
        </w:rPr>
        <w:t>, taking down systems</w:t>
      </w:r>
      <w:r w:rsidRPr="009542BF">
        <w:rPr>
          <w:sz w:val="12"/>
        </w:rPr>
        <w:t xml:space="preserve">—against the United States forces already at war. Similarly, during 2003 as the United States prepared for and began the War in Iraq, the IT networks of the Department of Defense were hacked 294 times.36 By August of 2004, with America at war, </w:t>
      </w:r>
      <w:r w:rsidRPr="00606839">
        <w:rPr>
          <w:u w:val="single"/>
        </w:rPr>
        <w:t>these ongoing attacks compelled</w:t>
      </w:r>
      <w:r w:rsidRPr="009542BF">
        <w:rPr>
          <w:sz w:val="12"/>
        </w:rPr>
        <w:t xml:space="preserve"> then</w:t>
      </w:r>
      <w:r w:rsidRPr="009542BF">
        <w:rPr>
          <w:rFonts w:ascii="Lucida Sans Unicode" w:hAnsi="Lucida Sans Unicode"/>
          <w:sz w:val="12"/>
        </w:rPr>
        <w:t>‐</w:t>
      </w:r>
      <w:r w:rsidRPr="009542BF">
        <w:rPr>
          <w:sz w:val="12"/>
        </w:rPr>
        <w:t xml:space="preserve">Deputy Secretary of Defense Paul </w:t>
      </w:r>
      <w:r w:rsidRPr="00606839">
        <w:rPr>
          <w:u w:val="single"/>
        </w:rPr>
        <w:t>Wolfowitz to write</w:t>
      </w:r>
      <w:r w:rsidRPr="009542BF">
        <w:rPr>
          <w:sz w:val="12"/>
        </w:rPr>
        <w:t xml:space="preserve"> in a memo that, "</w:t>
      </w:r>
      <w:r w:rsidRPr="00606839">
        <w:rPr>
          <w:u w:val="single"/>
        </w:rPr>
        <w:t>Recent exploits have reduced operational capabilities on our networks</w:t>
      </w:r>
      <w:r w:rsidRPr="009542BF">
        <w:rPr>
          <w:sz w:val="12"/>
        </w:rPr>
        <w:t xml:space="preserve">."37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w:t>
      </w:r>
      <w:proofErr w:type="spellStart"/>
      <w:r w:rsidRPr="009542BF">
        <w:rPr>
          <w:sz w:val="12"/>
        </w:rPr>
        <w:t>cyberattack</w:t>
      </w:r>
      <w:proofErr w:type="spellEnd"/>
      <w:r w:rsidRPr="009542BF">
        <w:rPr>
          <w:sz w:val="12"/>
        </w:rPr>
        <w:t xml:space="preserve"> to soften physical defenses, increase the gravity of harms from kinetic attacks, or both, significantly increases the potential harms from a </w:t>
      </w:r>
      <w:proofErr w:type="spellStart"/>
      <w:r w:rsidRPr="009542BF">
        <w:rPr>
          <w:sz w:val="12"/>
        </w:rPr>
        <w:t>cyberattack</w:t>
      </w:r>
      <w:proofErr w:type="spellEnd"/>
      <w:r w:rsidRPr="009542BF">
        <w:rPr>
          <w:sz w:val="12"/>
        </w:rPr>
        <w:t xml:space="preserve">. Consider the gravity of the threat and risk if an enemy, rightly or wrongly, believed that it could use a </w:t>
      </w:r>
      <w:proofErr w:type="spellStart"/>
      <w:r w:rsidRPr="009542BF">
        <w:rPr>
          <w:sz w:val="12"/>
        </w:rPr>
        <w:t>cyberattack</w:t>
      </w:r>
      <w:proofErr w:type="spellEnd"/>
      <w:r w:rsidRPr="009542BF">
        <w:rPr>
          <w:sz w:val="12"/>
        </w:rPr>
        <w:t xml:space="preserve"> to degrade our strategic weapons capabilities. </w:t>
      </w:r>
      <w:r w:rsidRPr="00606839">
        <w:rPr>
          <w:highlight w:val="yellow"/>
          <w:u w:val="single"/>
        </w:rPr>
        <w:t>Such an enemy might be convinced that it could win a war</w:t>
      </w:r>
      <w:r w:rsidRPr="009542BF">
        <w:rPr>
          <w:sz w:val="12"/>
          <w:highlight w:val="yellow"/>
        </w:rPr>
        <w:t>—</w:t>
      </w:r>
      <w:r w:rsidRPr="009542BF">
        <w:rPr>
          <w:sz w:val="12"/>
        </w:rPr>
        <w:t xml:space="preserve">conventional or </w:t>
      </w:r>
      <w:r w:rsidRPr="004978B7">
        <w:rPr>
          <w:rStyle w:val="Emphasis"/>
          <w:highlight w:val="yellow"/>
        </w:rPr>
        <w:t>even nuclear</w:t>
      </w:r>
      <w:r w:rsidRPr="009542BF">
        <w:rPr>
          <w:sz w:val="12"/>
        </w:rPr>
        <w:t>—</w:t>
      </w:r>
      <w:r w:rsidRPr="00606839">
        <w:rPr>
          <w:u w:val="single"/>
        </w:rPr>
        <w:t xml:space="preserve">against the </w:t>
      </w:r>
      <w:r w:rsidRPr="00F270D4">
        <w:rPr>
          <w:u w:val="single"/>
          <w:bdr w:val="single" w:sz="4" w:space="0" w:color="auto"/>
        </w:rPr>
        <w:t>U</w:t>
      </w:r>
      <w:r w:rsidRPr="009542BF">
        <w:rPr>
          <w:sz w:val="12"/>
        </w:rPr>
        <w:t xml:space="preserve">nited </w:t>
      </w:r>
      <w:r w:rsidRPr="00F270D4">
        <w:rPr>
          <w:u w:val="single"/>
          <w:bdr w:val="single" w:sz="4" w:space="0" w:color="auto"/>
        </w:rPr>
        <w:t>S</w:t>
      </w:r>
      <w:r w:rsidRPr="009542BF">
        <w:rPr>
          <w:sz w:val="12"/>
        </w:rPr>
        <w:t xml:space="preserve">tates. </w:t>
      </w:r>
      <w:r w:rsidRPr="00606839">
        <w:rPr>
          <w:highlight w:val="yellow"/>
          <w:u w:val="single"/>
        </w:rPr>
        <w:t xml:space="preserve">The effect </w:t>
      </w:r>
      <w:r w:rsidRPr="00606839">
        <w:rPr>
          <w:u w:val="single"/>
        </w:rPr>
        <w:t xml:space="preserve">of this </w:t>
      </w:r>
      <w:r w:rsidRPr="00606839">
        <w:rPr>
          <w:highlight w:val="yellow"/>
          <w:u w:val="single"/>
        </w:rPr>
        <w:t>would be to undermine our deterrence</w:t>
      </w:r>
      <w:r w:rsidRPr="009542BF">
        <w:rPr>
          <w:rFonts w:ascii="Lucida Sans Unicode" w:hAnsi="Lucida Sans Unicode"/>
          <w:sz w:val="12"/>
          <w:highlight w:val="yellow"/>
        </w:rPr>
        <w:t>‐</w:t>
      </w:r>
      <w:r w:rsidRPr="009542BF">
        <w:rPr>
          <w:sz w:val="12"/>
        </w:rPr>
        <w:t xml:space="preserve">based defenses, </w:t>
      </w:r>
      <w:r w:rsidRPr="00606839">
        <w:rPr>
          <w:highlight w:val="yellow"/>
          <w:u w:val="single"/>
        </w:rPr>
        <w:t xml:space="preserve">making us </w:t>
      </w:r>
      <w:r w:rsidRPr="004978B7">
        <w:rPr>
          <w:rStyle w:val="Emphasis"/>
          <w:highlight w:val="yellow"/>
        </w:rPr>
        <w:t>significantly more at risk of a major war</w:t>
      </w:r>
      <w:r w:rsidRPr="009542BF">
        <w:rPr>
          <w:sz w:val="12"/>
        </w:rPr>
        <w:t>.</w:t>
      </w:r>
    </w:p>
    <w:p w:rsidR="00015E49" w:rsidRPr="00015E49" w:rsidRDefault="00015E49" w:rsidP="00015E49"/>
    <w:p w:rsidR="00195F74" w:rsidRPr="00195F74" w:rsidRDefault="00195F74" w:rsidP="00195F74"/>
    <w:p w:rsidR="0026415E" w:rsidRDefault="0026415E" w:rsidP="00F60507">
      <w:pPr>
        <w:pStyle w:val="Heading2"/>
      </w:pPr>
      <w:r>
        <w:t xml:space="preserve">Domestic Terror </w:t>
      </w:r>
    </w:p>
    <w:p w:rsidR="00BF6E0A" w:rsidRDefault="00BF6E0A" w:rsidP="00A67EEC">
      <w:pPr>
        <w:pStyle w:val="Heading3"/>
      </w:pPr>
      <w:r>
        <w:t>Lone Wolf Impact</w:t>
      </w:r>
    </w:p>
    <w:p w:rsidR="00BF6E0A" w:rsidRDefault="00BF6E0A" w:rsidP="00BF6E0A"/>
    <w:p w:rsidR="00BF6E0A" w:rsidRPr="00A60867" w:rsidRDefault="00BF6E0A" w:rsidP="00BF6E0A">
      <w:pPr>
        <w:pStyle w:val="Heading4"/>
      </w:pPr>
      <w:r>
        <w:t xml:space="preserve">Lone wolves use </w:t>
      </w:r>
      <w:r w:rsidRPr="00C72A47">
        <w:t>WMDs</w:t>
      </w:r>
    </w:p>
    <w:p w:rsidR="00BF6E0A" w:rsidRPr="00396DDA" w:rsidRDefault="00BF6E0A" w:rsidP="00BF6E0A">
      <w:pPr>
        <w:rPr>
          <w:sz w:val="16"/>
        </w:rPr>
      </w:pPr>
      <w:r w:rsidRPr="00396DDA">
        <w:rPr>
          <w:sz w:val="16"/>
        </w:rPr>
        <w:t xml:space="preserve">Gary A. </w:t>
      </w:r>
      <w:r w:rsidRPr="00767EB1">
        <w:rPr>
          <w:rStyle w:val="Style13ptBold"/>
        </w:rPr>
        <w:t>ACKERMAN</w:t>
      </w:r>
      <w:r w:rsidRPr="00396DDA">
        <w:rPr>
          <w:sz w:val="16"/>
        </w:rPr>
        <w:t xml:space="preserve">, Director of the Special Projects Division at the National Consortium for the Study of Terrorism and Responses to Terrorism (START), University of Maryland, </w:t>
      </w:r>
      <w:r w:rsidRPr="00767EB1">
        <w:rPr>
          <w:rStyle w:val="Style13ptBold"/>
        </w:rPr>
        <w:t>AND</w:t>
      </w:r>
      <w:r w:rsidRPr="00396DDA">
        <w:rPr>
          <w:sz w:val="16"/>
        </w:rPr>
        <w:t xml:space="preserve"> Lauren E. </w:t>
      </w:r>
      <w:r w:rsidRPr="00767EB1">
        <w:rPr>
          <w:rStyle w:val="Style13ptBold"/>
        </w:rPr>
        <w:t>PINSON</w:t>
      </w:r>
      <w:r w:rsidRPr="00396DDA">
        <w:rPr>
          <w:sz w:val="16"/>
        </w:rPr>
        <w:t xml:space="preserve">, Senior Research/Project Manager at START and PhD student at Yale University, </w:t>
      </w:r>
      <w:r w:rsidRPr="00767EB1">
        <w:rPr>
          <w:rStyle w:val="Style13ptBold"/>
        </w:rPr>
        <w:t>14</w:t>
      </w:r>
      <w:r w:rsidRPr="00396DDA">
        <w:rPr>
          <w:sz w:val="16"/>
        </w:rPr>
        <w:t xml:space="preserve"> [“An Army of One: Assessing CBRN Pursuit and Use by Lone Wolves and Autonomous Cells,” </w:t>
      </w:r>
      <w:r w:rsidRPr="00396DDA">
        <w:rPr>
          <w:i/>
          <w:sz w:val="16"/>
        </w:rPr>
        <w:t>Terrorism and Political Violence</w:t>
      </w:r>
      <w:r w:rsidRPr="00396DDA">
        <w:rPr>
          <w:sz w:val="16"/>
        </w:rPr>
        <w:t>, Vol. 26, Issue 1, 2014]</w:t>
      </w:r>
    </w:p>
    <w:p w:rsidR="00BF6E0A" w:rsidRPr="00B23F09" w:rsidRDefault="00BF6E0A" w:rsidP="00BF6E0A">
      <w:pPr>
        <w:rPr>
          <w:sz w:val="16"/>
        </w:rPr>
      </w:pPr>
      <w:r w:rsidRPr="00B23F09">
        <w:rPr>
          <w:sz w:val="16"/>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CF1485">
        <w:rPr>
          <w:rStyle w:val="StyleUnderline"/>
        </w:rPr>
        <w:t xml:space="preserve">Recent and </w:t>
      </w:r>
      <w:r w:rsidRPr="00396DDA">
        <w:rPr>
          <w:rStyle w:val="StyleUnderline"/>
          <w:highlight w:val="green"/>
        </w:rPr>
        <w:t>emerging advances in</w:t>
      </w:r>
      <w:r w:rsidRPr="00CF1485">
        <w:rPr>
          <w:rStyle w:val="StyleUnderline"/>
        </w:rPr>
        <w:t xml:space="preserve"> a variety of areas, from </w:t>
      </w:r>
      <w:r w:rsidRPr="00396DDA">
        <w:rPr>
          <w:rStyle w:val="StyleUnderline"/>
          <w:highlight w:val="green"/>
        </w:rPr>
        <w:t>synthetic biology</w:t>
      </w:r>
      <w:r w:rsidRPr="00B23F09">
        <w:rPr>
          <w:sz w:val="16"/>
        </w:rPr>
        <w:t xml:space="preserve"> 3 </w:t>
      </w:r>
      <w:r w:rsidRPr="00CF1485">
        <w:rPr>
          <w:rStyle w:val="StyleUnderline"/>
        </w:rPr>
        <w:t xml:space="preserve">to </w:t>
      </w:r>
      <w:proofErr w:type="spellStart"/>
      <w:r w:rsidRPr="00CF1485">
        <w:rPr>
          <w:rStyle w:val="StyleUnderline"/>
        </w:rPr>
        <w:t>nanoscale</w:t>
      </w:r>
      <w:proofErr w:type="spellEnd"/>
      <w:r w:rsidRPr="00CF1485">
        <w:rPr>
          <w:rStyle w:val="StyleUnderline"/>
        </w:rPr>
        <w:t xml:space="preserve"> engineering</w:t>
      </w:r>
      <w:r w:rsidRPr="00B23F09">
        <w:rPr>
          <w:sz w:val="16"/>
        </w:rPr>
        <w:t xml:space="preserve">, 4 </w:t>
      </w:r>
      <w:r w:rsidRPr="00396DDA">
        <w:rPr>
          <w:rStyle w:val="StyleUnderline"/>
          <w:highlight w:val="green"/>
        </w:rPr>
        <w:t>have opened doors</w:t>
      </w:r>
      <w:r w:rsidRPr="00CF1485">
        <w:rPr>
          <w:rStyle w:val="StyleUnderline"/>
        </w:rPr>
        <w:t xml:space="preserve"> not only </w:t>
      </w:r>
      <w:r w:rsidRPr="00396DDA">
        <w:rPr>
          <w:rStyle w:val="StyleUnderline"/>
          <w:highlight w:val="green"/>
        </w:rPr>
        <w:t>to</w:t>
      </w:r>
      <w:r w:rsidRPr="00CF1485">
        <w:rPr>
          <w:rStyle w:val="StyleUnderline"/>
        </w:rPr>
        <w:t xml:space="preserve"> new medicines and materials, but</w:t>
      </w:r>
      <w:r w:rsidRPr="00B23F09">
        <w:rPr>
          <w:sz w:val="16"/>
        </w:rPr>
        <w:t xml:space="preserve"> also </w:t>
      </w:r>
      <w:r w:rsidRPr="00CF1485">
        <w:rPr>
          <w:rStyle w:val="StyleUnderline"/>
        </w:rPr>
        <w:t xml:space="preserve">to new possibilities for malefactors to inflict harm on others. What </w:t>
      </w:r>
      <w:proofErr w:type="gramStart"/>
      <w:r w:rsidRPr="00CF1485">
        <w:rPr>
          <w:rStyle w:val="StyleUnderline"/>
        </w:rPr>
        <w:t>is</w:t>
      </w:r>
      <w:proofErr w:type="gramEnd"/>
      <w:r w:rsidRPr="00CF1485">
        <w:rPr>
          <w:rStyle w:val="StyleUnderline"/>
        </w:rPr>
        <w:t xml:space="preserve"> most relevant in the context of </w:t>
      </w:r>
      <w:r w:rsidRPr="00AA1EFD">
        <w:rPr>
          <w:rStyle w:val="StyleUnderline"/>
          <w:highlight w:val="green"/>
        </w:rPr>
        <w:t>lone</w:t>
      </w:r>
      <w:r w:rsidRPr="00CF1485">
        <w:rPr>
          <w:rStyle w:val="StyleUnderline"/>
        </w:rPr>
        <w:t xml:space="preserve"> </w:t>
      </w:r>
      <w:r w:rsidRPr="00AA1EFD">
        <w:rPr>
          <w:rStyle w:val="StyleUnderline"/>
          <w:highlight w:val="green"/>
        </w:rPr>
        <w:t>actors and small autonomous cells</w:t>
      </w:r>
      <w:r w:rsidRPr="00CF1485">
        <w:rPr>
          <w:rStyle w:val="StyleUnderline"/>
        </w:rPr>
        <w:t xml:space="preserve"> is not</w:t>
      </w:r>
      <w:r w:rsidRPr="00B23F09">
        <w:rPr>
          <w:sz w:val="16"/>
        </w:rPr>
        <w:t xml:space="preserve"> so much </w:t>
      </w:r>
      <w:r w:rsidRPr="00CF1485">
        <w:rPr>
          <w:rStyle w:val="StyleUnderline"/>
        </w:rPr>
        <w:t xml:space="preserve">the pace of new invention, but rather the commercialization and </w:t>
      </w:r>
      <w:proofErr w:type="spellStart"/>
      <w:r w:rsidRPr="00CF1485">
        <w:rPr>
          <w:rStyle w:val="StyleUnderline"/>
        </w:rPr>
        <w:t>consumerization</w:t>
      </w:r>
      <w:proofErr w:type="spellEnd"/>
      <w:r w:rsidRPr="00CF1485">
        <w:rPr>
          <w:rStyle w:val="StyleUnderline"/>
        </w:rPr>
        <w:t xml:space="preserve"> of CBRN weapons-relevant technologies. This process often entails an increase in the availability and safety of the technology, with a concurrent diminution in the cost, volume, and technical knowledge required to operate it</w:t>
      </w:r>
      <w:r w:rsidRPr="00B23F09">
        <w:rPr>
          <w:sz w:val="16"/>
        </w:rPr>
        <w:t xml:space="preserve">. Thus, for example, whereas fifty years ago </w:t>
      </w:r>
      <w:r w:rsidRPr="00CF1485">
        <w:rPr>
          <w:rStyle w:val="StyleUnderline"/>
        </w:rPr>
        <w:t xml:space="preserve">producing large quantities of certain </w:t>
      </w:r>
      <w:r w:rsidRPr="00AA1EFD">
        <w:rPr>
          <w:rStyle w:val="StyleUnderline"/>
          <w:highlight w:val="green"/>
        </w:rPr>
        <w:t>chemical weapons</w:t>
      </w:r>
      <w:r w:rsidRPr="00B23F09">
        <w:rPr>
          <w:sz w:val="16"/>
        </w:rPr>
        <w:t xml:space="preserve"> might have been a dangerous and inefficient affair requiring a large plant, expensive equipment, and several chemical engineers, with the advent of chemical </w:t>
      </w:r>
      <w:proofErr w:type="spellStart"/>
      <w:r w:rsidRPr="00B23F09">
        <w:rPr>
          <w:sz w:val="16"/>
        </w:rPr>
        <w:t>microreactors</w:t>
      </w:r>
      <w:proofErr w:type="spellEnd"/>
      <w:r w:rsidRPr="00B23F09">
        <w:rPr>
          <w:sz w:val="16"/>
        </w:rPr>
        <w:t xml:space="preserve">, 5 the same processes </w:t>
      </w:r>
      <w:r w:rsidRPr="00AA1EFD">
        <w:rPr>
          <w:rStyle w:val="StyleUnderline"/>
          <w:highlight w:val="green"/>
        </w:rPr>
        <w:t>might be accomplished far more cheaply and safely on a desktop assemblage</w:t>
      </w:r>
      <w:r w:rsidRPr="00CF1485">
        <w:rPr>
          <w:rStyle w:val="StyleUnderline"/>
        </w:rPr>
        <w:t xml:space="preserve">, </w:t>
      </w:r>
      <w:r w:rsidRPr="00AA1EFD">
        <w:rPr>
          <w:rStyle w:val="StyleUnderline"/>
          <w:highlight w:val="green"/>
        </w:rPr>
        <w:t>purchased commercially</w:t>
      </w:r>
      <w:r w:rsidRPr="00CF1485">
        <w:rPr>
          <w:rStyle w:val="StyleUnderline"/>
        </w:rPr>
        <w:t xml:space="preserve"> and monitored </w:t>
      </w:r>
      <w:r w:rsidRPr="00AA1EFD">
        <w:rPr>
          <w:rStyle w:val="StyleUnderline"/>
          <w:highlight w:val="green"/>
        </w:rPr>
        <w:t>by a single chemistry</w:t>
      </w:r>
      <w:r w:rsidRPr="00CF1485">
        <w:rPr>
          <w:rStyle w:val="StyleUnderline"/>
        </w:rPr>
        <w:t xml:space="preserve"> grad</w:t>
      </w:r>
      <w:r w:rsidRPr="00B23F09">
        <w:rPr>
          <w:sz w:val="16"/>
        </w:rPr>
        <w:t xml:space="preserve">uate </w:t>
      </w:r>
      <w:r w:rsidRPr="00AA1EFD">
        <w:rPr>
          <w:rStyle w:val="StyleUnderline"/>
          <w:highlight w:val="green"/>
        </w:rPr>
        <w:t>student</w:t>
      </w:r>
      <w:r w:rsidRPr="00B23F09">
        <w:rPr>
          <w:sz w:val="16"/>
        </w:rPr>
        <w:t>.</w:t>
      </w:r>
      <w:r>
        <w:rPr>
          <w:sz w:val="16"/>
        </w:rPr>
        <w:t xml:space="preserve"> </w:t>
      </w:r>
      <w:r w:rsidRPr="00CF1485">
        <w:rPr>
          <w:rStyle w:val="StyleUnderline"/>
        </w:rPr>
        <w:t>The rapid global spread and increased user-friendliness of many technologies</w:t>
      </w:r>
      <w:r w:rsidRPr="00B23F09">
        <w:rPr>
          <w:sz w:val="16"/>
        </w:rPr>
        <w:t xml:space="preserve"> thus </w:t>
      </w:r>
      <w:r w:rsidRPr="00CF1485">
        <w:rPr>
          <w:rStyle w:val="StyleUnderline"/>
        </w:rPr>
        <w:t>represents a</w:t>
      </w:r>
      <w:r w:rsidRPr="00B23F09">
        <w:rPr>
          <w:sz w:val="16"/>
        </w:rPr>
        <w:t xml:space="preserve"> potentially </w:t>
      </w:r>
      <w:r w:rsidRPr="00CF1485">
        <w:rPr>
          <w:rStyle w:val="StyleUnderline"/>
        </w:rPr>
        <w:t>radical shift from the</w:t>
      </w:r>
      <w:r w:rsidRPr="00B23F09">
        <w:rPr>
          <w:sz w:val="16"/>
        </w:rPr>
        <w:t xml:space="preserve"> relatively </w:t>
      </w:r>
      <w:r w:rsidRPr="00CF1485">
        <w:rPr>
          <w:rStyle w:val="StyleUnderline"/>
        </w:rPr>
        <w:t>small scale of harm a single individual or</w:t>
      </w:r>
      <w:r w:rsidRPr="00B23F09">
        <w:rPr>
          <w:sz w:val="16"/>
        </w:rPr>
        <w:t xml:space="preserve"> small autonomous </w:t>
      </w:r>
      <w:r w:rsidRPr="00CF1485">
        <w:rPr>
          <w:rStyle w:val="StyleUnderline"/>
        </w:rPr>
        <w:t>group could historically cause</w:t>
      </w:r>
      <w:r w:rsidRPr="00B23F09">
        <w:rPr>
          <w:sz w:val="16"/>
        </w:rPr>
        <w:t xml:space="preserve">. 6 From the limited reach and killing power of the sword, spear, and bow, to the introduction of dynamite and eventually the use of </w:t>
      </w:r>
      <w:r w:rsidRPr="00AA1EFD">
        <w:rPr>
          <w:sz w:val="16"/>
        </w:rPr>
        <w:t xml:space="preserve">our own infrastructures against us (as on September 11), the number of people that an individual who was unsupported by a broader political entity could kill with a single action has increased from single digits to thousands. Indeed, it has even been asserted that “over time … </w:t>
      </w:r>
      <w:r w:rsidRPr="00AA1EFD">
        <w:rPr>
          <w:rStyle w:val="StyleUnderline"/>
        </w:rPr>
        <w:t>as the leverage provided by technology increases, this threshold will</w:t>
      </w:r>
      <w:r w:rsidRPr="00AA1EFD">
        <w:rPr>
          <w:sz w:val="16"/>
        </w:rPr>
        <w:t xml:space="preserve"> finally </w:t>
      </w:r>
      <w:r w:rsidRPr="00AA1EFD">
        <w:rPr>
          <w:rStyle w:val="StyleUnderline"/>
        </w:rPr>
        <w:t>reach its culmination—with the ability of one</w:t>
      </w:r>
      <w:r w:rsidRPr="00AA1EFD">
        <w:rPr>
          <w:sz w:val="16"/>
        </w:rPr>
        <w:t xml:space="preserve"> man </w:t>
      </w:r>
      <w:r w:rsidRPr="00AA1EFD">
        <w:rPr>
          <w:rStyle w:val="StyleUnderline"/>
        </w:rPr>
        <w:t>to declare war on the world and win</w:t>
      </w:r>
      <w:r w:rsidRPr="00AA1EFD">
        <w:rPr>
          <w:sz w:val="16"/>
        </w:rPr>
        <w:t xml:space="preserve">.” 7 </w:t>
      </w:r>
      <w:r w:rsidRPr="00AA1EFD">
        <w:rPr>
          <w:rStyle w:val="StyleUnderline"/>
        </w:rPr>
        <w:t>Nowhere is this trend more perceptible in the current age than in the area of unconventional weapons</w:t>
      </w:r>
      <w:r w:rsidRPr="00AA1EFD">
        <w:rPr>
          <w:sz w:val="16"/>
        </w:rPr>
        <w:t>.</w:t>
      </w:r>
      <w:r>
        <w:rPr>
          <w:sz w:val="16"/>
        </w:rPr>
        <w:t xml:space="preserve"> </w:t>
      </w:r>
      <w:r w:rsidRPr="00B23F09">
        <w:rPr>
          <w:sz w:val="16"/>
        </w:rPr>
        <w:t xml:space="preserve">These new technologies do </w:t>
      </w:r>
      <w:r w:rsidRPr="00AA1EFD">
        <w:rPr>
          <w:sz w:val="16"/>
        </w:rPr>
        <w:t xml:space="preserve">not simply empower users on a purely technical level. </w:t>
      </w:r>
      <w:r w:rsidRPr="00AA1EFD">
        <w:rPr>
          <w:rStyle w:val="StyleUnderline"/>
          <w:highlight w:val="green"/>
        </w:rPr>
        <w:t>Globalization and the expansion of</w:t>
      </w:r>
      <w:r w:rsidRPr="00AA1EFD">
        <w:rPr>
          <w:rStyle w:val="StyleUnderline"/>
        </w:rPr>
        <w:t xml:space="preserve"> info</w:t>
      </w:r>
      <w:r w:rsidRPr="00AA1EFD">
        <w:rPr>
          <w:sz w:val="16"/>
        </w:rPr>
        <w:t xml:space="preserve">rmation </w:t>
      </w:r>
      <w:r w:rsidRPr="00AA1EFD">
        <w:rPr>
          <w:rStyle w:val="StyleUnderline"/>
          <w:highlight w:val="green"/>
        </w:rPr>
        <w:t>networks provide new opportunities</w:t>
      </w:r>
      <w:r w:rsidRPr="00AA1EFD">
        <w:rPr>
          <w:rStyle w:val="StyleUnderline"/>
        </w:rPr>
        <w:t xml:space="preserve"> for disaffected individuals in the farthest corners of the globe to become familiar with core weapon concepts and to purchase equipment</w:t>
      </w:r>
      <w:r w:rsidRPr="00AA1EFD">
        <w:rPr>
          <w:sz w:val="16"/>
        </w:rPr>
        <w:t xml:space="preserve">—online technical courses and eBay are undoubtedly a boon to would-be purveyors of violence. Furthermore, </w:t>
      </w:r>
      <w:r w:rsidRPr="00AA1EFD">
        <w:rPr>
          <w:rStyle w:val="StyleUnderline"/>
        </w:rPr>
        <w:t>even the most solipsistic misanthropes</w:t>
      </w:r>
      <w:r w:rsidRPr="00AA1EFD">
        <w:rPr>
          <w:sz w:val="16"/>
        </w:rPr>
        <w:t>, people who would never</w:t>
      </w:r>
      <w:r w:rsidRPr="00B23F09">
        <w:rPr>
          <w:sz w:val="16"/>
        </w:rPr>
        <w:t xml:space="preserve"> be able to function socially as part of an operational terrorist group, </w:t>
      </w:r>
      <w:r w:rsidRPr="00B23F09">
        <w:rPr>
          <w:rStyle w:val="StyleUnderline"/>
        </w:rPr>
        <w:t>can find radicalizing influences or legitimation for their beliefs in the maelstrom of virtual identities on the Internet</w:t>
      </w:r>
      <w:r w:rsidRPr="00B23F09">
        <w:rPr>
          <w:sz w:val="16"/>
        </w:rPr>
        <w:t>.</w:t>
      </w:r>
      <w:r>
        <w:rPr>
          <w:sz w:val="16"/>
        </w:rPr>
        <w:t xml:space="preserve"> </w:t>
      </w:r>
      <w:r w:rsidRPr="00B23F09">
        <w:rPr>
          <w:rStyle w:val="StyleUnderline"/>
        </w:rPr>
        <w:t>All of this can spawn</w:t>
      </w:r>
      <w:r w:rsidRPr="00B23F09">
        <w:rPr>
          <w:sz w:val="16"/>
        </w:rPr>
        <w:t xml:space="preserve">, it is feared, a more deleterious breed of </w:t>
      </w:r>
      <w:r w:rsidRPr="00AA1EFD">
        <w:rPr>
          <w:rStyle w:val="StyleUnderline"/>
          <w:highlight w:val="green"/>
        </w:rPr>
        <w:t>lone actors</w:t>
      </w:r>
      <w:r w:rsidRPr="00B23F09">
        <w:rPr>
          <w:sz w:val="16"/>
        </w:rPr>
        <w:t xml:space="preserve">, what have been referred to in some quarters as </w:t>
      </w:r>
      <w:r w:rsidRPr="00B23F09">
        <w:rPr>
          <w:rStyle w:val="StyleUnderline"/>
        </w:rPr>
        <w:t>“super-empowered individuals.”</w:t>
      </w:r>
      <w:r w:rsidRPr="00B23F09">
        <w:rPr>
          <w:sz w:val="16"/>
        </w:rPr>
        <w:t xml:space="preserve"> 8 Conceptually, </w:t>
      </w:r>
      <w:r w:rsidRPr="00B23F09">
        <w:rPr>
          <w:rStyle w:val="StyleUnderline"/>
        </w:rPr>
        <w:t>super-empowered individuals are atomistic game-changers</w:t>
      </w:r>
      <w:r w:rsidRPr="00B23F09">
        <w:rPr>
          <w:sz w:val="16"/>
        </w:rPr>
        <w:t xml:space="preserve">, i.e., </w:t>
      </w:r>
      <w:r w:rsidRPr="00B23F09">
        <w:rPr>
          <w:rStyle w:val="StyleUnderline"/>
        </w:rPr>
        <w:t>they constitute a single</w:t>
      </w:r>
      <w:r w:rsidRPr="00B23F09">
        <w:rPr>
          <w:sz w:val="16"/>
        </w:rPr>
        <w:t xml:space="preserve"> (and often singular) </w:t>
      </w:r>
      <w:r w:rsidRPr="00B23F09">
        <w:rPr>
          <w:rStyle w:val="StyleUnderline"/>
        </w:rPr>
        <w:t xml:space="preserve">individual who </w:t>
      </w:r>
      <w:r w:rsidRPr="00AA1EFD">
        <w:rPr>
          <w:rStyle w:val="StyleUnderline"/>
          <w:highlight w:val="green"/>
        </w:rPr>
        <w:t xml:space="preserve">can </w:t>
      </w:r>
      <w:r w:rsidRPr="00AA1EFD">
        <w:rPr>
          <w:rStyle w:val="Emphasis"/>
          <w:highlight w:val="green"/>
        </w:rPr>
        <w:t>shock the entire system</w:t>
      </w:r>
      <w:r w:rsidRPr="00B23F09">
        <w:rPr>
          <w:sz w:val="16"/>
        </w:rPr>
        <w:t xml:space="preserve"> (whether national, regional, or global) by </w:t>
      </w:r>
      <w:r w:rsidRPr="00AA1EFD">
        <w:rPr>
          <w:rStyle w:val="Emphasis"/>
        </w:rPr>
        <w:t>relying only on their own resources</w:t>
      </w:r>
      <w:r w:rsidRPr="00B23F09">
        <w:rPr>
          <w:sz w:val="16"/>
        </w:rPr>
        <w:t xml:space="preserve">. Their core characteristics are that </w:t>
      </w:r>
      <w:r w:rsidRPr="00B23F09">
        <w:rPr>
          <w:rStyle w:val="StyleUnderline"/>
        </w:rPr>
        <w:t>they have superior intelligence, the capacity to use complex communications or tech</w:t>
      </w:r>
      <w:r w:rsidRPr="00B23F09">
        <w:rPr>
          <w:sz w:val="16"/>
        </w:rPr>
        <w:t xml:space="preserve">nology </w:t>
      </w:r>
      <w:r w:rsidRPr="00B23F09">
        <w:rPr>
          <w:rStyle w:val="StyleUnderline"/>
        </w:rPr>
        <w:t>systems, and act as</w:t>
      </w:r>
      <w:r w:rsidRPr="00B23F09">
        <w:rPr>
          <w:sz w:val="16"/>
        </w:rPr>
        <w:t xml:space="preserve"> </w:t>
      </w:r>
      <w:r w:rsidRPr="00AA1EFD">
        <w:rPr>
          <w:sz w:val="16"/>
        </w:rPr>
        <w:t xml:space="preserve">an individual or </w:t>
      </w:r>
      <w:r w:rsidRPr="00AA1EFD">
        <w:rPr>
          <w:rStyle w:val="StyleUnderline"/>
        </w:rPr>
        <w:t>a “lone-wolf.”</w:t>
      </w:r>
      <w:r w:rsidRPr="00AA1EFD">
        <w:rPr>
          <w:sz w:val="16"/>
        </w:rPr>
        <w:t xml:space="preserve"> 9 </w:t>
      </w:r>
      <w:r w:rsidRPr="00AA1EFD">
        <w:rPr>
          <w:rStyle w:val="StyleUnderline"/>
        </w:rPr>
        <w:t>The end result</w:t>
      </w:r>
      <w:r w:rsidRPr="00AA1EFD">
        <w:rPr>
          <w:sz w:val="16"/>
        </w:rPr>
        <w:t xml:space="preserve">, according to the pessimists, is that </w:t>
      </w:r>
      <w:r w:rsidRPr="00AA1EFD">
        <w:rPr>
          <w:rStyle w:val="StyleUnderline"/>
        </w:rPr>
        <w:t>if one of these individuals chooses to attack the system, “the unprecedented nature of his attack ensures that no counter-measures are in place to prevent it</w:t>
      </w:r>
      <w:r w:rsidRPr="00AA1EFD">
        <w:rPr>
          <w:sz w:val="16"/>
        </w:rPr>
        <w:t xml:space="preserve">. And when he strikes, his </w:t>
      </w:r>
      <w:r w:rsidRPr="00AA1EFD">
        <w:rPr>
          <w:rStyle w:val="StyleUnderline"/>
        </w:rPr>
        <w:t>attack will</w:t>
      </w:r>
      <w:r w:rsidRPr="00AA1EFD">
        <w:rPr>
          <w:sz w:val="16"/>
        </w:rPr>
        <w:t xml:space="preserve"> not only kill massive amounts of people, but also </w:t>
      </w:r>
      <w:r w:rsidRPr="00AA1EFD">
        <w:rPr>
          <w:rStyle w:val="StyleUnderline"/>
        </w:rPr>
        <w:t>profoundly change the financial</w:t>
      </w:r>
      <w:r w:rsidRPr="00B23F09">
        <w:rPr>
          <w:rStyle w:val="StyleUnderline"/>
        </w:rPr>
        <w:t>, political, and social systems that govern modern life</w:t>
      </w:r>
      <w:r w:rsidRPr="00B23F09">
        <w:rPr>
          <w:sz w:val="16"/>
        </w:rPr>
        <w:t xml:space="preserve">.” 10 It almost goes without saying that </w:t>
      </w:r>
      <w:r w:rsidRPr="00B23F09">
        <w:rPr>
          <w:rStyle w:val="StyleUnderline"/>
        </w:rPr>
        <w:t>the same concerns attach to small autonomous cells, whose members' capabilities and resources can be combined without appreciably increasing the operational footprint presented to intelligence and law enforcement agencies seeking to detect such behavior</w:t>
      </w:r>
      <w:r w:rsidRPr="00B23F09">
        <w:rPr>
          <w:sz w:val="16"/>
        </w:rPr>
        <w:t>.</w:t>
      </w:r>
      <w:r>
        <w:rPr>
          <w:sz w:val="16"/>
        </w:rPr>
        <w:t xml:space="preserve"> </w:t>
      </w:r>
      <w:r w:rsidRPr="00B23F09">
        <w:rPr>
          <w:sz w:val="16"/>
        </w:rPr>
        <w:t xml:space="preserve">With the exception of the largest truck or aircraft bombs, </w:t>
      </w:r>
      <w:r w:rsidRPr="00AA1EFD">
        <w:rPr>
          <w:rStyle w:val="StyleUnderline"/>
          <w:highlight w:val="green"/>
        </w:rPr>
        <w:t>the most likely means</w:t>
      </w:r>
      <w:r w:rsidRPr="00B23F09">
        <w:rPr>
          <w:sz w:val="16"/>
        </w:rPr>
        <w:t xml:space="preserve"> by which to accomplish this level of system perturbation </w:t>
      </w:r>
      <w:r w:rsidRPr="00AA1EFD">
        <w:rPr>
          <w:rStyle w:val="StyleUnderline"/>
          <w:highlight w:val="green"/>
        </w:rPr>
        <w:t>is</w:t>
      </w:r>
      <w:r w:rsidRPr="00B23F09">
        <w:rPr>
          <w:rStyle w:val="StyleUnderline"/>
        </w:rPr>
        <w:t xml:space="preserve"> through the use of </w:t>
      </w:r>
      <w:r w:rsidRPr="00AA1EFD">
        <w:rPr>
          <w:rStyle w:val="StyleUnderline"/>
          <w:highlight w:val="green"/>
        </w:rPr>
        <w:t>CBRN</w:t>
      </w:r>
      <w:r w:rsidRPr="00B23F09">
        <w:rPr>
          <w:rStyle w:val="StyleUnderline"/>
        </w:rPr>
        <w:t xml:space="preserve"> agents as </w:t>
      </w:r>
      <w:r w:rsidRPr="00AA1EFD">
        <w:rPr>
          <w:rStyle w:val="Emphasis"/>
          <w:highlight w:val="green"/>
        </w:rPr>
        <w:t>WMD</w:t>
      </w:r>
      <w:r w:rsidRPr="00B23F09">
        <w:rPr>
          <w:sz w:val="16"/>
        </w:rPr>
        <w:t xml:space="preserve">. On the motivational side, therefore, </w:t>
      </w:r>
      <w:r w:rsidRPr="00B23F09">
        <w:rPr>
          <w:rStyle w:val="StyleUnderline"/>
        </w:rPr>
        <w:t>lone actors and small autonomous cells may ironically be more likely to select CBRN weapons than more established terrorist groups</w:t>
      </w:r>
      <w:r w:rsidRPr="00B23F09">
        <w:rPr>
          <w:sz w:val="16"/>
        </w:rPr>
        <w:t>—who are usually more conservative in their tactical orientation—</w:t>
      </w:r>
      <w:r w:rsidRPr="00B23F09">
        <w:rPr>
          <w:rStyle w:val="StyleUnderline"/>
        </w:rPr>
        <w:t xml:space="preserve">because the extreme asymmetry of these weapons may provide the only subjectively feasible option for such actors to achieve their grandiose aims of deeply affecting the system. The inherent technical challenges presented by CBRN weapons may also make them attractive to self-assured individuals who may have a very different risk tolerance than larger, </w:t>
      </w:r>
      <w:r w:rsidRPr="00AA1EFD">
        <w:rPr>
          <w:rStyle w:val="StyleUnderline"/>
        </w:rPr>
        <w:t>traditional terrorist organizations that might have to be concerned with a variety of constituencies</w:t>
      </w:r>
      <w:r w:rsidRPr="00B23F09">
        <w:rPr>
          <w:sz w:val="16"/>
        </w:rPr>
        <w:t>,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w:t>
      </w:r>
      <w:r>
        <w:rPr>
          <w:sz w:val="16"/>
        </w:rPr>
        <w:t xml:space="preserve"> </w:t>
      </w:r>
      <w:r w:rsidRPr="00B23F09">
        <w:rPr>
          <w:sz w:val="16"/>
        </w:rPr>
        <w:t xml:space="preserve">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w:t>
      </w:r>
      <w:proofErr w:type="spellStart"/>
      <w:r w:rsidRPr="00B23F09">
        <w:rPr>
          <w:sz w:val="16"/>
        </w:rPr>
        <w:t>Dolnik</w:t>
      </w:r>
      <w:proofErr w:type="spellEnd"/>
      <w:r w:rsidRPr="00B23F09">
        <w:rPr>
          <w:sz w:val="16"/>
        </w:rPr>
        <w:t xml:space="preserve">,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even </w:t>
      </w:r>
      <w:r w:rsidRPr="00B23F09">
        <w:rPr>
          <w:rStyle w:val="StyleUnderline"/>
        </w:rPr>
        <w:t>most</w:t>
      </w:r>
      <w:r w:rsidRPr="00B23F09">
        <w:rPr>
          <w:sz w:val="16"/>
        </w:rPr>
        <w:t xml:space="preserve"> of these </w:t>
      </w:r>
      <w:r w:rsidRPr="00B23F09">
        <w:rPr>
          <w:rStyle w:val="StyleUnderline"/>
        </w:rPr>
        <w:t>pundits concede</w:t>
      </w:r>
      <w:r w:rsidRPr="00B23F09">
        <w:rPr>
          <w:sz w:val="16"/>
        </w:rPr>
        <w:t xml:space="preserve"> that </w:t>
      </w:r>
      <w:r w:rsidRPr="00AA1EFD">
        <w:rPr>
          <w:rStyle w:val="StyleUnderline"/>
          <w:highlight w:val="green"/>
        </w:rPr>
        <w:t>low-level CBR attacks</w:t>
      </w:r>
      <w:r w:rsidRPr="00B23F09">
        <w:rPr>
          <w:rStyle w:val="StyleUnderline"/>
        </w:rPr>
        <w:t xml:space="preserve"> emanating from this quarter will</w:t>
      </w:r>
      <w:r w:rsidRPr="00B23F09">
        <w:rPr>
          <w:sz w:val="16"/>
        </w:rPr>
        <w:t xml:space="preserve"> </w:t>
      </w:r>
      <w:r w:rsidRPr="00AA1EFD">
        <w:rPr>
          <w:sz w:val="16"/>
        </w:rPr>
        <w:t xml:space="preserve">probably </w:t>
      </w:r>
      <w:r w:rsidRPr="00AA1EFD">
        <w:rPr>
          <w:rStyle w:val="StyleUnderline"/>
        </w:rPr>
        <w:t>lead to political, social, and economic disruption that extends well beyond the areas immediately affected by the attack. This raises an essential point with respect to CBRN terrorism: irrespective of the harm potential of CBRN weapons or an actor's capability</w:t>
      </w:r>
      <w:r w:rsidRPr="00AA1EFD">
        <w:rPr>
          <w:sz w:val="16"/>
        </w:rPr>
        <w:t xml:space="preserve"> (or lack thereof) </w:t>
      </w:r>
      <w:r w:rsidRPr="00AA1EFD">
        <w:rPr>
          <w:rStyle w:val="StyleUnderline"/>
        </w:rPr>
        <w:t>to successfully employ them on a catastrophic scale, these weapons invariably exert a stronger psychological impact on audiences</w:t>
      </w:r>
      <w:r w:rsidRPr="00AA1EFD">
        <w:rPr>
          <w:sz w:val="16"/>
        </w:rPr>
        <w:t xml:space="preserve">—the essence of terrorism—than the traditional gun and bomb. </w:t>
      </w:r>
      <w:r w:rsidRPr="00AA1EFD">
        <w:rPr>
          <w:rStyle w:val="StyleUnderline"/>
        </w:rPr>
        <w:t>This is</w:t>
      </w:r>
      <w:r w:rsidRPr="00AA1EFD">
        <w:rPr>
          <w:sz w:val="16"/>
        </w:rPr>
        <w:t xml:space="preserve"> surely </w:t>
      </w:r>
      <w:r w:rsidRPr="00AA1EFD">
        <w:rPr>
          <w:rStyle w:val="StyleUnderline"/>
        </w:rPr>
        <w:t>not lost on</w:t>
      </w:r>
      <w:r w:rsidRPr="00AA1EFD">
        <w:rPr>
          <w:sz w:val="16"/>
        </w:rPr>
        <w:t xml:space="preserve"> those </w:t>
      </w:r>
      <w:r w:rsidRPr="00AA1EFD">
        <w:rPr>
          <w:rStyle w:val="StyleUnderline"/>
        </w:rPr>
        <w:t>lone actors</w:t>
      </w:r>
      <w:r w:rsidRPr="00AA1EFD">
        <w:rPr>
          <w:sz w:val="16"/>
        </w:rPr>
        <w:t xml:space="preserve"> or autonomous cells </w:t>
      </w:r>
      <w:r w:rsidRPr="00AA1EFD">
        <w:rPr>
          <w:rStyle w:val="StyleUnderline"/>
        </w:rPr>
        <w:t>who are as interested in getting noticed as in causing casualties</w:t>
      </w:r>
      <w:r w:rsidRPr="00AA1EFD">
        <w:rPr>
          <w:sz w:val="16"/>
        </w:rPr>
        <w:t>.</w:t>
      </w:r>
      <w:r>
        <w:rPr>
          <w:sz w:val="16"/>
        </w:rPr>
        <w:t xml:space="preserve"> </w:t>
      </w:r>
      <w:r w:rsidRPr="00B23F09">
        <w:rPr>
          <w:sz w:val="16"/>
          <w:szCs w:val="16"/>
        </w:rPr>
        <w:t>Proven Capability and Intent</w:t>
      </w:r>
      <w:r>
        <w:rPr>
          <w:sz w:val="16"/>
          <w:szCs w:val="16"/>
        </w:rPr>
        <w:t xml:space="preserve"> </w:t>
      </w:r>
      <w:r w:rsidRPr="00B23F09">
        <w:rPr>
          <w:sz w:val="16"/>
        </w:rPr>
        <w:t xml:space="preserve">While legitimate debate can be had as to the level of potential threat posed by lone actors or small autonomous cells wielding CBRN weapons, possibly the best argument for engaging in a substantive examination of the issue is the most concrete one of all—that </w:t>
      </w:r>
      <w:r w:rsidRPr="00AA1EFD">
        <w:rPr>
          <w:rStyle w:val="StyleUnderline"/>
          <w:highlight w:val="green"/>
        </w:rPr>
        <w:t>these actors have already demonstrated the motivation and capability to</w:t>
      </w:r>
      <w:r w:rsidRPr="00B23F09">
        <w:rPr>
          <w:rStyle w:val="StyleUnderline"/>
        </w:rPr>
        <w:t xml:space="preserve"> pursue and </w:t>
      </w:r>
      <w:r w:rsidRPr="00AA1EFD">
        <w:rPr>
          <w:rStyle w:val="StyleUnderline"/>
          <w:highlight w:val="green"/>
        </w:rPr>
        <w:t>use</w:t>
      </w:r>
      <w:r w:rsidRPr="00B23F09">
        <w:rPr>
          <w:rStyle w:val="StyleUnderline"/>
        </w:rPr>
        <w:t xml:space="preserve"> CBRN weapons</w:t>
      </w:r>
      <w:r w:rsidRPr="00B23F09">
        <w:rPr>
          <w:sz w:val="16"/>
        </w:rPr>
        <w:t xml:space="preserve">, in some cases even close to </w:t>
      </w:r>
      <w:r w:rsidRPr="00B23F09">
        <w:rPr>
          <w:rStyle w:val="StyleUnderline"/>
        </w:rPr>
        <w:t xml:space="preserve">the point of </w:t>
      </w:r>
      <w:r w:rsidRPr="00B23F09">
        <w:rPr>
          <w:rStyle w:val="Emphasis"/>
        </w:rPr>
        <w:t xml:space="preserve">constituting a genuine </w:t>
      </w:r>
      <w:r w:rsidRPr="00AA1EFD">
        <w:rPr>
          <w:rStyle w:val="Emphasis"/>
          <w:highlight w:val="green"/>
        </w:rPr>
        <w:t>WMD</w:t>
      </w:r>
      <w:r w:rsidRPr="00B23F09">
        <w:rPr>
          <w:rStyle w:val="Emphasis"/>
        </w:rPr>
        <w:t xml:space="preserve"> threat</w:t>
      </w:r>
      <w:r w:rsidRPr="00B23F09">
        <w:rPr>
          <w:sz w:val="16"/>
        </w:rPr>
        <w:t xml:space="preserve">. In the context of bioterrorism, perhaps the most cogent illustration of this is the case of Dr. Bruce </w:t>
      </w:r>
      <w:proofErr w:type="spellStart"/>
      <w:r w:rsidRPr="00B23F09">
        <w:rPr>
          <w:sz w:val="16"/>
        </w:rPr>
        <w:t>Ivins</w:t>
      </w:r>
      <w:proofErr w:type="spellEnd"/>
      <w:r w:rsidRPr="00B23F09">
        <w:rPr>
          <w:sz w:val="16"/>
        </w:rPr>
        <w:t>,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w:t>
      </w:r>
      <w:r>
        <w:rPr>
          <w:sz w:val="16"/>
        </w:rPr>
        <w:t xml:space="preserve"> </w:t>
      </w:r>
      <w:r w:rsidRPr="00B23F09">
        <w:rPr>
          <w:sz w:val="16"/>
          <w:szCs w:val="16"/>
        </w:rPr>
        <w:t>Other historical cases of CBRN pursuit and use by lone actors and small autonomous cells highlight the need for further exploration. Among the many extant examples: 17</w:t>
      </w:r>
      <w:r>
        <w:rPr>
          <w:sz w:val="16"/>
          <w:szCs w:val="16"/>
        </w:rPr>
        <w:t xml:space="preserve"> </w:t>
      </w:r>
      <w:r w:rsidRPr="00B23F09">
        <w:rPr>
          <w:sz w:val="16"/>
          <w:szCs w:val="16"/>
        </w:rPr>
        <w:t xml:space="preserve">Thomas </w:t>
      </w:r>
      <w:proofErr w:type="spellStart"/>
      <w:r w:rsidRPr="00B23F09">
        <w:rPr>
          <w:sz w:val="16"/>
          <w:szCs w:val="16"/>
        </w:rPr>
        <w:t>Lavy</w:t>
      </w:r>
      <w:proofErr w:type="spellEnd"/>
      <w:r w:rsidRPr="00B23F09">
        <w:rPr>
          <w:sz w:val="16"/>
          <w:szCs w:val="16"/>
        </w:rPr>
        <w:t xml:space="preserve"> was caught at the Alaska-Canada border in 1993 with 130 grams of 7% pure ricin. It is unclear how </w:t>
      </w:r>
      <w:proofErr w:type="spellStart"/>
      <w:r w:rsidRPr="00B23F09">
        <w:rPr>
          <w:sz w:val="16"/>
          <w:szCs w:val="16"/>
        </w:rPr>
        <w:t>Lavy</w:t>
      </w:r>
      <w:proofErr w:type="spellEnd"/>
      <w:r w:rsidRPr="00B23F09">
        <w:rPr>
          <w:sz w:val="16"/>
          <w:szCs w:val="16"/>
        </w:rPr>
        <w:t xml:space="preserve"> obtained the ricin, what he planned to do with it, and what motivated him.</w:t>
      </w:r>
      <w:r>
        <w:rPr>
          <w:sz w:val="16"/>
          <w:szCs w:val="16"/>
        </w:rPr>
        <w:t xml:space="preserve"> </w:t>
      </w:r>
      <w:r w:rsidRPr="00B23F09">
        <w:rPr>
          <w:sz w:val="16"/>
          <w:szCs w:val="16"/>
        </w:rPr>
        <w:t xml:space="preserve">In 1996, Diane Thompson deliberately infected twelve coworkers with </w:t>
      </w:r>
      <w:proofErr w:type="spellStart"/>
      <w:r w:rsidRPr="00B23F09">
        <w:rPr>
          <w:sz w:val="16"/>
          <w:szCs w:val="16"/>
        </w:rPr>
        <w:t>shigella</w:t>
      </w:r>
      <w:proofErr w:type="spellEnd"/>
      <w:r w:rsidRPr="00B23F09">
        <w:rPr>
          <w:sz w:val="16"/>
          <w:szCs w:val="16"/>
        </w:rPr>
        <w:t xml:space="preserve"> </w:t>
      </w:r>
      <w:proofErr w:type="spellStart"/>
      <w:r w:rsidRPr="00B23F09">
        <w:rPr>
          <w:sz w:val="16"/>
          <w:szCs w:val="16"/>
        </w:rPr>
        <w:t>dysenteriae</w:t>
      </w:r>
      <w:proofErr w:type="spellEnd"/>
      <w:r w:rsidRPr="00B23F09">
        <w:rPr>
          <w:sz w:val="16"/>
          <w:szCs w:val="16"/>
        </w:rPr>
        <w:t xml:space="preserve"> type 2. Her motives were unclear.</w:t>
      </w:r>
      <w:r>
        <w:rPr>
          <w:sz w:val="16"/>
          <w:szCs w:val="16"/>
        </w:rPr>
        <w:t xml:space="preserve"> </w:t>
      </w:r>
      <w:r w:rsidRPr="00B23F09">
        <w:rPr>
          <w:sz w:val="16"/>
          <w:szCs w:val="16"/>
        </w:rPr>
        <w:t xml:space="preserve">In 1998, Larry Wayne Harris, a white supremacist, was charged with producing and stockpiling a biological agent—bacillus </w:t>
      </w:r>
      <w:proofErr w:type="spellStart"/>
      <w:r w:rsidRPr="00B23F09">
        <w:rPr>
          <w:sz w:val="16"/>
          <w:szCs w:val="16"/>
        </w:rPr>
        <w:t>anthracis</w:t>
      </w:r>
      <w:proofErr w:type="spellEnd"/>
      <w:r w:rsidRPr="00B23F09">
        <w:rPr>
          <w:sz w:val="16"/>
          <w:szCs w:val="16"/>
        </w:rPr>
        <w:t>, the causative agent of anthrax.</w:t>
      </w:r>
      <w:r>
        <w:rPr>
          <w:sz w:val="16"/>
          <w:szCs w:val="16"/>
        </w:rPr>
        <w:t xml:space="preserve"> </w:t>
      </w:r>
      <w:r w:rsidRPr="00B23F09">
        <w:rPr>
          <w:sz w:val="16"/>
          <w:szCs w:val="16"/>
        </w:rPr>
        <w:t>In 1999, the Justice Department (an autonomous cell sympathetic to the Animal Liberation Front) mailed over 100 razor blades dipped in rat poison to individuals involved in the fur industry.</w:t>
      </w:r>
      <w:r>
        <w:rPr>
          <w:sz w:val="16"/>
          <w:szCs w:val="16"/>
        </w:rPr>
        <w:t xml:space="preserve"> </w:t>
      </w:r>
      <w:r w:rsidRPr="00B23F09">
        <w:rPr>
          <w:sz w:val="16"/>
          <w:szCs w:val="16"/>
        </w:rPr>
        <w:t xml:space="preserve">In 2000, </w:t>
      </w:r>
      <w:proofErr w:type="spellStart"/>
      <w:r w:rsidRPr="00B23F09">
        <w:rPr>
          <w:sz w:val="16"/>
          <w:szCs w:val="16"/>
        </w:rPr>
        <w:t>Tsiugio</w:t>
      </w:r>
      <w:proofErr w:type="spellEnd"/>
      <w:r w:rsidRPr="00B23F09">
        <w:rPr>
          <w:sz w:val="16"/>
          <w:szCs w:val="16"/>
        </w:rPr>
        <w:t xml:space="preserve"> </w:t>
      </w:r>
      <w:proofErr w:type="spellStart"/>
      <w:r w:rsidRPr="00B23F09">
        <w:rPr>
          <w:sz w:val="16"/>
          <w:szCs w:val="16"/>
        </w:rPr>
        <w:t>Uchinshi</w:t>
      </w:r>
      <w:proofErr w:type="spellEnd"/>
      <w:r w:rsidRPr="00B23F09">
        <w:rPr>
          <w:sz w:val="16"/>
          <w:szCs w:val="16"/>
        </w:rPr>
        <w:t xml:space="preserve"> was arrested for mailing samples of the mineral monazite with trace amounts of radioactive thorium to several Japanese government agencies to persuade authorities to look into potential uranium being smuggled to North Korea.</w:t>
      </w:r>
      <w:r>
        <w:rPr>
          <w:sz w:val="16"/>
          <w:szCs w:val="16"/>
        </w:rPr>
        <w:t xml:space="preserve"> </w:t>
      </w:r>
      <w:r w:rsidRPr="00B23F09">
        <w:rPr>
          <w:sz w:val="16"/>
          <w:szCs w:val="16"/>
        </w:rPr>
        <w:t xml:space="preserve">In 2002, Chen </w:t>
      </w:r>
      <w:proofErr w:type="spellStart"/>
      <w:r w:rsidRPr="00B23F09">
        <w:rPr>
          <w:sz w:val="16"/>
          <w:szCs w:val="16"/>
        </w:rPr>
        <w:t>Zhengping</w:t>
      </w:r>
      <w:proofErr w:type="spellEnd"/>
      <w:r w:rsidRPr="00B23F09">
        <w:rPr>
          <w:sz w:val="16"/>
          <w:szCs w:val="16"/>
        </w:rPr>
        <w:t xml:space="preserve"> put rat poison in a rival snack shop's products and killed 42 people.</w:t>
      </w:r>
      <w:r>
        <w:rPr>
          <w:sz w:val="16"/>
          <w:szCs w:val="16"/>
        </w:rPr>
        <w:t xml:space="preserve"> </w:t>
      </w:r>
      <w:r w:rsidRPr="00B23F09">
        <w:rPr>
          <w:sz w:val="16"/>
          <w:szCs w:val="16"/>
        </w:rPr>
        <w:t>In 2005, 10 letters containing a radioactive substance were mailed to major organizations in Belgium including the Royal Palace, NATO headquarters, and the U.S. embassy in Brussels. No injuries were reported.</w:t>
      </w:r>
      <w:r>
        <w:rPr>
          <w:sz w:val="16"/>
          <w:szCs w:val="16"/>
        </w:rPr>
        <w:t xml:space="preserve"> </w:t>
      </w:r>
      <w:r w:rsidRPr="00B23F09">
        <w:rPr>
          <w:sz w:val="16"/>
          <w:szCs w:val="16"/>
        </w:rPr>
        <w:t>In 2011, federal agents arrested four elderly men in Georgia who were plotting to use ricin and explosives to target federal buildings, Justice Department officials, federal judges, and Internal Revenue Service agents.</w:t>
      </w:r>
      <w:r>
        <w:rPr>
          <w:sz w:val="16"/>
          <w:szCs w:val="16"/>
        </w:rPr>
        <w:t xml:space="preserve"> </w:t>
      </w:r>
      <w:r w:rsidRPr="00B23F09">
        <w:rPr>
          <w:sz w:val="16"/>
        </w:rPr>
        <w:t xml:space="preserve">Two recent events may signal an even greater interest in CBRN by lone malefactors. First, based on one assessment of Norway's Anders </w:t>
      </w:r>
      <w:proofErr w:type="spellStart"/>
      <w:r w:rsidRPr="00B23F09">
        <w:rPr>
          <w:sz w:val="16"/>
        </w:rPr>
        <w:t>Breivik's</w:t>
      </w:r>
      <w:proofErr w:type="spellEnd"/>
      <w:r w:rsidRPr="00B23F09">
        <w:rPr>
          <w:sz w:val="16"/>
        </w:rPr>
        <w:t xml:space="preserve"> treatise, his references to CBRN weapons a) suggest that </w:t>
      </w:r>
      <w:r w:rsidRPr="00CF1485">
        <w:rPr>
          <w:rStyle w:val="StyleUnderline"/>
        </w:rPr>
        <w:t>CBRN weapons could be used on a tactical level and</w:t>
      </w:r>
      <w:r w:rsidRPr="00B23F09">
        <w:rPr>
          <w:sz w:val="16"/>
        </w:rPr>
        <w:t xml:space="preserve"> b) reveal (to perhaps previously uninformed audiences) that even </w:t>
      </w:r>
      <w:r w:rsidRPr="00CF1485">
        <w:rPr>
          <w:rStyle w:val="StyleUnderline"/>
        </w:rPr>
        <w:t>low-level CBRN weapons could achieve far-reaching impacts driven by fear</w:t>
      </w:r>
      <w:r w:rsidRPr="00B23F09">
        <w:rPr>
          <w:sz w:val="16"/>
        </w:rPr>
        <w:t xml:space="preserve">. 18 Whether or not </w:t>
      </w:r>
      <w:proofErr w:type="spellStart"/>
      <w:r w:rsidRPr="00B23F09">
        <w:rPr>
          <w:sz w:val="16"/>
        </w:rPr>
        <w:t>Breivik</w:t>
      </w:r>
      <w:proofErr w:type="spellEnd"/>
      <w:r w:rsidRPr="00B23F09">
        <w:rPr>
          <w:sz w:val="16"/>
        </w:rPr>
        <w:t xml:space="preserve"> would actually have sought or been able to pursue CBRN, he has garnered a following in several (often far-right) extremist circles and his treatise might inspire other lone actors. Second, Al-Qaeda in the Arabian Peninsula (</w:t>
      </w:r>
      <w:r w:rsidRPr="00AA1EFD">
        <w:rPr>
          <w:rStyle w:val="StyleUnderline"/>
          <w:highlight w:val="green"/>
        </w:rPr>
        <w:t>AQAP</w:t>
      </w:r>
      <w:r w:rsidRPr="00B23F09">
        <w:rPr>
          <w:sz w:val="16"/>
        </w:rPr>
        <w:t xml:space="preserve">) </w:t>
      </w:r>
      <w:r w:rsidRPr="00AA1EFD">
        <w:rPr>
          <w:highlight w:val="green"/>
          <w:u w:val="single"/>
        </w:rPr>
        <w:t>released</w:t>
      </w:r>
      <w:r w:rsidRPr="00CF1485">
        <w:rPr>
          <w:u w:val="single"/>
        </w:rPr>
        <w:t xml:space="preserve"> two </w:t>
      </w:r>
      <w:r w:rsidRPr="00AA1EFD">
        <w:rPr>
          <w:highlight w:val="green"/>
          <w:u w:val="single"/>
        </w:rPr>
        <w:t>issues</w:t>
      </w:r>
      <w:r w:rsidRPr="00CF1485">
        <w:rPr>
          <w:u w:val="single"/>
        </w:rPr>
        <w:t xml:space="preserve"> of Inspire</w:t>
      </w:r>
      <w:r w:rsidRPr="00CF1485">
        <w:rPr>
          <w:rStyle w:val="StyleUnderline"/>
        </w:rPr>
        <w:t xml:space="preserve"> magazine in 2012</w:t>
      </w:r>
      <w:r w:rsidRPr="00B23F09">
        <w:rPr>
          <w:sz w:val="16"/>
        </w:rPr>
        <w:t xml:space="preserve">. </w:t>
      </w:r>
      <w:r w:rsidRPr="00CF1485">
        <w:rPr>
          <w:rStyle w:val="StyleUnderline"/>
        </w:rPr>
        <w:t>Articles</w:t>
      </w:r>
      <w:r w:rsidRPr="00B23F09">
        <w:rPr>
          <w:sz w:val="16"/>
        </w:rPr>
        <w:t xml:space="preserve">, on the one hand, </w:t>
      </w:r>
      <w:r w:rsidRPr="00AA1EFD">
        <w:rPr>
          <w:rStyle w:val="StyleUnderline"/>
          <w:highlight w:val="green"/>
        </w:rPr>
        <w:t>call for lone wolf jihad attacks</w:t>
      </w:r>
      <w:r w:rsidRPr="00CF1485">
        <w:rPr>
          <w:rStyle w:val="StyleUnderline"/>
        </w:rPr>
        <w:t xml:space="preserve"> to target non-combatant populations and</w:t>
      </w:r>
      <w:r w:rsidRPr="00B23F09">
        <w:rPr>
          <w:sz w:val="16"/>
        </w:rPr>
        <w:t xml:space="preserve">, on the other, </w:t>
      </w:r>
      <w:r w:rsidRPr="00CF1485">
        <w:rPr>
          <w:rStyle w:val="StyleUnderline"/>
        </w:rPr>
        <w:t>permit the use of chemical and biological weapons. The combination of such directives may very well influence the weapon selection of lone actor jihadists in Western nations</w:t>
      </w:r>
      <w:r w:rsidRPr="00B23F09">
        <w:rPr>
          <w:sz w:val="16"/>
        </w:rPr>
        <w:t>. 19</w:t>
      </w:r>
    </w:p>
    <w:p w:rsidR="00BF6E0A" w:rsidRPr="00870AE0" w:rsidRDefault="00BF6E0A" w:rsidP="00BF6E0A">
      <w:pPr>
        <w:pStyle w:val="Heading4"/>
        <w:rPr>
          <w:rFonts w:eastAsia="Times New Roman"/>
        </w:rPr>
      </w:pPr>
      <w:r>
        <w:rPr>
          <w:rFonts w:eastAsia="Times New Roman"/>
        </w:rPr>
        <w:t>Extinction</w:t>
      </w:r>
    </w:p>
    <w:p w:rsidR="00BF6E0A" w:rsidRPr="00BF6E0A" w:rsidRDefault="00BF6E0A" w:rsidP="00BF6E0A">
      <w:pPr>
        <w:rPr>
          <w:sz w:val="16"/>
        </w:rPr>
      </w:pPr>
      <w:r w:rsidRPr="00AA1EFD">
        <w:rPr>
          <w:sz w:val="16"/>
        </w:rPr>
        <w:t xml:space="preserve">Nathan </w:t>
      </w:r>
      <w:r w:rsidRPr="00AA1EFD">
        <w:rPr>
          <w:rStyle w:val="Style13ptBold"/>
        </w:rPr>
        <w:t>MYHRVOLD</w:t>
      </w:r>
      <w:r w:rsidRPr="00AA1EFD">
        <w:rPr>
          <w:sz w:val="16"/>
        </w:rPr>
        <w:t xml:space="preserve">, PhD in theoretical and mathematical physics from Princeton, former chief technology officer of Microsoft, </w:t>
      </w:r>
      <w:r w:rsidRPr="00AA1EFD">
        <w:rPr>
          <w:rStyle w:val="Style13ptBold"/>
        </w:rPr>
        <w:t>13</w:t>
      </w:r>
      <w:r w:rsidRPr="00AA1EFD">
        <w:rPr>
          <w:sz w:val="16"/>
        </w:rPr>
        <w:t xml:space="preserve"> [July 2013, “Strategic Terrorism: A Call to Action,” The </w:t>
      </w:r>
      <w:proofErr w:type="spellStart"/>
      <w:r w:rsidRPr="00AA1EFD">
        <w:rPr>
          <w:sz w:val="16"/>
        </w:rPr>
        <w:t>Lawfare</w:t>
      </w:r>
      <w:proofErr w:type="spellEnd"/>
      <w:r w:rsidRPr="00AA1EFD">
        <w:rPr>
          <w:sz w:val="16"/>
        </w:rPr>
        <w:t xml:space="preserve"> Research Paper Series No.2, http://www.lawfareblog.com/wp-content/uploads/2013/07/Strategic-Terrorism-Myhrvold-7-3-2013.pdf]</w:t>
      </w:r>
    </w:p>
    <w:p w:rsidR="00BF6E0A" w:rsidRPr="00C72A47" w:rsidRDefault="00BF6E0A" w:rsidP="00BF6E0A">
      <w:pPr>
        <w:rPr>
          <w:sz w:val="16"/>
        </w:rPr>
      </w:pPr>
      <w:r w:rsidRPr="005C4D80">
        <w:rPr>
          <w:sz w:val="16"/>
        </w:rPr>
        <w:t xml:space="preserve">Several powerful trends have aligned to profoundly change the way that the world works. </w:t>
      </w:r>
      <w:r w:rsidRPr="005906F8">
        <w:rPr>
          <w:rStyle w:val="StyleUnderline"/>
          <w:highlight w:val="green"/>
        </w:rPr>
        <w:t>Technology</w:t>
      </w:r>
      <w:r w:rsidRPr="005C4D80">
        <w:rPr>
          <w:rFonts w:eastAsia="Calibri"/>
          <w:sz w:val="16"/>
        </w:rPr>
        <w:t xml:space="preserve"> now </w:t>
      </w:r>
      <w:r w:rsidRPr="005906F8">
        <w:rPr>
          <w:rStyle w:val="StyleUnderline"/>
          <w:highlight w:val="green"/>
        </w:rPr>
        <w:t>allows stateless groups to organize, recruit, and fund</w:t>
      </w:r>
      <w:r w:rsidRPr="005C4D80">
        <w:rPr>
          <w:rStyle w:val="StyleUnderline"/>
        </w:rPr>
        <w:t xml:space="preserve"> themselves </w:t>
      </w:r>
      <w:r w:rsidRPr="005906F8">
        <w:rPr>
          <w:rStyle w:val="StyleUnderline"/>
          <w:highlight w:val="green"/>
        </w:rPr>
        <w:t>in an unprecedented fashion</w:t>
      </w:r>
      <w:r w:rsidRPr="005C4D80">
        <w:rPr>
          <w:sz w:val="16"/>
        </w:rPr>
        <w:t xml:space="preserve">. </w:t>
      </w:r>
      <w:proofErr w:type="gramStart"/>
      <w:r w:rsidRPr="005C4D80">
        <w:rPr>
          <w:sz w:val="16"/>
        </w:rPr>
        <w:t>That,</w:t>
      </w:r>
      <w:proofErr w:type="gramEnd"/>
      <w:r w:rsidRPr="005C4D80">
        <w:rPr>
          <w:sz w:val="16"/>
        </w:rPr>
        <w:t xml:space="preserve"> coupled with the extreme difficulty of finding and punishing a stateless group, means that stateless groups are positioned to be lead players on the world stage.</w:t>
      </w:r>
      <w:r w:rsidRPr="005C4D80">
        <w:rPr>
          <w:rFonts w:eastAsia="Calibri"/>
          <w:sz w:val="16"/>
        </w:rPr>
        <w:t xml:space="preserve"> </w:t>
      </w:r>
      <w:r w:rsidRPr="005906F8">
        <w:rPr>
          <w:rStyle w:val="StyleUnderline"/>
          <w:highlight w:val="green"/>
        </w:rPr>
        <w:t>They may act on their own</w:t>
      </w:r>
      <w:r w:rsidRPr="005C4D80">
        <w:rPr>
          <w:sz w:val="16"/>
        </w:rPr>
        <w:t>, or they may act as proxies for nation-states that wish to duck responsibility. Either way, s</w:t>
      </w:r>
      <w:r w:rsidRPr="005C4D80">
        <w:rPr>
          <w:rFonts w:eastAsia="Calibri"/>
          <w:sz w:val="16"/>
        </w:rPr>
        <w:t xml:space="preserve">tateless groups are forces to be reckoned with. At the same time, a different set of </w:t>
      </w:r>
      <w:r w:rsidRPr="005906F8">
        <w:rPr>
          <w:rStyle w:val="StyleUnderline"/>
          <w:highlight w:val="green"/>
        </w:rPr>
        <w:t>tech</w:t>
      </w:r>
      <w:r w:rsidRPr="005C4D80">
        <w:rPr>
          <w:rStyle w:val="StyleUnderline"/>
        </w:rPr>
        <w:t xml:space="preserve">nology </w:t>
      </w:r>
      <w:r w:rsidRPr="005906F8">
        <w:rPr>
          <w:rStyle w:val="StyleUnderline"/>
          <w:highlight w:val="green"/>
        </w:rPr>
        <w:t>trends means that small numbers</w:t>
      </w:r>
      <w:r w:rsidRPr="005C4D80">
        <w:rPr>
          <w:rStyle w:val="StyleUnderline"/>
        </w:rPr>
        <w:t xml:space="preserve"> of people </w:t>
      </w:r>
      <w:r w:rsidRPr="005906F8">
        <w:rPr>
          <w:rStyle w:val="StyleUnderline"/>
          <w:highlight w:val="green"/>
        </w:rPr>
        <w:t>can obtain</w:t>
      </w:r>
      <w:r w:rsidRPr="005C4D80">
        <w:rPr>
          <w:rStyle w:val="StyleUnderline"/>
        </w:rPr>
        <w:t xml:space="preserve"> incredibly </w:t>
      </w:r>
      <w:r w:rsidRPr="005906F8">
        <w:rPr>
          <w:rStyle w:val="StyleUnderline"/>
          <w:highlight w:val="green"/>
        </w:rPr>
        <w:t>lethal power</w:t>
      </w:r>
      <w:r w:rsidRPr="005C4D80">
        <w:rPr>
          <w:rStyle w:val="StyleUnderline"/>
        </w:rPr>
        <w:t>.</w:t>
      </w:r>
      <w:r w:rsidRPr="005C4D80">
        <w:rPr>
          <w:rFonts w:eastAsia="Calibri"/>
          <w:sz w:val="16"/>
        </w:rPr>
        <w:t xml:space="preserve"> Now, for the first time in human history, </w:t>
      </w:r>
      <w:r w:rsidRPr="005C4D80">
        <w:rPr>
          <w:rStyle w:val="StyleUnderline"/>
        </w:rPr>
        <w:t>a small group can be as lethal as the largest superpower</w:t>
      </w:r>
      <w:r w:rsidRPr="005C4D80">
        <w:rPr>
          <w:rFonts w:eastAsia="Calibri"/>
          <w:sz w:val="16"/>
        </w:rPr>
        <w:t xml:space="preserve">. Such a group could execute an attack that could kill millions of people. </w:t>
      </w:r>
      <w:r w:rsidRPr="005906F8">
        <w:rPr>
          <w:rStyle w:val="StyleUnderline"/>
          <w:highlight w:val="green"/>
        </w:rPr>
        <w:t>It is technically feasible for such a group to kill billions</w:t>
      </w:r>
      <w:r w:rsidRPr="005C4D80">
        <w:rPr>
          <w:rFonts w:eastAsia="Calibri"/>
          <w:sz w:val="16"/>
        </w:rPr>
        <w:t xml:space="preserve"> of people, to end modern civilization—perhaps </w:t>
      </w:r>
      <w:r w:rsidRPr="005C4D80">
        <w:rPr>
          <w:rStyle w:val="StyleUnderline"/>
        </w:rPr>
        <w:t xml:space="preserve">even to </w:t>
      </w:r>
      <w:r w:rsidRPr="005906F8">
        <w:rPr>
          <w:rStyle w:val="Emphasis"/>
          <w:highlight w:val="green"/>
        </w:rPr>
        <w:t>drive the</w:t>
      </w:r>
      <w:r w:rsidRPr="00C72A47">
        <w:rPr>
          <w:rStyle w:val="Emphasis"/>
        </w:rPr>
        <w:t xml:space="preserve"> human </w:t>
      </w:r>
      <w:r w:rsidRPr="005906F8">
        <w:rPr>
          <w:rStyle w:val="Emphasis"/>
          <w:highlight w:val="green"/>
        </w:rPr>
        <w:t>race to extinction</w:t>
      </w:r>
      <w:r w:rsidRPr="005C4D80">
        <w:rPr>
          <w:rFonts w:eastAsia="Calibri"/>
          <w:sz w:val="16"/>
        </w:rPr>
        <w:t xml:space="preserve">.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w:t>
      </w:r>
      <w:r w:rsidRPr="005C4D80">
        <w:rPr>
          <w:sz w:val="16"/>
        </w:rPr>
        <w:t>A real defense will require rebuilding our military and intelligence capabilities from the ground</w:t>
      </w:r>
      <w:r w:rsidRPr="005C4D80">
        <w:rPr>
          <w:rFonts w:eastAsia="Calibri"/>
          <w:sz w:val="16"/>
        </w:rPr>
        <w:t xml:space="preserve"> up. Yet, so far, </w:t>
      </w:r>
      <w:r w:rsidRPr="005C4D80">
        <w:rPr>
          <w:sz w:val="16"/>
        </w:rPr>
        <w:t>strategic terrorism has received relatively little attention in defense agencies, and the efforts that have been launched to combat this existential threat seem fragmented. History suggests what will happen. The only thing that shakes America out of complacency is a direct threat from a determined adversary that confronts us with our shortcomings by repeatedly attacking us or hectoring us for decades.</w:t>
      </w:r>
    </w:p>
    <w:p w:rsidR="00BF6E0A" w:rsidRPr="00BF6E0A" w:rsidRDefault="00BF6E0A" w:rsidP="00BF6E0A"/>
    <w:p w:rsidR="00BF6E0A" w:rsidRDefault="00BF6E0A" w:rsidP="00BF6E0A">
      <w:pPr>
        <w:pStyle w:val="Heading3"/>
      </w:pPr>
      <w:r>
        <w:t xml:space="preserve">Econ </w:t>
      </w:r>
    </w:p>
    <w:p w:rsidR="00BD6DDF" w:rsidRDefault="00BD6DDF" w:rsidP="00BD6DDF">
      <w:pPr>
        <w:pStyle w:val="Heading4"/>
      </w:pPr>
      <w:r>
        <w:t>Crushes the economy</w:t>
      </w:r>
    </w:p>
    <w:p w:rsidR="00BD6DDF" w:rsidRPr="00BD6DDF" w:rsidRDefault="00BD6DDF" w:rsidP="00BD6DDF">
      <w:pPr>
        <w:rPr>
          <w:sz w:val="14"/>
        </w:rPr>
      </w:pPr>
      <w:proofErr w:type="spellStart"/>
      <w:r w:rsidRPr="00B80E63">
        <w:rPr>
          <w:b/>
        </w:rPr>
        <w:t>Bandyopadhyay</w:t>
      </w:r>
      <w:proofErr w:type="spellEnd"/>
      <w:r w:rsidRPr="00B80E63">
        <w:rPr>
          <w:b/>
        </w:rPr>
        <w:t xml:space="preserve"> et al 15</w:t>
      </w:r>
      <w:r w:rsidRPr="00B80E63">
        <w:t xml:space="preserve"> </w:t>
      </w:r>
      <w:r w:rsidRPr="00B80E63">
        <w:rPr>
          <w:sz w:val="14"/>
        </w:rPr>
        <w:t xml:space="preserve">-- </w:t>
      </w:r>
      <w:proofErr w:type="spellStart"/>
      <w:r w:rsidRPr="00B80E63">
        <w:rPr>
          <w:sz w:val="14"/>
        </w:rPr>
        <w:t>Subhayu</w:t>
      </w:r>
      <w:proofErr w:type="spellEnd"/>
      <w:r w:rsidRPr="00B80E63">
        <w:rPr>
          <w:sz w:val="14"/>
        </w:rPr>
        <w:t xml:space="preserve"> </w:t>
      </w:r>
      <w:proofErr w:type="spellStart"/>
      <w:r w:rsidRPr="00B80E63">
        <w:rPr>
          <w:sz w:val="14"/>
        </w:rPr>
        <w:t>Bandyopadhyay</w:t>
      </w:r>
      <w:proofErr w:type="spellEnd"/>
      <w:r w:rsidRPr="00B80E63">
        <w:rPr>
          <w:sz w:val="14"/>
        </w:rPr>
        <w:t xml:space="preserve"> is Research Officer at the Federal Reserve Bank of St. Louis and Research Fellow at IZA, Bonn, Germany. Todd Sandler is </w:t>
      </w:r>
      <w:proofErr w:type="spellStart"/>
      <w:r w:rsidRPr="00B80E63">
        <w:rPr>
          <w:sz w:val="14"/>
        </w:rPr>
        <w:t>Vibhooti</w:t>
      </w:r>
      <w:proofErr w:type="spellEnd"/>
      <w:r w:rsidRPr="00B80E63">
        <w:rPr>
          <w:sz w:val="14"/>
        </w:rPr>
        <w:t xml:space="preserve"> </w:t>
      </w:r>
      <w:proofErr w:type="spellStart"/>
      <w:r w:rsidRPr="00B80E63">
        <w:rPr>
          <w:sz w:val="14"/>
        </w:rPr>
        <w:t>Shukla</w:t>
      </w:r>
      <w:proofErr w:type="spellEnd"/>
      <w:r w:rsidRPr="00B80E63">
        <w:rPr>
          <w:sz w:val="14"/>
        </w:rPr>
        <w:t xml:space="preserve"> Professor of Economics and Political Economy at the University of Texas at Dallas. </w:t>
      </w:r>
      <w:proofErr w:type="spellStart"/>
      <w:proofErr w:type="gramStart"/>
      <w:r w:rsidRPr="00B80E63">
        <w:rPr>
          <w:sz w:val="14"/>
        </w:rPr>
        <w:t>Javed</w:t>
      </w:r>
      <w:proofErr w:type="spellEnd"/>
      <w:r w:rsidRPr="00B80E63">
        <w:rPr>
          <w:sz w:val="14"/>
        </w:rPr>
        <w:t xml:space="preserve"> </w:t>
      </w:r>
      <w:proofErr w:type="spellStart"/>
      <w:r w:rsidRPr="00B80E63">
        <w:rPr>
          <w:sz w:val="14"/>
        </w:rPr>
        <w:t>Younasis</w:t>
      </w:r>
      <w:proofErr w:type="spellEnd"/>
      <w:r w:rsidRPr="00B80E63">
        <w:rPr>
          <w:sz w:val="14"/>
        </w:rPr>
        <w:t xml:space="preserve"> Associate Professor of Economics at the American University of </w:t>
      </w:r>
      <w:proofErr w:type="spellStart"/>
      <w:r w:rsidRPr="00B80E63">
        <w:rPr>
          <w:sz w:val="14"/>
        </w:rPr>
        <w:t>Sharjah</w:t>
      </w:r>
      <w:proofErr w:type="spellEnd"/>
      <w:r w:rsidRPr="00B80E63">
        <w:rPr>
          <w:sz w:val="14"/>
        </w:rPr>
        <w:t>, United Arab Emirates.</w:t>
      </w:r>
      <w:proofErr w:type="gramEnd"/>
      <w:r w:rsidRPr="00B80E63">
        <w:rPr>
          <w:sz w:val="14"/>
        </w:rPr>
        <w:t xml:space="preserve"> “The Toll of Terrorism” http://www.imf.org/external/pubs/ft/fandd/2015/06/bandyopa.htm</w:t>
      </w:r>
    </w:p>
    <w:p w:rsidR="00BD6DDF" w:rsidRPr="00BD6DDF" w:rsidRDefault="00BD6DDF" w:rsidP="00BD6DDF">
      <w:r>
        <w:t xml:space="preserve">*modified for </w:t>
      </w:r>
      <w:proofErr w:type="spellStart"/>
      <w:r>
        <w:t>ableist</w:t>
      </w:r>
      <w:proofErr w:type="spellEnd"/>
      <w:r>
        <w:t xml:space="preserve"> language* </w:t>
      </w:r>
    </w:p>
    <w:p w:rsidR="00B80E63" w:rsidRPr="00BD6DDF" w:rsidRDefault="00B80E63" w:rsidP="00BD6DDF">
      <w:pPr>
        <w:rPr>
          <w:rStyle w:val="StyleUnderline"/>
        </w:rPr>
      </w:pPr>
      <w:r w:rsidRPr="00BD6DDF">
        <w:rPr>
          <w:rStyle w:val="StyleUnderline"/>
          <w:highlight w:val="cyan"/>
        </w:rPr>
        <w:t>New technology</w:t>
      </w:r>
      <w:r w:rsidRPr="00BD6DDF">
        <w:rPr>
          <w:sz w:val="12"/>
        </w:rPr>
        <w:t xml:space="preserve"> has </w:t>
      </w:r>
      <w:r w:rsidRPr="00BD6DDF">
        <w:rPr>
          <w:rStyle w:val="StyleUnderline"/>
        </w:rPr>
        <w:t>lowered transportation costs and increased trade and capital flows</w:t>
      </w:r>
      <w:r w:rsidRPr="00BD6DDF">
        <w:rPr>
          <w:sz w:val="12"/>
        </w:rPr>
        <w:t xml:space="preserve"> across nations. But </w:t>
      </w:r>
      <w:r w:rsidRPr="00BD6DDF">
        <w:rPr>
          <w:rStyle w:val="StyleUnderline"/>
        </w:rPr>
        <w:t xml:space="preserve">the same technology that has fostered international economic growth </w:t>
      </w:r>
      <w:r w:rsidRPr="00F27756">
        <w:rPr>
          <w:rStyle w:val="StyleUnderline"/>
          <w:highlight w:val="cyan"/>
        </w:rPr>
        <w:t>has</w:t>
      </w:r>
      <w:r w:rsidRPr="00BD6DDF">
        <w:rPr>
          <w:rStyle w:val="StyleUnderline"/>
        </w:rPr>
        <w:t xml:space="preserve"> also </w:t>
      </w:r>
      <w:r w:rsidRPr="00F27756">
        <w:rPr>
          <w:rStyle w:val="StyleUnderline"/>
          <w:highlight w:val="cyan"/>
        </w:rPr>
        <w:t>allowed terrorism to spread easily among countries whose interests are</w:t>
      </w:r>
      <w:r w:rsidRPr="00BD6DDF">
        <w:rPr>
          <w:rStyle w:val="StyleUnderline"/>
        </w:rPr>
        <w:t xml:space="preserve"> tightly </w:t>
      </w:r>
      <w:r w:rsidRPr="00F27756">
        <w:rPr>
          <w:rStyle w:val="StyleUnderline"/>
          <w:highlight w:val="cyan"/>
        </w:rPr>
        <w:t>interwoven</w:t>
      </w:r>
      <w:r w:rsidRPr="00BD6DDF">
        <w:rPr>
          <w:sz w:val="12"/>
        </w:rPr>
        <w:t xml:space="preserve">. Terrorism is no longer solely a local issue. </w:t>
      </w:r>
      <w:r w:rsidRPr="00F27756">
        <w:rPr>
          <w:rStyle w:val="StyleUnderline"/>
          <w:highlight w:val="cyan"/>
        </w:rPr>
        <w:t>Terrorists can</w:t>
      </w:r>
      <w:r w:rsidRPr="00BD6DDF">
        <w:rPr>
          <w:rStyle w:val="StyleUnderline"/>
        </w:rPr>
        <w:t xml:space="preserve"> strike from thousands of miles away and </w:t>
      </w:r>
      <w:r w:rsidRPr="00F27756">
        <w:rPr>
          <w:rStyle w:val="StyleUnderline"/>
          <w:highlight w:val="cyan"/>
        </w:rPr>
        <w:t>cause vast destruction</w:t>
      </w:r>
      <w:r w:rsidRPr="00BD6DDF">
        <w:rPr>
          <w:sz w:val="12"/>
        </w:rPr>
        <w:t>.</w:t>
      </w:r>
      <w:r w:rsidR="00BD6DDF" w:rsidRPr="00BD6DDF">
        <w:rPr>
          <w:sz w:val="12"/>
        </w:rPr>
        <w:t xml:space="preserve"> </w:t>
      </w:r>
      <w:r w:rsidRPr="00BD6DDF">
        <w:rPr>
          <w:rStyle w:val="StyleUnderline"/>
        </w:rPr>
        <w:t>The effects</w:t>
      </w:r>
      <w:r w:rsidRPr="00BD6DDF">
        <w:rPr>
          <w:sz w:val="12"/>
        </w:rPr>
        <w:t xml:space="preserve"> of terrorism </w:t>
      </w:r>
      <w:r w:rsidRPr="00BD6DDF">
        <w:rPr>
          <w:rStyle w:val="StyleUnderline"/>
        </w:rPr>
        <w:t>can be terrifyingly direct.</w:t>
      </w:r>
      <w:r w:rsidRPr="00BD6DDF">
        <w:rPr>
          <w:sz w:val="12"/>
        </w:rPr>
        <w:t xml:space="preserve"> People are kidnapped or killed. Pipelines are sabotaged. Bombers strike markets, buses, and restaurants with devastating effect. But </w:t>
      </w:r>
      <w:r w:rsidRPr="00BD6DDF">
        <w:rPr>
          <w:rStyle w:val="StyleUnderline"/>
        </w:rPr>
        <w:t>terrorism inflicts more than human casualties</w:t>
      </w:r>
      <w:r w:rsidRPr="00BD6DDF">
        <w:rPr>
          <w:sz w:val="12"/>
        </w:rPr>
        <w:t xml:space="preserve"> and material losses. </w:t>
      </w:r>
      <w:r w:rsidRPr="00F27756">
        <w:rPr>
          <w:rStyle w:val="StyleUnderline"/>
          <w:highlight w:val="cyan"/>
        </w:rPr>
        <w:t>It can</w:t>
      </w:r>
      <w:r w:rsidRPr="00BD6DDF">
        <w:rPr>
          <w:rStyle w:val="StyleUnderline"/>
        </w:rPr>
        <w:t xml:space="preserve"> also cause serious </w:t>
      </w:r>
      <w:r w:rsidRPr="00F27756">
        <w:rPr>
          <w:rStyle w:val="StyleUnderline"/>
          <w:highlight w:val="cyan"/>
        </w:rPr>
        <w:t>indirect harm to</w:t>
      </w:r>
      <w:r w:rsidRPr="00BD6DDF">
        <w:rPr>
          <w:rStyle w:val="StyleUnderline"/>
        </w:rPr>
        <w:t xml:space="preserve"> countries and </w:t>
      </w:r>
      <w:r w:rsidRPr="00F27756">
        <w:rPr>
          <w:rStyle w:val="StyleUnderline"/>
          <w:highlight w:val="cyan"/>
        </w:rPr>
        <w:t>economies by increasing the costs of economic transactions</w:t>
      </w:r>
      <w:r w:rsidRPr="00BD6DDF">
        <w:rPr>
          <w:sz w:val="12"/>
        </w:rPr>
        <w:t xml:space="preserve">—for example, </w:t>
      </w:r>
      <w:r w:rsidRPr="00BD6DDF">
        <w:rPr>
          <w:rStyle w:val="StyleUnderline"/>
        </w:rPr>
        <w:t>because of enhanced security measures to ensure the safety</w:t>
      </w:r>
      <w:r w:rsidRPr="00BD6DDF">
        <w:rPr>
          <w:sz w:val="12"/>
        </w:rPr>
        <w:t xml:space="preserve"> of employees and customers or higher insurance premiums. Terrorist attacks in Yemen on the USS Cole in 2000 and on the French tanker Limburg in 2002 seriously damaged that country’s shipping industry. These attacks contributed to a 300 percent rise in insurance premiums for ships using that route and led ships to bypass Yemen entirely (Enders and Sandler, 2012).</w:t>
      </w:r>
      <w:r w:rsidR="00BD6DDF" w:rsidRPr="00BD6DDF">
        <w:rPr>
          <w:sz w:val="12"/>
        </w:rPr>
        <w:t xml:space="preserve"> </w:t>
      </w:r>
      <w:r w:rsidRPr="00BD6DDF">
        <w:rPr>
          <w:sz w:val="12"/>
        </w:rPr>
        <w:t xml:space="preserve">In this article we explore the economic burden of terrorism. </w:t>
      </w:r>
      <w:r w:rsidRPr="00F27756">
        <w:rPr>
          <w:rStyle w:val="StyleUnderline"/>
          <w:highlight w:val="cyan"/>
        </w:rPr>
        <w:t>It can take myriad forms</w:t>
      </w:r>
      <w:r w:rsidRPr="00BD6DDF">
        <w:rPr>
          <w:rStyle w:val="StyleUnderline"/>
        </w:rPr>
        <w:t xml:space="preserve">, </w:t>
      </w:r>
      <w:r w:rsidRPr="00BD6DDF">
        <w:rPr>
          <w:sz w:val="12"/>
        </w:rPr>
        <w:t>but we focus on three</w:t>
      </w:r>
      <w:r w:rsidRPr="00BD6DDF">
        <w:rPr>
          <w:rStyle w:val="StyleUnderline"/>
        </w:rPr>
        <w:t xml:space="preserve">: national </w:t>
      </w:r>
      <w:r w:rsidRPr="00F27756">
        <w:rPr>
          <w:rStyle w:val="StyleUnderline"/>
          <w:highlight w:val="cyan"/>
        </w:rPr>
        <w:t>income losses and growth-</w:t>
      </w:r>
      <w:r w:rsidR="00BD6DDF" w:rsidRPr="00F27756">
        <w:rPr>
          <w:rStyle w:val="StyleUnderline"/>
          <w:highlight w:val="cyan"/>
        </w:rPr>
        <w:t>[</w:t>
      </w:r>
      <w:r w:rsidR="00F27756">
        <w:rPr>
          <w:rStyle w:val="StyleUnderline"/>
          <w:highlight w:val="cyan"/>
        </w:rPr>
        <w:t>slowing</w:t>
      </w:r>
      <w:proofErr w:type="gramStart"/>
      <w:r w:rsidR="00BD6DDF" w:rsidRPr="00F27756">
        <w:rPr>
          <w:rStyle w:val="StyleUnderline"/>
          <w:highlight w:val="cyan"/>
        </w:rPr>
        <w:t>]</w:t>
      </w:r>
      <w:r w:rsidRPr="00BD6DDF">
        <w:rPr>
          <w:strike/>
          <w:sz w:val="12"/>
        </w:rPr>
        <w:t>retarding</w:t>
      </w:r>
      <w:proofErr w:type="gramEnd"/>
      <w:r w:rsidRPr="00BD6DDF">
        <w:rPr>
          <w:rStyle w:val="StyleUnderline"/>
        </w:rPr>
        <w:t xml:space="preserve"> </w:t>
      </w:r>
      <w:r w:rsidRPr="00F27756">
        <w:rPr>
          <w:rStyle w:val="StyleUnderline"/>
          <w:highlight w:val="cyan"/>
        </w:rPr>
        <w:t>effects, dampened</w:t>
      </w:r>
      <w:r w:rsidRPr="00BD6DDF">
        <w:rPr>
          <w:rStyle w:val="StyleUnderline"/>
        </w:rPr>
        <w:t xml:space="preserve"> </w:t>
      </w:r>
      <w:r w:rsidRPr="00F27756">
        <w:rPr>
          <w:rStyle w:val="StyleUnderline"/>
          <w:highlight w:val="cyan"/>
        </w:rPr>
        <w:t>f</w:t>
      </w:r>
      <w:r w:rsidRPr="00BD6DDF">
        <w:rPr>
          <w:rStyle w:val="StyleUnderline"/>
        </w:rPr>
        <w:t xml:space="preserve">oreign </w:t>
      </w:r>
      <w:r w:rsidRPr="00F27756">
        <w:rPr>
          <w:rStyle w:val="StyleUnderline"/>
          <w:highlight w:val="cyan"/>
        </w:rPr>
        <w:t>d</w:t>
      </w:r>
      <w:r w:rsidRPr="00BD6DDF">
        <w:rPr>
          <w:rStyle w:val="StyleUnderline"/>
        </w:rPr>
        <w:t xml:space="preserve">irect </w:t>
      </w:r>
      <w:r w:rsidRPr="00F27756">
        <w:rPr>
          <w:rStyle w:val="StyleUnderline"/>
          <w:highlight w:val="cyan"/>
        </w:rPr>
        <w:t>i</w:t>
      </w:r>
      <w:r w:rsidRPr="00BD6DDF">
        <w:rPr>
          <w:rStyle w:val="StyleUnderline"/>
        </w:rPr>
        <w:t xml:space="preserve">nvestment, </w:t>
      </w:r>
      <w:r w:rsidRPr="00F27756">
        <w:rPr>
          <w:rStyle w:val="StyleUnderline"/>
          <w:highlight w:val="cyan"/>
        </w:rPr>
        <w:t>and disparate effects on</w:t>
      </w:r>
      <w:r w:rsidRPr="00BD6DDF">
        <w:rPr>
          <w:rStyle w:val="StyleUnderline"/>
        </w:rPr>
        <w:t xml:space="preserve"> international </w:t>
      </w:r>
      <w:r w:rsidRPr="00F27756">
        <w:rPr>
          <w:rStyle w:val="StyleUnderline"/>
          <w:highlight w:val="cyan"/>
        </w:rPr>
        <w:t>trade</w:t>
      </w:r>
      <w:r w:rsidRPr="00BD6DDF">
        <w:rPr>
          <w:rStyle w:val="StyleUnderline"/>
        </w:rPr>
        <w:t>.</w:t>
      </w:r>
    </w:p>
    <w:p w:rsidR="00BD6DDF" w:rsidRDefault="00BD6DDF" w:rsidP="00B80E63">
      <w:pPr>
        <w:pStyle w:val="NormalWeb"/>
        <w:shd w:val="clear" w:color="auto" w:fill="FFFFFF"/>
        <w:spacing w:before="0" w:beforeAutospacing="0" w:after="0" w:afterAutospacing="0" w:line="259" w:lineRule="atLeast"/>
        <w:ind w:left="300" w:right="300"/>
        <w:rPr>
          <w:rFonts w:ascii="Georgia" w:hAnsi="Georgia"/>
          <w:color w:val="505050"/>
          <w:sz w:val="26"/>
          <w:szCs w:val="26"/>
        </w:rPr>
      </w:pPr>
    </w:p>
    <w:p w:rsidR="00B80E63" w:rsidRDefault="00B80E63" w:rsidP="00B80E63"/>
    <w:p w:rsidR="00B80E63" w:rsidRDefault="00B80E63" w:rsidP="00B80E63">
      <w:pPr>
        <w:pStyle w:val="Heading4"/>
      </w:pPr>
      <w:r>
        <w:t xml:space="preserve">Domestic Terrorism deters FDI </w:t>
      </w:r>
      <w:r w:rsidR="00BD6DDF">
        <w:t xml:space="preserve">– even small attacks crush investor confidence </w:t>
      </w:r>
    </w:p>
    <w:p w:rsidR="00B80E63" w:rsidRPr="00B80E63" w:rsidRDefault="00B80E63" w:rsidP="00B80E63">
      <w:pPr>
        <w:rPr>
          <w:sz w:val="14"/>
        </w:rPr>
      </w:pPr>
      <w:proofErr w:type="spellStart"/>
      <w:r w:rsidRPr="00B80E63">
        <w:rPr>
          <w:b/>
        </w:rPr>
        <w:t>Bandyopadhyay</w:t>
      </w:r>
      <w:proofErr w:type="spellEnd"/>
      <w:r w:rsidRPr="00B80E63">
        <w:rPr>
          <w:b/>
        </w:rPr>
        <w:t xml:space="preserve"> et al 15</w:t>
      </w:r>
      <w:r w:rsidRPr="00B80E63">
        <w:t xml:space="preserve"> </w:t>
      </w:r>
      <w:r w:rsidRPr="00B80E63">
        <w:rPr>
          <w:sz w:val="14"/>
        </w:rPr>
        <w:t xml:space="preserve">-- </w:t>
      </w:r>
      <w:proofErr w:type="spellStart"/>
      <w:r w:rsidRPr="00B80E63">
        <w:rPr>
          <w:sz w:val="14"/>
        </w:rPr>
        <w:t>Subhayu</w:t>
      </w:r>
      <w:proofErr w:type="spellEnd"/>
      <w:r w:rsidRPr="00B80E63">
        <w:rPr>
          <w:sz w:val="14"/>
        </w:rPr>
        <w:t xml:space="preserve"> </w:t>
      </w:r>
      <w:proofErr w:type="spellStart"/>
      <w:r w:rsidRPr="00B80E63">
        <w:rPr>
          <w:sz w:val="14"/>
        </w:rPr>
        <w:t>Bandyopadhyay</w:t>
      </w:r>
      <w:proofErr w:type="spellEnd"/>
      <w:r w:rsidRPr="00B80E63">
        <w:rPr>
          <w:sz w:val="14"/>
        </w:rPr>
        <w:t xml:space="preserve"> is Research Officer at the Federal Reserve Bank of St. Louis and Research Fellow at IZA, Bonn, Germany. Todd Sandler is </w:t>
      </w:r>
      <w:proofErr w:type="spellStart"/>
      <w:r w:rsidRPr="00B80E63">
        <w:rPr>
          <w:sz w:val="14"/>
        </w:rPr>
        <w:t>Vibhooti</w:t>
      </w:r>
      <w:proofErr w:type="spellEnd"/>
      <w:r w:rsidRPr="00B80E63">
        <w:rPr>
          <w:sz w:val="14"/>
        </w:rPr>
        <w:t xml:space="preserve"> </w:t>
      </w:r>
      <w:proofErr w:type="spellStart"/>
      <w:r w:rsidRPr="00B80E63">
        <w:rPr>
          <w:sz w:val="14"/>
        </w:rPr>
        <w:t>Shukla</w:t>
      </w:r>
      <w:proofErr w:type="spellEnd"/>
      <w:r w:rsidRPr="00B80E63">
        <w:rPr>
          <w:sz w:val="14"/>
        </w:rPr>
        <w:t xml:space="preserve"> Professor of Economics and Political Economy at the University of Texas at Dallas. </w:t>
      </w:r>
      <w:proofErr w:type="spellStart"/>
      <w:proofErr w:type="gramStart"/>
      <w:r w:rsidRPr="00B80E63">
        <w:rPr>
          <w:sz w:val="14"/>
        </w:rPr>
        <w:t>Javed</w:t>
      </w:r>
      <w:proofErr w:type="spellEnd"/>
      <w:r w:rsidRPr="00B80E63">
        <w:rPr>
          <w:sz w:val="14"/>
        </w:rPr>
        <w:t xml:space="preserve"> </w:t>
      </w:r>
      <w:proofErr w:type="spellStart"/>
      <w:r w:rsidRPr="00B80E63">
        <w:rPr>
          <w:sz w:val="14"/>
        </w:rPr>
        <w:t>Younasis</w:t>
      </w:r>
      <w:proofErr w:type="spellEnd"/>
      <w:r w:rsidRPr="00B80E63">
        <w:rPr>
          <w:sz w:val="14"/>
        </w:rPr>
        <w:t xml:space="preserve"> Associate Professor of Economics at the American University of </w:t>
      </w:r>
      <w:proofErr w:type="spellStart"/>
      <w:r w:rsidRPr="00B80E63">
        <w:rPr>
          <w:sz w:val="14"/>
        </w:rPr>
        <w:t>Sharjah</w:t>
      </w:r>
      <w:proofErr w:type="spellEnd"/>
      <w:r w:rsidRPr="00B80E63">
        <w:rPr>
          <w:sz w:val="14"/>
        </w:rPr>
        <w:t>, United Arab Emirates.</w:t>
      </w:r>
      <w:proofErr w:type="gramEnd"/>
      <w:r w:rsidRPr="00B80E63">
        <w:rPr>
          <w:sz w:val="14"/>
        </w:rPr>
        <w:t xml:space="preserve"> “The Toll of Terrorism” http://www.imf.org/external/pubs/ft/fandd/2015/06/bandyopa.htm</w:t>
      </w:r>
    </w:p>
    <w:p w:rsidR="00B80E63" w:rsidRPr="00B80E63" w:rsidRDefault="00B80E63" w:rsidP="00B80E63">
      <w:pPr>
        <w:rPr>
          <w:sz w:val="14"/>
        </w:rPr>
      </w:pPr>
      <w:r w:rsidRPr="00B80E63">
        <w:rPr>
          <w:sz w:val="14"/>
        </w:rPr>
        <w:t xml:space="preserve">Scaring off investors </w:t>
      </w:r>
      <w:proofErr w:type="gramStart"/>
      <w:r w:rsidRPr="00BD6DDF">
        <w:rPr>
          <w:rStyle w:val="StyleUnderline"/>
          <w:highlight w:val="cyan"/>
        </w:rPr>
        <w:t>Increased</w:t>
      </w:r>
      <w:proofErr w:type="gramEnd"/>
      <w:r w:rsidRPr="00BD6DDF">
        <w:rPr>
          <w:rStyle w:val="StyleUnderline"/>
          <w:highlight w:val="cyan"/>
        </w:rPr>
        <w:t xml:space="preserve"> terrorism</w:t>
      </w:r>
      <w:r w:rsidRPr="00B80E63">
        <w:rPr>
          <w:sz w:val="14"/>
        </w:rPr>
        <w:t xml:space="preserve"> in a particular area </w:t>
      </w:r>
      <w:r w:rsidRPr="00BD6DDF">
        <w:rPr>
          <w:rStyle w:val="StyleUnderline"/>
          <w:highlight w:val="cyan"/>
        </w:rPr>
        <w:t>tends to depress the expected return on capital invested</w:t>
      </w:r>
      <w:r w:rsidRPr="00B80E63">
        <w:rPr>
          <w:sz w:val="14"/>
        </w:rPr>
        <w:t xml:space="preserve"> there, </w:t>
      </w:r>
      <w:r w:rsidRPr="00BD6DDF">
        <w:rPr>
          <w:rStyle w:val="StyleUnderline"/>
          <w:highlight w:val="cyan"/>
        </w:rPr>
        <w:t>which shifts investment</w:t>
      </w:r>
      <w:r w:rsidRPr="00B80E63">
        <w:rPr>
          <w:sz w:val="14"/>
        </w:rPr>
        <w:t xml:space="preserve"> elsewhere. </w:t>
      </w:r>
      <w:r w:rsidRPr="00B80E63">
        <w:rPr>
          <w:rStyle w:val="StyleUnderline"/>
        </w:rPr>
        <w:t>This reduces the stock of productive capital and the flow of productivity-enhancing technology</w:t>
      </w:r>
      <w:r w:rsidRPr="00B80E63">
        <w:rPr>
          <w:sz w:val="14"/>
        </w:rPr>
        <w:t xml:space="preserve"> to the affected nation. For example, from the mid-1970s through 1991, terrorist incidents reduced net foreign direct investment in Spain by 13.5 percent and in Greece by 11.9 percent (Enders and Sandler, 1996). In fact, </w:t>
      </w:r>
      <w:r w:rsidRPr="00BD6DDF">
        <w:rPr>
          <w:rStyle w:val="StyleUnderline"/>
          <w:highlight w:val="cyan"/>
        </w:rPr>
        <w:t>the initial loss</w:t>
      </w:r>
      <w:r w:rsidRPr="00B80E63">
        <w:rPr>
          <w:rStyle w:val="StyleUnderline"/>
        </w:rPr>
        <w:t xml:space="preserve"> of productive resources as a result of terrorism </w:t>
      </w:r>
      <w:r w:rsidRPr="00BD6DDF">
        <w:rPr>
          <w:rStyle w:val="StyleUnderline"/>
          <w:highlight w:val="cyan"/>
        </w:rPr>
        <w:t>may increase</w:t>
      </w:r>
      <w:r w:rsidRPr="00B80E63">
        <w:rPr>
          <w:rStyle w:val="StyleUnderline"/>
        </w:rPr>
        <w:t xml:space="preserve"> </w:t>
      </w:r>
      <w:proofErr w:type="spellStart"/>
      <w:r w:rsidRPr="00B80E63">
        <w:rPr>
          <w:rStyle w:val="StyleUnderline"/>
        </w:rPr>
        <w:t>manyfold</w:t>
      </w:r>
      <w:proofErr w:type="spellEnd"/>
      <w:r w:rsidRPr="00B80E63">
        <w:rPr>
          <w:rStyle w:val="StyleUnderline"/>
        </w:rPr>
        <w:t xml:space="preserve"> </w:t>
      </w:r>
      <w:r w:rsidRPr="00BD6DDF">
        <w:rPr>
          <w:rStyle w:val="StyleUnderline"/>
          <w:highlight w:val="cyan"/>
        </w:rPr>
        <w:t>because</w:t>
      </w:r>
      <w:r w:rsidRPr="00B80E63">
        <w:rPr>
          <w:rStyle w:val="StyleUnderline"/>
        </w:rPr>
        <w:t xml:space="preserve"> potential </w:t>
      </w:r>
      <w:r w:rsidRPr="00BD6DDF">
        <w:rPr>
          <w:rStyle w:val="StyleUnderline"/>
          <w:highlight w:val="cyan"/>
        </w:rPr>
        <w:t>foreign investors shift</w:t>
      </w:r>
      <w:r w:rsidRPr="00B80E63">
        <w:rPr>
          <w:rStyle w:val="StyleUnderline"/>
        </w:rPr>
        <w:t xml:space="preserve"> their investments </w:t>
      </w:r>
      <w:r w:rsidRPr="00BD6DDF">
        <w:rPr>
          <w:rStyle w:val="StyleUnderline"/>
          <w:highlight w:val="cyan"/>
        </w:rPr>
        <w:t>to other</w:t>
      </w:r>
      <w:r w:rsidRPr="00B80E63">
        <w:rPr>
          <w:rStyle w:val="StyleUnderline"/>
        </w:rPr>
        <w:t>,</w:t>
      </w:r>
      <w:r w:rsidRPr="00B80E63">
        <w:rPr>
          <w:sz w:val="14"/>
        </w:rPr>
        <w:t xml:space="preserve"> presumably </w:t>
      </w:r>
      <w:r w:rsidRPr="00B80E63">
        <w:rPr>
          <w:rStyle w:val="StyleUnderline"/>
        </w:rPr>
        <w:t xml:space="preserve">safer, </w:t>
      </w:r>
      <w:r w:rsidRPr="00BD6DDF">
        <w:rPr>
          <w:rStyle w:val="StyleUnderline"/>
          <w:highlight w:val="cyan"/>
        </w:rPr>
        <w:t>destinations</w:t>
      </w:r>
      <w:r w:rsidRPr="00B80E63">
        <w:rPr>
          <w:sz w:val="14"/>
        </w:rPr>
        <w:t xml:space="preserve">. </w:t>
      </w:r>
      <w:proofErr w:type="spellStart"/>
      <w:r w:rsidRPr="00B80E63">
        <w:rPr>
          <w:sz w:val="14"/>
        </w:rPr>
        <w:t>Abadie</w:t>
      </w:r>
      <w:proofErr w:type="spellEnd"/>
      <w:r w:rsidRPr="00B80E63">
        <w:rPr>
          <w:sz w:val="14"/>
        </w:rPr>
        <w:t xml:space="preserve"> and </w:t>
      </w:r>
      <w:proofErr w:type="spellStart"/>
      <w:r w:rsidRPr="00B80E63">
        <w:rPr>
          <w:sz w:val="14"/>
        </w:rPr>
        <w:t>Gardeazabal</w:t>
      </w:r>
      <w:proofErr w:type="spellEnd"/>
      <w:r w:rsidRPr="00B80E63">
        <w:rPr>
          <w:sz w:val="14"/>
        </w:rPr>
        <w:t xml:space="preserve"> (2008) showed that </w:t>
      </w:r>
      <w:r w:rsidRPr="00B80E63">
        <w:rPr>
          <w:rStyle w:val="StyleUnderline"/>
        </w:rPr>
        <w:t>a</w:t>
      </w:r>
      <w:r w:rsidRPr="00B80E63">
        <w:rPr>
          <w:sz w:val="14"/>
        </w:rPr>
        <w:t xml:space="preserve"> relatively </w:t>
      </w:r>
      <w:r w:rsidRPr="00B80E63">
        <w:rPr>
          <w:rStyle w:val="StyleUnderline"/>
        </w:rPr>
        <w:t>small increase in the</w:t>
      </w:r>
      <w:r w:rsidRPr="00B80E63">
        <w:rPr>
          <w:sz w:val="14"/>
        </w:rPr>
        <w:t xml:space="preserve"> perceived </w:t>
      </w:r>
      <w:r w:rsidRPr="00B80E63">
        <w:rPr>
          <w:rStyle w:val="StyleUnderline"/>
        </w:rPr>
        <w:t>risk</w:t>
      </w:r>
      <w:r w:rsidRPr="00B80E63">
        <w:rPr>
          <w:sz w:val="14"/>
        </w:rPr>
        <w:t xml:space="preserve"> of terrorism </w:t>
      </w:r>
      <w:r w:rsidRPr="00B80E63">
        <w:rPr>
          <w:rStyle w:val="StyleUnderline"/>
        </w:rPr>
        <w:t>can cause an outsized reduction</w:t>
      </w:r>
      <w:r w:rsidRPr="00B80E63">
        <w:rPr>
          <w:sz w:val="14"/>
        </w:rPr>
        <w:t xml:space="preserve"> </w:t>
      </w:r>
      <w:r w:rsidRPr="00B80E63">
        <w:rPr>
          <w:rStyle w:val="StyleUnderline"/>
        </w:rPr>
        <w:t>in a country’s net stock of foreign direct investment</w:t>
      </w:r>
      <w:r w:rsidRPr="00B80E63">
        <w:rPr>
          <w:sz w:val="14"/>
        </w:rPr>
        <w:t xml:space="preserve"> and inflict significant damage on its economy. We analyzed 78 developing economies over the period 1984–2008 (</w:t>
      </w:r>
      <w:proofErr w:type="spellStart"/>
      <w:r w:rsidRPr="00B80E63">
        <w:rPr>
          <w:sz w:val="14"/>
        </w:rPr>
        <w:t>Bandyopadhyay</w:t>
      </w:r>
      <w:proofErr w:type="spellEnd"/>
      <w:r w:rsidRPr="00B80E63">
        <w:rPr>
          <w:sz w:val="14"/>
        </w:rPr>
        <w:t xml:space="preserve">, Sandler, and </w:t>
      </w:r>
      <w:proofErr w:type="spellStart"/>
      <w:r w:rsidRPr="00B80E63">
        <w:rPr>
          <w:sz w:val="14"/>
        </w:rPr>
        <w:t>Younas</w:t>
      </w:r>
      <w:proofErr w:type="spellEnd"/>
      <w:r w:rsidRPr="00B80E63">
        <w:rPr>
          <w:sz w:val="14"/>
        </w:rPr>
        <w:t xml:space="preserve">, 2014) and found that on average </w:t>
      </w:r>
      <w:r w:rsidRPr="00BD6DDF">
        <w:rPr>
          <w:rStyle w:val="Emphasis"/>
          <w:highlight w:val="cyan"/>
        </w:rPr>
        <w:t>a relatively small increase</w:t>
      </w:r>
      <w:r w:rsidRPr="00BD6DDF">
        <w:rPr>
          <w:rStyle w:val="StyleUnderline"/>
          <w:highlight w:val="cyan"/>
        </w:rPr>
        <w:t xml:space="preserve"> in a country’s domestic terrorist incidents</w:t>
      </w:r>
      <w:r w:rsidRPr="00B80E63">
        <w:rPr>
          <w:rStyle w:val="StyleUnderline"/>
        </w:rPr>
        <w:t xml:space="preserve"> per 100,000 persons </w:t>
      </w:r>
      <w:r w:rsidRPr="00BD6DDF">
        <w:rPr>
          <w:rStyle w:val="Emphasis"/>
          <w:highlight w:val="cyan"/>
        </w:rPr>
        <w:t>sharply reduced</w:t>
      </w:r>
      <w:r w:rsidRPr="00BD6DDF">
        <w:rPr>
          <w:rStyle w:val="StyleUnderline"/>
          <w:highlight w:val="cyan"/>
        </w:rPr>
        <w:t xml:space="preserve"> net foreign direct investment</w:t>
      </w:r>
      <w:r w:rsidRPr="00B80E63">
        <w:rPr>
          <w:sz w:val="14"/>
        </w:rPr>
        <w:t xml:space="preserve">. </w:t>
      </w:r>
      <w:r w:rsidRPr="00B80E63">
        <w:rPr>
          <w:rStyle w:val="StyleUnderline"/>
        </w:rPr>
        <w:t>There was a similarly large reduction in net investment if the terrorist incidents originated abroad</w:t>
      </w:r>
      <w:r w:rsidRPr="00B80E63">
        <w:rPr>
          <w:sz w:val="14"/>
        </w:rPr>
        <w:t xml:space="preserve"> or involved foreigners or foreign assets in the attacked country. We also found that greater official aid flows can substantially offset the damage to foreign direct investment—perhaps in part because the increased aid allows recipient nations to invest in more effective counterterrorism efforts. Most countries that experienced above-average domestic or transnational terrorist incidents during 1970–2011 received less foreign direct investment or foreign aid than the average among the 122 in the sample (see table). It is difficult to assess causation, but the table suggests a troubling association between terrorism and depressed aid and foreign direct investment, both of which are crucial for developing economies. It is generally believed that there are higher risks in trading with a nation afflicted by terrorism, which cause an increase in transaction costs and tend to reduce trade. For example, after the September 11 attacks on New York City and the Washington, D.C., area, the U.S. border was temporarily closed, holding up truck traffic between the United States and Canada for an extended time. </w:t>
      </w:r>
      <w:proofErr w:type="spellStart"/>
      <w:r w:rsidRPr="00B80E63">
        <w:rPr>
          <w:sz w:val="14"/>
        </w:rPr>
        <w:t>Nitsch</w:t>
      </w:r>
      <w:proofErr w:type="spellEnd"/>
      <w:r w:rsidRPr="00B80E63">
        <w:rPr>
          <w:sz w:val="14"/>
        </w:rPr>
        <w:t xml:space="preserve"> and Schumacher (2004) analyzed a sample of 200 countries over the period 1960–93 and found that when terrorism incidents in a pair of trading countries double in one year, trade between them falls by about 4 percent that same year. They also found that</w:t>
      </w:r>
      <w:r w:rsidRPr="00B80E63">
        <w:rPr>
          <w:rStyle w:val="StyleUnderline"/>
        </w:rPr>
        <w:t xml:space="preserve"> </w:t>
      </w:r>
      <w:r w:rsidRPr="00BD6DDF">
        <w:rPr>
          <w:rStyle w:val="StyleUnderline"/>
          <w:highlight w:val="cyan"/>
        </w:rPr>
        <w:t>when one of two trading partners suffers</w:t>
      </w:r>
      <w:r w:rsidRPr="00B80E63">
        <w:rPr>
          <w:rStyle w:val="StyleUnderline"/>
        </w:rPr>
        <w:t xml:space="preserve"> at least </w:t>
      </w:r>
      <w:r w:rsidRPr="00BD6DDF">
        <w:rPr>
          <w:rStyle w:val="StyleUnderline"/>
          <w:highlight w:val="cyan"/>
        </w:rPr>
        <w:t>one terrorist attack, it reduces trade</w:t>
      </w:r>
      <w:r w:rsidRPr="00B80E63">
        <w:rPr>
          <w:rStyle w:val="StyleUnderline"/>
        </w:rPr>
        <w:t xml:space="preserve"> between them to 91 percent of what it would be in the absence of terrorism. </w:t>
      </w:r>
      <w:proofErr w:type="spellStart"/>
      <w:r w:rsidRPr="00B80E63">
        <w:rPr>
          <w:sz w:val="14"/>
        </w:rPr>
        <w:t>Blomberg</w:t>
      </w:r>
      <w:proofErr w:type="spellEnd"/>
      <w:r w:rsidRPr="00B80E63">
        <w:rPr>
          <w:sz w:val="14"/>
        </w:rPr>
        <w:t xml:space="preserve"> and Hess (2006) estimated that terrorism and other internal and external conflicts retard trade as much as a 30 percent tariff. More specifically, they found that any trading partner that experienced terrorism experienced close to a 4 percent reduction in bilateral trade. But Egger and </w:t>
      </w:r>
      <w:proofErr w:type="spellStart"/>
      <w:r w:rsidRPr="00B80E63">
        <w:rPr>
          <w:sz w:val="14"/>
        </w:rPr>
        <w:t>Gassebner</w:t>
      </w:r>
      <w:proofErr w:type="spellEnd"/>
      <w:r w:rsidRPr="00B80E63">
        <w:rPr>
          <w:sz w:val="14"/>
        </w:rPr>
        <w:t xml:space="preserve"> (2015) found more modest trade effects. Terrorism had few to no short-term effects; it was significant over the medium term, which they defined as “more than one and a half years after an attack/incident.” Abstracting from the impact of transaction costs from terrorism, </w:t>
      </w:r>
      <w:proofErr w:type="spellStart"/>
      <w:r w:rsidRPr="00B80E63">
        <w:rPr>
          <w:sz w:val="14"/>
        </w:rPr>
        <w:t>Bandyopadhyay</w:t>
      </w:r>
      <w:proofErr w:type="spellEnd"/>
      <w:r w:rsidRPr="00B80E63">
        <w:rPr>
          <w:sz w:val="14"/>
        </w:rPr>
        <w:t xml:space="preserve"> and Sandler (2014b) found that terrorism may not necessarily reduce trade, because resources can be reallocated. </w:t>
      </w:r>
      <w:proofErr w:type="gramStart"/>
      <w:r w:rsidRPr="00B80E63">
        <w:rPr>
          <w:sz w:val="14"/>
        </w:rPr>
        <w:t>If terrorism disproportionately harmed one productive resource (say land) relative to another (say labor), then resources would flow to the labor-intensive sector.</w:t>
      </w:r>
      <w:proofErr w:type="gramEnd"/>
      <w:r w:rsidRPr="00B80E63">
        <w:rPr>
          <w:sz w:val="14"/>
        </w:rPr>
        <w:t xml:space="preserve"> If a country exported labor-intensive goods, such as textiles, terrorism could actually lead to increased production and exportation. In other words, although terrorism may reduce trade in a particular product because it increases transaction costs, its ultimate impact may be either to raise or reduce overall trade. These apparently contradictory empirical and theoretical findings present rich prospects for future study. Of course terrorism has repercussions beyond human and material destruction and the economic effects discussed in this article. Terrorism also influences immigration and immigration policy. The traditional gains and losses from the international movement of labor may be magnified by national security considerations rooted in a terrorism response. For example, a recent study by </w:t>
      </w:r>
      <w:proofErr w:type="spellStart"/>
      <w:r w:rsidRPr="00B80E63">
        <w:rPr>
          <w:sz w:val="14"/>
        </w:rPr>
        <w:t>Bandyopadhyay</w:t>
      </w:r>
      <w:proofErr w:type="spellEnd"/>
      <w:r w:rsidRPr="00B80E63">
        <w:rPr>
          <w:sz w:val="14"/>
        </w:rPr>
        <w:t xml:space="preserve"> and Sandler (2014a) focused on a terrorist organization based in a developing country. It showed that the immigration policy of the developed country targeted by the terrorist group can be critical to containing transnational terrorism. Transnational terrorism targeted at well-protected developed countries tends to be more skill intensive: it takes a relatively sophisticated terrorist to plan and successfully execute such an attack. Immigration policies that attract highly skilled people to developed countries can drain the pool of highly skilled terrorist recruits and may cut down on transnational terrorism. </w:t>
      </w:r>
      <w:r w:rsidRPr="00B80E63">
        <w:rPr>
          <w:rFonts w:ascii="Times New Roman" w:hAnsi="Times New Roman" w:cs="Times New Roman"/>
          <w:sz w:val="14"/>
        </w:rPr>
        <w:t>■</w:t>
      </w:r>
    </w:p>
    <w:p w:rsidR="00BD6DDF" w:rsidRPr="00AC4051" w:rsidRDefault="00BD6DDF" w:rsidP="00BD6DDF">
      <w:pPr>
        <w:pStyle w:val="Heading4"/>
      </w:pPr>
      <w:r>
        <w:rPr>
          <w:u w:val="single"/>
        </w:rPr>
        <w:t>FDI competitiveness</w:t>
      </w:r>
      <w:r>
        <w:t xml:space="preserve"> is vital to sustained economic recovery </w:t>
      </w:r>
    </w:p>
    <w:p w:rsidR="00BD6DDF" w:rsidRPr="00BD6DDF" w:rsidRDefault="00BD6DDF" w:rsidP="00BD6DDF">
      <w:pPr>
        <w:rPr>
          <w:b/>
          <w:sz w:val="18"/>
        </w:rPr>
      </w:pPr>
      <w:proofErr w:type="spellStart"/>
      <w:proofErr w:type="gramStart"/>
      <w:r>
        <w:rPr>
          <w:rStyle w:val="AuthorYear"/>
        </w:rPr>
        <w:t>Kornecki</w:t>
      </w:r>
      <w:proofErr w:type="spellEnd"/>
      <w:r>
        <w:rPr>
          <w:rStyle w:val="AuthorYear"/>
        </w:rPr>
        <w:t xml:space="preserve"> ’13 </w:t>
      </w:r>
      <w:r w:rsidRPr="00BD6DDF">
        <w:rPr>
          <w:sz w:val="16"/>
        </w:rPr>
        <w:t>[L.</w:t>
      </w:r>
      <w:proofErr w:type="gramEnd"/>
      <w:r w:rsidRPr="00BD6DDF">
        <w:rPr>
          <w:sz w:val="16"/>
        </w:rPr>
        <w:t xml:space="preserve">  </w:t>
      </w:r>
      <w:proofErr w:type="gramStart"/>
      <w:r w:rsidRPr="00BD6DDF">
        <w:rPr>
          <w:sz w:val="16"/>
        </w:rPr>
        <w:t>PhD in Economics, Prof Embry-Riddle Aeronautical University’s College of Business.</w:t>
      </w:r>
      <w:proofErr w:type="gramEnd"/>
      <w:r w:rsidRPr="00BD6DDF">
        <w:rPr>
          <w:sz w:val="16"/>
        </w:rPr>
        <w:t xml:space="preserve">  “Inward FDI in the United States and its policy context” Columbia FDI Profiles, 2/4/13 </w:t>
      </w:r>
      <w:hyperlink r:id="rId57" w:history="1">
        <w:r w:rsidRPr="00BD6DDF">
          <w:rPr>
            <w:rStyle w:val="Hyperlink"/>
            <w:sz w:val="16"/>
          </w:rPr>
          <w:t>http://www.vcc.columbia.edu/files/vale/documents/US_IFDI_-_FINAL_-_REVISED_Feb_4_2013.pdf</w:t>
        </w:r>
      </w:hyperlink>
      <w:r w:rsidRPr="00BD6DDF">
        <w:rPr>
          <w:sz w:val="16"/>
        </w:rPr>
        <w:t>]</w:t>
      </w:r>
    </w:p>
    <w:p w:rsidR="00BD6DDF" w:rsidRDefault="00BD6DDF" w:rsidP="00BD6DDF">
      <w:pPr>
        <w:rPr>
          <w:sz w:val="16"/>
        </w:rPr>
      </w:pPr>
      <w:r w:rsidRPr="000C32A2">
        <w:rPr>
          <w:sz w:val="16"/>
        </w:rPr>
        <w:t>Inward foreign direct investment (</w:t>
      </w:r>
      <w:r w:rsidRPr="00BA4EA9">
        <w:rPr>
          <w:rStyle w:val="StyleUnderline"/>
          <w:highlight w:val="green"/>
        </w:rPr>
        <w:t>IFDI</w:t>
      </w:r>
      <w:r w:rsidRPr="000C32A2">
        <w:rPr>
          <w:sz w:val="16"/>
        </w:rPr>
        <w:t xml:space="preserve">) </w:t>
      </w:r>
      <w:r w:rsidRPr="00BA4EA9">
        <w:rPr>
          <w:rStyle w:val="StyleUnderline"/>
          <w:highlight w:val="green"/>
        </w:rPr>
        <w:t>represents</w:t>
      </w:r>
      <w:r w:rsidRPr="00BA4EA9">
        <w:rPr>
          <w:rStyle w:val="StyleUnderline"/>
          <w:sz w:val="12"/>
          <w:highlight w:val="green"/>
        </w:rPr>
        <w:t xml:space="preserve">¶ </w:t>
      </w:r>
      <w:r w:rsidRPr="00BA4EA9">
        <w:rPr>
          <w:rStyle w:val="StyleUnderline"/>
          <w:highlight w:val="green"/>
        </w:rPr>
        <w:t>an</w:t>
      </w:r>
      <w:r w:rsidRPr="00BA4EA9">
        <w:rPr>
          <w:sz w:val="16"/>
          <w:highlight w:val="green"/>
        </w:rPr>
        <w:t xml:space="preserve"> </w:t>
      </w:r>
      <w:r w:rsidRPr="00BA4EA9">
        <w:rPr>
          <w:rStyle w:val="Emphasis"/>
          <w:highlight w:val="green"/>
        </w:rPr>
        <w:t xml:space="preserve">integral part </w:t>
      </w:r>
      <w:r w:rsidRPr="00BA4EA9">
        <w:rPr>
          <w:rStyle w:val="StyleUnderline"/>
          <w:highlight w:val="green"/>
        </w:rPr>
        <w:t>of the</w:t>
      </w:r>
      <w:r w:rsidRPr="000C32A2">
        <w:rPr>
          <w:sz w:val="16"/>
        </w:rPr>
        <w:t xml:space="preserve"> United States (U.S.)</w:t>
      </w:r>
      <w:r w:rsidRPr="000C32A2">
        <w:rPr>
          <w:sz w:val="12"/>
        </w:rPr>
        <w:t>¶</w:t>
      </w:r>
      <w:r w:rsidRPr="000C32A2">
        <w:rPr>
          <w:sz w:val="16"/>
        </w:rPr>
        <w:t xml:space="preserve"> </w:t>
      </w:r>
      <w:r w:rsidRPr="00BA4EA9">
        <w:rPr>
          <w:rStyle w:val="StyleUnderline"/>
          <w:highlight w:val="green"/>
        </w:rPr>
        <w:t>economy</w:t>
      </w:r>
      <w:r w:rsidRPr="00CD62A7">
        <w:rPr>
          <w:rStyle w:val="StyleUnderline"/>
        </w:rPr>
        <w:t>,</w:t>
      </w:r>
      <w:r w:rsidRPr="000C32A2">
        <w:rPr>
          <w:sz w:val="16"/>
        </w:rPr>
        <w:t xml:space="preserve"> </w:t>
      </w:r>
      <w:r w:rsidRPr="00BA4EA9">
        <w:rPr>
          <w:rStyle w:val="StyleUnderline"/>
          <w:highlight w:val="green"/>
        </w:rPr>
        <w:t>with</w:t>
      </w:r>
      <w:r w:rsidRPr="00CD62A7">
        <w:rPr>
          <w:rStyle w:val="StyleUnderline"/>
        </w:rPr>
        <w:t xml:space="preserve"> </w:t>
      </w:r>
      <w:r w:rsidRPr="00785667">
        <w:rPr>
          <w:sz w:val="16"/>
        </w:rPr>
        <w:t>its stock</w:t>
      </w:r>
      <w:r w:rsidRPr="00785667">
        <w:rPr>
          <w:sz w:val="8"/>
        </w:rPr>
        <w:t xml:space="preserve"> </w:t>
      </w:r>
      <w:r w:rsidRPr="000C32A2">
        <w:rPr>
          <w:sz w:val="16"/>
        </w:rPr>
        <w:t>growing from US$ 83 billion</w:t>
      </w:r>
      <w:r w:rsidRPr="000C32A2">
        <w:rPr>
          <w:sz w:val="12"/>
        </w:rPr>
        <w:t>¶</w:t>
      </w:r>
      <w:r w:rsidRPr="000C32A2">
        <w:rPr>
          <w:sz w:val="16"/>
        </w:rPr>
        <w:t xml:space="preserve"> in 1980 to US$ </w:t>
      </w:r>
      <w:r w:rsidRPr="00BA4EA9">
        <w:rPr>
          <w:rStyle w:val="Emphasis"/>
          <w:highlight w:val="green"/>
        </w:rPr>
        <w:t>3.5 trillion</w:t>
      </w:r>
      <w:r w:rsidRPr="000C32A2">
        <w:rPr>
          <w:sz w:val="16"/>
        </w:rPr>
        <w:t xml:space="preserve"> in 2011. </w:t>
      </w:r>
      <w:r w:rsidRPr="00CD62A7">
        <w:rPr>
          <w:rStyle w:val="StyleUnderline"/>
        </w:rPr>
        <w:t>The</w:t>
      </w:r>
      <w:r w:rsidRPr="000C32A2">
        <w:rPr>
          <w:rStyle w:val="StyleUnderline"/>
          <w:sz w:val="12"/>
        </w:rPr>
        <w:t xml:space="preserve">¶ </w:t>
      </w:r>
      <w:r w:rsidRPr="00CD62A7">
        <w:rPr>
          <w:rStyle w:val="StyleUnderline"/>
        </w:rPr>
        <w:t>United States</w:t>
      </w:r>
      <w:r w:rsidRPr="000C32A2">
        <w:rPr>
          <w:sz w:val="16"/>
        </w:rPr>
        <w:t>, which had earlier been primarily a h</w:t>
      </w:r>
      <w:r w:rsidRPr="000C32A2">
        <w:rPr>
          <w:sz w:val="12"/>
        </w:rPr>
        <w:t>¶</w:t>
      </w:r>
      <w:r w:rsidRPr="000C32A2">
        <w:rPr>
          <w:sz w:val="16"/>
        </w:rPr>
        <w:t xml:space="preserve"> </w:t>
      </w:r>
      <w:proofErr w:type="spellStart"/>
      <w:r w:rsidRPr="000C32A2">
        <w:rPr>
          <w:sz w:val="16"/>
        </w:rPr>
        <w:t>ome</w:t>
      </w:r>
      <w:proofErr w:type="spellEnd"/>
      <w:r w:rsidRPr="000C32A2">
        <w:rPr>
          <w:sz w:val="16"/>
        </w:rPr>
        <w:t xml:space="preserve"> for multinational enterprises (MNEs</w:t>
      </w:r>
      <w:proofErr w:type="gramStart"/>
      <w:r w:rsidRPr="000C32A2">
        <w:rPr>
          <w:sz w:val="16"/>
        </w:rPr>
        <w:t>)</w:t>
      </w:r>
      <w:r w:rsidRPr="000C32A2">
        <w:rPr>
          <w:sz w:val="12"/>
        </w:rPr>
        <w:t>¶</w:t>
      </w:r>
      <w:proofErr w:type="gramEnd"/>
      <w:r w:rsidRPr="000C32A2">
        <w:rPr>
          <w:sz w:val="16"/>
        </w:rPr>
        <w:t xml:space="preserve"> rather than a host for affiliates of foreign MNEs,</w:t>
      </w:r>
      <w:r w:rsidRPr="000C32A2">
        <w:rPr>
          <w:sz w:val="12"/>
        </w:rPr>
        <w:t>¶</w:t>
      </w:r>
      <w:r w:rsidRPr="000C32A2">
        <w:rPr>
          <w:sz w:val="16"/>
        </w:rPr>
        <w:t xml:space="preserve"> has become a preferred host country for FDI</w:t>
      </w:r>
      <w:r w:rsidRPr="000C32A2">
        <w:rPr>
          <w:sz w:val="12"/>
        </w:rPr>
        <w:t>¶</w:t>
      </w:r>
      <w:r w:rsidRPr="000C32A2">
        <w:rPr>
          <w:sz w:val="16"/>
        </w:rPr>
        <w:t xml:space="preserve"> since the 1980s. Foreign </w:t>
      </w:r>
      <w:r w:rsidRPr="008D0B16">
        <w:rPr>
          <w:rStyle w:val="StyleUnderline"/>
        </w:rPr>
        <w:t xml:space="preserve">MNEs have contributed </w:t>
      </w:r>
      <w:proofErr w:type="spellStart"/>
      <w:r w:rsidRPr="008D0B16">
        <w:rPr>
          <w:rStyle w:val="StyleUnderline"/>
        </w:rPr>
        <w:t>robu</w:t>
      </w:r>
      <w:proofErr w:type="spellEnd"/>
      <w:r w:rsidRPr="000C32A2">
        <w:rPr>
          <w:rStyle w:val="StyleUnderline"/>
          <w:sz w:val="12"/>
        </w:rPr>
        <w:t xml:space="preserve">¶ </w:t>
      </w:r>
      <w:proofErr w:type="spellStart"/>
      <w:r w:rsidRPr="008D0B16">
        <w:rPr>
          <w:rStyle w:val="StyleUnderline"/>
        </w:rPr>
        <w:t>st</w:t>
      </w:r>
      <w:proofErr w:type="spellEnd"/>
      <w:r w:rsidRPr="008D0B16">
        <w:rPr>
          <w:rStyle w:val="StyleUnderline"/>
        </w:rPr>
        <w:t xml:space="preserve"> flows of FDI into diverse industries</w:t>
      </w:r>
      <w:r w:rsidRPr="000C32A2">
        <w:rPr>
          <w:sz w:val="16"/>
        </w:rPr>
        <w:t xml:space="preserve"> of</w:t>
      </w:r>
      <w:r w:rsidRPr="000C32A2">
        <w:rPr>
          <w:sz w:val="12"/>
        </w:rPr>
        <w:t>¶</w:t>
      </w:r>
      <w:r w:rsidRPr="000C32A2">
        <w:rPr>
          <w:sz w:val="16"/>
        </w:rPr>
        <w:t xml:space="preserve"> the U.S. economy, and total FDI inflows reached US$</w:t>
      </w:r>
      <w:r w:rsidRPr="000C32A2">
        <w:rPr>
          <w:sz w:val="12"/>
        </w:rPr>
        <w:t>¶</w:t>
      </w:r>
      <w:r w:rsidRPr="000C32A2">
        <w:rPr>
          <w:sz w:val="16"/>
        </w:rPr>
        <w:t xml:space="preserve"> 227 billion in 2011, </w:t>
      </w:r>
      <w:r w:rsidRPr="008D0B16">
        <w:rPr>
          <w:rStyle w:val="Emphasis"/>
        </w:rPr>
        <w:t>equivalent to 15% of</w:t>
      </w:r>
      <w:r w:rsidRPr="000C32A2">
        <w:rPr>
          <w:rStyle w:val="Emphasis"/>
          <w:b w:val="0"/>
          <w:sz w:val="12"/>
          <w:u w:val="none"/>
        </w:rPr>
        <w:t>¶</w:t>
      </w:r>
      <w:r w:rsidRPr="000C32A2">
        <w:rPr>
          <w:rStyle w:val="Emphasis"/>
          <w:sz w:val="12"/>
        </w:rPr>
        <w:t xml:space="preserve"> </w:t>
      </w:r>
      <w:r w:rsidRPr="008D0B16">
        <w:rPr>
          <w:rStyle w:val="Emphasis"/>
        </w:rPr>
        <w:t>global inflows</w:t>
      </w:r>
      <w:r w:rsidRPr="000C32A2">
        <w:rPr>
          <w:sz w:val="16"/>
        </w:rPr>
        <w:t>, the single largest share of any eco</w:t>
      </w:r>
      <w:r w:rsidRPr="000C32A2">
        <w:rPr>
          <w:sz w:val="12"/>
        </w:rPr>
        <w:t>¶</w:t>
      </w:r>
      <w:r w:rsidRPr="000C32A2">
        <w:rPr>
          <w:sz w:val="16"/>
        </w:rPr>
        <w:t xml:space="preserve"> </w:t>
      </w:r>
      <w:proofErr w:type="spellStart"/>
      <w:r w:rsidRPr="000C32A2">
        <w:rPr>
          <w:sz w:val="16"/>
        </w:rPr>
        <w:t>nomy</w:t>
      </w:r>
      <w:proofErr w:type="spellEnd"/>
      <w:r w:rsidRPr="000C32A2">
        <w:rPr>
          <w:sz w:val="16"/>
        </w:rPr>
        <w:t xml:space="preserve">. Inflows of </w:t>
      </w:r>
      <w:r w:rsidRPr="00BA4EA9">
        <w:rPr>
          <w:rStyle w:val="StyleUnderline"/>
          <w:highlight w:val="green"/>
        </w:rPr>
        <w:t>FDI</w:t>
      </w:r>
      <w:r w:rsidRPr="000C32A2">
        <w:rPr>
          <w:sz w:val="16"/>
        </w:rPr>
        <w:t>, with a peak of US$ 314</w:t>
      </w:r>
      <w:r w:rsidRPr="000C32A2">
        <w:rPr>
          <w:sz w:val="12"/>
        </w:rPr>
        <w:t>¶</w:t>
      </w:r>
      <w:r w:rsidRPr="000C32A2">
        <w:rPr>
          <w:sz w:val="16"/>
        </w:rPr>
        <w:t xml:space="preserve"> billion in 2000 and another of US$ 306 billion in 2</w:t>
      </w:r>
      <w:r w:rsidRPr="000C32A2">
        <w:rPr>
          <w:sz w:val="12"/>
        </w:rPr>
        <w:t>¶</w:t>
      </w:r>
      <w:r w:rsidRPr="000C32A2">
        <w:rPr>
          <w:sz w:val="16"/>
        </w:rPr>
        <w:t xml:space="preserve"> 008, </w:t>
      </w:r>
      <w:r w:rsidRPr="008D0B16">
        <w:rPr>
          <w:rStyle w:val="StyleUnderline"/>
        </w:rPr>
        <w:t>have been an important factor</w:t>
      </w:r>
      <w:r w:rsidRPr="000C32A2">
        <w:rPr>
          <w:rStyle w:val="StyleUnderline"/>
          <w:sz w:val="12"/>
        </w:rPr>
        <w:t xml:space="preserve">¶ </w:t>
      </w:r>
      <w:r w:rsidRPr="00BA4EA9">
        <w:rPr>
          <w:rStyle w:val="StyleUnderline"/>
          <w:highlight w:val="green"/>
        </w:rPr>
        <w:t>contribut</w:t>
      </w:r>
      <w:r w:rsidRPr="008D0B16">
        <w:rPr>
          <w:rStyle w:val="StyleUnderline"/>
        </w:rPr>
        <w:t xml:space="preserve">ing </w:t>
      </w:r>
      <w:r w:rsidRPr="00BA4EA9">
        <w:rPr>
          <w:rStyle w:val="StyleUnderline"/>
          <w:highlight w:val="green"/>
        </w:rPr>
        <w:t>to</w:t>
      </w:r>
      <w:r w:rsidRPr="008D0B16">
        <w:rPr>
          <w:rStyle w:val="StyleUnderline"/>
        </w:rPr>
        <w:t xml:space="preserve"> sustained economic </w:t>
      </w:r>
      <w:r w:rsidRPr="00BA4EA9">
        <w:rPr>
          <w:rStyle w:val="StyleUnderline"/>
          <w:highlight w:val="green"/>
        </w:rPr>
        <w:t>growth</w:t>
      </w:r>
      <w:r w:rsidRPr="000C32A2">
        <w:rPr>
          <w:sz w:val="16"/>
        </w:rPr>
        <w:t xml:space="preserve"> in the Un</w:t>
      </w:r>
      <w:r w:rsidRPr="000C32A2">
        <w:rPr>
          <w:sz w:val="12"/>
        </w:rPr>
        <w:t>¶</w:t>
      </w:r>
      <w:r w:rsidRPr="000C32A2">
        <w:rPr>
          <w:sz w:val="16"/>
        </w:rPr>
        <w:t xml:space="preserve"> </w:t>
      </w:r>
      <w:proofErr w:type="spellStart"/>
      <w:r w:rsidRPr="000C32A2">
        <w:rPr>
          <w:sz w:val="16"/>
        </w:rPr>
        <w:t>ited</w:t>
      </w:r>
      <w:proofErr w:type="spellEnd"/>
      <w:r w:rsidRPr="000C32A2">
        <w:rPr>
          <w:sz w:val="16"/>
        </w:rPr>
        <w:t xml:space="preserve"> States. The recent financial and</w:t>
      </w:r>
      <w:r w:rsidRPr="000C32A2">
        <w:rPr>
          <w:sz w:val="12"/>
        </w:rPr>
        <w:t>¶</w:t>
      </w:r>
      <w:r w:rsidRPr="000C32A2">
        <w:rPr>
          <w:sz w:val="16"/>
        </w:rPr>
        <w:t xml:space="preserve"> economic crises negatively impacted FDI flows to </w:t>
      </w:r>
      <w:proofErr w:type="spellStart"/>
      <w:r w:rsidRPr="000C32A2">
        <w:rPr>
          <w:sz w:val="16"/>
        </w:rPr>
        <w:t>th</w:t>
      </w:r>
      <w:proofErr w:type="spellEnd"/>
      <w:r w:rsidRPr="000C32A2">
        <w:rPr>
          <w:sz w:val="12"/>
        </w:rPr>
        <w:t>¶</w:t>
      </w:r>
      <w:r w:rsidRPr="000C32A2">
        <w:rPr>
          <w:sz w:val="16"/>
        </w:rPr>
        <w:t xml:space="preserve"> e United States and opened a period of</w:t>
      </w:r>
      <w:r w:rsidRPr="000C32A2">
        <w:rPr>
          <w:sz w:val="12"/>
        </w:rPr>
        <w:t>¶</w:t>
      </w:r>
      <w:r w:rsidRPr="000C32A2">
        <w:rPr>
          <w:sz w:val="16"/>
        </w:rPr>
        <w:t xml:space="preserve"> major uncertainty. </w:t>
      </w:r>
      <w:r w:rsidRPr="000C32A2">
        <w:rPr>
          <w:rStyle w:val="StyleUnderline"/>
        </w:rPr>
        <w:t xml:space="preserve">The </w:t>
      </w:r>
      <w:r w:rsidRPr="00BA4EA9">
        <w:rPr>
          <w:rStyle w:val="StyleUnderline"/>
          <w:highlight w:val="green"/>
        </w:rPr>
        <w:t>effectiveness of government</w:t>
      </w:r>
      <w:r w:rsidRPr="00BA4EA9">
        <w:rPr>
          <w:rStyle w:val="StyleUnderline"/>
          <w:sz w:val="12"/>
          <w:highlight w:val="green"/>
        </w:rPr>
        <w:t xml:space="preserve">¶ </w:t>
      </w:r>
      <w:r w:rsidRPr="00BA4EA9">
        <w:rPr>
          <w:rStyle w:val="StyleUnderline"/>
          <w:highlight w:val="green"/>
        </w:rPr>
        <w:t>policy</w:t>
      </w:r>
      <w:r w:rsidRPr="000C32A2">
        <w:rPr>
          <w:rStyle w:val="StyleUnderline"/>
        </w:rPr>
        <w:t xml:space="preserve"> responses </w:t>
      </w:r>
      <w:r w:rsidRPr="00BA4EA9">
        <w:rPr>
          <w:rStyle w:val="StyleUnderline"/>
          <w:highlight w:val="green"/>
        </w:rPr>
        <w:t>at</w:t>
      </w:r>
      <w:r w:rsidRPr="000C32A2">
        <w:rPr>
          <w:rStyle w:val="StyleUnderline"/>
        </w:rPr>
        <w:t xml:space="preserve"> both </w:t>
      </w:r>
      <w:r w:rsidRPr="00BA4EA9">
        <w:rPr>
          <w:rStyle w:val="StyleUnderline"/>
          <w:highlight w:val="green"/>
        </w:rPr>
        <w:t>the national and</w:t>
      </w:r>
      <w:r w:rsidRPr="00BA4EA9">
        <w:rPr>
          <w:rStyle w:val="StyleUnderline"/>
          <w:sz w:val="12"/>
          <w:highlight w:val="green"/>
        </w:rPr>
        <w:t xml:space="preserve">¶ </w:t>
      </w:r>
      <w:r w:rsidRPr="00BA4EA9">
        <w:rPr>
          <w:rStyle w:val="StyleUnderline"/>
          <w:highlight w:val="green"/>
        </w:rPr>
        <w:t>international levels</w:t>
      </w:r>
      <w:r w:rsidRPr="000C32A2">
        <w:rPr>
          <w:rStyle w:val="StyleUnderline"/>
        </w:rPr>
        <w:t xml:space="preserve"> in addressing the financial </w:t>
      </w:r>
      <w:proofErr w:type="spellStart"/>
      <w:r w:rsidRPr="000C32A2">
        <w:rPr>
          <w:rStyle w:val="StyleUnderline"/>
        </w:rPr>
        <w:t>cr</w:t>
      </w:r>
      <w:proofErr w:type="spellEnd"/>
      <w:r w:rsidRPr="000C32A2">
        <w:rPr>
          <w:rStyle w:val="StyleUnderline"/>
          <w:sz w:val="12"/>
        </w:rPr>
        <w:t xml:space="preserve">¶ </w:t>
      </w:r>
      <w:proofErr w:type="spellStart"/>
      <w:proofErr w:type="gramStart"/>
      <w:r w:rsidRPr="000C32A2">
        <w:rPr>
          <w:rStyle w:val="StyleUnderline"/>
        </w:rPr>
        <w:t>isis</w:t>
      </w:r>
      <w:proofErr w:type="spellEnd"/>
      <w:proofErr w:type="gramEnd"/>
      <w:r w:rsidRPr="000C32A2">
        <w:rPr>
          <w:rStyle w:val="StyleUnderline"/>
        </w:rPr>
        <w:t xml:space="preserve"> and its economic consequences </w:t>
      </w:r>
      <w:r w:rsidRPr="00BA4EA9">
        <w:rPr>
          <w:rStyle w:val="StyleUnderline"/>
          <w:highlight w:val="green"/>
        </w:rPr>
        <w:t>will play a</w:t>
      </w:r>
      <w:r w:rsidRPr="00BA4EA9">
        <w:rPr>
          <w:rStyle w:val="StyleUnderline"/>
          <w:sz w:val="12"/>
          <w:highlight w:val="green"/>
        </w:rPr>
        <w:t xml:space="preserve">¶ </w:t>
      </w:r>
      <w:r w:rsidRPr="00BA4EA9">
        <w:rPr>
          <w:rStyle w:val="StyleUnderline"/>
          <w:highlight w:val="green"/>
        </w:rPr>
        <w:t>crucial role</w:t>
      </w:r>
      <w:r w:rsidRPr="000C32A2">
        <w:rPr>
          <w:rStyle w:val="StyleUnderline"/>
        </w:rPr>
        <w:t xml:space="preserve"> </w:t>
      </w:r>
      <w:r w:rsidRPr="000C32A2">
        <w:rPr>
          <w:sz w:val="16"/>
        </w:rPr>
        <w:t>for creating favorable conditions for</w:t>
      </w:r>
      <w:r w:rsidRPr="000C32A2">
        <w:rPr>
          <w:sz w:val="12"/>
        </w:rPr>
        <w:t>¶</w:t>
      </w:r>
      <w:r w:rsidRPr="000C32A2">
        <w:rPr>
          <w:sz w:val="16"/>
        </w:rPr>
        <w:t xml:space="preserve"> a rebound in FDI inflows. </w:t>
      </w:r>
      <w:r w:rsidRPr="000C32A2">
        <w:rPr>
          <w:rStyle w:val="StyleUnderline"/>
        </w:rPr>
        <w:t xml:space="preserve">Inward </w:t>
      </w:r>
      <w:r w:rsidRPr="00BA4EA9">
        <w:rPr>
          <w:rStyle w:val="StyleUnderline"/>
          <w:highlight w:val="green"/>
        </w:rPr>
        <w:t>foreign direct investment is an essential co</w:t>
      </w:r>
      <w:r w:rsidRPr="00BA4EA9">
        <w:rPr>
          <w:rStyle w:val="StyleUnderline"/>
          <w:sz w:val="12"/>
          <w:highlight w:val="green"/>
        </w:rPr>
        <w:t xml:space="preserve">¶ </w:t>
      </w:r>
      <w:proofErr w:type="spellStart"/>
      <w:r w:rsidRPr="00BA4EA9">
        <w:rPr>
          <w:rStyle w:val="StyleUnderline"/>
          <w:highlight w:val="green"/>
        </w:rPr>
        <w:t>mponent</w:t>
      </w:r>
      <w:proofErr w:type="spellEnd"/>
      <w:r w:rsidRPr="000C32A2">
        <w:rPr>
          <w:rStyle w:val="StyleUnderline"/>
        </w:rPr>
        <w:t xml:space="preserve"> of the U.S. economy,</w:t>
      </w:r>
      <w:r w:rsidRPr="000C32A2">
        <w:rPr>
          <w:sz w:val="16"/>
        </w:rPr>
        <w:t xml:space="preserve"> </w:t>
      </w:r>
      <w:r w:rsidRPr="00BA4EA9">
        <w:rPr>
          <w:rStyle w:val="StyleUnderline"/>
          <w:highlight w:val="green"/>
        </w:rPr>
        <w:t>contributing to</w:t>
      </w:r>
      <w:r w:rsidRPr="00BA4EA9">
        <w:rPr>
          <w:rStyle w:val="StyleUnderline"/>
          <w:sz w:val="12"/>
          <w:highlight w:val="green"/>
        </w:rPr>
        <w:t xml:space="preserve">¶ </w:t>
      </w:r>
      <w:r w:rsidRPr="00E23B75">
        <w:rPr>
          <w:rStyle w:val="Emphasis"/>
          <w:highlight w:val="green"/>
        </w:rPr>
        <w:t>production</w:t>
      </w:r>
      <w:r w:rsidRPr="00BA4EA9">
        <w:rPr>
          <w:rStyle w:val="StyleUnderline"/>
          <w:highlight w:val="green"/>
        </w:rPr>
        <w:t xml:space="preserve">, </w:t>
      </w:r>
      <w:r w:rsidRPr="00E23B75">
        <w:rPr>
          <w:rStyle w:val="Emphasis"/>
          <w:highlight w:val="green"/>
        </w:rPr>
        <w:t>exports</w:t>
      </w:r>
      <w:r w:rsidRPr="00BA4EA9">
        <w:rPr>
          <w:rStyle w:val="StyleUnderline"/>
          <w:highlight w:val="green"/>
        </w:rPr>
        <w:t xml:space="preserve"> and </w:t>
      </w:r>
      <w:r w:rsidRPr="00E23B75">
        <w:rPr>
          <w:rStyle w:val="Emphasis"/>
          <w:highlight w:val="green"/>
        </w:rPr>
        <w:t>high-paying jobs</w:t>
      </w:r>
      <w:r w:rsidRPr="000C32A2">
        <w:rPr>
          <w:rStyle w:val="StyleUnderline"/>
        </w:rPr>
        <w:t xml:space="preserve"> for the co</w:t>
      </w:r>
      <w:r w:rsidRPr="000C32A2">
        <w:rPr>
          <w:rStyle w:val="StyleUnderline"/>
          <w:sz w:val="12"/>
        </w:rPr>
        <w:t xml:space="preserve">¶ </w:t>
      </w:r>
      <w:proofErr w:type="spellStart"/>
      <w:r w:rsidRPr="000C32A2">
        <w:rPr>
          <w:rStyle w:val="StyleUnderline"/>
        </w:rPr>
        <w:t>untry’s</w:t>
      </w:r>
      <w:proofErr w:type="spellEnd"/>
      <w:r w:rsidRPr="000C32A2">
        <w:rPr>
          <w:rStyle w:val="StyleUnderline"/>
        </w:rPr>
        <w:t xml:space="preserve"> workers.</w:t>
      </w:r>
      <w:r w:rsidRPr="000C32A2">
        <w:rPr>
          <w:sz w:val="16"/>
        </w:rPr>
        <w:t xml:space="preserve"> As the world’s largest</w:t>
      </w:r>
      <w:r w:rsidRPr="000C32A2">
        <w:rPr>
          <w:sz w:val="12"/>
        </w:rPr>
        <w:t>¶</w:t>
      </w:r>
      <w:r w:rsidRPr="000C32A2">
        <w:rPr>
          <w:sz w:val="16"/>
        </w:rPr>
        <w:t xml:space="preserve"> economy, </w:t>
      </w:r>
      <w:r w:rsidRPr="00BA4EA9">
        <w:rPr>
          <w:rStyle w:val="StyleUnderline"/>
          <w:highlight w:val="green"/>
        </w:rPr>
        <w:t>the United States is well positioned to pa</w:t>
      </w:r>
      <w:r w:rsidRPr="00BA4EA9">
        <w:rPr>
          <w:rStyle w:val="StyleUnderline"/>
          <w:sz w:val="12"/>
          <w:highlight w:val="green"/>
        </w:rPr>
        <w:t xml:space="preserve">¶ </w:t>
      </w:r>
      <w:proofErr w:type="spellStart"/>
      <w:r w:rsidRPr="00BA4EA9">
        <w:rPr>
          <w:rStyle w:val="StyleUnderline"/>
          <w:highlight w:val="green"/>
        </w:rPr>
        <w:t>rticipate</w:t>
      </w:r>
      <w:proofErr w:type="spellEnd"/>
      <w:r w:rsidRPr="00BA4EA9">
        <w:rPr>
          <w:rStyle w:val="StyleUnderline"/>
          <w:highlight w:val="green"/>
        </w:rPr>
        <w:t xml:space="preserve"> in</w:t>
      </w:r>
      <w:r w:rsidRPr="000C32A2">
        <w:rPr>
          <w:rStyle w:val="StyleUnderline"/>
        </w:rPr>
        <w:t xml:space="preserve"> the increasingly </w:t>
      </w:r>
      <w:r w:rsidRPr="00E23B75">
        <w:rPr>
          <w:rStyle w:val="Emphasis"/>
          <w:highlight w:val="green"/>
        </w:rPr>
        <w:t>competitive¶ international environment</w:t>
      </w:r>
      <w:r w:rsidRPr="000C32A2">
        <w:rPr>
          <w:rStyle w:val="StyleUnderline"/>
        </w:rPr>
        <w:t xml:space="preserve"> for FDI</w:t>
      </w:r>
      <w:r w:rsidRPr="000C32A2">
        <w:rPr>
          <w:sz w:val="16"/>
        </w:rPr>
        <w:t xml:space="preserve"> that has emerged</w:t>
      </w:r>
      <w:r w:rsidRPr="000C32A2">
        <w:rPr>
          <w:sz w:val="12"/>
        </w:rPr>
        <w:t>¶</w:t>
      </w:r>
      <w:r w:rsidRPr="000C32A2">
        <w:rPr>
          <w:sz w:val="16"/>
        </w:rPr>
        <w:t xml:space="preserve"> as both advanced and developing economies have recognized the value of such investment. </w:t>
      </w:r>
      <w:r w:rsidRPr="00BA4EA9">
        <w:rPr>
          <w:rStyle w:val="StyleUnderline"/>
          <w:highlight w:val="green"/>
        </w:rPr>
        <w:t>The U</w:t>
      </w:r>
      <w:r w:rsidRPr="00BA4EA9">
        <w:rPr>
          <w:rStyle w:val="StyleUnderline"/>
          <w:sz w:val="12"/>
          <w:highlight w:val="green"/>
        </w:rPr>
        <w:t xml:space="preserve">¶ </w:t>
      </w:r>
      <w:r w:rsidRPr="00BA4EA9">
        <w:rPr>
          <w:rStyle w:val="StyleUnderline"/>
          <w:highlight w:val="green"/>
        </w:rPr>
        <w:t>.S. hosts the largest</w:t>
      </w:r>
      <w:r w:rsidRPr="000C32A2">
        <w:rPr>
          <w:rStyle w:val="StyleUnderline"/>
        </w:rPr>
        <w:t xml:space="preserve"> stock of IFDI</w:t>
      </w:r>
      <w:r w:rsidRPr="000C32A2">
        <w:rPr>
          <w:sz w:val="16"/>
        </w:rPr>
        <w:t xml:space="preserve"> among</w:t>
      </w:r>
      <w:r w:rsidRPr="000C32A2">
        <w:rPr>
          <w:sz w:val="12"/>
        </w:rPr>
        <w:t>¶</w:t>
      </w:r>
      <w:r w:rsidRPr="000C32A2">
        <w:rPr>
          <w:sz w:val="16"/>
        </w:rPr>
        <w:t xml:space="preserve"> the world’s economies </w:t>
      </w:r>
      <w:r w:rsidRPr="00BA4EA9">
        <w:rPr>
          <w:rStyle w:val="StyleUnderline"/>
          <w:highlight w:val="green"/>
        </w:rPr>
        <w:t>and continues to be</w:t>
      </w:r>
      <w:r w:rsidRPr="000C32A2">
        <w:rPr>
          <w:rStyle w:val="StyleUnderline"/>
        </w:rPr>
        <w:t xml:space="preserve"> at the </w:t>
      </w:r>
      <w:r w:rsidRPr="00E23B75">
        <w:rPr>
          <w:rStyle w:val="Emphasis"/>
          <w:highlight w:val="green"/>
        </w:rPr>
        <w:t xml:space="preserve">top as a destination </w:t>
      </w:r>
      <w:r w:rsidRPr="00E23B75">
        <w:rPr>
          <w:rStyle w:val="Emphasis"/>
        </w:rPr>
        <w:t>for</w:t>
      </w:r>
      <w:r w:rsidRPr="000C32A2">
        <w:rPr>
          <w:rStyle w:val="StyleUnderline"/>
        </w:rPr>
        <w:t xml:space="preserve"> inward </w:t>
      </w:r>
      <w:r w:rsidRPr="00BA4EA9">
        <w:rPr>
          <w:rStyle w:val="StyleUnderline"/>
          <w:highlight w:val="green"/>
        </w:rPr>
        <w:t>FDI</w:t>
      </w:r>
      <w:r w:rsidRPr="000C32A2">
        <w:rPr>
          <w:rStyle w:val="StyleUnderline"/>
        </w:rPr>
        <w:t xml:space="preserve"> flows</w:t>
      </w:r>
      <w:r w:rsidRPr="000C32A2">
        <w:rPr>
          <w:sz w:val="16"/>
        </w:rPr>
        <w:t xml:space="preserve">. </w:t>
      </w:r>
    </w:p>
    <w:p w:rsidR="00B80E63" w:rsidRPr="00B80E63" w:rsidRDefault="00B80E63" w:rsidP="00B80E63"/>
    <w:p w:rsidR="0026415E" w:rsidRDefault="00A67EEC" w:rsidP="00A67EEC">
      <w:pPr>
        <w:pStyle w:val="Heading3"/>
      </w:pPr>
      <w:r>
        <w:t xml:space="preserve">Threat real </w:t>
      </w:r>
    </w:p>
    <w:p w:rsidR="00BF6E0A" w:rsidRPr="00BF6E0A" w:rsidRDefault="00BF6E0A" w:rsidP="00BF6E0A">
      <w:pPr>
        <w:pStyle w:val="Heading4"/>
      </w:pPr>
      <w:r>
        <w:t>Homegrown terrorism is the most likely scenario for an attack</w:t>
      </w:r>
    </w:p>
    <w:p w:rsidR="00A67EEC" w:rsidRPr="00BF6E0A" w:rsidRDefault="00BF6E0A" w:rsidP="00BF6E0A">
      <w:pPr>
        <w:rPr>
          <w:sz w:val="14"/>
        </w:rPr>
      </w:pPr>
      <w:proofErr w:type="spellStart"/>
      <w:r w:rsidRPr="00BF6E0A">
        <w:rPr>
          <w:b/>
        </w:rPr>
        <w:t>Zenko</w:t>
      </w:r>
      <w:proofErr w:type="spellEnd"/>
      <w:r w:rsidRPr="00BF6E0A">
        <w:rPr>
          <w:b/>
        </w:rPr>
        <w:t xml:space="preserve"> 15</w:t>
      </w:r>
      <w:r w:rsidRPr="00BF6E0A">
        <w:t xml:space="preserve"> </w:t>
      </w:r>
      <w:r w:rsidRPr="00BF6E0A">
        <w:rPr>
          <w:sz w:val="14"/>
        </w:rPr>
        <w:t xml:space="preserve">-- </w:t>
      </w:r>
      <w:proofErr w:type="spellStart"/>
      <w:r w:rsidRPr="00BF6E0A">
        <w:rPr>
          <w:sz w:val="14"/>
        </w:rPr>
        <w:t>Zenko</w:t>
      </w:r>
      <w:proofErr w:type="spellEnd"/>
      <w:r w:rsidRPr="00BF6E0A">
        <w:rPr>
          <w:sz w:val="14"/>
        </w:rPr>
        <w:t xml:space="preserve"> covers the U.S. national security debate and offers insight on developments in international security and conflict prevention. “Is US Foreign Policy Ignoring Homegrown Terrorists” </w:t>
      </w:r>
      <w:hyperlink r:id="rId58" w:history="1">
        <w:r w:rsidR="00195F74" w:rsidRPr="00BF6E0A">
          <w:rPr>
            <w:rStyle w:val="Hyperlink"/>
            <w:sz w:val="14"/>
          </w:rPr>
          <w:t>http://www.defenseone.com/threats/2015/05/us-foreign-policy-ignoring-homegrown-terrorists/113197/</w:t>
        </w:r>
      </w:hyperlink>
    </w:p>
    <w:p w:rsidR="00195F74" w:rsidRPr="00BF6E0A" w:rsidRDefault="00BF6E0A" w:rsidP="00BF6E0A">
      <w:pPr>
        <w:rPr>
          <w:sz w:val="12"/>
        </w:rPr>
      </w:pPr>
      <w:r w:rsidRPr="00BF6E0A">
        <w:rPr>
          <w:rStyle w:val="StyleUnderline"/>
          <w:highlight w:val="cyan"/>
        </w:rPr>
        <w:t>Senior</w:t>
      </w:r>
      <w:r w:rsidRPr="00BF6E0A">
        <w:rPr>
          <w:rStyle w:val="StyleUnderline"/>
        </w:rPr>
        <w:t xml:space="preserve"> U.S. </w:t>
      </w:r>
      <w:r w:rsidRPr="00BF6E0A">
        <w:rPr>
          <w:rStyle w:val="StyleUnderline"/>
          <w:highlight w:val="cyan"/>
        </w:rPr>
        <w:t>intelligence</w:t>
      </w:r>
      <w:r w:rsidRPr="00BF6E0A">
        <w:rPr>
          <w:rStyle w:val="StyleUnderline"/>
        </w:rPr>
        <w:t xml:space="preserve"> and counterterrorism </w:t>
      </w:r>
      <w:r w:rsidRPr="00BF6E0A">
        <w:rPr>
          <w:rStyle w:val="StyleUnderline"/>
          <w:highlight w:val="cyan"/>
        </w:rPr>
        <w:t>officials</w:t>
      </w:r>
      <w:r w:rsidRPr="00BF6E0A">
        <w:rPr>
          <w:rStyle w:val="StyleUnderline"/>
        </w:rPr>
        <w:t xml:space="preserve"> increasingly </w:t>
      </w:r>
      <w:r w:rsidRPr="00BF6E0A">
        <w:rPr>
          <w:rStyle w:val="StyleUnderline"/>
          <w:highlight w:val="cyan"/>
        </w:rPr>
        <w:t>warn of the threat of “lone wolf” individuals attempting</w:t>
      </w:r>
      <w:r w:rsidRPr="00BF6E0A">
        <w:rPr>
          <w:rStyle w:val="StyleUnderline"/>
        </w:rPr>
        <w:t xml:space="preserve"> terror </w:t>
      </w:r>
      <w:r w:rsidRPr="00BF6E0A">
        <w:rPr>
          <w:rStyle w:val="StyleUnderline"/>
          <w:highlight w:val="cyan"/>
        </w:rPr>
        <w:t>attacks</w:t>
      </w:r>
      <w:r w:rsidRPr="00BF6E0A">
        <w:rPr>
          <w:rStyle w:val="StyleUnderline"/>
        </w:rPr>
        <w:t xml:space="preserve"> within the United States. These</w:t>
      </w:r>
      <w:r w:rsidRPr="00BF6E0A">
        <w:rPr>
          <w:sz w:val="12"/>
        </w:rPr>
        <w:t xml:space="preserve"> potential </w:t>
      </w:r>
      <w:r w:rsidRPr="00BF6E0A">
        <w:rPr>
          <w:rStyle w:val="StyleUnderline"/>
        </w:rPr>
        <w:t>perpetrators are characterized as externally motivated, but</w:t>
      </w:r>
      <w:r w:rsidRPr="00BF6E0A">
        <w:rPr>
          <w:sz w:val="12"/>
        </w:rPr>
        <w:t xml:space="preserve"> predominantly </w:t>
      </w:r>
      <w:r w:rsidRPr="00BF6E0A">
        <w:rPr>
          <w:rStyle w:val="StyleUnderline"/>
        </w:rPr>
        <w:t>self-directed</w:t>
      </w:r>
      <w:r w:rsidRPr="00BF6E0A">
        <w:rPr>
          <w:sz w:val="12"/>
        </w:rPr>
        <w:t xml:space="preserve"> in plotting and </w:t>
      </w:r>
      <w:r w:rsidRPr="00BF6E0A">
        <w:rPr>
          <w:rStyle w:val="StyleUnderline"/>
        </w:rPr>
        <w:t>attempting acts of politically and/or ideologically motivated violence</w:t>
      </w:r>
      <w:r w:rsidRPr="00BF6E0A">
        <w:rPr>
          <w:sz w:val="12"/>
        </w:rPr>
        <w:t>. They need not travel to purported foreign “</w:t>
      </w:r>
      <w:hyperlink r:id="rId59" w:history="1">
        <w:r w:rsidRPr="00BF6E0A">
          <w:rPr>
            <w:rStyle w:val="Hyperlink"/>
            <w:sz w:val="12"/>
          </w:rPr>
          <w:t>safe havens</w:t>
        </w:r>
      </w:hyperlink>
      <w:r w:rsidRPr="00BF6E0A">
        <w:rPr>
          <w:sz w:val="12"/>
        </w:rPr>
        <w:t xml:space="preserve">” to receive training or guidance, nor be in direct contact with terrorist organizations based abroad. Rather, their inspiration, in large part, appears to stem from the principles and narratives promoted by Islamist jihadist groups. On February 12, National Counterterrorism Center Director Nicholas Rasmussen </w:t>
      </w:r>
      <w:hyperlink r:id="rId60" w:history="1">
        <w:r w:rsidRPr="00BF6E0A">
          <w:rPr>
            <w:rStyle w:val="Hyperlink"/>
            <w:sz w:val="12"/>
          </w:rPr>
          <w:t>told</w:t>
        </w:r>
      </w:hyperlink>
      <w:r w:rsidRPr="00BF6E0A">
        <w:rPr>
          <w:sz w:val="12"/>
        </w:rPr>
        <w:t xml:space="preserve"> the Senate Select Committee on Intelligence: “</w:t>
      </w:r>
      <w:r w:rsidRPr="00BF6E0A">
        <w:rPr>
          <w:rStyle w:val="StyleUnderline"/>
          <w:highlight w:val="cyan"/>
        </w:rPr>
        <w:t>We face a much greater</w:t>
      </w:r>
      <w:r w:rsidRPr="00BF6E0A">
        <w:rPr>
          <w:sz w:val="12"/>
        </w:rPr>
        <w:t xml:space="preserve">, more frequent, </w:t>
      </w:r>
      <w:r w:rsidRPr="00BF6E0A">
        <w:rPr>
          <w:rStyle w:val="StyleUnderline"/>
        </w:rPr>
        <w:t xml:space="preserve">recurring </w:t>
      </w:r>
      <w:r w:rsidRPr="00BF6E0A">
        <w:rPr>
          <w:rStyle w:val="StyleUnderline"/>
          <w:highlight w:val="cyan"/>
        </w:rPr>
        <w:t>threat from lone offenders and</w:t>
      </w:r>
      <w:r w:rsidRPr="00BF6E0A">
        <w:rPr>
          <w:rStyle w:val="StyleUnderline"/>
        </w:rPr>
        <w:t xml:space="preserve"> probably </w:t>
      </w:r>
      <w:r w:rsidRPr="00BF6E0A">
        <w:rPr>
          <w:rStyle w:val="StyleUnderline"/>
          <w:highlight w:val="cyan"/>
        </w:rPr>
        <w:t>loose networks</w:t>
      </w:r>
      <w:r w:rsidRPr="00BF6E0A">
        <w:rPr>
          <w:rStyle w:val="StyleUnderline"/>
        </w:rPr>
        <w:t xml:space="preserve"> of individuals</w:t>
      </w:r>
      <w:r w:rsidRPr="00BF6E0A">
        <w:rPr>
          <w:sz w:val="12"/>
        </w:rPr>
        <w:t xml:space="preserve">. Measured in terms of frequency and numbers, </w:t>
      </w:r>
      <w:r w:rsidRPr="00BF6E0A">
        <w:rPr>
          <w:rStyle w:val="StyleUnderline"/>
          <w:highlight w:val="cyan"/>
        </w:rPr>
        <w:t>it is</w:t>
      </w:r>
      <w:r w:rsidRPr="00BF6E0A">
        <w:rPr>
          <w:rStyle w:val="StyleUnderline"/>
        </w:rPr>
        <w:t xml:space="preserve"> attacks from </w:t>
      </w:r>
      <w:r w:rsidRPr="00BF6E0A">
        <w:rPr>
          <w:rStyle w:val="StyleUnderline"/>
          <w:highlight w:val="cyan"/>
        </w:rPr>
        <w:t>those sources that are</w:t>
      </w:r>
      <w:r w:rsidRPr="00BF6E0A">
        <w:rPr>
          <w:rStyle w:val="StyleUnderline"/>
        </w:rPr>
        <w:t xml:space="preserve"> </w:t>
      </w:r>
      <w:r w:rsidRPr="00BF6E0A">
        <w:rPr>
          <w:rStyle w:val="StyleUnderline"/>
          <w:highlight w:val="cyan"/>
        </w:rPr>
        <w:t>increasingly</w:t>
      </w:r>
      <w:r w:rsidRPr="00BF6E0A">
        <w:rPr>
          <w:rStyle w:val="StyleUnderline"/>
        </w:rPr>
        <w:t xml:space="preserve"> the most </w:t>
      </w:r>
      <w:r w:rsidRPr="00BF6E0A">
        <w:rPr>
          <w:rStyle w:val="StyleUnderline"/>
          <w:highlight w:val="cyan"/>
        </w:rPr>
        <w:t>noteworthy</w:t>
      </w:r>
      <w:r w:rsidRPr="00BF6E0A">
        <w:rPr>
          <w:sz w:val="12"/>
        </w:rPr>
        <w:t>…” On February 26, during the annual worldwide threats hearing, Director of National Intelligence James Clapper warned: “</w:t>
      </w:r>
      <w:r w:rsidRPr="00BF6E0A">
        <w:rPr>
          <w:rStyle w:val="StyleUnderline"/>
          <w:highlight w:val="cyan"/>
        </w:rPr>
        <w:t>Home-grown</w:t>
      </w:r>
      <w:r w:rsidRPr="00BF6E0A">
        <w:rPr>
          <w:rStyle w:val="StyleUnderline"/>
        </w:rPr>
        <w:t xml:space="preserve"> violent </w:t>
      </w:r>
      <w:r w:rsidRPr="00BF6E0A">
        <w:rPr>
          <w:rStyle w:val="StyleUnderline"/>
          <w:highlight w:val="cyan"/>
        </w:rPr>
        <w:t>extremists</w:t>
      </w:r>
      <w:r w:rsidRPr="00BF6E0A">
        <w:rPr>
          <w:rStyle w:val="StyleUnderline"/>
        </w:rPr>
        <w:t xml:space="preserve"> continue to </w:t>
      </w:r>
      <w:r w:rsidRPr="00BF6E0A">
        <w:rPr>
          <w:rStyle w:val="StyleUnderline"/>
          <w:highlight w:val="cyan"/>
        </w:rPr>
        <w:t xml:space="preserve">pose </w:t>
      </w:r>
      <w:r w:rsidRPr="00BF6E0A">
        <w:rPr>
          <w:rStyle w:val="Emphasis"/>
          <w:highlight w:val="cyan"/>
        </w:rPr>
        <w:t>the most likely threat to the homeland</w:t>
      </w:r>
      <w:r w:rsidRPr="00BF6E0A">
        <w:rPr>
          <w:sz w:val="12"/>
        </w:rPr>
        <w:t xml:space="preserve">.” Last Friday, Secretary of Homeland Security </w:t>
      </w:r>
      <w:proofErr w:type="spellStart"/>
      <w:r w:rsidRPr="00BF6E0A">
        <w:rPr>
          <w:sz w:val="12"/>
        </w:rPr>
        <w:t>Jeh</w:t>
      </w:r>
      <w:proofErr w:type="spellEnd"/>
      <w:r w:rsidRPr="00BF6E0A">
        <w:rPr>
          <w:sz w:val="12"/>
        </w:rPr>
        <w:t xml:space="preserve"> Johnson </w:t>
      </w:r>
      <w:hyperlink r:id="rId61" w:history="1">
        <w:r w:rsidRPr="00BF6E0A">
          <w:rPr>
            <w:rStyle w:val="Hyperlink"/>
            <w:sz w:val="12"/>
          </w:rPr>
          <w:t>stated</w:t>
        </w:r>
      </w:hyperlink>
      <w:r w:rsidRPr="00BF6E0A">
        <w:rPr>
          <w:sz w:val="12"/>
        </w:rPr>
        <w:t xml:space="preserve"> on MSNBC: “We’re in a new phase…in the global terrorist threat where, </w:t>
      </w:r>
      <w:r w:rsidRPr="00BF6E0A">
        <w:rPr>
          <w:rStyle w:val="StyleUnderline"/>
        </w:rPr>
        <w:t>because of effective use of social media</w:t>
      </w:r>
      <w:r w:rsidRPr="00BF6E0A">
        <w:rPr>
          <w:sz w:val="12"/>
        </w:rPr>
        <w:t xml:space="preserve">, the Internet, by ISIL, al-Qaeda, </w:t>
      </w:r>
      <w:r w:rsidRPr="00BF6E0A">
        <w:rPr>
          <w:rStyle w:val="StyleUnderline"/>
        </w:rPr>
        <w:t>we have to be concerned about the independent actor</w:t>
      </w:r>
      <w:r w:rsidRPr="00BF6E0A">
        <w:rPr>
          <w:sz w:val="12"/>
        </w:rPr>
        <w:t xml:space="preserve"> who is here in the homeland who may strike with little or no warning…” Finally, yesterday, former CIA deputy director Michael </w:t>
      </w:r>
      <w:proofErr w:type="spellStart"/>
      <w:r w:rsidRPr="00BF6E0A">
        <w:rPr>
          <w:sz w:val="12"/>
        </w:rPr>
        <w:t>Morell</w:t>
      </w:r>
      <w:proofErr w:type="spellEnd"/>
      <w:r w:rsidRPr="00BF6E0A">
        <w:rPr>
          <w:sz w:val="12"/>
        </w:rPr>
        <w:t xml:space="preserve"> </w:t>
      </w:r>
      <w:hyperlink r:id="rId62" w:history="1">
        <w:r w:rsidRPr="00BF6E0A">
          <w:rPr>
            <w:rStyle w:val="Hyperlink"/>
            <w:sz w:val="12"/>
          </w:rPr>
          <w:t>described</w:t>
        </w:r>
      </w:hyperlink>
      <w:r w:rsidRPr="00BF6E0A">
        <w:rPr>
          <w:sz w:val="12"/>
        </w:rPr>
        <w:t xml:space="preserve"> the messaging efforts of jihadist groups generally and the self-declared Islamic State (IS) more specifically: “Their narrative is pretty powerful: The West, the United States, the modern world, is a significant threat to their religion. Their answer to that is to establish a caliphate. And they are being attacked by the U.S. and other Western nations, and by these apostate regimes in the region. Because they are being attacked they need support in two ways; people coming to fight for them, and people coming to stand up and attack coalition nations in their home.” In summary, </w:t>
      </w:r>
      <w:r w:rsidRPr="00BF6E0A">
        <w:rPr>
          <w:rStyle w:val="StyleUnderline"/>
          <w:highlight w:val="cyan"/>
        </w:rPr>
        <w:t>the most likely</w:t>
      </w:r>
      <w:r w:rsidRPr="00BF6E0A">
        <w:rPr>
          <w:sz w:val="12"/>
        </w:rPr>
        <w:t>—though not most lethal—</w:t>
      </w:r>
      <w:r w:rsidRPr="00BF6E0A">
        <w:rPr>
          <w:rStyle w:val="StyleUnderline"/>
          <w:highlight w:val="cyan"/>
        </w:rPr>
        <w:t>terror threats</w:t>
      </w:r>
      <w:r w:rsidRPr="00BF6E0A">
        <w:rPr>
          <w:rStyle w:val="StyleUnderline"/>
        </w:rPr>
        <w:t xml:space="preserve"> to Americans </w:t>
      </w:r>
      <w:r w:rsidRPr="00BF6E0A">
        <w:rPr>
          <w:rStyle w:val="StyleUnderline"/>
          <w:highlight w:val="cyan"/>
        </w:rPr>
        <w:t>come from individuals</w:t>
      </w:r>
      <w:r w:rsidRPr="00BF6E0A">
        <w:rPr>
          <w:rStyle w:val="StyleUnderline"/>
        </w:rPr>
        <w:t xml:space="preserve"> living </w:t>
      </w:r>
      <w:r w:rsidRPr="00BF6E0A">
        <w:rPr>
          <w:rStyle w:val="StyleUnderline"/>
          <w:highlight w:val="cyan"/>
        </w:rPr>
        <w:t>within the United States</w:t>
      </w:r>
      <w:r w:rsidRPr="00BF6E0A">
        <w:rPr>
          <w:rStyle w:val="StyleUnderline"/>
        </w:rPr>
        <w:t xml:space="preserve"> who are</w:t>
      </w:r>
      <w:r w:rsidRPr="00BF6E0A">
        <w:rPr>
          <w:sz w:val="12"/>
        </w:rPr>
        <w:t xml:space="preserve"> partially </w:t>
      </w:r>
      <w:r w:rsidRPr="00BF6E0A">
        <w:rPr>
          <w:rStyle w:val="StyleUnderline"/>
        </w:rPr>
        <w:t>motivated to undertake self-directed attacks</w:t>
      </w:r>
      <w:r w:rsidRPr="00BF6E0A">
        <w:rPr>
          <w:sz w:val="12"/>
        </w:rPr>
        <w:t xml:space="preserve"> based upon their perception that the United States and the West are at war with the Muslim world. </w:t>
      </w:r>
      <w:r w:rsidR="00195F74" w:rsidRPr="00BF6E0A">
        <w:rPr>
          <w:sz w:val="12"/>
        </w:rPr>
        <w:t>Remarkably, these two observations have had virtually no impact on</w:t>
      </w:r>
      <w:r w:rsidRPr="00BF6E0A">
        <w:rPr>
          <w:sz w:val="12"/>
        </w:rPr>
        <w:t xml:space="preserve"> </w:t>
      </w:r>
      <w:proofErr w:type="spellStart"/>
      <w:r w:rsidR="00195F74" w:rsidRPr="00BF6E0A">
        <w:rPr>
          <w:sz w:val="12"/>
        </w:rPr>
        <w:t>U.S.foreign</w:t>
      </w:r>
      <w:proofErr w:type="spellEnd"/>
      <w:r w:rsidR="00195F74" w:rsidRPr="00BF6E0A">
        <w:rPr>
          <w:sz w:val="12"/>
        </w:rPr>
        <w:t xml:space="preserve"> policy discourse. In Washington, there is </w:t>
      </w:r>
      <w:proofErr w:type="gramStart"/>
      <w:r w:rsidR="00195F74" w:rsidRPr="00BF6E0A">
        <w:rPr>
          <w:sz w:val="12"/>
        </w:rPr>
        <w:t>an agreed-upon, bipartisan understanding that under no circumstances will</w:t>
      </w:r>
      <w:proofErr w:type="gramEnd"/>
      <w:r w:rsidR="00195F74" w:rsidRPr="00BF6E0A">
        <w:rPr>
          <w:sz w:val="12"/>
        </w:rPr>
        <w:t xml:space="preserve"> officials or politicians acknowledge, or even explore, the concept that foreign policy activities might play a role in compelling</w:t>
      </w:r>
      <w:r w:rsidRPr="00BF6E0A">
        <w:rPr>
          <w:sz w:val="12"/>
        </w:rPr>
        <w:t xml:space="preserve"> </w:t>
      </w:r>
      <w:proofErr w:type="spellStart"/>
      <w:r w:rsidR="00195F74" w:rsidRPr="00BF6E0A">
        <w:rPr>
          <w:sz w:val="12"/>
        </w:rPr>
        <w:t>U.S.residents</w:t>
      </w:r>
      <w:proofErr w:type="spellEnd"/>
      <w:r w:rsidR="00195F74" w:rsidRPr="00BF6E0A">
        <w:rPr>
          <w:sz w:val="12"/>
        </w:rPr>
        <w:t>, who would not otherwise consider terrorism, to plot and attempt attacks. This is somewhat understandable given that there are</w:t>
      </w:r>
      <w:r w:rsidRPr="00BF6E0A">
        <w:rPr>
          <w:sz w:val="12"/>
        </w:rPr>
        <w:t xml:space="preserve"> </w:t>
      </w:r>
      <w:hyperlink r:id="rId63" w:history="1">
        <w:r w:rsidR="00195F74" w:rsidRPr="00BF6E0A">
          <w:rPr>
            <w:rStyle w:val="Hyperlink"/>
            <w:sz w:val="12"/>
          </w:rPr>
          <w:t>many different</w:t>
        </w:r>
      </w:hyperlink>
      <w:r w:rsidRPr="00BF6E0A">
        <w:rPr>
          <w:sz w:val="12"/>
        </w:rPr>
        <w:t xml:space="preserve"> </w:t>
      </w:r>
      <w:r w:rsidR="00195F74" w:rsidRPr="00BF6E0A">
        <w:rPr>
          <w:sz w:val="12"/>
        </w:rPr>
        <w:t>backgrounds, experiences, and precursors that lead people to become violent extremists. Yet, whereas there are constant hearings and debates—even White House summits—about how to “counter violent extremism,” there is rarely any consideration of which</w:t>
      </w:r>
      <w:r w:rsidRPr="00BF6E0A">
        <w:rPr>
          <w:sz w:val="12"/>
        </w:rPr>
        <w:t xml:space="preserve"> </w:t>
      </w:r>
      <w:r w:rsidR="00195F74" w:rsidRPr="00BF6E0A">
        <w:rPr>
          <w:sz w:val="12"/>
        </w:rPr>
        <w:t>U.S.</w:t>
      </w:r>
      <w:r w:rsidRPr="00BF6E0A">
        <w:rPr>
          <w:sz w:val="12"/>
        </w:rPr>
        <w:t xml:space="preserve"> </w:t>
      </w:r>
      <w:r w:rsidR="00195F74" w:rsidRPr="00BF6E0A">
        <w:rPr>
          <w:sz w:val="12"/>
        </w:rPr>
        <w:t>foreign policy activities might themselves be precursors to U.S.</w:t>
      </w:r>
      <w:r w:rsidRPr="00BF6E0A">
        <w:rPr>
          <w:sz w:val="12"/>
        </w:rPr>
        <w:t xml:space="preserve"> </w:t>
      </w:r>
      <w:r w:rsidR="00195F74" w:rsidRPr="00BF6E0A">
        <w:rPr>
          <w:sz w:val="12"/>
        </w:rPr>
        <w:t>terrorism.</w:t>
      </w:r>
      <w:r w:rsidRPr="00BF6E0A">
        <w:rPr>
          <w:sz w:val="12"/>
        </w:rPr>
        <w:t xml:space="preserve"> </w:t>
      </w:r>
      <w:r w:rsidR="00195F74" w:rsidRPr="00BF6E0A">
        <w:rPr>
          <w:sz w:val="12"/>
        </w:rPr>
        <w:t>In fact, the only foreign policy decisions that the Obama administration admits might inspire terrorism are those made by Obama’s predecessor. The first is one that the White House has tried to reverse since January 2009: detaining terror suspects at Guantanamo Bay, Cuba. Most recently, at a House Armed Services Committee hearing on March 18, Secretary of Defense Ashton Carter</w:t>
      </w:r>
      <w:r w:rsidRPr="00BF6E0A">
        <w:rPr>
          <w:sz w:val="12"/>
        </w:rPr>
        <w:t xml:space="preserve"> </w:t>
      </w:r>
      <w:hyperlink r:id="rId64" w:history="1">
        <w:r w:rsidR="00195F74" w:rsidRPr="00BF6E0A">
          <w:rPr>
            <w:rStyle w:val="Hyperlink"/>
            <w:sz w:val="12"/>
          </w:rPr>
          <w:t>endorsed</w:t>
        </w:r>
      </w:hyperlink>
      <w:r w:rsidRPr="00BF6E0A">
        <w:rPr>
          <w:sz w:val="12"/>
        </w:rPr>
        <w:t xml:space="preserve"> </w:t>
      </w:r>
      <w:r w:rsidR="00195F74" w:rsidRPr="00BF6E0A">
        <w:rPr>
          <w:sz w:val="12"/>
        </w:rPr>
        <w:t>closing the military prison because, “It still provides a rallying point for Jihadi recruiting.”</w:t>
      </w:r>
      <w:r w:rsidRPr="00BF6E0A">
        <w:rPr>
          <w:sz w:val="12"/>
        </w:rPr>
        <w:t xml:space="preserve"> </w:t>
      </w:r>
      <w:r w:rsidR="00195F74" w:rsidRPr="00BF6E0A">
        <w:rPr>
          <w:sz w:val="12"/>
        </w:rPr>
        <w:t>The other decision is the 2003 invasion of Iraq; as President Obama</w:t>
      </w:r>
      <w:r w:rsidRPr="00BF6E0A">
        <w:rPr>
          <w:sz w:val="12"/>
        </w:rPr>
        <w:t xml:space="preserve"> </w:t>
      </w:r>
      <w:hyperlink r:id="rId65" w:history="1">
        <w:r w:rsidR="00195F74" w:rsidRPr="00BF6E0A">
          <w:rPr>
            <w:rStyle w:val="Hyperlink"/>
            <w:sz w:val="12"/>
          </w:rPr>
          <w:t>stated</w:t>
        </w:r>
      </w:hyperlink>
      <w:r w:rsidRPr="00BF6E0A">
        <w:rPr>
          <w:sz w:val="12"/>
        </w:rPr>
        <w:t xml:space="preserve"> </w:t>
      </w:r>
      <w:r w:rsidR="00195F74" w:rsidRPr="00BF6E0A">
        <w:rPr>
          <w:sz w:val="12"/>
        </w:rPr>
        <w:t>on March 17, “ISIL</w:t>
      </w:r>
      <w:r w:rsidRPr="00BF6E0A">
        <w:rPr>
          <w:sz w:val="12"/>
        </w:rPr>
        <w:t xml:space="preserve"> </w:t>
      </w:r>
      <w:r w:rsidR="00195F74" w:rsidRPr="00BF6E0A">
        <w:rPr>
          <w:sz w:val="12"/>
        </w:rPr>
        <w:t>is a direct outgrowth of al-Qaeda in Iraq that grew out of our invasion, which is an example of unintended</w:t>
      </w:r>
      <w:r w:rsidRPr="00BF6E0A">
        <w:rPr>
          <w:sz w:val="12"/>
        </w:rPr>
        <w:t xml:space="preserve"> </w:t>
      </w:r>
      <w:r w:rsidR="00195F74" w:rsidRPr="00BF6E0A">
        <w:rPr>
          <w:sz w:val="12"/>
        </w:rPr>
        <w:t>consequences.”</w:t>
      </w:r>
      <w:r w:rsidRPr="00BF6E0A">
        <w:rPr>
          <w:sz w:val="12"/>
        </w:rPr>
        <w:t xml:space="preserve"> </w:t>
      </w:r>
      <w:r w:rsidR="00195F74" w:rsidRPr="00BF6E0A">
        <w:rPr>
          <w:sz w:val="12"/>
        </w:rPr>
        <w:t xml:space="preserve">Of course, another unintended consequence emerged from the U.S.-led </w:t>
      </w:r>
      <w:proofErr w:type="spellStart"/>
      <w:r w:rsidR="00195F74" w:rsidRPr="00BF6E0A">
        <w:rPr>
          <w:sz w:val="12"/>
        </w:rPr>
        <w:t>airwar</w:t>
      </w:r>
      <w:proofErr w:type="spellEnd"/>
      <w:r w:rsidR="00195F74" w:rsidRPr="00BF6E0A">
        <w:rPr>
          <w:sz w:val="12"/>
        </w:rPr>
        <w:t xml:space="preserve"> in 2011 that ensured the toppling of Muammar al-Qaddafi in Libya. As a</w:t>
      </w:r>
      <w:r w:rsidRPr="00BF6E0A">
        <w:rPr>
          <w:sz w:val="12"/>
        </w:rPr>
        <w:t xml:space="preserve"> </w:t>
      </w:r>
      <w:r w:rsidR="00195F74" w:rsidRPr="00BF6E0A">
        <w:rPr>
          <w:sz w:val="12"/>
        </w:rPr>
        <w:t>U.S.</w:t>
      </w:r>
      <w:r w:rsidRPr="00BF6E0A">
        <w:rPr>
          <w:sz w:val="12"/>
        </w:rPr>
        <w:t xml:space="preserve"> </w:t>
      </w:r>
      <w:r w:rsidR="00195F74" w:rsidRPr="00BF6E0A">
        <w:rPr>
          <w:sz w:val="12"/>
        </w:rPr>
        <w:t>military official</w:t>
      </w:r>
      <w:r w:rsidRPr="00BF6E0A">
        <w:rPr>
          <w:sz w:val="12"/>
        </w:rPr>
        <w:t xml:space="preserve"> </w:t>
      </w:r>
      <w:hyperlink r:id="rId66" w:history="1">
        <w:r w:rsidR="00195F74" w:rsidRPr="00BF6E0A">
          <w:rPr>
            <w:rStyle w:val="Hyperlink"/>
            <w:sz w:val="12"/>
          </w:rPr>
          <w:t>told</w:t>
        </w:r>
      </w:hyperlink>
      <w:r w:rsidRPr="00BF6E0A">
        <w:rPr>
          <w:sz w:val="12"/>
        </w:rPr>
        <w:t xml:space="preserve"> </w:t>
      </w:r>
      <w:r w:rsidR="00195F74" w:rsidRPr="00BF6E0A">
        <w:rPr>
          <w:sz w:val="12"/>
        </w:rPr>
        <w:t>The Wall Street Journal</w:t>
      </w:r>
      <w:r w:rsidRPr="00BF6E0A">
        <w:rPr>
          <w:sz w:val="12"/>
        </w:rPr>
        <w:t xml:space="preserve"> </w:t>
      </w:r>
      <w:r w:rsidR="00195F74" w:rsidRPr="00BF6E0A">
        <w:rPr>
          <w:sz w:val="12"/>
        </w:rPr>
        <w:t>today, “ISIL</w:t>
      </w:r>
      <w:r w:rsidRPr="00BF6E0A">
        <w:rPr>
          <w:sz w:val="12"/>
        </w:rPr>
        <w:t xml:space="preserve"> </w:t>
      </w:r>
      <w:r w:rsidR="00195F74" w:rsidRPr="00BF6E0A">
        <w:rPr>
          <w:sz w:val="12"/>
        </w:rPr>
        <w:t>now has an operational presence in Libya, and they have aspirations to make Libya their African hub. Libya is part of their terror map now.”</w:t>
      </w:r>
      <w:r w:rsidRPr="00BF6E0A">
        <w:rPr>
          <w:sz w:val="12"/>
        </w:rPr>
        <w:t xml:space="preserve"> </w:t>
      </w:r>
      <w:r w:rsidR="00195F74" w:rsidRPr="00BF6E0A">
        <w:rPr>
          <w:sz w:val="12"/>
        </w:rPr>
        <w:t>Compare this recent warning to how the State Department</w:t>
      </w:r>
      <w:r w:rsidRPr="00BF6E0A">
        <w:rPr>
          <w:sz w:val="12"/>
        </w:rPr>
        <w:t xml:space="preserve"> </w:t>
      </w:r>
      <w:hyperlink r:id="rId67" w:history="1">
        <w:r w:rsidR="00195F74" w:rsidRPr="00BF6E0A">
          <w:rPr>
            <w:rStyle w:val="Hyperlink"/>
            <w:sz w:val="12"/>
          </w:rPr>
          <w:t>described</w:t>
        </w:r>
      </w:hyperlink>
      <w:r w:rsidRPr="00BF6E0A">
        <w:rPr>
          <w:sz w:val="12"/>
        </w:rPr>
        <w:t xml:space="preserve"> </w:t>
      </w:r>
      <w:r w:rsidR="00195F74" w:rsidRPr="00BF6E0A">
        <w:rPr>
          <w:sz w:val="12"/>
        </w:rPr>
        <w:t xml:space="preserve">Libya on the eve of the 2011 </w:t>
      </w:r>
      <w:proofErr w:type="spellStart"/>
      <w:r w:rsidR="00195F74" w:rsidRPr="00BF6E0A">
        <w:rPr>
          <w:sz w:val="12"/>
        </w:rPr>
        <w:t>airwar</w:t>
      </w:r>
      <w:proofErr w:type="spellEnd"/>
      <w:r w:rsidR="00195F74" w:rsidRPr="00BF6E0A">
        <w:rPr>
          <w:sz w:val="12"/>
        </w:rPr>
        <w:t>: “The Libyan government continued to demonstrate a strong and active commitment to combating terrorist organizations and violent extremism through bilateral and regional counterterrorism and security cooperation, particularly on the issue of foreign fighter flow to Iraq.” Now, foreign fighters are flowing from Iraq and Syria to establish a stronghold in Libya. This is clearly an unintended, though not at all unsurprising, consequence, but not one that the Obama administration will acknowledge because it happened under its</w:t>
      </w:r>
      <w:r w:rsidRPr="00BF6E0A">
        <w:rPr>
          <w:sz w:val="12"/>
        </w:rPr>
        <w:t xml:space="preserve"> </w:t>
      </w:r>
      <w:r w:rsidR="00195F74" w:rsidRPr="00BF6E0A">
        <w:rPr>
          <w:sz w:val="12"/>
        </w:rPr>
        <w:t>watch.</w:t>
      </w:r>
      <w:r w:rsidRPr="00BF6E0A">
        <w:rPr>
          <w:sz w:val="12"/>
        </w:rPr>
        <w:t xml:space="preserve"> </w:t>
      </w:r>
      <w:r w:rsidR="00195F74" w:rsidRPr="00BF6E0A">
        <w:rPr>
          <w:sz w:val="12"/>
        </w:rPr>
        <w:t>(See also:</w:t>
      </w:r>
      <w:r w:rsidRPr="00BF6E0A">
        <w:rPr>
          <w:sz w:val="12"/>
        </w:rPr>
        <w:t xml:space="preserve"> </w:t>
      </w:r>
      <w:hyperlink r:id="rId68" w:history="1">
        <w:r w:rsidR="00195F74" w:rsidRPr="00BF6E0A">
          <w:rPr>
            <w:rStyle w:val="Hyperlink"/>
            <w:sz w:val="12"/>
          </w:rPr>
          <w:t>Are We Downplaying the Risks of Homegrown</w:t>
        </w:r>
        <w:r w:rsidRPr="00BF6E0A">
          <w:rPr>
            <w:rStyle w:val="Hyperlink"/>
            <w:sz w:val="12"/>
          </w:rPr>
          <w:t xml:space="preserve"> </w:t>
        </w:r>
        <w:r w:rsidR="00195F74" w:rsidRPr="00BF6E0A">
          <w:rPr>
            <w:rStyle w:val="Hyperlink"/>
            <w:sz w:val="12"/>
          </w:rPr>
          <w:t>Terrorism?</w:t>
        </w:r>
      </w:hyperlink>
      <w:r w:rsidR="00195F74" w:rsidRPr="00BF6E0A">
        <w:rPr>
          <w:sz w:val="12"/>
        </w:rPr>
        <w:t>)</w:t>
      </w:r>
      <w:r w:rsidRPr="00BF6E0A">
        <w:rPr>
          <w:sz w:val="12"/>
        </w:rPr>
        <w:t xml:space="preserve"> </w:t>
      </w:r>
      <w:r w:rsidR="00195F74" w:rsidRPr="00BF6E0A">
        <w:rPr>
          <w:sz w:val="12"/>
        </w:rPr>
        <w:t>More critically, what foreign policy activities are bolstering the narrative of Islamic jihadist groups today? Is it really just the</w:t>
      </w:r>
      <w:r w:rsidRPr="00BF6E0A">
        <w:rPr>
          <w:sz w:val="12"/>
        </w:rPr>
        <w:t xml:space="preserve"> </w:t>
      </w:r>
      <w:hyperlink r:id="rId69" w:history="1">
        <w:r w:rsidR="00195F74" w:rsidRPr="00BF6E0A">
          <w:rPr>
            <w:rStyle w:val="Hyperlink"/>
            <w:sz w:val="12"/>
          </w:rPr>
          <w:t>122</w:t>
        </w:r>
      </w:hyperlink>
      <w:r w:rsidRPr="00BF6E0A">
        <w:rPr>
          <w:sz w:val="12"/>
        </w:rPr>
        <w:t xml:space="preserve"> </w:t>
      </w:r>
      <w:r w:rsidR="00195F74" w:rsidRPr="00BF6E0A">
        <w:rPr>
          <w:sz w:val="12"/>
        </w:rPr>
        <w:t>terror suspects still in Guantanamo? What about drone strikes, which themselves are</w:t>
      </w:r>
      <w:r w:rsidRPr="00BF6E0A">
        <w:rPr>
          <w:sz w:val="12"/>
        </w:rPr>
        <w:t xml:space="preserve"> </w:t>
      </w:r>
      <w:hyperlink r:id="rId70" w:history="1">
        <w:r w:rsidR="00195F74" w:rsidRPr="00BF6E0A">
          <w:rPr>
            <w:rStyle w:val="Hyperlink"/>
            <w:sz w:val="12"/>
          </w:rPr>
          <w:t>universally hated</w:t>
        </w:r>
      </w:hyperlink>
      <w:r w:rsidR="00195F74" w:rsidRPr="00BF6E0A">
        <w:rPr>
          <w:sz w:val="12"/>
        </w:rPr>
        <w:t>? Or, what of the support for President Abdel Fattah el-</w:t>
      </w:r>
      <w:proofErr w:type="spellStart"/>
      <w:r w:rsidR="00195F74" w:rsidRPr="00BF6E0A">
        <w:rPr>
          <w:sz w:val="12"/>
        </w:rPr>
        <w:t>Sisi</w:t>
      </w:r>
      <w:proofErr w:type="spellEnd"/>
      <w:r w:rsidR="00195F74" w:rsidRPr="00BF6E0A">
        <w:rPr>
          <w:sz w:val="12"/>
        </w:rPr>
        <w:t xml:space="preserve"> in Egypt, whose government sentenced that country’s first elected leader to death this week? Finally, is the U.S.-led </w:t>
      </w:r>
      <w:proofErr w:type="spellStart"/>
      <w:r w:rsidR="00195F74" w:rsidRPr="00BF6E0A">
        <w:rPr>
          <w:sz w:val="12"/>
        </w:rPr>
        <w:t>airwar</w:t>
      </w:r>
      <w:proofErr w:type="spellEnd"/>
      <w:r w:rsidR="00195F74" w:rsidRPr="00BF6E0A">
        <w:rPr>
          <w:sz w:val="12"/>
        </w:rPr>
        <w:t xml:space="preserve"> against</w:t>
      </w:r>
      <w:r w:rsidRPr="00BF6E0A">
        <w:rPr>
          <w:sz w:val="12"/>
        </w:rPr>
        <w:t xml:space="preserve"> </w:t>
      </w:r>
      <w:proofErr w:type="spellStart"/>
      <w:r w:rsidR="00195F74" w:rsidRPr="00BF6E0A">
        <w:rPr>
          <w:sz w:val="12"/>
        </w:rPr>
        <w:t>ISfueling</w:t>
      </w:r>
      <w:proofErr w:type="spellEnd"/>
      <w:r w:rsidR="00195F74" w:rsidRPr="00BF6E0A">
        <w:rPr>
          <w:sz w:val="12"/>
        </w:rPr>
        <w:t xml:space="preserve"> that narrative and making the likelihood of lone wolf attacks within the United States more</w:t>
      </w:r>
      <w:r w:rsidRPr="00BF6E0A">
        <w:rPr>
          <w:sz w:val="12"/>
        </w:rPr>
        <w:t xml:space="preserve"> </w:t>
      </w:r>
      <w:r w:rsidR="00195F74" w:rsidRPr="00BF6E0A">
        <w:rPr>
          <w:sz w:val="12"/>
        </w:rPr>
        <w:t>likely?</w:t>
      </w:r>
      <w:r w:rsidRPr="00BF6E0A">
        <w:rPr>
          <w:sz w:val="12"/>
        </w:rPr>
        <w:t xml:space="preserve"> </w:t>
      </w:r>
      <w:r w:rsidR="00195F74" w:rsidRPr="00BF6E0A">
        <w:rPr>
          <w:sz w:val="12"/>
        </w:rPr>
        <w:t xml:space="preserve">What else is the United States doing abroad that could be making Americans less safe from lone wolf terrorism at home? Why </w:t>
      </w:r>
      <w:proofErr w:type="gramStart"/>
      <w:r w:rsidR="00195F74" w:rsidRPr="00BF6E0A">
        <w:rPr>
          <w:sz w:val="12"/>
        </w:rPr>
        <w:t>is this</w:t>
      </w:r>
      <w:proofErr w:type="gramEnd"/>
      <w:r w:rsidR="00195F74" w:rsidRPr="00BF6E0A">
        <w:rPr>
          <w:sz w:val="12"/>
        </w:rPr>
        <w:t xml:space="preserve"> never asked or considered when officials and politicians discuss how the thirteen-and-a-half-year war on terrorism is</w:t>
      </w:r>
      <w:r w:rsidRPr="00BF6E0A">
        <w:rPr>
          <w:sz w:val="12"/>
        </w:rPr>
        <w:t xml:space="preserve"> </w:t>
      </w:r>
      <w:r w:rsidR="00195F74" w:rsidRPr="00BF6E0A">
        <w:rPr>
          <w:sz w:val="12"/>
        </w:rPr>
        <w:t>progressing?</w:t>
      </w:r>
    </w:p>
    <w:p w:rsidR="00195F74" w:rsidRPr="00A67EEC" w:rsidRDefault="00195F74" w:rsidP="00A67EEC"/>
    <w:p w:rsidR="00F60507" w:rsidRDefault="00F60507" w:rsidP="00F60507">
      <w:pPr>
        <w:pStyle w:val="Heading3"/>
      </w:pPr>
      <w:r>
        <w:t xml:space="preserve">ISIS </w:t>
      </w:r>
    </w:p>
    <w:p w:rsidR="00F60507" w:rsidRPr="00CE4C03" w:rsidRDefault="00BF6E0A" w:rsidP="00BF6E0A">
      <w:pPr>
        <w:pStyle w:val="Heading4"/>
      </w:pPr>
      <w:r>
        <w:t xml:space="preserve">ISIS is in the US </w:t>
      </w:r>
    </w:p>
    <w:p w:rsidR="00F60507" w:rsidRDefault="00F60507" w:rsidP="00F60507">
      <w:proofErr w:type="spellStart"/>
      <w:r w:rsidRPr="00CE4C03">
        <w:rPr>
          <w:b/>
        </w:rPr>
        <w:t>Piccoli</w:t>
      </w:r>
      <w:proofErr w:type="spellEnd"/>
      <w:r w:rsidRPr="00CE4C03">
        <w:rPr>
          <w:b/>
        </w:rPr>
        <w:t xml:space="preserve"> 15</w:t>
      </w:r>
      <w:r>
        <w:t xml:space="preserve"> – Sean, </w:t>
      </w:r>
      <w:r w:rsidRPr="00CE4C03">
        <w:rPr>
          <w:rStyle w:val="Emphasis"/>
          <w:highlight w:val="cyan"/>
        </w:rPr>
        <w:t>Ex-DHS, NSA Official: ISIS Terror Cells in US 'Probable'</w:t>
      </w:r>
      <w:r>
        <w:t xml:space="preserve"> </w:t>
      </w:r>
      <w:r w:rsidRPr="00D83B6B">
        <w:t>http://www.newsmax.com/Newsmax-Tv/Stewart-ABaker-United-States-cells-ISIS/2015/02/12/id/624453/</w:t>
      </w:r>
    </w:p>
    <w:p w:rsidR="00F60507" w:rsidRDefault="00F60507" w:rsidP="00F60507">
      <w:pPr>
        <w:rPr>
          <w:sz w:val="12"/>
        </w:rPr>
      </w:pPr>
      <w:r w:rsidRPr="00CE4C03">
        <w:rPr>
          <w:sz w:val="12"/>
        </w:rPr>
        <w:t xml:space="preserve">It's safe to assume that </w:t>
      </w:r>
      <w:r w:rsidRPr="00CE4C03">
        <w:rPr>
          <w:rStyle w:val="StyleUnderline"/>
          <w:highlight w:val="cyan"/>
        </w:rPr>
        <w:t>there are people with terrorist ambitions</w:t>
      </w:r>
      <w:r w:rsidRPr="00CE4C03">
        <w:rPr>
          <w:sz w:val="12"/>
        </w:rPr>
        <w:t xml:space="preserve"> and instructions </w:t>
      </w:r>
      <w:r w:rsidRPr="00CE4C03">
        <w:rPr>
          <w:rStyle w:val="StyleUnderline"/>
          <w:highlight w:val="cyan"/>
        </w:rPr>
        <w:t>from the Islamic State</w:t>
      </w:r>
      <w:r w:rsidRPr="00D83B6B">
        <w:rPr>
          <w:rStyle w:val="StyleUnderline"/>
        </w:rPr>
        <w:t xml:space="preserve"> operating </w:t>
      </w:r>
      <w:r w:rsidRPr="00CE4C03">
        <w:rPr>
          <w:rStyle w:val="StyleUnderline"/>
          <w:highlight w:val="cyan"/>
        </w:rPr>
        <w:t>inside the United States</w:t>
      </w:r>
      <w:r w:rsidRPr="00CE4C03">
        <w:rPr>
          <w:sz w:val="12"/>
        </w:rPr>
        <w:t xml:space="preserve"> today, </w:t>
      </w:r>
      <w:r w:rsidRPr="00CE4C03">
        <w:rPr>
          <w:rStyle w:val="StyleUnderline"/>
          <w:highlight w:val="cyan"/>
        </w:rPr>
        <w:t>says a former D</w:t>
      </w:r>
      <w:r w:rsidRPr="00D83B6B">
        <w:rPr>
          <w:rStyle w:val="StyleUnderline"/>
        </w:rPr>
        <w:t xml:space="preserve">epartment of </w:t>
      </w:r>
      <w:r w:rsidRPr="00CE4C03">
        <w:rPr>
          <w:rStyle w:val="StyleUnderline"/>
          <w:highlight w:val="cyan"/>
        </w:rPr>
        <w:t>H</w:t>
      </w:r>
      <w:r w:rsidRPr="00D83B6B">
        <w:rPr>
          <w:rStyle w:val="StyleUnderline"/>
        </w:rPr>
        <w:t xml:space="preserve">omeland </w:t>
      </w:r>
      <w:r w:rsidRPr="00CE4C03">
        <w:rPr>
          <w:rStyle w:val="StyleUnderline"/>
          <w:highlight w:val="cyan"/>
        </w:rPr>
        <w:t>S</w:t>
      </w:r>
      <w:r w:rsidRPr="00D83B6B">
        <w:rPr>
          <w:rStyle w:val="StyleUnderline"/>
        </w:rPr>
        <w:t xml:space="preserve">ecurity </w:t>
      </w:r>
      <w:r w:rsidRPr="00CE4C03">
        <w:rPr>
          <w:rStyle w:val="StyleUnderline"/>
          <w:highlight w:val="cyan"/>
        </w:rPr>
        <w:t>official</w:t>
      </w:r>
      <w:r w:rsidRPr="00CE4C03">
        <w:rPr>
          <w:sz w:val="12"/>
        </w:rPr>
        <w:t xml:space="preserve">, </w:t>
      </w:r>
      <w:r w:rsidRPr="00D83B6B">
        <w:rPr>
          <w:rStyle w:val="StyleUnderline"/>
        </w:rPr>
        <w:t>agreeing with</w:t>
      </w:r>
      <w:r w:rsidRPr="00CE4C03">
        <w:rPr>
          <w:sz w:val="12"/>
        </w:rPr>
        <w:t xml:space="preserve"> a similar claim made by </w:t>
      </w:r>
      <w:r w:rsidRPr="00D83B6B">
        <w:rPr>
          <w:rStyle w:val="StyleUnderline"/>
        </w:rPr>
        <w:t>the agency's current chief.</w:t>
      </w:r>
      <w:r w:rsidRPr="00CE4C03">
        <w:rPr>
          <w:sz w:val="12"/>
        </w:rPr>
        <w:t xml:space="preserve"> While hesitating to use the phrase "sleeper cells" to describe these attackers in waiting, former DHS assistant secretary Stewart A. Baker told "</w:t>
      </w:r>
      <w:proofErr w:type="spellStart"/>
      <w:r w:rsidRPr="00CE4C03">
        <w:rPr>
          <w:sz w:val="12"/>
        </w:rPr>
        <w:t>MidPoint</w:t>
      </w:r>
      <w:proofErr w:type="spellEnd"/>
      <w:r w:rsidRPr="00CE4C03">
        <w:rPr>
          <w:sz w:val="12"/>
        </w:rPr>
        <w:t xml:space="preserve">" host Ed Berliner </w:t>
      </w:r>
      <w:proofErr w:type="spellStart"/>
      <w:r w:rsidRPr="00CE4C03">
        <w:rPr>
          <w:sz w:val="12"/>
        </w:rPr>
        <w:t>on</w:t>
      </w:r>
      <w:hyperlink r:id="rId71" w:history="1">
        <w:r w:rsidRPr="00CE4C03">
          <w:rPr>
            <w:rStyle w:val="Hyperlink"/>
            <w:sz w:val="12"/>
          </w:rPr>
          <w:t>Newsmax</w:t>
        </w:r>
        <w:proofErr w:type="spellEnd"/>
        <w:r w:rsidRPr="00CE4C03">
          <w:rPr>
            <w:rStyle w:val="Hyperlink"/>
            <w:sz w:val="12"/>
          </w:rPr>
          <w:t xml:space="preserve"> TV</w:t>
        </w:r>
      </w:hyperlink>
      <w:r w:rsidRPr="00CE4C03">
        <w:rPr>
          <w:sz w:val="12"/>
        </w:rPr>
        <w:t xml:space="preserve"> Thursday that </w:t>
      </w:r>
      <w:r w:rsidRPr="00CE4C03">
        <w:rPr>
          <w:rStyle w:val="StyleUnderline"/>
          <w:highlight w:val="cyan"/>
        </w:rPr>
        <w:t>it is "more probable than not</w:t>
      </w:r>
      <w:r w:rsidRPr="00D83B6B">
        <w:rPr>
          <w:rStyle w:val="StyleUnderline"/>
        </w:rPr>
        <w:t>" that they are here</w:t>
      </w:r>
      <w:r w:rsidRPr="00CE4C03">
        <w:rPr>
          <w:sz w:val="12"/>
        </w:rPr>
        <w:t xml:space="preserve">, "and </w:t>
      </w:r>
      <w:r w:rsidRPr="00CE4C03">
        <w:rPr>
          <w:rStyle w:val="StyleUnderline"/>
          <w:highlight w:val="cyan"/>
        </w:rPr>
        <w:t>we</w:t>
      </w:r>
      <w:r w:rsidRPr="00CE4C03">
        <w:rPr>
          <w:sz w:val="12"/>
        </w:rPr>
        <w:t xml:space="preserve"> certainly </w:t>
      </w:r>
      <w:r w:rsidRPr="00CE4C03">
        <w:rPr>
          <w:rStyle w:val="StyleUnderline"/>
          <w:highlight w:val="cyan"/>
        </w:rPr>
        <w:t>should be acting as though that's likely</w:t>
      </w:r>
      <w:r w:rsidRPr="00CE4C03">
        <w:rPr>
          <w:sz w:val="12"/>
        </w:rPr>
        <w:t xml:space="preserve">." </w:t>
      </w:r>
      <w:r w:rsidRPr="00D83B6B">
        <w:rPr>
          <w:rStyle w:val="StyleUnderline"/>
        </w:rPr>
        <w:t xml:space="preserve">"It is quite possible that </w:t>
      </w:r>
      <w:r w:rsidRPr="00CE4C03">
        <w:rPr>
          <w:rStyle w:val="StyleUnderline"/>
          <w:highlight w:val="cyan"/>
        </w:rPr>
        <w:t>there were foreign fighters</w:t>
      </w:r>
      <w:r w:rsidRPr="00D83B6B">
        <w:rPr>
          <w:rStyle w:val="StyleUnderline"/>
        </w:rPr>
        <w:t xml:space="preserve"> from the United States or from other countries </w:t>
      </w:r>
      <w:r w:rsidRPr="00CE4C03">
        <w:rPr>
          <w:rStyle w:val="StyleUnderline"/>
          <w:highlight w:val="cyan"/>
        </w:rPr>
        <w:t>whose names we never got</w:t>
      </w:r>
      <w:r w:rsidRPr="00D83B6B">
        <w:rPr>
          <w:rStyle w:val="StyleUnderline"/>
        </w:rPr>
        <w:t xml:space="preserve"> and whose travel to Syria we never flagged,</w:t>
      </w:r>
      <w:r w:rsidRPr="00CE4C03">
        <w:rPr>
          <w:sz w:val="12"/>
        </w:rPr>
        <w:t xml:space="preserve">" said Baker, "and that </w:t>
      </w:r>
      <w:r w:rsidRPr="00CE4C03">
        <w:rPr>
          <w:rStyle w:val="StyleUnderline"/>
          <w:highlight w:val="cyan"/>
        </w:rPr>
        <w:t>those folks have come back to the United States with instructions to</w:t>
      </w:r>
      <w:r w:rsidRPr="00CE4C03">
        <w:rPr>
          <w:sz w:val="12"/>
        </w:rPr>
        <w:t xml:space="preserve"> try to </w:t>
      </w:r>
      <w:r w:rsidRPr="00D83B6B">
        <w:rPr>
          <w:rStyle w:val="StyleUnderline"/>
        </w:rPr>
        <w:t xml:space="preserve">carry out an </w:t>
      </w:r>
      <w:r w:rsidRPr="00CE4C03">
        <w:rPr>
          <w:rStyle w:val="StyleUnderline"/>
          <w:highlight w:val="cyan"/>
        </w:rPr>
        <w:t>attack</w:t>
      </w:r>
      <w:r w:rsidRPr="00CE4C03">
        <w:rPr>
          <w:sz w:val="12"/>
        </w:rPr>
        <w:t xml:space="preserve"> if that's possible." </w:t>
      </w:r>
      <w:hyperlink r:id="rId72" w:history="1">
        <w:r w:rsidRPr="00CE4C03">
          <w:rPr>
            <w:rStyle w:val="Hyperlink"/>
            <w:sz w:val="12"/>
          </w:rPr>
          <w:t xml:space="preserve">Homeland Security Secretary </w:t>
        </w:r>
        <w:proofErr w:type="spellStart"/>
        <w:r w:rsidRPr="00CE4C03">
          <w:rPr>
            <w:rStyle w:val="Hyperlink"/>
            <w:sz w:val="12"/>
          </w:rPr>
          <w:t>Jeh</w:t>
        </w:r>
        <w:proofErr w:type="spellEnd"/>
        <w:r w:rsidRPr="00CE4C03">
          <w:rPr>
            <w:rStyle w:val="Hyperlink"/>
            <w:sz w:val="12"/>
          </w:rPr>
          <w:t xml:space="preserve"> Johnson</w:t>
        </w:r>
      </w:hyperlink>
      <w:r w:rsidRPr="00CE4C03">
        <w:rPr>
          <w:sz w:val="12"/>
        </w:rPr>
        <w:t xml:space="preserve"> said as much on Sunday, telling CNN's "State of the Union" that </w:t>
      </w:r>
      <w:r w:rsidRPr="00CE4C03">
        <w:rPr>
          <w:rStyle w:val="StyleUnderline"/>
          <w:highlight w:val="cyan"/>
        </w:rPr>
        <w:t>a number of individuals</w:t>
      </w:r>
      <w:r w:rsidRPr="00D83B6B">
        <w:rPr>
          <w:rStyle w:val="StyleUnderline"/>
        </w:rPr>
        <w:t xml:space="preserve"> living </w:t>
      </w:r>
      <w:r w:rsidRPr="00CE4C03">
        <w:rPr>
          <w:rStyle w:val="StyleUnderline"/>
          <w:highlight w:val="cyan"/>
        </w:rPr>
        <w:t>in the U.S. are in touch with</w:t>
      </w:r>
      <w:r w:rsidRPr="00CE4C03">
        <w:rPr>
          <w:sz w:val="12"/>
        </w:rPr>
        <w:t xml:space="preserve"> the Islamic State (</w:t>
      </w:r>
      <w:r w:rsidRPr="00CE4C03">
        <w:rPr>
          <w:rStyle w:val="StyleUnderline"/>
          <w:highlight w:val="cyan"/>
        </w:rPr>
        <w:t>ISIS</w:t>
      </w:r>
      <w:r w:rsidRPr="00CE4C03">
        <w:rPr>
          <w:sz w:val="12"/>
          <w:highlight w:val="cyan"/>
        </w:rPr>
        <w:t xml:space="preserve">) </w:t>
      </w:r>
      <w:r w:rsidRPr="00CE4C03">
        <w:rPr>
          <w:rStyle w:val="StyleUnderline"/>
          <w:highlight w:val="cyan"/>
        </w:rPr>
        <w:t>and other</w:t>
      </w:r>
      <w:r w:rsidRPr="00D83B6B">
        <w:rPr>
          <w:rStyle w:val="StyleUnderline"/>
        </w:rPr>
        <w:t xml:space="preserve"> terror </w:t>
      </w:r>
      <w:r w:rsidRPr="00CE4C03">
        <w:rPr>
          <w:rStyle w:val="StyleUnderline"/>
          <w:highlight w:val="cyan"/>
        </w:rPr>
        <w:t>groups</w:t>
      </w:r>
      <w:r w:rsidRPr="00CE4C03">
        <w:rPr>
          <w:sz w:val="12"/>
          <w:highlight w:val="cyan"/>
        </w:rPr>
        <w:t xml:space="preserve"> </w:t>
      </w:r>
      <w:r w:rsidRPr="00CE4C03">
        <w:rPr>
          <w:rStyle w:val="StyleUnderline"/>
          <w:highlight w:val="cyan"/>
        </w:rPr>
        <w:t>that share "a desire to conduct an attack</w:t>
      </w:r>
      <w:r w:rsidRPr="00D83B6B">
        <w:rPr>
          <w:rStyle w:val="StyleUnderline"/>
        </w:rPr>
        <w:t>" against America.</w:t>
      </w:r>
      <w:r w:rsidRPr="00CE4C03">
        <w:rPr>
          <w:sz w:val="12"/>
        </w:rPr>
        <w:t xml:space="preserve"> Johnson said the problem of homegrown or reimported terrorists is worse in Europe than in the U.S., but that on both continents, </w:t>
      </w:r>
      <w:r w:rsidRPr="00CE4C03">
        <w:rPr>
          <w:rStyle w:val="StyleUnderline"/>
          <w:highlight w:val="cyan"/>
        </w:rPr>
        <w:t>social</w:t>
      </w:r>
      <w:r w:rsidRPr="00CE4C03">
        <w:rPr>
          <w:sz w:val="12"/>
          <w:highlight w:val="cyan"/>
        </w:rPr>
        <w:t xml:space="preserve"> </w:t>
      </w:r>
      <w:r w:rsidRPr="00CE4C03">
        <w:rPr>
          <w:rStyle w:val="StyleUnderline"/>
          <w:highlight w:val="cyan"/>
        </w:rPr>
        <w:t>media</w:t>
      </w:r>
      <w:r w:rsidRPr="00CE4C03">
        <w:rPr>
          <w:sz w:val="12"/>
          <w:highlight w:val="cyan"/>
        </w:rPr>
        <w:t xml:space="preserve"> </w:t>
      </w:r>
      <w:r w:rsidRPr="00CE4C03">
        <w:rPr>
          <w:rStyle w:val="StyleUnderline"/>
          <w:highlight w:val="cyan"/>
        </w:rPr>
        <w:t>make</w:t>
      </w:r>
      <w:r w:rsidRPr="00CE4C03">
        <w:rPr>
          <w:sz w:val="12"/>
          <w:highlight w:val="cyan"/>
        </w:rPr>
        <w:t xml:space="preserve"> </w:t>
      </w:r>
      <w:r w:rsidRPr="00CE4C03">
        <w:rPr>
          <w:rStyle w:val="StyleUnderline"/>
          <w:highlight w:val="cyan"/>
        </w:rPr>
        <w:t>it</w:t>
      </w:r>
      <w:r w:rsidRPr="00CE4C03">
        <w:rPr>
          <w:sz w:val="12"/>
          <w:highlight w:val="cyan"/>
        </w:rPr>
        <w:t xml:space="preserve"> </w:t>
      </w:r>
      <w:r w:rsidRPr="00CE4C03">
        <w:rPr>
          <w:rStyle w:val="StyleUnderline"/>
          <w:highlight w:val="cyan"/>
        </w:rPr>
        <w:t>easier</w:t>
      </w:r>
      <w:r w:rsidRPr="00CE4C03">
        <w:rPr>
          <w:sz w:val="12"/>
          <w:highlight w:val="cyan"/>
        </w:rPr>
        <w:t xml:space="preserve"> </w:t>
      </w:r>
      <w:r w:rsidRPr="00CE4C03">
        <w:rPr>
          <w:rStyle w:val="StyleUnderline"/>
          <w:highlight w:val="cyan"/>
        </w:rPr>
        <w:t>for</w:t>
      </w:r>
      <w:r w:rsidRPr="00CE4C03">
        <w:rPr>
          <w:sz w:val="12"/>
        </w:rPr>
        <w:t xml:space="preserve"> </w:t>
      </w:r>
      <w:r w:rsidRPr="00CE4C03">
        <w:rPr>
          <w:rStyle w:val="StyleUnderline"/>
        </w:rPr>
        <w:t>an</w:t>
      </w:r>
      <w:r w:rsidRPr="00CE4C03">
        <w:rPr>
          <w:sz w:val="12"/>
        </w:rPr>
        <w:t xml:space="preserve"> </w:t>
      </w:r>
      <w:r w:rsidRPr="00CE4C03">
        <w:rPr>
          <w:rStyle w:val="StyleUnderline"/>
          <w:highlight w:val="cyan"/>
        </w:rPr>
        <w:t>ISIS</w:t>
      </w:r>
      <w:r w:rsidRPr="00CE4C03">
        <w:rPr>
          <w:sz w:val="12"/>
        </w:rPr>
        <w:t xml:space="preserve"> </w:t>
      </w:r>
      <w:r w:rsidRPr="00CE4C03">
        <w:rPr>
          <w:rStyle w:val="StyleUnderline"/>
        </w:rPr>
        <w:t>or</w:t>
      </w:r>
      <w:r w:rsidRPr="00CE4C03">
        <w:rPr>
          <w:sz w:val="12"/>
        </w:rPr>
        <w:t xml:space="preserve"> </w:t>
      </w:r>
      <w:r w:rsidRPr="00CE4C03">
        <w:rPr>
          <w:rStyle w:val="StyleUnderline"/>
        </w:rPr>
        <w:t>an</w:t>
      </w:r>
      <w:r w:rsidRPr="00CE4C03">
        <w:rPr>
          <w:sz w:val="12"/>
        </w:rPr>
        <w:t xml:space="preserve"> </w:t>
      </w:r>
      <w:r w:rsidRPr="00CE4C03">
        <w:rPr>
          <w:rStyle w:val="StyleUnderline"/>
          <w:highlight w:val="cyan"/>
        </w:rPr>
        <w:t>al-Qaida</w:t>
      </w:r>
      <w:r w:rsidRPr="00CE4C03">
        <w:rPr>
          <w:sz w:val="12"/>
          <w:highlight w:val="cyan"/>
        </w:rPr>
        <w:t xml:space="preserve"> </w:t>
      </w:r>
      <w:r w:rsidRPr="00CE4C03">
        <w:rPr>
          <w:rStyle w:val="StyleUnderline"/>
        </w:rPr>
        <w:t>to</w:t>
      </w:r>
      <w:r w:rsidRPr="00CE4C03">
        <w:rPr>
          <w:sz w:val="12"/>
        </w:rPr>
        <w:t xml:space="preserve"> </w:t>
      </w:r>
      <w:r w:rsidRPr="00CE4C03">
        <w:rPr>
          <w:rStyle w:val="StyleUnderline"/>
        </w:rPr>
        <w:t>recruit</w:t>
      </w:r>
      <w:r w:rsidRPr="00CE4C03">
        <w:rPr>
          <w:sz w:val="12"/>
        </w:rPr>
        <w:t xml:space="preserve"> </w:t>
      </w:r>
      <w:r w:rsidRPr="00CE4C03">
        <w:rPr>
          <w:rStyle w:val="StyleUnderline"/>
        </w:rPr>
        <w:t>fighters</w:t>
      </w:r>
      <w:r w:rsidRPr="00CE4C03">
        <w:rPr>
          <w:sz w:val="12"/>
        </w:rPr>
        <w:t xml:space="preserve"> </w:t>
      </w:r>
      <w:r w:rsidRPr="00CE4C03">
        <w:rPr>
          <w:rStyle w:val="StyleUnderline"/>
        </w:rPr>
        <w:t>from</w:t>
      </w:r>
      <w:r w:rsidRPr="00CE4C03">
        <w:rPr>
          <w:sz w:val="12"/>
        </w:rPr>
        <w:t xml:space="preserve"> </w:t>
      </w:r>
      <w:r w:rsidRPr="00CE4C03">
        <w:rPr>
          <w:rStyle w:val="StyleUnderline"/>
        </w:rPr>
        <w:t>afar</w:t>
      </w:r>
      <w:r w:rsidRPr="00CE4C03">
        <w:rPr>
          <w:sz w:val="12"/>
        </w:rPr>
        <w:t xml:space="preserve"> </w:t>
      </w:r>
      <w:r w:rsidRPr="00CE4C03">
        <w:rPr>
          <w:rStyle w:val="StyleUnderline"/>
          <w:highlight w:val="cyan"/>
        </w:rPr>
        <w:t>or</w:t>
      </w:r>
      <w:r w:rsidRPr="00CE4C03">
        <w:rPr>
          <w:sz w:val="12"/>
        </w:rPr>
        <w:t xml:space="preserve"> </w:t>
      </w:r>
      <w:r w:rsidRPr="00CE4C03">
        <w:rPr>
          <w:rStyle w:val="StyleUnderline"/>
        </w:rPr>
        <w:t>groom</w:t>
      </w:r>
      <w:r w:rsidRPr="00CE4C03">
        <w:rPr>
          <w:sz w:val="12"/>
        </w:rPr>
        <w:t xml:space="preserve"> </w:t>
      </w:r>
      <w:r w:rsidRPr="00CE4C03">
        <w:rPr>
          <w:rStyle w:val="StyleUnderline"/>
          <w:highlight w:val="cyan"/>
        </w:rPr>
        <w:t>lone-wolf</w:t>
      </w:r>
      <w:r w:rsidRPr="00CE4C03">
        <w:rPr>
          <w:sz w:val="12"/>
          <w:highlight w:val="cyan"/>
        </w:rPr>
        <w:t xml:space="preserve"> </w:t>
      </w:r>
      <w:r w:rsidRPr="00CE4C03">
        <w:rPr>
          <w:rStyle w:val="StyleUnderline"/>
          <w:highlight w:val="cyan"/>
        </w:rPr>
        <w:t>terrorists</w:t>
      </w:r>
      <w:r w:rsidRPr="00CE4C03">
        <w:rPr>
          <w:sz w:val="12"/>
        </w:rPr>
        <w:t xml:space="preserve"> within the targeted countries. It's against that backdrop that </w:t>
      </w:r>
      <w:hyperlink r:id="rId73" w:history="1">
        <w:r w:rsidRPr="00CE4C03">
          <w:rPr>
            <w:rStyle w:val="Hyperlink"/>
            <w:sz w:val="12"/>
          </w:rPr>
          <w:t>President Barack Obama</w:t>
        </w:r>
      </w:hyperlink>
      <w:r w:rsidRPr="00CE4C03">
        <w:rPr>
          <w:sz w:val="12"/>
        </w:rPr>
        <w:t xml:space="preserve"> is grudgingly seeking a new congressional authorization for military force against ISIS in Iraq and Syria, said Baker. "It's obvious he would very much like not to be fighting this war," said Baker, a lawyer and former general counsel to the National Security Agency. Obama "came into office thinking he would put an end to the use of force abroad and to unilateral executive decision-making about what force could be used," said Baker, "and he's found himself actually being more Bush than Bush on that topic, taking existing authorities and stretching them far. " His written request to Congress for a war authorization lasting three years is an attempt to "thread a needle," said Baker, "to say, 'Give me a lot of authority but not as much authority as you've given the president in the past,' because he is genuinely ambivalent about whether this is a good idea. "He's written it in a way that authorizes ground troops, just not for very long or in any large numbers," said Baker. "He is visibly uncomfortable doing what he feels he must do, both politically and militarily, and any limits he can come up with, he's glad to embrace, especially if those limitations will mostly be felt by his successor," said Baker. Baker also discussed the new cease-fire in </w:t>
      </w:r>
      <w:hyperlink r:id="rId74" w:history="1">
        <w:r w:rsidRPr="00CE4C03">
          <w:rPr>
            <w:rStyle w:val="Hyperlink"/>
            <w:sz w:val="12"/>
          </w:rPr>
          <w:t>Ukraine agreed to by Russia,</w:t>
        </w:r>
      </w:hyperlink>
      <w:r w:rsidRPr="00CE4C03">
        <w:rPr>
          <w:sz w:val="12"/>
        </w:rPr>
        <w:t xml:space="preserve"> which has been hit with international sanctions for backing </w:t>
      </w:r>
      <w:proofErr w:type="gramStart"/>
      <w:r w:rsidRPr="00CE4C03">
        <w:rPr>
          <w:sz w:val="12"/>
        </w:rPr>
        <w:t>separatists</w:t>
      </w:r>
      <w:proofErr w:type="gramEnd"/>
      <w:r w:rsidRPr="00CE4C03">
        <w:rPr>
          <w:sz w:val="12"/>
        </w:rPr>
        <w:t xml:space="preserve"> rebels in Ukraine and annexing Ukrainian territory. German and French leaders Angela Merkel and François </w:t>
      </w:r>
      <w:proofErr w:type="spellStart"/>
      <w:r w:rsidRPr="00CE4C03">
        <w:rPr>
          <w:sz w:val="12"/>
        </w:rPr>
        <w:t>Hollande</w:t>
      </w:r>
      <w:proofErr w:type="spellEnd"/>
      <w:r w:rsidRPr="00CE4C03">
        <w:rPr>
          <w:sz w:val="12"/>
        </w:rPr>
        <w:t xml:space="preserve"> helped broker the truce, but Baker was doubtful that it will last any longer than Russian President Vladimir Putin wants it to. "He is playing, especially, Europe, but he's playing us as well," said Baker. "He's managed to increase the [Ukrainian] territory that is largely under the control of his Special Forces and the rebels, and now the West has more or less validated that new territory in exchange for the same promise he gave last time," when Russia signed a ceasefire agreement in September. "So whether there's a cease-fire depends entirely on whether Putin really wants one," said Baker, "and right now he may simply be saying, 'Well, in order to head off the delivery of arms to the Ukraine, I'll promise them the cease-fire and in a week I can take it back.'"</w:t>
      </w:r>
    </w:p>
    <w:p w:rsidR="00F60507" w:rsidRDefault="00F60507" w:rsidP="00F60507">
      <w:pPr>
        <w:rPr>
          <w:sz w:val="12"/>
        </w:rPr>
      </w:pPr>
    </w:p>
    <w:p w:rsidR="00DD11B8" w:rsidRDefault="00DD11B8" w:rsidP="00DD11B8"/>
    <w:p w:rsidR="00A95652" w:rsidRDefault="00015E49" w:rsidP="00C80122">
      <w:pPr>
        <w:pStyle w:val="Heading1"/>
      </w:pPr>
      <w:r>
        <w:t xml:space="preserve">Animal Traceability DA </w:t>
      </w:r>
    </w:p>
    <w:p w:rsidR="006C1750" w:rsidRDefault="006C1750" w:rsidP="004018D7">
      <w:pPr>
        <w:pStyle w:val="Heading3"/>
        <w:rPr>
          <w:rStyle w:val="StyleUnderline"/>
        </w:rPr>
      </w:pPr>
      <w:bookmarkStart w:id="0" w:name="_GoBack"/>
      <w:bookmarkEnd w:id="0"/>
      <w:r>
        <w:rPr>
          <w:rStyle w:val="StyleUnderline"/>
        </w:rPr>
        <w:t>1NC</w:t>
      </w:r>
    </w:p>
    <w:p w:rsidR="006C1750" w:rsidRDefault="006C1750" w:rsidP="006C1750">
      <w:pPr>
        <w:pStyle w:val="Heading4"/>
      </w:pPr>
      <w:r>
        <w:t>Agro-terror attack is likely – causes disease outbreak, price spikes, and collapses the economy</w:t>
      </w:r>
    </w:p>
    <w:p w:rsidR="006C1750" w:rsidRPr="005C7C5A" w:rsidRDefault="006C1750" w:rsidP="006C1750">
      <w:pPr>
        <w:rPr>
          <w:sz w:val="10"/>
        </w:rPr>
      </w:pPr>
      <w:r w:rsidRPr="005C7C5A">
        <w:rPr>
          <w:b/>
        </w:rPr>
        <w:t>HSNW 15</w:t>
      </w:r>
      <w:r w:rsidRPr="005C7C5A">
        <w:t xml:space="preserve"> </w:t>
      </w:r>
      <w:r w:rsidRPr="005C7C5A">
        <w:rPr>
          <w:sz w:val="10"/>
        </w:rPr>
        <w:t>– Homeland Security News Wire, “</w:t>
      </w:r>
      <w:proofErr w:type="spellStart"/>
      <w:r w:rsidRPr="005C7C5A">
        <w:rPr>
          <w:rStyle w:val="Emphasis"/>
          <w:highlight w:val="cyan"/>
        </w:rPr>
        <w:t>Agroterrorism</w:t>
      </w:r>
      <w:proofErr w:type="spellEnd"/>
      <w:r w:rsidRPr="005C7C5A">
        <w:rPr>
          <w:rStyle w:val="Emphasis"/>
          <w:highlight w:val="cyan"/>
        </w:rPr>
        <w:t xml:space="preserve"> is a major threat to America: Experts</w:t>
      </w:r>
      <w:r w:rsidRPr="005C7C5A">
        <w:rPr>
          <w:sz w:val="10"/>
        </w:rPr>
        <w:t>” http://www.homelandsecuritynewswire.com/dr20150107-agroterrorism-is-a-major-threat-to-america-experts</w:t>
      </w:r>
    </w:p>
    <w:p w:rsidR="006C1750" w:rsidRDefault="006C1750" w:rsidP="006C1750">
      <w:pPr>
        <w:rPr>
          <w:sz w:val="14"/>
        </w:rPr>
      </w:pPr>
      <w:r w:rsidRPr="005C7C5A">
        <w:rPr>
          <w:sz w:val="14"/>
        </w:rPr>
        <w:t xml:space="preserve">Ever since the 9/11 attacks, </w:t>
      </w:r>
      <w:r w:rsidRPr="005C7C5A">
        <w:rPr>
          <w:rStyle w:val="StyleUnderline"/>
          <w:highlight w:val="cyan"/>
        </w:rPr>
        <w:t>farmers</w:t>
      </w:r>
      <w:r w:rsidRPr="005C7C5A">
        <w:rPr>
          <w:rStyle w:val="StyleUnderline"/>
        </w:rPr>
        <w:t xml:space="preserve"> across the United States </w:t>
      </w:r>
      <w:r w:rsidRPr="005C7C5A">
        <w:rPr>
          <w:rStyle w:val="StyleUnderline"/>
          <w:highlight w:val="cyan"/>
        </w:rPr>
        <w:t>have been on high alert</w:t>
      </w:r>
      <w:r w:rsidRPr="005C7C5A">
        <w:rPr>
          <w:sz w:val="14"/>
        </w:rPr>
        <w:t xml:space="preserve"> because </w:t>
      </w:r>
      <w:r w:rsidRPr="005C7C5A">
        <w:rPr>
          <w:rStyle w:val="StyleUnderline"/>
          <w:highlight w:val="cyan"/>
        </w:rPr>
        <w:t>the</w:t>
      </w:r>
      <w:r w:rsidRPr="005C7C5A">
        <w:rPr>
          <w:rStyle w:val="StyleUnderline"/>
        </w:rPr>
        <w:t xml:space="preserve"> U.S. </w:t>
      </w:r>
      <w:r w:rsidRPr="005C7C5A">
        <w:rPr>
          <w:rStyle w:val="StyleUnderline"/>
          <w:highlight w:val="cyan"/>
        </w:rPr>
        <w:t>food supply remains vulnerable to terrorists</w:t>
      </w:r>
      <w:r w:rsidRPr="005C7C5A">
        <w:rPr>
          <w:rStyle w:val="StyleUnderline"/>
        </w:rPr>
        <w:t xml:space="preserve"> seeking to harm Americans and damage the economy</w:t>
      </w:r>
      <w:r w:rsidRPr="005C7C5A">
        <w:rPr>
          <w:sz w:val="14"/>
        </w:rPr>
        <w:t xml:space="preserve"> through non-violent means. “Agriculture is vulnerable to terrorists because we can’t put a 12-foot chain link fence around every farm in Alabama and the rest of America,” </w:t>
      </w:r>
      <w:hyperlink r:id="rId75" w:tgtFrame="_blank" w:history="1">
        <w:r w:rsidRPr="005C7C5A">
          <w:rPr>
            <w:rStyle w:val="Hyperlink"/>
            <w:sz w:val="14"/>
          </w:rPr>
          <w:t>said</w:t>
        </w:r>
      </w:hyperlink>
      <w:r w:rsidRPr="005C7C5A">
        <w:rPr>
          <w:sz w:val="14"/>
        </w:rPr>
        <w:t xml:space="preserve"> Brad Fields, a veterinarian who is director of Emergency Programs with the </w:t>
      </w:r>
      <w:hyperlink r:id="rId76" w:tgtFrame="_blank" w:history="1">
        <w:r w:rsidRPr="005C7C5A">
          <w:rPr>
            <w:rStyle w:val="Hyperlink"/>
            <w:sz w:val="14"/>
          </w:rPr>
          <w:t>Alabama Department of Agriculture and Industries</w:t>
        </w:r>
      </w:hyperlink>
      <w:r w:rsidRPr="005C7C5A">
        <w:rPr>
          <w:sz w:val="14"/>
        </w:rPr>
        <w:t xml:space="preserve">. </w:t>
      </w:r>
      <w:r w:rsidRPr="005C7C5A">
        <w:rPr>
          <w:rStyle w:val="StyleUnderline"/>
          <w:highlight w:val="cyan"/>
        </w:rPr>
        <w:t>Farmers</w:t>
      </w:r>
      <w:r w:rsidRPr="005C7C5A">
        <w:rPr>
          <w:rStyle w:val="StyleUnderline"/>
        </w:rPr>
        <w:t xml:space="preserve"> and livestock producers </w:t>
      </w:r>
      <w:r w:rsidRPr="005C7C5A">
        <w:rPr>
          <w:rStyle w:val="StyleUnderline"/>
          <w:highlight w:val="cyan"/>
        </w:rPr>
        <w:t>have been urged actively to monitor</w:t>
      </w:r>
      <w:r w:rsidRPr="005C7C5A">
        <w:rPr>
          <w:rStyle w:val="StyleUnderline"/>
        </w:rPr>
        <w:t xml:space="preserve"> their </w:t>
      </w:r>
      <w:r w:rsidRPr="005C7C5A">
        <w:rPr>
          <w:rStyle w:val="StyleUnderline"/>
          <w:highlight w:val="cyan"/>
        </w:rPr>
        <w:t>facilities</w:t>
      </w:r>
      <w:r w:rsidRPr="005C7C5A">
        <w:rPr>
          <w:rStyle w:val="StyleUnderline"/>
        </w:rPr>
        <w:t xml:space="preserve"> with security in mind. </w:t>
      </w:r>
      <w:r w:rsidRPr="006C1750">
        <w:rPr>
          <w:rStyle w:val="StyleUnderline"/>
        </w:rPr>
        <w:t xml:space="preserve">An </w:t>
      </w:r>
      <w:hyperlink r:id="rId77" w:tgtFrame="_blank" w:history="1">
        <w:r w:rsidRPr="006C1750">
          <w:rPr>
            <w:rStyle w:val="StyleUnderline"/>
          </w:rPr>
          <w:t>analysis</w:t>
        </w:r>
      </w:hyperlink>
      <w:r w:rsidRPr="006C1750">
        <w:rPr>
          <w:rStyle w:val="StyleUnderline"/>
        </w:rPr>
        <w:t xml:space="preserve"> of </w:t>
      </w:r>
      <w:proofErr w:type="spellStart"/>
      <w:r w:rsidRPr="006C1750">
        <w:rPr>
          <w:rStyle w:val="StyleUnderline"/>
        </w:rPr>
        <w:t>agroterrorism</w:t>
      </w:r>
      <w:proofErr w:type="spellEnd"/>
      <w:r w:rsidRPr="006C1750">
        <w:rPr>
          <w:rStyle w:val="StyleUnderline"/>
        </w:rPr>
        <w:t xml:space="preserve"> by the </w:t>
      </w:r>
      <w:hyperlink r:id="rId78" w:tgtFrame="_blank" w:history="1">
        <w:r w:rsidRPr="006C1750">
          <w:rPr>
            <w:rStyle w:val="StyleUnderline"/>
          </w:rPr>
          <w:t>College of Agricultural Sciences</w:t>
        </w:r>
      </w:hyperlink>
      <w:r w:rsidRPr="006C1750">
        <w:rPr>
          <w:sz w:val="14"/>
        </w:rPr>
        <w:t xml:space="preserve"> at </w:t>
      </w:r>
      <w:hyperlink r:id="rId79" w:tgtFrame="_blank" w:history="1">
        <w:r w:rsidRPr="006C1750">
          <w:rPr>
            <w:rStyle w:val="Hyperlink"/>
            <w:sz w:val="14"/>
          </w:rPr>
          <w:t>Pennsylvania State University</w:t>
        </w:r>
      </w:hyperlink>
      <w:r w:rsidRPr="006C1750">
        <w:rPr>
          <w:sz w:val="14"/>
        </w:rPr>
        <w:t xml:space="preserve"> </w:t>
      </w:r>
      <w:r w:rsidRPr="006C1750">
        <w:rPr>
          <w:rStyle w:val="StyleUnderline"/>
        </w:rPr>
        <w:t>notes that most cattle diseases are introduced through the purchase of infected animals</w:t>
      </w:r>
      <w:r w:rsidRPr="006C1750">
        <w:rPr>
          <w:sz w:val="14"/>
        </w:rPr>
        <w:t>.</w:t>
      </w:r>
      <w:r w:rsidRPr="005C7C5A">
        <w:rPr>
          <w:sz w:val="14"/>
        </w:rPr>
        <w:t xml:space="preserve"> Some farms now isolate new animals from the rest of the herd for several days to watch for any symptoms of disease. </w:t>
      </w:r>
      <w:r w:rsidRPr="006C1750">
        <w:rPr>
          <w:rStyle w:val="StyleUnderline"/>
          <w:highlight w:val="cyan"/>
        </w:rPr>
        <w:t>The economic effects</w:t>
      </w:r>
      <w:r w:rsidRPr="005C7C5A">
        <w:rPr>
          <w:rStyle w:val="StyleUnderline"/>
        </w:rPr>
        <w:t xml:space="preserve"> of a successful attack </w:t>
      </w:r>
      <w:r w:rsidRPr="006C1750">
        <w:rPr>
          <w:rStyle w:val="StyleUnderline"/>
          <w:highlight w:val="cyan"/>
        </w:rPr>
        <w:t>on the U.S.</w:t>
      </w:r>
      <w:r w:rsidRPr="005C7C5A">
        <w:rPr>
          <w:rStyle w:val="StyleUnderline"/>
        </w:rPr>
        <w:t xml:space="preserve"> food supply </w:t>
      </w:r>
      <w:r w:rsidRPr="006C1750">
        <w:rPr>
          <w:rStyle w:val="StyleUnderline"/>
          <w:highlight w:val="cyan"/>
        </w:rPr>
        <w:t>would be devastating</w:t>
      </w:r>
      <w:r w:rsidRPr="005C7C5A">
        <w:rPr>
          <w:rStyle w:val="StyleUnderline"/>
        </w:rPr>
        <w:t xml:space="preserve">, as </w:t>
      </w:r>
      <w:r w:rsidRPr="006C1750">
        <w:rPr>
          <w:rStyle w:val="StyleUnderline"/>
          <w:highlight w:val="cyan"/>
        </w:rPr>
        <w:t>agriculture accounts for</w:t>
      </w:r>
      <w:r w:rsidRPr="005C7C5A">
        <w:rPr>
          <w:rStyle w:val="StyleUnderline"/>
        </w:rPr>
        <w:t xml:space="preserve"> roughly </w:t>
      </w:r>
      <w:r w:rsidRPr="006C1750">
        <w:rPr>
          <w:rStyle w:val="StyleUnderline"/>
          <w:highlight w:val="cyan"/>
        </w:rPr>
        <w:t>13 percent of</w:t>
      </w:r>
      <w:r w:rsidRPr="005C7C5A">
        <w:rPr>
          <w:rStyle w:val="StyleUnderline"/>
        </w:rPr>
        <w:t xml:space="preserve"> the country’s </w:t>
      </w:r>
      <w:r w:rsidRPr="006C1750">
        <w:rPr>
          <w:rStyle w:val="StyleUnderline"/>
          <w:highlight w:val="cyan"/>
        </w:rPr>
        <w:t>g</w:t>
      </w:r>
      <w:r w:rsidRPr="005C7C5A">
        <w:rPr>
          <w:rStyle w:val="StyleUnderline"/>
        </w:rPr>
        <w:t xml:space="preserve">ross annual </w:t>
      </w:r>
      <w:r w:rsidRPr="006C1750">
        <w:rPr>
          <w:rStyle w:val="StyleUnderline"/>
          <w:highlight w:val="cyan"/>
        </w:rPr>
        <w:t>d</w:t>
      </w:r>
      <w:r w:rsidRPr="005C7C5A">
        <w:rPr>
          <w:rStyle w:val="StyleUnderline"/>
        </w:rPr>
        <w:t xml:space="preserve">omestic </w:t>
      </w:r>
      <w:r w:rsidRPr="006C1750">
        <w:rPr>
          <w:rStyle w:val="StyleUnderline"/>
          <w:highlight w:val="cyan"/>
        </w:rPr>
        <w:t>p</w:t>
      </w:r>
      <w:r w:rsidRPr="005C7C5A">
        <w:rPr>
          <w:rStyle w:val="StyleUnderline"/>
        </w:rPr>
        <w:t xml:space="preserve">roduct. </w:t>
      </w:r>
      <w:proofErr w:type="gramStart"/>
      <w:r w:rsidRPr="006C1750">
        <w:rPr>
          <w:rStyle w:val="StyleUnderline"/>
        </w:rPr>
        <w:t>A</w:t>
      </w:r>
      <w:r w:rsidRPr="005C7C5A">
        <w:rPr>
          <w:rStyle w:val="StyleUnderline"/>
        </w:rPr>
        <w:t xml:space="preserve">n introduction of </w:t>
      </w:r>
      <w:r w:rsidRPr="006C1750">
        <w:rPr>
          <w:rStyle w:val="StyleUnderline"/>
          <w:highlight w:val="cyan"/>
        </w:rPr>
        <w:t>deadly pathogens</w:t>
      </w:r>
      <w:r w:rsidRPr="005C7C5A">
        <w:rPr>
          <w:rStyle w:val="StyleUnderline"/>
        </w:rPr>
        <w:t xml:space="preserve"> </w:t>
      </w:r>
      <w:proofErr w:type="spellStart"/>
      <w:r w:rsidRPr="005C7C5A">
        <w:rPr>
          <w:rStyle w:val="StyleUnderline"/>
        </w:rPr>
        <w:t>intoU.S</w:t>
      </w:r>
      <w:proofErr w:type="spellEnd"/>
      <w:r w:rsidRPr="005C7C5A">
        <w:rPr>
          <w:rStyle w:val="StyleUnderline"/>
        </w:rPr>
        <w:t>.</w:t>
      </w:r>
      <w:proofErr w:type="gramEnd"/>
      <w:r w:rsidRPr="005C7C5A">
        <w:rPr>
          <w:rStyle w:val="StyleUnderline"/>
        </w:rPr>
        <w:t xml:space="preserve"> </w:t>
      </w:r>
      <w:proofErr w:type="gramStart"/>
      <w:r w:rsidRPr="005C7C5A">
        <w:rPr>
          <w:rStyle w:val="StyleUnderline"/>
        </w:rPr>
        <w:t>livestock</w:t>
      </w:r>
      <w:proofErr w:type="gramEnd"/>
      <w:r w:rsidRPr="005C7C5A">
        <w:rPr>
          <w:sz w:val="14"/>
        </w:rPr>
        <w:t xml:space="preserve">, poultry, or crops </w:t>
      </w:r>
      <w:r w:rsidRPr="006C1750">
        <w:rPr>
          <w:rStyle w:val="StyleUnderline"/>
          <w:highlight w:val="cyan"/>
        </w:rPr>
        <w:t>would</w:t>
      </w:r>
      <w:r w:rsidRPr="005C7C5A">
        <w:rPr>
          <w:rStyle w:val="StyleUnderline"/>
        </w:rPr>
        <w:t xml:space="preserve"> not only </w:t>
      </w:r>
      <w:r w:rsidRPr="006C1750">
        <w:rPr>
          <w:rStyle w:val="StyleUnderline"/>
          <w:highlight w:val="cyan"/>
        </w:rPr>
        <w:t>result in a disease outbreak</w:t>
      </w:r>
      <w:r w:rsidRPr="005C7C5A">
        <w:rPr>
          <w:rStyle w:val="StyleUnderline"/>
        </w:rPr>
        <w:t xml:space="preserve">, but would </w:t>
      </w:r>
      <w:r w:rsidRPr="006C1750">
        <w:rPr>
          <w:rStyle w:val="StyleUnderline"/>
          <w:highlight w:val="cyan"/>
        </w:rPr>
        <w:t>disrupt the global food industry and drive up</w:t>
      </w:r>
      <w:r w:rsidRPr="005C7C5A">
        <w:rPr>
          <w:rStyle w:val="StyleUnderline"/>
        </w:rPr>
        <w:t xml:space="preserve"> food </w:t>
      </w:r>
      <w:r w:rsidRPr="006C1750">
        <w:rPr>
          <w:rStyle w:val="StyleUnderline"/>
          <w:highlight w:val="cyan"/>
        </w:rPr>
        <w:t>prices</w:t>
      </w:r>
      <w:r w:rsidRPr="005C7C5A">
        <w:rPr>
          <w:sz w:val="14"/>
        </w:rPr>
        <w:t xml:space="preserve">. </w:t>
      </w:r>
      <w:proofErr w:type="spellStart"/>
      <w:r w:rsidRPr="005C7C5A">
        <w:rPr>
          <w:rStyle w:val="StyleUnderline"/>
        </w:rPr>
        <w:t>Agroterrorism</w:t>
      </w:r>
      <w:proofErr w:type="spellEnd"/>
      <w:r w:rsidRPr="005C7C5A">
        <w:rPr>
          <w:rStyle w:val="StyleUnderline"/>
        </w:rPr>
        <w:t xml:space="preserve"> is not limited to the intentional introduction of harmful pathogens</w:t>
      </w:r>
      <w:r w:rsidRPr="005C7C5A">
        <w:rPr>
          <w:sz w:val="14"/>
        </w:rPr>
        <w:t xml:space="preserve"> into U.S. farms and livestock. Terrorists can also </w:t>
      </w:r>
      <w:proofErr w:type="spellStart"/>
      <w:r w:rsidRPr="005C7C5A">
        <w:rPr>
          <w:sz w:val="14"/>
        </w:rPr>
        <w:t>cyberattack</w:t>
      </w:r>
      <w:proofErr w:type="spellEnd"/>
      <w:r w:rsidRPr="005C7C5A">
        <w:rPr>
          <w:sz w:val="14"/>
        </w:rPr>
        <w:t xml:space="preserve"> industrial agriculture systems responsible for operating feeding machines, maintaining milk temperatures, and processing foods. The ease of a </w:t>
      </w:r>
      <w:proofErr w:type="spellStart"/>
      <w:r w:rsidRPr="005C7C5A">
        <w:rPr>
          <w:sz w:val="14"/>
        </w:rPr>
        <w:t>cyberattack</w:t>
      </w:r>
      <w:proofErr w:type="spellEnd"/>
      <w:r w:rsidRPr="005C7C5A">
        <w:rPr>
          <w:sz w:val="14"/>
        </w:rPr>
        <w:t xml:space="preserve">, and its anonymous nature, </w:t>
      </w:r>
      <w:proofErr w:type="gramStart"/>
      <w:r w:rsidRPr="005C7C5A">
        <w:rPr>
          <w:sz w:val="14"/>
        </w:rPr>
        <w:t>have</w:t>
      </w:r>
      <w:proofErr w:type="gramEnd"/>
      <w:r w:rsidRPr="005C7C5A">
        <w:rPr>
          <w:sz w:val="14"/>
        </w:rPr>
        <w:t xml:space="preserve"> some terrorism analysts questioning the likelihood of a physical </w:t>
      </w:r>
      <w:proofErr w:type="spellStart"/>
      <w:r w:rsidRPr="005C7C5A">
        <w:rPr>
          <w:sz w:val="14"/>
        </w:rPr>
        <w:t>bioattack</w:t>
      </w:r>
      <w:proofErr w:type="spellEnd"/>
      <w:r w:rsidRPr="005C7C5A">
        <w:rPr>
          <w:sz w:val="14"/>
        </w:rPr>
        <w:t xml:space="preserve"> on the U.S food supply. Robert A. Norton, a veterinary microbiologist with research interests in </w:t>
      </w:r>
      <w:proofErr w:type="spellStart"/>
      <w:r w:rsidRPr="005C7C5A">
        <w:rPr>
          <w:sz w:val="14"/>
        </w:rPr>
        <w:t>cybersecurity</w:t>
      </w:r>
      <w:proofErr w:type="spellEnd"/>
      <w:r w:rsidRPr="005C7C5A">
        <w:rPr>
          <w:sz w:val="14"/>
        </w:rPr>
        <w:t xml:space="preserve"> and public health, </w:t>
      </w:r>
      <w:hyperlink r:id="rId80" w:tgtFrame="_blank" w:history="1">
        <w:r w:rsidRPr="005C7C5A">
          <w:rPr>
            <w:rStyle w:val="Hyperlink"/>
            <w:sz w:val="14"/>
          </w:rPr>
          <w:t>insists</w:t>
        </w:r>
      </w:hyperlink>
      <w:r w:rsidRPr="005C7C5A">
        <w:rPr>
          <w:sz w:val="14"/>
        </w:rPr>
        <w:t xml:space="preserve"> that terrorists are not likely to plan an attack for which the government has prepared a response. They often seek the path of least resistance. Industrial agriculture systems are vulnerable to </w:t>
      </w:r>
      <w:proofErr w:type="spellStart"/>
      <w:r w:rsidRPr="005C7C5A">
        <w:rPr>
          <w:sz w:val="14"/>
        </w:rPr>
        <w:t>cyberattacks</w:t>
      </w:r>
      <w:proofErr w:type="spellEnd"/>
      <w:r w:rsidRPr="005C7C5A">
        <w:rPr>
          <w:sz w:val="14"/>
        </w:rPr>
        <w:t xml:space="preserve"> and terrorists have the expertise to exploit those vulnerabilities. “Rather than using biological weapons to kill cattle or poisons to contaminate milk, why not just turn off the electricity? Doing that can kill the animals (e.g., chickens in commercial operations), [it] spoils the milk and makes the ground beef inedible, with the extra special bonus that it also causes everyone to plunge into darkness (widespread panic), shutters access to bank ATMs and fuel, causes breathtaking gridlock and makes the government look totally helpless and inept,” Norton writes.</w:t>
      </w:r>
    </w:p>
    <w:p w:rsidR="0026415E" w:rsidRDefault="0026415E" w:rsidP="0026415E">
      <w:pPr>
        <w:pStyle w:val="Heading4"/>
      </w:pPr>
      <w:r>
        <w:t>Animal ID and traceability is key to zoning and compartmentalization – those resolve the impact of an attack</w:t>
      </w:r>
    </w:p>
    <w:p w:rsidR="0026415E" w:rsidRPr="0026415E" w:rsidRDefault="0026415E" w:rsidP="0026415E">
      <w:pPr>
        <w:rPr>
          <w:sz w:val="16"/>
        </w:rPr>
      </w:pPr>
      <w:r w:rsidRPr="00BD3073">
        <w:rPr>
          <w:b/>
        </w:rPr>
        <w:t>Greene 10</w:t>
      </w:r>
      <w:r w:rsidRPr="00BD3073">
        <w:t xml:space="preserve"> </w:t>
      </w:r>
      <w:r w:rsidRPr="00BD3073">
        <w:rPr>
          <w:sz w:val="16"/>
        </w:rPr>
        <w:t>-- Joel L. Greene Analyst in Agricultural Policy “</w:t>
      </w:r>
      <w:r w:rsidRPr="00AF02E5">
        <w:rPr>
          <w:rStyle w:val="StyleUnderline"/>
          <w:highlight w:val="cyan"/>
        </w:rPr>
        <w:t>Animal Identification and Traceability</w:t>
      </w:r>
      <w:r w:rsidRPr="00AF02E5">
        <w:rPr>
          <w:rStyle w:val="StyleUnderline"/>
        </w:rPr>
        <w:t>: Overview</w:t>
      </w:r>
      <w:r w:rsidRPr="00BD3073">
        <w:rPr>
          <w:sz w:val="16"/>
        </w:rPr>
        <w:t xml:space="preserve"> and Issues” http://nationalaglawcenter.org/wp-content/uploads/assets/crs/R40832.pdf</w:t>
      </w:r>
    </w:p>
    <w:p w:rsidR="0026415E" w:rsidRPr="0026415E" w:rsidRDefault="0026415E" w:rsidP="006C1750">
      <w:pPr>
        <w:rPr>
          <w:sz w:val="12"/>
        </w:rPr>
      </w:pPr>
      <w:r w:rsidRPr="0026415E">
        <w:rPr>
          <w:sz w:val="12"/>
        </w:rPr>
        <w:t xml:space="preserve">Proponents argue that </w:t>
      </w:r>
      <w:r w:rsidRPr="0026415E">
        <w:rPr>
          <w:rStyle w:val="StyleUnderline"/>
        </w:rPr>
        <w:t xml:space="preserve">an animal ID and traceability system: 1. </w:t>
      </w:r>
      <w:r w:rsidRPr="00933441">
        <w:rPr>
          <w:rStyle w:val="StyleUnderline"/>
          <w:highlight w:val="cyan"/>
        </w:rPr>
        <w:t>Enhances</w:t>
      </w:r>
      <w:r w:rsidRPr="0026415E">
        <w:rPr>
          <w:rStyle w:val="StyleUnderline"/>
        </w:rPr>
        <w:t xml:space="preserve"> animal </w:t>
      </w:r>
      <w:r w:rsidRPr="00933441">
        <w:rPr>
          <w:rStyle w:val="StyleUnderline"/>
          <w:highlight w:val="cyan"/>
        </w:rPr>
        <w:t>health surveillance and disease eradication</w:t>
      </w:r>
      <w:r w:rsidRPr="0026415E">
        <w:rPr>
          <w:sz w:val="12"/>
        </w:rPr>
        <w:t xml:space="preserve">. According to USDA, </w:t>
      </w:r>
      <w:r w:rsidRPr="00933441">
        <w:rPr>
          <w:rStyle w:val="StyleUnderline"/>
          <w:highlight w:val="cyan"/>
        </w:rPr>
        <w:t>animal ID would facilitate early detection of</w:t>
      </w:r>
      <w:r w:rsidRPr="0026415E">
        <w:rPr>
          <w:rStyle w:val="StyleUnderline"/>
        </w:rPr>
        <w:t xml:space="preserve"> dangerous</w:t>
      </w:r>
      <w:r w:rsidRPr="0026415E">
        <w:rPr>
          <w:sz w:val="12"/>
        </w:rPr>
        <w:t xml:space="preserve"> and costly animal </w:t>
      </w:r>
      <w:r w:rsidRPr="0026415E">
        <w:rPr>
          <w:rStyle w:val="StyleUnderline"/>
        </w:rPr>
        <w:t xml:space="preserve">disease </w:t>
      </w:r>
      <w:r w:rsidRPr="00933441">
        <w:rPr>
          <w:rStyle w:val="StyleUnderline"/>
          <w:highlight w:val="cyan"/>
        </w:rPr>
        <w:t>outbreaks</w:t>
      </w:r>
      <w:r w:rsidRPr="0026415E">
        <w:rPr>
          <w:rStyle w:val="StyleUnderline"/>
        </w:rPr>
        <w:t xml:space="preserve">, while </w:t>
      </w:r>
      <w:r w:rsidRPr="00933441">
        <w:rPr>
          <w:rStyle w:val="StyleUnderline"/>
          <w:highlight w:val="cyan"/>
        </w:rPr>
        <w:t>a traceability system</w:t>
      </w:r>
      <w:r w:rsidRPr="0026415E">
        <w:rPr>
          <w:sz w:val="12"/>
        </w:rPr>
        <w:t xml:space="preserve"> would help to </w:t>
      </w:r>
      <w:r w:rsidRPr="00933441">
        <w:rPr>
          <w:rStyle w:val="StyleUnderline"/>
          <w:highlight w:val="cyan"/>
        </w:rPr>
        <w:t>identify the source as well as</w:t>
      </w:r>
      <w:r w:rsidRPr="0026415E">
        <w:rPr>
          <w:rStyle w:val="StyleUnderline"/>
        </w:rPr>
        <w:t xml:space="preserve"> those animal </w:t>
      </w:r>
      <w:r w:rsidRPr="00933441">
        <w:rPr>
          <w:rStyle w:val="StyleUnderline"/>
          <w:highlight w:val="cyan"/>
        </w:rPr>
        <w:t>populations that were exposed</w:t>
      </w:r>
      <w:r w:rsidRPr="0026415E">
        <w:rPr>
          <w:sz w:val="12"/>
        </w:rPr>
        <w:t xml:space="preserve"> to the disease, </w:t>
      </w:r>
      <w:r w:rsidRPr="00933441">
        <w:rPr>
          <w:rStyle w:val="StyleUnderline"/>
          <w:highlight w:val="cyan"/>
        </w:rPr>
        <w:t>and to contain</w:t>
      </w:r>
      <w:r w:rsidRPr="0026415E">
        <w:rPr>
          <w:rStyle w:val="StyleUnderline"/>
        </w:rPr>
        <w:t xml:space="preserve"> them </w:t>
      </w:r>
      <w:r w:rsidRPr="00933441">
        <w:rPr>
          <w:rStyle w:val="StyleUnderline"/>
          <w:highlight w:val="cyan"/>
        </w:rPr>
        <w:t>via zoning</w:t>
      </w:r>
      <w:r w:rsidRPr="0026415E">
        <w:rPr>
          <w:rStyle w:val="StyleUnderline"/>
        </w:rPr>
        <w:t xml:space="preserve"> or compartmentalization</w:t>
      </w:r>
      <w:r w:rsidRPr="0026415E">
        <w:rPr>
          <w:sz w:val="12"/>
        </w:rPr>
        <w:t xml:space="preserve">. Together, USDA claims that </w:t>
      </w:r>
      <w:r w:rsidRPr="00933441">
        <w:rPr>
          <w:rStyle w:val="StyleUnderline"/>
          <w:highlight w:val="cyan"/>
        </w:rPr>
        <w:t>a</w:t>
      </w:r>
      <w:r w:rsidRPr="0026415E">
        <w:rPr>
          <w:rStyle w:val="StyleUnderline"/>
        </w:rPr>
        <w:t xml:space="preserve"> national animal ID and </w:t>
      </w:r>
      <w:r w:rsidRPr="00933441">
        <w:rPr>
          <w:rStyle w:val="StyleUnderline"/>
          <w:highlight w:val="cyan"/>
        </w:rPr>
        <w:t>traceability program would</w:t>
      </w:r>
      <w:r w:rsidRPr="0026415E">
        <w:rPr>
          <w:sz w:val="12"/>
        </w:rPr>
        <w:t xml:space="preserve"> likely </w:t>
      </w:r>
      <w:r w:rsidRPr="00933441">
        <w:rPr>
          <w:rStyle w:val="StyleUnderline"/>
          <w:highlight w:val="cyan"/>
        </w:rPr>
        <w:t>reduce</w:t>
      </w:r>
      <w:r w:rsidRPr="0026415E">
        <w:rPr>
          <w:sz w:val="12"/>
        </w:rPr>
        <w:t xml:space="preserve"> animal </w:t>
      </w:r>
      <w:r w:rsidRPr="0026415E">
        <w:rPr>
          <w:rStyle w:val="StyleUnderline"/>
        </w:rPr>
        <w:t xml:space="preserve">producers’ disease testing </w:t>
      </w:r>
      <w:r w:rsidRPr="00933441">
        <w:rPr>
          <w:rStyle w:val="StyleUnderline"/>
          <w:highlight w:val="cyan"/>
        </w:rPr>
        <w:t>costs by</w:t>
      </w:r>
      <w:r w:rsidRPr="0026415E">
        <w:rPr>
          <w:rStyle w:val="StyleUnderline"/>
        </w:rPr>
        <w:t xml:space="preserve"> controlling and/or </w:t>
      </w:r>
      <w:r w:rsidRPr="00933441">
        <w:rPr>
          <w:rStyle w:val="StyleUnderline"/>
          <w:highlight w:val="cyan"/>
        </w:rPr>
        <w:t>eradicating</w:t>
      </w:r>
      <w:r w:rsidRPr="0026415E">
        <w:rPr>
          <w:sz w:val="12"/>
        </w:rPr>
        <w:t xml:space="preserve"> animal </w:t>
      </w:r>
      <w:r w:rsidRPr="00933441">
        <w:rPr>
          <w:rStyle w:val="StyleUnderline"/>
          <w:highlight w:val="cyan"/>
        </w:rPr>
        <w:t>diseases</w:t>
      </w:r>
      <w:r w:rsidRPr="0026415E">
        <w:rPr>
          <w:sz w:val="12"/>
        </w:rPr>
        <w:t xml:space="preserve"> at both regional and national levels. 2</w:t>
      </w:r>
      <w:r w:rsidRPr="0026415E">
        <w:rPr>
          <w:rStyle w:val="StyleUnderline"/>
        </w:rPr>
        <w:t>. Minimizes economic impact</w:t>
      </w:r>
      <w:r w:rsidRPr="0026415E">
        <w:rPr>
          <w:sz w:val="12"/>
        </w:rPr>
        <w:t xml:space="preserve"> of an animal disease outbreak. </w:t>
      </w:r>
      <w:r w:rsidRPr="0026415E">
        <w:rPr>
          <w:rStyle w:val="StyleUnderline"/>
        </w:rPr>
        <w:t xml:space="preserve">Regionalization or </w:t>
      </w:r>
      <w:r w:rsidRPr="00933441">
        <w:rPr>
          <w:rStyle w:val="StyleUnderline"/>
          <w:highlight w:val="cyan"/>
        </w:rPr>
        <w:t>compartmentalization is a</w:t>
      </w:r>
      <w:r w:rsidRPr="0026415E">
        <w:rPr>
          <w:rStyle w:val="StyleUnderline"/>
        </w:rPr>
        <w:t xml:space="preserve"> disease management </w:t>
      </w:r>
      <w:r w:rsidRPr="00933441">
        <w:rPr>
          <w:rStyle w:val="StyleUnderline"/>
          <w:highlight w:val="cyan"/>
        </w:rPr>
        <w:t>tool that contains a</w:t>
      </w:r>
      <w:r w:rsidRPr="0026415E">
        <w:rPr>
          <w:rStyle w:val="StyleUnderline"/>
        </w:rPr>
        <w:t xml:space="preserve"> disease </w:t>
      </w:r>
      <w:r w:rsidRPr="00933441">
        <w:rPr>
          <w:rStyle w:val="StyleUnderline"/>
          <w:highlight w:val="cyan"/>
        </w:rPr>
        <w:t>outbreak</w:t>
      </w:r>
      <w:r w:rsidRPr="0026415E">
        <w:rPr>
          <w:sz w:val="12"/>
        </w:rPr>
        <w:t xml:space="preserve"> to a specific zone, while leaving the remaining areas outside of that zone free of the particular disease and not at risk for international trade restrictions. Rapid identification and compartmentalization of a disease outbreak limits both the spread of commercially harmful diseases and, thereby, the number of animals that would otherwise have to be destroyed or removed from marketing channels. </w:t>
      </w:r>
      <w:r w:rsidRPr="00933441">
        <w:rPr>
          <w:rStyle w:val="StyleUnderline"/>
          <w:highlight w:val="cyan"/>
        </w:rPr>
        <w:t>Compartmentalization</w:t>
      </w:r>
      <w:r w:rsidRPr="0026415E">
        <w:rPr>
          <w:rStyle w:val="StyleUnderline"/>
        </w:rPr>
        <w:t xml:space="preserve"> also </w:t>
      </w:r>
      <w:r w:rsidRPr="00933441">
        <w:rPr>
          <w:rStyle w:val="StyleUnderline"/>
          <w:highlight w:val="cyan"/>
        </w:rPr>
        <w:t>facilitates re-establishing international market access</w:t>
      </w:r>
      <w:r w:rsidRPr="0026415E">
        <w:rPr>
          <w:sz w:val="12"/>
        </w:rPr>
        <w:t xml:space="preserve"> and the reopening of lost export markets. The more rapid the response to a disease outbreak, the more limited the economic damage. 3. Increases domestic marketing opportunities. Many farmers and ranchers already keep track of individual animals and how they are being raised, in order to identify and exploit desirable production characteristics—such as “organic” or “grass-fed” or “hormone-free”—that can command substantial price premiums in certain retail markets. Universal bar codes on processed food, including many meats, are widely used by processors and retailers to manage inventories, add value to products, and monitor consumer buying. When consumers seek meat, eggs, or milk from animals </w:t>
      </w:r>
      <w:proofErr w:type="gramStart"/>
      <w:r w:rsidRPr="0026415E">
        <w:rPr>
          <w:sz w:val="12"/>
        </w:rPr>
        <w:t>raised</w:t>
      </w:r>
      <w:proofErr w:type="gramEnd"/>
      <w:r w:rsidRPr="0026415E">
        <w:rPr>
          <w:sz w:val="12"/>
        </w:rPr>
        <w:t xml:space="preserve"> according to specified organic, humane treatment, or environmental standards, ID and traceability can help firms verify production methods. Government-coordinated programs also have been established for these purposes. For example, a process verification program operated by USDA’s Agricultural Marketing Service (AMS) “provides livestock and meat producers an opportunity to assure customers of their ability to provide consistent quality products by having their written manufacturing processes confirmed through independent, third party audits,” according to AMS. USDA “Process Verified” suppliers can have marketing claims such as breeds and feeding practices, and so label them, under this voluntary, fee-for-service program. Other programs employing varying levels and types of traceability include the domestic origin requirement for USDA-purchased commodities used in domestic feeding programs; the national organic certification program, which AMS also oversees; and the mandatory country-of-origin labeling (COOL) program. 4. Provides a valuable management tool for producers. A traceability program that follows animal products to consumers would provide post-mortem information on cattle with respect to success of various production techniques (e.g., feed types, feed-pasture ratios, or genetics). Similarly, an ID system would be ideally suited for tracking the performance history, along with other relevant criteria, of racing or show animals. It would also increase transparency in the supply chain from producers to consumers; thereby reducing the risk of unfounded liability claims against livestock producers. Finally, an animal ID and traceability program would help producers maintain records on animal movements and health, breed registries, and other marketing activities. 5. </w:t>
      </w:r>
      <w:r w:rsidRPr="00015E49">
        <w:rPr>
          <w:rStyle w:val="StyleUnderline"/>
          <w:highlight w:val="cyan"/>
        </w:rPr>
        <w:t>Addresses</w:t>
      </w:r>
      <w:r w:rsidRPr="0026415E">
        <w:rPr>
          <w:rStyle w:val="StyleUnderline"/>
        </w:rPr>
        <w:t xml:space="preserve"> food safety and </w:t>
      </w:r>
      <w:r w:rsidRPr="00015E49">
        <w:rPr>
          <w:rStyle w:val="StyleUnderline"/>
          <w:highlight w:val="cyan"/>
        </w:rPr>
        <w:t>national security concerns. Federal and state food safety agencies collaborate</w:t>
      </w:r>
      <w:r w:rsidRPr="0026415E">
        <w:rPr>
          <w:sz w:val="12"/>
        </w:rPr>
        <w:t xml:space="preserve"> with APHIS </w:t>
      </w:r>
      <w:r w:rsidRPr="00015E49">
        <w:rPr>
          <w:rStyle w:val="StyleUnderline"/>
          <w:highlight w:val="cyan"/>
        </w:rPr>
        <w:t>to protect the food supply from</w:t>
      </w:r>
      <w:r w:rsidRPr="0026415E">
        <w:rPr>
          <w:rStyle w:val="StyleUnderline"/>
        </w:rPr>
        <w:t xml:space="preserve"> the introduction, through animals, of </w:t>
      </w:r>
      <w:r w:rsidRPr="00015E49">
        <w:rPr>
          <w:rStyle w:val="StyleUnderline"/>
          <w:highlight w:val="cyan"/>
        </w:rPr>
        <w:t>threats</w:t>
      </w:r>
      <w:r w:rsidRPr="0026415E">
        <w:rPr>
          <w:rStyle w:val="StyleUnderline"/>
        </w:rPr>
        <w:t xml:space="preserve"> to human health, such as</w:t>
      </w:r>
      <w:r w:rsidRPr="0026415E">
        <w:rPr>
          <w:sz w:val="12"/>
        </w:rPr>
        <w:t xml:space="preserve"> tuberculosis, and </w:t>
      </w:r>
      <w:r w:rsidRPr="0026415E">
        <w:rPr>
          <w:rStyle w:val="StyleUnderline"/>
        </w:rPr>
        <w:t>foodborne illnesses</w:t>
      </w:r>
      <w:r w:rsidRPr="0026415E">
        <w:rPr>
          <w:sz w:val="12"/>
        </w:rPr>
        <w:t xml:space="preserve"> from bacteria like Salmonella and E. coli O157:H7.11 Generally, when local health officials can link an illness to a particular product, firms and their regulators have been able to trace that product back to the processor and/or slaughter facility. It has been more difficult to determine which particular animals, herds, or flocks were involved. Some believe that a more rigorous </w:t>
      </w:r>
      <w:proofErr w:type="spellStart"/>
      <w:r w:rsidRPr="0026415E">
        <w:rPr>
          <w:sz w:val="12"/>
        </w:rPr>
        <w:t>traceback</w:t>
      </w:r>
      <w:proofErr w:type="spellEnd"/>
      <w:r w:rsidRPr="0026415E">
        <w:rPr>
          <w:sz w:val="12"/>
        </w:rPr>
        <w:t xml:space="preserve"> and animal ID system would facilitate food recalls, possibly contain the spread of a foodborne illness, and help authorities stem future incidents.12 Others, particularly many within the food industry, strongly disagree, countering that such a system would not be based on sound science, and would be technically unworkable and costly.</w:t>
      </w:r>
    </w:p>
    <w:p w:rsidR="006C1750" w:rsidRPr="003D04FA" w:rsidRDefault="006C1750" w:rsidP="006C1750">
      <w:pPr>
        <w:pStyle w:val="Heading4"/>
      </w:pPr>
      <w:r>
        <w:t xml:space="preserve">Disease outbreak causes extinction </w:t>
      </w:r>
    </w:p>
    <w:p w:rsidR="006C1750" w:rsidRPr="003D04FA" w:rsidRDefault="006C1750" w:rsidP="006C1750">
      <w:pPr>
        <w:tabs>
          <w:tab w:val="left" w:pos="3645"/>
        </w:tabs>
        <w:rPr>
          <w:sz w:val="16"/>
          <w:szCs w:val="12"/>
        </w:rPr>
      </w:pPr>
      <w:r w:rsidRPr="003D04FA">
        <w:rPr>
          <w:b/>
        </w:rPr>
        <w:t xml:space="preserve">GREGER 08 – </w:t>
      </w:r>
      <w:r w:rsidRPr="003D04FA">
        <w:rPr>
          <w:sz w:val="16"/>
          <w:szCs w:val="12"/>
        </w:rPr>
        <w:t xml:space="preserve">M.D., is Director of Public Health and Animal Agriculture at The Humane Society of the United States (Michael </w:t>
      </w:r>
      <w:proofErr w:type="spellStart"/>
      <w:r w:rsidRPr="003D04FA">
        <w:rPr>
          <w:sz w:val="16"/>
          <w:szCs w:val="12"/>
        </w:rPr>
        <w:t>Greger</w:t>
      </w:r>
      <w:proofErr w:type="spellEnd"/>
      <w:proofErr w:type="gramStart"/>
      <w:r w:rsidRPr="003D04FA">
        <w:rPr>
          <w:sz w:val="16"/>
          <w:szCs w:val="12"/>
        </w:rPr>
        <w:t>, ,</w:t>
      </w:r>
      <w:proofErr w:type="gramEnd"/>
      <w:r w:rsidRPr="003D04FA">
        <w:rPr>
          <w:sz w:val="16"/>
          <w:szCs w:val="12"/>
        </w:rPr>
        <w:t xml:space="preserve"> Bird Flu: A Virus of Our Own Hatching, </w:t>
      </w:r>
      <w:hyperlink r:id="rId81" w:history="1">
        <w:r w:rsidRPr="003D04FA">
          <w:rPr>
            <w:rStyle w:val="Hyperlink"/>
          </w:rPr>
          <w:t>http://birdflubook.com/a.php?id=111</w:t>
        </w:r>
      </w:hyperlink>
      <w:r>
        <w:rPr>
          <w:sz w:val="16"/>
          <w:szCs w:val="12"/>
        </w:rPr>
        <w:t>)</w:t>
      </w:r>
    </w:p>
    <w:p w:rsidR="006C1750" w:rsidRPr="00DB21C8" w:rsidRDefault="006C1750" w:rsidP="006C1750">
      <w:pPr>
        <w:rPr>
          <w:sz w:val="16"/>
          <w:szCs w:val="12"/>
        </w:rPr>
      </w:pPr>
      <w:r w:rsidRPr="00F6205B">
        <w:rPr>
          <w:sz w:val="16"/>
          <w:szCs w:val="12"/>
        </w:rPr>
        <w:t xml:space="preserve">Senate Majority Leader Frist describes the recent slew of emerging diseases in almost biblical terms: “All of these [new </w:t>
      </w:r>
      <w:r w:rsidRPr="00F6205B">
        <w:rPr>
          <w:u w:val="single"/>
        </w:rPr>
        <w:t>diseases] were advance patrols of a</w:t>
      </w:r>
      <w:r w:rsidRPr="00F6205B">
        <w:rPr>
          <w:sz w:val="16"/>
          <w:szCs w:val="12"/>
        </w:rPr>
        <w:t xml:space="preserve"> great </w:t>
      </w:r>
      <w:r w:rsidRPr="00F6205B">
        <w:rPr>
          <w:u w:val="single"/>
        </w:rPr>
        <w:t xml:space="preserve">army that is preparing </w:t>
      </w:r>
      <w:r w:rsidRPr="00F6205B">
        <w:rPr>
          <w:sz w:val="16"/>
          <w:szCs w:val="12"/>
        </w:rPr>
        <w:t xml:space="preserve">way </w:t>
      </w:r>
      <w:r w:rsidRPr="00F6205B">
        <w:rPr>
          <w:u w:val="single"/>
        </w:rPr>
        <w:t>out of sight</w:t>
      </w:r>
      <w:r w:rsidRPr="00F6205B">
        <w:rPr>
          <w:sz w:val="16"/>
          <w:szCs w:val="12"/>
        </w:rPr>
        <w:t>.”</w:t>
      </w:r>
      <w:r w:rsidRPr="003D04FA">
        <w:rPr>
          <w:sz w:val="16"/>
          <w:szCs w:val="12"/>
        </w:rPr>
        <w:t xml:space="preserve">3146 Scientists like Joshua Lederberg don’t think this is mere rhetoric. He should know. </w:t>
      </w:r>
      <w:r w:rsidRPr="003D04FA">
        <w:rPr>
          <w:highlight w:val="cyan"/>
          <w:u w:val="single"/>
        </w:rPr>
        <w:t xml:space="preserve">Lederberg won </w:t>
      </w:r>
      <w:r w:rsidRPr="003D04FA">
        <w:rPr>
          <w:sz w:val="16"/>
          <w:szCs w:val="12"/>
        </w:rPr>
        <w:t xml:space="preserve">the </w:t>
      </w:r>
      <w:r w:rsidRPr="003D04FA">
        <w:rPr>
          <w:highlight w:val="cyan"/>
          <w:u w:val="single"/>
        </w:rPr>
        <w:t xml:space="preserve">Nobel Prize </w:t>
      </w:r>
      <w:r w:rsidRPr="003D04FA">
        <w:rPr>
          <w:sz w:val="16"/>
          <w:szCs w:val="12"/>
        </w:rPr>
        <w:t xml:space="preserve">in medicine at age 33 </w:t>
      </w:r>
      <w:r w:rsidRPr="003D04FA">
        <w:rPr>
          <w:highlight w:val="cyan"/>
          <w:u w:val="single"/>
        </w:rPr>
        <w:t>for</w:t>
      </w:r>
      <w:r w:rsidRPr="003D04FA">
        <w:rPr>
          <w:sz w:val="16"/>
          <w:szCs w:val="12"/>
        </w:rPr>
        <w:t xml:space="preserve"> his </w:t>
      </w:r>
      <w:r w:rsidRPr="003D04FA">
        <w:rPr>
          <w:highlight w:val="cyan"/>
          <w:u w:val="single"/>
        </w:rPr>
        <w:t>discoveries in bacterial evolution</w:t>
      </w:r>
      <w:r w:rsidRPr="003D04FA">
        <w:rPr>
          <w:sz w:val="16"/>
          <w:szCs w:val="12"/>
        </w:rPr>
        <w:t xml:space="preserve">. Lederberg went on to become president of Rockefeller University. “Some people think I am being hysterical,” he said, referring to pandemic influenza, “but </w:t>
      </w:r>
      <w:r w:rsidRPr="003D04FA">
        <w:rPr>
          <w:highlight w:val="cyan"/>
          <w:u w:val="single"/>
        </w:rPr>
        <w:t xml:space="preserve">there are catastrophes ahead. We live in </w:t>
      </w:r>
      <w:r w:rsidRPr="003D04FA">
        <w:rPr>
          <w:sz w:val="16"/>
          <w:szCs w:val="12"/>
        </w:rPr>
        <w:t xml:space="preserve">evolutionary </w:t>
      </w:r>
      <w:r w:rsidRPr="003D04FA">
        <w:rPr>
          <w:highlight w:val="cyan"/>
          <w:u w:val="single"/>
        </w:rPr>
        <w:t>competition with microbes</w:t>
      </w:r>
      <w:r w:rsidRPr="003D04FA">
        <w:rPr>
          <w:sz w:val="16"/>
          <w:szCs w:val="12"/>
        </w:rPr>
        <w:t xml:space="preserve">—bacteria and viruses. </w:t>
      </w:r>
      <w:r w:rsidRPr="003D04FA">
        <w:rPr>
          <w:highlight w:val="cyan"/>
          <w:u w:val="single"/>
        </w:rPr>
        <w:t>There is no guarantee that we will be the survivors</w:t>
      </w:r>
      <w:r w:rsidRPr="003D04FA">
        <w:rPr>
          <w:sz w:val="16"/>
          <w:szCs w:val="12"/>
        </w:rPr>
        <w:t xml:space="preserve">.”3147 There is a concept in host-parasite evolutionary dynamics called the Red Queen hypothesis, which attempts to describe the unremitting struggle between immune systems and the pathogens against which they fight, each constantly evolving to try to outsmart the other.3148 The name is taken from Lewis Carroll’s Through the Looking Glass in which the Red Queen instructs Alice, “Now, here, you see, it takes all the running you can do to keep in the same place.”3149 Because the </w:t>
      </w:r>
      <w:r w:rsidRPr="003D04FA">
        <w:rPr>
          <w:highlight w:val="cyan"/>
          <w:u w:val="single"/>
        </w:rPr>
        <w:t>pathogens keep evolving</w:t>
      </w:r>
      <w:r w:rsidRPr="003D04FA">
        <w:rPr>
          <w:sz w:val="16"/>
          <w:szCs w:val="12"/>
        </w:rPr>
        <w:t xml:space="preserve">, our immune systems have to keep adapting as well just to keep up. According to the theory, animals </w:t>
      </w:r>
      <w:proofErr w:type="gramStart"/>
      <w:r w:rsidRPr="003D04FA">
        <w:rPr>
          <w:sz w:val="16"/>
          <w:szCs w:val="12"/>
        </w:rPr>
        <w:t>who</w:t>
      </w:r>
      <w:proofErr w:type="gramEnd"/>
      <w:r w:rsidRPr="003D04FA">
        <w:rPr>
          <w:sz w:val="16"/>
          <w:szCs w:val="12"/>
        </w:rPr>
        <w:t xml:space="preserve"> “stop running” go extinct. </w:t>
      </w:r>
      <w:r w:rsidRPr="003D04FA">
        <w:rPr>
          <w:highlight w:val="cyan"/>
          <w:u w:val="single"/>
        </w:rPr>
        <w:t>So far our immune systems have</w:t>
      </w:r>
      <w:r w:rsidRPr="003D04FA">
        <w:rPr>
          <w:sz w:val="16"/>
          <w:szCs w:val="12"/>
        </w:rPr>
        <w:t xml:space="preserve"> largely </w:t>
      </w:r>
      <w:r w:rsidRPr="003D04FA">
        <w:rPr>
          <w:highlight w:val="cyan"/>
          <w:u w:val="single"/>
        </w:rPr>
        <w:t>retained the upper hand, but</w:t>
      </w:r>
      <w:r w:rsidRPr="003D04FA">
        <w:rPr>
          <w:sz w:val="16"/>
          <w:szCs w:val="12"/>
        </w:rPr>
        <w:t xml:space="preserve"> the fear is that </w:t>
      </w:r>
      <w:r w:rsidRPr="003D04FA">
        <w:rPr>
          <w:highlight w:val="cyan"/>
          <w:u w:val="single"/>
        </w:rPr>
        <w:t>given the</w:t>
      </w:r>
      <w:r w:rsidRPr="003D04FA">
        <w:rPr>
          <w:sz w:val="16"/>
          <w:szCs w:val="12"/>
        </w:rPr>
        <w:t xml:space="preserve"> current </w:t>
      </w:r>
      <w:r w:rsidRPr="003D04FA">
        <w:rPr>
          <w:highlight w:val="cyan"/>
          <w:u w:val="single"/>
        </w:rPr>
        <w:t xml:space="preserve">rate of disease </w:t>
      </w:r>
      <w:r w:rsidRPr="003D04FA">
        <w:rPr>
          <w:sz w:val="16"/>
          <w:szCs w:val="12"/>
        </w:rPr>
        <w:t xml:space="preserve">emergence, the </w:t>
      </w:r>
      <w:r w:rsidRPr="003D04FA">
        <w:rPr>
          <w:b/>
          <w:highlight w:val="cyan"/>
          <w:u w:val="single"/>
        </w:rPr>
        <w:t>human race is losing the race</w:t>
      </w:r>
      <w:r w:rsidRPr="003D04FA">
        <w:rPr>
          <w:sz w:val="16"/>
          <w:szCs w:val="12"/>
        </w:rPr>
        <w:t xml:space="preserve">.3150 In a Scientific American article titled, “Will We Survive?,” one of the world’s leading immunologists writes: Has the immune system, then, reached its apogee after the few hundred million years it had taken to develop? Can it respond in time to the new evolutionary challenges? These perfectly proper questions lack sure answers because we are in an utterly unprecedented situation [given the number of newly emerging infections].3151 The research team who wrote Beasts of the Earth conclude, “Considering that bacteria, </w:t>
      </w:r>
      <w:r w:rsidRPr="003D04FA">
        <w:rPr>
          <w:highlight w:val="cyan"/>
          <w:u w:val="single"/>
        </w:rPr>
        <w:t>viruses</w:t>
      </w:r>
      <w:r w:rsidRPr="003D04FA">
        <w:rPr>
          <w:sz w:val="16"/>
          <w:szCs w:val="12"/>
        </w:rPr>
        <w:t xml:space="preserve">, and protozoa </w:t>
      </w:r>
      <w:r w:rsidRPr="003D04FA">
        <w:rPr>
          <w:highlight w:val="cyan"/>
          <w:u w:val="single"/>
        </w:rPr>
        <w:t>had a</w:t>
      </w:r>
      <w:r w:rsidRPr="003D04FA">
        <w:rPr>
          <w:sz w:val="16"/>
          <w:szCs w:val="12"/>
        </w:rPr>
        <w:t xml:space="preserve"> more than </w:t>
      </w:r>
      <w:r w:rsidRPr="003D04FA">
        <w:rPr>
          <w:highlight w:val="cyan"/>
          <w:u w:val="single"/>
        </w:rPr>
        <w:t>two-billion-year head start</w:t>
      </w:r>
      <w:r w:rsidRPr="003D04FA">
        <w:rPr>
          <w:sz w:val="16"/>
          <w:szCs w:val="12"/>
        </w:rPr>
        <w:t xml:space="preserve"> in this war, </w:t>
      </w:r>
      <w:r w:rsidRPr="003D04FA">
        <w:rPr>
          <w:highlight w:val="cyan"/>
          <w:u w:val="single"/>
        </w:rPr>
        <w:t>a victory by</w:t>
      </w:r>
      <w:r w:rsidRPr="003D04FA">
        <w:rPr>
          <w:sz w:val="16"/>
          <w:szCs w:val="12"/>
        </w:rPr>
        <w:t xml:space="preserve"> recently arrived </w:t>
      </w:r>
      <w:r w:rsidRPr="003D04FA">
        <w:rPr>
          <w:highlight w:val="cyan"/>
          <w:u w:val="single"/>
        </w:rPr>
        <w:t>Homo sapiens would be remarkable</w:t>
      </w:r>
      <w:r w:rsidRPr="003D04FA">
        <w:rPr>
          <w:sz w:val="16"/>
          <w:szCs w:val="12"/>
        </w:rPr>
        <w:t xml:space="preserve">.”3152 Lederberg ardently believes </w:t>
      </w:r>
      <w:r w:rsidRPr="00F6205B">
        <w:rPr>
          <w:sz w:val="16"/>
          <w:szCs w:val="12"/>
        </w:rPr>
        <w:t xml:space="preserve">that </w:t>
      </w:r>
      <w:r w:rsidRPr="00F6205B">
        <w:rPr>
          <w:u w:val="single"/>
        </w:rPr>
        <w:t>emerging viruses may imperil human society itself</w:t>
      </w:r>
      <w:r w:rsidRPr="00F6205B">
        <w:rPr>
          <w:sz w:val="16"/>
          <w:szCs w:val="12"/>
        </w:rPr>
        <w:t>.</w:t>
      </w:r>
      <w:r w:rsidRPr="003D04FA">
        <w:rPr>
          <w:sz w:val="16"/>
          <w:szCs w:val="12"/>
        </w:rPr>
        <w:t xml:space="preserve"> Says NIH medical epidemiologist David </w:t>
      </w:r>
      <w:proofErr w:type="spellStart"/>
      <w:r w:rsidRPr="003D04FA">
        <w:rPr>
          <w:sz w:val="16"/>
          <w:szCs w:val="12"/>
        </w:rPr>
        <w:t>Morens</w:t>
      </w:r>
      <w:proofErr w:type="spellEnd"/>
      <w:r w:rsidRPr="003D04FA">
        <w:rPr>
          <w:sz w:val="16"/>
          <w:szCs w:val="12"/>
        </w:rPr>
        <w:t xml:space="preserve">, </w:t>
      </w:r>
      <w:proofErr w:type="gramStart"/>
      <w:r w:rsidRPr="003D04FA">
        <w:rPr>
          <w:sz w:val="16"/>
          <w:szCs w:val="12"/>
        </w:rPr>
        <w:t>When</w:t>
      </w:r>
      <w:proofErr w:type="gramEnd"/>
      <w:r w:rsidRPr="003D04FA">
        <w:rPr>
          <w:sz w:val="16"/>
          <w:szCs w:val="12"/>
        </w:rPr>
        <w:t xml:space="preserve"> you look at the relationship between bugs and humans, the more important thing to look at is the bug. When an </w:t>
      </w:r>
      <w:proofErr w:type="spellStart"/>
      <w:r w:rsidRPr="003D04FA">
        <w:rPr>
          <w:sz w:val="16"/>
          <w:szCs w:val="12"/>
        </w:rPr>
        <w:t>enterovirus</w:t>
      </w:r>
      <w:proofErr w:type="spellEnd"/>
      <w:r w:rsidRPr="003D04FA">
        <w:rPr>
          <w:sz w:val="16"/>
          <w:szCs w:val="12"/>
        </w:rPr>
        <w:t xml:space="preserve"> like polio goes through the human gastrointestinal tract in three days, its genome mutates about two percent. That level of mutation—two percent of the genome—has taken the human species eight million years to accomplish. So who’s going to adapt to whom? Pitted against that kind of competition, </w:t>
      </w:r>
      <w:r w:rsidRPr="00F6205B">
        <w:rPr>
          <w:sz w:val="16"/>
          <w:szCs w:val="12"/>
        </w:rPr>
        <w:t>Lederberg concludes that the human evolutiona</w:t>
      </w:r>
      <w:r w:rsidRPr="003D04FA">
        <w:rPr>
          <w:sz w:val="16"/>
          <w:szCs w:val="12"/>
        </w:rPr>
        <w:t xml:space="preserve">ry capacity to keep up “may be dismissed as almost totally inconsequential.”3153 To help prevent the evolution of viruses as threatening as H5N1, the least we can do is take away a few billion feathered test tubes in which viruses can experiment, a few billion fewer spins at pandemic roulette. The human </w:t>
      </w:r>
      <w:r w:rsidRPr="003D04FA">
        <w:rPr>
          <w:highlight w:val="cyan"/>
          <w:u w:val="single"/>
        </w:rPr>
        <w:t>species has existed</w:t>
      </w:r>
      <w:r w:rsidRPr="003D04FA">
        <w:rPr>
          <w:sz w:val="16"/>
          <w:szCs w:val="12"/>
        </w:rPr>
        <w:t xml:space="preserve"> in something like our present form </w:t>
      </w:r>
      <w:r w:rsidRPr="003D04FA">
        <w:rPr>
          <w:szCs w:val="12"/>
          <w:highlight w:val="cyan"/>
          <w:u w:val="single"/>
        </w:rPr>
        <w:t>for</w:t>
      </w:r>
      <w:r w:rsidRPr="003D04FA">
        <w:rPr>
          <w:sz w:val="16"/>
          <w:szCs w:val="12"/>
        </w:rPr>
        <w:t xml:space="preserve"> approximately </w:t>
      </w:r>
      <w:r w:rsidRPr="003D04FA">
        <w:rPr>
          <w:highlight w:val="cyan"/>
          <w:u w:val="single"/>
        </w:rPr>
        <w:t>200,000 years.</w:t>
      </w:r>
      <w:r w:rsidRPr="003D04FA">
        <w:rPr>
          <w:sz w:val="16"/>
          <w:szCs w:val="12"/>
        </w:rPr>
        <w:t xml:space="preserve"> “Such a long run should itself give us confidence that our species will continue to survive, at least insofar as the microbial world is concerned. </w:t>
      </w:r>
      <w:r w:rsidRPr="003D04FA">
        <w:rPr>
          <w:highlight w:val="cyan"/>
          <w:u w:val="single"/>
        </w:rPr>
        <w:t>Yet such optimism</w:t>
      </w:r>
      <w:r w:rsidRPr="003D04FA">
        <w:rPr>
          <w:sz w:val="16"/>
          <w:szCs w:val="12"/>
        </w:rPr>
        <w:t>,” wrote the Ehrlich prize-winning former chair of zoology at the University College of London, “</w:t>
      </w:r>
      <w:r w:rsidRPr="003D04FA">
        <w:rPr>
          <w:highlight w:val="cyan"/>
          <w:u w:val="single"/>
        </w:rPr>
        <w:t>might</w:t>
      </w:r>
      <w:r w:rsidRPr="003D04FA">
        <w:rPr>
          <w:sz w:val="16"/>
          <w:szCs w:val="12"/>
        </w:rPr>
        <w:t xml:space="preserve"> easily </w:t>
      </w:r>
      <w:r w:rsidRPr="003D04FA">
        <w:rPr>
          <w:highlight w:val="cyan"/>
          <w:u w:val="single"/>
        </w:rPr>
        <w:t>transmute into a tune whistled whilst passing a graveyard</w:t>
      </w:r>
      <w:r w:rsidRPr="003D04FA">
        <w:rPr>
          <w:sz w:val="16"/>
          <w:szCs w:val="12"/>
        </w:rPr>
        <w:t>.”3154</w:t>
      </w:r>
    </w:p>
    <w:p w:rsidR="006C1750" w:rsidRPr="005C7C5A" w:rsidRDefault="006C1750" w:rsidP="006C1750">
      <w:pPr>
        <w:rPr>
          <w:sz w:val="14"/>
        </w:rPr>
      </w:pPr>
    </w:p>
    <w:p w:rsidR="006C1750" w:rsidRPr="00756537" w:rsidRDefault="006C1750" w:rsidP="006C1750">
      <w:pPr>
        <w:pStyle w:val="Heading4"/>
      </w:pPr>
      <w:r w:rsidRPr="00226413">
        <w:t>Best studies prove growth solves conflict</w:t>
      </w:r>
    </w:p>
    <w:p w:rsidR="006C1750" w:rsidRPr="0061543C" w:rsidRDefault="006C1750" w:rsidP="006C1750">
      <w:pPr>
        <w:rPr>
          <w:sz w:val="16"/>
        </w:rPr>
      </w:pPr>
      <w:proofErr w:type="spellStart"/>
      <w:r w:rsidRPr="0061543C">
        <w:rPr>
          <w:sz w:val="16"/>
        </w:rPr>
        <w:t>Jedidiah</w:t>
      </w:r>
      <w:proofErr w:type="spellEnd"/>
      <w:r w:rsidRPr="0061543C">
        <w:rPr>
          <w:sz w:val="16"/>
        </w:rPr>
        <w:t xml:space="preserve"> </w:t>
      </w:r>
      <w:r w:rsidRPr="0061543C">
        <w:rPr>
          <w:b/>
        </w:rPr>
        <w:t>Royal 10</w:t>
      </w:r>
      <w:r w:rsidRPr="0061543C">
        <w:rPr>
          <w:sz w:val="16"/>
        </w:rPr>
        <w:t xml:space="preserve">, Director of Cooperative Threat Reduction at the U.S. Department of Defense, “Economic Integration, Economic </w:t>
      </w:r>
      <w:proofErr w:type="spellStart"/>
      <w:r w:rsidRPr="0061543C">
        <w:rPr>
          <w:sz w:val="16"/>
        </w:rPr>
        <w:t>Signalling</w:t>
      </w:r>
      <w:proofErr w:type="spellEnd"/>
      <w:r w:rsidRPr="0061543C">
        <w:rPr>
          <w:sz w:val="16"/>
        </w:rPr>
        <w:t xml:space="preserve"> </w:t>
      </w:r>
      <w:proofErr w:type="gramStart"/>
      <w:r w:rsidRPr="0061543C">
        <w:rPr>
          <w:sz w:val="16"/>
        </w:rPr>
        <w:t>And</w:t>
      </w:r>
      <w:proofErr w:type="gramEnd"/>
      <w:r w:rsidRPr="0061543C">
        <w:rPr>
          <w:sz w:val="16"/>
        </w:rPr>
        <w:t xml:space="preserve"> The Problem Of Economic Crises”, in Economics of War and Peace: Economic, Legal and Political Perspectives, ed. Goldsmith and </w:t>
      </w:r>
      <w:proofErr w:type="spellStart"/>
      <w:r w:rsidRPr="0061543C">
        <w:rPr>
          <w:sz w:val="16"/>
        </w:rPr>
        <w:t>Brauer</w:t>
      </w:r>
      <w:proofErr w:type="spellEnd"/>
      <w:r w:rsidRPr="0061543C">
        <w:rPr>
          <w:sz w:val="16"/>
        </w:rPr>
        <w:t>, p. 213-215</w:t>
      </w:r>
    </w:p>
    <w:p w:rsidR="006C1750" w:rsidRPr="00756537" w:rsidRDefault="006C1750" w:rsidP="006C1750">
      <w:pPr>
        <w:rPr>
          <w:sz w:val="12"/>
        </w:rPr>
      </w:pPr>
      <w:proofErr w:type="gramStart"/>
      <w:r w:rsidRPr="0024588D">
        <w:rPr>
          <w:sz w:val="12"/>
        </w:rPr>
        <w:t xml:space="preserve">Second, </w:t>
      </w:r>
      <w:r w:rsidRPr="0061543C">
        <w:rPr>
          <w:rStyle w:val="StyleUnderline"/>
        </w:rPr>
        <w:t>on a dyadic level</w:t>
      </w:r>
      <w:r w:rsidRPr="0024588D">
        <w:rPr>
          <w:sz w:val="12"/>
        </w:rPr>
        <w:t>.</w:t>
      </w:r>
      <w:proofErr w:type="gramEnd"/>
      <w:r w:rsidRPr="0024588D">
        <w:rPr>
          <w:sz w:val="12"/>
        </w:rPr>
        <w:t xml:space="preserve"> Copeland's (1996. 2000) theory of trade expectations suggests that </w:t>
      </w:r>
      <w:r w:rsidRPr="0061543C">
        <w:rPr>
          <w:rStyle w:val="StyleUnderline"/>
        </w:rPr>
        <w:t xml:space="preserve">'future expectation of </w:t>
      </w:r>
      <w:r w:rsidRPr="0061543C">
        <w:rPr>
          <w:rStyle w:val="StyleUnderline"/>
          <w:highlight w:val="cyan"/>
        </w:rPr>
        <w:t>trade' is a significant variable in</w:t>
      </w:r>
      <w:r w:rsidRPr="0061543C">
        <w:rPr>
          <w:rStyle w:val="StyleUnderline"/>
        </w:rPr>
        <w:t xml:space="preserve"> understanding economic conditions and </w:t>
      </w:r>
      <w:r w:rsidRPr="0061543C">
        <w:rPr>
          <w:rStyle w:val="StyleUnderline"/>
          <w:highlight w:val="cyan"/>
        </w:rPr>
        <w:t xml:space="preserve">security </w:t>
      </w:r>
      <w:proofErr w:type="spellStart"/>
      <w:r w:rsidRPr="0061543C">
        <w:rPr>
          <w:rStyle w:val="StyleUnderline"/>
          <w:highlight w:val="cyan"/>
        </w:rPr>
        <w:t>behaviour</w:t>
      </w:r>
      <w:proofErr w:type="spellEnd"/>
      <w:r w:rsidRPr="0061543C">
        <w:rPr>
          <w:rStyle w:val="StyleUnderline"/>
        </w:rPr>
        <w:t xml:space="preserve"> of states</w:t>
      </w:r>
      <w:r w:rsidRPr="0024588D">
        <w:rPr>
          <w:sz w:val="12"/>
        </w:rPr>
        <w:t xml:space="preserve">. He argues that </w:t>
      </w:r>
      <w:r w:rsidRPr="0061543C">
        <w:rPr>
          <w:rStyle w:val="StyleUnderline"/>
        </w:rPr>
        <w:t>interdependent states</w:t>
      </w:r>
      <w:r w:rsidRPr="0024588D">
        <w:rPr>
          <w:sz w:val="12"/>
        </w:rPr>
        <w:t xml:space="preserve"> are likely to </w:t>
      </w:r>
      <w:r w:rsidRPr="0061543C">
        <w:rPr>
          <w:rStyle w:val="StyleUnderline"/>
        </w:rPr>
        <w:t>gain pacific benefits from trade so long as they have an optimistic view of future trade relations</w:t>
      </w:r>
      <w:r w:rsidRPr="0024588D">
        <w:rPr>
          <w:sz w:val="12"/>
        </w:rPr>
        <w:t xml:space="preserve">. However, </w:t>
      </w:r>
      <w:r w:rsidRPr="0061543C">
        <w:rPr>
          <w:rStyle w:val="StyleUnderline"/>
          <w:highlight w:val="cyan"/>
        </w:rPr>
        <w:t>if the expectations of future trade decline</w:t>
      </w:r>
      <w:r w:rsidRPr="0024588D">
        <w:rPr>
          <w:sz w:val="12"/>
        </w:rPr>
        <w:t xml:space="preserve">, particularly for difficult to replace items such as energy resources, </w:t>
      </w:r>
      <w:r w:rsidRPr="0061543C">
        <w:rPr>
          <w:rStyle w:val="StyleUnderline"/>
          <w:highlight w:val="cyan"/>
        </w:rPr>
        <w:t>the likelihood for conflict increases</w:t>
      </w:r>
      <w:r w:rsidRPr="0061543C">
        <w:rPr>
          <w:rStyle w:val="StyleUnderline"/>
        </w:rPr>
        <w:t xml:space="preserve">, as states will be inclined to use force to gain access to those resources. </w:t>
      </w:r>
      <w:r w:rsidRPr="0061543C">
        <w:rPr>
          <w:rStyle w:val="StyleUnderline"/>
          <w:highlight w:val="cyan"/>
        </w:rPr>
        <w:t>Crises could</w:t>
      </w:r>
      <w:r w:rsidRPr="0061543C">
        <w:rPr>
          <w:rStyle w:val="StyleUnderline"/>
        </w:rPr>
        <w:t xml:space="preserve"> potentially </w:t>
      </w:r>
      <w:r w:rsidRPr="0061543C">
        <w:rPr>
          <w:rStyle w:val="StyleUnderline"/>
          <w:highlight w:val="cyan"/>
        </w:rPr>
        <w:t>be the trigger for decreased trade expectations</w:t>
      </w:r>
      <w:r w:rsidRPr="0061543C">
        <w:rPr>
          <w:rStyle w:val="StyleUnderline"/>
        </w:rPr>
        <w:t xml:space="preserve"> either on its own or because it triggers protectionist moves by interdependent states</w:t>
      </w:r>
      <w:r w:rsidRPr="0024588D">
        <w:rPr>
          <w:sz w:val="12"/>
        </w:rPr>
        <w:t xml:space="preserve">.4 </w:t>
      </w:r>
      <w:proofErr w:type="gramStart"/>
      <w:r w:rsidRPr="0024588D">
        <w:rPr>
          <w:sz w:val="12"/>
        </w:rPr>
        <w:t>Third</w:t>
      </w:r>
      <w:proofErr w:type="gramEnd"/>
      <w:r w:rsidRPr="0024588D">
        <w:rPr>
          <w:sz w:val="12"/>
        </w:rPr>
        <w:t xml:space="preserve">, </w:t>
      </w:r>
      <w:r w:rsidRPr="0061543C">
        <w:rPr>
          <w:rStyle w:val="StyleUnderline"/>
        </w:rPr>
        <w:t>others</w:t>
      </w:r>
      <w:r w:rsidRPr="0024588D">
        <w:rPr>
          <w:sz w:val="12"/>
        </w:rPr>
        <w:t xml:space="preserve"> have considered the link between economic decline and external armed conflict at a national level. </w:t>
      </w:r>
      <w:proofErr w:type="spellStart"/>
      <w:r w:rsidRPr="0024588D">
        <w:rPr>
          <w:sz w:val="12"/>
        </w:rPr>
        <w:t>Blomberg</w:t>
      </w:r>
      <w:proofErr w:type="spellEnd"/>
      <w:r w:rsidRPr="0024588D">
        <w:rPr>
          <w:sz w:val="12"/>
        </w:rPr>
        <w:t xml:space="preserve"> and Hess (2002) </w:t>
      </w:r>
      <w:r w:rsidRPr="0061543C">
        <w:rPr>
          <w:rStyle w:val="StyleUnderline"/>
        </w:rPr>
        <w:t>find a strong correlation between internal conflict and external conflict, particularly during periods of economic downturn</w:t>
      </w:r>
      <w:r w:rsidRPr="0024588D">
        <w:rPr>
          <w:sz w:val="12"/>
        </w:rPr>
        <w:t xml:space="preserve">. They write, </w:t>
      </w:r>
      <w:proofErr w:type="gramStart"/>
      <w:r w:rsidRPr="0061543C">
        <w:rPr>
          <w:rStyle w:val="StyleUnderline"/>
        </w:rPr>
        <w:t>The</w:t>
      </w:r>
      <w:proofErr w:type="gramEnd"/>
      <w:r w:rsidRPr="0061543C">
        <w:rPr>
          <w:rStyle w:val="StyleUnderline"/>
        </w:rPr>
        <w:t xml:space="preserve"> </w:t>
      </w:r>
      <w:r w:rsidRPr="0061543C">
        <w:rPr>
          <w:rStyle w:val="StyleUnderline"/>
          <w:highlight w:val="cyan"/>
        </w:rPr>
        <w:t>linkages between</w:t>
      </w:r>
      <w:r w:rsidRPr="0061543C">
        <w:rPr>
          <w:rStyle w:val="StyleUnderline"/>
        </w:rPr>
        <w:t xml:space="preserve"> internal and external </w:t>
      </w:r>
      <w:r w:rsidRPr="0061543C">
        <w:rPr>
          <w:rStyle w:val="StyleUnderline"/>
          <w:highlight w:val="cyan"/>
        </w:rPr>
        <w:t>conflict and prosperity are strong and mutually reinforcing</w:t>
      </w:r>
      <w:r w:rsidRPr="0061543C">
        <w:rPr>
          <w:rStyle w:val="StyleUnderline"/>
        </w:rPr>
        <w:t xml:space="preserve">. Economic conflict tends to spawn internal conflict, which in turn returns the </w:t>
      </w:r>
      <w:proofErr w:type="spellStart"/>
      <w:r w:rsidRPr="0061543C">
        <w:rPr>
          <w:rStyle w:val="StyleUnderline"/>
        </w:rPr>
        <w:t>favour</w:t>
      </w:r>
      <w:proofErr w:type="spellEnd"/>
      <w:r w:rsidRPr="0024588D">
        <w:rPr>
          <w:sz w:val="12"/>
        </w:rPr>
        <w:t xml:space="preserve">. Moreover, </w:t>
      </w:r>
      <w:r w:rsidRPr="0061543C">
        <w:rPr>
          <w:rStyle w:val="StyleUnderline"/>
        </w:rPr>
        <w:t xml:space="preserve">the presence of a </w:t>
      </w:r>
      <w:r w:rsidRPr="0061543C">
        <w:rPr>
          <w:rStyle w:val="StyleUnderline"/>
          <w:highlight w:val="cyan"/>
        </w:rPr>
        <w:t>recession lends to amplify</w:t>
      </w:r>
      <w:r w:rsidRPr="0061543C">
        <w:rPr>
          <w:rStyle w:val="StyleUnderline"/>
        </w:rPr>
        <w:t xml:space="preserve"> the extent to which international and external </w:t>
      </w:r>
      <w:r w:rsidRPr="0061543C">
        <w:rPr>
          <w:rStyle w:val="StyleUnderline"/>
          <w:highlight w:val="cyan"/>
        </w:rPr>
        <w:t>conflicts</w:t>
      </w:r>
      <w:r w:rsidRPr="0061543C">
        <w:rPr>
          <w:rStyle w:val="StyleUnderline"/>
        </w:rPr>
        <w:t xml:space="preserve"> self-rein force each other</w:t>
      </w:r>
      <w:r w:rsidRPr="0024588D">
        <w:rPr>
          <w:sz w:val="12"/>
        </w:rPr>
        <w:t xml:space="preserve">. </w:t>
      </w:r>
      <w:proofErr w:type="gramStart"/>
      <w:r w:rsidRPr="0024588D">
        <w:rPr>
          <w:sz w:val="12"/>
        </w:rPr>
        <w:t>(</w:t>
      </w:r>
      <w:proofErr w:type="spellStart"/>
      <w:r w:rsidRPr="0024588D">
        <w:rPr>
          <w:sz w:val="12"/>
        </w:rPr>
        <w:t>Blombcrj</w:t>
      </w:r>
      <w:proofErr w:type="spellEnd"/>
      <w:r w:rsidRPr="0024588D">
        <w:rPr>
          <w:sz w:val="12"/>
        </w:rPr>
        <w:t>!</w:t>
      </w:r>
      <w:proofErr w:type="gramEnd"/>
      <w:r w:rsidRPr="0024588D">
        <w:rPr>
          <w:sz w:val="12"/>
        </w:rPr>
        <w:t xml:space="preserve"> </w:t>
      </w:r>
      <w:proofErr w:type="gramStart"/>
      <w:r w:rsidRPr="0024588D">
        <w:rPr>
          <w:sz w:val="12"/>
        </w:rPr>
        <w:t>&amp; Hess.</w:t>
      </w:r>
      <w:proofErr w:type="gramEnd"/>
      <w:r w:rsidRPr="0024588D">
        <w:rPr>
          <w:sz w:val="12"/>
        </w:rPr>
        <w:t xml:space="preserve"> 2002. p. 89) </w:t>
      </w:r>
      <w:r w:rsidRPr="0061543C">
        <w:rPr>
          <w:rStyle w:val="StyleUnderline"/>
          <w:highlight w:val="cyan"/>
        </w:rPr>
        <w:t>Economic decline has</w:t>
      </w:r>
      <w:r w:rsidRPr="0024588D">
        <w:rPr>
          <w:sz w:val="12"/>
        </w:rPr>
        <w:t xml:space="preserve"> also </w:t>
      </w:r>
      <w:r w:rsidRPr="0061543C">
        <w:rPr>
          <w:rStyle w:val="StyleUnderline"/>
          <w:highlight w:val="cyan"/>
        </w:rPr>
        <w:t>been</w:t>
      </w:r>
      <w:r w:rsidRPr="0061543C">
        <w:rPr>
          <w:rStyle w:val="StyleUnderline"/>
        </w:rPr>
        <w:t xml:space="preserve"> </w:t>
      </w:r>
      <w:r w:rsidRPr="0061543C">
        <w:rPr>
          <w:rStyle w:val="StyleUnderline"/>
          <w:highlight w:val="cyan"/>
        </w:rPr>
        <w:t>linked with</w:t>
      </w:r>
      <w:r w:rsidRPr="0061543C">
        <w:rPr>
          <w:rStyle w:val="StyleUnderline"/>
        </w:rPr>
        <w:t xml:space="preserve"> an increase in the likelihood of </w:t>
      </w:r>
      <w:r w:rsidRPr="0061543C">
        <w:rPr>
          <w:rStyle w:val="StyleUnderline"/>
          <w:highlight w:val="cyan"/>
        </w:rPr>
        <w:t>terrorism</w:t>
      </w:r>
      <w:r w:rsidRPr="0024588D">
        <w:rPr>
          <w:sz w:val="12"/>
        </w:rPr>
        <w:t xml:space="preserve"> (</w:t>
      </w:r>
      <w:proofErr w:type="spellStart"/>
      <w:r w:rsidRPr="0024588D">
        <w:rPr>
          <w:sz w:val="12"/>
        </w:rPr>
        <w:t>Blomberg</w:t>
      </w:r>
      <w:proofErr w:type="spellEnd"/>
      <w:r w:rsidRPr="0024588D">
        <w:rPr>
          <w:sz w:val="12"/>
        </w:rPr>
        <w:t xml:space="preserve">. Hess. </w:t>
      </w:r>
      <w:proofErr w:type="gramStart"/>
      <w:r w:rsidRPr="0024588D">
        <w:rPr>
          <w:sz w:val="12"/>
        </w:rPr>
        <w:t xml:space="preserve">&amp; </w:t>
      </w:r>
      <w:proofErr w:type="spellStart"/>
      <w:r w:rsidRPr="0024588D">
        <w:rPr>
          <w:sz w:val="12"/>
        </w:rPr>
        <w:t>Weerapana</w:t>
      </w:r>
      <w:proofErr w:type="spellEnd"/>
      <w:r w:rsidRPr="0024588D">
        <w:rPr>
          <w:sz w:val="12"/>
        </w:rPr>
        <w:t>, 2004).</w:t>
      </w:r>
      <w:proofErr w:type="gramEnd"/>
      <w:r w:rsidRPr="0024588D">
        <w:rPr>
          <w:sz w:val="12"/>
        </w:rPr>
        <w:t xml:space="preserve"> </w:t>
      </w:r>
      <w:proofErr w:type="gramStart"/>
      <w:r w:rsidRPr="0061543C">
        <w:rPr>
          <w:rStyle w:val="StyleUnderline"/>
        </w:rPr>
        <w:t>which</w:t>
      </w:r>
      <w:proofErr w:type="gramEnd"/>
      <w:r w:rsidRPr="0061543C">
        <w:rPr>
          <w:rStyle w:val="StyleUnderline"/>
        </w:rPr>
        <w:t xml:space="preserve"> has the capacity to spill across borders and lead to external tensions</w:t>
      </w:r>
      <w:r w:rsidRPr="0024588D">
        <w:rPr>
          <w:sz w:val="12"/>
        </w:rPr>
        <w:t xml:space="preserve">. Furthermore, </w:t>
      </w:r>
      <w:r w:rsidRPr="0061543C">
        <w:rPr>
          <w:rStyle w:val="StyleUnderline"/>
          <w:highlight w:val="cyan"/>
        </w:rPr>
        <w:t>crises</w:t>
      </w:r>
      <w:r w:rsidRPr="0061543C">
        <w:rPr>
          <w:rStyle w:val="StyleUnderline"/>
        </w:rPr>
        <w:t xml:space="preserve"> generally </w:t>
      </w:r>
      <w:r w:rsidRPr="0061543C">
        <w:rPr>
          <w:rStyle w:val="StyleUnderline"/>
          <w:highlight w:val="cyan"/>
        </w:rPr>
        <w:t>reduce the popularity of a sitting government</w:t>
      </w:r>
      <w:r w:rsidRPr="0061543C">
        <w:rPr>
          <w:rStyle w:val="StyleUnderline"/>
        </w:rPr>
        <w:t xml:space="preserve">. "Diversionary theory" suggests that, </w:t>
      </w:r>
      <w:r w:rsidRPr="0061543C">
        <w:rPr>
          <w:rStyle w:val="StyleUnderline"/>
          <w:highlight w:val="cyan"/>
        </w:rPr>
        <w:t>when facing unpopularity</w:t>
      </w:r>
      <w:r w:rsidRPr="0061543C">
        <w:rPr>
          <w:rStyle w:val="StyleUnderline"/>
        </w:rPr>
        <w:t xml:space="preserve"> arising </w:t>
      </w:r>
      <w:r w:rsidRPr="0061543C">
        <w:rPr>
          <w:rStyle w:val="StyleUnderline"/>
          <w:highlight w:val="cyan"/>
        </w:rPr>
        <w:t>from economic decline</w:t>
      </w:r>
      <w:r w:rsidRPr="0061543C">
        <w:rPr>
          <w:rStyle w:val="StyleUnderline"/>
        </w:rPr>
        <w:t xml:space="preserve">, sitting </w:t>
      </w:r>
      <w:r w:rsidRPr="0061543C">
        <w:rPr>
          <w:rStyle w:val="StyleUnderline"/>
          <w:highlight w:val="cyan"/>
        </w:rPr>
        <w:t>governments have</w:t>
      </w:r>
      <w:r w:rsidRPr="0061543C">
        <w:rPr>
          <w:rStyle w:val="StyleUnderline"/>
        </w:rPr>
        <w:t xml:space="preserve"> increased </w:t>
      </w:r>
      <w:r w:rsidRPr="0061543C">
        <w:rPr>
          <w:rStyle w:val="StyleUnderline"/>
          <w:highlight w:val="cyan"/>
        </w:rPr>
        <w:t>incentives to fabricate</w:t>
      </w:r>
      <w:r w:rsidRPr="0061543C">
        <w:rPr>
          <w:rStyle w:val="StyleUnderline"/>
        </w:rPr>
        <w:t xml:space="preserve"> external </w:t>
      </w:r>
      <w:r w:rsidRPr="0061543C">
        <w:rPr>
          <w:rStyle w:val="StyleUnderline"/>
          <w:highlight w:val="cyan"/>
        </w:rPr>
        <w:t>military conflicts</w:t>
      </w:r>
      <w:r w:rsidRPr="0061543C">
        <w:rPr>
          <w:rStyle w:val="StyleUnderline"/>
        </w:rPr>
        <w:t xml:space="preserve"> to create a 'rally around the flag' effect</w:t>
      </w:r>
      <w:r w:rsidRPr="0024588D">
        <w:rPr>
          <w:sz w:val="12"/>
        </w:rPr>
        <w:t xml:space="preserve">. </w:t>
      </w:r>
      <w:proofErr w:type="gramStart"/>
      <w:r w:rsidRPr="0024588D">
        <w:rPr>
          <w:sz w:val="12"/>
        </w:rPr>
        <w:t xml:space="preserve">Wang (1996), </w:t>
      </w:r>
      <w:proofErr w:type="spellStart"/>
      <w:r w:rsidRPr="0024588D">
        <w:rPr>
          <w:sz w:val="12"/>
        </w:rPr>
        <w:t>DeRouen</w:t>
      </w:r>
      <w:proofErr w:type="spellEnd"/>
      <w:r w:rsidRPr="0024588D">
        <w:rPr>
          <w:sz w:val="12"/>
        </w:rPr>
        <w:t xml:space="preserve"> (1995), and </w:t>
      </w:r>
      <w:proofErr w:type="spellStart"/>
      <w:r w:rsidRPr="0024588D">
        <w:rPr>
          <w:sz w:val="12"/>
        </w:rPr>
        <w:t>Blombcrg</w:t>
      </w:r>
      <w:proofErr w:type="spellEnd"/>
      <w:r w:rsidRPr="0024588D">
        <w:rPr>
          <w:sz w:val="12"/>
        </w:rPr>
        <w:t>.</w:t>
      </w:r>
      <w:proofErr w:type="gramEnd"/>
      <w:r w:rsidRPr="0024588D">
        <w:rPr>
          <w:sz w:val="12"/>
        </w:rPr>
        <w:t xml:space="preserve"> </w:t>
      </w:r>
      <w:proofErr w:type="gramStart"/>
      <w:r w:rsidRPr="0024588D">
        <w:rPr>
          <w:sz w:val="12"/>
        </w:rPr>
        <w:t>Mess,</w:t>
      </w:r>
      <w:proofErr w:type="gramEnd"/>
      <w:r w:rsidRPr="0024588D">
        <w:rPr>
          <w:sz w:val="12"/>
        </w:rPr>
        <w:t xml:space="preserve"> and Thacker (2006) find supporting evidence showing that </w:t>
      </w:r>
      <w:r w:rsidRPr="0061543C">
        <w:rPr>
          <w:rStyle w:val="StyleUnderline"/>
          <w:highlight w:val="cyan"/>
        </w:rPr>
        <w:t>economic decline and use of force are</w:t>
      </w:r>
      <w:r w:rsidRPr="0024588D">
        <w:rPr>
          <w:sz w:val="12"/>
        </w:rPr>
        <w:t xml:space="preserve"> at least indirectly </w:t>
      </w:r>
      <w:r w:rsidRPr="0061543C">
        <w:rPr>
          <w:rStyle w:val="StyleUnderline"/>
          <w:highlight w:val="cyan"/>
        </w:rPr>
        <w:t>correlated</w:t>
      </w:r>
      <w:r w:rsidRPr="0024588D">
        <w:rPr>
          <w:sz w:val="12"/>
        </w:rPr>
        <w:t xml:space="preserve">. </w:t>
      </w:r>
      <w:proofErr w:type="spellStart"/>
      <w:r w:rsidRPr="0024588D">
        <w:rPr>
          <w:sz w:val="12"/>
        </w:rPr>
        <w:t>Gelpi</w:t>
      </w:r>
      <w:proofErr w:type="spellEnd"/>
      <w:r w:rsidRPr="0024588D">
        <w:rPr>
          <w:sz w:val="12"/>
        </w:rPr>
        <w:t xml:space="preserve"> (1997), Miller (1999). and Kisangani and Pickering (2009) suggest that </w:t>
      </w:r>
      <w:r w:rsidRPr="0061543C">
        <w:rPr>
          <w:rStyle w:val="StyleUnderline"/>
        </w:rPr>
        <w:t xml:space="preserve">the tendency towards diversionary tactics </w:t>
      </w:r>
      <w:proofErr w:type="spellStart"/>
      <w:r w:rsidRPr="0061543C">
        <w:rPr>
          <w:rStyle w:val="StyleUnderline"/>
        </w:rPr>
        <w:t>arr</w:t>
      </w:r>
      <w:proofErr w:type="spellEnd"/>
      <w:r w:rsidRPr="0061543C">
        <w:rPr>
          <w:rStyle w:val="StyleUnderline"/>
        </w:rPr>
        <w:t xml:space="preserve"> greater for democratic states than autocratic states, due to the fact that democratic leaders are generally more susceptible to being removed from office due to lack of domestic support</w:t>
      </w:r>
      <w:r w:rsidRPr="0024588D">
        <w:rPr>
          <w:sz w:val="12"/>
        </w:rPr>
        <w:t xml:space="preserve">. </w:t>
      </w:r>
      <w:proofErr w:type="spellStart"/>
      <w:r w:rsidRPr="0024588D">
        <w:rPr>
          <w:sz w:val="12"/>
        </w:rPr>
        <w:t>DeRouen</w:t>
      </w:r>
      <w:proofErr w:type="spellEnd"/>
      <w:r w:rsidRPr="0024588D">
        <w:rPr>
          <w:sz w:val="12"/>
        </w:rPr>
        <w:t xml:space="preserve"> (2000) has provided evidence showing that </w:t>
      </w:r>
      <w:r w:rsidRPr="0061543C">
        <w:rPr>
          <w:rStyle w:val="StyleUnderline"/>
          <w:highlight w:val="cyan"/>
        </w:rPr>
        <w:t>periods of weak economic performance in the U</w:t>
      </w:r>
      <w:r w:rsidRPr="0061543C">
        <w:rPr>
          <w:rStyle w:val="StyleUnderline"/>
        </w:rPr>
        <w:t xml:space="preserve">nited </w:t>
      </w:r>
      <w:r w:rsidRPr="0061543C">
        <w:rPr>
          <w:rStyle w:val="StyleUnderline"/>
          <w:highlight w:val="cyan"/>
        </w:rPr>
        <w:t>S</w:t>
      </w:r>
      <w:r w:rsidRPr="0061543C">
        <w:rPr>
          <w:rStyle w:val="StyleUnderline"/>
        </w:rPr>
        <w:t xml:space="preserve">tates, and thus weak Presidential popularity, </w:t>
      </w:r>
      <w:r w:rsidRPr="0061543C">
        <w:rPr>
          <w:rStyle w:val="StyleUnderline"/>
          <w:highlight w:val="cyan"/>
        </w:rPr>
        <w:t>are statistically linked to</w:t>
      </w:r>
      <w:r w:rsidRPr="0061543C">
        <w:rPr>
          <w:rStyle w:val="StyleUnderline"/>
        </w:rPr>
        <w:t xml:space="preserve"> an increase in </w:t>
      </w:r>
      <w:r w:rsidRPr="0061543C">
        <w:rPr>
          <w:rStyle w:val="StyleUnderline"/>
          <w:highlight w:val="cyan"/>
        </w:rPr>
        <w:t>the use of force</w:t>
      </w:r>
      <w:r w:rsidRPr="0024588D">
        <w:rPr>
          <w:sz w:val="12"/>
        </w:rPr>
        <w:t>.</w:t>
      </w:r>
    </w:p>
    <w:p w:rsidR="00E267D6" w:rsidRPr="006A7E69" w:rsidRDefault="00E267D6" w:rsidP="00E267D6">
      <w:pPr>
        <w:rPr>
          <w:b/>
          <w:bCs/>
          <w:sz w:val="26"/>
        </w:rPr>
      </w:pPr>
      <w:r w:rsidRPr="006A7E69">
        <w:rPr>
          <w:b/>
          <w:bCs/>
          <w:sz w:val="26"/>
        </w:rPr>
        <w:t>Food insecurity sparks World War 3</w:t>
      </w:r>
    </w:p>
    <w:p w:rsidR="00E267D6" w:rsidRPr="00E267D6" w:rsidRDefault="00E267D6" w:rsidP="00E267D6">
      <w:r w:rsidRPr="006A7E69">
        <w:rPr>
          <w:b/>
          <w:bCs/>
          <w:sz w:val="26"/>
        </w:rPr>
        <w:t>Calvin ’98</w:t>
      </w:r>
      <w:r w:rsidRPr="006A7E69">
        <w:t xml:space="preserve"> (William, Theoretical Neurophysiologist – U Washington, Atlantic Monthly, January, </w:t>
      </w:r>
      <w:proofErr w:type="spellStart"/>
      <w:r w:rsidRPr="006A7E69">
        <w:t>Vol</w:t>
      </w:r>
      <w:proofErr w:type="spellEnd"/>
      <w:r w:rsidRPr="006A7E69">
        <w:t xml:space="preserve"> 281, No. 1, p. 47-64)</w:t>
      </w:r>
    </w:p>
    <w:p w:rsidR="00E267D6" w:rsidRPr="006A7E69" w:rsidRDefault="00E267D6" w:rsidP="00E267D6">
      <w:pPr>
        <w:rPr>
          <w:sz w:val="16"/>
        </w:rPr>
      </w:pPr>
      <w:r w:rsidRPr="006A7E69">
        <w:rPr>
          <w:sz w:val="16"/>
          <w:szCs w:val="20"/>
        </w:rPr>
        <w:t>The population-crash scenario is surely the most appalling</w:t>
      </w:r>
      <w:r w:rsidRPr="006A7E69">
        <w:rPr>
          <w:szCs w:val="20"/>
          <w:u w:val="single"/>
        </w:rPr>
        <w:t xml:space="preserve">. </w:t>
      </w:r>
      <w:r w:rsidRPr="00037816">
        <w:rPr>
          <w:szCs w:val="20"/>
          <w:highlight w:val="cyan"/>
          <w:u w:val="single"/>
        </w:rPr>
        <w:t>Plummeting crop yields would cause</w:t>
      </w:r>
      <w:r w:rsidRPr="006A7E69">
        <w:rPr>
          <w:szCs w:val="20"/>
          <w:u w:val="single"/>
        </w:rPr>
        <w:t xml:space="preserve"> some </w:t>
      </w:r>
      <w:r w:rsidRPr="00037816">
        <w:rPr>
          <w:szCs w:val="20"/>
          <w:highlight w:val="cyan"/>
          <w:u w:val="single"/>
        </w:rPr>
        <w:t>powerful countries to</w:t>
      </w:r>
      <w:r w:rsidRPr="006A7E69">
        <w:rPr>
          <w:szCs w:val="20"/>
          <w:u w:val="single"/>
        </w:rPr>
        <w:t xml:space="preserve"> try to </w:t>
      </w:r>
      <w:r w:rsidRPr="00037816">
        <w:rPr>
          <w:szCs w:val="20"/>
          <w:highlight w:val="cyan"/>
          <w:u w:val="single"/>
        </w:rPr>
        <w:t xml:space="preserve">take over their neighbors </w:t>
      </w:r>
      <w:r w:rsidRPr="006A7E69">
        <w:rPr>
          <w:szCs w:val="20"/>
          <w:u w:val="single"/>
        </w:rPr>
        <w:t xml:space="preserve">or distant lands -- if only because their </w:t>
      </w:r>
      <w:r w:rsidRPr="00037816">
        <w:rPr>
          <w:szCs w:val="20"/>
          <w:highlight w:val="cyan"/>
          <w:u w:val="single"/>
        </w:rPr>
        <w:t>armies</w:t>
      </w:r>
      <w:r w:rsidRPr="006A7E69">
        <w:rPr>
          <w:szCs w:val="20"/>
          <w:u w:val="single"/>
        </w:rPr>
        <w:t xml:space="preserve">, unpaid and </w:t>
      </w:r>
      <w:r w:rsidRPr="00037816">
        <w:rPr>
          <w:szCs w:val="20"/>
          <w:highlight w:val="cyan"/>
          <w:u w:val="single"/>
        </w:rPr>
        <w:t>lacking food, would go marauding</w:t>
      </w:r>
      <w:r w:rsidRPr="006A7E69">
        <w:rPr>
          <w:szCs w:val="20"/>
          <w:u w:val="single"/>
        </w:rPr>
        <w:t xml:space="preserve">, both at home and across the borders. The better-organized </w:t>
      </w:r>
      <w:r w:rsidRPr="00037816">
        <w:rPr>
          <w:szCs w:val="20"/>
          <w:highlight w:val="cyan"/>
          <w:u w:val="single"/>
        </w:rPr>
        <w:t xml:space="preserve">countries would </w:t>
      </w:r>
      <w:r w:rsidRPr="006A7E69">
        <w:rPr>
          <w:szCs w:val="20"/>
          <w:u w:val="single"/>
        </w:rPr>
        <w:t xml:space="preserve">attempt to use their armies, before they fell apart entirely, to </w:t>
      </w:r>
      <w:r w:rsidRPr="00037816">
        <w:rPr>
          <w:szCs w:val="20"/>
          <w:highlight w:val="cyan"/>
          <w:u w:val="single"/>
        </w:rPr>
        <w:t>take over countries with</w:t>
      </w:r>
      <w:r w:rsidRPr="006A7E69">
        <w:rPr>
          <w:szCs w:val="20"/>
          <w:u w:val="single"/>
        </w:rPr>
        <w:t xml:space="preserve"> significant remaining </w:t>
      </w:r>
      <w:r w:rsidRPr="00037816">
        <w:rPr>
          <w:szCs w:val="20"/>
          <w:highlight w:val="cyan"/>
          <w:u w:val="single"/>
        </w:rPr>
        <w:t>resources</w:t>
      </w:r>
      <w:r w:rsidRPr="006A7E69">
        <w:rPr>
          <w:szCs w:val="20"/>
          <w:u w:val="single"/>
        </w:rPr>
        <w:t xml:space="preserve">, </w:t>
      </w:r>
      <w:r w:rsidRPr="006A7E69">
        <w:rPr>
          <w:sz w:val="16"/>
          <w:szCs w:val="20"/>
        </w:rPr>
        <w:t>driving out or starving their inhabitants if not using modern weapons to accomplish the same end: eliminating competitors for the remaining food.</w:t>
      </w:r>
      <w:r w:rsidRPr="006A7E69">
        <w:rPr>
          <w:szCs w:val="20"/>
          <w:u w:val="single"/>
        </w:rPr>
        <w:t xml:space="preserve"> </w:t>
      </w:r>
      <w:r w:rsidRPr="00037816">
        <w:rPr>
          <w:szCs w:val="20"/>
          <w:highlight w:val="cyan"/>
          <w:u w:val="single"/>
        </w:rPr>
        <w:t>This would be a worldwide problem -- and</w:t>
      </w:r>
      <w:r w:rsidRPr="006A7E69">
        <w:rPr>
          <w:szCs w:val="20"/>
          <w:u w:val="single"/>
        </w:rPr>
        <w:t xml:space="preserve"> could </w:t>
      </w:r>
      <w:r w:rsidRPr="00037816">
        <w:rPr>
          <w:szCs w:val="20"/>
          <w:highlight w:val="cyan"/>
          <w:u w:val="single"/>
        </w:rPr>
        <w:t xml:space="preserve">lead to a Third World War </w:t>
      </w:r>
      <w:r w:rsidRPr="006A7E69">
        <w:rPr>
          <w:szCs w:val="20"/>
          <w:u w:val="single"/>
        </w:rPr>
        <w:t xml:space="preserve">-- </w:t>
      </w:r>
      <w:r w:rsidRPr="006A7E69">
        <w:rPr>
          <w:sz w:val="16"/>
          <w:szCs w:val="20"/>
        </w:rPr>
        <w:t xml:space="preserve">but Europe's vulnerability is particularly easy to analyze. </w:t>
      </w:r>
      <w:proofErr w:type="gramStart"/>
      <w:r w:rsidRPr="006A7E69">
        <w:rPr>
          <w:sz w:val="16"/>
          <w:szCs w:val="20"/>
        </w:rPr>
        <w:t xml:space="preserve">The last abrupt cooling, the Younger </w:t>
      </w:r>
      <w:proofErr w:type="spellStart"/>
      <w:r w:rsidRPr="006A7E69">
        <w:rPr>
          <w:sz w:val="16"/>
          <w:szCs w:val="20"/>
        </w:rPr>
        <w:t>Dryas</w:t>
      </w:r>
      <w:proofErr w:type="spellEnd"/>
      <w:r w:rsidRPr="006A7E69">
        <w:rPr>
          <w:sz w:val="16"/>
          <w:szCs w:val="20"/>
        </w:rPr>
        <w:t>, drastically altered Europe's climate as far east as Ukraine.</w:t>
      </w:r>
      <w:proofErr w:type="gramEnd"/>
      <w:r w:rsidRPr="006A7E69">
        <w:rPr>
          <w:sz w:val="16"/>
          <w:szCs w:val="20"/>
        </w:rPr>
        <w:t xml:space="preserve"> Present-day Europe has more than 650 million people. It has excellent soils, and largely grows its own food. It could no longer do so if it lost the extra warming from the North Atlantic.</w:t>
      </w:r>
    </w:p>
    <w:p w:rsidR="006C1750" w:rsidRPr="006C1750" w:rsidRDefault="006C1750" w:rsidP="006C1750"/>
    <w:p w:rsidR="00015E49" w:rsidRDefault="00015E49" w:rsidP="005C4D49">
      <w:pPr>
        <w:pStyle w:val="Heading2"/>
        <w:rPr>
          <w:rStyle w:val="StyleUnderline"/>
        </w:rPr>
      </w:pPr>
      <w:r>
        <w:rPr>
          <w:rStyle w:val="StyleUnderline"/>
        </w:rPr>
        <w:t>UQ</w:t>
      </w:r>
    </w:p>
    <w:p w:rsidR="00015E49" w:rsidRDefault="00015E49" w:rsidP="00015E49">
      <w:pPr>
        <w:pStyle w:val="Heading3"/>
      </w:pPr>
      <w:r>
        <w:t>Agro-terror likely</w:t>
      </w:r>
    </w:p>
    <w:p w:rsidR="00D34A40" w:rsidRDefault="00D34A40" w:rsidP="00D34A40">
      <w:pPr>
        <w:pStyle w:val="Heading4"/>
      </w:pPr>
      <w:r>
        <w:t xml:space="preserve">AQ documents reveal attacks on food are likely </w:t>
      </w:r>
    </w:p>
    <w:p w:rsidR="00D34A40" w:rsidRPr="00D34A40" w:rsidRDefault="00D34A40" w:rsidP="00D34A40">
      <w:pPr>
        <w:rPr>
          <w:sz w:val="14"/>
        </w:rPr>
      </w:pPr>
      <w:r w:rsidRPr="00D34A40">
        <w:rPr>
          <w:b/>
        </w:rPr>
        <w:t>Taylor 14</w:t>
      </w:r>
      <w:r w:rsidRPr="00D34A40">
        <w:t xml:space="preserve"> –</w:t>
      </w:r>
      <w:r w:rsidRPr="00D34A40">
        <w:rPr>
          <w:sz w:val="14"/>
        </w:rPr>
        <w:t xml:space="preserve"> Dennis, Source: U.S. Centers for Disease Control “</w:t>
      </w:r>
      <w:proofErr w:type="spellStart"/>
      <w:r w:rsidRPr="00D34A40">
        <w:rPr>
          <w:sz w:val="14"/>
        </w:rPr>
        <w:t>Agroterrorism</w:t>
      </w:r>
      <w:proofErr w:type="spellEnd"/>
      <w:r w:rsidRPr="00D34A40">
        <w:rPr>
          <w:sz w:val="14"/>
        </w:rPr>
        <w:t>: A looming threat to food supply” http://www.thecalifornian.com/story/news/local/2014/09/12/agroterrorism-looming-threat-food-supply/15541125/</w:t>
      </w:r>
    </w:p>
    <w:p w:rsidR="00D34A40" w:rsidRPr="00D34A40" w:rsidRDefault="00D34A40" w:rsidP="00D34A40">
      <w:pPr>
        <w:rPr>
          <w:sz w:val="12"/>
        </w:rPr>
      </w:pPr>
      <w:r w:rsidRPr="00D34A40">
        <w:rPr>
          <w:sz w:val="12"/>
        </w:rPr>
        <w:t xml:space="preserve">What's on the horizon? As </w:t>
      </w:r>
      <w:r w:rsidRPr="00D34A40">
        <w:rPr>
          <w:rStyle w:val="StyleUnderline"/>
        </w:rPr>
        <w:t>U.S.</w:t>
      </w:r>
      <w:r w:rsidRPr="00D34A40">
        <w:rPr>
          <w:sz w:val="12"/>
        </w:rPr>
        <w:t xml:space="preserve"> and British </w:t>
      </w:r>
      <w:r w:rsidRPr="00D34A40">
        <w:rPr>
          <w:rStyle w:val="StyleUnderline"/>
          <w:highlight w:val="cyan"/>
        </w:rPr>
        <w:t>troops</w:t>
      </w:r>
      <w:r w:rsidRPr="00D34A40">
        <w:rPr>
          <w:sz w:val="12"/>
        </w:rPr>
        <w:t xml:space="preserve"> were routing al-Qaeda extremists from the caves and villages of Afghanistan, they </w:t>
      </w:r>
      <w:r w:rsidRPr="00D34A40">
        <w:rPr>
          <w:rStyle w:val="StyleUnderline"/>
          <w:highlight w:val="cyan"/>
        </w:rPr>
        <w:t>came across</w:t>
      </w:r>
      <w:r w:rsidRPr="00D34A40">
        <w:rPr>
          <w:rStyle w:val="StyleUnderline"/>
        </w:rPr>
        <w:t xml:space="preserve"> terrorist </w:t>
      </w:r>
      <w:r w:rsidRPr="00D34A40">
        <w:rPr>
          <w:rStyle w:val="StyleUnderline"/>
          <w:highlight w:val="cyan"/>
        </w:rPr>
        <w:t>planning documents</w:t>
      </w:r>
      <w:r w:rsidRPr="00D34A40">
        <w:rPr>
          <w:sz w:val="12"/>
        </w:rPr>
        <w:t xml:space="preserve"> left behind, </w:t>
      </w:r>
      <w:r w:rsidRPr="00D34A40">
        <w:rPr>
          <w:rStyle w:val="StyleUnderline"/>
          <w:highlight w:val="cyan"/>
        </w:rPr>
        <w:t>including</w:t>
      </w:r>
      <w:r w:rsidRPr="00D34A40">
        <w:rPr>
          <w:rStyle w:val="StyleUnderline"/>
        </w:rPr>
        <w:t xml:space="preserve"> U.S. </w:t>
      </w:r>
      <w:r w:rsidRPr="00D34A40">
        <w:rPr>
          <w:rStyle w:val="StyleUnderline"/>
          <w:highlight w:val="cyan"/>
        </w:rPr>
        <w:t>agricultural documents</w:t>
      </w:r>
      <w:r w:rsidRPr="00D34A40">
        <w:rPr>
          <w:sz w:val="12"/>
        </w:rPr>
        <w:t xml:space="preserve">, according to the Department of Homeland Security. In another case, </w:t>
      </w:r>
      <w:r w:rsidRPr="00D34A40">
        <w:rPr>
          <w:rStyle w:val="StyleUnderline"/>
          <w:highlight w:val="cyan"/>
        </w:rPr>
        <w:t>British intelligence raided a</w:t>
      </w:r>
      <w:r w:rsidRPr="00D34A40">
        <w:rPr>
          <w:rStyle w:val="StyleUnderline"/>
        </w:rPr>
        <w:t xml:space="preserve"> terrorist </w:t>
      </w:r>
      <w:r w:rsidRPr="00D34A40">
        <w:rPr>
          <w:rStyle w:val="StyleUnderline"/>
          <w:highlight w:val="cyan"/>
        </w:rPr>
        <w:t>safe house</w:t>
      </w:r>
      <w:r w:rsidRPr="00D34A40">
        <w:rPr>
          <w:sz w:val="12"/>
        </w:rPr>
        <w:t xml:space="preserve"> in London </w:t>
      </w:r>
      <w:r w:rsidRPr="00D34A40">
        <w:rPr>
          <w:rStyle w:val="StyleUnderline"/>
          <w:highlight w:val="cyan"/>
        </w:rPr>
        <w:t>and discovered</w:t>
      </w:r>
      <w:r w:rsidRPr="00D34A40">
        <w:rPr>
          <w:rStyle w:val="StyleUnderline"/>
        </w:rPr>
        <w:t xml:space="preserve"> an entire </w:t>
      </w:r>
      <w:r w:rsidRPr="00D34A40">
        <w:rPr>
          <w:rStyle w:val="StyleUnderline"/>
          <w:highlight w:val="cyan"/>
        </w:rPr>
        <w:t xml:space="preserve">al-Qaeda </w:t>
      </w:r>
      <w:r w:rsidRPr="00D34A40">
        <w:rPr>
          <w:rStyle w:val="StyleUnderline"/>
        </w:rPr>
        <w:t xml:space="preserve">training </w:t>
      </w:r>
      <w:r w:rsidRPr="00D34A40">
        <w:rPr>
          <w:rStyle w:val="StyleUnderline"/>
          <w:highlight w:val="cyan"/>
        </w:rPr>
        <w:t>manual, complete with bioterrorism instruction and references to food supplies</w:t>
      </w:r>
      <w:r w:rsidRPr="00D34A40">
        <w:rPr>
          <w:sz w:val="12"/>
        </w:rPr>
        <w:t>. The training manual was subsequently leaked and posted to a website in the U.S. (The Californian is not disclosing the website, but an abridged version can be found on the U.S. Department of Justice's website). "</w:t>
      </w:r>
      <w:r w:rsidRPr="00D21669">
        <w:rPr>
          <w:rStyle w:val="StyleUnderline"/>
          <w:highlight w:val="cyan"/>
        </w:rPr>
        <w:t>There's enough</w:t>
      </w:r>
      <w:r w:rsidRPr="00D34A40">
        <w:rPr>
          <w:rStyle w:val="StyleUnderline"/>
        </w:rPr>
        <w:t xml:space="preserve"> out there on the Internet </w:t>
      </w:r>
      <w:r w:rsidRPr="00D21669">
        <w:rPr>
          <w:rStyle w:val="StyleUnderline"/>
          <w:highlight w:val="cyan"/>
        </w:rPr>
        <w:t>to cause all kinds of harm</w:t>
      </w:r>
      <w:r w:rsidRPr="00D34A40">
        <w:rPr>
          <w:sz w:val="12"/>
        </w:rPr>
        <w:t xml:space="preserve">." Goldenberg said. Federal agencies are taking a two-prong approach. They are focusing on training individuals on the local level who will be the first to be called on to manage </w:t>
      </w:r>
      <w:proofErr w:type="spellStart"/>
      <w:r w:rsidRPr="00D34A40">
        <w:rPr>
          <w:sz w:val="12"/>
        </w:rPr>
        <w:t>ment</w:t>
      </w:r>
      <w:proofErr w:type="spellEnd"/>
      <w:r w:rsidRPr="00D34A40">
        <w:rPr>
          <w:sz w:val="12"/>
        </w:rPr>
        <w:t xml:space="preserve"> the crisis. </w:t>
      </w:r>
      <w:proofErr w:type="gramStart"/>
      <w:r w:rsidRPr="00D34A40">
        <w:rPr>
          <w:sz w:val="12"/>
        </w:rPr>
        <w:t>Food processing operations staff, fire and police departments, county agriculture officials and public health workers.</w:t>
      </w:r>
      <w:proofErr w:type="gramEnd"/>
      <w:r w:rsidRPr="00D34A40">
        <w:rPr>
          <w:sz w:val="12"/>
        </w:rPr>
        <w:t xml:space="preserve"> The second prong involves a systematic research effort with labs all across the country. Some are academic and others are government supported, such as the U.S. Department of Agriculture's Animal and Plant Health Inspection Service laboratory in Ames, Iowa. Project </w:t>
      </w:r>
      <w:proofErr w:type="spellStart"/>
      <w:r w:rsidRPr="00D34A40">
        <w:rPr>
          <w:sz w:val="12"/>
        </w:rPr>
        <w:t>BioShield</w:t>
      </w:r>
      <w:proofErr w:type="spellEnd"/>
      <w:r w:rsidRPr="00D34A40">
        <w:rPr>
          <w:sz w:val="12"/>
        </w:rPr>
        <w:t xml:space="preserve"> was launched a few years after the 9/11 attacks when the federal government determined that it would need what it calls "new medical countermeasures," such as diagnostic tests, drugs and vaccines to respond to an attack using chemical, biological, radiological, or nuclear agents, or "CBRN." And there are precious little of these countermeasures available in the open market. "Since diseases and conditions caused by CBRN agents occur infrequently, the private sector did not have an economic incentive to invest the millions of dollars necessary to research and develop such measures," according to the Association Of State And Territorial Health Officials. </w:t>
      </w:r>
      <w:r w:rsidRPr="00D34A40">
        <w:rPr>
          <w:rStyle w:val="StyleUnderline"/>
        </w:rPr>
        <w:t>Much of the onus to manage an attack is going to fall on the food producers themselves, at least initially.</w:t>
      </w:r>
      <w:r w:rsidRPr="00D34A40">
        <w:rPr>
          <w:sz w:val="12"/>
        </w:rPr>
        <w:t xml:space="preserve"> In language recently added to the Food Safety Modernization Act, which is still in draft form but nearing completion, officials added the word "security" to the mandate that food producers have food safety plans. They are now food safety and security plans. Goldenberg acknowledged that it will be tough hoeing, noting that "unless someone takes a leadership role, many in the industry will just say, 'Oh, it's too hard.' </w:t>
      </w:r>
      <w:proofErr w:type="gramStart"/>
      <w:r w:rsidRPr="00D34A40">
        <w:rPr>
          <w:sz w:val="12"/>
        </w:rPr>
        <w:t>" Then</w:t>
      </w:r>
      <w:proofErr w:type="gramEnd"/>
      <w:r w:rsidRPr="00D34A40">
        <w:rPr>
          <w:sz w:val="12"/>
        </w:rPr>
        <w:t xml:space="preserve"> the question becomes: Who is going to pay for the stepped up security? If the industry has to shoulder the costs, then it's just going to roll right down to consumers. Goldenberg said he would like to see an organized volunteer system similar to Neighborhood Watch designed for rural farming areas. Kennedy, the lettuce grower and former Salinas mayor, is optimistic about uniting as an industry to help thwart possible attacks. "Our industry has a pretty good history of organizing around critical issues," he said. It will need to. Certainly the bad guys are organizing. Senior Writer Dennis L. Taylor covers agriculture for The Californian.com. Follow him on Twitter @</w:t>
      </w:r>
      <w:proofErr w:type="spellStart"/>
      <w:r w:rsidRPr="00D34A40">
        <w:rPr>
          <w:sz w:val="12"/>
        </w:rPr>
        <w:t>taylor_salnews</w:t>
      </w:r>
      <w:proofErr w:type="spellEnd"/>
      <w:r w:rsidRPr="00D34A40">
        <w:rPr>
          <w:sz w:val="12"/>
        </w:rPr>
        <w:t xml:space="preserve">. Know </w:t>
      </w:r>
      <w:proofErr w:type="spellStart"/>
      <w:r w:rsidRPr="00D34A40">
        <w:rPr>
          <w:sz w:val="12"/>
        </w:rPr>
        <w:t>thine</w:t>
      </w:r>
      <w:proofErr w:type="spellEnd"/>
      <w:r w:rsidRPr="00D34A40">
        <w:rPr>
          <w:sz w:val="12"/>
        </w:rPr>
        <w:t xml:space="preserve"> enemy </w:t>
      </w:r>
      <w:r w:rsidRPr="00D21669">
        <w:rPr>
          <w:rStyle w:val="StyleUnderline"/>
          <w:highlight w:val="cyan"/>
        </w:rPr>
        <w:t>A few examples of biological agents</w:t>
      </w:r>
      <w:r w:rsidRPr="00D34A40">
        <w:rPr>
          <w:rStyle w:val="StyleUnderline"/>
        </w:rPr>
        <w:t xml:space="preserve"> that could be deployed in the food-supply chain. </w:t>
      </w:r>
      <w:proofErr w:type="spellStart"/>
      <w:r w:rsidRPr="00D21669">
        <w:rPr>
          <w:rStyle w:val="StyleUnderline"/>
          <w:highlight w:val="cyan"/>
        </w:rPr>
        <w:t>Anthrax</w:t>
      </w:r>
      <w:proofErr w:type="gramStart"/>
      <w:r w:rsidRPr="00D34A40">
        <w:rPr>
          <w:sz w:val="12"/>
        </w:rPr>
        <w:t>:Bacillus</w:t>
      </w:r>
      <w:proofErr w:type="spellEnd"/>
      <w:proofErr w:type="gramEnd"/>
      <w:r w:rsidRPr="00D34A40">
        <w:rPr>
          <w:sz w:val="12"/>
        </w:rPr>
        <w:t xml:space="preserve"> </w:t>
      </w:r>
      <w:proofErr w:type="spellStart"/>
      <w:r w:rsidRPr="00D34A40">
        <w:rPr>
          <w:sz w:val="12"/>
        </w:rPr>
        <w:t>anthracis</w:t>
      </w:r>
      <w:proofErr w:type="spellEnd"/>
      <w:r w:rsidRPr="00D34A40">
        <w:rPr>
          <w:sz w:val="12"/>
        </w:rPr>
        <w:t xml:space="preserve"> is a soil-based bacterium. When </w:t>
      </w:r>
      <w:proofErr w:type="spellStart"/>
      <w:r w:rsidRPr="00D34A40">
        <w:rPr>
          <w:sz w:val="12"/>
        </w:rPr>
        <w:t>nonfungal</w:t>
      </w:r>
      <w:proofErr w:type="spellEnd"/>
      <w:r w:rsidRPr="00D34A40">
        <w:rPr>
          <w:sz w:val="12"/>
        </w:rPr>
        <w:t xml:space="preserve"> spores enter the human body, the bacteria become activated. Respiratory infection in humans initially presents with cold or flu-like symptoms for several days, followed by pneumonia and severe respiratory collapse and death. </w:t>
      </w:r>
      <w:r w:rsidRPr="00D21669">
        <w:rPr>
          <w:rStyle w:val="StyleUnderline"/>
          <w:highlight w:val="cyan"/>
        </w:rPr>
        <w:t>Botulism</w:t>
      </w:r>
      <w:r w:rsidRPr="00D34A40">
        <w:rPr>
          <w:sz w:val="12"/>
        </w:rPr>
        <w:t xml:space="preserve">: Clostridium </w:t>
      </w:r>
      <w:proofErr w:type="spellStart"/>
      <w:r w:rsidRPr="00D34A40">
        <w:rPr>
          <w:sz w:val="12"/>
        </w:rPr>
        <w:t>botulinum</w:t>
      </w:r>
      <w:proofErr w:type="spellEnd"/>
      <w:r w:rsidRPr="00D34A40">
        <w:rPr>
          <w:sz w:val="12"/>
        </w:rPr>
        <w:t xml:space="preserve"> is a food-borne </w:t>
      </w:r>
      <w:proofErr w:type="gramStart"/>
      <w:r w:rsidRPr="00D34A40">
        <w:rPr>
          <w:sz w:val="12"/>
        </w:rPr>
        <w:t>bacteria</w:t>
      </w:r>
      <w:proofErr w:type="gramEnd"/>
      <w:r w:rsidRPr="00D34A40">
        <w:rPr>
          <w:sz w:val="12"/>
        </w:rPr>
        <w:t xml:space="preserve"> that produces a toxin that causes muscle paralysis, including respiratory muscles that can cause a person to stop breathing. </w:t>
      </w:r>
      <w:r w:rsidRPr="00D21669">
        <w:rPr>
          <w:rStyle w:val="StyleUnderline"/>
          <w:highlight w:val="cyan"/>
        </w:rPr>
        <w:t>Pneumonic plague</w:t>
      </w:r>
      <w:r w:rsidRPr="00D34A40">
        <w:rPr>
          <w:sz w:val="12"/>
        </w:rPr>
        <w:t xml:space="preserve">: Yersinia </w:t>
      </w:r>
      <w:proofErr w:type="spellStart"/>
      <w:r w:rsidRPr="00D34A40">
        <w:rPr>
          <w:sz w:val="12"/>
        </w:rPr>
        <w:t>pestis</w:t>
      </w:r>
      <w:proofErr w:type="spellEnd"/>
      <w:r w:rsidRPr="00D34A40">
        <w:rPr>
          <w:sz w:val="12"/>
        </w:rPr>
        <w:t xml:space="preserve"> is a </w:t>
      </w:r>
      <w:proofErr w:type="gramStart"/>
      <w:r w:rsidRPr="00D34A40">
        <w:rPr>
          <w:sz w:val="12"/>
        </w:rPr>
        <w:t>bacteria</w:t>
      </w:r>
      <w:proofErr w:type="gramEnd"/>
      <w:r w:rsidRPr="00D34A40">
        <w:rPr>
          <w:sz w:val="12"/>
        </w:rPr>
        <w:t xml:space="preserve"> that can be </w:t>
      </w:r>
      <w:proofErr w:type="spellStart"/>
      <w:r w:rsidRPr="00D34A40">
        <w:rPr>
          <w:sz w:val="12"/>
        </w:rPr>
        <w:t>weaponized</w:t>
      </w:r>
      <w:proofErr w:type="spellEnd"/>
      <w:r w:rsidRPr="00D34A40">
        <w:rPr>
          <w:sz w:val="12"/>
        </w:rPr>
        <w:t xml:space="preserve"> in aerosol form. Without early treatment, pneumonic plague often leads to respiratory failure, shock and rapid death. </w:t>
      </w:r>
      <w:r w:rsidRPr="00D21669">
        <w:rPr>
          <w:rStyle w:val="StyleUnderline"/>
          <w:highlight w:val="cyan"/>
        </w:rPr>
        <w:t>Smallpox</w:t>
      </w:r>
      <w:r w:rsidRPr="00D34A40">
        <w:rPr>
          <w:sz w:val="12"/>
        </w:rPr>
        <w:t xml:space="preserve">: There are two types of the highly contagious disease, each with different fatality rates. </w:t>
      </w:r>
      <w:proofErr w:type="spellStart"/>
      <w:r w:rsidRPr="00D34A40">
        <w:rPr>
          <w:sz w:val="12"/>
        </w:rPr>
        <w:t>Variola</w:t>
      </w:r>
      <w:proofErr w:type="spellEnd"/>
      <w:r w:rsidRPr="00D34A40">
        <w:rPr>
          <w:sz w:val="12"/>
        </w:rPr>
        <w:t xml:space="preserve"> major, the most common form, can kill three in 10 of its victims. In its naturally occurring state, smallpox has been eradicated, but there are concerns that stockpiles may still exist. </w:t>
      </w:r>
      <w:r w:rsidRPr="00D21669">
        <w:rPr>
          <w:rStyle w:val="StyleUnderline"/>
        </w:rPr>
        <w:t>Tularemia</w:t>
      </w:r>
      <w:r w:rsidRPr="00D34A40">
        <w:rPr>
          <w:sz w:val="12"/>
        </w:rPr>
        <w:t xml:space="preserve">: A bacteria that is highly infectious, requiring only 10-50 organisms to cause disease. </w:t>
      </w:r>
      <w:proofErr w:type="spellStart"/>
      <w:r w:rsidRPr="00D21669">
        <w:rPr>
          <w:rStyle w:val="StyleUnderline"/>
          <w:highlight w:val="cyan"/>
        </w:rPr>
        <w:t>Weaponized</w:t>
      </w:r>
      <w:proofErr w:type="spellEnd"/>
      <w:r w:rsidRPr="00D21669">
        <w:rPr>
          <w:rStyle w:val="StyleUnderline"/>
          <w:highlight w:val="cyan"/>
        </w:rPr>
        <w:t xml:space="preserve"> tularemia would be made airborne</w:t>
      </w:r>
      <w:r w:rsidRPr="00D34A40">
        <w:rPr>
          <w:rStyle w:val="StyleUnderline"/>
        </w:rPr>
        <w:t xml:space="preserve">. It can cause lethal pneumonia. </w:t>
      </w:r>
      <w:r w:rsidRPr="00D21669">
        <w:rPr>
          <w:rStyle w:val="StyleUnderline"/>
          <w:highlight w:val="cyan"/>
        </w:rPr>
        <w:t>Hemorrhagic fevers</w:t>
      </w:r>
      <w:r w:rsidRPr="00D34A40">
        <w:rPr>
          <w:rStyle w:val="StyleUnderline"/>
        </w:rPr>
        <w:t>:</w:t>
      </w:r>
      <w:r w:rsidRPr="00D34A40">
        <w:rPr>
          <w:sz w:val="12"/>
        </w:rPr>
        <w:t xml:space="preserve"> A class of naturally occurring viruses that attack multiple human organ systems. Ebola is one such virus – a current outbreak in West Africa has killed at least 2,400 in Guinea, Liberia and Sierra Leone. Source: U.S. Centers for Disease Control</w:t>
      </w:r>
    </w:p>
    <w:p w:rsidR="00D34A40" w:rsidRDefault="00D34A40" w:rsidP="00D34A40"/>
    <w:p w:rsidR="00D34A40" w:rsidRDefault="00D34A40" w:rsidP="00D34A40">
      <w:pPr>
        <w:pStyle w:val="Heading4"/>
      </w:pPr>
      <w:r>
        <w:t xml:space="preserve">It’s likely and not hard to do </w:t>
      </w:r>
    </w:p>
    <w:p w:rsidR="00D34A40" w:rsidRPr="00D34A40" w:rsidRDefault="00D34A40" w:rsidP="00D34A40">
      <w:pPr>
        <w:rPr>
          <w:sz w:val="14"/>
        </w:rPr>
      </w:pPr>
      <w:r w:rsidRPr="00D34A40">
        <w:rPr>
          <w:b/>
        </w:rPr>
        <w:t>Taylor 14</w:t>
      </w:r>
      <w:r w:rsidRPr="00D34A40">
        <w:t xml:space="preserve"> –</w:t>
      </w:r>
      <w:r w:rsidRPr="00D34A40">
        <w:rPr>
          <w:sz w:val="14"/>
        </w:rPr>
        <w:t xml:space="preserve"> Dennis, Source: U.S. Centers for Disease Control “</w:t>
      </w:r>
      <w:proofErr w:type="spellStart"/>
      <w:r w:rsidRPr="00D34A40">
        <w:rPr>
          <w:sz w:val="14"/>
        </w:rPr>
        <w:t>Agroterrorism</w:t>
      </w:r>
      <w:proofErr w:type="spellEnd"/>
      <w:r w:rsidRPr="00D34A40">
        <w:rPr>
          <w:sz w:val="14"/>
        </w:rPr>
        <w:t>: A looming threat to food supply” http://www.thecalifornian.com/story/news/local/2014/09/12/agroterrorism-looming-threat-food-supply/15541125/</w:t>
      </w:r>
    </w:p>
    <w:p w:rsidR="00D34A40" w:rsidRPr="00D34A40" w:rsidRDefault="00D34A40" w:rsidP="00D34A40">
      <w:pPr>
        <w:rPr>
          <w:sz w:val="12"/>
        </w:rPr>
      </w:pPr>
      <w:r w:rsidRPr="00D34A40">
        <w:rPr>
          <w:sz w:val="12"/>
        </w:rPr>
        <w:t xml:space="preserve">From California to New England, </w:t>
      </w:r>
      <w:r w:rsidRPr="00D34A40">
        <w:rPr>
          <w:rStyle w:val="StyleUnderline"/>
        </w:rPr>
        <w:t xml:space="preserve">there is one thing all farmers have in common: The </w:t>
      </w:r>
      <w:r w:rsidRPr="00D21669">
        <w:rPr>
          <w:rStyle w:val="StyleUnderline"/>
          <w:highlight w:val="cyan"/>
        </w:rPr>
        <w:t>food</w:t>
      </w:r>
      <w:r w:rsidRPr="00D34A40">
        <w:rPr>
          <w:rStyle w:val="StyleUnderline"/>
        </w:rPr>
        <w:t xml:space="preserve"> they produce </w:t>
      </w:r>
      <w:r w:rsidRPr="00D21669">
        <w:rPr>
          <w:rStyle w:val="StyleUnderline"/>
          <w:highlight w:val="cyan"/>
        </w:rPr>
        <w:t xml:space="preserve">is extremely vulnerable to a devastating act of </w:t>
      </w:r>
      <w:proofErr w:type="spellStart"/>
      <w:r w:rsidRPr="00D21669">
        <w:rPr>
          <w:rStyle w:val="StyleUnderline"/>
          <w:highlight w:val="cyan"/>
        </w:rPr>
        <w:t>agroterrorism</w:t>
      </w:r>
      <w:proofErr w:type="spellEnd"/>
      <w:r w:rsidRPr="00D21669">
        <w:rPr>
          <w:sz w:val="12"/>
          <w:highlight w:val="cyan"/>
        </w:rPr>
        <w:t xml:space="preserve">. </w:t>
      </w:r>
      <w:r w:rsidRPr="00D21669">
        <w:rPr>
          <w:rStyle w:val="StyleUnderline"/>
          <w:highlight w:val="cyan"/>
        </w:rPr>
        <w:t>The</w:t>
      </w:r>
      <w:r w:rsidRPr="00D34A40">
        <w:rPr>
          <w:sz w:val="12"/>
        </w:rPr>
        <w:t xml:space="preserve"> federal </w:t>
      </w:r>
      <w:r w:rsidRPr="00D21669">
        <w:rPr>
          <w:rStyle w:val="StyleUnderline"/>
          <w:highlight w:val="cyan"/>
        </w:rPr>
        <w:t>government is becoming</w:t>
      </w:r>
      <w:r w:rsidRPr="00D34A40">
        <w:rPr>
          <w:rStyle w:val="StyleUnderline"/>
        </w:rPr>
        <w:t xml:space="preserve"> increasingly </w:t>
      </w:r>
      <w:r w:rsidRPr="00D21669">
        <w:rPr>
          <w:rStyle w:val="StyleUnderline"/>
          <w:highlight w:val="cyan"/>
        </w:rPr>
        <w:t>anxious about potential attacks</w:t>
      </w:r>
      <w:r w:rsidRPr="00D34A40">
        <w:rPr>
          <w:sz w:val="12"/>
        </w:rPr>
        <w:t xml:space="preserve"> on our food supply, principally </w:t>
      </w:r>
      <w:r w:rsidRPr="00D34A40">
        <w:rPr>
          <w:rStyle w:val="StyleUnderline"/>
        </w:rPr>
        <w:t>because</w:t>
      </w:r>
      <w:r w:rsidRPr="00D34A40">
        <w:rPr>
          <w:sz w:val="12"/>
        </w:rPr>
        <w:t xml:space="preserve"> </w:t>
      </w:r>
      <w:r w:rsidRPr="00D21669">
        <w:rPr>
          <w:rStyle w:val="StyleUnderline"/>
          <w:highlight w:val="cyan"/>
        </w:rPr>
        <w:t>introducing agents</w:t>
      </w:r>
      <w:r w:rsidRPr="00D21669">
        <w:rPr>
          <w:sz w:val="12"/>
          <w:highlight w:val="cyan"/>
        </w:rPr>
        <w:t xml:space="preserve"> </w:t>
      </w:r>
      <w:r w:rsidRPr="00D21669">
        <w:rPr>
          <w:rStyle w:val="StyleUnderline"/>
          <w:highlight w:val="cyan"/>
        </w:rPr>
        <w:t>that would cause mass sickness</w:t>
      </w:r>
      <w:r w:rsidRPr="00D34A40">
        <w:rPr>
          <w:rStyle w:val="StyleUnderline"/>
        </w:rPr>
        <w:t xml:space="preserve"> or economic calamity </w:t>
      </w:r>
      <w:r w:rsidRPr="00D21669">
        <w:rPr>
          <w:rStyle w:val="Emphasis"/>
          <w:highlight w:val="cyan"/>
        </w:rPr>
        <w:t>isn't</w:t>
      </w:r>
      <w:r w:rsidRPr="00D21669">
        <w:rPr>
          <w:rStyle w:val="Emphasis"/>
        </w:rPr>
        <w:t xml:space="preserve"> that </w:t>
      </w:r>
      <w:r w:rsidRPr="00D21669">
        <w:rPr>
          <w:rStyle w:val="Emphasis"/>
          <w:highlight w:val="cyan"/>
        </w:rPr>
        <w:t>hard</w:t>
      </w:r>
      <w:r w:rsidRPr="00D34A40">
        <w:rPr>
          <w:sz w:val="12"/>
        </w:rPr>
        <w:t xml:space="preserve"> to do, and </w:t>
      </w:r>
      <w:r w:rsidRPr="00D34A40">
        <w:rPr>
          <w:rStyle w:val="StyleUnderline"/>
        </w:rPr>
        <w:t>there are precious few defenses</w:t>
      </w:r>
      <w:r w:rsidRPr="00D34A40">
        <w:rPr>
          <w:sz w:val="12"/>
        </w:rPr>
        <w:t xml:space="preserve"> in place to prevent such a misdeed. </w:t>
      </w:r>
      <w:r w:rsidRPr="00D34A40">
        <w:rPr>
          <w:rStyle w:val="StyleUnderline"/>
        </w:rPr>
        <w:t xml:space="preserve">Crisis management and </w:t>
      </w:r>
      <w:r w:rsidRPr="00D21669">
        <w:rPr>
          <w:rStyle w:val="StyleUnderline"/>
          <w:highlight w:val="cyan"/>
        </w:rPr>
        <w:t>recovery</w:t>
      </w:r>
      <w:r w:rsidRPr="00D34A40">
        <w:rPr>
          <w:rStyle w:val="StyleUnderline"/>
        </w:rPr>
        <w:t xml:space="preserve"> planning </w:t>
      </w:r>
      <w:r w:rsidRPr="00D21669">
        <w:rPr>
          <w:rStyle w:val="StyleUnderline"/>
          <w:highlight w:val="cyan"/>
        </w:rPr>
        <w:t>get most of the attention</w:t>
      </w:r>
      <w:r w:rsidRPr="00D34A40">
        <w:rPr>
          <w:rStyle w:val="StyleUnderline"/>
        </w:rPr>
        <w:t xml:space="preserve"> but </w:t>
      </w:r>
      <w:r w:rsidRPr="00D21669">
        <w:rPr>
          <w:rStyle w:val="StyleUnderline"/>
          <w:highlight w:val="cyan"/>
        </w:rPr>
        <w:t>prevention is a moving target</w:t>
      </w:r>
      <w:r w:rsidRPr="00D34A40">
        <w:rPr>
          <w:sz w:val="12"/>
        </w:rPr>
        <w:t xml:space="preserve"> because of limited technology, funding and awareness. </w:t>
      </w:r>
      <w:proofErr w:type="spellStart"/>
      <w:r w:rsidRPr="00D34A40">
        <w:rPr>
          <w:sz w:val="12"/>
        </w:rPr>
        <w:t>Agroterrorism</w:t>
      </w:r>
      <w:proofErr w:type="spellEnd"/>
      <w:r w:rsidRPr="00D34A40">
        <w:rPr>
          <w:sz w:val="12"/>
        </w:rPr>
        <w:t xml:space="preserve"> is defined as an intentional criminal act perpetrated on some segment of the agriculture industry and/or the food system, intended to inflict harm, either through a health crisis or economic disruption. </w:t>
      </w:r>
      <w:r w:rsidRPr="00D21669">
        <w:rPr>
          <w:rStyle w:val="StyleUnderline"/>
          <w:highlight w:val="cyan"/>
        </w:rPr>
        <w:t>There are hundreds of ways</w:t>
      </w:r>
      <w:r w:rsidRPr="00D34A40">
        <w:rPr>
          <w:rStyle w:val="StyleUnderline"/>
        </w:rPr>
        <w:t xml:space="preserve"> pathogens, poisons, chemicals, toxins or radiological </w:t>
      </w:r>
      <w:r w:rsidRPr="00D21669">
        <w:rPr>
          <w:rStyle w:val="StyleUnderline"/>
          <w:highlight w:val="cyan"/>
        </w:rPr>
        <w:t>agents could be introduced</w:t>
      </w:r>
      <w:r w:rsidRPr="00D34A40">
        <w:rPr>
          <w:rStyle w:val="StyleUnderline"/>
        </w:rPr>
        <w:t xml:space="preserve"> into the supply chain </w:t>
      </w:r>
      <w:r w:rsidRPr="00D21669">
        <w:rPr>
          <w:rStyle w:val="StyleUnderline"/>
          <w:highlight w:val="cyan"/>
        </w:rPr>
        <w:t>at any time</w:t>
      </w:r>
      <w:r w:rsidRPr="00D21669">
        <w:rPr>
          <w:sz w:val="12"/>
        </w:rPr>
        <w:t xml:space="preserve">. It could come as a small amount of botulism introduced into </w:t>
      </w:r>
      <w:proofErr w:type="gramStart"/>
      <w:r w:rsidRPr="00D21669">
        <w:rPr>
          <w:sz w:val="12"/>
        </w:rPr>
        <w:t>a tanker</w:t>
      </w:r>
      <w:proofErr w:type="gramEnd"/>
      <w:r w:rsidRPr="00D21669">
        <w:rPr>
          <w:sz w:val="12"/>
        </w:rPr>
        <w:t xml:space="preserve"> carrying milk ultimately destined for elementary schools. Or other deadly germs or lethal toxins could be mixed with fertilizer and then sprayed onto crops. Well heads could be tampered with. One of the most</w:t>
      </w:r>
      <w:r w:rsidRPr="00D34A40">
        <w:rPr>
          <w:sz w:val="12"/>
        </w:rPr>
        <w:t xml:space="preserve"> effective – and devastating – attacks would be to target processed produce immediately after it is washed and before it is bagged and loaded onto trucks for mass distribution. The coastal Salinas Valley of Monterey County is home to the largest production of lettuce and leafy greens in the United States and half the state's strawberry crop. Billions of dollars' worth of salad greens, strawberries and commodity crops are grown and processed every year in this valley. Cool nights and warm days make Salinas one of the most ideal climates in the world for growing specialty crops. The Salinas Valley is a microcosm that can serve to illustrate how, in one incident, a terrorist could sicken or kill thousands, </w:t>
      </w:r>
      <w:proofErr w:type="gramStart"/>
      <w:r w:rsidRPr="00D34A40">
        <w:rPr>
          <w:sz w:val="12"/>
        </w:rPr>
        <w:t>cause</w:t>
      </w:r>
      <w:proofErr w:type="gramEnd"/>
      <w:r w:rsidRPr="00D34A40">
        <w:rPr>
          <w:sz w:val="12"/>
        </w:rPr>
        <w:t xml:space="preserve"> billions of dollars in damage to the food industry, instill fear in the populace and destroy faith in the government's ability to protect its citizens.</w:t>
      </w:r>
    </w:p>
    <w:p w:rsidR="00D34A40" w:rsidRPr="00D34A40" w:rsidRDefault="00D34A40" w:rsidP="00D34A40"/>
    <w:p w:rsidR="00015E49" w:rsidRPr="00015E49" w:rsidRDefault="00015E49" w:rsidP="00015E49"/>
    <w:p w:rsidR="00BD3073" w:rsidRDefault="00BD3073" w:rsidP="005C4D49">
      <w:pPr>
        <w:pStyle w:val="Heading2"/>
        <w:rPr>
          <w:rStyle w:val="StyleUnderline"/>
        </w:rPr>
      </w:pPr>
      <w:r>
        <w:rPr>
          <w:rStyle w:val="StyleUnderline"/>
        </w:rPr>
        <w:t>Links</w:t>
      </w:r>
    </w:p>
    <w:p w:rsidR="00015E49" w:rsidRDefault="00015E49" w:rsidP="00BD3073">
      <w:pPr>
        <w:pStyle w:val="Heading3"/>
      </w:pPr>
      <w:r>
        <w:t xml:space="preserve">General </w:t>
      </w:r>
    </w:p>
    <w:p w:rsidR="007E2742" w:rsidRDefault="007E2742" w:rsidP="007E2742">
      <w:pPr>
        <w:pStyle w:val="Heading4"/>
      </w:pPr>
      <w:r>
        <w:t>Traceability detects, deters, and allows rapid response to agro-terror and disease</w:t>
      </w:r>
    </w:p>
    <w:p w:rsidR="007E2742" w:rsidRPr="007E2742" w:rsidRDefault="007E2742" w:rsidP="007E2742">
      <w:pPr>
        <w:rPr>
          <w:sz w:val="16"/>
        </w:rPr>
      </w:pPr>
      <w:r w:rsidRPr="007E2742">
        <w:rPr>
          <w:b/>
        </w:rPr>
        <w:t>Brewster 04</w:t>
      </w:r>
      <w:r w:rsidRPr="007E2742">
        <w:t xml:space="preserve"> </w:t>
      </w:r>
      <w:r w:rsidRPr="007E2742">
        <w:rPr>
          <w:sz w:val="16"/>
        </w:rPr>
        <w:t>– the Prairie Star “Traceability in the beef industry” http://www.theprairiestar.com/news/livestock/traceability-in-the-beef-industry/article_a9519284-32bd-5221-b13c-c4658af0cde9.html</w:t>
      </w:r>
    </w:p>
    <w:p w:rsidR="007E2742" w:rsidRPr="007E2742" w:rsidRDefault="007E2742" w:rsidP="007E2742">
      <w:pPr>
        <w:rPr>
          <w:sz w:val="10"/>
        </w:rPr>
      </w:pPr>
      <w:r w:rsidRPr="007E2742">
        <w:rPr>
          <w:sz w:val="10"/>
        </w:rPr>
        <w:t xml:space="preserve">BOZEMAN, Mont. - </w:t>
      </w:r>
      <w:r w:rsidRPr="007E2742">
        <w:rPr>
          <w:rStyle w:val="StyleUnderline"/>
          <w:highlight w:val="cyan"/>
        </w:rPr>
        <w:t>One of this nation's beef industry experts outlined the benefits of traceability</w:t>
      </w:r>
      <w:r w:rsidRPr="007E2742">
        <w:rPr>
          <w:rStyle w:val="StyleUnderline"/>
        </w:rPr>
        <w:t xml:space="preserve"> identification program</w:t>
      </w:r>
      <w:r w:rsidRPr="007E2742">
        <w:rPr>
          <w:sz w:val="10"/>
        </w:rPr>
        <w:t xml:space="preserve"> during a keynote address at the 53rd Annual Montana Livestock Forum and Nutrition Conference at the </w:t>
      </w:r>
      <w:proofErr w:type="spellStart"/>
      <w:r w:rsidRPr="007E2742">
        <w:rPr>
          <w:sz w:val="10"/>
        </w:rPr>
        <w:t>GranTree</w:t>
      </w:r>
      <w:proofErr w:type="spellEnd"/>
      <w:r w:rsidRPr="007E2742">
        <w:rPr>
          <w:sz w:val="10"/>
        </w:rPr>
        <w:t xml:space="preserve"> Inn here. "We are interested in traceability because </w:t>
      </w:r>
      <w:r w:rsidRPr="007E2742">
        <w:rPr>
          <w:rStyle w:val="StyleUnderline"/>
        </w:rPr>
        <w:t xml:space="preserve">it can do some things for us in food safety, and </w:t>
      </w:r>
      <w:r w:rsidRPr="00D34A40">
        <w:rPr>
          <w:rStyle w:val="StyleUnderline"/>
          <w:highlight w:val="cyan"/>
        </w:rPr>
        <w:t>it can do</w:t>
      </w:r>
      <w:r w:rsidRPr="007E2742">
        <w:rPr>
          <w:rStyle w:val="StyleUnderline"/>
        </w:rPr>
        <w:t xml:space="preserve"> some </w:t>
      </w:r>
      <w:r w:rsidRPr="00D34A40">
        <w:rPr>
          <w:rStyle w:val="StyleUnderline"/>
          <w:highlight w:val="cyan"/>
        </w:rPr>
        <w:t>things for us in protecting</w:t>
      </w:r>
      <w:r w:rsidRPr="007E2742">
        <w:rPr>
          <w:rStyle w:val="StyleUnderline"/>
        </w:rPr>
        <w:t xml:space="preserve"> us </w:t>
      </w:r>
      <w:r w:rsidRPr="00D34A40">
        <w:rPr>
          <w:rStyle w:val="StyleUnderline"/>
          <w:highlight w:val="cyan"/>
        </w:rPr>
        <w:t>from</w:t>
      </w:r>
      <w:r w:rsidRPr="007E2742">
        <w:rPr>
          <w:rStyle w:val="StyleUnderline"/>
        </w:rPr>
        <w:t xml:space="preserve"> </w:t>
      </w:r>
      <w:proofErr w:type="spellStart"/>
      <w:r w:rsidRPr="00D34A40">
        <w:rPr>
          <w:rStyle w:val="StyleUnderline"/>
          <w:highlight w:val="cyan"/>
        </w:rPr>
        <w:t>agroterrorism</w:t>
      </w:r>
      <w:proofErr w:type="spellEnd"/>
      <w:r w:rsidRPr="007E2742">
        <w:rPr>
          <w:sz w:val="10"/>
        </w:rPr>
        <w:t xml:space="preserve">," </w:t>
      </w:r>
      <w:proofErr w:type="spellStart"/>
      <w:r w:rsidRPr="007E2742">
        <w:rPr>
          <w:sz w:val="10"/>
        </w:rPr>
        <w:t>Dr</w:t>
      </w:r>
      <w:proofErr w:type="spellEnd"/>
      <w:r w:rsidRPr="007E2742">
        <w:rPr>
          <w:sz w:val="10"/>
        </w:rPr>
        <w:t xml:space="preserve"> Gary Smith said. "</w:t>
      </w:r>
      <w:r w:rsidRPr="00D34A40">
        <w:rPr>
          <w:rStyle w:val="StyleUnderline"/>
          <w:highlight w:val="cyan"/>
        </w:rPr>
        <w:t>It can</w:t>
      </w:r>
      <w:r w:rsidRPr="007E2742">
        <w:rPr>
          <w:rStyle w:val="StyleUnderline"/>
        </w:rPr>
        <w:t xml:space="preserve"> also help to </w:t>
      </w:r>
      <w:r w:rsidRPr="00D34A40">
        <w:rPr>
          <w:rStyle w:val="StyleUnderline"/>
          <w:highlight w:val="cyan"/>
        </w:rPr>
        <w:t>protect</w:t>
      </w:r>
      <w:r w:rsidRPr="007E2742">
        <w:rPr>
          <w:rStyle w:val="StyleUnderline"/>
        </w:rPr>
        <w:t xml:space="preserve"> us </w:t>
      </w:r>
      <w:r w:rsidRPr="00D34A40">
        <w:rPr>
          <w:rStyle w:val="StyleUnderline"/>
          <w:highlight w:val="cyan"/>
        </w:rPr>
        <w:t>from disease</w:t>
      </w:r>
      <w:r w:rsidRPr="007E2742">
        <w:rPr>
          <w:rStyle w:val="StyleUnderline"/>
        </w:rPr>
        <w:t>, it can</w:t>
      </w:r>
      <w:r w:rsidRPr="007E2742">
        <w:rPr>
          <w:sz w:val="10"/>
        </w:rPr>
        <w:t xml:space="preserve"> help us to </w:t>
      </w:r>
      <w:r w:rsidRPr="007E2742">
        <w:rPr>
          <w:rStyle w:val="StyleUnderline"/>
        </w:rPr>
        <w:t>identify productive cattle</w:t>
      </w:r>
      <w:r w:rsidRPr="007E2742">
        <w:rPr>
          <w:sz w:val="10"/>
        </w:rPr>
        <w:t xml:space="preserve"> and it can help us to sell our products more effectively." Smith, professor of meat science and holder of the </w:t>
      </w:r>
      <w:proofErr w:type="spellStart"/>
      <w:r w:rsidRPr="007E2742">
        <w:rPr>
          <w:sz w:val="10"/>
        </w:rPr>
        <w:t>MontFort</w:t>
      </w:r>
      <w:proofErr w:type="spellEnd"/>
      <w:r w:rsidRPr="007E2742">
        <w:rPr>
          <w:sz w:val="10"/>
        </w:rPr>
        <w:t xml:space="preserve"> chair at Colorado State University in Fort Collins, said </w:t>
      </w:r>
      <w:r w:rsidRPr="007E2742">
        <w:rPr>
          <w:rStyle w:val="StyleUnderline"/>
        </w:rPr>
        <w:t xml:space="preserve">through traceability </w:t>
      </w:r>
      <w:r w:rsidRPr="00D34A40">
        <w:rPr>
          <w:rStyle w:val="StyleUnderline"/>
          <w:highlight w:val="cyan"/>
        </w:rPr>
        <w:t>the industry is trying to capture data</w:t>
      </w:r>
      <w:r w:rsidRPr="007E2742">
        <w:rPr>
          <w:rStyle w:val="StyleUnderline"/>
        </w:rPr>
        <w:t xml:space="preserve"> and share information </w:t>
      </w:r>
      <w:r w:rsidRPr="00D34A40">
        <w:rPr>
          <w:rStyle w:val="StyleUnderline"/>
        </w:rPr>
        <w:t>so that pro</w:t>
      </w:r>
      <w:r w:rsidRPr="007E2742">
        <w:rPr>
          <w:rStyle w:val="StyleUnderline"/>
        </w:rPr>
        <w:t>ducers know what they are producing and can share the awards associated with their products. "</w:t>
      </w:r>
      <w:r w:rsidRPr="00D34A40">
        <w:rPr>
          <w:rStyle w:val="StyleUnderline"/>
          <w:highlight w:val="cyan"/>
        </w:rPr>
        <w:t>They can start by tracking</w:t>
      </w:r>
      <w:r w:rsidRPr="007E2742">
        <w:rPr>
          <w:rStyle w:val="StyleUnderline"/>
        </w:rPr>
        <w:t xml:space="preserve"> the </w:t>
      </w:r>
      <w:r w:rsidRPr="00D34A40">
        <w:rPr>
          <w:rStyle w:val="StyleUnderline"/>
          <w:highlight w:val="cyan"/>
        </w:rPr>
        <w:t>performance</w:t>
      </w:r>
      <w:r w:rsidRPr="007E2742">
        <w:rPr>
          <w:rStyle w:val="StyleUnderline"/>
        </w:rPr>
        <w:t xml:space="preserve"> of weanling cattle</w:t>
      </w:r>
      <w:r w:rsidRPr="007E2742">
        <w:rPr>
          <w:sz w:val="10"/>
        </w:rPr>
        <w:t xml:space="preserve">," he said. "In terms of health, their feedlot performance and it can follow through to their performance in the cooler so we know what kind of carcass and what kind of a product they produce." Smith said that people get confused with the term animal identification. </w:t>
      </w:r>
      <w:r w:rsidRPr="007E2742">
        <w:rPr>
          <w:rStyle w:val="StyleUnderline"/>
        </w:rPr>
        <w:t>"</w:t>
      </w:r>
      <w:r w:rsidRPr="00D34A40">
        <w:rPr>
          <w:rStyle w:val="StyleUnderline"/>
          <w:highlight w:val="cyan"/>
        </w:rPr>
        <w:t>Animal ID is easy</w:t>
      </w:r>
      <w:r w:rsidRPr="007E2742">
        <w:rPr>
          <w:rStyle w:val="StyleUnderline"/>
        </w:rPr>
        <w:t xml:space="preserve"> to do," he said. "You put a tag in their ear. </w:t>
      </w:r>
      <w:r w:rsidRPr="00D34A40">
        <w:rPr>
          <w:rStyle w:val="StyleUnderline"/>
          <w:highlight w:val="cyan"/>
        </w:rPr>
        <w:t>Traceability is</w:t>
      </w:r>
      <w:r w:rsidRPr="007E2742">
        <w:rPr>
          <w:rStyle w:val="StyleUnderline"/>
        </w:rPr>
        <w:t xml:space="preserve"> something completely </w:t>
      </w:r>
      <w:r w:rsidRPr="00D34A40">
        <w:rPr>
          <w:rStyle w:val="StyleUnderline"/>
          <w:highlight w:val="cyan"/>
        </w:rPr>
        <w:t>different</w:t>
      </w:r>
      <w:r w:rsidRPr="007E2742">
        <w:rPr>
          <w:rStyle w:val="StyleUnderline"/>
        </w:rPr>
        <w:t xml:space="preserve">. In traceability, </w:t>
      </w:r>
      <w:r w:rsidRPr="00D34A40">
        <w:rPr>
          <w:rStyle w:val="StyleUnderline"/>
          <w:highlight w:val="cyan"/>
        </w:rPr>
        <w:t>you are trying to assure that you can get your arms around a population of cattle in the case of a catastrophe</w:t>
      </w:r>
      <w:r w:rsidRPr="007E2742">
        <w:rPr>
          <w:rStyle w:val="StyleUnderline"/>
        </w:rPr>
        <w:t>.</w:t>
      </w:r>
      <w:r w:rsidRPr="007E2742">
        <w:rPr>
          <w:sz w:val="10"/>
        </w:rPr>
        <w:t xml:space="preserve">" His detailed comments came during an update on traceability in the beef industry and the pending animal identification program. Smith said that </w:t>
      </w:r>
      <w:r w:rsidRPr="007E2742">
        <w:rPr>
          <w:rStyle w:val="StyleUnderline"/>
        </w:rPr>
        <w:t>a comprehensive traceability program with a workable animal ID program is also needed because of homeland security concerns regarding food terrorism and by intentional food contamination. "</w:t>
      </w:r>
      <w:r w:rsidRPr="00D34A40">
        <w:rPr>
          <w:rStyle w:val="StyleUnderline"/>
          <w:highlight w:val="cyan"/>
        </w:rPr>
        <w:t>The main deterrent to a bio terrorist in agriculture is traceability</w:t>
      </w:r>
      <w:r w:rsidRPr="007E2742">
        <w:rPr>
          <w:sz w:val="10"/>
        </w:rPr>
        <w:t xml:space="preserve">," he said. "If they know we can trace exactly where the animal has been and where it is going - where the products are going - they will be much less likely to try to use a terrorist act." But </w:t>
      </w:r>
      <w:r w:rsidRPr="007E2742">
        <w:rPr>
          <w:rStyle w:val="StyleUnderline"/>
        </w:rPr>
        <w:t xml:space="preserve">he said </w:t>
      </w:r>
      <w:r w:rsidRPr="00D34A40">
        <w:rPr>
          <w:rStyle w:val="StyleUnderline"/>
          <w:highlight w:val="cyan"/>
        </w:rPr>
        <w:t>U.S. Department of Health experts are concerned that there is a high likelihood</w:t>
      </w:r>
      <w:r w:rsidRPr="007E2742">
        <w:rPr>
          <w:rStyle w:val="StyleUnderline"/>
        </w:rPr>
        <w:t xml:space="preserve"> that in the next year people will get sick because of a case of food terrorism or by an incident of intentional food contamination. </w:t>
      </w:r>
      <w:r w:rsidRPr="00D34A40">
        <w:rPr>
          <w:rStyle w:val="StyleUnderline"/>
          <w:highlight w:val="cyan"/>
        </w:rPr>
        <w:t>The animal ID program is up and ready and close to working</w:t>
      </w:r>
      <w:r w:rsidRPr="007E2742">
        <w:rPr>
          <w:rStyle w:val="StyleUnderline"/>
        </w:rPr>
        <w:t xml:space="preserve"> in the United States</w:t>
      </w:r>
      <w:r w:rsidRPr="007E2742">
        <w:rPr>
          <w:sz w:val="10"/>
        </w:rPr>
        <w:t xml:space="preserve"> according to Smith. "Our program was accelerated because we had difficulty in identifying the animals that came into the United States with the original indexed cow after the first BSE case was identified," he said. "We gave up on tracing up and tracing back and we still never found 58 of those cattle that came with the identified cow." In conjunction with the Meat Export Federation, he said his faculty members looked at the worldwide traceability programs. Those programs had objectives such as animal disease prevention and management, fraud management, food safety, building consumer confidence, meeting foreign country requirements and production improvement. The program in the United States was very unsatisfactory, he said. The countries that did a tremendous job of meeting those objectives included Canada, Australia, Japan the European Union and Brazil. Before the Canadian BSE case, he said Canada had a cosmetic system that failed because the system didn't include tagging until the animal left the farm. Canada is now moving toward an electronic individual identification program using radio frequency individual identification. The United States, he said, was </w:t>
      </w:r>
      <w:proofErr w:type="spellStart"/>
      <w:r w:rsidRPr="007E2742">
        <w:rPr>
          <w:sz w:val="10"/>
        </w:rPr>
        <w:t>no where</w:t>
      </w:r>
      <w:proofErr w:type="spellEnd"/>
      <w:r w:rsidRPr="007E2742">
        <w:rPr>
          <w:sz w:val="10"/>
        </w:rPr>
        <w:t xml:space="preserve"> when it came to tracking and tracing animal movements. The hormone-free beef program in the United States that sells beef to the European Union ranked among the best but only 8,000 head went through the program. Australia and Brazil are doing the best job of group identification, he said. "We are so horribly behind in the worldwide picture because we haven't had an export mentality and have not considered that it is important in selling our product," he said. A traceability program would also save the industry money because with proper identification, determining which cattle are over 30 months of age could be a lot more accurate. The professor said the industry is losing between $71 and $123 on cattle older than 30 months of age. The technology is already in place around the world to make traceability work, he said. The United Kingdom uses an accurate program that includes tagging and a passport but the number being harvested is only in the hundreds instead of in the thousands that are processed at large United States packing plants. When over 6,000 head enter a plant every day, he said, it is impossible to wipe off tags and write down </w:t>
      </w:r>
      <w:proofErr w:type="spellStart"/>
      <w:r w:rsidRPr="007E2742">
        <w:rPr>
          <w:sz w:val="10"/>
        </w:rPr>
        <w:t>numbers.The</w:t>
      </w:r>
      <w:proofErr w:type="spellEnd"/>
      <w:r w:rsidRPr="007E2742">
        <w:rPr>
          <w:sz w:val="10"/>
        </w:rPr>
        <w:t xml:space="preserve"> best way to do it, he said is with a radio frequency identification system. </w:t>
      </w:r>
      <w:r w:rsidRPr="007E2742">
        <w:rPr>
          <w:rStyle w:val="StyleUnderline"/>
        </w:rPr>
        <w:t>In addition to the U.S. Animal Identification Plan that has been proposed there are nine bills working through Congress that provide alternatives</w:t>
      </w:r>
      <w:r w:rsidRPr="007E2742">
        <w:rPr>
          <w:sz w:val="10"/>
        </w:rPr>
        <w:t xml:space="preserve">. Along with the issue of whether a program should be voluntary or mandatory, there is concern about the government and others obtaining information on producers through the Freedom of Information Act. The best approach, he said, is to use a group of data service providers who can collect data. The data would go to a data trustee who would hold the information. The federal government would only obtain access to the data in the case of a national emergency. Because of the upcoming election, he said the administration is not trying to force things. That's one reason for the voluntary-mandatory approach being proposed by the Department of Agriculture. While the issue is being debated by the </w:t>
      </w:r>
      <w:proofErr w:type="spellStart"/>
      <w:proofErr w:type="gramStart"/>
      <w:r w:rsidRPr="007E2742">
        <w:rPr>
          <w:sz w:val="10"/>
        </w:rPr>
        <w:t>ag</w:t>
      </w:r>
      <w:proofErr w:type="spellEnd"/>
      <w:proofErr w:type="gramEnd"/>
      <w:r w:rsidRPr="007E2742">
        <w:rPr>
          <w:sz w:val="10"/>
        </w:rPr>
        <w:t xml:space="preserve"> industry, Smith said Microsoft has been asked by Wal-Mart to put chips on everything they sell. Before long, he said, they will be putting them on steaks roasts and ground beef. In the meantime, meat processors selling to McDonalds were meeting recently with company officials to talk about traceability. McDonalds is telling them that they want traceability and will pay a premium for traceability until everyone has traceability or they won't be able to sell to McDonalds. "It appears that that the people who sell our products to end users are going to force the system back through the chain." He said John Paterson recently put it in the right perspective when he said the consumer will place greater demand on the livestock producer to tell them where meat came from and how it was produced. "Failure to respond is not an option, he said."</w:t>
      </w:r>
    </w:p>
    <w:p w:rsidR="00D21669" w:rsidRDefault="00D21669" w:rsidP="00D21669">
      <w:pPr>
        <w:pStyle w:val="Heading4"/>
      </w:pPr>
      <w:r w:rsidRPr="00D21669">
        <w:t xml:space="preserve">Traceability is constantly being innovated – </w:t>
      </w:r>
      <w:proofErr w:type="gramStart"/>
      <w:r w:rsidRPr="00D21669">
        <w:t>k2</w:t>
      </w:r>
      <w:proofErr w:type="gramEnd"/>
      <w:r w:rsidRPr="00D21669">
        <w:t xml:space="preserve"> prevent terrorist attack</w:t>
      </w:r>
    </w:p>
    <w:p w:rsidR="00D21669" w:rsidRPr="00D21669" w:rsidRDefault="00D21669" w:rsidP="00D21669">
      <w:r w:rsidRPr="00D21669">
        <w:rPr>
          <w:b/>
        </w:rPr>
        <w:t>Nightingale 04</w:t>
      </w:r>
      <w:r w:rsidRPr="00D21669">
        <w:t xml:space="preserve"> -- Stephen D. Nightingale, MD “New Technologies for Food Traceability: Package and Product Markers” http://www.foodsafetymagazine.com/magazine-archive1/augustseptember-2004/new-technologies-for-food-traceability-package-and-product-markers/</w:t>
      </w:r>
    </w:p>
    <w:p w:rsidR="007E2742" w:rsidRPr="00D21669" w:rsidRDefault="00D21669" w:rsidP="007E2742">
      <w:pPr>
        <w:rPr>
          <w:sz w:val="12"/>
        </w:rPr>
      </w:pPr>
      <w:r w:rsidRPr="00D21669">
        <w:rPr>
          <w:rStyle w:val="StyleUnderline"/>
          <w:highlight w:val="cyan"/>
        </w:rPr>
        <w:t>The market for technologies to trace consumable products</w:t>
      </w:r>
      <w:r w:rsidRPr="00D21669">
        <w:rPr>
          <w:rStyle w:val="StyleUnderline"/>
        </w:rPr>
        <w:t xml:space="preserve"> such as foods and drugs </w:t>
      </w:r>
      <w:r w:rsidRPr="00D21669">
        <w:rPr>
          <w:rStyle w:val="StyleUnderline"/>
          <w:highlight w:val="cyan"/>
        </w:rPr>
        <w:t>is driven by</w:t>
      </w:r>
      <w:r w:rsidRPr="00D21669">
        <w:rPr>
          <w:color w:val="232323"/>
          <w:sz w:val="12"/>
          <w:shd w:val="clear" w:color="auto" w:fill="FFFFFF"/>
        </w:rPr>
        <w:t xml:space="preserve"> three forces. The first is the </w:t>
      </w:r>
      <w:r w:rsidRPr="00D21669">
        <w:rPr>
          <w:rStyle w:val="StyleUnderline"/>
          <w:highlight w:val="cyan"/>
        </w:rPr>
        <w:t>safety</w:t>
      </w:r>
      <w:r w:rsidRPr="00D21669">
        <w:rPr>
          <w:color w:val="232323"/>
          <w:sz w:val="12"/>
          <w:shd w:val="clear" w:color="auto" w:fill="FFFFFF"/>
        </w:rPr>
        <w:t xml:space="preserve"> of foods and drugs, </w:t>
      </w:r>
      <w:r w:rsidRPr="00D21669">
        <w:rPr>
          <w:rStyle w:val="StyleUnderline"/>
        </w:rPr>
        <w:t>which must be continuously monitored</w:t>
      </w:r>
      <w:r w:rsidRPr="00D21669">
        <w:rPr>
          <w:color w:val="232323"/>
          <w:sz w:val="12"/>
          <w:shd w:val="clear" w:color="auto" w:fill="FFFFFF"/>
        </w:rPr>
        <w:t xml:space="preserve"> and occasionally recalled </w:t>
      </w:r>
      <w:r w:rsidRPr="00D21669">
        <w:rPr>
          <w:rStyle w:val="StyleUnderline"/>
          <w:highlight w:val="cyan"/>
        </w:rPr>
        <w:t>to prevent</w:t>
      </w:r>
      <w:r w:rsidRPr="00D21669">
        <w:rPr>
          <w:color w:val="232323"/>
          <w:sz w:val="12"/>
          <w:shd w:val="clear" w:color="auto" w:fill="FFFFFF"/>
        </w:rPr>
        <w:t xml:space="preserve"> intrinsic or emerging </w:t>
      </w:r>
      <w:proofErr w:type="gramStart"/>
      <w:r w:rsidRPr="00D21669">
        <w:rPr>
          <w:rStyle w:val="StyleUnderline"/>
          <w:highlight w:val="cyan"/>
        </w:rPr>
        <w:t>pathogens</w:t>
      </w:r>
      <w:r w:rsidRPr="00D21669">
        <w:rPr>
          <w:color w:val="232323"/>
          <w:sz w:val="12"/>
          <w:shd w:val="clear" w:color="auto" w:fill="FFFFFF"/>
        </w:rPr>
        <w:t>,</w:t>
      </w:r>
      <w:proofErr w:type="gramEnd"/>
      <w:r w:rsidRPr="00D21669">
        <w:rPr>
          <w:color w:val="232323"/>
          <w:sz w:val="12"/>
          <w:shd w:val="clear" w:color="auto" w:fill="FFFFFF"/>
        </w:rPr>
        <w:t xml:space="preserve"> or human error during production processes, from adulterating the product and harming the consumer. </w:t>
      </w:r>
      <w:r w:rsidRPr="00D21669">
        <w:rPr>
          <w:rStyle w:val="StyleUnderline"/>
          <w:highlight w:val="cyan"/>
        </w:rPr>
        <w:t>The second is</w:t>
      </w:r>
      <w:r w:rsidRPr="00D21669">
        <w:rPr>
          <w:color w:val="232323"/>
          <w:sz w:val="12"/>
          <w:shd w:val="clear" w:color="auto" w:fill="FFFFFF"/>
        </w:rPr>
        <w:t xml:space="preserve"> the </w:t>
      </w:r>
      <w:r w:rsidRPr="00D21669">
        <w:rPr>
          <w:rStyle w:val="StyleUnderline"/>
          <w:highlight w:val="cyan"/>
        </w:rPr>
        <w:t>security</w:t>
      </w:r>
      <w:r w:rsidRPr="00D21669">
        <w:rPr>
          <w:color w:val="232323"/>
          <w:sz w:val="12"/>
          <w:shd w:val="clear" w:color="auto" w:fill="FFFFFF"/>
        </w:rPr>
        <w:t xml:space="preserve"> of foods and drugs, </w:t>
      </w:r>
      <w:r w:rsidRPr="00D21669">
        <w:rPr>
          <w:rStyle w:val="StyleUnderline"/>
          <w:highlight w:val="cyan"/>
        </w:rPr>
        <w:t>which is</w:t>
      </w:r>
      <w:r w:rsidRPr="00D21669">
        <w:rPr>
          <w:rStyle w:val="StyleUnderline"/>
        </w:rPr>
        <w:t xml:space="preserve"> increasingly </w:t>
      </w:r>
      <w:r w:rsidRPr="00D21669">
        <w:rPr>
          <w:rStyle w:val="StyleUnderline"/>
          <w:highlight w:val="cyan"/>
        </w:rPr>
        <w:t>threatened by</w:t>
      </w:r>
      <w:r w:rsidRPr="00D21669">
        <w:rPr>
          <w:color w:val="232323"/>
          <w:sz w:val="12"/>
          <w:shd w:val="clear" w:color="auto" w:fill="FFFFFF"/>
        </w:rPr>
        <w:t xml:space="preserve"> theft, counterfeiting, adulteration and </w:t>
      </w:r>
      <w:r w:rsidRPr="00D21669">
        <w:rPr>
          <w:rStyle w:val="StyleUnderline"/>
        </w:rPr>
        <w:t xml:space="preserve">the possibility of </w:t>
      </w:r>
      <w:r w:rsidRPr="00D21669">
        <w:rPr>
          <w:rStyle w:val="StyleUnderline"/>
          <w:highlight w:val="cyan"/>
        </w:rPr>
        <w:t>terrorism</w:t>
      </w:r>
      <w:r w:rsidRPr="00D21669">
        <w:rPr>
          <w:color w:val="232323"/>
          <w:sz w:val="12"/>
          <w:shd w:val="clear" w:color="auto" w:fill="FFFFFF"/>
        </w:rPr>
        <w:t xml:space="preserve">. The third is consumer demand for traceability, which reflects public perception of the safety and security of foods and drugs, as influenced by local cultural and economic factors. </w:t>
      </w:r>
      <w:r w:rsidRPr="00D21669">
        <w:rPr>
          <w:rStyle w:val="StyleUnderline"/>
          <w:highlight w:val="cyan"/>
        </w:rPr>
        <w:t>Consumer demand for traceability</w:t>
      </w:r>
      <w:r w:rsidRPr="00D21669">
        <w:rPr>
          <w:rStyle w:val="StyleUnderline"/>
        </w:rPr>
        <w:t xml:space="preserve">, agricultural or pharmaceutical, </w:t>
      </w:r>
      <w:r w:rsidRPr="00D21669">
        <w:rPr>
          <w:rStyle w:val="StyleUnderline"/>
          <w:highlight w:val="cyan"/>
        </w:rPr>
        <w:t>is expressed directly at the cash register by willingness to pay for it, and</w:t>
      </w:r>
      <w:r w:rsidRPr="00D21669">
        <w:rPr>
          <w:rStyle w:val="StyleUnderline"/>
        </w:rPr>
        <w:t xml:space="preserve"> expressed indirectly </w:t>
      </w:r>
      <w:r w:rsidRPr="00D21669">
        <w:rPr>
          <w:rStyle w:val="StyleUnderline"/>
          <w:highlight w:val="cyan"/>
        </w:rPr>
        <w:t>through</w:t>
      </w:r>
      <w:r w:rsidRPr="00D21669">
        <w:rPr>
          <w:rStyle w:val="StyleUnderline"/>
        </w:rPr>
        <w:t xml:space="preserve"> government </w:t>
      </w:r>
      <w:r w:rsidRPr="00D21669">
        <w:rPr>
          <w:rStyle w:val="StyleUnderline"/>
          <w:highlight w:val="cyan"/>
        </w:rPr>
        <w:t>regulations</w:t>
      </w:r>
      <w:r w:rsidRPr="00D21669">
        <w:rPr>
          <w:color w:val="232323"/>
          <w:sz w:val="12"/>
          <w:shd w:val="clear" w:color="auto" w:fill="FFFFFF"/>
        </w:rPr>
        <w:t xml:space="preserve"> and import/export policies.</w:t>
      </w:r>
      <w:r w:rsidRPr="00D21669">
        <w:rPr>
          <w:color w:val="232323"/>
          <w:sz w:val="12"/>
        </w:rPr>
        <w:t xml:space="preserve"> </w:t>
      </w:r>
      <w:r w:rsidRPr="00D21669">
        <w:rPr>
          <w:color w:val="232323"/>
          <w:sz w:val="12"/>
          <w:shd w:val="clear" w:color="auto" w:fill="FFFFFF"/>
        </w:rPr>
        <w:t>The globalization of both the food and drug industries has substantially increased each of these forces. Control needed to assure the safety and security of any manufactured product diminishes over distance, and traceability is needed to compensate for this loss of control. Furthermore, when a product is marketed in many countries, it must meet consumer, regulatory and border protection agent standards in each of those countries. As a result, the most stringent requirement in any of these countries becomes the de facto standard for them all.</w:t>
      </w:r>
      <w:r w:rsidRPr="00D21669">
        <w:rPr>
          <w:color w:val="232323"/>
          <w:sz w:val="12"/>
        </w:rPr>
        <w:t xml:space="preserve"> </w:t>
      </w:r>
      <w:r w:rsidRPr="00D21669">
        <w:rPr>
          <w:color w:val="232323"/>
          <w:sz w:val="12"/>
          <w:shd w:val="clear" w:color="auto" w:fill="FFFFFF"/>
        </w:rPr>
        <w:t xml:space="preserve">However, the market for tracing technologies has been restrained by three complementary forces. The first is cost, which is particularly important in the low-margin, high-volume food business. However, globalization and the Internet make this issue prominent in the drug industry, as well, as the debate over </w:t>
      </w:r>
      <w:proofErr w:type="spellStart"/>
      <w:r w:rsidRPr="00D21669">
        <w:rPr>
          <w:color w:val="232323"/>
          <w:sz w:val="12"/>
          <w:shd w:val="clear" w:color="auto" w:fill="FFFFFF"/>
        </w:rPr>
        <w:t>reimportation</w:t>
      </w:r>
      <w:proofErr w:type="spellEnd"/>
      <w:r w:rsidRPr="00D21669">
        <w:rPr>
          <w:color w:val="232323"/>
          <w:sz w:val="12"/>
          <w:shd w:val="clear" w:color="auto" w:fill="FFFFFF"/>
        </w:rPr>
        <w:t xml:space="preserve"> of pharmaceuticals illustrates. The second is skepticism, by some manufacturers but also by some consumers, about whether the symbolic benefits of traceability to the consumer are accompanied by meaningful consumer benefits, such as increased product safety or availability. The third is concern that facilitating traceability back to the manufacturer will facilitate tracing product liability back to the manufacturer, as well.</w:t>
      </w:r>
      <w:r w:rsidRPr="00D21669">
        <w:rPr>
          <w:color w:val="232323"/>
          <w:sz w:val="12"/>
        </w:rPr>
        <w:t xml:space="preserve"> </w:t>
      </w:r>
      <w:r w:rsidRPr="00D21669">
        <w:rPr>
          <w:color w:val="232323"/>
          <w:sz w:val="12"/>
          <w:shd w:val="clear" w:color="auto" w:fill="FFFFFF"/>
        </w:rPr>
        <w:t>To overcome these restraints,</w:t>
      </w:r>
      <w:r w:rsidRPr="00D21669">
        <w:rPr>
          <w:rStyle w:val="StyleUnderline"/>
        </w:rPr>
        <w:t xml:space="preserve"> </w:t>
      </w:r>
      <w:r w:rsidRPr="00D21669">
        <w:rPr>
          <w:color w:val="232323"/>
          <w:sz w:val="12"/>
          <w:shd w:val="clear" w:color="auto" w:fill="FFFFFF"/>
        </w:rPr>
        <w:t xml:space="preserve">marketers of tracing technologies need to develop value propositions for their products. For food safety, the proposition might be that the opportunity to perform a more efficient recall or </w:t>
      </w:r>
      <w:proofErr w:type="spellStart"/>
      <w:r w:rsidRPr="00D21669">
        <w:rPr>
          <w:color w:val="232323"/>
          <w:sz w:val="12"/>
          <w:shd w:val="clear" w:color="auto" w:fill="FFFFFF"/>
        </w:rPr>
        <w:t>lookback</w:t>
      </w:r>
      <w:proofErr w:type="spellEnd"/>
      <w:r w:rsidRPr="00D21669">
        <w:rPr>
          <w:color w:val="232323"/>
          <w:sz w:val="12"/>
          <w:shd w:val="clear" w:color="auto" w:fill="FFFFFF"/>
        </w:rPr>
        <w:t xml:space="preserve"> can lower the overall cost of quality control and quality assurance. For food security, the proposition might be that the presence of an overt or covert marking system either deters or increases recovery from theft or terrorism. For customer demand, the proposition might be that the premium the consumer is willing to pay exceeds the increased exposure to product liability claims.</w:t>
      </w:r>
      <w:r w:rsidRPr="00D21669">
        <w:rPr>
          <w:color w:val="232323"/>
          <w:sz w:val="12"/>
        </w:rPr>
        <w:t xml:space="preserve"> </w:t>
      </w:r>
      <w:r w:rsidRPr="00D21669">
        <w:rPr>
          <w:rStyle w:val="StyleUnderline"/>
          <w:highlight w:val="cyan"/>
        </w:rPr>
        <w:t>Fortunately for inventors</w:t>
      </w:r>
      <w:r w:rsidRPr="00D21669">
        <w:rPr>
          <w:rStyle w:val="StyleUnderline"/>
        </w:rPr>
        <w:t xml:space="preserve"> and entrepreneurs, </w:t>
      </w:r>
      <w:r w:rsidRPr="00E267D6">
        <w:rPr>
          <w:rStyle w:val="StyleUnderline"/>
          <w:highlight w:val="cyan"/>
        </w:rPr>
        <w:t>as long as there is a value proposition for tracing technologies, there will be a value proposition for new tracing technologies.</w:t>
      </w:r>
      <w:r w:rsidRPr="00D21669">
        <w:rPr>
          <w:rStyle w:val="StyleUnderline"/>
        </w:rPr>
        <w:t xml:space="preserve"> This is because the life cycle of all defensive technologies is finite, and tracing technologies are fundamentally defensive technologies</w:t>
      </w:r>
      <w:r w:rsidRPr="00D21669">
        <w:rPr>
          <w:color w:val="232323"/>
          <w:sz w:val="12"/>
          <w:shd w:val="clear" w:color="auto" w:fill="FFFFFF"/>
        </w:rPr>
        <w:t xml:space="preserve">. The U.S. Bureau of Engraving and Printing, for example, estimates the life cycle of an </w:t>
      </w:r>
      <w:proofErr w:type="spellStart"/>
      <w:r w:rsidRPr="00D21669">
        <w:rPr>
          <w:color w:val="232323"/>
          <w:sz w:val="12"/>
          <w:shd w:val="clear" w:color="auto" w:fill="FFFFFF"/>
        </w:rPr>
        <w:t>anticounterfeiting</w:t>
      </w:r>
      <w:proofErr w:type="spellEnd"/>
      <w:r w:rsidRPr="00D21669">
        <w:rPr>
          <w:color w:val="232323"/>
          <w:sz w:val="12"/>
          <w:shd w:val="clear" w:color="auto" w:fill="FFFFFF"/>
        </w:rPr>
        <w:t xml:space="preserve"> technology to be seven years.</w:t>
      </w:r>
    </w:p>
    <w:p w:rsidR="00D21669" w:rsidRPr="007E2742" w:rsidRDefault="00D21669" w:rsidP="007E2742"/>
    <w:p w:rsidR="00BD3073" w:rsidRDefault="00BD3073" w:rsidP="00BD3073">
      <w:pPr>
        <w:pStyle w:val="Heading3"/>
      </w:pPr>
      <w:r>
        <w:t xml:space="preserve">A2: Doesn’t Work </w:t>
      </w:r>
    </w:p>
    <w:p w:rsidR="00BD3073" w:rsidRDefault="00BD3073" w:rsidP="00BD3073">
      <w:pPr>
        <w:pStyle w:val="Heading4"/>
      </w:pPr>
      <w:r>
        <w:t xml:space="preserve">Even if it doesn’t </w:t>
      </w:r>
      <w:r w:rsidRPr="00BD3073">
        <w:rPr>
          <w:i/>
          <w:u w:val="single"/>
        </w:rPr>
        <w:t>prevent</w:t>
      </w:r>
      <w:r>
        <w:t xml:space="preserve"> an attack, it contains the spread and solves the economy impact </w:t>
      </w:r>
    </w:p>
    <w:p w:rsidR="00BD3073" w:rsidRPr="00BD3073" w:rsidRDefault="00BD3073" w:rsidP="00BD3073">
      <w:pPr>
        <w:rPr>
          <w:sz w:val="16"/>
        </w:rPr>
      </w:pPr>
      <w:r w:rsidRPr="00BD3073">
        <w:rPr>
          <w:b/>
        </w:rPr>
        <w:t>Greene 10</w:t>
      </w:r>
      <w:r w:rsidRPr="00BD3073">
        <w:t xml:space="preserve"> </w:t>
      </w:r>
      <w:r w:rsidRPr="00BD3073">
        <w:rPr>
          <w:sz w:val="16"/>
        </w:rPr>
        <w:t>-- Joel L. Greene Analyst in Agricultural Policy “</w:t>
      </w:r>
      <w:r w:rsidRPr="00AF02E5">
        <w:rPr>
          <w:rStyle w:val="StyleUnderline"/>
          <w:highlight w:val="cyan"/>
        </w:rPr>
        <w:t>Animal Identification and Traceability</w:t>
      </w:r>
      <w:r w:rsidRPr="00AF02E5">
        <w:rPr>
          <w:rStyle w:val="StyleUnderline"/>
        </w:rPr>
        <w:t>: Overview</w:t>
      </w:r>
      <w:r w:rsidRPr="00BD3073">
        <w:rPr>
          <w:sz w:val="16"/>
        </w:rPr>
        <w:t xml:space="preserve"> and Issues” http://nationalaglawcenter.org/wp-content/uploads/assets/crs/R40832.pdf</w:t>
      </w:r>
    </w:p>
    <w:p w:rsidR="00BD3073" w:rsidRPr="00AF02E5" w:rsidRDefault="00BD3073" w:rsidP="00BD3073">
      <w:pPr>
        <w:rPr>
          <w:sz w:val="12"/>
        </w:rPr>
      </w:pPr>
      <w:r w:rsidRPr="00AF02E5">
        <w:rPr>
          <w:sz w:val="12"/>
        </w:rPr>
        <w:t xml:space="preserve">2. </w:t>
      </w:r>
      <w:r w:rsidRPr="00AF02E5">
        <w:rPr>
          <w:rStyle w:val="StyleUnderline"/>
          <w:highlight w:val="cyan"/>
        </w:rPr>
        <w:t>Minimizes economic impact</w:t>
      </w:r>
      <w:r w:rsidRPr="00AF02E5">
        <w:rPr>
          <w:sz w:val="12"/>
        </w:rPr>
        <w:t xml:space="preserve"> of an animal disease outbreak. </w:t>
      </w:r>
      <w:r w:rsidRPr="00AF02E5">
        <w:rPr>
          <w:rStyle w:val="StyleUnderline"/>
        </w:rPr>
        <w:t xml:space="preserve">Regionalization or </w:t>
      </w:r>
      <w:r w:rsidRPr="00AF02E5">
        <w:rPr>
          <w:rStyle w:val="StyleUnderline"/>
          <w:highlight w:val="cyan"/>
        </w:rPr>
        <w:t>compartmentalization is a disease management tool that contains a disease outbreak</w:t>
      </w:r>
      <w:r w:rsidRPr="00AF02E5">
        <w:rPr>
          <w:rStyle w:val="StyleUnderline"/>
        </w:rPr>
        <w:t xml:space="preserve"> to a specific zone</w:t>
      </w:r>
      <w:r w:rsidRPr="00AF02E5">
        <w:rPr>
          <w:sz w:val="12"/>
        </w:rPr>
        <w:t xml:space="preserve">, while </w:t>
      </w:r>
      <w:r w:rsidRPr="00AF02E5">
        <w:rPr>
          <w:rStyle w:val="StyleUnderline"/>
          <w:highlight w:val="cyan"/>
        </w:rPr>
        <w:t>leaving</w:t>
      </w:r>
      <w:r w:rsidRPr="00AF02E5">
        <w:rPr>
          <w:rStyle w:val="StyleUnderline"/>
        </w:rPr>
        <w:t xml:space="preserve"> the remaining </w:t>
      </w:r>
      <w:r w:rsidRPr="00AF02E5">
        <w:rPr>
          <w:rStyle w:val="StyleUnderline"/>
          <w:highlight w:val="cyan"/>
        </w:rPr>
        <w:t>areas outside of that zone free of the</w:t>
      </w:r>
      <w:r w:rsidRPr="00AF02E5">
        <w:rPr>
          <w:rStyle w:val="StyleUnderline"/>
        </w:rPr>
        <w:t xml:space="preserve"> particular </w:t>
      </w:r>
      <w:r w:rsidRPr="00AF02E5">
        <w:rPr>
          <w:rStyle w:val="StyleUnderline"/>
          <w:highlight w:val="cyan"/>
        </w:rPr>
        <w:t>disease</w:t>
      </w:r>
      <w:r w:rsidRPr="00AF02E5">
        <w:rPr>
          <w:rStyle w:val="StyleUnderline"/>
        </w:rPr>
        <w:t xml:space="preserve"> and </w:t>
      </w:r>
      <w:r w:rsidRPr="00AF02E5">
        <w:rPr>
          <w:rStyle w:val="StyleUnderline"/>
          <w:highlight w:val="cyan"/>
        </w:rPr>
        <w:t>not at risk for</w:t>
      </w:r>
      <w:r w:rsidRPr="00AF02E5">
        <w:rPr>
          <w:rStyle w:val="StyleUnderline"/>
        </w:rPr>
        <w:t xml:space="preserve"> international </w:t>
      </w:r>
      <w:r w:rsidRPr="00AF02E5">
        <w:rPr>
          <w:rStyle w:val="StyleUnderline"/>
          <w:highlight w:val="cyan"/>
        </w:rPr>
        <w:t>trade restrictions</w:t>
      </w:r>
      <w:r w:rsidRPr="00AF02E5">
        <w:rPr>
          <w:sz w:val="12"/>
          <w:highlight w:val="cyan"/>
        </w:rPr>
        <w:t xml:space="preserve">. </w:t>
      </w:r>
      <w:r w:rsidRPr="00AF02E5">
        <w:rPr>
          <w:rStyle w:val="StyleUnderline"/>
          <w:highlight w:val="cyan"/>
        </w:rPr>
        <w:t>Rapid identification</w:t>
      </w:r>
      <w:r w:rsidRPr="00AF02E5">
        <w:rPr>
          <w:sz w:val="12"/>
        </w:rPr>
        <w:t xml:space="preserve"> and compartmentalization </w:t>
      </w:r>
      <w:r w:rsidRPr="00AF02E5">
        <w:rPr>
          <w:rStyle w:val="StyleUnderline"/>
        </w:rPr>
        <w:t xml:space="preserve">of a disease outbreak </w:t>
      </w:r>
      <w:r w:rsidRPr="00AF02E5">
        <w:rPr>
          <w:rStyle w:val="StyleUnderline"/>
          <w:highlight w:val="cyan"/>
        </w:rPr>
        <w:t>limits</w:t>
      </w:r>
      <w:r w:rsidRPr="00AF02E5">
        <w:rPr>
          <w:rStyle w:val="StyleUnderline"/>
        </w:rPr>
        <w:t xml:space="preserve"> </w:t>
      </w:r>
      <w:r w:rsidRPr="00AF02E5">
        <w:rPr>
          <w:sz w:val="12"/>
        </w:rPr>
        <w:t xml:space="preserve">both </w:t>
      </w:r>
      <w:r w:rsidRPr="00AF02E5">
        <w:rPr>
          <w:rStyle w:val="StyleUnderline"/>
          <w:highlight w:val="cyan"/>
        </w:rPr>
        <w:t>the spread</w:t>
      </w:r>
      <w:r w:rsidRPr="00AF02E5">
        <w:rPr>
          <w:rStyle w:val="StyleUnderline"/>
        </w:rPr>
        <w:t xml:space="preserve"> of</w:t>
      </w:r>
      <w:r w:rsidRPr="00AF02E5">
        <w:rPr>
          <w:sz w:val="12"/>
        </w:rPr>
        <w:t xml:space="preserve"> commercially harmful </w:t>
      </w:r>
      <w:r w:rsidRPr="00AF02E5">
        <w:rPr>
          <w:rStyle w:val="StyleUnderline"/>
        </w:rPr>
        <w:t>diseases</w:t>
      </w:r>
      <w:r w:rsidRPr="00AF02E5">
        <w:rPr>
          <w:sz w:val="12"/>
        </w:rPr>
        <w:t xml:space="preserve"> </w:t>
      </w:r>
      <w:r w:rsidRPr="00AF02E5">
        <w:rPr>
          <w:rStyle w:val="StyleUnderline"/>
        </w:rPr>
        <w:t>and</w:t>
      </w:r>
      <w:r w:rsidRPr="00AF02E5">
        <w:rPr>
          <w:sz w:val="12"/>
        </w:rPr>
        <w:t xml:space="preserve">, thereby, </w:t>
      </w:r>
      <w:r w:rsidRPr="00AF02E5">
        <w:rPr>
          <w:rStyle w:val="StyleUnderline"/>
        </w:rPr>
        <w:t>the number of animals that would</w:t>
      </w:r>
      <w:r w:rsidRPr="00AF02E5">
        <w:rPr>
          <w:sz w:val="12"/>
        </w:rPr>
        <w:t xml:space="preserve"> otherwise </w:t>
      </w:r>
      <w:r w:rsidRPr="00AF02E5">
        <w:rPr>
          <w:rStyle w:val="StyleUnderline"/>
        </w:rPr>
        <w:t>have to be destroyed</w:t>
      </w:r>
      <w:r w:rsidRPr="00AF02E5">
        <w:rPr>
          <w:sz w:val="12"/>
        </w:rPr>
        <w:t xml:space="preserve"> or removed from marketing channels. </w:t>
      </w:r>
      <w:r w:rsidRPr="00AF02E5">
        <w:rPr>
          <w:rStyle w:val="StyleUnderline"/>
          <w:highlight w:val="cyan"/>
        </w:rPr>
        <w:t>Compartmentalization</w:t>
      </w:r>
      <w:r w:rsidRPr="00AF02E5">
        <w:rPr>
          <w:sz w:val="12"/>
        </w:rPr>
        <w:t xml:space="preserve"> also </w:t>
      </w:r>
      <w:r w:rsidRPr="00AF02E5">
        <w:rPr>
          <w:rStyle w:val="StyleUnderline"/>
          <w:highlight w:val="cyan"/>
        </w:rPr>
        <w:t>facilitates re-establishing international market access</w:t>
      </w:r>
      <w:r w:rsidRPr="00AF02E5">
        <w:rPr>
          <w:sz w:val="12"/>
        </w:rPr>
        <w:t xml:space="preserve"> and the reopening of lost export markets. </w:t>
      </w:r>
      <w:r w:rsidRPr="00AF02E5">
        <w:rPr>
          <w:rStyle w:val="StyleUnderline"/>
          <w:highlight w:val="cyan"/>
        </w:rPr>
        <w:t>The more rapid the response</w:t>
      </w:r>
      <w:r w:rsidRPr="00AF02E5">
        <w:rPr>
          <w:sz w:val="12"/>
        </w:rPr>
        <w:t xml:space="preserve"> to a disease outbreak, </w:t>
      </w:r>
      <w:r w:rsidRPr="00AF02E5">
        <w:rPr>
          <w:rStyle w:val="StyleUnderline"/>
          <w:highlight w:val="cyan"/>
        </w:rPr>
        <w:t>the more limited the economic damage.</w:t>
      </w:r>
    </w:p>
    <w:p w:rsidR="005C4D49" w:rsidRPr="005C4D49" w:rsidRDefault="005C4D49" w:rsidP="005C4D49">
      <w:pPr>
        <w:pStyle w:val="Heading2"/>
        <w:rPr>
          <w:rStyle w:val="StyleUnderline"/>
        </w:rPr>
      </w:pPr>
      <w:r w:rsidRPr="005C4D49">
        <w:rPr>
          <w:rStyle w:val="StyleUnderline"/>
        </w:rPr>
        <w:t>Impact Things</w:t>
      </w:r>
    </w:p>
    <w:p w:rsidR="00C80122" w:rsidRDefault="00B273D8" w:rsidP="00B273D8">
      <w:pPr>
        <w:pStyle w:val="Heading3"/>
      </w:pPr>
      <w:r>
        <w:t>Turns econ</w:t>
      </w:r>
    </w:p>
    <w:p w:rsidR="00C80122" w:rsidRDefault="00C80122" w:rsidP="00C80122">
      <w:pPr>
        <w:pStyle w:val="Heading4"/>
      </w:pPr>
      <w:r>
        <w:t xml:space="preserve">Destroys the economy – 3 internal links </w:t>
      </w:r>
    </w:p>
    <w:p w:rsidR="00C80122" w:rsidRPr="00C80122" w:rsidRDefault="00C80122" w:rsidP="00C80122">
      <w:pPr>
        <w:rPr>
          <w:sz w:val="12"/>
        </w:rPr>
      </w:pPr>
      <w:r w:rsidRPr="00C80122">
        <w:rPr>
          <w:sz w:val="12"/>
        </w:rPr>
        <w:t>1). Cost of response</w:t>
      </w:r>
    </w:p>
    <w:p w:rsidR="00C80122" w:rsidRPr="00C80122" w:rsidRDefault="00C80122" w:rsidP="00C80122">
      <w:pPr>
        <w:rPr>
          <w:sz w:val="12"/>
        </w:rPr>
      </w:pPr>
      <w:r w:rsidRPr="00C80122">
        <w:rPr>
          <w:sz w:val="12"/>
        </w:rPr>
        <w:t>2). Compensation</w:t>
      </w:r>
    </w:p>
    <w:p w:rsidR="00C80122" w:rsidRPr="00C80122" w:rsidRDefault="00C80122" w:rsidP="00C80122">
      <w:pPr>
        <w:rPr>
          <w:sz w:val="12"/>
        </w:rPr>
      </w:pPr>
      <w:r w:rsidRPr="00C80122">
        <w:rPr>
          <w:sz w:val="12"/>
        </w:rPr>
        <w:t>3). Embargos</w:t>
      </w:r>
    </w:p>
    <w:p w:rsidR="00C80122" w:rsidRDefault="00C80122" w:rsidP="00C80122">
      <w:proofErr w:type="spellStart"/>
      <w:r w:rsidRPr="00C80122">
        <w:rPr>
          <w:b/>
        </w:rPr>
        <w:t>Kimery</w:t>
      </w:r>
      <w:proofErr w:type="spellEnd"/>
      <w:r w:rsidRPr="00C80122">
        <w:rPr>
          <w:b/>
        </w:rPr>
        <w:t xml:space="preserve"> 10</w:t>
      </w:r>
      <w:r w:rsidRPr="00C80122">
        <w:t xml:space="preserve"> </w:t>
      </w:r>
      <w:r w:rsidRPr="00C80122">
        <w:rPr>
          <w:sz w:val="12"/>
        </w:rPr>
        <w:t xml:space="preserve">-- Anthony L. </w:t>
      </w:r>
      <w:proofErr w:type="spellStart"/>
      <w:r w:rsidRPr="00C80122">
        <w:rPr>
          <w:sz w:val="12"/>
        </w:rPr>
        <w:t>Kimery</w:t>
      </w:r>
      <w:proofErr w:type="spellEnd"/>
      <w:r w:rsidRPr="00C80122">
        <w:rPr>
          <w:sz w:val="12"/>
        </w:rPr>
        <w:t xml:space="preserve">, Editor-in-Chief, draws on more than 30 years of experience and extensive contacts as he investigates and analyzes homeland security, counterterrorism and border security. "The </w:t>
      </w:r>
      <w:proofErr w:type="spellStart"/>
      <w:r w:rsidRPr="00C80122">
        <w:rPr>
          <w:sz w:val="12"/>
        </w:rPr>
        <w:t>Kimery</w:t>
      </w:r>
      <w:proofErr w:type="spellEnd"/>
      <w:r w:rsidRPr="00C80122">
        <w:rPr>
          <w:sz w:val="12"/>
        </w:rPr>
        <w:t xml:space="preserve"> Report" was awarded a 2008 National ASBPE Award for Original Web News Section. He most recently won a 2014 regional gold ASBPE award for impact/investigative journalism. His report, "Savage Struggle on the Border," was the lead report in the series of the same title that won the 2010 National ASBPE Gold Award for best magazine series. “The Threat </w:t>
      </w:r>
      <w:proofErr w:type="gramStart"/>
      <w:r w:rsidRPr="00C80122">
        <w:rPr>
          <w:sz w:val="12"/>
        </w:rPr>
        <w:t>Of Bioterrorism And The Ability To</w:t>
      </w:r>
      <w:proofErr w:type="gramEnd"/>
      <w:r w:rsidRPr="00C80122">
        <w:rPr>
          <w:sz w:val="12"/>
        </w:rPr>
        <w:t xml:space="preserve"> Detect It” </w:t>
      </w:r>
      <w:hyperlink r:id="rId82" w:history="1">
        <w:r w:rsidRPr="00C80122">
          <w:rPr>
            <w:rStyle w:val="Hyperlink"/>
            <w:sz w:val="12"/>
          </w:rPr>
          <w:t>http://www.hstoday.us/columns/the-kimery-report/blog/the-threat-of-bioterrorism-and-the-ability-to-detect-it/bea57df4219d59980fcbd46429f7a918.html\</w:t>
        </w:r>
      </w:hyperlink>
    </w:p>
    <w:p w:rsidR="00C80122" w:rsidRPr="00C80122" w:rsidRDefault="00C80122" w:rsidP="00C80122">
      <w:pPr>
        <w:rPr>
          <w:sz w:val="10"/>
        </w:rPr>
      </w:pPr>
      <w:r w:rsidRPr="003D606E">
        <w:rPr>
          <w:rStyle w:val="StyleUnderline"/>
          <w:highlight w:val="cyan"/>
        </w:rPr>
        <w:t>An attack</w:t>
      </w:r>
      <w:r w:rsidRPr="00C80122">
        <w:rPr>
          <w:rStyle w:val="StyleUnderline"/>
        </w:rPr>
        <w:t xml:space="preserve"> or attacks </w:t>
      </w:r>
      <w:r w:rsidRPr="003D606E">
        <w:rPr>
          <w:rStyle w:val="StyleUnderline"/>
          <w:highlight w:val="cyan"/>
        </w:rPr>
        <w:t>could cause “mass disruption” and</w:t>
      </w:r>
      <w:r w:rsidRPr="00C80122">
        <w:rPr>
          <w:rStyle w:val="StyleUnderline"/>
        </w:rPr>
        <w:t xml:space="preserve"> pockets of </w:t>
      </w:r>
      <w:r w:rsidRPr="003D606E">
        <w:rPr>
          <w:rStyle w:val="StyleUnderline"/>
          <w:highlight w:val="cyan"/>
        </w:rPr>
        <w:t>illnesses</w:t>
      </w:r>
      <w:r w:rsidRPr="00C80122">
        <w:rPr>
          <w:sz w:val="10"/>
        </w:rPr>
        <w:t xml:space="preserve">, Larsen said, but </w:t>
      </w:r>
      <w:r w:rsidRPr="003D606E">
        <w:rPr>
          <w:rStyle w:val="StyleUnderline"/>
          <w:highlight w:val="cyan"/>
        </w:rPr>
        <w:t>the larger impact would be economic</w:t>
      </w:r>
      <w:r w:rsidRPr="00C80122">
        <w:rPr>
          <w:sz w:val="10"/>
        </w:rPr>
        <w:t xml:space="preserve">, noting that </w:t>
      </w:r>
      <w:r w:rsidRPr="00C80122">
        <w:rPr>
          <w:rStyle w:val="StyleUnderline"/>
        </w:rPr>
        <w:t>“</w:t>
      </w:r>
      <w:r w:rsidRPr="003D606E">
        <w:rPr>
          <w:rStyle w:val="StyleUnderline"/>
          <w:highlight w:val="cyan"/>
        </w:rPr>
        <w:t>one in seven people work in</w:t>
      </w:r>
      <w:r w:rsidRPr="00C80122">
        <w:rPr>
          <w:rStyle w:val="StyleUnderline"/>
        </w:rPr>
        <w:t xml:space="preserve"> the </w:t>
      </w:r>
      <w:r w:rsidRPr="003D606E">
        <w:rPr>
          <w:rStyle w:val="StyleUnderline"/>
          <w:highlight w:val="cyan"/>
        </w:rPr>
        <w:t>food</w:t>
      </w:r>
      <w:r w:rsidRPr="00C80122">
        <w:rPr>
          <w:rStyle w:val="StyleUnderline"/>
        </w:rPr>
        <w:t xml:space="preserve"> industry</w:t>
      </w:r>
      <w:r w:rsidRPr="00C80122">
        <w:rPr>
          <w:sz w:val="10"/>
        </w:rPr>
        <w:t xml:space="preserve"> in production, processing and retail sales.” Larsen pointed out that a sophisticated attack on our meat supply using Hoof and Mouth disease “would require the destruction of 50 million cloven-hoofed animals to get the disease under control and to control the economic impact.” “I worry more about the economic impact than I do a mass casualty impact,” Larsen said. Indeed. The HHS-FDA report stated that </w:t>
      </w:r>
      <w:r w:rsidRPr="003D606E">
        <w:rPr>
          <w:rStyle w:val="StyleUnderline"/>
          <w:highlight w:val="cyan"/>
        </w:rPr>
        <w:t>the “deliberate</w:t>
      </w:r>
      <w:r w:rsidRPr="00C80122">
        <w:rPr>
          <w:rStyle w:val="StyleUnderline"/>
        </w:rPr>
        <w:t xml:space="preserve"> or accidental </w:t>
      </w:r>
      <w:r w:rsidRPr="003D606E">
        <w:rPr>
          <w:rStyle w:val="StyleUnderline"/>
          <w:highlight w:val="cyan"/>
        </w:rPr>
        <w:t>contamination of food [could] have enormous economic implications</w:t>
      </w:r>
      <w:r w:rsidRPr="00C80122">
        <w:rPr>
          <w:rStyle w:val="StyleUnderline"/>
        </w:rPr>
        <w:t xml:space="preserve"> in the US,</w:t>
      </w:r>
      <w:r w:rsidRPr="00C80122">
        <w:rPr>
          <w:sz w:val="10"/>
        </w:rPr>
        <w:t xml:space="preserve"> where one out of every eight Americans is estimated to work in an occupation directly linked to food production.” The study said “food terrorists may have economic disruption as their primary motive.” “</w:t>
      </w:r>
      <w:r w:rsidRPr="00C80122">
        <w:rPr>
          <w:rStyle w:val="StyleUnderline"/>
        </w:rPr>
        <w:t xml:space="preserve">At least </w:t>
      </w:r>
      <w:r w:rsidRPr="003D606E">
        <w:rPr>
          <w:rStyle w:val="StyleUnderline"/>
          <w:highlight w:val="cyan"/>
        </w:rPr>
        <w:t>three types of economic effects may be generated</w:t>
      </w:r>
      <w:r w:rsidRPr="00C80122">
        <w:rPr>
          <w:sz w:val="10"/>
        </w:rPr>
        <w:t xml:space="preserve"> by an act of food terrorism,” the study concluded. These could be </w:t>
      </w:r>
      <w:r w:rsidRPr="00C80122">
        <w:rPr>
          <w:rStyle w:val="StyleUnderline"/>
        </w:rPr>
        <w:t xml:space="preserve">from “direct economic </w:t>
      </w:r>
      <w:r w:rsidRPr="003D606E">
        <w:rPr>
          <w:rStyle w:val="StyleUnderline"/>
          <w:highlight w:val="cyan"/>
        </w:rPr>
        <w:t>losses attributable to the costs of responding</w:t>
      </w:r>
      <w:r w:rsidRPr="00C80122">
        <w:rPr>
          <w:sz w:val="10"/>
        </w:rPr>
        <w:t xml:space="preserve"> to the act; </w:t>
      </w:r>
      <w:r w:rsidRPr="003D606E">
        <w:rPr>
          <w:rStyle w:val="StyleUnderline"/>
          <w:highlight w:val="cyan"/>
        </w:rPr>
        <w:t>indirect multiplier effects from</w:t>
      </w:r>
      <w:r w:rsidRPr="00C80122">
        <w:rPr>
          <w:rStyle w:val="StyleUnderline"/>
        </w:rPr>
        <w:t xml:space="preserve"> </w:t>
      </w:r>
      <w:r w:rsidRPr="003D606E">
        <w:rPr>
          <w:rStyle w:val="StyleUnderline"/>
          <w:highlight w:val="cyan"/>
        </w:rPr>
        <w:t>compensation</w:t>
      </w:r>
      <w:r w:rsidRPr="00C80122">
        <w:rPr>
          <w:rStyle w:val="StyleUnderline"/>
        </w:rPr>
        <w:t xml:space="preserve"> paid to affected producers </w:t>
      </w:r>
      <w:r w:rsidRPr="003D606E">
        <w:rPr>
          <w:rStyle w:val="StyleUnderline"/>
          <w:highlight w:val="cyan"/>
        </w:rPr>
        <w:t>and</w:t>
      </w:r>
      <w:r w:rsidRPr="00C80122">
        <w:rPr>
          <w:rStyle w:val="StyleUnderline"/>
        </w:rPr>
        <w:t xml:space="preserve"> the </w:t>
      </w:r>
      <w:r w:rsidRPr="003D606E">
        <w:rPr>
          <w:rStyle w:val="StyleUnderline"/>
          <w:highlight w:val="cyan"/>
        </w:rPr>
        <w:t>losses suffered by</w:t>
      </w:r>
      <w:r w:rsidRPr="00C80122">
        <w:rPr>
          <w:rStyle w:val="StyleUnderline"/>
        </w:rPr>
        <w:t xml:space="preserve"> affiliated </w:t>
      </w:r>
      <w:r w:rsidRPr="003D606E">
        <w:rPr>
          <w:rStyle w:val="StyleUnderline"/>
          <w:highlight w:val="cyan"/>
        </w:rPr>
        <w:t>industries</w:t>
      </w:r>
      <w:r w:rsidRPr="00C80122">
        <w:rPr>
          <w:sz w:val="10"/>
        </w:rPr>
        <w:t xml:space="preserve">, such as suppliers, transporters, distributors and restaurant chains; </w:t>
      </w:r>
      <w:r w:rsidRPr="003D606E">
        <w:rPr>
          <w:rStyle w:val="StyleUnderline"/>
          <w:highlight w:val="cyan"/>
        </w:rPr>
        <w:t>and international costs in the form of trade embargoes</w:t>
      </w:r>
      <w:r w:rsidRPr="00C80122">
        <w:rPr>
          <w:sz w:val="10"/>
        </w:rPr>
        <w:t xml:space="preserve"> imposed by trading partners.” “Though the costs associated with the food sabotage … are unavailable,” the study said, “reports from unintentional contamination incidents demonstrate the tremendous costs of responding to such events. In 1998, a company in the US recalled nearly 16,000 metric tons of frankfurters and luncheon meats potentially contaminated with Listeria </w:t>
      </w:r>
      <w:proofErr w:type="spellStart"/>
      <w:r w:rsidRPr="00C80122">
        <w:rPr>
          <w:sz w:val="10"/>
        </w:rPr>
        <w:t>monocytogenes</w:t>
      </w:r>
      <w:proofErr w:type="spellEnd"/>
      <w:r w:rsidRPr="00C80122">
        <w:rPr>
          <w:sz w:val="10"/>
        </w:rPr>
        <w:t xml:space="preserve">, at a total cost of $50 million to $70 million. The company reported spending more than $100 million in the following two years to improve food safety and convince consumers that its products were safe.” </w:t>
      </w:r>
      <w:r w:rsidRPr="00C80122">
        <w:rPr>
          <w:rStyle w:val="StyleUnderline"/>
        </w:rPr>
        <w:t xml:space="preserve">“Indirect </w:t>
      </w:r>
      <w:r w:rsidRPr="003D606E">
        <w:rPr>
          <w:rStyle w:val="StyleUnderline"/>
          <w:highlight w:val="cyan"/>
        </w:rPr>
        <w:t>costs</w:t>
      </w:r>
      <w:r w:rsidRPr="00C80122">
        <w:rPr>
          <w:rStyle w:val="StyleUnderline"/>
        </w:rPr>
        <w:t>,”</w:t>
      </w:r>
      <w:r w:rsidRPr="00C80122">
        <w:rPr>
          <w:sz w:val="10"/>
        </w:rPr>
        <w:t xml:space="preserve"> HHS and FDA concluded, “</w:t>
      </w:r>
      <w:r w:rsidRPr="003D606E">
        <w:rPr>
          <w:rStyle w:val="Emphasis"/>
          <w:highlight w:val="cyan"/>
        </w:rPr>
        <w:t>can be staggering</w:t>
      </w:r>
      <w:r w:rsidRPr="00C80122">
        <w:rPr>
          <w:sz w:val="10"/>
        </w:rPr>
        <w:t xml:space="preserve"> as well. The US Department of Agriculture estimates that foodborne illnesses linked to five pathogens costs the economy $6.9 billion annually,” noting that “the outbreak from Salmonella-contaminated ice cream was estimated to have cost the US economy about $18.1 million in medical care and time lost from work.” “Agriculture and the general food industry remain absolutely critical to the social, economic and, arguably, political stability of the US, indirectly constituting roughly two percent of the country’s overall domestic gross domestic product (GDP),” stated RAND Corp. policy analyst Peter Chalk during a Senate Subcommittee on Oversight of Government Management, Restructuring and the District of Columbia, in October 2001. Reiterating that “one in eight people work in some component of agriculture – more if food production is included,” this makes “the industry one of the US’ largest employers. Cattle and dairy farmers alone earn between $50 and $54 billion a year through meat and milk sales, while roughly $50 billion is raised every year through agricultural exports. The share of produce sold overseas is more than double that of other US industries, which gives agriculture major importance in terms of the American balance of trade.” Chalk told the subcommittee that “these figures represent only a fraction of the total value of agriculture to the country, as they do not take into account allied services and industries such as suppliers, transporters, distributors and restaurant chains.” He noted that “</w:t>
      </w:r>
      <w:r w:rsidRPr="00C80122">
        <w:rPr>
          <w:rStyle w:val="StyleUnderline"/>
        </w:rPr>
        <w:t>the downstream effect of any deliberate act of</w:t>
      </w:r>
      <w:r w:rsidRPr="00C80122">
        <w:rPr>
          <w:sz w:val="10"/>
        </w:rPr>
        <w:t xml:space="preserve"> sabotage/</w:t>
      </w:r>
      <w:r w:rsidRPr="003D606E">
        <w:rPr>
          <w:rStyle w:val="StyleUnderline"/>
          <w:highlight w:val="cyan"/>
        </w:rPr>
        <w:t xml:space="preserve">destruction to this highly valuable industry </w:t>
      </w:r>
      <w:r w:rsidRPr="003D606E">
        <w:rPr>
          <w:rStyle w:val="Emphasis"/>
          <w:highlight w:val="cyan"/>
        </w:rPr>
        <w:t>would be enormous; creating a tidal wave effect</w:t>
      </w:r>
      <w:r w:rsidRPr="003D606E">
        <w:rPr>
          <w:rStyle w:val="StyleUnderline"/>
          <w:highlight w:val="cyan"/>
        </w:rPr>
        <w:t xml:space="preserve"> that would be felt by all these sectors</w:t>
      </w:r>
      <w:r w:rsidRPr="00C80122">
        <w:rPr>
          <w:sz w:val="10"/>
        </w:rPr>
        <w:t>, impacting, ultimately, on the ordinary citizen him/herself.” “Unfortunately,” Chalk warned lawmakers, “</w:t>
      </w:r>
      <w:r w:rsidRPr="00C80122">
        <w:rPr>
          <w:rStyle w:val="StyleUnderline"/>
        </w:rPr>
        <w:t>the agricultural and food industries remain highly vulnerable</w:t>
      </w:r>
      <w:r w:rsidRPr="00C80122">
        <w:rPr>
          <w:sz w:val="10"/>
        </w:rPr>
        <w:t xml:space="preserve"> to deliberate (and accidental) disruption.” But, Chalk said although “over the [previous] decade many states, particularly in North America and Western Europe, have made substantial investments in improving their ability to detect, prevent and respond to terrorist threats and incidents [that] has fed into an increasingly well-protected public infrastructure throughout much of the developed world where, at a minimum, effectively developed vulnerability-threat analyses have been used to maximize both anti-terrorist contingencies and consequence management modalities … Agriculture [nevertheless] is one area that has received very little attention in this regard.” “In terms of accurate threat assessments, response structures and preparedness initiatives,” Chalk said, “the sector continues to exist as a glaring exception to the wide-ranging emphasis that has been given to critical infrastructure protection in this country.” And still does, authorities told HSToday.us.</w:t>
      </w:r>
    </w:p>
    <w:p w:rsidR="00C80122" w:rsidRDefault="00C80122" w:rsidP="00C80122"/>
    <w:p w:rsidR="00C80122" w:rsidRDefault="00C80122" w:rsidP="00C80122">
      <w:pPr>
        <w:pStyle w:val="bodytext"/>
        <w:spacing w:before="0" w:beforeAutospacing="0" w:after="0" w:afterAutospacing="0" w:line="240" w:lineRule="atLeast"/>
        <w:rPr>
          <w:rFonts w:ascii="Verdana" w:hAnsi="Verdana"/>
          <w:color w:val="000000"/>
          <w:sz w:val="18"/>
          <w:szCs w:val="18"/>
        </w:rPr>
      </w:pPr>
      <w:r>
        <w:rPr>
          <w:rFonts w:ascii="Verdana" w:hAnsi="Verdana"/>
          <w:color w:val="000000"/>
          <w:sz w:val="18"/>
          <w:szCs w:val="18"/>
        </w:rPr>
        <w:t> </w:t>
      </w:r>
    </w:p>
    <w:p w:rsidR="00C80122" w:rsidRPr="00C80122" w:rsidRDefault="00C80122" w:rsidP="00C80122"/>
    <w:p w:rsidR="005C7C5A" w:rsidRDefault="005C7C5A" w:rsidP="005C4D49">
      <w:pPr>
        <w:pStyle w:val="Heading3"/>
      </w:pPr>
      <w:r>
        <w:t>Genetic Diversity</w:t>
      </w:r>
    </w:p>
    <w:p w:rsidR="005C7C5A" w:rsidRPr="00E8713D" w:rsidRDefault="005C7C5A" w:rsidP="005C7C5A">
      <w:pPr>
        <w:pStyle w:val="Heading4"/>
      </w:pPr>
      <w:proofErr w:type="gramStart"/>
      <w:r w:rsidRPr="00E8713D">
        <w:t>destroys</w:t>
      </w:r>
      <w:proofErr w:type="gramEnd"/>
      <w:r w:rsidRPr="00E8713D">
        <w:t xml:space="preserve"> genetic diversity</w:t>
      </w:r>
    </w:p>
    <w:p w:rsidR="005C7C5A" w:rsidRPr="00143312" w:rsidRDefault="005C7C5A" w:rsidP="005C7C5A">
      <w:pPr>
        <w:rPr>
          <w:sz w:val="16"/>
        </w:rPr>
      </w:pPr>
      <w:r w:rsidRPr="00143312">
        <w:rPr>
          <w:rStyle w:val="tagChar"/>
          <w:rFonts w:eastAsia="Calibri" w:cs="Arial"/>
        </w:rPr>
        <w:t>Dudley 2</w:t>
      </w:r>
      <w:r w:rsidRPr="00143312">
        <w:rPr>
          <w:rFonts w:cs="Arial"/>
          <w:sz w:val="16"/>
        </w:rPr>
        <w:t xml:space="preserve"> </w:t>
      </w:r>
      <w:r w:rsidRPr="00143312">
        <w:rPr>
          <w:sz w:val="16"/>
        </w:rPr>
        <w:t xml:space="preserve">JP Dudley, Institute of Arctic Biology – U Alaska Fairbanks, and M.H. Wolford, Not Kurt, Chair – Office International des Epizooties Working Group on Wildlife Diseases, Portugal, Bioweapons, Bioterrorism, and Biodiversity, 2002, </w:t>
      </w:r>
      <w:hyperlink r:id="rId83" w:history="1">
        <w:r w:rsidRPr="009208DA">
          <w:rPr>
            <w:rStyle w:val="Hyperlink"/>
            <w:sz w:val="16"/>
          </w:rPr>
          <w:t>http://www.oie.int/eng/publicat/rt/2....%20DUDLEY.pdf</w:t>
        </w:r>
      </w:hyperlink>
    </w:p>
    <w:p w:rsidR="005C7C5A" w:rsidRPr="005C7C5A" w:rsidRDefault="005C7C5A" w:rsidP="005C7C5A">
      <w:pPr>
        <w:rPr>
          <w:rStyle w:val="StyleUnderline"/>
        </w:rPr>
      </w:pPr>
      <w:r w:rsidRPr="00143312">
        <w:rPr>
          <w:sz w:val="16"/>
        </w:rPr>
        <w:t xml:space="preserve">Military and terrorist applications of biotechnology are threats to more than just human lives and human societies; certain </w:t>
      </w:r>
      <w:r w:rsidRPr="005C7C5A">
        <w:rPr>
          <w:rStyle w:val="StyleUnderline"/>
          <w:highlight w:val="cyan"/>
        </w:rPr>
        <w:t>bioweapon diseases present a very real danger to agricultural ecosystems</w:t>
      </w:r>
      <w:r w:rsidRPr="005C7C5A">
        <w:rPr>
          <w:rStyle w:val="StyleUnderline"/>
        </w:rPr>
        <w:t>, wildlife faunas and wildlife habitats</w:t>
      </w:r>
      <w:r w:rsidRPr="00143312">
        <w:rPr>
          <w:sz w:val="16"/>
        </w:rPr>
        <w:t xml:space="preserve">. </w:t>
      </w:r>
      <w:r w:rsidRPr="005C7C5A">
        <w:rPr>
          <w:rStyle w:val="StyleUnderline"/>
          <w:highlight w:val="cyan"/>
        </w:rPr>
        <w:t>Genetically modified zoonotic</w:t>
      </w:r>
      <w:r w:rsidRPr="005C7C5A">
        <w:rPr>
          <w:rStyle w:val="StyleUnderline"/>
        </w:rPr>
        <w:t xml:space="preserve"> and epizootic </w:t>
      </w:r>
      <w:r w:rsidRPr="005C7C5A">
        <w:rPr>
          <w:rStyle w:val="StyleUnderline"/>
          <w:highlight w:val="cyan"/>
        </w:rPr>
        <w:t>diseases</w:t>
      </w:r>
      <w:r w:rsidRPr="00143312">
        <w:rPr>
          <w:sz w:val="16"/>
        </w:rPr>
        <w:t xml:space="preserve"> (plague, tularemia, anthrax) </w:t>
      </w:r>
      <w:r w:rsidRPr="005C7C5A">
        <w:rPr>
          <w:rStyle w:val="StyleUnderline"/>
        </w:rPr>
        <w:t>and cultivated diseases of livestock</w:t>
      </w:r>
      <w:r w:rsidRPr="00143312">
        <w:rPr>
          <w:sz w:val="16"/>
        </w:rPr>
        <w:t xml:space="preserve"> (foot and mouth disease IFMD], </w:t>
      </w:r>
      <w:proofErr w:type="spellStart"/>
      <w:r w:rsidRPr="00143312">
        <w:rPr>
          <w:sz w:val="16"/>
        </w:rPr>
        <w:t>rinderpest</w:t>
      </w:r>
      <w:proofErr w:type="spellEnd"/>
      <w:r w:rsidRPr="00143312">
        <w:rPr>
          <w:sz w:val="16"/>
        </w:rPr>
        <w:t xml:space="preserve">, brucellosis) </w:t>
      </w:r>
      <w:r w:rsidRPr="005C7C5A">
        <w:rPr>
          <w:rStyle w:val="StyleUnderline"/>
          <w:highlight w:val="cyan"/>
        </w:rPr>
        <w:t>are</w:t>
      </w:r>
      <w:r w:rsidRPr="005C7C5A">
        <w:rPr>
          <w:rStyle w:val="StyleUnderline"/>
        </w:rPr>
        <w:t xml:space="preserve"> potentially very </w:t>
      </w:r>
      <w:r w:rsidRPr="005C7C5A">
        <w:rPr>
          <w:rStyle w:val="StyleUnderline"/>
          <w:highlight w:val="cyan"/>
        </w:rPr>
        <w:t>serious threats to</w:t>
      </w:r>
      <w:r w:rsidRPr="005C7C5A">
        <w:rPr>
          <w:rStyle w:val="StyleUnderline"/>
        </w:rPr>
        <w:t xml:space="preserve"> livestock, wildlife and endangered </w:t>
      </w:r>
      <w:r w:rsidRPr="005C7C5A">
        <w:rPr>
          <w:rStyle w:val="StyleUnderline"/>
          <w:highlight w:val="cyan"/>
        </w:rPr>
        <w:t>species populations</w:t>
      </w:r>
      <w:r w:rsidRPr="005C7C5A">
        <w:rPr>
          <w:rStyle w:val="StyleUnderline"/>
        </w:rPr>
        <w:t xml:space="preserve">. There are concerns that </w:t>
      </w:r>
      <w:r w:rsidRPr="005C7C5A">
        <w:rPr>
          <w:rStyle w:val="StyleUnderline"/>
          <w:highlight w:val="cyan"/>
        </w:rPr>
        <w:t>plant diseases</w:t>
      </w:r>
      <w:r w:rsidRPr="005C7C5A">
        <w:rPr>
          <w:rStyle w:val="StyleUnderline"/>
        </w:rPr>
        <w:t xml:space="preserve"> developed for use against cereal crops</w:t>
      </w:r>
      <w:r w:rsidRPr="00143312">
        <w:rPr>
          <w:sz w:val="16"/>
        </w:rPr>
        <w:t>, opium poppies (</w:t>
      </w:r>
      <w:proofErr w:type="spellStart"/>
      <w:r w:rsidRPr="00143312">
        <w:rPr>
          <w:sz w:val="16"/>
        </w:rPr>
        <w:t>Papaver</w:t>
      </w:r>
      <w:proofErr w:type="spellEnd"/>
      <w:r w:rsidRPr="00143312">
        <w:rPr>
          <w:sz w:val="16"/>
        </w:rPr>
        <w:t xml:space="preserve"> </w:t>
      </w:r>
      <w:proofErr w:type="spellStart"/>
      <w:r w:rsidRPr="00143312">
        <w:rPr>
          <w:sz w:val="16"/>
        </w:rPr>
        <w:t>somnferum</w:t>
      </w:r>
      <w:proofErr w:type="spellEnd"/>
      <w:r w:rsidRPr="00143312">
        <w:rPr>
          <w:sz w:val="16"/>
        </w:rPr>
        <w:t>), and coca (</w:t>
      </w:r>
      <w:proofErr w:type="spellStart"/>
      <w:r w:rsidRPr="00143312">
        <w:rPr>
          <w:sz w:val="16"/>
        </w:rPr>
        <w:t>Eiythrnxylon</w:t>
      </w:r>
      <w:proofErr w:type="spellEnd"/>
      <w:r w:rsidRPr="00143312">
        <w:rPr>
          <w:sz w:val="16"/>
        </w:rPr>
        <w:t xml:space="preserve"> spp.) (</w:t>
      </w:r>
      <w:proofErr w:type="gramStart"/>
      <w:r w:rsidRPr="00143312">
        <w:rPr>
          <w:sz w:val="16"/>
        </w:rPr>
        <w:t>e.g</w:t>
      </w:r>
      <w:proofErr w:type="gramEnd"/>
      <w:r w:rsidRPr="00143312">
        <w:rPr>
          <w:sz w:val="16"/>
        </w:rPr>
        <w:t xml:space="preserve">. </w:t>
      </w:r>
      <w:proofErr w:type="spellStart"/>
      <w:r w:rsidRPr="00143312">
        <w:rPr>
          <w:sz w:val="16"/>
        </w:rPr>
        <w:t>Fusarium</w:t>
      </w:r>
      <w:proofErr w:type="spellEnd"/>
      <w:r w:rsidRPr="00143312">
        <w:rPr>
          <w:sz w:val="16"/>
        </w:rPr>
        <w:t xml:space="preserve"> spp. and </w:t>
      </w:r>
      <w:proofErr w:type="spellStart"/>
      <w:r w:rsidRPr="00143312">
        <w:rPr>
          <w:sz w:val="16"/>
        </w:rPr>
        <w:t>Pleospora</w:t>
      </w:r>
      <w:proofErr w:type="spellEnd"/>
      <w:r w:rsidRPr="00143312">
        <w:rPr>
          <w:sz w:val="16"/>
        </w:rPr>
        <w:t xml:space="preserve"> </w:t>
      </w:r>
      <w:proofErr w:type="spellStart"/>
      <w:r w:rsidRPr="00143312">
        <w:rPr>
          <w:sz w:val="16"/>
        </w:rPr>
        <w:t>papaveraceae</w:t>
      </w:r>
      <w:proofErr w:type="spellEnd"/>
      <w:r w:rsidRPr="00143312">
        <w:rPr>
          <w:sz w:val="16"/>
        </w:rPr>
        <w:t xml:space="preserve">) </w:t>
      </w:r>
      <w:r w:rsidRPr="005C7C5A">
        <w:rPr>
          <w:rStyle w:val="StyleUnderline"/>
          <w:highlight w:val="cyan"/>
        </w:rPr>
        <w:t>might infect and proliferate</w:t>
      </w:r>
      <w:r w:rsidRPr="005C7C5A">
        <w:rPr>
          <w:rStyle w:val="StyleUnderline"/>
        </w:rPr>
        <w:t xml:space="preserve"> among non-target plant species (35). </w:t>
      </w:r>
      <w:r w:rsidRPr="005C7C5A">
        <w:rPr>
          <w:rStyle w:val="StyleUnderline"/>
          <w:highlight w:val="cyan"/>
        </w:rPr>
        <w:t>The genetic diversity of local crop varieties</w:t>
      </w:r>
      <w:r w:rsidRPr="005C7C5A">
        <w:rPr>
          <w:rStyle w:val="StyleUnderline"/>
        </w:rPr>
        <w:t xml:space="preserve"> and traditional livestock breeds </w:t>
      </w:r>
      <w:r w:rsidRPr="005C7C5A">
        <w:rPr>
          <w:rStyle w:val="StyleUnderline"/>
          <w:highlight w:val="cyan"/>
        </w:rPr>
        <w:t>is a critically important asset of global agriculture</w:t>
      </w:r>
      <w:r w:rsidRPr="005C7C5A">
        <w:rPr>
          <w:rStyle w:val="StyleUnderline"/>
        </w:rPr>
        <w:t xml:space="preserve"> that may be subject to severe damage from deliberate or accidental bioweapon releases.</w:t>
      </w:r>
    </w:p>
    <w:p w:rsidR="005C7C5A" w:rsidRPr="00E95F62" w:rsidRDefault="005C7C5A" w:rsidP="005C7C5A"/>
    <w:p w:rsidR="005C7C5A" w:rsidRPr="00E8713D" w:rsidRDefault="005C7C5A" w:rsidP="005C7C5A">
      <w:pPr>
        <w:pStyle w:val="Heading4"/>
      </w:pPr>
      <w:r w:rsidRPr="00E8713D">
        <w:t>Genetic diversity prevents extinction</w:t>
      </w:r>
    </w:p>
    <w:p w:rsidR="005C7C5A" w:rsidRPr="00143312" w:rsidRDefault="005C7C5A" w:rsidP="005C7C5A">
      <w:pPr>
        <w:rPr>
          <w:sz w:val="16"/>
        </w:rPr>
      </w:pPr>
      <w:r w:rsidRPr="00143312">
        <w:rPr>
          <w:rStyle w:val="tagChar"/>
          <w:rFonts w:eastAsia="Calibri" w:cs="Arial"/>
        </w:rPr>
        <w:t>Fowler and Mooney 90</w:t>
      </w:r>
      <w:r w:rsidRPr="00143312">
        <w:rPr>
          <w:sz w:val="16"/>
        </w:rPr>
        <w:t>, Cary Fowler and Pat Mooney, Rural Advancement Fund International, Shattering: Food, Politics, and the Loss of Genetic Diversity, 1990, p. ix</w:t>
      </w:r>
    </w:p>
    <w:p w:rsidR="005C7C5A" w:rsidRPr="00143312" w:rsidRDefault="005C7C5A" w:rsidP="005C7C5A">
      <w:r w:rsidRPr="00143312">
        <w:rPr>
          <w:sz w:val="16"/>
        </w:rPr>
        <w:t xml:space="preserve">While many may ponder the consequences of global warming, perhaps </w:t>
      </w:r>
      <w:r w:rsidRPr="005C7C5A">
        <w:rPr>
          <w:rStyle w:val="StyleUnderline"/>
          <w:highlight w:val="cyan"/>
        </w:rPr>
        <w:t>the biggest</w:t>
      </w:r>
      <w:r w:rsidRPr="005C7C5A">
        <w:rPr>
          <w:rStyle w:val="StyleUnderline"/>
        </w:rPr>
        <w:t xml:space="preserve"> single </w:t>
      </w:r>
      <w:r w:rsidRPr="005C7C5A">
        <w:rPr>
          <w:rStyle w:val="StyleUnderline"/>
          <w:highlight w:val="cyan"/>
        </w:rPr>
        <w:t>environmental catastrophe in human history is unfolding in the garden</w:t>
      </w:r>
      <w:r w:rsidRPr="00143312">
        <w:rPr>
          <w:sz w:val="16"/>
        </w:rPr>
        <w:t xml:space="preserve">. </w:t>
      </w:r>
      <w:r w:rsidRPr="005C7C5A">
        <w:rPr>
          <w:rStyle w:val="StyleUnderline"/>
        </w:rPr>
        <w:t xml:space="preserve">While all are rightly concerned about the possibility of nuclear war, </w:t>
      </w:r>
      <w:r w:rsidRPr="005C7C5A">
        <w:rPr>
          <w:rStyle w:val="StyleUnderline"/>
          <w:highlight w:val="cyan"/>
        </w:rPr>
        <w:t>a</w:t>
      </w:r>
      <w:r w:rsidRPr="005C7C5A">
        <w:rPr>
          <w:rStyle w:val="StyleUnderline"/>
        </w:rPr>
        <w:t xml:space="preserve">n equally </w:t>
      </w:r>
      <w:r w:rsidRPr="005C7C5A">
        <w:rPr>
          <w:rStyle w:val="StyleUnderline"/>
          <w:highlight w:val="cyan"/>
        </w:rPr>
        <w:t>devastating time bomb is ticking</w:t>
      </w:r>
      <w:r w:rsidRPr="005C7C5A">
        <w:rPr>
          <w:rStyle w:val="StyleUnderline"/>
        </w:rPr>
        <w:t xml:space="preserve"> away</w:t>
      </w:r>
      <w:r w:rsidRPr="00143312">
        <w:rPr>
          <w:sz w:val="16"/>
        </w:rPr>
        <w:t xml:space="preserve"> in the fields of farmers all over the world. </w:t>
      </w:r>
      <w:r w:rsidRPr="005C7C5A">
        <w:rPr>
          <w:rStyle w:val="StyleUnderline"/>
          <w:highlight w:val="cyan"/>
        </w:rPr>
        <w:t>Loss of genetic diversity in agriculture</w:t>
      </w:r>
      <w:r w:rsidRPr="005C7C5A">
        <w:rPr>
          <w:rStyle w:val="StyleUnderline"/>
        </w:rPr>
        <w:t>—silent, rapid, inexorable—</w:t>
      </w:r>
      <w:r w:rsidRPr="005C7C5A">
        <w:rPr>
          <w:rStyle w:val="StyleUnderline"/>
          <w:highlight w:val="cyan"/>
        </w:rPr>
        <w:t>is leading</w:t>
      </w:r>
      <w:r w:rsidRPr="005C7C5A">
        <w:rPr>
          <w:rStyle w:val="StyleUnderline"/>
        </w:rPr>
        <w:t xml:space="preserve"> us </w:t>
      </w:r>
      <w:r w:rsidRPr="005C7C5A">
        <w:rPr>
          <w:rStyle w:val="StyleUnderline"/>
          <w:highlight w:val="cyan"/>
        </w:rPr>
        <w:t>to a rendezvous with extinction</w:t>
      </w:r>
      <w:r w:rsidRPr="005C7C5A">
        <w:rPr>
          <w:rStyle w:val="StyleUnderline"/>
        </w:rPr>
        <w:t>—to the doorstep of hunger on a scale we refuse to imagine</w:t>
      </w:r>
      <w:r w:rsidRPr="00143312">
        <w:rPr>
          <w:sz w:val="16"/>
        </w:rPr>
        <w:t xml:space="preserve">. To simplify the environment as we have done with agriculture is to destroy the complex interrelationships that hold the natural world together. </w:t>
      </w:r>
      <w:r w:rsidRPr="005C7C5A">
        <w:rPr>
          <w:rStyle w:val="StyleUnderline"/>
        </w:rPr>
        <w:t xml:space="preserve">Reducing the diversity of life, </w:t>
      </w:r>
      <w:r w:rsidRPr="005C7C5A">
        <w:rPr>
          <w:rStyle w:val="StyleUnderline"/>
          <w:highlight w:val="cyan"/>
        </w:rPr>
        <w:t>we</w:t>
      </w:r>
      <w:r w:rsidRPr="005C7C5A">
        <w:rPr>
          <w:rStyle w:val="StyleUnderline"/>
        </w:rPr>
        <w:t xml:space="preserve"> narrow our options for the future and </w:t>
      </w:r>
      <w:r w:rsidRPr="005C7C5A">
        <w:rPr>
          <w:rStyle w:val="StyleUnderline"/>
          <w:highlight w:val="cyan"/>
        </w:rPr>
        <w:t>render our own survival</w:t>
      </w:r>
      <w:r w:rsidRPr="005C7C5A">
        <w:rPr>
          <w:rStyle w:val="StyleUnderline"/>
        </w:rPr>
        <w:t xml:space="preserve"> more </w:t>
      </w:r>
      <w:r w:rsidRPr="005C7C5A">
        <w:rPr>
          <w:rStyle w:val="StyleUnderline"/>
          <w:highlight w:val="cyan"/>
        </w:rPr>
        <w:t>precarious. It is life at the end of the limb</w:t>
      </w:r>
      <w:r w:rsidRPr="00143312">
        <w:rPr>
          <w:sz w:val="16"/>
        </w:rPr>
        <w:t>. That is the subject of this book. Agronomists in the Philippines warned of what became known as southern corn leaf blight in 1061.' The disease was reported in Mexico not long after. In the summer of 1968, the first faint hint that the blight was in the United States came from seed growers in the Midwest. The danger was ignored. By the spring of 19701 the disease had taken hold in the Florida corn crop. But it was not until corn prices leapt thirty cents a bushel on the Chicago Board of Trade that the world took notice; by then it was August—and too late. By the close of the year, Americans had lost fifteen percent of their most important crop—more than a billion bushels. Some southern states lost half their harvest and many of their farmers. While consumers suffered in the grocery stores, producers were out a billion dollars in lost yield. And the disaster was not solely domestic. U.S. seed exports may have spread the blight to Africa, Latin America and Asia</w:t>
      </w:r>
      <w:r w:rsidRPr="00143312">
        <w:t>.</w:t>
      </w:r>
    </w:p>
    <w:p w:rsidR="005C7C5A" w:rsidRPr="005C7C5A" w:rsidRDefault="005C7C5A" w:rsidP="005C7C5A"/>
    <w:p w:rsidR="006C1750" w:rsidRDefault="006C1750" w:rsidP="005C4D49">
      <w:pPr>
        <w:pStyle w:val="Heading3"/>
      </w:pPr>
      <w:r>
        <w:t>Defense of Price Spikes Impact</w:t>
      </w:r>
    </w:p>
    <w:p w:rsidR="006C1750" w:rsidRDefault="006C1750" w:rsidP="00BF3A6D">
      <w:pPr>
        <w:pStyle w:val="Heading4"/>
      </w:pPr>
      <w:r>
        <w:t xml:space="preserve">Empirical data proves – food price spikes crush low-income countries </w:t>
      </w:r>
      <w:r w:rsidR="00BF3A6D">
        <w:t>and cause instability</w:t>
      </w:r>
    </w:p>
    <w:p w:rsidR="00BF3A6D" w:rsidRPr="00BF3A6D" w:rsidRDefault="00BF3A6D" w:rsidP="00BF3A6D">
      <w:proofErr w:type="spellStart"/>
      <w:proofErr w:type="gramStart"/>
      <w:r w:rsidRPr="00BF3A6D">
        <w:rPr>
          <w:b/>
        </w:rPr>
        <w:t>Arezki</w:t>
      </w:r>
      <w:proofErr w:type="spellEnd"/>
      <w:r w:rsidRPr="00BF3A6D">
        <w:rPr>
          <w:b/>
        </w:rPr>
        <w:t xml:space="preserve"> and </w:t>
      </w:r>
      <w:proofErr w:type="spellStart"/>
      <w:r w:rsidRPr="00BF3A6D">
        <w:rPr>
          <w:b/>
        </w:rPr>
        <w:t>Brückner</w:t>
      </w:r>
      <w:proofErr w:type="spellEnd"/>
      <w:r w:rsidRPr="00BF3A6D">
        <w:rPr>
          <w:b/>
        </w:rPr>
        <w:t xml:space="preserve"> 11</w:t>
      </w:r>
      <w:r w:rsidRPr="00BF3A6D">
        <w:t xml:space="preserve"> </w:t>
      </w:r>
      <w:r w:rsidRPr="00BF3A6D">
        <w:rPr>
          <w:sz w:val="14"/>
        </w:rPr>
        <w:t>– International Monetary Fund (</w:t>
      </w:r>
      <w:proofErr w:type="spellStart"/>
      <w:r w:rsidRPr="00BF3A6D">
        <w:rPr>
          <w:sz w:val="14"/>
        </w:rPr>
        <w:t>Arezki</w:t>
      </w:r>
      <w:proofErr w:type="spellEnd"/>
      <w:r w:rsidRPr="00BF3A6D">
        <w:rPr>
          <w:sz w:val="14"/>
        </w:rPr>
        <w:t>) and University of Adelaide (</w:t>
      </w:r>
      <w:proofErr w:type="spellStart"/>
      <w:r w:rsidRPr="00BF3A6D">
        <w:rPr>
          <w:sz w:val="14"/>
        </w:rPr>
        <w:t>Brückner</w:t>
      </w:r>
      <w:proofErr w:type="spellEnd"/>
      <w:r w:rsidRPr="00BF3A6D">
        <w:rPr>
          <w:sz w:val="14"/>
        </w:rPr>
        <w:t>).</w:t>
      </w:r>
      <w:proofErr w:type="gramEnd"/>
      <w:r w:rsidRPr="00BF3A6D">
        <w:rPr>
          <w:sz w:val="14"/>
        </w:rPr>
        <w:t xml:space="preserve"> “Food Prices and Political Instability” http://www.imf.org/external/pubs/ft/wp/2011/wp1162.pdf</w:t>
      </w:r>
    </w:p>
    <w:p w:rsidR="006C1750" w:rsidRPr="006C1750" w:rsidRDefault="006C1750" w:rsidP="006C1750">
      <w:pPr>
        <w:rPr>
          <w:sz w:val="12"/>
        </w:rPr>
      </w:pPr>
      <w:r w:rsidRPr="003D606E">
        <w:rPr>
          <w:rStyle w:val="StyleUnderline"/>
          <w:highlight w:val="cyan"/>
        </w:rPr>
        <w:t>We examined</w:t>
      </w:r>
      <w:r w:rsidRPr="006C1750">
        <w:rPr>
          <w:sz w:val="12"/>
        </w:rPr>
        <w:t xml:space="preserve"> in this paper </w:t>
      </w:r>
      <w:r w:rsidRPr="003D606E">
        <w:rPr>
          <w:rStyle w:val="StyleUnderline"/>
          <w:highlight w:val="cyan"/>
        </w:rPr>
        <w:t>empirically the effects</w:t>
      </w:r>
      <w:r w:rsidRPr="006C1750">
        <w:rPr>
          <w:rStyle w:val="StyleUnderline"/>
        </w:rPr>
        <w:t xml:space="preserve"> that changes in the </w:t>
      </w:r>
      <w:r w:rsidRPr="003D606E">
        <w:rPr>
          <w:rStyle w:val="StyleUnderline"/>
          <w:highlight w:val="cyan"/>
        </w:rPr>
        <w:t>international food prices have on</w:t>
      </w:r>
      <w:r w:rsidRPr="006C1750">
        <w:rPr>
          <w:rStyle w:val="StyleUnderline"/>
        </w:rPr>
        <w:t xml:space="preserve"> measures of </w:t>
      </w:r>
      <w:r w:rsidRPr="003D606E">
        <w:rPr>
          <w:rStyle w:val="StyleUnderline"/>
          <w:highlight w:val="cyan"/>
        </w:rPr>
        <w:t>democracy and intra-state stability in a panel of over 120 countries during</w:t>
      </w:r>
      <w:r w:rsidRPr="006C1750">
        <w:rPr>
          <w:rStyle w:val="StyleUnderline"/>
        </w:rPr>
        <w:t xml:space="preserve"> the period </w:t>
      </w:r>
      <w:r w:rsidRPr="003D606E">
        <w:rPr>
          <w:rStyle w:val="StyleUnderline"/>
          <w:highlight w:val="cyan"/>
        </w:rPr>
        <w:t>1970-2007</w:t>
      </w:r>
      <w:r w:rsidRPr="006C1750">
        <w:rPr>
          <w:sz w:val="12"/>
        </w:rPr>
        <w:t xml:space="preserve">. Our main finding was that </w:t>
      </w:r>
      <w:r w:rsidRPr="003D606E">
        <w:rPr>
          <w:rStyle w:val="StyleUnderline"/>
          <w:highlight w:val="cyan"/>
        </w:rPr>
        <w:t>during times of</w:t>
      </w:r>
      <w:r w:rsidRPr="006C1750">
        <w:rPr>
          <w:rStyle w:val="StyleUnderline"/>
        </w:rPr>
        <w:t xml:space="preserve"> international food </w:t>
      </w:r>
      <w:r w:rsidRPr="003D606E">
        <w:rPr>
          <w:rStyle w:val="StyleUnderline"/>
          <w:highlight w:val="cyan"/>
        </w:rPr>
        <w:t>price increases</w:t>
      </w:r>
      <w:r w:rsidRPr="006C1750">
        <w:rPr>
          <w:rStyle w:val="StyleUnderline"/>
        </w:rPr>
        <w:t xml:space="preserve"> political </w:t>
      </w:r>
      <w:r w:rsidRPr="003D606E">
        <w:rPr>
          <w:rStyle w:val="StyleUnderline"/>
          <w:highlight w:val="cyan"/>
        </w:rPr>
        <w:t>institutions</w:t>
      </w:r>
      <w:r w:rsidRPr="006C1750">
        <w:rPr>
          <w:rStyle w:val="StyleUnderline"/>
        </w:rPr>
        <w:t xml:space="preserve"> in Low Income Countries </w:t>
      </w:r>
      <w:r w:rsidRPr="003D606E">
        <w:rPr>
          <w:rStyle w:val="StyleUnderline"/>
          <w:highlight w:val="cyan"/>
        </w:rPr>
        <w:t>significantly deteriorated</w:t>
      </w:r>
      <w:r w:rsidRPr="006C1750">
        <w:rPr>
          <w:sz w:val="12"/>
        </w:rPr>
        <w:t xml:space="preserve">. To explain this finding we documented that </w:t>
      </w:r>
      <w:r w:rsidRPr="006C1750">
        <w:rPr>
          <w:rStyle w:val="StyleUnderline"/>
        </w:rPr>
        <w:t xml:space="preserve">food </w:t>
      </w:r>
      <w:r w:rsidRPr="008730F5">
        <w:rPr>
          <w:rStyle w:val="StyleUnderline"/>
          <w:highlight w:val="cyan"/>
        </w:rPr>
        <w:t>price increases</w:t>
      </w:r>
      <w:r w:rsidRPr="006C1750">
        <w:rPr>
          <w:rStyle w:val="StyleUnderline"/>
        </w:rPr>
        <w:t xml:space="preserve"> in Low Income Countries</w:t>
      </w:r>
      <w:r w:rsidRPr="006C1750">
        <w:rPr>
          <w:sz w:val="12"/>
        </w:rPr>
        <w:t xml:space="preserve"> significantly </w:t>
      </w:r>
      <w:r w:rsidRPr="008730F5">
        <w:rPr>
          <w:rStyle w:val="StyleUnderline"/>
          <w:highlight w:val="cyan"/>
        </w:rPr>
        <w:t>increased the likelihood of civil conflict</w:t>
      </w:r>
      <w:r w:rsidRPr="006C1750">
        <w:rPr>
          <w:rStyle w:val="StyleUnderline"/>
        </w:rPr>
        <w:t xml:space="preserve"> and</w:t>
      </w:r>
      <w:r w:rsidRPr="006C1750">
        <w:rPr>
          <w:sz w:val="12"/>
        </w:rPr>
        <w:t xml:space="preserve"> other forms of civil </w:t>
      </w:r>
      <w:r w:rsidRPr="006C1750">
        <w:rPr>
          <w:rStyle w:val="StyleUnderline"/>
        </w:rPr>
        <w:t>strife</w:t>
      </w:r>
      <w:r w:rsidRPr="006C1750">
        <w:rPr>
          <w:sz w:val="12"/>
        </w:rPr>
        <w:t>, such as anti-government demonstrations and riots.</w:t>
      </w:r>
      <w:r w:rsidRPr="006C1750">
        <w:rPr>
          <w:rStyle w:val="StyleUnderline"/>
        </w:rPr>
        <w:t xml:space="preserve"> </w:t>
      </w:r>
      <w:r w:rsidRPr="006C1750">
        <w:rPr>
          <w:sz w:val="12"/>
        </w:rPr>
        <w:t xml:space="preserve">From a macroeconomic perspective, it is worthwhile to restate that international food price increases induced in the net food exporting countries a significant increase in real per capita GDP and real per capita investment (the “terms of trade effect”). At the same time, </w:t>
      </w:r>
      <w:r w:rsidRPr="006C1750">
        <w:rPr>
          <w:rStyle w:val="StyleUnderline"/>
        </w:rPr>
        <w:t xml:space="preserve">international </w:t>
      </w:r>
      <w:r w:rsidRPr="008730F5">
        <w:rPr>
          <w:rStyle w:val="StyleUnderline"/>
          <w:highlight w:val="cyan"/>
        </w:rPr>
        <w:t>food price increases induced a significant decrease in</w:t>
      </w:r>
      <w:r w:rsidRPr="006C1750">
        <w:rPr>
          <w:rStyle w:val="StyleUnderline"/>
        </w:rPr>
        <w:t xml:space="preserve"> real </w:t>
      </w:r>
      <w:r w:rsidRPr="008730F5">
        <w:rPr>
          <w:rStyle w:val="StyleUnderline"/>
          <w:highlight w:val="cyan"/>
        </w:rPr>
        <w:t>per capita consumption</w:t>
      </w:r>
      <w:r w:rsidRPr="006C1750">
        <w:rPr>
          <w:sz w:val="12"/>
        </w:rPr>
        <w:t xml:space="preserve"> and a significant increase in income inequality. Thus, </w:t>
      </w:r>
      <w:r w:rsidRPr="008730F5">
        <w:rPr>
          <w:rStyle w:val="StyleUnderline"/>
          <w:highlight w:val="cyan"/>
        </w:rPr>
        <w:t>increases</w:t>
      </w:r>
      <w:r w:rsidRPr="006C1750">
        <w:rPr>
          <w:rStyle w:val="StyleUnderline"/>
        </w:rPr>
        <w:t xml:space="preserve"> in the international food prices </w:t>
      </w:r>
      <w:r w:rsidRPr="008730F5">
        <w:rPr>
          <w:rStyle w:val="StyleUnderline"/>
          <w:highlight w:val="cyan"/>
        </w:rPr>
        <w:t>had</w:t>
      </w:r>
      <w:r w:rsidRPr="006C1750">
        <w:rPr>
          <w:rStyle w:val="StyleUnderline"/>
        </w:rPr>
        <w:t xml:space="preserve"> real </w:t>
      </w:r>
      <w:r w:rsidRPr="008730F5">
        <w:rPr>
          <w:rStyle w:val="StyleUnderline"/>
          <w:highlight w:val="cyan"/>
        </w:rPr>
        <w:t>macroeconomic effects that went beyond</w:t>
      </w:r>
      <w:r w:rsidRPr="006C1750">
        <w:rPr>
          <w:rStyle w:val="StyleUnderline"/>
        </w:rPr>
        <w:t xml:space="preserve"> average per capita </w:t>
      </w:r>
      <w:r w:rsidRPr="008730F5">
        <w:rPr>
          <w:rStyle w:val="StyleUnderline"/>
          <w:highlight w:val="cyan"/>
        </w:rPr>
        <w:t>income: they were associated with</w:t>
      </w:r>
      <w:r w:rsidRPr="006C1750">
        <w:rPr>
          <w:rStyle w:val="StyleUnderline"/>
        </w:rPr>
        <w:t xml:space="preserve"> a significant </w:t>
      </w:r>
      <w:r w:rsidRPr="008730F5">
        <w:rPr>
          <w:rStyle w:val="StyleUnderline"/>
          <w:highlight w:val="cyan"/>
        </w:rPr>
        <w:t>decrease in consumption and a</w:t>
      </w:r>
      <w:r w:rsidRPr="006C1750">
        <w:rPr>
          <w:sz w:val="12"/>
        </w:rPr>
        <w:t xml:space="preserve"> significant </w:t>
      </w:r>
      <w:r w:rsidRPr="006C1750">
        <w:rPr>
          <w:rStyle w:val="StyleUnderline"/>
        </w:rPr>
        <w:t xml:space="preserve">increase in the </w:t>
      </w:r>
      <w:r w:rsidRPr="008730F5">
        <w:rPr>
          <w:rStyle w:val="StyleUnderline"/>
          <w:highlight w:val="cyan"/>
        </w:rPr>
        <w:t>gap between rich and poo</w:t>
      </w:r>
      <w:r w:rsidRPr="006C1750">
        <w:rPr>
          <w:rStyle w:val="StyleUnderline"/>
        </w:rPr>
        <w:t>r</w:t>
      </w:r>
      <w:r w:rsidRPr="006C1750">
        <w:rPr>
          <w:sz w:val="12"/>
        </w:rPr>
        <w:t xml:space="preserve">. All in all, </w:t>
      </w:r>
      <w:r w:rsidRPr="006C1750">
        <w:rPr>
          <w:rStyle w:val="StyleUnderline"/>
        </w:rPr>
        <w:t>our</w:t>
      </w:r>
      <w:r w:rsidRPr="006C1750">
        <w:rPr>
          <w:sz w:val="12"/>
        </w:rPr>
        <w:t xml:space="preserve"> empirical </w:t>
      </w:r>
      <w:r w:rsidRPr="006C1750">
        <w:rPr>
          <w:rStyle w:val="StyleUnderline"/>
        </w:rPr>
        <w:t xml:space="preserve">results are broadly consistent with the often made claim by policy makers and the press that </w:t>
      </w:r>
      <w:r w:rsidRPr="008730F5">
        <w:rPr>
          <w:rStyle w:val="StyleUnderline"/>
          <w:highlight w:val="cyan"/>
        </w:rPr>
        <w:t>food price increases put at stake the socio-economic and political stability</w:t>
      </w:r>
      <w:r w:rsidRPr="006C1750">
        <w:rPr>
          <w:rStyle w:val="StyleUnderline"/>
        </w:rPr>
        <w:t xml:space="preserve"> of the world's poorest countries.</w:t>
      </w:r>
      <w:r w:rsidRPr="006C1750">
        <w:rPr>
          <w:sz w:val="12"/>
        </w:rPr>
        <w:t xml:space="preserve"> Arguably a large share of the variation in the international food prices is due to changes in the demand and supply of the High and Middle Income Countries. A natural question beyond the scope of this paper is what can and should be done by the developed world and international organizations in response to drastic increases in international food prices.</w:t>
      </w:r>
    </w:p>
    <w:p w:rsidR="005C4D49" w:rsidRDefault="005C4D49" w:rsidP="005C4D49">
      <w:pPr>
        <w:pStyle w:val="Heading3"/>
      </w:pPr>
      <w:r>
        <w:t xml:space="preserve">Threat Real </w:t>
      </w:r>
    </w:p>
    <w:p w:rsidR="005C7C5A" w:rsidRPr="005C7C5A" w:rsidRDefault="005C7C5A" w:rsidP="005C7C5A"/>
    <w:p w:rsidR="005C4D49" w:rsidRDefault="005C4D49" w:rsidP="005C4D49">
      <w:pPr>
        <w:pStyle w:val="Heading4"/>
      </w:pPr>
      <w:proofErr w:type="gramStart"/>
      <w:r>
        <w:t>attacks</w:t>
      </w:r>
      <w:proofErr w:type="gramEnd"/>
      <w:r>
        <w:t xml:space="preserve"> on food are possible and likely – they go global – even unintentional contamination kills hundreds of thousands</w:t>
      </w:r>
    </w:p>
    <w:p w:rsidR="005C4D49" w:rsidRDefault="005C4D49" w:rsidP="005C4D49">
      <w:pPr>
        <w:rPr>
          <w:sz w:val="12"/>
        </w:rPr>
      </w:pPr>
      <w:proofErr w:type="spellStart"/>
      <w:r w:rsidRPr="00C80122">
        <w:rPr>
          <w:b/>
        </w:rPr>
        <w:t>Kimery</w:t>
      </w:r>
      <w:proofErr w:type="spellEnd"/>
      <w:r w:rsidRPr="00C80122">
        <w:rPr>
          <w:b/>
        </w:rPr>
        <w:t xml:space="preserve"> 10</w:t>
      </w:r>
      <w:r w:rsidRPr="00C80122">
        <w:t xml:space="preserve"> </w:t>
      </w:r>
      <w:r w:rsidRPr="00C80122">
        <w:rPr>
          <w:sz w:val="12"/>
        </w:rPr>
        <w:t xml:space="preserve">-- Anthony L. </w:t>
      </w:r>
      <w:proofErr w:type="spellStart"/>
      <w:r w:rsidRPr="00C80122">
        <w:rPr>
          <w:sz w:val="12"/>
        </w:rPr>
        <w:t>Kimery</w:t>
      </w:r>
      <w:proofErr w:type="spellEnd"/>
      <w:r w:rsidRPr="00C80122">
        <w:rPr>
          <w:sz w:val="12"/>
        </w:rPr>
        <w:t xml:space="preserve">, Editor-in-Chief, draws on more than 30 years of experience and extensive contacts as he investigates and analyzes homeland security, counterterrorism and border security. "The </w:t>
      </w:r>
      <w:proofErr w:type="spellStart"/>
      <w:r w:rsidRPr="00C80122">
        <w:rPr>
          <w:sz w:val="12"/>
        </w:rPr>
        <w:t>Kimery</w:t>
      </w:r>
      <w:proofErr w:type="spellEnd"/>
      <w:r w:rsidRPr="00C80122">
        <w:rPr>
          <w:sz w:val="12"/>
        </w:rPr>
        <w:t xml:space="preserve"> Report" was awarded a 2008 National ASBPE Award for Original Web News Section. He most recently won a 2014 regional gold ASBPE award for impact/investigative journalism. His report, "Savage Struggle on the Border," was the lead report in the series of the same title that won the 2010 National ASBPE Gold Award for best magazine series. “The Threat </w:t>
      </w:r>
      <w:proofErr w:type="gramStart"/>
      <w:r w:rsidRPr="00C80122">
        <w:rPr>
          <w:sz w:val="12"/>
        </w:rPr>
        <w:t>Of Bioterrorism And The Ability To</w:t>
      </w:r>
      <w:proofErr w:type="gramEnd"/>
      <w:r w:rsidRPr="00C80122">
        <w:rPr>
          <w:sz w:val="12"/>
        </w:rPr>
        <w:t xml:space="preserve"> Detect It” </w:t>
      </w:r>
      <w:hyperlink r:id="rId84" w:history="1">
        <w:r w:rsidRPr="005A76D7">
          <w:rPr>
            <w:rStyle w:val="Hyperlink"/>
            <w:sz w:val="12"/>
          </w:rPr>
          <w:t>http://www.hstoday.us/columns/the-kimery-report/blog/the-threat-of-bioterrorism-and-the-ability-to-detect-it/bea57df4219d59980fcbd46429f7a918.html\</w:t>
        </w:r>
      </w:hyperlink>
    </w:p>
    <w:p w:rsidR="005C4D49" w:rsidRDefault="005C4D49" w:rsidP="005C4D49">
      <w:pPr>
        <w:rPr>
          <w:sz w:val="12"/>
        </w:rPr>
      </w:pPr>
      <w:r w:rsidRPr="00C80122">
        <w:rPr>
          <w:sz w:val="12"/>
        </w:rPr>
        <w:t xml:space="preserve">Terror bio-attack is real </w:t>
      </w:r>
      <w:r w:rsidRPr="008730F5">
        <w:rPr>
          <w:rStyle w:val="StyleUnderline"/>
          <w:highlight w:val="cyan"/>
        </w:rPr>
        <w:t>DHS has stated</w:t>
      </w:r>
      <w:r w:rsidRPr="00C80122">
        <w:rPr>
          <w:rStyle w:val="StyleUnderline"/>
        </w:rPr>
        <w:t xml:space="preserve"> that “</w:t>
      </w:r>
      <w:r w:rsidRPr="008730F5">
        <w:rPr>
          <w:rStyle w:val="StyleUnderline"/>
          <w:highlight w:val="cyan"/>
        </w:rPr>
        <w:t>the prospect of a mass-scale food contamination event is of</w:t>
      </w:r>
      <w:r w:rsidRPr="00C80122">
        <w:rPr>
          <w:rStyle w:val="StyleUnderline"/>
        </w:rPr>
        <w:t xml:space="preserve"> particular </w:t>
      </w:r>
      <w:r w:rsidRPr="008730F5">
        <w:rPr>
          <w:rStyle w:val="StyleUnderline"/>
          <w:highlight w:val="cyan"/>
        </w:rPr>
        <w:t>concern</w:t>
      </w:r>
      <w:r w:rsidRPr="00C80122">
        <w:rPr>
          <w:rStyle w:val="StyleUnderline"/>
        </w:rPr>
        <w:t xml:space="preserve"> </w:t>
      </w:r>
      <w:r w:rsidRPr="00C80122">
        <w:rPr>
          <w:sz w:val="12"/>
        </w:rPr>
        <w:t xml:space="preserve">because the nation is subject to major unintentional foodborne illness outbreaks. Experts reason that … an individual or </w:t>
      </w:r>
      <w:r w:rsidRPr="008730F5">
        <w:rPr>
          <w:rStyle w:val="StyleUnderline"/>
          <w:highlight w:val="cyan"/>
        </w:rPr>
        <w:t>individuals</w:t>
      </w:r>
      <w:r w:rsidRPr="00C80122">
        <w:rPr>
          <w:rStyle w:val="StyleUnderline"/>
        </w:rPr>
        <w:t xml:space="preserve"> with malevolent aims </w:t>
      </w:r>
      <w:r w:rsidRPr="008730F5">
        <w:rPr>
          <w:rStyle w:val="StyleUnderline"/>
          <w:highlight w:val="cyan"/>
        </w:rPr>
        <w:t>could reproduce</w:t>
      </w:r>
      <w:r w:rsidRPr="00C80122">
        <w:rPr>
          <w:rStyle w:val="StyleUnderline"/>
        </w:rPr>
        <w:t xml:space="preserve"> these </w:t>
      </w:r>
      <w:r w:rsidRPr="008730F5">
        <w:rPr>
          <w:rStyle w:val="StyleUnderline"/>
          <w:highlight w:val="cyan"/>
        </w:rPr>
        <w:t>outbreaks with</w:t>
      </w:r>
      <w:r w:rsidRPr="00C80122">
        <w:rPr>
          <w:rStyle w:val="StyleUnderline"/>
        </w:rPr>
        <w:t xml:space="preserve"> more </w:t>
      </w:r>
      <w:r w:rsidRPr="008730F5">
        <w:rPr>
          <w:rStyle w:val="StyleUnderline"/>
          <w:highlight w:val="cyan"/>
        </w:rPr>
        <w:t>dire consequences</w:t>
      </w:r>
      <w:r w:rsidRPr="00C80122">
        <w:rPr>
          <w:sz w:val="12"/>
        </w:rPr>
        <w:t xml:space="preserve">.” “Now, can you imagine what a well-coordinated terrorist attack could do if they’re using a really nasty pathogen?” asked a veteran counterterrorism official who has been dealing with the threat of a biological terrorist attack. </w:t>
      </w:r>
      <w:r w:rsidRPr="00C80122">
        <w:rPr>
          <w:rStyle w:val="StyleUnderline"/>
        </w:rPr>
        <w:t>The</w:t>
      </w:r>
      <w:r w:rsidRPr="00C80122">
        <w:rPr>
          <w:sz w:val="12"/>
        </w:rPr>
        <w:t xml:space="preserve"> October 2003 Department of Health and Human Services (</w:t>
      </w:r>
      <w:r w:rsidRPr="00C80122">
        <w:rPr>
          <w:rStyle w:val="StyleUnderline"/>
        </w:rPr>
        <w:t>HHS) and FDA report</w:t>
      </w:r>
      <w:r w:rsidRPr="00C80122">
        <w:rPr>
          <w:sz w:val="12"/>
        </w:rPr>
        <w:t xml:space="preserve">, </w:t>
      </w:r>
      <w:hyperlink r:id="rId85" w:tgtFrame="_blank" w:history="1">
        <w:r w:rsidRPr="00C80122">
          <w:rPr>
            <w:rStyle w:val="Hyperlink"/>
            <w:sz w:val="12"/>
          </w:rPr>
          <w:t>Risk Assessment for Food Terrorism and Other Food Safety Concerns</w:t>
        </w:r>
      </w:hyperlink>
      <w:r w:rsidRPr="00C80122">
        <w:rPr>
          <w:sz w:val="12"/>
        </w:rPr>
        <w:t xml:space="preserve">, </w:t>
      </w:r>
      <w:r w:rsidRPr="00C80122">
        <w:rPr>
          <w:rStyle w:val="StyleUnderline"/>
        </w:rPr>
        <w:t xml:space="preserve">noted that </w:t>
      </w:r>
      <w:r w:rsidRPr="008730F5">
        <w:rPr>
          <w:rStyle w:val="StyleUnderline"/>
          <w:highlight w:val="cyan"/>
        </w:rPr>
        <w:t>just “major outbreaks of foodborne illness occur</w:t>
      </w:r>
      <w:r w:rsidRPr="00C80122">
        <w:rPr>
          <w:rStyle w:val="StyleUnderline"/>
        </w:rPr>
        <w:t xml:space="preserve"> all too </w:t>
      </w:r>
      <w:r w:rsidRPr="008730F5">
        <w:rPr>
          <w:rStyle w:val="StyleUnderline"/>
          <w:highlight w:val="cyan"/>
        </w:rPr>
        <w:t>frequently</w:t>
      </w:r>
      <w:r w:rsidRPr="00C80122">
        <w:rPr>
          <w:sz w:val="12"/>
        </w:rPr>
        <w:t xml:space="preserve">,” </w:t>
      </w:r>
      <w:r w:rsidRPr="008730F5">
        <w:rPr>
          <w:rStyle w:val="StyleUnderline"/>
          <w:highlight w:val="cyan"/>
        </w:rPr>
        <w:t>and</w:t>
      </w:r>
      <w:r w:rsidRPr="00C80122">
        <w:rPr>
          <w:sz w:val="12"/>
        </w:rPr>
        <w:t xml:space="preserve"> sometimes </w:t>
      </w:r>
      <w:r w:rsidRPr="008730F5">
        <w:rPr>
          <w:rStyle w:val="StyleUnderline"/>
          <w:highlight w:val="cyan"/>
        </w:rPr>
        <w:t>affect hundreds of thousands of people</w:t>
      </w:r>
      <w:r w:rsidRPr="00C80122">
        <w:rPr>
          <w:sz w:val="12"/>
        </w:rPr>
        <w:t xml:space="preserve">. “Among the largest reported outbreaks caused by unintentional biological contamination,” the report stated, “was an outbreak of Salmonella </w:t>
      </w:r>
      <w:proofErr w:type="spellStart"/>
      <w:r w:rsidRPr="00C80122">
        <w:rPr>
          <w:sz w:val="12"/>
        </w:rPr>
        <w:t>Typhimurium</w:t>
      </w:r>
      <w:proofErr w:type="spellEnd"/>
      <w:r w:rsidRPr="00C80122">
        <w:rPr>
          <w:sz w:val="12"/>
        </w:rPr>
        <w:t xml:space="preserve"> infection that sickened approximately 170,000 people in 1985 and was linked to post-pasteurization contamination of milk from a US dairy plant. An outbreak of hepatitis A caused by tainted clams affected nearly 300,000 people in China in 1991 and may be the largest foodborne disease incident in history.” Then, “in 1994, an outbreak of Salmonella </w:t>
      </w:r>
      <w:proofErr w:type="spellStart"/>
      <w:r w:rsidRPr="00C80122">
        <w:rPr>
          <w:sz w:val="12"/>
        </w:rPr>
        <w:t>Enteritidis</w:t>
      </w:r>
      <w:proofErr w:type="spellEnd"/>
      <w:r w:rsidRPr="00C80122">
        <w:rPr>
          <w:sz w:val="12"/>
        </w:rPr>
        <w:t xml:space="preserve"> infection linked to a contaminated ice cream pre-mix sickened an estimated 224,000 people in 41 states in the US,” and “in 1996, about 8,000 children in Japan became ill, and some died, after eating E. coli 0157:H7-tainted radish sprouts served in school lunches.” “</w:t>
      </w:r>
      <w:r w:rsidRPr="00C80122">
        <w:rPr>
          <w:rStyle w:val="StyleUnderline"/>
        </w:rPr>
        <w:t xml:space="preserve">In today's global marketplace, </w:t>
      </w:r>
      <w:r w:rsidRPr="008730F5">
        <w:rPr>
          <w:rStyle w:val="StyleUnderline"/>
          <w:highlight w:val="cyan"/>
        </w:rPr>
        <w:t>the contamination of food</w:t>
      </w:r>
      <w:r w:rsidRPr="00C80122">
        <w:rPr>
          <w:rStyle w:val="StyleUnderline"/>
        </w:rPr>
        <w:t xml:space="preserve"> in one country </w:t>
      </w:r>
      <w:r w:rsidRPr="008730F5">
        <w:rPr>
          <w:rStyle w:val="StyleUnderline"/>
          <w:highlight w:val="cyan"/>
        </w:rPr>
        <w:t xml:space="preserve">can have a significant effect on public health in </w:t>
      </w:r>
      <w:r w:rsidRPr="008730F5">
        <w:rPr>
          <w:rStyle w:val="Emphasis"/>
          <w:highlight w:val="cyan"/>
        </w:rPr>
        <w:t>other parts of the world</w:t>
      </w:r>
      <w:r w:rsidRPr="008730F5">
        <w:rPr>
          <w:sz w:val="12"/>
        </w:rPr>
        <w:t>,” the joint HHS-FDA report emphasized, noting that “in 1989, approximately 25,000 people in 30 states in the US were sickened by Salmonella Chester in cantaloupes imported</w:t>
      </w:r>
      <w:r w:rsidRPr="00C80122">
        <w:rPr>
          <w:sz w:val="12"/>
        </w:rPr>
        <w:t xml:space="preserve"> from Mexico.” And, “in 1996 and 1997, 2,500 people in 21 states in the US and two Canadian provinces developed </w:t>
      </w:r>
      <w:proofErr w:type="spellStart"/>
      <w:r w:rsidRPr="00C80122">
        <w:rPr>
          <w:sz w:val="12"/>
        </w:rPr>
        <w:t>Cyclospora</w:t>
      </w:r>
      <w:proofErr w:type="spellEnd"/>
      <w:r w:rsidRPr="00C80122">
        <w:rPr>
          <w:sz w:val="12"/>
        </w:rPr>
        <w:t xml:space="preserve"> infections after eating tainted Guatemalan raspberries.” “</w:t>
      </w:r>
      <w:r w:rsidRPr="00C80122">
        <w:rPr>
          <w:rStyle w:val="StyleUnderline"/>
        </w:rPr>
        <w:t>If an unintentional contamination of one food</w:t>
      </w:r>
      <w:r w:rsidRPr="00C80122">
        <w:rPr>
          <w:sz w:val="12"/>
        </w:rPr>
        <w:t xml:space="preserve">, such as clams, </w:t>
      </w:r>
      <w:r w:rsidRPr="00C80122">
        <w:rPr>
          <w:rStyle w:val="StyleUnderline"/>
        </w:rPr>
        <w:t>can affect 300,000 individuals, a concerted, deliberate attack on food could be devastating,</w:t>
      </w:r>
      <w:r w:rsidRPr="00C80122">
        <w:rPr>
          <w:sz w:val="12"/>
        </w:rPr>
        <w:t xml:space="preserve"> especially </w:t>
      </w:r>
      <w:r w:rsidRPr="00C80122">
        <w:rPr>
          <w:rStyle w:val="StyleUnderline"/>
        </w:rPr>
        <w:t xml:space="preserve">if a more dangerous chemical, biological or </w:t>
      </w:r>
      <w:proofErr w:type="spellStart"/>
      <w:r w:rsidRPr="00C80122">
        <w:rPr>
          <w:rStyle w:val="StyleUnderline"/>
        </w:rPr>
        <w:t>radionuclear</w:t>
      </w:r>
      <w:proofErr w:type="spellEnd"/>
      <w:r w:rsidRPr="00C80122">
        <w:rPr>
          <w:rStyle w:val="StyleUnderline"/>
        </w:rPr>
        <w:t xml:space="preserve"> agent were used,</w:t>
      </w:r>
      <w:r w:rsidRPr="00C80122">
        <w:rPr>
          <w:sz w:val="12"/>
        </w:rPr>
        <w:t xml:space="preserve">” the HHS-FDA report concluded, adding, “it would be reasonable to assume that </w:t>
      </w:r>
      <w:r w:rsidRPr="008730F5">
        <w:rPr>
          <w:rStyle w:val="StyleUnderline"/>
          <w:highlight w:val="cyan"/>
        </w:rPr>
        <w:t xml:space="preserve">a terrorist using the food supply as a vehicle for attack would use an agent that would </w:t>
      </w:r>
      <w:r w:rsidRPr="008730F5">
        <w:rPr>
          <w:rStyle w:val="Emphasis"/>
          <w:highlight w:val="cyan"/>
        </w:rPr>
        <w:t>maximize the number of deaths</w:t>
      </w:r>
      <w:r w:rsidRPr="00C80122">
        <w:rPr>
          <w:sz w:val="12"/>
        </w:rPr>
        <w:t xml:space="preserve"> associated with the contamination,” and that “many of these agents are the same pathogens that have been linked to significant outbreaks of foodborne illness due to unintentional contamination.” A top government public health official told HSToday.us on background because of the politically sensitive nature of his position that while “most foodborne pathogens cause relatively mild self-limited illnesses, [they] certainly could cause nationwide distress. The ones which would have a greater potential for more serious life-threatening illnesses would include E. coli O157 and Botulism. The </w:t>
      </w:r>
      <w:proofErr w:type="spellStart"/>
      <w:r w:rsidRPr="00C80122">
        <w:rPr>
          <w:sz w:val="12"/>
        </w:rPr>
        <w:t>later</w:t>
      </w:r>
      <w:proofErr w:type="spellEnd"/>
      <w:r w:rsidRPr="00C80122">
        <w:rPr>
          <w:sz w:val="12"/>
        </w:rPr>
        <w:t xml:space="preserve"> is especially of great concern due to the fact that very miniscule amounts of the toxin are needed to contaminate food to cause the paralytic disease, and you don’t need viable replicating organisms - only the pre-formed toxin. The incubation period for both would be very short, within 24 hours or so depending on dosage.” In 2000, the World Health Organization (WHO) adopted a resolution stating it was "[d]</w:t>
      </w:r>
      <w:proofErr w:type="spellStart"/>
      <w:r w:rsidRPr="00C80122">
        <w:rPr>
          <w:sz w:val="12"/>
        </w:rPr>
        <w:t>eeply</w:t>
      </w:r>
      <w:proofErr w:type="spellEnd"/>
      <w:r w:rsidRPr="00C80122">
        <w:rPr>
          <w:sz w:val="12"/>
        </w:rPr>
        <w:t xml:space="preserve"> concerned that foodborne illness associated with microbial pathogens, </w:t>
      </w:r>
      <w:proofErr w:type="spellStart"/>
      <w:r w:rsidRPr="00C80122">
        <w:rPr>
          <w:sz w:val="12"/>
        </w:rPr>
        <w:t>biotoxins</w:t>
      </w:r>
      <w:proofErr w:type="spellEnd"/>
      <w:r w:rsidRPr="00C80122">
        <w:rPr>
          <w:sz w:val="12"/>
        </w:rPr>
        <w:t xml:space="preserve"> and chemical contaminants in food represent a serious threat to the health of millions of people in the world." </w:t>
      </w:r>
      <w:r w:rsidRPr="00C80122">
        <w:rPr>
          <w:rStyle w:val="StyleUnderline"/>
        </w:rPr>
        <w:t>The</w:t>
      </w:r>
      <w:r w:rsidRPr="00C80122">
        <w:rPr>
          <w:sz w:val="12"/>
        </w:rPr>
        <w:t xml:space="preserve"> recent </w:t>
      </w:r>
      <w:r w:rsidRPr="00C80122">
        <w:rPr>
          <w:rStyle w:val="StyleUnderline"/>
        </w:rPr>
        <w:t>scare that Al Qaeda</w:t>
      </w:r>
      <w:r w:rsidRPr="00C80122">
        <w:rPr>
          <w:sz w:val="12"/>
        </w:rPr>
        <w:t xml:space="preserve"> </w:t>
      </w:r>
      <w:r w:rsidRPr="00C80122">
        <w:rPr>
          <w:rStyle w:val="StyleUnderline"/>
        </w:rPr>
        <w:t>or</w:t>
      </w:r>
      <w:r w:rsidRPr="00C80122">
        <w:rPr>
          <w:sz w:val="12"/>
        </w:rPr>
        <w:t xml:space="preserve"> one of </w:t>
      </w:r>
      <w:r w:rsidRPr="00C80122">
        <w:rPr>
          <w:rStyle w:val="StyleUnderline"/>
        </w:rPr>
        <w:t>its affiliated movements</w:t>
      </w:r>
      <w:r w:rsidRPr="00C80122">
        <w:rPr>
          <w:sz w:val="12"/>
        </w:rPr>
        <w:t xml:space="preserve"> (AQAM) </w:t>
      </w:r>
      <w:r w:rsidRPr="00C80122">
        <w:rPr>
          <w:rStyle w:val="StyleUnderline"/>
        </w:rPr>
        <w:t>might try to carry out a biological attack in the US was brought to light by a DHS intelligence alert</w:t>
      </w:r>
      <w:r w:rsidRPr="00C80122">
        <w:rPr>
          <w:sz w:val="12"/>
        </w:rPr>
        <w:t xml:space="preserve"> distributed to selected hotel and restaurant executives. </w:t>
      </w:r>
      <w:r w:rsidRPr="00C80122">
        <w:rPr>
          <w:rStyle w:val="StyleUnderline"/>
        </w:rPr>
        <w:t xml:space="preserve">Officials said the alert was in response to a “credible” threat. But </w:t>
      </w:r>
      <w:r w:rsidRPr="008730F5">
        <w:rPr>
          <w:rStyle w:val="StyleUnderline"/>
          <w:highlight w:val="cyan"/>
        </w:rPr>
        <w:t>this is isn't a new AQ threat</w:t>
      </w:r>
      <w:r w:rsidRPr="00C80122">
        <w:rPr>
          <w:sz w:val="12"/>
        </w:rPr>
        <w:t xml:space="preserve">, veteran WMD counterterrorism intelligence officials stressed. The officials told HSToday.us that </w:t>
      </w:r>
      <w:r w:rsidRPr="00C80122">
        <w:rPr>
          <w:rStyle w:val="StyleUnderline"/>
        </w:rPr>
        <w:t xml:space="preserve">they’ve been aware “for some time” of AQ’s desire to contaminate fresh foods in the United States, especially with highly pathogenic bacteria cultured in large batches </w:t>
      </w:r>
      <w:r w:rsidRPr="00C80122">
        <w:rPr>
          <w:sz w:val="12"/>
        </w:rPr>
        <w:t xml:space="preserve">that, for example, could be put in syringes that could then be used to spray the potentially deadly pathogens on fresh food like produce and vegetables. The officials said intelligence indicated AQ has considered deploying cadres of Americans who’d been recruited and converted into jihadists who could get jobs in fresh food production, distribution and transportation. </w:t>
      </w:r>
      <w:r w:rsidRPr="00C80122">
        <w:rPr>
          <w:rStyle w:val="StyleUnderline"/>
        </w:rPr>
        <w:t>Through their access to large bulk packaging, distribution and transportation inside the nation’s massive food processing system, they might be able to contaminate large amounts of fresh food shipments</w:t>
      </w:r>
      <w:r w:rsidRPr="00C80122">
        <w:rPr>
          <w:sz w:val="12"/>
        </w:rPr>
        <w:t xml:space="preserve">. Former Director of National Intelligence Michael McConnell said “one of our greatest concerns continues to be that a terrorist group or some other dangerous group might acquire and employ biological agents … to create casualties greater than September 11.” In his 2004 resignation speech, former HHS Secretary Tommy Thompson declared: “I, for the life of me, cannot understand why the terrorists have not … attacked our food supply because </w:t>
      </w:r>
      <w:r w:rsidRPr="008730F5">
        <w:rPr>
          <w:rStyle w:val="Emphasis"/>
          <w:highlight w:val="cyan"/>
        </w:rPr>
        <w:t>it is so easy to do</w:t>
      </w:r>
      <w:r w:rsidRPr="00C80122">
        <w:rPr>
          <w:rStyle w:val="StyleUnderline"/>
        </w:rPr>
        <w:t>.</w:t>
      </w:r>
      <w:r w:rsidRPr="00C80122">
        <w:rPr>
          <w:sz w:val="12"/>
        </w:rPr>
        <w:t xml:space="preserve">” Homeland Security Today earlier reported (see </w:t>
      </w:r>
      <w:hyperlink r:id="rId86" w:tgtFrame="_blank" w:history="1">
        <w:r w:rsidRPr="00C80122">
          <w:rPr>
            <w:rStyle w:val="Hyperlink"/>
            <w:sz w:val="12"/>
          </w:rPr>
          <w:t xml:space="preserve">The WMD Connection </w:t>
        </w:r>
      </w:hyperlink>
      <w:r w:rsidRPr="00C80122">
        <w:rPr>
          <w:sz w:val="12"/>
        </w:rPr>
        <w:t xml:space="preserve">in January 2010) that counterterrorism authorities have long been concerned that </w:t>
      </w:r>
      <w:r w:rsidRPr="008730F5">
        <w:rPr>
          <w:rStyle w:val="StyleUnderline"/>
          <w:highlight w:val="cyan"/>
        </w:rPr>
        <w:t>AQ is much more likely to attempt to carry out a mass casualty attack using biological agents</w:t>
      </w:r>
      <w:r w:rsidRPr="00C80122">
        <w:rPr>
          <w:sz w:val="12"/>
        </w:rPr>
        <w:t xml:space="preserve"> rather than lethal chemicals or radiological or nuclear weapons. Pathogenic bacteria are bacteria that cause bacterial infection like tuberculosis, which is caused by the bacterium Mycobacterium Tuberculosis, which kills roughly two million people a year. Other pathogenic bacteria include those that cause foodborne illnesses like Salmonella. Pathogenic bacteria also are responsible for tetanus, typhoid fever, diphtheria, syphilis and leprosy.</w:t>
      </w:r>
    </w:p>
    <w:p w:rsidR="005C4D49" w:rsidRDefault="00CE4C03" w:rsidP="00CE4C03">
      <w:pPr>
        <w:pStyle w:val="Heading1"/>
      </w:pPr>
      <w:proofErr w:type="spellStart"/>
      <w:r w:rsidRPr="00CE4C03">
        <w:t>Aff</w:t>
      </w:r>
      <w:proofErr w:type="spellEnd"/>
    </w:p>
    <w:p w:rsidR="00CE4C03" w:rsidRDefault="00CE4C03" w:rsidP="00CE4C03"/>
    <w:p w:rsidR="006F76E3" w:rsidRDefault="006F76E3" w:rsidP="006F76E3">
      <w:pPr>
        <w:pStyle w:val="Heading2"/>
      </w:pPr>
      <w:r>
        <w:t>UQ</w:t>
      </w:r>
    </w:p>
    <w:p w:rsidR="006F76E3" w:rsidRDefault="006F76E3" w:rsidP="00636358">
      <w:pPr>
        <w:pStyle w:val="Heading3"/>
      </w:pPr>
      <w:r>
        <w:t>GWOT</w:t>
      </w:r>
    </w:p>
    <w:p w:rsidR="00636358" w:rsidRDefault="00636358" w:rsidP="00636358">
      <w:pPr>
        <w:pStyle w:val="Heading4"/>
      </w:pPr>
      <w:r>
        <w:t xml:space="preserve">We aren’t winning the GWOT – organizations are growing </w:t>
      </w:r>
    </w:p>
    <w:p w:rsidR="00636358" w:rsidRPr="00636358" w:rsidRDefault="00636358" w:rsidP="00636358">
      <w:pPr>
        <w:rPr>
          <w:sz w:val="12"/>
        </w:rPr>
      </w:pPr>
      <w:proofErr w:type="spellStart"/>
      <w:r w:rsidRPr="00636358">
        <w:rPr>
          <w:b/>
        </w:rPr>
        <w:t>Rothkopf</w:t>
      </w:r>
      <w:proofErr w:type="spellEnd"/>
      <w:r w:rsidRPr="00636358">
        <w:rPr>
          <w:b/>
        </w:rPr>
        <w:t xml:space="preserve"> 14</w:t>
      </w:r>
      <w:r w:rsidRPr="00636358">
        <w:t xml:space="preserve"> </w:t>
      </w:r>
      <w:r w:rsidRPr="00636358">
        <w:rPr>
          <w:sz w:val="12"/>
        </w:rPr>
        <w:t xml:space="preserve">– David </w:t>
      </w:r>
      <w:proofErr w:type="spellStart"/>
      <w:r w:rsidRPr="00636358">
        <w:rPr>
          <w:sz w:val="12"/>
        </w:rPr>
        <w:t>Rothkopf</w:t>
      </w:r>
      <w:proofErr w:type="spellEnd"/>
      <w:r w:rsidRPr="00636358">
        <w:rPr>
          <w:sz w:val="12"/>
        </w:rPr>
        <w:t xml:space="preserve"> is CEO and Editor of the FP Group. His latest book, National Insecurity: American Leadership in an Age of Fear was published in </w:t>
      </w:r>
      <w:proofErr w:type="gramStart"/>
      <w:r w:rsidRPr="00636358">
        <w:rPr>
          <w:sz w:val="12"/>
        </w:rPr>
        <w:t>October.,</w:t>
      </w:r>
      <w:proofErr w:type="gramEnd"/>
      <w:r w:rsidRPr="00636358">
        <w:rPr>
          <w:rStyle w:val="Emphasis"/>
        </w:rPr>
        <w:t xml:space="preserve"> </w:t>
      </w:r>
      <w:r w:rsidRPr="00636358">
        <w:rPr>
          <w:rStyle w:val="Emphasis"/>
          <w:highlight w:val="cyan"/>
        </w:rPr>
        <w:t>“</w:t>
      </w:r>
      <w:hyperlink r:id="rId87" w:history="1">
        <w:r w:rsidRPr="00636358">
          <w:rPr>
            <w:rStyle w:val="Emphasis"/>
            <w:highlight w:val="cyan"/>
          </w:rPr>
          <w:t>We Are Losing the War on Terror</w:t>
        </w:r>
      </w:hyperlink>
      <w:r w:rsidRPr="00636358">
        <w:rPr>
          <w:rStyle w:val="Emphasis"/>
          <w:highlight w:val="cyan"/>
        </w:rPr>
        <w:t>”</w:t>
      </w:r>
      <w:r w:rsidRPr="00636358">
        <w:rPr>
          <w:sz w:val="12"/>
        </w:rPr>
        <w:t xml:space="preserve"> http://foreignpolicy.com/2014/06/10/we-are-losing-the-war-on-terror/</w:t>
      </w:r>
    </w:p>
    <w:p w:rsidR="00636358" w:rsidRPr="00636358" w:rsidRDefault="00636358" w:rsidP="00636358">
      <w:pPr>
        <w:rPr>
          <w:sz w:val="12"/>
        </w:rPr>
      </w:pPr>
      <w:r w:rsidRPr="00636358">
        <w:rPr>
          <w:sz w:val="12"/>
        </w:rPr>
        <w:t xml:space="preserve">The ground truth about the spread of terrorism will be a hard one for many Americans to swallow after 13 costly years of war. </w:t>
      </w:r>
      <w:r w:rsidRPr="00636358">
        <w:rPr>
          <w:rStyle w:val="StyleUnderline"/>
          <w:highlight w:val="cyan"/>
        </w:rPr>
        <w:t>Terrorism is spreading</w:t>
      </w:r>
      <w:r w:rsidRPr="00636358">
        <w:rPr>
          <w:rStyle w:val="StyleUnderline"/>
        </w:rPr>
        <w:t xml:space="preserve"> worldwide. </w:t>
      </w:r>
      <w:r w:rsidRPr="00636358">
        <w:rPr>
          <w:rStyle w:val="StyleUnderline"/>
          <w:highlight w:val="cyan"/>
        </w:rPr>
        <w:t>Our enemies</w:t>
      </w:r>
      <w:r w:rsidRPr="00636358">
        <w:rPr>
          <w:rStyle w:val="StyleUnderline"/>
        </w:rPr>
        <w:t xml:space="preserve"> have </w:t>
      </w:r>
      <w:r w:rsidRPr="00636358">
        <w:rPr>
          <w:rStyle w:val="StyleUnderline"/>
          <w:highlight w:val="cyan"/>
        </w:rPr>
        <w:t>sustained our blows, adapted, and grown</w:t>
      </w:r>
      <w:r w:rsidRPr="00636358">
        <w:rPr>
          <w:sz w:val="12"/>
        </w:rPr>
        <w:t xml:space="preserve">. Two questions loom large as a consequence: Where did we go wrong and what do we do now? Recent headlines and new studies support the conclusion that </w:t>
      </w:r>
      <w:r w:rsidRPr="00636358">
        <w:rPr>
          <w:rStyle w:val="StyleUnderline"/>
        </w:rPr>
        <w:t xml:space="preserve">global </w:t>
      </w:r>
      <w:r w:rsidRPr="00636358">
        <w:rPr>
          <w:rStyle w:val="StyleUnderline"/>
          <w:highlight w:val="cyan"/>
        </w:rPr>
        <w:t>terror trends are heading in an ever more dangerous direction</w:t>
      </w:r>
      <w:r w:rsidRPr="00636358">
        <w:rPr>
          <w:rStyle w:val="StyleUnderline"/>
        </w:rPr>
        <w:t>.</w:t>
      </w:r>
      <w:r w:rsidRPr="00636358">
        <w:rPr>
          <w:sz w:val="12"/>
        </w:rPr>
        <w:t xml:space="preserve"> In early June, the Rand Corporation released a </w:t>
      </w:r>
      <w:hyperlink r:id="rId88" w:tgtFrame="_blank" w:history="1">
        <w:r w:rsidRPr="00636358">
          <w:rPr>
            <w:rStyle w:val="Hyperlink"/>
            <w:sz w:val="12"/>
          </w:rPr>
          <w:t>study</w:t>
        </w:r>
      </w:hyperlink>
      <w:r w:rsidRPr="00636358">
        <w:rPr>
          <w:sz w:val="12"/>
        </w:rPr>
        <w:t xml:space="preserve"> that detailed the growing threat. It reports that in 2007, there were 28 </w:t>
      </w:r>
      <w:proofErr w:type="spellStart"/>
      <w:r w:rsidRPr="00636358">
        <w:rPr>
          <w:sz w:val="12"/>
        </w:rPr>
        <w:t>Salafi</w:t>
      </w:r>
      <w:proofErr w:type="spellEnd"/>
      <w:r w:rsidRPr="00636358">
        <w:rPr>
          <w:sz w:val="12"/>
        </w:rPr>
        <w:t>-jihadist groups like al Qaeda. As of last year, there were 49. In 2007, these groups conducted 100 attacks. Last year, they conducted 950. The study estimates that there were between 18,000 and 42,000 such terrorists active seven years ago. The low-end estimate for last year, at 44,000, is higher than the top estimate for 2007, and the new high-end estimate is 105,000. The administration rightly argues that "</w:t>
      </w:r>
      <w:r w:rsidRPr="00636358">
        <w:rPr>
          <w:rStyle w:val="StyleUnderline"/>
        </w:rPr>
        <w:t>core al Qaeda" has sustained "huge" damage. But "</w:t>
      </w:r>
      <w:r w:rsidRPr="00636358">
        <w:rPr>
          <w:rStyle w:val="StyleUnderline"/>
          <w:highlight w:val="cyan"/>
        </w:rPr>
        <w:t>core al Qaeda" no longer poses the principle threat</w:t>
      </w:r>
      <w:r w:rsidRPr="00636358">
        <w:rPr>
          <w:rStyle w:val="StyleUnderline"/>
        </w:rPr>
        <w:t xml:space="preserve"> to the U.S. homeland.</w:t>
      </w:r>
      <w:r w:rsidRPr="00636358">
        <w:rPr>
          <w:sz w:val="12"/>
        </w:rPr>
        <w:t xml:space="preserve"> That comes, according to the Rand report, from al Qaeda in the Arabian Peninsula. As Rand summarizes the report: "Since 2010, there has been a 58 percent increase in the number of jihadist groups, a doubling of jihadist fighters and a tripling of attacks by Al Qaeda affiliates. </w:t>
      </w:r>
      <w:r w:rsidRPr="00636358">
        <w:rPr>
          <w:rStyle w:val="StyleUnderline"/>
          <w:highlight w:val="cyan"/>
        </w:rPr>
        <w:t>The most significant threat</w:t>
      </w:r>
      <w:r w:rsidRPr="00636358">
        <w:rPr>
          <w:rStyle w:val="StyleUnderline"/>
        </w:rPr>
        <w:t xml:space="preserve"> to the United States, the report concludes, </w:t>
      </w:r>
      <w:r w:rsidRPr="00636358">
        <w:rPr>
          <w:rStyle w:val="StyleUnderline"/>
          <w:highlight w:val="cyan"/>
        </w:rPr>
        <w:t>comes from</w:t>
      </w:r>
      <w:r w:rsidRPr="00636358">
        <w:rPr>
          <w:rStyle w:val="StyleUnderline"/>
        </w:rPr>
        <w:t xml:space="preserve"> terrorist </w:t>
      </w:r>
      <w:r w:rsidRPr="00636358">
        <w:rPr>
          <w:rStyle w:val="StyleUnderline"/>
          <w:highlight w:val="cyan"/>
        </w:rPr>
        <w:t>groups operating in Yemen, Syria, Afghanistan and Pakistan</w:t>
      </w:r>
      <w:r w:rsidRPr="00636358">
        <w:rPr>
          <w:sz w:val="12"/>
        </w:rPr>
        <w:t xml:space="preserve">." As legitimate as the questions that have emerged in the Bowe </w:t>
      </w:r>
      <w:proofErr w:type="spellStart"/>
      <w:r w:rsidRPr="00636358">
        <w:rPr>
          <w:sz w:val="12"/>
        </w:rPr>
        <w:t>Bergdahl</w:t>
      </w:r>
      <w:proofErr w:type="spellEnd"/>
      <w:r w:rsidRPr="00636358">
        <w:rPr>
          <w:sz w:val="12"/>
        </w:rPr>
        <w:t xml:space="preserve"> case may be, they are secondary to the deteriorating situation associated with the war the recently released prisoner went to Afghanistan to fight. There is no denying that the contempt for Congress shown in failing to inform it of the deal — even as perhaps 100 in the administration knew of it — starkly reveals the cynicism behind last year’s faux deferral to Congress on Syria. But it would be far more cynical to continue with the Obama team’s variation on the "mission accomplished" misrepresentations of his predecessor. The war in Iraq was not over or won when we said it was. Nor is the war on terror won or the threat it poses resolved simply by no longer using the term or suggesting our goal was merely to inflict damage on the tiny fraction of terrorists who were associated with the 9/11 attacks. </w:t>
      </w:r>
      <w:r w:rsidRPr="00636358">
        <w:rPr>
          <w:rStyle w:val="StyleUnderline"/>
        </w:rPr>
        <w:t xml:space="preserve">The reality is that </w:t>
      </w:r>
      <w:r w:rsidRPr="00636358">
        <w:rPr>
          <w:rStyle w:val="StyleUnderline"/>
          <w:highlight w:val="cyan"/>
        </w:rPr>
        <w:t>we are still fighting the last war on terror even as a new set of risks loom</w:t>
      </w:r>
      <w:r w:rsidRPr="00636358">
        <w:rPr>
          <w:sz w:val="12"/>
        </w:rPr>
        <w:t xml:space="preserve"> and are made worse by our minimizing their implications for political purposes. In its recent assessment, </w:t>
      </w:r>
      <w:hyperlink r:id="rId89" w:tgtFrame="_blank" w:history="1">
        <w:r w:rsidRPr="00636358">
          <w:rPr>
            <w:rStyle w:val="Hyperlink"/>
            <w:sz w:val="12"/>
          </w:rPr>
          <w:t>"Country Reports on Terrorism 2013,"</w:t>
        </w:r>
      </w:hyperlink>
      <w:r w:rsidRPr="00636358">
        <w:rPr>
          <w:sz w:val="12"/>
        </w:rPr>
        <w:t xml:space="preserve"> </w:t>
      </w:r>
      <w:r w:rsidRPr="00636358">
        <w:rPr>
          <w:rStyle w:val="StyleUnderline"/>
          <w:highlight w:val="cyan"/>
        </w:rPr>
        <w:t>the State Department acknowledged the trend</w:t>
      </w:r>
      <w:r w:rsidRPr="00636358">
        <w:rPr>
          <w:rStyle w:val="StyleUnderline"/>
        </w:rPr>
        <w:t xml:space="preserve">. It observes that last year </w:t>
      </w:r>
      <w:r w:rsidRPr="00636358">
        <w:rPr>
          <w:rStyle w:val="StyleUnderline"/>
          <w:highlight w:val="cyan"/>
        </w:rPr>
        <w:t>attacks worldwide increased almost by half</w:t>
      </w:r>
      <w:r w:rsidRPr="00636358">
        <w:rPr>
          <w:rStyle w:val="StyleUnderline"/>
        </w:rPr>
        <w:t>, from 6,700 to 9,700</w:t>
      </w:r>
      <w:r w:rsidRPr="00636358">
        <w:rPr>
          <w:sz w:val="12"/>
        </w:rPr>
        <w:t xml:space="preserve">. Nearly 18,000 people died and nearly 33,000 were injured. While the report hails allied forces for making progress combating al Qaeda’s core in the </w:t>
      </w:r>
      <w:proofErr w:type="spellStart"/>
      <w:r w:rsidRPr="00636358">
        <w:rPr>
          <w:sz w:val="12"/>
        </w:rPr>
        <w:t>AfPak</w:t>
      </w:r>
      <w:proofErr w:type="spellEnd"/>
      <w:r w:rsidRPr="00636358">
        <w:rPr>
          <w:sz w:val="12"/>
        </w:rPr>
        <w:t xml:space="preserve"> region, it also notes that the group’s affiliates are becoming more dangerous. The report takes particular note of the threat posed by foreign extremists in Syria, which has become a kind of petri dish in which a growing global terror threat is being cultivated. </w:t>
      </w:r>
      <w:proofErr w:type="gramStart"/>
      <w:r w:rsidRPr="00636358">
        <w:rPr>
          <w:sz w:val="12"/>
        </w:rPr>
        <w:t>Estimates on the number of such fighters range from 7,000 to over 20,000.</w:t>
      </w:r>
      <w:proofErr w:type="gramEnd"/>
      <w:r w:rsidRPr="00636358">
        <w:rPr>
          <w:sz w:val="12"/>
        </w:rPr>
        <w:t xml:space="preserve"> The news that one recent </w:t>
      </w:r>
      <w:hyperlink r:id="rId90" w:tgtFrame="_blank" w:history="1">
        <w:r w:rsidRPr="00636358">
          <w:rPr>
            <w:rStyle w:val="Hyperlink"/>
            <w:sz w:val="12"/>
          </w:rPr>
          <w:t xml:space="preserve">suicide </w:t>
        </w:r>
        <w:proofErr w:type="spellStart"/>
        <w:r w:rsidRPr="00636358">
          <w:rPr>
            <w:rStyle w:val="Hyperlink"/>
            <w:sz w:val="12"/>
          </w:rPr>
          <w:t>bomber</w:t>
        </w:r>
      </w:hyperlink>
      <w:r w:rsidRPr="00636358">
        <w:rPr>
          <w:sz w:val="12"/>
        </w:rPr>
        <w:t>in</w:t>
      </w:r>
      <w:proofErr w:type="spellEnd"/>
      <w:r w:rsidRPr="00636358">
        <w:rPr>
          <w:sz w:val="12"/>
        </w:rPr>
        <w:t xml:space="preserve"> Syria was an American and that one of the attackers behind the recent shooting at the Jewish Museum of Belgium </w:t>
      </w:r>
      <w:hyperlink r:id="rId91" w:tgtFrame="_blank" w:history="1">
        <w:r w:rsidRPr="00636358">
          <w:rPr>
            <w:rStyle w:val="Hyperlink"/>
            <w:sz w:val="12"/>
          </w:rPr>
          <w:t>spent time in Syria</w:t>
        </w:r>
      </w:hyperlink>
      <w:r w:rsidRPr="00636358">
        <w:rPr>
          <w:sz w:val="12"/>
        </w:rPr>
        <w:t xml:space="preserve"> suggests how this threat may evolve over time. It’s not unlikely that, if left unchecked, the long-term consequences of a cadre of fighters trained in Syria who will soon return to their home countries will be one of the darkest legacies of that war — a legacy that may well echo the long-term costs associated with training jihadists in the battle against the Russians in Afghanistan in the 1980s, among whom, of course, was Osama bin Laden. </w:t>
      </w:r>
    </w:p>
    <w:p w:rsidR="00636358" w:rsidRDefault="00636358" w:rsidP="00636358">
      <w:pPr>
        <w:pStyle w:val="Heading4"/>
      </w:pPr>
      <w:r w:rsidRPr="00636358">
        <w:t>Losing the GWOT – bad leadership and info fails</w:t>
      </w:r>
    </w:p>
    <w:p w:rsidR="00636358" w:rsidRPr="00636358" w:rsidRDefault="00636358" w:rsidP="00636358">
      <w:pPr>
        <w:rPr>
          <w:sz w:val="10"/>
        </w:rPr>
      </w:pPr>
      <w:r w:rsidRPr="00636358">
        <w:rPr>
          <w:b/>
        </w:rPr>
        <w:t>Seidel 14</w:t>
      </w:r>
      <w:r w:rsidRPr="00636358">
        <w:t xml:space="preserve"> </w:t>
      </w:r>
      <w:r w:rsidRPr="00636358">
        <w:rPr>
          <w:sz w:val="10"/>
        </w:rPr>
        <w:t>-- Jamie Seidel News Corp Australia Network “US General Daniel Bolger frankly admits the War on Terror was lost by poor leadership” http://www.news.com.au/world/us-general-daniel-bolger-frankly-admits-the-war-on-terror-was-lost-by-poor-leadership/story-fndir2ev-1227119231407</w:t>
      </w:r>
    </w:p>
    <w:p w:rsidR="00636358" w:rsidRPr="00636358" w:rsidRDefault="00636358" w:rsidP="00636358">
      <w:pPr>
        <w:rPr>
          <w:sz w:val="12"/>
        </w:rPr>
      </w:pPr>
      <w:r w:rsidRPr="00636358">
        <w:rPr>
          <w:sz w:val="12"/>
        </w:rPr>
        <w:t xml:space="preserve">I AM a United States Army General, and I lost the global war on terrorism … These chilling words are those of Lieutenant General Daniel Bolger. And he doesn’t expect things to get any better. From this opening sentence in his book, </w:t>
      </w:r>
      <w:hyperlink r:id="rId92" w:tgtFrame="_blank" w:history="1">
        <w:r w:rsidRPr="00636358">
          <w:rPr>
            <w:rStyle w:val="Hyperlink"/>
            <w:sz w:val="12"/>
          </w:rPr>
          <w:t>Why We Lost: A General’s Inside Account of the Iraq and Afghanistan Wars</w:t>
        </w:r>
      </w:hyperlink>
      <w:r w:rsidRPr="00636358">
        <w:rPr>
          <w:sz w:val="12"/>
        </w:rPr>
        <w:t xml:space="preserve">, General Bolger paints a bleak picture of conflicts of interests, confused agendas and a general lack of knowing what victory is anyway. “It’s like Alcoholics Anonymous,” he says. “Step one is admitting you have a problem. Well, I have a problem. So do my peers. And thanks to our problem, </w:t>
      </w:r>
      <w:r w:rsidRPr="00636358">
        <w:rPr>
          <w:rStyle w:val="StyleUnderline"/>
        </w:rPr>
        <w:t xml:space="preserve">now all of </w:t>
      </w:r>
      <w:r w:rsidRPr="00636358">
        <w:rPr>
          <w:rStyle w:val="StyleUnderline"/>
          <w:highlight w:val="cyan"/>
        </w:rPr>
        <w:t>America has a problem</w:t>
      </w:r>
      <w:r w:rsidRPr="00636358">
        <w:rPr>
          <w:sz w:val="12"/>
        </w:rPr>
        <w:t xml:space="preserve">. To wit: two lost campaigns and a war gone awry.” </w:t>
      </w:r>
      <w:r w:rsidRPr="00636358">
        <w:rPr>
          <w:rStyle w:val="StyleUnderline"/>
        </w:rPr>
        <w:t xml:space="preserve">It’s not the soldiers </w:t>
      </w:r>
      <w:proofErr w:type="gramStart"/>
      <w:r w:rsidRPr="00636358">
        <w:rPr>
          <w:rStyle w:val="StyleUnderline"/>
        </w:rPr>
        <w:t>They’re</w:t>
      </w:r>
      <w:proofErr w:type="gramEnd"/>
      <w:r w:rsidRPr="00636358">
        <w:rPr>
          <w:rStyle w:val="StyleUnderline"/>
        </w:rPr>
        <w:t xml:space="preserve"> fighting harder than ever before,</w:t>
      </w:r>
      <w:r w:rsidRPr="00636358">
        <w:rPr>
          <w:sz w:val="12"/>
        </w:rPr>
        <w:t xml:space="preserve"> he says. “The courage, discipline, and lethality of our Americans in uniform stand with anything accomplished in the Civil War, both world wars, Korea, or Vietnam. That all went very right. “What went wrong squandered the bravery, sweat, and blood of these fine Americans. </w:t>
      </w:r>
      <w:r w:rsidRPr="00636358">
        <w:rPr>
          <w:rStyle w:val="StyleUnderline"/>
          <w:highlight w:val="cyan"/>
        </w:rPr>
        <w:t>Our</w:t>
      </w:r>
      <w:r w:rsidRPr="00636358">
        <w:rPr>
          <w:rStyle w:val="StyleUnderline"/>
        </w:rPr>
        <w:t xml:space="preserve"> primary </w:t>
      </w:r>
      <w:r w:rsidRPr="00636358">
        <w:rPr>
          <w:rStyle w:val="StyleUnderline"/>
          <w:highlight w:val="cyan"/>
        </w:rPr>
        <w:t>failing</w:t>
      </w:r>
      <w:r w:rsidRPr="00636358">
        <w:rPr>
          <w:rStyle w:val="StyleUnderline"/>
        </w:rPr>
        <w:t xml:space="preserve"> in the war </w:t>
      </w:r>
      <w:r w:rsidRPr="00636358">
        <w:rPr>
          <w:rStyle w:val="StyleUnderline"/>
          <w:highlight w:val="cyan"/>
        </w:rPr>
        <w:t>involved generalship</w:t>
      </w:r>
      <w:r w:rsidRPr="00636358">
        <w:rPr>
          <w:rStyle w:val="StyleUnderline"/>
        </w:rPr>
        <w:t>.</w:t>
      </w:r>
      <w:r w:rsidRPr="00636358">
        <w:rPr>
          <w:sz w:val="12"/>
        </w:rPr>
        <w:t xml:space="preserve"> If you prefer the war-college lexicon, </w:t>
      </w:r>
      <w:r w:rsidRPr="00636358">
        <w:rPr>
          <w:rStyle w:val="StyleUnderline"/>
          <w:highlight w:val="cyan"/>
        </w:rPr>
        <w:t>we</w:t>
      </w:r>
      <w:r w:rsidRPr="00636358">
        <w:rPr>
          <w:sz w:val="12"/>
        </w:rPr>
        <w:t xml:space="preserve"> — guys like me — </w:t>
      </w:r>
      <w:r w:rsidRPr="00636358">
        <w:rPr>
          <w:rStyle w:val="StyleUnderline"/>
          <w:highlight w:val="cyan"/>
        </w:rPr>
        <w:t>demonstrated poor strategic</w:t>
      </w:r>
      <w:r w:rsidRPr="00636358">
        <w:rPr>
          <w:rStyle w:val="StyleUnderline"/>
        </w:rPr>
        <w:t xml:space="preserve"> and operational </w:t>
      </w:r>
      <w:r w:rsidRPr="00636358">
        <w:rPr>
          <w:rStyle w:val="StyleUnderline"/>
          <w:highlight w:val="cyan"/>
        </w:rPr>
        <w:t>leadership</w:t>
      </w:r>
      <w:r w:rsidRPr="00636358">
        <w:rPr>
          <w:rStyle w:val="StyleUnderline"/>
        </w:rPr>
        <w:t>.</w:t>
      </w:r>
      <w:r w:rsidRPr="00636358">
        <w:rPr>
          <w:sz w:val="12"/>
        </w:rPr>
        <w:t>” He went on to tell National Public Radio earlier this week: “</w:t>
      </w:r>
      <w:r w:rsidRPr="00636358">
        <w:rPr>
          <w:rStyle w:val="StyleUnderline"/>
          <w:highlight w:val="cyan"/>
        </w:rPr>
        <w:t>The mistakes</w:t>
      </w:r>
      <w:r w:rsidRPr="00636358">
        <w:rPr>
          <w:sz w:val="12"/>
          <w:highlight w:val="cyan"/>
        </w:rPr>
        <w:t xml:space="preserve">, </w:t>
      </w:r>
      <w:r w:rsidRPr="00636358">
        <w:rPr>
          <w:sz w:val="12"/>
        </w:rPr>
        <w:t xml:space="preserve">the errors made by guys like me </w:t>
      </w:r>
      <w:r w:rsidRPr="00636358">
        <w:rPr>
          <w:rStyle w:val="StyleUnderline"/>
          <w:highlight w:val="cyan"/>
        </w:rPr>
        <w:t>have to be accounted for</w:t>
      </w:r>
      <w:r w:rsidRPr="00636358">
        <w:rPr>
          <w:sz w:val="12"/>
        </w:rPr>
        <w:t xml:space="preserve"> and explained so we can learn and do better in the event we have to do something like this again.” In his book and in public, General Bolger is surprisingly frank about his — and his military’s — failures: </w:t>
      </w:r>
      <w:r w:rsidRPr="00636358">
        <w:rPr>
          <w:rStyle w:val="StyleUnderline"/>
        </w:rPr>
        <w:t xml:space="preserve">“I was present when </w:t>
      </w:r>
      <w:r w:rsidRPr="00636358">
        <w:rPr>
          <w:rStyle w:val="StyleUnderline"/>
          <w:highlight w:val="cyan"/>
        </w:rPr>
        <w:t>key decisions were made, delayed, or avoided</w:t>
      </w:r>
      <w:r w:rsidRPr="00636358">
        <w:rPr>
          <w:rStyle w:val="StyleUnderline"/>
        </w:rPr>
        <w:t>.</w:t>
      </w:r>
      <w:r w:rsidRPr="00636358">
        <w:rPr>
          <w:sz w:val="12"/>
        </w:rPr>
        <w:t xml:space="preserve"> I made, delayed, or avoided a few </w:t>
      </w:r>
      <w:proofErr w:type="gramStart"/>
      <w:r w:rsidRPr="00636358">
        <w:rPr>
          <w:sz w:val="12"/>
        </w:rPr>
        <w:t>myself</w:t>
      </w:r>
      <w:proofErr w:type="gramEnd"/>
      <w:r w:rsidRPr="00636358">
        <w:rPr>
          <w:sz w:val="12"/>
        </w:rPr>
        <w:t xml:space="preserve">.” “By the enemy’s hand, abetted by my ignorance, my arrogance, and the inexorable fortunes of war, I lost eighty men and women under my charge; more than three times that number </w:t>
      </w:r>
      <w:proofErr w:type="gramStart"/>
      <w:r w:rsidRPr="00636358">
        <w:rPr>
          <w:sz w:val="12"/>
        </w:rPr>
        <w:t>were</w:t>
      </w:r>
      <w:proofErr w:type="gramEnd"/>
      <w:r w:rsidRPr="00636358">
        <w:rPr>
          <w:sz w:val="12"/>
        </w:rPr>
        <w:t xml:space="preserve"> wounded. Those sad losses are … </w:t>
      </w:r>
      <w:proofErr w:type="gramStart"/>
      <w:r w:rsidRPr="00636358">
        <w:rPr>
          <w:sz w:val="12"/>
        </w:rPr>
        <w:t>all my</w:t>
      </w:r>
      <w:proofErr w:type="gramEnd"/>
      <w:r w:rsidRPr="00636358">
        <w:rPr>
          <w:sz w:val="12"/>
        </w:rPr>
        <w:t xml:space="preserve"> fault.” Things started going wrong before the “War on Terror” even started. “We should have known this one was going to go bad when we couldn’t even settle on a name. In the wake of the horrific al-Qaeda attacks on September 11, 2001, we tried out various labels,” General Bolger writes. “The guys in the Pentagon basement at first offered Operation Infinite Justice, which sounded fine, both almighty and righteous. Then various hand-wringers noted that it might upset the Muslims … Well, better incoherent than insensitive, I guess.” Aside from semantics, </w:t>
      </w:r>
      <w:r w:rsidRPr="00636358">
        <w:rPr>
          <w:rStyle w:val="StyleUnderline"/>
        </w:rPr>
        <w:t>what was his biggest problem? Fighting the right enemy</w:t>
      </w:r>
      <w:r w:rsidRPr="00636358">
        <w:rPr>
          <w:sz w:val="12"/>
        </w:rPr>
        <w:t xml:space="preserve"> “We knew within a day or two of the 9/11 attacks that it was al-Qaeda, a terrorist network that had a headquarters element, if you would call it that, or a chairman of the board in Osama bin Laden … But that’s not who we ended up fighting most of the time,” he said. Instead, </w:t>
      </w:r>
      <w:r w:rsidRPr="00636358">
        <w:rPr>
          <w:rStyle w:val="StyleUnderline"/>
          <w:highlight w:val="cyan"/>
        </w:rPr>
        <w:t>the United States went to war against Iraq</w:t>
      </w:r>
      <w:r w:rsidRPr="00636358">
        <w:rPr>
          <w:rStyle w:val="StyleUnderline"/>
        </w:rPr>
        <w:t xml:space="preserve">. “We ended up fighting Sunni Arab insurgents … who again — although they might make common cause with al-Qaeda — </w:t>
      </w:r>
      <w:r w:rsidRPr="00636358">
        <w:rPr>
          <w:rStyle w:val="StyleUnderline"/>
          <w:highlight w:val="cyan"/>
        </w:rPr>
        <w:t>those weren’t the guys who attacked us</w:t>
      </w:r>
      <w:r w:rsidRPr="00636358">
        <w:rPr>
          <w:rStyle w:val="StyleUnderline"/>
        </w:rPr>
        <w:t xml:space="preserve"> on 9/11</w:t>
      </w:r>
      <w:r w:rsidRPr="00636358">
        <w:rPr>
          <w:sz w:val="12"/>
        </w:rPr>
        <w:t>,” General Bolger said. “</w:t>
      </w:r>
      <w:r w:rsidRPr="00636358">
        <w:rPr>
          <w:rStyle w:val="StyleUnderline"/>
        </w:rPr>
        <w:t>We waged a Global War on Terrorism against enemies referred to vaguely as terrorists, cowards, evildoers, and extremists</w:t>
      </w:r>
      <w:r w:rsidRPr="00636358">
        <w:rPr>
          <w:sz w:val="12"/>
        </w:rPr>
        <w:t xml:space="preserve">. Although those descriptions were rather generic, somehow we always ended up going after the same old bunch of Islamists and their ilk. Our opponents had no illusions about who our targets were, even if some of us did. His cause also had little support. “It became obvious that we were fighting an insurgent enemy mixed into a civil population that was suspicious of us anyway as outsiders -and that was true in both Afghanistan and Iraq,” he said. </w:t>
      </w:r>
      <w:r w:rsidRPr="00636358">
        <w:rPr>
          <w:rStyle w:val="StyleUnderline"/>
          <w:highlight w:val="cyan"/>
        </w:rPr>
        <w:t xml:space="preserve">The next problem was information </w:t>
      </w:r>
      <w:proofErr w:type="gramStart"/>
      <w:r w:rsidRPr="00636358">
        <w:rPr>
          <w:rStyle w:val="StyleUnderline"/>
          <w:highlight w:val="cyan"/>
        </w:rPr>
        <w:t>Despite</w:t>
      </w:r>
      <w:proofErr w:type="gramEnd"/>
      <w:r w:rsidRPr="00636358">
        <w:rPr>
          <w:rStyle w:val="StyleUnderline"/>
        </w:rPr>
        <w:t xml:space="preserve"> the </w:t>
      </w:r>
      <w:r w:rsidRPr="00636358">
        <w:rPr>
          <w:rStyle w:val="StyleUnderline"/>
          <w:highlight w:val="cyan"/>
        </w:rPr>
        <w:t>billions spent on spy networks</w:t>
      </w:r>
      <w:r w:rsidRPr="00636358">
        <w:rPr>
          <w:rStyle w:val="StyleUnderline"/>
        </w:rPr>
        <w:t xml:space="preserve"> that reach into the mobile phones and email accounts of almost everyone on earth, </w:t>
      </w:r>
      <w:r w:rsidRPr="00636358">
        <w:rPr>
          <w:rStyle w:val="StyleUnderline"/>
          <w:highlight w:val="cyan"/>
        </w:rPr>
        <w:t>little was known about the US Army’s actual opponents</w:t>
      </w:r>
      <w:r w:rsidRPr="00636358">
        <w:rPr>
          <w:rStyle w:val="StyleUnderline"/>
        </w:rPr>
        <w:t xml:space="preserve">. </w:t>
      </w:r>
      <w:r w:rsidRPr="00636358">
        <w:rPr>
          <w:sz w:val="12"/>
        </w:rPr>
        <w:t>“It’s very, very difficult to take even the great troops that we have and send them into a village to try and sort out which ... might be insurgents, who might be just people living in the area (and) who might potentially be government supporters,” he said, especially “when you don’t speak the language and you really don’t understand what’s going on in that village very well.”</w:t>
      </w:r>
    </w:p>
    <w:p w:rsidR="00636358" w:rsidRDefault="00636358" w:rsidP="00636358"/>
    <w:p w:rsidR="00636358" w:rsidRPr="00636358" w:rsidRDefault="00636358" w:rsidP="00636358"/>
    <w:p w:rsidR="006F76E3" w:rsidRDefault="006F76E3" w:rsidP="00636358">
      <w:pPr>
        <w:pStyle w:val="Heading3"/>
      </w:pPr>
      <w:r>
        <w:t xml:space="preserve">Domestic </w:t>
      </w:r>
    </w:p>
    <w:p w:rsidR="00636358" w:rsidRDefault="00636358" w:rsidP="00636358">
      <w:pPr>
        <w:pStyle w:val="Heading4"/>
      </w:pPr>
      <w:r>
        <w:t xml:space="preserve">Domestic terror growing – internet anonymity </w:t>
      </w:r>
    </w:p>
    <w:p w:rsidR="00636358" w:rsidRDefault="00636358" w:rsidP="00636358">
      <w:pPr>
        <w:rPr>
          <w:rStyle w:val="StyleUnderline"/>
        </w:rPr>
      </w:pPr>
      <w:proofErr w:type="spellStart"/>
      <w:r w:rsidRPr="00636358">
        <w:rPr>
          <w:b/>
        </w:rPr>
        <w:t>Konstantinides</w:t>
      </w:r>
      <w:proofErr w:type="spellEnd"/>
      <w:r w:rsidRPr="00636358">
        <w:rPr>
          <w:b/>
        </w:rPr>
        <w:t xml:space="preserve"> 15 </w:t>
      </w:r>
      <w:r w:rsidRPr="00636358">
        <w:t xml:space="preserve">-- </w:t>
      </w:r>
      <w:hyperlink r:id="rId93" w:history="1">
        <w:r w:rsidRPr="00636358">
          <w:rPr>
            <w:rStyle w:val="Hyperlink"/>
            <w:sz w:val="14"/>
          </w:rPr>
          <w:t>ANNETA KONSTANTINIDES FOR DAILYMAIL.COM</w:t>
        </w:r>
      </w:hyperlink>
      <w:r w:rsidRPr="00636358">
        <w:rPr>
          <w:sz w:val="14"/>
        </w:rPr>
        <w:t xml:space="preserve"> “Report claims 'Lone Wolf' domestic terrorism is on the rise... with an attack or plan foiled every 34 days since 2009” http://www.dailymail.co.uk/news/article-2952467/Southern-Poverty-Law-Center-finds-lone-wolf-domestic-terrorism-rise.html</w:t>
      </w:r>
      <w:r w:rsidRPr="00636358">
        <w:rPr>
          <w:rFonts w:ascii="Arial" w:hAnsi="Arial" w:cs="Arial"/>
          <w:color w:val="000000"/>
          <w:sz w:val="7"/>
          <w:szCs w:val="15"/>
        </w:rPr>
        <w:br/>
      </w:r>
      <w:r w:rsidRPr="00636358">
        <w:rPr>
          <w:sz w:val="12"/>
        </w:rPr>
        <w:t xml:space="preserve">While recent attacks in Paris and Sydney dominate the headlines, a new report has found that </w:t>
      </w:r>
      <w:r w:rsidRPr="00636358">
        <w:rPr>
          <w:rStyle w:val="StyleUnderline"/>
          <w:highlight w:val="cyan"/>
        </w:rPr>
        <w:t>domestic terrorism by 'lone wolf' assailants is on the rise. A</w:t>
      </w:r>
      <w:r w:rsidRPr="00636358">
        <w:rPr>
          <w:rStyle w:val="StyleUnderline"/>
        </w:rPr>
        <w:t xml:space="preserve"> terrorist </w:t>
      </w:r>
      <w:r w:rsidRPr="00636358">
        <w:rPr>
          <w:rStyle w:val="StyleUnderline"/>
          <w:highlight w:val="cyan"/>
        </w:rPr>
        <w:t>attack</w:t>
      </w:r>
      <w:r w:rsidRPr="00636358">
        <w:rPr>
          <w:rStyle w:val="StyleUnderline"/>
        </w:rPr>
        <w:t xml:space="preserve"> or foiled encounter</w:t>
      </w:r>
      <w:r w:rsidRPr="00636358">
        <w:rPr>
          <w:sz w:val="12"/>
        </w:rPr>
        <w:t xml:space="preserve"> </w:t>
      </w:r>
      <w:r w:rsidRPr="00636358">
        <w:rPr>
          <w:rStyle w:val="StyleUnderline"/>
          <w:highlight w:val="cyan"/>
        </w:rPr>
        <w:t>has taken place</w:t>
      </w:r>
      <w:r w:rsidRPr="00636358">
        <w:rPr>
          <w:sz w:val="12"/>
        </w:rPr>
        <w:t xml:space="preserve">, on average, </w:t>
      </w:r>
      <w:r w:rsidRPr="00636358">
        <w:rPr>
          <w:rStyle w:val="StyleUnderline"/>
          <w:highlight w:val="cyan"/>
        </w:rPr>
        <w:t>every 34 days</w:t>
      </w:r>
      <w:r w:rsidRPr="00636358">
        <w:rPr>
          <w:rStyle w:val="StyleUnderline"/>
        </w:rPr>
        <w:t xml:space="preserve"> in the US</w:t>
      </w:r>
      <w:r w:rsidRPr="00636358">
        <w:rPr>
          <w:sz w:val="12"/>
        </w:rPr>
        <w:t xml:space="preserve"> since 2009, according to a study released today by the Southern Poverty Law Center. The watchdog group urged the government to pay more attention to domestic terrorist attacks, citing 63 victims in six years from plots carried out by American extremists, including right-wing radicals and homegrown jihadists. Mark </w:t>
      </w:r>
      <w:proofErr w:type="spellStart"/>
      <w:r w:rsidRPr="00636358">
        <w:rPr>
          <w:sz w:val="12"/>
        </w:rPr>
        <w:t>Potok</w:t>
      </w:r>
      <w:proofErr w:type="spellEnd"/>
      <w:r w:rsidRPr="00636358">
        <w:rPr>
          <w:sz w:val="12"/>
        </w:rPr>
        <w:t xml:space="preserve">, the study's editor, said </w:t>
      </w:r>
      <w:r w:rsidRPr="00636358">
        <w:rPr>
          <w:rStyle w:val="StyleUnderline"/>
          <w:highlight w:val="cyan"/>
        </w:rPr>
        <w:t>the report</w:t>
      </w:r>
      <w:r w:rsidRPr="00636358">
        <w:rPr>
          <w:sz w:val="12"/>
        </w:rPr>
        <w:t xml:space="preserve"> was not 'trying to diminish the very real jihadist threat' abroad, but rather </w:t>
      </w:r>
      <w:r w:rsidRPr="00636358">
        <w:rPr>
          <w:rStyle w:val="StyleUnderline"/>
          <w:highlight w:val="cyan"/>
        </w:rPr>
        <w:t>implored the government to take notice</w:t>
      </w:r>
      <w:r w:rsidRPr="00636358">
        <w:rPr>
          <w:rStyle w:val="StyleUnderline"/>
        </w:rPr>
        <w:t xml:space="preserve"> of the dangers at home as well,</w:t>
      </w:r>
      <w:r w:rsidRPr="00636358">
        <w:rPr>
          <w:sz w:val="12"/>
        </w:rPr>
        <w:t xml:space="preserve"> according to </w:t>
      </w:r>
      <w:hyperlink r:id="rId94" w:tgtFrame="_blank" w:history="1">
        <w:r w:rsidRPr="00636358">
          <w:rPr>
            <w:rStyle w:val="Hyperlink"/>
            <w:sz w:val="12"/>
          </w:rPr>
          <w:t>Yahoo! News</w:t>
        </w:r>
      </w:hyperlink>
      <w:r w:rsidRPr="00636358">
        <w:rPr>
          <w:sz w:val="12"/>
        </w:rPr>
        <w:t>. 'We have known since Timothy McVeigh murdered 168 people in Oklahoma City in 1995 that there is a very real and very substantial threat in terms of terrorism from our fellow Americans,' he said. The concept of the 'lone wolf', defined as a person who carries out a terrorist attack entirely on his own, gained popularity in the 1980s from a violent member of the Ku Klux Klan. Louis Beam advocated for radicals to stop acting together in large groups - which only made it easier for them to get caught - and instead called for 'lone wolf action or leaderless resistance' that involved no more than six men. The</w:t>
      </w:r>
      <w:hyperlink r:id="rId95" w:tgtFrame="_blank" w:history="1">
        <w:r w:rsidRPr="00636358">
          <w:rPr>
            <w:rStyle w:val="Hyperlink"/>
            <w:sz w:val="12"/>
          </w:rPr>
          <w:t xml:space="preserve"> SPLC study</w:t>
        </w:r>
      </w:hyperlink>
      <w:r w:rsidRPr="00636358">
        <w:rPr>
          <w:sz w:val="12"/>
        </w:rPr>
        <w:t xml:space="preserve"> found that 74 per cent of the 63 incidents examined from April 1, 2009, through </w:t>
      </w:r>
      <w:proofErr w:type="spellStart"/>
      <w:r w:rsidRPr="00636358">
        <w:rPr>
          <w:sz w:val="12"/>
        </w:rPr>
        <w:t>Feburary</w:t>
      </w:r>
      <w:proofErr w:type="spellEnd"/>
      <w:r w:rsidRPr="00636358">
        <w:rPr>
          <w:sz w:val="12"/>
        </w:rPr>
        <w:t xml:space="preserve"> 1, 2015, were carried out or planned by a single person. And 90 per cent of the incidents were just the work of one or two people. According to the report, lone </w:t>
      </w:r>
      <w:proofErr w:type="gramStart"/>
      <w:r w:rsidRPr="00636358">
        <w:rPr>
          <w:sz w:val="12"/>
        </w:rPr>
        <w:t>wolf's</w:t>
      </w:r>
      <w:proofErr w:type="gramEnd"/>
      <w:r w:rsidRPr="00636358">
        <w:rPr>
          <w:sz w:val="12"/>
        </w:rPr>
        <w:t xml:space="preserve"> are all the more dangerous because often nobody else knows about their plan for violence. </w:t>
      </w:r>
      <w:r w:rsidRPr="00636358">
        <w:rPr>
          <w:rStyle w:val="StyleUnderline"/>
          <w:highlight w:val="cyan"/>
        </w:rPr>
        <w:t>This is because homegrown terrorists are hiding themselves 'in</w:t>
      </w:r>
      <w:r w:rsidRPr="00636358">
        <w:rPr>
          <w:rStyle w:val="StyleUnderline"/>
        </w:rPr>
        <w:t xml:space="preserve"> the </w:t>
      </w:r>
      <w:r w:rsidRPr="00636358">
        <w:rPr>
          <w:rStyle w:val="StyleUnderline"/>
          <w:highlight w:val="cyan"/>
        </w:rPr>
        <w:t>anonymity</w:t>
      </w:r>
      <w:r w:rsidRPr="00636358">
        <w:rPr>
          <w:rStyle w:val="StyleUnderline"/>
        </w:rPr>
        <w:t xml:space="preserve"> and safety </w:t>
      </w:r>
      <w:r w:rsidRPr="00636358">
        <w:rPr>
          <w:rStyle w:val="StyleUnderline"/>
          <w:highlight w:val="cyan"/>
        </w:rPr>
        <w:t>of the Internet'</w:t>
      </w:r>
      <w:r w:rsidRPr="00636358">
        <w:rPr>
          <w:sz w:val="12"/>
        </w:rPr>
        <w:t xml:space="preserve">, </w:t>
      </w:r>
      <w:proofErr w:type="spellStart"/>
      <w:r w:rsidRPr="00636358">
        <w:rPr>
          <w:sz w:val="12"/>
        </w:rPr>
        <w:t>Potok</w:t>
      </w:r>
      <w:proofErr w:type="spellEnd"/>
      <w:r w:rsidRPr="00636358">
        <w:rPr>
          <w:sz w:val="12"/>
        </w:rPr>
        <w:t xml:space="preserve"> said. +4 +4 </w:t>
      </w:r>
      <w:proofErr w:type="gramStart"/>
      <w:r w:rsidRPr="00636358">
        <w:rPr>
          <w:sz w:val="12"/>
        </w:rPr>
        <w:t>The</w:t>
      </w:r>
      <w:proofErr w:type="gramEnd"/>
      <w:r w:rsidRPr="00636358">
        <w:rPr>
          <w:sz w:val="12"/>
        </w:rPr>
        <w:t xml:space="preserve"> 2012 massacre of six people at a Wisconsin Sikh temple by a neo-Nazi, and the murder of two police officers and a bystander last summer by a Las Vegas couple with anti-government views, were two of the incidents included in the study. Following the recent attacks in Sydney and Paris, </w:t>
      </w:r>
      <w:r w:rsidRPr="00636358">
        <w:rPr>
          <w:rStyle w:val="StyleUnderline"/>
        </w:rPr>
        <w:t>the White House will hold a summit next week to discuss countering violent extremism.</w:t>
      </w:r>
      <w:r w:rsidRPr="00636358">
        <w:rPr>
          <w:sz w:val="12"/>
        </w:rPr>
        <w:t xml:space="preserve"> Another recent terrorist act included was the massacre of six people at a Wisconsin Sikh temple by neo-Nazi Wade Michael Page (pictured) But </w:t>
      </w:r>
      <w:proofErr w:type="spellStart"/>
      <w:r w:rsidRPr="00636358">
        <w:rPr>
          <w:sz w:val="12"/>
        </w:rPr>
        <w:t>Potok</w:t>
      </w:r>
      <w:proofErr w:type="spellEnd"/>
      <w:r w:rsidRPr="00636358">
        <w:rPr>
          <w:sz w:val="12"/>
        </w:rPr>
        <w:t xml:space="preserve"> has concerns the meeting will focus too heavily 'on the threat of Islamist terrorism'. 'The government, at least in our view, has fallen down in many ways with respect to dealing with domestic terrorism' he said. National Security Council spokesman Ned Price said the summit will not focus 'on any particular religion, ideology or political movement,' he wrote in an email to Yahoo News. He said the summit will 'address contemporary challenges' and attempt to 'draw lessons that are applicable to the full spectrum of violent extremists'. A task force dedicated to domestic terrorism was created after the 1995 Oklahoma City bombing, but it disbanded not long after the September 11 terrorist attacks. The Department of Homeland Security's team dedicated to non-Islamic domestic terrorism similarly fell apart in 2009 after it was heavily criticized for a report stating that right-wing radicalism grew exponentially following the election of Barack Obama to office in 2009. Attorney General Eric Holder announced last summer that the task force that disintegrated in 2001 would be revived, although the SPLC has noted that a meeting has yet to be held. The report found that there were two main motivations fueling domestic terrorism. Almost half of the attacks in the last six years were fueled by anti-government radicals, whereas 51 per cent of the incidents were inspired by ideologies 'of hate', including both white supremacy and radical Islamism. But after the recent attacks in Paris and Sydney, combined with the ongoing brutality of ISIS, </w:t>
      </w:r>
      <w:proofErr w:type="spellStart"/>
      <w:r w:rsidRPr="00636358">
        <w:rPr>
          <w:sz w:val="12"/>
        </w:rPr>
        <w:t>Potok</w:t>
      </w:r>
      <w:proofErr w:type="spellEnd"/>
      <w:r w:rsidRPr="00636358">
        <w:rPr>
          <w:sz w:val="12"/>
        </w:rPr>
        <w:t xml:space="preserve"> said Muslims in America are 'clearly under fire'. This week three young American-born Muslim students in North Carolina were brutally executed by their neighbor Craig Stephen Hicks. Although the most recent shooting in Chapel Hill has yet to be ruled a hate crime - police believe it was caused by a parking dispute - </w:t>
      </w:r>
      <w:proofErr w:type="spellStart"/>
      <w:r w:rsidRPr="00636358">
        <w:rPr>
          <w:sz w:val="12"/>
        </w:rPr>
        <w:t>Potok</w:t>
      </w:r>
      <w:proofErr w:type="spellEnd"/>
      <w:r w:rsidRPr="00636358">
        <w:rPr>
          <w:sz w:val="12"/>
        </w:rPr>
        <w:t xml:space="preserve"> said he believes the country will only continue to see similar violence. </w:t>
      </w:r>
      <w:r w:rsidRPr="00636358">
        <w:rPr>
          <w:sz w:val="12"/>
          <w:highlight w:val="cyan"/>
        </w:rPr>
        <w:t>'</w:t>
      </w:r>
      <w:r w:rsidRPr="00636358">
        <w:rPr>
          <w:rStyle w:val="StyleUnderline"/>
          <w:highlight w:val="cyan"/>
        </w:rPr>
        <w:t>It is very likely to get worse</w:t>
      </w:r>
      <w:r w:rsidRPr="00636358">
        <w:rPr>
          <w:rStyle w:val="StyleUnderline"/>
        </w:rPr>
        <w:t xml:space="preserve"> before it gets better.' </w:t>
      </w:r>
    </w:p>
    <w:p w:rsidR="004018D7" w:rsidRDefault="004018D7" w:rsidP="00636358">
      <w:pPr>
        <w:rPr>
          <w:rStyle w:val="StyleUnderline"/>
        </w:rPr>
      </w:pPr>
    </w:p>
    <w:p w:rsidR="006F76E3" w:rsidRDefault="006F76E3" w:rsidP="006F76E3">
      <w:pPr>
        <w:pStyle w:val="Heading2"/>
      </w:pPr>
      <w:r>
        <w:t>Link</w:t>
      </w:r>
      <w:r w:rsidR="004018D7">
        <w:t xml:space="preserve"> biz</w:t>
      </w:r>
    </w:p>
    <w:p w:rsidR="004018D7" w:rsidRDefault="004018D7" w:rsidP="00CE4C03">
      <w:pPr>
        <w:pStyle w:val="Heading3"/>
      </w:pPr>
      <w:r>
        <w:t>Surveillance not key</w:t>
      </w:r>
    </w:p>
    <w:p w:rsidR="004018D7" w:rsidRDefault="004018D7" w:rsidP="004018D7">
      <w:pPr>
        <w:pStyle w:val="Heading4"/>
      </w:pPr>
      <w:proofErr w:type="spellStart"/>
      <w:r w:rsidRPr="004018D7">
        <w:t>Soo</w:t>
      </w:r>
      <w:proofErr w:type="spellEnd"/>
      <w:r w:rsidRPr="004018D7">
        <w:t xml:space="preserve"> many other problems with the FBI – surveillance doesn’t solve </w:t>
      </w:r>
    </w:p>
    <w:p w:rsidR="004018D7" w:rsidRPr="004018D7" w:rsidRDefault="004018D7" w:rsidP="004018D7">
      <w:r w:rsidRPr="004018D7">
        <w:rPr>
          <w:b/>
        </w:rPr>
        <w:t>Sink and Wilber 15</w:t>
      </w:r>
      <w:r w:rsidRPr="004018D7">
        <w:rPr>
          <w:sz w:val="14"/>
        </w:rPr>
        <w:t xml:space="preserve"> – Justin, Del Quentin Bloomberg politics Lone Wolf Terrorists, Cyber Threats Put New Pressure on FBI http://www.bloomberg.com/politics/articles/2015-03-25/fbi-must-evolve-to-tackle-lone-wolf-online-threats-report-says </w:t>
      </w:r>
    </w:p>
    <w:p w:rsidR="004018D7" w:rsidRPr="004018D7" w:rsidRDefault="004018D7" w:rsidP="004018D7">
      <w:pPr>
        <w:rPr>
          <w:rStyle w:val="StyleUnderline"/>
        </w:rPr>
      </w:pPr>
      <w:r w:rsidRPr="004018D7">
        <w:rPr>
          <w:sz w:val="10"/>
        </w:rPr>
        <w:t xml:space="preserve">(Bloomberg) -- </w:t>
      </w:r>
      <w:r w:rsidRPr="004018D7">
        <w:rPr>
          <w:rStyle w:val="StyleUnderline"/>
          <w:highlight w:val="cyan"/>
        </w:rPr>
        <w:t>The FBI</w:t>
      </w:r>
      <w:r w:rsidRPr="004018D7">
        <w:rPr>
          <w:rStyle w:val="StyleUnderline"/>
        </w:rPr>
        <w:t xml:space="preserve"> urgently </w:t>
      </w:r>
      <w:r w:rsidRPr="004018D7">
        <w:rPr>
          <w:rStyle w:val="StyleUnderline"/>
          <w:highlight w:val="cyan"/>
        </w:rPr>
        <w:t>needs to accelerate intelligence-gathering</w:t>
      </w:r>
      <w:r w:rsidRPr="004018D7">
        <w:rPr>
          <w:rStyle w:val="StyleUnderline"/>
        </w:rPr>
        <w:t xml:space="preserve"> capabilities at home and abroad </w:t>
      </w:r>
      <w:r w:rsidRPr="004018D7">
        <w:rPr>
          <w:rStyle w:val="StyleUnderline"/>
          <w:highlight w:val="cyan"/>
        </w:rPr>
        <w:t>to confront evolving terrorist threats</w:t>
      </w:r>
      <w:r w:rsidRPr="004018D7">
        <w:rPr>
          <w:rStyle w:val="StyleUnderline"/>
        </w:rPr>
        <w:t>, a panel reviewing the bureau’s response since the Sept. 11 attacks said.</w:t>
      </w:r>
      <w:r w:rsidRPr="004018D7">
        <w:rPr>
          <w:sz w:val="10"/>
        </w:rPr>
        <w:t xml:space="preserve"> </w:t>
      </w:r>
      <w:r w:rsidRPr="004018D7">
        <w:rPr>
          <w:rStyle w:val="StyleUnderline"/>
        </w:rPr>
        <w:t xml:space="preserve">Returning </w:t>
      </w:r>
      <w:r w:rsidRPr="004018D7">
        <w:rPr>
          <w:rStyle w:val="StyleUnderline"/>
          <w:highlight w:val="cyan"/>
        </w:rPr>
        <w:t>foreign fighters, extremists acting alone,</w:t>
      </w:r>
      <w:r w:rsidRPr="004018D7">
        <w:rPr>
          <w:rStyle w:val="StyleUnderline"/>
        </w:rPr>
        <w:t xml:space="preserve"> and a </w:t>
      </w:r>
      <w:r w:rsidRPr="004018D7">
        <w:rPr>
          <w:rStyle w:val="StyleUnderline"/>
          <w:highlight w:val="cyan"/>
        </w:rPr>
        <w:t>new</w:t>
      </w:r>
      <w:r w:rsidRPr="004018D7">
        <w:rPr>
          <w:rStyle w:val="StyleUnderline"/>
        </w:rPr>
        <w:t xml:space="preserve"> breed of </w:t>
      </w:r>
      <w:r w:rsidRPr="004018D7">
        <w:rPr>
          <w:rStyle w:val="StyleUnderline"/>
          <w:highlight w:val="cyan"/>
        </w:rPr>
        <w:t>criminals</w:t>
      </w:r>
      <w:r w:rsidRPr="004018D7">
        <w:rPr>
          <w:rStyle w:val="StyleUnderline"/>
        </w:rPr>
        <w:t xml:space="preserve"> </w:t>
      </w:r>
      <w:r w:rsidRPr="004018D7">
        <w:rPr>
          <w:rStyle w:val="StyleUnderline"/>
          <w:highlight w:val="cyan"/>
        </w:rPr>
        <w:t>in cyberspace</w:t>
      </w:r>
      <w:r w:rsidRPr="004018D7">
        <w:rPr>
          <w:rStyle w:val="StyleUnderline"/>
        </w:rPr>
        <w:t xml:space="preserve"> mean </w:t>
      </w:r>
      <w:r w:rsidRPr="004018D7">
        <w:rPr>
          <w:rStyle w:val="StyleUnderline"/>
          <w:highlight w:val="cyan"/>
        </w:rPr>
        <w:t>the agency needs to build up</w:t>
      </w:r>
      <w:r w:rsidRPr="004018D7">
        <w:rPr>
          <w:rStyle w:val="StyleUnderline"/>
        </w:rPr>
        <w:t xml:space="preserve"> its domestic intelligence operation</w:t>
      </w:r>
      <w:r w:rsidRPr="004018D7">
        <w:rPr>
          <w:sz w:val="10"/>
        </w:rPr>
        <w:t>, the yearlong review of the Federal Bureau of Investigation found. “</w:t>
      </w:r>
      <w:r w:rsidRPr="004018D7">
        <w:rPr>
          <w:rStyle w:val="StyleUnderline"/>
          <w:highlight w:val="cyan"/>
        </w:rPr>
        <w:t>The FBI has not yet met its</w:t>
      </w:r>
      <w:r w:rsidRPr="004018D7">
        <w:rPr>
          <w:rStyle w:val="StyleUnderline"/>
        </w:rPr>
        <w:t xml:space="preserve"> </w:t>
      </w:r>
      <w:r w:rsidRPr="004018D7">
        <w:rPr>
          <w:rStyle w:val="StyleUnderline"/>
          <w:highlight w:val="cyan"/>
        </w:rPr>
        <w:t>potential</w:t>
      </w:r>
      <w:r w:rsidRPr="004018D7">
        <w:rPr>
          <w:sz w:val="10"/>
        </w:rPr>
        <w:t xml:space="preserve"> -— or its mandate from the president and Congress -— </w:t>
      </w:r>
      <w:r w:rsidRPr="004018D7">
        <w:rPr>
          <w:rStyle w:val="StyleUnderline"/>
        </w:rPr>
        <w:t>to develop a ‘specialized and integrated national security workforce’</w:t>
      </w:r>
      <w:r w:rsidRPr="004018D7">
        <w:rPr>
          <w:sz w:val="10"/>
        </w:rPr>
        <w:t xml:space="preserve"> that can serve as the hub of America’s domestic intelligence agency,” according to the report, which was presented to FBI Director James </w:t>
      </w:r>
      <w:proofErr w:type="spellStart"/>
      <w:r w:rsidRPr="004018D7">
        <w:rPr>
          <w:sz w:val="10"/>
        </w:rPr>
        <w:t>Comey</w:t>
      </w:r>
      <w:proofErr w:type="spellEnd"/>
      <w:r w:rsidRPr="004018D7">
        <w:rPr>
          <w:sz w:val="10"/>
        </w:rPr>
        <w:t xml:space="preserve">. The review was undertaken at the request of Congress, which sought an update on how the FBI is fulfilling its mission since the 2001 terrorist attacks in New York and Washington. It was led by Edwin Meese, attorney general under President Ronald Reagan, former Representative Tim Roemer, an Indiana Democrat, and Georgetown University counterterrorism expert Bruce Hoffman. The report was released during a press conference with </w:t>
      </w:r>
      <w:proofErr w:type="spellStart"/>
      <w:r w:rsidRPr="004018D7">
        <w:rPr>
          <w:sz w:val="10"/>
        </w:rPr>
        <w:t>Comey</w:t>
      </w:r>
      <w:proofErr w:type="spellEnd"/>
      <w:r w:rsidRPr="004018D7">
        <w:rPr>
          <w:sz w:val="10"/>
        </w:rPr>
        <w:t xml:space="preserve"> and members of the panel Wednesday at FBI headquarters in Washington. Counterterrorism Priority The panel found that the FBI had largely succeeded at transforming itself after Sept. 11, developing a workforce attuned to the importance of intelligence-gathering and putting a priority on counterterrorism. </w:t>
      </w:r>
      <w:r w:rsidRPr="004018D7">
        <w:rPr>
          <w:rStyle w:val="StyleUnderline"/>
          <w:highlight w:val="cyan"/>
        </w:rPr>
        <w:t>The FBI needs</w:t>
      </w:r>
      <w:r w:rsidRPr="004018D7">
        <w:rPr>
          <w:rStyle w:val="StyleUnderline"/>
        </w:rPr>
        <w:t xml:space="preserve"> to do more to </w:t>
      </w:r>
      <w:r w:rsidRPr="004018D7">
        <w:rPr>
          <w:rStyle w:val="StyleUnderline"/>
          <w:highlight w:val="cyan"/>
        </w:rPr>
        <w:t>support</w:t>
      </w:r>
      <w:r w:rsidRPr="004018D7">
        <w:rPr>
          <w:rStyle w:val="StyleUnderline"/>
        </w:rPr>
        <w:t xml:space="preserve">, train and equip </w:t>
      </w:r>
      <w:r w:rsidRPr="004018D7">
        <w:rPr>
          <w:rStyle w:val="StyleUnderline"/>
          <w:highlight w:val="cyan"/>
        </w:rPr>
        <w:t>agents and analysts with the latest technologies</w:t>
      </w:r>
      <w:r w:rsidRPr="004018D7">
        <w:rPr>
          <w:rStyle w:val="StyleUnderline"/>
        </w:rPr>
        <w:t xml:space="preserve"> to combat the changing nature of threats from jihadist groups such as Islamic State,</w:t>
      </w:r>
      <w:r w:rsidRPr="004018D7">
        <w:rPr>
          <w:sz w:val="10"/>
        </w:rPr>
        <w:t xml:space="preserve"> it said. “Some </w:t>
      </w:r>
      <w:r w:rsidRPr="004018D7">
        <w:rPr>
          <w:rStyle w:val="StyleUnderline"/>
        </w:rPr>
        <w:t>things are necessary</w:t>
      </w:r>
      <w:r w:rsidRPr="004018D7">
        <w:rPr>
          <w:sz w:val="10"/>
        </w:rPr>
        <w:t>, we feel</w:t>
      </w:r>
      <w:r w:rsidRPr="004018D7">
        <w:rPr>
          <w:rStyle w:val="StyleUnderline"/>
        </w:rPr>
        <w:t>, to keep pace with the accelerating threat we find around the world</w:t>
      </w:r>
      <w:r w:rsidRPr="004018D7">
        <w:rPr>
          <w:sz w:val="10"/>
        </w:rPr>
        <w:t xml:space="preserve">,” Meese said. “So there has to be an acceleration, obviously, in the amount of effort and the changes being made to bring the FBI” up to date, he said. </w:t>
      </w:r>
      <w:proofErr w:type="spellStart"/>
      <w:r w:rsidRPr="004018D7">
        <w:rPr>
          <w:sz w:val="10"/>
        </w:rPr>
        <w:t>Comey</w:t>
      </w:r>
      <w:proofErr w:type="spellEnd"/>
      <w:r w:rsidRPr="004018D7">
        <w:rPr>
          <w:sz w:val="10"/>
        </w:rPr>
        <w:t xml:space="preserve"> said that he generally agrees with the report’s findings, including the recommendation that the agency must change further. </w:t>
      </w:r>
      <w:r w:rsidRPr="004018D7">
        <w:rPr>
          <w:rStyle w:val="StyleUnderline"/>
          <w:highlight w:val="cyan"/>
        </w:rPr>
        <w:t>Leadership at the agency isn’t “unified or consistent</w:t>
      </w:r>
      <w:r w:rsidRPr="004018D7">
        <w:rPr>
          <w:rStyle w:val="StyleUnderline"/>
        </w:rPr>
        <w:t xml:space="preserve"> in driving cultural change,”</w:t>
      </w:r>
      <w:r w:rsidRPr="004018D7">
        <w:rPr>
          <w:sz w:val="10"/>
        </w:rPr>
        <w:t xml:space="preserve"> partially </w:t>
      </w:r>
      <w:r w:rsidRPr="004018D7">
        <w:rPr>
          <w:rStyle w:val="StyleUnderline"/>
          <w:highlight w:val="cyan"/>
        </w:rPr>
        <w:t>because of</w:t>
      </w:r>
      <w:r w:rsidRPr="004018D7">
        <w:rPr>
          <w:rStyle w:val="StyleUnderline"/>
        </w:rPr>
        <w:t xml:space="preserve"> frequent </w:t>
      </w:r>
      <w:r w:rsidRPr="004018D7">
        <w:rPr>
          <w:rStyle w:val="StyleUnderline"/>
          <w:highlight w:val="cyan"/>
        </w:rPr>
        <w:t>turnover</w:t>
      </w:r>
      <w:r w:rsidRPr="004018D7">
        <w:rPr>
          <w:sz w:val="10"/>
        </w:rPr>
        <w:t xml:space="preserve">, according to the report. </w:t>
      </w:r>
      <w:r w:rsidRPr="004018D7">
        <w:rPr>
          <w:rStyle w:val="StyleUnderline"/>
          <w:highlight w:val="cyan"/>
        </w:rPr>
        <w:t>An office dedicated to countering violent extremism is underfunded</w:t>
      </w:r>
      <w:r w:rsidRPr="004018D7">
        <w:rPr>
          <w:sz w:val="10"/>
        </w:rPr>
        <w:t xml:space="preserve"> and should be moved under the Department of Homeland Security, and the agency’s efforts to counter </w:t>
      </w:r>
      <w:proofErr w:type="spellStart"/>
      <w:r w:rsidRPr="004018D7">
        <w:rPr>
          <w:sz w:val="10"/>
        </w:rPr>
        <w:t>cyberthreats</w:t>
      </w:r>
      <w:proofErr w:type="spellEnd"/>
      <w:r w:rsidRPr="004018D7">
        <w:rPr>
          <w:sz w:val="10"/>
        </w:rPr>
        <w:t xml:space="preserve"> aren’t integrated well enough with other agencies, according to the report. Intelligence Integration </w:t>
      </w:r>
      <w:r w:rsidRPr="004018D7">
        <w:rPr>
          <w:rStyle w:val="StyleUnderline"/>
        </w:rPr>
        <w:t>The</w:t>
      </w:r>
      <w:r w:rsidRPr="004018D7">
        <w:rPr>
          <w:sz w:val="10"/>
        </w:rPr>
        <w:t xml:space="preserve"> review said the </w:t>
      </w:r>
      <w:r w:rsidRPr="004018D7">
        <w:rPr>
          <w:rStyle w:val="StyleUnderline"/>
        </w:rPr>
        <w:t>FBI needs to invest more in collaborative relationships</w:t>
      </w:r>
      <w:r w:rsidRPr="004018D7">
        <w:rPr>
          <w:sz w:val="10"/>
        </w:rPr>
        <w:t xml:space="preserve"> with foreign partners as it seeks to combat terrorist threats. In the U.S., </w:t>
      </w:r>
      <w:r w:rsidRPr="004018D7">
        <w:rPr>
          <w:rStyle w:val="StyleUnderline"/>
          <w:highlight w:val="cyan"/>
        </w:rPr>
        <w:t>the FBI isn’t “sufficiently integrated” into the intelligence community</w:t>
      </w:r>
      <w:r w:rsidRPr="004018D7">
        <w:rPr>
          <w:sz w:val="10"/>
        </w:rPr>
        <w:t xml:space="preserve">, to the detriment of its own criminal investigations, according to the report. Regional FBI leaders were found to often give competing interests priority over intelligence-collection and coordination with other agencies. The panel urged </w:t>
      </w:r>
      <w:proofErr w:type="spellStart"/>
      <w:r w:rsidRPr="004018D7">
        <w:rPr>
          <w:sz w:val="10"/>
        </w:rPr>
        <w:t>Comey</w:t>
      </w:r>
      <w:proofErr w:type="spellEnd"/>
      <w:r w:rsidRPr="004018D7">
        <w:rPr>
          <w:sz w:val="10"/>
        </w:rPr>
        <w:t xml:space="preserve"> to work more closely with Director of National Intelligence James Clapper to help the U.S. national security community. </w:t>
      </w:r>
      <w:r w:rsidRPr="004018D7">
        <w:rPr>
          <w:rStyle w:val="StyleUnderline"/>
        </w:rPr>
        <w:t>FBI agents and analysts should also participate in interagency collaboration and training assignments</w:t>
      </w:r>
      <w:r w:rsidRPr="004018D7">
        <w:rPr>
          <w:sz w:val="10"/>
        </w:rPr>
        <w:t xml:space="preserve">, according to the panel. “The FBI must better use its strategic processes to drive the intelligence cycle for its law enforcement and intelligence missions,” according to the review. More Pressure </w:t>
      </w:r>
      <w:proofErr w:type="spellStart"/>
      <w:r w:rsidRPr="004018D7">
        <w:rPr>
          <w:sz w:val="10"/>
        </w:rPr>
        <w:t>Pressure</w:t>
      </w:r>
      <w:proofErr w:type="spellEnd"/>
      <w:r w:rsidRPr="004018D7">
        <w:rPr>
          <w:sz w:val="10"/>
        </w:rPr>
        <w:t xml:space="preserve"> on the FBI to combat terrorism within the U.S. has intensified since the Islamic State emerged, with top administration officials repeatedly warning that the terror group could target the U.S. homeland. Last month, the White House hosted a summit on countering violent extremism, and President Barack Obama has pushed efforts at the United Nations to target foreign fighters. The panel recommended that FBI leaders communicate to Congress the value of laws integral to several successful investigations since 2008, such as the USA Patriot Act, the Electronic Communications Privacy Act, and the Foreign Intelligence Surveillance Act. Privacy advocates and some companies are opposed to some provisions of those laws. The FBI showed lax communication, coordination, collaboration and use of human intelligence in five case studies analyzed by the review commission. Those included U.S. Army Major </w:t>
      </w:r>
      <w:proofErr w:type="spellStart"/>
      <w:r w:rsidRPr="004018D7">
        <w:rPr>
          <w:sz w:val="10"/>
        </w:rPr>
        <w:t>Nidal</w:t>
      </w:r>
      <w:proofErr w:type="spellEnd"/>
      <w:r w:rsidRPr="004018D7">
        <w:rPr>
          <w:sz w:val="10"/>
        </w:rPr>
        <w:t xml:space="preserve"> </w:t>
      </w:r>
      <w:proofErr w:type="spellStart"/>
      <w:r w:rsidRPr="004018D7">
        <w:rPr>
          <w:sz w:val="10"/>
        </w:rPr>
        <w:t>Hasan</w:t>
      </w:r>
      <w:proofErr w:type="spellEnd"/>
      <w:r w:rsidRPr="004018D7">
        <w:rPr>
          <w:sz w:val="10"/>
        </w:rPr>
        <w:t xml:space="preserve"> and the Fort Hood shooting, Faisal </w:t>
      </w:r>
      <w:proofErr w:type="spellStart"/>
      <w:r w:rsidRPr="004018D7">
        <w:rPr>
          <w:sz w:val="10"/>
        </w:rPr>
        <w:t>Shahzad</w:t>
      </w:r>
      <w:proofErr w:type="spellEnd"/>
      <w:r w:rsidRPr="004018D7">
        <w:rPr>
          <w:sz w:val="10"/>
        </w:rPr>
        <w:t xml:space="preserve"> and the bungled Times Square car-bomb attack, and </w:t>
      </w:r>
      <w:proofErr w:type="spellStart"/>
      <w:r w:rsidRPr="004018D7">
        <w:rPr>
          <w:sz w:val="10"/>
        </w:rPr>
        <w:t>Tamerlan</w:t>
      </w:r>
      <w:proofErr w:type="spellEnd"/>
      <w:r w:rsidRPr="004018D7">
        <w:rPr>
          <w:sz w:val="10"/>
        </w:rPr>
        <w:t xml:space="preserve"> and </w:t>
      </w:r>
      <w:proofErr w:type="spellStart"/>
      <w:r w:rsidRPr="004018D7">
        <w:rPr>
          <w:sz w:val="10"/>
        </w:rPr>
        <w:t>Dzhokhar</w:t>
      </w:r>
      <w:proofErr w:type="spellEnd"/>
      <w:r w:rsidRPr="004018D7">
        <w:rPr>
          <w:sz w:val="10"/>
        </w:rPr>
        <w:t xml:space="preserve"> </w:t>
      </w:r>
      <w:proofErr w:type="spellStart"/>
      <w:r w:rsidRPr="004018D7">
        <w:rPr>
          <w:sz w:val="10"/>
        </w:rPr>
        <w:t>Tsarnaev</w:t>
      </w:r>
      <w:proofErr w:type="spellEnd"/>
      <w:r w:rsidRPr="004018D7">
        <w:rPr>
          <w:sz w:val="10"/>
        </w:rPr>
        <w:t xml:space="preserve"> and the Boston Marathon bombing. “</w:t>
      </w:r>
      <w:r w:rsidRPr="004018D7">
        <w:rPr>
          <w:rStyle w:val="StyleUnderline"/>
        </w:rPr>
        <w:t xml:space="preserve">The FBI will fulfill its domestic intelligence role when its analysts and collectors, like its special agents, are grounded in criminal investigation; have ready access to state-of-the-art technology; continuously exploit the systems, tools, and relationships of the national intelligence agencies,” the report concluded. </w:t>
      </w:r>
    </w:p>
    <w:p w:rsidR="004018D7" w:rsidRPr="004018D7" w:rsidRDefault="004018D7" w:rsidP="004018D7"/>
    <w:p w:rsidR="00CE4C03" w:rsidRDefault="006F76E3" w:rsidP="00CE4C03">
      <w:pPr>
        <w:pStyle w:val="Heading3"/>
      </w:pPr>
      <w:r>
        <w:t xml:space="preserve">2AC -- </w:t>
      </w:r>
      <w:r w:rsidR="00CE4C03">
        <w:t xml:space="preserve">NSA link D </w:t>
      </w:r>
    </w:p>
    <w:p w:rsidR="00E267D6" w:rsidRPr="00E267D6" w:rsidRDefault="00E267D6" w:rsidP="00E267D6">
      <w:pPr>
        <w:pStyle w:val="Heading4"/>
      </w:pPr>
      <w:r>
        <w:t xml:space="preserve">NSA doesn’t aid in detection efforts – surveillance has a negligible impact </w:t>
      </w:r>
    </w:p>
    <w:p w:rsidR="006322CF" w:rsidRPr="006322CF" w:rsidRDefault="006322CF" w:rsidP="006322CF">
      <w:pPr>
        <w:rPr>
          <w:sz w:val="14"/>
        </w:rPr>
      </w:pPr>
      <w:proofErr w:type="spellStart"/>
      <w:r w:rsidRPr="006322CF">
        <w:rPr>
          <w:b/>
        </w:rPr>
        <w:t>Benkler</w:t>
      </w:r>
      <w:proofErr w:type="spellEnd"/>
      <w:r w:rsidRPr="006322CF">
        <w:rPr>
          <w:b/>
        </w:rPr>
        <w:t xml:space="preserve"> 13</w:t>
      </w:r>
      <w:r w:rsidRPr="006322CF">
        <w:t xml:space="preserve"> </w:t>
      </w:r>
      <w:r w:rsidRPr="006322CF">
        <w:rPr>
          <w:sz w:val="14"/>
        </w:rPr>
        <w:t xml:space="preserve">-- </w:t>
      </w:r>
      <w:proofErr w:type="spellStart"/>
      <w:r w:rsidRPr="006322CF">
        <w:rPr>
          <w:sz w:val="14"/>
        </w:rPr>
        <w:t>Yochai</w:t>
      </w:r>
      <w:proofErr w:type="spellEnd"/>
      <w:r w:rsidRPr="006322CF">
        <w:rPr>
          <w:sz w:val="14"/>
        </w:rPr>
        <w:t xml:space="preserve"> </w:t>
      </w:r>
      <w:proofErr w:type="spellStart"/>
      <w:r w:rsidRPr="006322CF">
        <w:rPr>
          <w:sz w:val="14"/>
        </w:rPr>
        <w:t>Benkler</w:t>
      </w:r>
      <w:proofErr w:type="spellEnd"/>
      <w:r w:rsidRPr="006322CF">
        <w:rPr>
          <w:sz w:val="14"/>
        </w:rPr>
        <w:t xml:space="preserve"> is a law professor and director of the </w:t>
      </w:r>
      <w:hyperlink r:id="rId96" w:history="1">
        <w:r w:rsidRPr="006322CF">
          <w:rPr>
            <w:rStyle w:val="Hyperlink"/>
            <w:sz w:val="14"/>
          </w:rPr>
          <w:t>Berkman Center for Internet &amp; Society</w:t>
        </w:r>
      </w:hyperlink>
      <w:r w:rsidRPr="006322CF">
        <w:rPr>
          <w:sz w:val="14"/>
        </w:rPr>
        <w:t xml:space="preserve"> at Harvard University. “Fact: the NSA gets negligible </w:t>
      </w:r>
      <w:proofErr w:type="spellStart"/>
      <w:r w:rsidRPr="006322CF">
        <w:rPr>
          <w:sz w:val="14"/>
        </w:rPr>
        <w:t>intel</w:t>
      </w:r>
      <w:proofErr w:type="spellEnd"/>
      <w:r w:rsidRPr="006322CF">
        <w:rPr>
          <w:sz w:val="14"/>
        </w:rPr>
        <w:t xml:space="preserve"> from Americans' metadata. So end collection” http://www.theguardian.com/commentisfree/2013/oct/08/nsa-bulk-metadata-surveillance-intelligence</w:t>
      </w:r>
    </w:p>
    <w:p w:rsidR="00CE4C03" w:rsidRPr="00E267D6" w:rsidRDefault="00CE4C03" w:rsidP="00CE4C03">
      <w:pPr>
        <w:rPr>
          <w:sz w:val="12"/>
        </w:rPr>
      </w:pPr>
      <w:r w:rsidRPr="00E267D6">
        <w:rPr>
          <w:sz w:val="12"/>
        </w:rPr>
        <w:t xml:space="preserve">Congress may be on the verge of prohibiting the NSA from continuing its bulk telephony metadata collection program. Two weeks ago, the Senate national security dissenters: </w:t>
      </w:r>
      <w:hyperlink r:id="rId97" w:history="1">
        <w:r w:rsidRPr="00E267D6">
          <w:rPr>
            <w:rStyle w:val="Hyperlink"/>
            <w:sz w:val="12"/>
          </w:rPr>
          <w:t>Wyden</w:t>
        </w:r>
      </w:hyperlink>
      <w:r w:rsidRPr="00E267D6">
        <w:rPr>
          <w:sz w:val="12"/>
        </w:rPr>
        <w:t xml:space="preserve">, Udall, Paul, and Blumenthal proposed prohibition. Last week, the move received a major boost from a bipartisan proposal by core establishment figures: </w:t>
      </w:r>
      <w:hyperlink r:id="rId98" w:history="1">
        <w:r w:rsidRPr="00E267D6">
          <w:rPr>
            <w:rStyle w:val="Hyperlink"/>
            <w:sz w:val="12"/>
          </w:rPr>
          <w:t>Senator Patrick Leahy</w:t>
        </w:r>
      </w:hyperlink>
      <w:r w:rsidRPr="00E267D6">
        <w:rPr>
          <w:sz w:val="12"/>
        </w:rPr>
        <w:t xml:space="preserve">, and Representatives Jim Sensenbrenner and John Conyers. It's a prohibition whose time has come. </w:t>
      </w:r>
      <w:r w:rsidRPr="00E267D6">
        <w:rPr>
          <w:rStyle w:val="StyleUnderline"/>
          <w:highlight w:val="cyan"/>
        </w:rPr>
        <w:t>Dragnet surveillance</w:t>
      </w:r>
      <w:r w:rsidRPr="00E267D6">
        <w:rPr>
          <w:rStyle w:val="StyleUnderline"/>
        </w:rPr>
        <w:t xml:space="preserve">, or bulk collection, </w:t>
      </w:r>
      <w:r w:rsidRPr="00E267D6">
        <w:rPr>
          <w:rStyle w:val="StyleUnderline"/>
          <w:highlight w:val="cyan"/>
        </w:rPr>
        <w:t>goes to the heart of what is wrong with the</w:t>
      </w:r>
      <w:r w:rsidRPr="00E267D6">
        <w:rPr>
          <w:sz w:val="12"/>
        </w:rPr>
        <w:t xml:space="preserve"> turn the </w:t>
      </w:r>
      <w:hyperlink r:id="rId99" w:history="1">
        <w:r w:rsidRPr="00E267D6">
          <w:rPr>
            <w:rStyle w:val="StyleUnderline"/>
            <w:highlight w:val="cyan"/>
          </w:rPr>
          <w:t>NSA</w:t>
        </w:r>
      </w:hyperlink>
      <w:r w:rsidRPr="00E267D6">
        <w:rPr>
          <w:sz w:val="12"/>
        </w:rPr>
        <w:t xml:space="preserve"> has taken since 2001. </w:t>
      </w:r>
      <w:r w:rsidRPr="00E267D6">
        <w:rPr>
          <w:rStyle w:val="StyleUnderline"/>
        </w:rPr>
        <w:t>It implements a perpetual "state of emergency" mentality</w:t>
      </w:r>
      <w:r w:rsidRPr="00E267D6">
        <w:rPr>
          <w:sz w:val="12"/>
        </w:rPr>
        <w:t xml:space="preserve"> that inverts the basic model outlined by the fourth amendment: that there are vast domains of private action about which the state should remain ignorant unless it provides clear prior justification. And all public evidence suggests that, from its inception in 2001 to this day, </w:t>
      </w:r>
      <w:r w:rsidRPr="00E267D6">
        <w:rPr>
          <w:rStyle w:val="StyleUnderline"/>
          <w:highlight w:val="cyan"/>
        </w:rPr>
        <w:t>bulk collection</w:t>
      </w:r>
      <w:r w:rsidRPr="00E267D6">
        <w:rPr>
          <w:rStyle w:val="StyleUnderline"/>
        </w:rPr>
        <w:t xml:space="preserve"> has </w:t>
      </w:r>
      <w:r w:rsidRPr="00E267D6">
        <w:rPr>
          <w:rStyle w:val="StyleUnderline"/>
          <w:highlight w:val="cyan"/>
        </w:rPr>
        <w:t>never made more than a marginal contribution to securing</w:t>
      </w:r>
      <w:r w:rsidRPr="00E267D6">
        <w:rPr>
          <w:rStyle w:val="StyleUnderline"/>
        </w:rPr>
        <w:t xml:space="preserve"> Americans </w:t>
      </w:r>
      <w:r w:rsidRPr="00E267D6">
        <w:rPr>
          <w:rStyle w:val="StyleUnderline"/>
          <w:highlight w:val="cyan"/>
        </w:rPr>
        <w:t>from terrorism</w:t>
      </w:r>
      <w:r w:rsidRPr="00E267D6">
        <w:rPr>
          <w:rStyle w:val="StyleUnderline"/>
        </w:rPr>
        <w:t>, despite its costs</w:t>
      </w:r>
      <w:r w:rsidRPr="00E267D6">
        <w:rPr>
          <w:sz w:val="12"/>
        </w:rPr>
        <w:t xml:space="preserve">. In a 2 October hearing of the Senate judiciary committee, Senator </w:t>
      </w:r>
      <w:proofErr w:type="spellStart"/>
      <w:r w:rsidRPr="00E267D6">
        <w:rPr>
          <w:sz w:val="12"/>
        </w:rPr>
        <w:t>Leahy</w:t>
      </w:r>
      <w:hyperlink r:id="rId100" w:history="1">
        <w:r w:rsidRPr="00E267D6">
          <w:rPr>
            <w:rStyle w:val="Hyperlink"/>
            <w:sz w:val="12"/>
          </w:rPr>
          <w:t>challenged</w:t>
        </w:r>
        <w:proofErr w:type="spellEnd"/>
        <w:r w:rsidRPr="00E267D6">
          <w:rPr>
            <w:rStyle w:val="Hyperlink"/>
            <w:sz w:val="12"/>
          </w:rPr>
          <w:t xml:space="preserve"> the NSA chief</w:t>
        </w:r>
      </w:hyperlink>
      <w:r w:rsidRPr="00E267D6">
        <w:rPr>
          <w:sz w:val="12"/>
        </w:rPr>
        <w:t xml:space="preserve">, General Keith Alexander: Would you agree that </w:t>
      </w:r>
      <w:r w:rsidRPr="00E267D6">
        <w:rPr>
          <w:rStyle w:val="StyleUnderline"/>
          <w:highlight w:val="cyan"/>
        </w:rPr>
        <w:t>the 54 cases that keep getting cited</w:t>
      </w:r>
      <w:r w:rsidRPr="00E267D6">
        <w:rPr>
          <w:rStyle w:val="StyleUnderline"/>
        </w:rPr>
        <w:t xml:space="preserve"> by the administration </w:t>
      </w:r>
      <w:r w:rsidRPr="00E267D6">
        <w:rPr>
          <w:rStyle w:val="StyleUnderline"/>
          <w:highlight w:val="cyan"/>
        </w:rPr>
        <w:t>were not all plots</w:t>
      </w:r>
      <w:r w:rsidRPr="00E267D6">
        <w:rPr>
          <w:rStyle w:val="StyleUnderline"/>
        </w:rPr>
        <w:t>, and that of the 54 only 13 had some nexus to the US</w:t>
      </w:r>
      <w:r w:rsidRPr="00E267D6">
        <w:rPr>
          <w:sz w:val="12"/>
        </w:rPr>
        <w:t xml:space="preserve">? Would you agree with that, yes or no? Alexander responded: Yes. Leahy then demanded that Alexander confirm what his deputy, Christopher </w:t>
      </w:r>
      <w:proofErr w:type="spellStart"/>
      <w:r w:rsidRPr="00E267D6">
        <w:rPr>
          <w:sz w:val="12"/>
        </w:rPr>
        <w:t>Inglis</w:t>
      </w:r>
      <w:proofErr w:type="spellEnd"/>
      <w:r w:rsidRPr="00E267D6">
        <w:rPr>
          <w:sz w:val="12"/>
        </w:rPr>
        <w:t xml:space="preserve">, had said in the prior week's testimony: that </w:t>
      </w:r>
      <w:r w:rsidRPr="00E267D6">
        <w:rPr>
          <w:rStyle w:val="StyleUnderline"/>
          <w:highlight w:val="cyan"/>
        </w:rPr>
        <w:t>there is only one example</w:t>
      </w:r>
      <w:r w:rsidRPr="00E267D6">
        <w:rPr>
          <w:rStyle w:val="StyleUnderline"/>
        </w:rPr>
        <w:t xml:space="preserve"> where collection of bulk data is what stopped a terrorist activity</w:t>
      </w:r>
      <w:r w:rsidRPr="00E267D6">
        <w:rPr>
          <w:sz w:val="12"/>
        </w:rPr>
        <w:t xml:space="preserve">. Alexander responded that </w:t>
      </w:r>
      <w:proofErr w:type="spellStart"/>
      <w:r w:rsidRPr="00E267D6">
        <w:rPr>
          <w:sz w:val="12"/>
        </w:rPr>
        <w:t>Inglis</w:t>
      </w:r>
      <w:proofErr w:type="spellEnd"/>
      <w:r w:rsidRPr="00E267D6">
        <w:rPr>
          <w:sz w:val="12"/>
        </w:rPr>
        <w:t xml:space="preserve"> might have said two, not one. Advertisement In fact, what </w:t>
      </w:r>
      <w:proofErr w:type="spellStart"/>
      <w:r w:rsidRPr="00E267D6">
        <w:rPr>
          <w:sz w:val="12"/>
        </w:rPr>
        <w:t>Inglis</w:t>
      </w:r>
      <w:proofErr w:type="spellEnd"/>
      <w:r w:rsidRPr="00E267D6">
        <w:rPr>
          <w:sz w:val="12"/>
        </w:rPr>
        <w:t xml:space="preserve"> had said the week before was that there was one case "that comes close to </w:t>
      </w:r>
      <w:proofErr w:type="gramStart"/>
      <w:r w:rsidRPr="00E267D6">
        <w:rPr>
          <w:sz w:val="12"/>
        </w:rPr>
        <w:t>a but</w:t>
      </w:r>
      <w:proofErr w:type="gramEnd"/>
      <w:r w:rsidRPr="00E267D6">
        <w:rPr>
          <w:sz w:val="12"/>
        </w:rPr>
        <w:t xml:space="preserve">-for example and that's the case of </w:t>
      </w:r>
      <w:hyperlink r:id="rId101" w:history="1">
        <w:proofErr w:type="spellStart"/>
        <w:r w:rsidRPr="00E267D6">
          <w:rPr>
            <w:rStyle w:val="Hyperlink"/>
            <w:sz w:val="12"/>
          </w:rPr>
          <w:t>Basaaly</w:t>
        </w:r>
        <w:proofErr w:type="spellEnd"/>
        <w:r w:rsidRPr="00E267D6">
          <w:rPr>
            <w:rStyle w:val="Hyperlink"/>
            <w:sz w:val="12"/>
          </w:rPr>
          <w:t xml:space="preserve"> </w:t>
        </w:r>
        <w:proofErr w:type="spellStart"/>
        <w:r w:rsidRPr="00E267D6">
          <w:rPr>
            <w:rStyle w:val="Hyperlink"/>
            <w:sz w:val="12"/>
          </w:rPr>
          <w:t>Moalin</w:t>
        </w:r>
        <w:proofErr w:type="spellEnd"/>
      </w:hyperlink>
      <w:r w:rsidRPr="00E267D6">
        <w:rPr>
          <w:sz w:val="12"/>
        </w:rPr>
        <w:t xml:space="preserve">". So, who is </w:t>
      </w:r>
      <w:proofErr w:type="spellStart"/>
      <w:r w:rsidRPr="00E267D6">
        <w:rPr>
          <w:sz w:val="12"/>
        </w:rPr>
        <w:t>Moalin</w:t>
      </w:r>
      <w:proofErr w:type="spellEnd"/>
      <w:r w:rsidRPr="00E267D6">
        <w:rPr>
          <w:sz w:val="12"/>
        </w:rPr>
        <w:t xml:space="preserve">, on whose fate the NSA places the entire burden of justifying its metadata collection program? Did his capture foil a second 9/11? A cabby from San Diego, </w:t>
      </w:r>
      <w:proofErr w:type="spellStart"/>
      <w:r w:rsidRPr="00E267D6">
        <w:rPr>
          <w:sz w:val="12"/>
        </w:rPr>
        <w:t>Moalin</w:t>
      </w:r>
      <w:proofErr w:type="spellEnd"/>
      <w:r w:rsidRPr="00E267D6">
        <w:rPr>
          <w:sz w:val="12"/>
        </w:rPr>
        <w:t xml:space="preserve"> had </w:t>
      </w:r>
      <w:proofErr w:type="gramStart"/>
      <w:r w:rsidRPr="00E267D6">
        <w:rPr>
          <w:sz w:val="12"/>
        </w:rPr>
        <w:t>immigrated</w:t>
      </w:r>
      <w:proofErr w:type="gramEnd"/>
      <w:r w:rsidRPr="00E267D6">
        <w:rPr>
          <w:sz w:val="12"/>
        </w:rPr>
        <w:t xml:space="preserve"> as a teenager from Somalia. In February, he was convicted of providing material assistance to a terrorist organization: he had transferred $8,500 to al-</w:t>
      </w:r>
      <w:proofErr w:type="spellStart"/>
      <w:r w:rsidRPr="00E267D6">
        <w:rPr>
          <w:sz w:val="12"/>
        </w:rPr>
        <w:t>Shabaab</w:t>
      </w:r>
      <w:proofErr w:type="spellEnd"/>
      <w:r w:rsidRPr="00E267D6">
        <w:rPr>
          <w:sz w:val="12"/>
        </w:rPr>
        <w:t xml:space="preserve"> in Somalia. After the Westgate Mall attack in Nairobi, few would argue that al-</w:t>
      </w:r>
      <w:proofErr w:type="spellStart"/>
      <w:r w:rsidRPr="00E267D6">
        <w:rPr>
          <w:sz w:val="12"/>
        </w:rPr>
        <w:t>Shabaab</w:t>
      </w:r>
      <w:proofErr w:type="spellEnd"/>
      <w:r w:rsidRPr="00E267D6">
        <w:rPr>
          <w:sz w:val="12"/>
        </w:rPr>
        <w:t xml:space="preserve"> is not a terrorist organization. But al-</w:t>
      </w:r>
      <w:proofErr w:type="spellStart"/>
      <w:r w:rsidRPr="00E267D6">
        <w:rPr>
          <w:sz w:val="12"/>
        </w:rPr>
        <w:t>Shabaab</w:t>
      </w:r>
      <w:proofErr w:type="spellEnd"/>
      <w:r w:rsidRPr="00E267D6">
        <w:rPr>
          <w:sz w:val="12"/>
        </w:rPr>
        <w:t xml:space="preserve"> is involved in a local war, and is not invested in attacking the US homeland. The indictment against </w:t>
      </w:r>
      <w:proofErr w:type="spellStart"/>
      <w:r w:rsidRPr="00E267D6">
        <w:rPr>
          <w:sz w:val="12"/>
        </w:rPr>
        <w:t>Moalin</w:t>
      </w:r>
      <w:proofErr w:type="spellEnd"/>
      <w:r w:rsidRPr="00E267D6">
        <w:rPr>
          <w:sz w:val="12"/>
        </w:rPr>
        <w:t xml:space="preserve"> explicitly stated that al-</w:t>
      </w:r>
      <w:proofErr w:type="spellStart"/>
      <w:r w:rsidRPr="00E267D6">
        <w:rPr>
          <w:sz w:val="12"/>
        </w:rPr>
        <w:t>Shabaab's</w:t>
      </w:r>
      <w:proofErr w:type="spellEnd"/>
      <w:r w:rsidRPr="00E267D6">
        <w:rPr>
          <w:sz w:val="12"/>
        </w:rPr>
        <w:t xml:space="preserve"> enemies were the present Somali government and "its Ethiopian and African Union supporters". Perhaps, it makes sense for prosecutors to pursue Somali Americans for doing essentially what </w:t>
      </w:r>
      <w:hyperlink r:id="rId102" w:history="1">
        <w:r w:rsidRPr="00E267D6">
          <w:rPr>
            <w:rStyle w:val="Hyperlink"/>
            <w:sz w:val="12"/>
          </w:rPr>
          <w:t>some Irish Americans did to help the IRA</w:t>
        </w:r>
      </w:hyperlink>
      <w:r w:rsidRPr="00E267D6">
        <w:rPr>
          <w:sz w:val="12"/>
        </w:rPr>
        <w:t xml:space="preserve">; perhaps not. But this single successful prosecution, under </w:t>
      </w:r>
      <w:r w:rsidRPr="00E267D6">
        <w:rPr>
          <w:rStyle w:val="StyleUnderline"/>
        </w:rPr>
        <w:t xml:space="preserve">a vague criminal statute, </w:t>
      </w:r>
      <w:r w:rsidRPr="00E267D6">
        <w:rPr>
          <w:rStyle w:val="StyleUnderline"/>
          <w:highlight w:val="cyan"/>
        </w:rPr>
        <w:t xml:space="preserve">which stopped a few thousand </w:t>
      </w:r>
      <w:r w:rsidRPr="006F76E3">
        <w:rPr>
          <w:rStyle w:val="StyleUnderline"/>
          <w:highlight w:val="cyan"/>
        </w:rPr>
        <w:t>dollars from</w:t>
      </w:r>
      <w:r w:rsidRPr="00E267D6">
        <w:rPr>
          <w:rStyle w:val="StyleUnderline"/>
        </w:rPr>
        <w:t xml:space="preserve"> </w:t>
      </w:r>
      <w:r w:rsidRPr="006F76E3">
        <w:rPr>
          <w:rStyle w:val="StyleUnderline"/>
          <w:highlight w:val="cyan"/>
        </w:rPr>
        <w:t>reaching</w:t>
      </w:r>
      <w:r w:rsidRPr="00E267D6">
        <w:rPr>
          <w:rStyle w:val="StyleUnderline"/>
        </w:rPr>
        <w:t xml:space="preserve"> one side in </w:t>
      </w:r>
      <w:r w:rsidRPr="006F76E3">
        <w:rPr>
          <w:rStyle w:val="StyleUnderline"/>
          <w:highlight w:val="cyan"/>
        </w:rPr>
        <w:t>a local conflict in</w:t>
      </w:r>
      <w:r w:rsidRPr="00E267D6">
        <w:rPr>
          <w:rStyle w:val="StyleUnderline"/>
        </w:rPr>
        <w:t xml:space="preserve"> the Horn of </w:t>
      </w:r>
      <w:r w:rsidRPr="006F76E3">
        <w:rPr>
          <w:rStyle w:val="StyleUnderline"/>
          <w:highlight w:val="cyan"/>
        </w:rPr>
        <w:t>Africa</w:t>
      </w:r>
      <w:r w:rsidRPr="00E267D6">
        <w:rPr>
          <w:rStyle w:val="StyleUnderline"/>
        </w:rPr>
        <w:t>, is the sole success story for the NSA bulk domestic surveillance program</w:t>
      </w:r>
      <w:r w:rsidRPr="00E267D6">
        <w:rPr>
          <w:sz w:val="12"/>
        </w:rPr>
        <w:t xml:space="preserve">. At the hearing, perhaps trying to bolster Alexander's feeble defense of the program's effectiveness, Director of National Intelligence James </w:t>
      </w:r>
      <w:proofErr w:type="spellStart"/>
      <w:r w:rsidRPr="00E267D6">
        <w:rPr>
          <w:sz w:val="12"/>
        </w:rPr>
        <w:t>Clapper</w:t>
      </w:r>
      <w:hyperlink r:id="rId103" w:history="1">
        <w:r w:rsidRPr="00E267D6">
          <w:rPr>
            <w:rStyle w:val="Hyperlink"/>
            <w:sz w:val="12"/>
          </w:rPr>
          <w:t>complained</w:t>
        </w:r>
        <w:proofErr w:type="spellEnd"/>
      </w:hyperlink>
      <w:r w:rsidRPr="00E267D6">
        <w:rPr>
          <w:sz w:val="12"/>
        </w:rPr>
        <w:t xml:space="preserve"> that "plots foiled" should not be the metric. He said: There's another metric I would use; let's call it the "peace of mind metric". In the case of the Boston Marathon bomber, we were able to use these tools to determine whether there was, or was not, a subsequent plot in NYC. Clapper actually used the clearest example that his program offers Americans little real security – its failure to pick up the </w:t>
      </w:r>
      <w:proofErr w:type="spellStart"/>
      <w:r w:rsidRPr="00E267D6">
        <w:rPr>
          <w:sz w:val="12"/>
        </w:rPr>
        <w:t>Tsarnaev</w:t>
      </w:r>
      <w:proofErr w:type="spellEnd"/>
      <w:r w:rsidRPr="00E267D6">
        <w:rPr>
          <w:sz w:val="12"/>
        </w:rPr>
        <w:t xml:space="preserve"> brothers before they attacked – as a way of persuading us that we should use an amorphous and </w:t>
      </w:r>
      <w:proofErr w:type="spellStart"/>
      <w:r w:rsidRPr="00E267D6">
        <w:rPr>
          <w:sz w:val="12"/>
        </w:rPr>
        <w:t>unmeasurable</w:t>
      </w:r>
      <w:proofErr w:type="spellEnd"/>
      <w:r w:rsidRPr="00E267D6">
        <w:rPr>
          <w:sz w:val="12"/>
        </w:rPr>
        <w:t xml:space="preserve"> "peace of mind" metric; peace of mind we should gain from knowing that the same system that failed to detect the Boston bombers also detected no bombers in New York. One is left picturing </w:t>
      </w:r>
      <w:hyperlink r:id="rId104" w:history="1">
        <w:r w:rsidRPr="00E267D6">
          <w:rPr>
            <w:rStyle w:val="Hyperlink"/>
            <w:sz w:val="12"/>
          </w:rPr>
          <w:t xml:space="preserve">Inspector </w:t>
        </w:r>
        <w:proofErr w:type="spellStart"/>
        <w:r w:rsidRPr="00E267D6">
          <w:rPr>
            <w:rStyle w:val="Hyperlink"/>
            <w:sz w:val="12"/>
          </w:rPr>
          <w:t>Clouseau</w:t>
        </w:r>
        <w:proofErr w:type="spellEnd"/>
      </w:hyperlink>
      <w:r w:rsidRPr="00E267D6">
        <w:rPr>
          <w:sz w:val="12"/>
        </w:rPr>
        <w:t xml:space="preserve">: I did not know the bank was being robbed because I was engaged in my sworn duty as a police officer. The admissions Leahy forced out of the NSA heads and DNI Clapper that they have been systematically overstating the effectiveness of bulk collection are consistent with the only other official assessments of bulk collection. The sole publicly available </w:t>
      </w:r>
      <w:hyperlink r:id="rId105" w:history="1">
        <w:r w:rsidRPr="00E267D6">
          <w:rPr>
            <w:rStyle w:val="Hyperlink"/>
            <w:sz w:val="12"/>
          </w:rPr>
          <w:t>FISC opinion (</w:t>
        </w:r>
        <w:proofErr w:type="spellStart"/>
        <w:r w:rsidRPr="00E267D6">
          <w:rPr>
            <w:rStyle w:val="Hyperlink"/>
            <w:sz w:val="12"/>
          </w:rPr>
          <w:t>pdf</w:t>
        </w:r>
        <w:proofErr w:type="spellEnd"/>
        <w:r w:rsidRPr="00E267D6">
          <w:rPr>
            <w:rStyle w:val="Hyperlink"/>
            <w:sz w:val="12"/>
          </w:rPr>
          <w:t>)</w:t>
        </w:r>
      </w:hyperlink>
      <w:r w:rsidRPr="00E267D6">
        <w:rPr>
          <w:sz w:val="12"/>
        </w:rPr>
        <w:t xml:space="preserve"> that assesses the impact of bulk collection from 2006 to 2009 was unimpressed that: [T]he government's submission cites three examples in which the FBI opened three new preliminary investigations of persons in the US based on tips from the BR metadata program. Judge Walton wrote that this achievement "does not seem particularly significant". Perhaps most damning are the results of the consensus report authored by </w:t>
      </w:r>
      <w:proofErr w:type="spellStart"/>
      <w:r w:rsidRPr="00E267D6">
        <w:rPr>
          <w:sz w:val="12"/>
        </w:rPr>
        <w:t>the</w:t>
      </w:r>
      <w:hyperlink r:id="rId106" w:history="1">
        <w:r w:rsidRPr="00E267D6">
          <w:rPr>
            <w:rStyle w:val="Hyperlink"/>
            <w:sz w:val="12"/>
          </w:rPr>
          <w:t>five</w:t>
        </w:r>
        <w:proofErr w:type="spellEnd"/>
        <w:r w:rsidRPr="00E267D6">
          <w:rPr>
            <w:rStyle w:val="Hyperlink"/>
            <w:sz w:val="12"/>
          </w:rPr>
          <w:t xml:space="preserve"> inspectors general</w:t>
        </w:r>
      </w:hyperlink>
      <w:r w:rsidRPr="00E267D6">
        <w:rPr>
          <w:sz w:val="12"/>
        </w:rPr>
        <w:t xml:space="preserve"> of the Departments of Defense and Justice and the CIA, NSA, and Office of DNI, mandated by Congress as part of the </w:t>
      </w:r>
      <w:proofErr w:type="spellStart"/>
      <w:r w:rsidRPr="00E267D6">
        <w:rPr>
          <w:sz w:val="12"/>
        </w:rPr>
        <w:t>Fisa</w:t>
      </w:r>
      <w:proofErr w:type="spellEnd"/>
      <w:r w:rsidRPr="00E267D6">
        <w:rPr>
          <w:sz w:val="12"/>
        </w:rPr>
        <w:t xml:space="preserve"> Amendments Act of 2008. That report provides the most detailed official assessment of the effectiveness of bulk collection, from inception as the President's Surveillance Program (PSP) in the fall of 2001 until 2007. It is revealing about both the NSA and its bulk collection program. </w:t>
      </w:r>
      <w:r w:rsidRPr="00E267D6">
        <w:rPr>
          <w:rStyle w:val="StyleUnderline"/>
        </w:rPr>
        <w:t xml:space="preserve">The NSA's inspector general only reported the agency's top brass beliefs; his report merely quoted then NSA Director Michael Hayden in his view that there were "no communications more important to NSA efforts to defend the nation". </w:t>
      </w:r>
      <w:r w:rsidRPr="006F76E3">
        <w:rPr>
          <w:rStyle w:val="StyleUnderline"/>
        </w:rPr>
        <w:t xml:space="preserve">Other </w:t>
      </w:r>
      <w:r w:rsidRPr="006F76E3">
        <w:rPr>
          <w:rStyle w:val="StyleUnderline"/>
          <w:highlight w:val="cyan"/>
        </w:rPr>
        <w:t>inspectors general were</w:t>
      </w:r>
      <w:r w:rsidRPr="00E267D6">
        <w:rPr>
          <w:rStyle w:val="StyleUnderline"/>
        </w:rPr>
        <w:t xml:space="preserve"> more </w:t>
      </w:r>
      <w:r w:rsidRPr="006F76E3">
        <w:rPr>
          <w:rStyle w:val="StyleUnderline"/>
          <w:highlight w:val="cyan"/>
        </w:rPr>
        <w:t>skeptical</w:t>
      </w:r>
      <w:r w:rsidRPr="00E267D6">
        <w:rPr>
          <w:rStyle w:val="StyleUnderline"/>
        </w:rPr>
        <w:t>.</w:t>
      </w:r>
      <w:r w:rsidRPr="00E267D6">
        <w:rPr>
          <w:sz w:val="12"/>
        </w:rPr>
        <w:t xml:space="preserve"> </w:t>
      </w:r>
      <w:r w:rsidRPr="00E267D6">
        <w:rPr>
          <w:rStyle w:val="StyleUnderline"/>
        </w:rPr>
        <w:t xml:space="preserve">The Department of Justice "concluded that </w:t>
      </w:r>
      <w:r w:rsidRPr="006F76E3">
        <w:rPr>
          <w:rStyle w:val="StyleUnderline"/>
          <w:highlight w:val="cyan"/>
        </w:rPr>
        <w:t>although PSP-derived information had value</w:t>
      </w:r>
      <w:r w:rsidRPr="00E267D6">
        <w:rPr>
          <w:rStyle w:val="StyleUnderline"/>
        </w:rPr>
        <w:t xml:space="preserve"> in some counterterrorism investigations, </w:t>
      </w:r>
      <w:r w:rsidRPr="006F76E3">
        <w:rPr>
          <w:rStyle w:val="StyleUnderline"/>
          <w:highlight w:val="cyan"/>
        </w:rPr>
        <w:t>it</w:t>
      </w:r>
      <w:r w:rsidRPr="00E267D6">
        <w:rPr>
          <w:rStyle w:val="StyleUnderline"/>
        </w:rPr>
        <w:t xml:space="preserve"> generally </w:t>
      </w:r>
      <w:r w:rsidRPr="006F76E3">
        <w:rPr>
          <w:rStyle w:val="StyleUnderline"/>
          <w:highlight w:val="cyan"/>
        </w:rPr>
        <w:t>played a limited role</w:t>
      </w:r>
      <w:r w:rsidRPr="00E267D6">
        <w:rPr>
          <w:rStyle w:val="StyleUnderline"/>
        </w:rPr>
        <w:t xml:space="preserve"> in the FBI's overall counterterrorism efforts</w:t>
      </w:r>
      <w:r w:rsidRPr="00E267D6">
        <w:rPr>
          <w:sz w:val="12"/>
        </w:rPr>
        <w:t>". The CIA reported: [W]</w:t>
      </w:r>
      <w:proofErr w:type="spellStart"/>
      <w:r w:rsidRPr="00E267D6">
        <w:rPr>
          <w:sz w:val="12"/>
        </w:rPr>
        <w:t>orking</w:t>
      </w:r>
      <w:proofErr w:type="spellEnd"/>
      <w:r w:rsidRPr="00E267D6">
        <w:rPr>
          <w:sz w:val="12"/>
        </w:rPr>
        <w:t xml:space="preserve">-level CIA analysts and targeting officers who were read into the PSP had too many competing </w:t>
      </w:r>
      <w:proofErr w:type="gramStart"/>
      <w:r w:rsidRPr="00E267D6">
        <w:rPr>
          <w:sz w:val="12"/>
        </w:rPr>
        <w:t>priorities,</w:t>
      </w:r>
      <w:proofErr w:type="gramEnd"/>
      <w:r w:rsidRPr="00E267D6">
        <w:rPr>
          <w:sz w:val="12"/>
        </w:rPr>
        <w:t xml:space="preserve"> and too many other information sources and analytic tools available to them, to fully utilize PSP reporting. Officials also stated that much of the PSP reporting was vague or without context, which led analysts and targeting officers to rely more heavily on other information sources and analytic tools, which were more easily accessed and timely than the PSP. The inspector general of the DNI reported that "</w:t>
      </w:r>
      <w:hyperlink r:id="rId107" w:history="1">
        <w:r w:rsidRPr="00E267D6">
          <w:rPr>
            <w:rStyle w:val="Hyperlink"/>
            <w:sz w:val="12"/>
          </w:rPr>
          <w:t xml:space="preserve">National Counterterrorism </w:t>
        </w:r>
        <w:proofErr w:type="spellStart"/>
        <w:r w:rsidRPr="00E267D6">
          <w:rPr>
            <w:rStyle w:val="Hyperlink"/>
            <w:sz w:val="12"/>
          </w:rPr>
          <w:t>Center</w:t>
        </w:r>
      </w:hyperlink>
      <w:r w:rsidRPr="00E267D6">
        <w:rPr>
          <w:sz w:val="12"/>
        </w:rPr>
        <w:t>analysts</w:t>
      </w:r>
      <w:proofErr w:type="spellEnd"/>
      <w:r w:rsidRPr="00E267D6">
        <w:rPr>
          <w:sz w:val="12"/>
        </w:rPr>
        <w:t xml:space="preserve"> characterized the PSP information as being a useful tool, but noted that the information was only one of several valuable sources of information available to them", and "not of greater value than other sources of intelligence". It is hardly surprising that supporters of bulk collection fervently believe it is critical to national security. No psychologically well-balanced person could permit herself to support a program that compromises the privacy of tens of millions of Americans, costs billions of dollars, and imposes direct and articulable harm to cyber security by undermining the security of commercial products and public standards without holding such a belief truly and honestly. But the honest faith of insiders that their bureaucratic mission is true and critical is no substitute for credible evidence</w:t>
      </w:r>
      <w:r w:rsidRPr="00E267D6">
        <w:rPr>
          <w:rStyle w:val="StyleUnderline"/>
        </w:rPr>
        <w:t xml:space="preserve">. </w:t>
      </w:r>
      <w:r w:rsidRPr="006F76E3">
        <w:rPr>
          <w:rStyle w:val="StyleUnderline"/>
          <w:highlight w:val="cyan"/>
        </w:rPr>
        <w:t>A dozen years of experience has produced</w:t>
      </w:r>
      <w:r w:rsidRPr="00E267D6">
        <w:rPr>
          <w:rStyle w:val="StyleUnderline"/>
        </w:rPr>
        <w:t xml:space="preserve"> many public overstatements and much hype from insiders, but </w:t>
      </w:r>
      <w:r w:rsidRPr="006F76E3">
        <w:rPr>
          <w:rStyle w:val="StyleUnderline"/>
          <w:highlight w:val="cyan"/>
        </w:rPr>
        <w:t>nothing to support the proposition that the program works</w:t>
      </w:r>
      <w:r w:rsidRPr="00E267D6">
        <w:rPr>
          <w:rStyle w:val="StyleUnderline"/>
        </w:rPr>
        <w:t xml:space="preserve"> at all, much less that its marginal contribution is significant enough to justify its enormous costs in money, freedom, and destabilization of internet security. </w:t>
      </w:r>
      <w:r w:rsidRPr="006F76E3">
        <w:rPr>
          <w:rStyle w:val="StyleUnderline"/>
          <w:highlight w:val="cyan"/>
        </w:rPr>
        <w:t>No rational cost-benefit analysis could justify such a leap of faith</w:t>
      </w:r>
      <w:r w:rsidRPr="00E267D6">
        <w:rPr>
          <w:rStyle w:val="StyleUnderline"/>
        </w:rPr>
        <w:t>. If the NSA cannot show real, measurable evidence of its effectiveness, evidence that doesn't collapse as soon as it is examined and isn't a vague appeal to amorphous, measurement-free "peace of mind", its bulk collection program has</w:t>
      </w:r>
      <w:r w:rsidRPr="00E267D6">
        <w:rPr>
          <w:sz w:val="12"/>
        </w:rPr>
        <w:t xml:space="preserve"> </w:t>
      </w:r>
      <w:r w:rsidRPr="00E267D6">
        <w:rPr>
          <w:rStyle w:val="StyleUnderline"/>
        </w:rPr>
        <w:t>to go.</w:t>
      </w:r>
    </w:p>
    <w:p w:rsidR="00CE4C03" w:rsidRDefault="00CE4C03" w:rsidP="00CE4C03"/>
    <w:p w:rsidR="00DD11B8" w:rsidRDefault="00DD11B8" w:rsidP="00CE4C03"/>
    <w:p w:rsidR="00DD11B8" w:rsidRDefault="00636358" w:rsidP="00A402A4">
      <w:pPr>
        <w:pStyle w:val="Heading3"/>
      </w:pPr>
      <w:r>
        <w:t xml:space="preserve">--- </w:t>
      </w:r>
      <w:r w:rsidR="006F76E3">
        <w:t xml:space="preserve">1AR </w:t>
      </w:r>
    </w:p>
    <w:p w:rsidR="00DD11B8" w:rsidRDefault="00636358" w:rsidP="00636358">
      <w:pPr>
        <w:pStyle w:val="Heading4"/>
      </w:pPr>
      <w:r>
        <w:t xml:space="preserve">NSA ineffective – info-overload </w:t>
      </w:r>
    </w:p>
    <w:p w:rsidR="006F76E3" w:rsidRDefault="00636358" w:rsidP="00636358">
      <w:pPr>
        <w:rPr>
          <w:sz w:val="14"/>
        </w:rPr>
      </w:pPr>
      <w:proofErr w:type="spellStart"/>
      <w:r w:rsidRPr="00636358">
        <w:rPr>
          <w:b/>
          <w:sz w:val="24"/>
        </w:rPr>
        <w:t>Puiu</w:t>
      </w:r>
      <w:proofErr w:type="spellEnd"/>
      <w:r w:rsidRPr="00636358">
        <w:rPr>
          <w:b/>
          <w:sz w:val="24"/>
        </w:rPr>
        <w:t xml:space="preserve"> 15</w:t>
      </w:r>
      <w:r w:rsidRPr="00636358">
        <w:rPr>
          <w:sz w:val="24"/>
        </w:rPr>
        <w:t xml:space="preserve"> </w:t>
      </w:r>
      <w:r w:rsidRPr="00636358">
        <w:rPr>
          <w:sz w:val="14"/>
        </w:rPr>
        <w:t xml:space="preserve">– </w:t>
      </w:r>
      <w:proofErr w:type="spellStart"/>
      <w:r w:rsidRPr="00636358">
        <w:rPr>
          <w:sz w:val="14"/>
        </w:rPr>
        <w:t>Tibi</w:t>
      </w:r>
      <w:proofErr w:type="spellEnd"/>
      <w:r w:rsidRPr="00636358">
        <w:rPr>
          <w:sz w:val="14"/>
        </w:rPr>
        <w:t>, ZME Science “</w:t>
      </w:r>
      <w:r w:rsidRPr="00636358">
        <w:rPr>
          <w:rStyle w:val="Emphasis"/>
          <w:highlight w:val="cyan"/>
        </w:rPr>
        <w:t>The NSA is gathering so much data, it’s become swamped and ironically ineffective at preventing terrorism</w:t>
      </w:r>
      <w:r w:rsidRPr="00636358">
        <w:rPr>
          <w:rFonts w:ascii="Open Sans" w:hAnsi="Open Sans"/>
          <w:color w:val="000000"/>
          <w:sz w:val="14"/>
          <w:shd w:val="clear" w:color="auto" w:fill="FFFFFF"/>
        </w:rPr>
        <w:t>” http://www.zmescience.com/research/technology/nsa-overwhelmed-data-53354/</w:t>
      </w:r>
      <w:r w:rsidRPr="00636358">
        <w:rPr>
          <w:rFonts w:ascii="Open Sans" w:hAnsi="Open Sans"/>
          <w:color w:val="000000"/>
          <w:sz w:val="14"/>
        </w:rPr>
        <w:br/>
      </w:r>
      <w:hyperlink r:id="rId108" w:history="1">
        <w:r w:rsidR="006F76E3" w:rsidRPr="00636358">
          <w:rPr>
            <w:rStyle w:val="Hyperlink"/>
            <w:sz w:val="14"/>
          </w:rPr>
          <w:t>One</w:t>
        </w:r>
      </w:hyperlink>
      <w:r w:rsidR="006F76E3" w:rsidRPr="00636358">
        <w:rPr>
          <w:sz w:val="14"/>
        </w:rPr>
        <w:t xml:space="preserve"> of the most famous NSA whistleblowers (or the ‘original NSA whistleblower’), William </w:t>
      </w:r>
      <w:proofErr w:type="spellStart"/>
      <w:r w:rsidR="006F76E3" w:rsidRPr="00636358">
        <w:rPr>
          <w:sz w:val="14"/>
        </w:rPr>
        <w:t>Binney</w:t>
      </w:r>
      <w:proofErr w:type="spellEnd"/>
      <w:r w:rsidR="006F76E3" w:rsidRPr="00636358">
        <w:rPr>
          <w:sz w:val="14"/>
        </w:rPr>
        <w:t xml:space="preserve">, said </w:t>
      </w:r>
      <w:r w:rsidR="006F76E3" w:rsidRPr="00636358">
        <w:rPr>
          <w:rStyle w:val="StyleUnderline"/>
          <w:highlight w:val="cyan"/>
        </w:rPr>
        <w:t>the agency is collecting stupendous amounts of data</w:t>
      </w:r>
      <w:r w:rsidR="006F76E3" w:rsidRPr="00636358">
        <w:rPr>
          <w:rStyle w:val="StyleUnderline"/>
        </w:rPr>
        <w:t xml:space="preserve"> – so much that </w:t>
      </w:r>
      <w:r w:rsidR="006F76E3" w:rsidRPr="00636358">
        <w:rPr>
          <w:rStyle w:val="StyleUnderline"/>
          <w:highlight w:val="cyan"/>
        </w:rPr>
        <w:t>it’s actually hampering intelligence operations</w:t>
      </w:r>
      <w:r w:rsidR="006F76E3" w:rsidRPr="00636358">
        <w:rPr>
          <w:rStyle w:val="StyleUnderline"/>
        </w:rPr>
        <w:t>.</w:t>
      </w:r>
      <w:r w:rsidR="006F76E3" w:rsidRPr="00636358">
        <w:rPr>
          <w:sz w:val="14"/>
        </w:rPr>
        <w:t xml:space="preserve"> </w:t>
      </w:r>
      <w:proofErr w:type="spellStart"/>
      <w:r w:rsidR="006F76E3" w:rsidRPr="00636358">
        <w:rPr>
          <w:sz w:val="14"/>
        </w:rPr>
        <w:t>Binney</w:t>
      </w:r>
      <w:proofErr w:type="spellEnd"/>
      <w:r w:rsidR="006F76E3" w:rsidRPr="00636358">
        <w:rPr>
          <w:sz w:val="14"/>
        </w:rPr>
        <w:t xml:space="preserve"> worked for three decades for the intelligence agency, but left shortly after the 9/11 attacks. </w:t>
      </w:r>
      <w:r w:rsidR="006F76E3" w:rsidRPr="00636358">
        <w:rPr>
          <w:rStyle w:val="StyleUnderline"/>
        </w:rPr>
        <w:t>A program</w:t>
      </w:r>
      <w:r w:rsidR="006F76E3" w:rsidRPr="00636358">
        <w:rPr>
          <w:sz w:val="14"/>
        </w:rPr>
        <w:t xml:space="preserve"> he had developed </w:t>
      </w:r>
      <w:r w:rsidR="006F76E3" w:rsidRPr="00636358">
        <w:rPr>
          <w:rStyle w:val="StyleUnderline"/>
        </w:rPr>
        <w:t>was scrapped and replaced with a system he said was more expensive and more intrusive,</w:t>
      </w:r>
      <w:r w:rsidR="006F76E3" w:rsidRPr="00636358">
        <w:rPr>
          <w:sz w:val="14"/>
        </w:rPr>
        <w:t xml:space="preserve"> which made him feel he worked for an incompetent employer. </w:t>
      </w:r>
      <w:proofErr w:type="gramStart"/>
      <w:r w:rsidR="006F76E3" w:rsidRPr="00636358">
        <w:rPr>
          <w:sz w:val="14"/>
        </w:rPr>
        <w:t>Plans to enact the now controversial Patriot Act was</w:t>
      </w:r>
      <w:proofErr w:type="gramEnd"/>
      <w:r w:rsidR="006F76E3" w:rsidRPr="00636358">
        <w:rPr>
          <w:sz w:val="14"/>
        </w:rPr>
        <w:t xml:space="preserve"> the last straw, so he quit. Since then, </w:t>
      </w:r>
      <w:proofErr w:type="spellStart"/>
      <w:r w:rsidR="006F76E3" w:rsidRPr="00636358">
        <w:rPr>
          <w:sz w:val="14"/>
        </w:rPr>
        <w:t>Binney</w:t>
      </w:r>
      <w:proofErr w:type="spellEnd"/>
      <w:r w:rsidR="006F76E3" w:rsidRPr="00636358">
        <w:rPr>
          <w:sz w:val="14"/>
        </w:rPr>
        <w:t xml:space="preserve"> has frequently criticized the agency and revealed some of its operations hazards and weaknesses. Among these, he alleges: </w:t>
      </w:r>
      <w:r w:rsidR="006F76E3" w:rsidRPr="00636358">
        <w:rPr>
          <w:rStyle w:val="StyleUnderline"/>
        </w:rPr>
        <w:t xml:space="preserve">The NSA buried key intelligence that could have prevented 9/11; </w:t>
      </w:r>
      <w:proofErr w:type="gramStart"/>
      <w:r w:rsidR="006F76E3" w:rsidRPr="00636358">
        <w:rPr>
          <w:rStyle w:val="StyleUnderline"/>
        </w:rPr>
        <w:t>The</w:t>
      </w:r>
      <w:proofErr w:type="gramEnd"/>
      <w:r w:rsidR="006F76E3" w:rsidRPr="00636358">
        <w:rPr>
          <w:rStyle w:val="StyleUnderline"/>
        </w:rPr>
        <w:t xml:space="preserve"> agency’s bulk data collection from internet and telephone communications is unconstitutional and illegal in the US; Electronic intelligence gathering is being used for covert law enforcement, political control and industrial espionage, both in and beyond the US;</w:t>
      </w:r>
      <w:r w:rsidR="006F76E3" w:rsidRPr="00636358">
        <w:rPr>
          <w:sz w:val="14"/>
        </w:rPr>
        <w:t xml:space="preserve"> Edward Snowden’s leaks could have been prevented. Ironically, Snowden cites </w:t>
      </w:r>
      <w:proofErr w:type="spellStart"/>
      <w:r w:rsidR="006F76E3" w:rsidRPr="00636358">
        <w:rPr>
          <w:sz w:val="14"/>
        </w:rPr>
        <w:t>Binney</w:t>
      </w:r>
      <w:proofErr w:type="spellEnd"/>
      <w:r w:rsidR="006F76E3" w:rsidRPr="00636358">
        <w:rPr>
          <w:sz w:val="14"/>
        </w:rPr>
        <w:t xml:space="preserve"> as an inspiration. His greatest insights however </w:t>
      </w:r>
      <w:proofErr w:type="gramStart"/>
      <w:r w:rsidR="006F76E3" w:rsidRPr="00636358">
        <w:rPr>
          <w:sz w:val="14"/>
        </w:rPr>
        <w:t>is that</w:t>
      </w:r>
      <w:proofErr w:type="gramEnd"/>
      <w:r w:rsidR="006F76E3" w:rsidRPr="00636358">
        <w:rPr>
          <w:sz w:val="14"/>
        </w:rPr>
        <w:t xml:space="preserve"> </w:t>
      </w:r>
      <w:r w:rsidR="006F76E3" w:rsidRPr="00636358">
        <w:rPr>
          <w:rStyle w:val="StyleUnderline"/>
          <w:highlight w:val="cyan"/>
        </w:rPr>
        <w:t>the NSA is ineffective at preventing terrorism</w:t>
      </w:r>
      <w:r w:rsidR="006F76E3" w:rsidRPr="00636358">
        <w:rPr>
          <w:rStyle w:val="StyleUnderline"/>
        </w:rPr>
        <w:t xml:space="preserve"> because </w:t>
      </w:r>
      <w:r w:rsidR="006F76E3" w:rsidRPr="00636358">
        <w:rPr>
          <w:rStyle w:val="StyleUnderline"/>
          <w:highlight w:val="cyan"/>
        </w:rPr>
        <w:t xml:space="preserve">analysts are too swamped with information under its bulk collection </w:t>
      </w:r>
      <w:proofErr w:type="spellStart"/>
      <w:r w:rsidR="006F76E3" w:rsidRPr="00636358">
        <w:rPr>
          <w:rStyle w:val="StyleUnderline"/>
          <w:highlight w:val="cyan"/>
        </w:rPr>
        <w:t>programme</w:t>
      </w:r>
      <w:proofErr w:type="spellEnd"/>
      <w:r w:rsidR="006F76E3" w:rsidRPr="00636358">
        <w:rPr>
          <w:rStyle w:val="StyleUnderline"/>
          <w:highlight w:val="cyan"/>
        </w:rPr>
        <w:t>.</w:t>
      </w:r>
      <w:r w:rsidR="006F76E3" w:rsidRPr="00636358">
        <w:rPr>
          <w:sz w:val="14"/>
          <w:highlight w:val="cyan"/>
        </w:rPr>
        <w:t xml:space="preserve"> </w:t>
      </w:r>
      <w:r w:rsidR="006F76E3" w:rsidRPr="00636358">
        <w:rPr>
          <w:rStyle w:val="StyleUnderline"/>
          <w:highlight w:val="cyan"/>
        </w:rPr>
        <w:t xml:space="preserve">Considering </w:t>
      </w:r>
      <w:proofErr w:type="spellStart"/>
      <w:r w:rsidR="006F76E3" w:rsidRPr="00636358">
        <w:rPr>
          <w:rStyle w:val="StyleUnderline"/>
          <w:highlight w:val="cyan"/>
        </w:rPr>
        <w:t>Binney’s</w:t>
      </w:r>
      <w:proofErr w:type="spellEnd"/>
      <w:r w:rsidR="006F76E3" w:rsidRPr="00636358">
        <w:rPr>
          <w:rStyle w:val="StyleUnderline"/>
          <w:highlight w:val="cyan"/>
        </w:rPr>
        <w:t xml:space="preserve"> impeccable track record – </w:t>
      </w:r>
      <w:r w:rsidR="006F76E3" w:rsidRPr="00636358">
        <w:rPr>
          <w:rStyle w:val="StyleUnderline"/>
        </w:rPr>
        <w:t xml:space="preserve">he was co-founder and director of the World Geopolitical &amp; Military Analysis at the Signals Intelligence Automation Research Center (SARC), a branch with 6,000 employees – </w:t>
      </w:r>
      <w:r w:rsidR="006F76E3" w:rsidRPr="00636358">
        <w:rPr>
          <w:rStyle w:val="StyleUnderline"/>
          <w:highlight w:val="cyan"/>
        </w:rPr>
        <w:t>I can only presume he knows what he’s talking about.</w:t>
      </w:r>
      <w:r w:rsidR="006F76E3" w:rsidRPr="00636358">
        <w:rPr>
          <w:sz w:val="14"/>
        </w:rPr>
        <w:t xml:space="preserve"> The Patriot Act is a U.S. law passed in the wake of the September 11, 2001 terrorist attacks. Its goals are to strengthen domestic security and broaden the powers of law-enforcement agencies with regards to identifying and stopping terrorists. In effect, </w:t>
      </w:r>
      <w:r w:rsidR="006F76E3" w:rsidRPr="00636358">
        <w:rPr>
          <w:rStyle w:val="StyleUnderline"/>
        </w:rPr>
        <w:t xml:space="preserve">the law </w:t>
      </w:r>
      <w:proofErr w:type="spellStart"/>
      <w:r w:rsidR="006F76E3" w:rsidRPr="00636358">
        <w:rPr>
          <w:rStyle w:val="StyleUnderline"/>
        </w:rPr>
        <w:t>laxes</w:t>
      </w:r>
      <w:proofErr w:type="spellEnd"/>
      <w:r w:rsidR="006F76E3" w:rsidRPr="00636358">
        <w:rPr>
          <w:rStyle w:val="StyleUnderline"/>
        </w:rPr>
        <w:t xml:space="preserve"> the restrictions authorities have to search telephone, e-mail communications, medical, financial, and other records. Because </w:t>
      </w:r>
      <w:r w:rsidR="006F76E3" w:rsidRPr="00636358">
        <w:rPr>
          <w:rStyle w:val="StyleUnderline"/>
          <w:highlight w:val="cyan"/>
        </w:rPr>
        <w:t>a lot of people use web</w:t>
      </w:r>
      <w:r w:rsidR="006F76E3" w:rsidRPr="00636358">
        <w:rPr>
          <w:rStyle w:val="StyleUnderline"/>
        </w:rPr>
        <w:t xml:space="preserve"> services whose servers are located in the US, this means that </w:t>
      </w:r>
      <w:r w:rsidR="006F76E3" w:rsidRPr="00636358">
        <w:rPr>
          <w:rStyle w:val="StyleUnderline"/>
          <w:highlight w:val="cyan"/>
        </w:rPr>
        <w:t>the records of people not located or doing business in the US are also spied upon</w:t>
      </w:r>
      <w:r w:rsidR="006F76E3" w:rsidRPr="00636358">
        <w:rPr>
          <w:rStyle w:val="StyleUnderline"/>
        </w:rPr>
        <w:t xml:space="preserve"> by the NSA. </w:t>
      </w:r>
      <w:r w:rsidR="006F76E3" w:rsidRPr="00636358">
        <w:rPr>
          <w:rStyle w:val="StyleUnderline"/>
          <w:highlight w:val="cyan"/>
        </w:rPr>
        <w:t>All this information</w:t>
      </w:r>
      <w:r w:rsidR="006F76E3" w:rsidRPr="00636358">
        <w:rPr>
          <w:rStyle w:val="StyleUnderline"/>
        </w:rPr>
        <w:t xml:space="preserve">, however, </w:t>
      </w:r>
      <w:r w:rsidR="006F76E3" w:rsidRPr="00636358">
        <w:rPr>
          <w:rStyle w:val="StyleUnderline"/>
          <w:highlight w:val="cyan"/>
        </w:rPr>
        <w:t>comes at a price: overload.</w:t>
      </w:r>
      <w:r w:rsidR="006F76E3" w:rsidRPr="00636358">
        <w:rPr>
          <w:rStyle w:val="StyleUnderline"/>
        </w:rPr>
        <w:t xml:space="preserve"> According to the Guardian, </w:t>
      </w:r>
      <w:r w:rsidR="006F76E3" w:rsidRPr="00636358">
        <w:rPr>
          <w:rStyle w:val="StyleUnderline"/>
          <w:highlight w:val="cyan"/>
        </w:rPr>
        <w:t xml:space="preserve">the NSA buffers a </w:t>
      </w:r>
      <w:proofErr w:type="spellStart"/>
      <w:r w:rsidR="006F76E3" w:rsidRPr="00636358">
        <w:rPr>
          <w:rStyle w:val="StyleUnderline"/>
          <w:highlight w:val="cyan"/>
        </w:rPr>
        <w:t>whooping</w:t>
      </w:r>
      <w:proofErr w:type="spellEnd"/>
      <w:r w:rsidR="006F76E3" w:rsidRPr="00636358">
        <w:rPr>
          <w:rStyle w:val="StyleUnderline"/>
          <w:highlight w:val="cyan"/>
        </w:rPr>
        <w:t xml:space="preserve"> </w:t>
      </w:r>
      <w:hyperlink r:id="rId109" w:history="1">
        <w:r w:rsidR="006F76E3" w:rsidRPr="00636358">
          <w:rPr>
            <w:rStyle w:val="StyleUnderline"/>
            <w:highlight w:val="cyan"/>
          </w:rPr>
          <w:t xml:space="preserve"> 21 petabytes a day</w:t>
        </w:r>
      </w:hyperlink>
      <w:r w:rsidR="006F76E3" w:rsidRPr="00636358">
        <w:rPr>
          <w:rStyle w:val="StyleUnderline"/>
        </w:rPr>
        <w:t xml:space="preserve">! In this flood of information, an NSA analyst will quickly find </w:t>
      </w:r>
      <w:proofErr w:type="gramStart"/>
      <w:r w:rsidR="006F76E3" w:rsidRPr="00636358">
        <w:rPr>
          <w:rStyle w:val="StyleUnderline"/>
        </w:rPr>
        <w:t>himself</w:t>
      </w:r>
      <w:proofErr w:type="gramEnd"/>
      <w:r w:rsidR="006F76E3" w:rsidRPr="00636358">
        <w:rPr>
          <w:rStyle w:val="StyleUnderline"/>
        </w:rPr>
        <w:t xml:space="preserve"> overwhelmed</w:t>
      </w:r>
      <w:r w:rsidR="006F76E3" w:rsidRPr="00636358">
        <w:rPr>
          <w:sz w:val="14"/>
        </w:rPr>
        <w:t xml:space="preserve">. Queering keywords like “bomb” or “drugs” might prove a nightmare for the analyst in question. It’s impossible not to, considering four billion people — around two-thirds of the world’s population — are under the NSA and partner agencies’ watchful eyes, according to </w:t>
      </w:r>
      <w:proofErr w:type="spellStart"/>
      <w:r w:rsidR="006F76E3" w:rsidRPr="00636358">
        <w:rPr>
          <w:sz w:val="14"/>
        </w:rPr>
        <w:t>Binney</w:t>
      </w:r>
      <w:proofErr w:type="spellEnd"/>
      <w:r w:rsidR="006F76E3" w:rsidRPr="00636358">
        <w:rPr>
          <w:sz w:val="14"/>
        </w:rPr>
        <w:t xml:space="preserve">. “That’s why they couldn’t stop the Boston bombing, or the Paris shootings, because the data was all there,” said </w:t>
      </w:r>
      <w:proofErr w:type="spellStart"/>
      <w:r w:rsidR="006F76E3" w:rsidRPr="00636358">
        <w:rPr>
          <w:sz w:val="14"/>
        </w:rPr>
        <w:t>Binney</w:t>
      </w:r>
      <w:proofErr w:type="spellEnd"/>
      <w:r w:rsidR="006F76E3" w:rsidRPr="00636358">
        <w:rPr>
          <w:sz w:val="14"/>
        </w:rPr>
        <w:t xml:space="preserve"> for </w:t>
      </w:r>
      <w:hyperlink r:id="rId110" w:history="1">
        <w:proofErr w:type="spellStart"/>
        <w:r w:rsidR="006F76E3" w:rsidRPr="00636358">
          <w:rPr>
            <w:rStyle w:val="Hyperlink"/>
            <w:sz w:val="14"/>
          </w:rPr>
          <w:t>ZDnet</w:t>
        </w:r>
        <w:proofErr w:type="spellEnd"/>
      </w:hyperlink>
      <w:r w:rsidR="006F76E3" w:rsidRPr="00636358">
        <w:rPr>
          <w:sz w:val="14"/>
        </w:rPr>
        <w:t xml:space="preserve">. </w:t>
      </w:r>
    </w:p>
    <w:p w:rsidR="00636358" w:rsidRDefault="00636358" w:rsidP="00636358">
      <w:pPr>
        <w:pStyle w:val="Heading4"/>
      </w:pPr>
      <w:r>
        <w:t xml:space="preserve">Info isn’t used or shared properly </w:t>
      </w:r>
    </w:p>
    <w:p w:rsidR="00636358" w:rsidRPr="00636358" w:rsidRDefault="00636358" w:rsidP="00636358">
      <w:pPr>
        <w:rPr>
          <w:sz w:val="14"/>
        </w:rPr>
      </w:pPr>
      <w:proofErr w:type="spellStart"/>
      <w:r w:rsidRPr="00636358">
        <w:rPr>
          <w:b/>
        </w:rPr>
        <w:t>Eddington</w:t>
      </w:r>
      <w:proofErr w:type="spellEnd"/>
      <w:r w:rsidRPr="00636358">
        <w:rPr>
          <w:b/>
        </w:rPr>
        <w:t xml:space="preserve"> 15</w:t>
      </w:r>
      <w:r w:rsidRPr="00636358">
        <w:t xml:space="preserve"> -- </w:t>
      </w:r>
      <w:r w:rsidRPr="00636358">
        <w:rPr>
          <w:sz w:val="14"/>
        </w:rPr>
        <w:t xml:space="preserve">Patrick </w:t>
      </w:r>
      <w:proofErr w:type="spellStart"/>
      <w:r w:rsidRPr="00636358">
        <w:rPr>
          <w:sz w:val="14"/>
        </w:rPr>
        <w:t>Eddington</w:t>
      </w:r>
      <w:proofErr w:type="spellEnd"/>
      <w:r w:rsidRPr="00636358">
        <w:rPr>
          <w:sz w:val="14"/>
        </w:rPr>
        <w:t xml:space="preserve"> is a policy analyst in homeland security and civil liberties at the Cato Institute. He was formerly a senior policy advisor to Rep. Rush Holt (D-N.J.) and a military imagery analyst at the CIA’s National Photographic Interpretation Center. “No, </w:t>
      </w:r>
      <w:r w:rsidRPr="00636358">
        <w:rPr>
          <w:rStyle w:val="Emphasis"/>
          <w:highlight w:val="cyan"/>
        </w:rPr>
        <w:t>Mass Surveillance Won't Stop Terrorist Attacks</w:t>
      </w:r>
      <w:r w:rsidRPr="00636358">
        <w:t xml:space="preserve">” </w:t>
      </w:r>
      <w:r w:rsidRPr="00636358">
        <w:rPr>
          <w:sz w:val="14"/>
        </w:rPr>
        <w:t>http://reason.com/archives/2015/01/27/mass-surveillance-and-terrorism#.0wxmih:U8Io</w:t>
      </w:r>
    </w:p>
    <w:p w:rsidR="00636358" w:rsidRPr="00636358" w:rsidRDefault="00636358" w:rsidP="00636358">
      <w:pPr>
        <w:rPr>
          <w:sz w:val="12"/>
        </w:rPr>
      </w:pPr>
      <w:r w:rsidRPr="00636358">
        <w:rPr>
          <w:sz w:val="12"/>
        </w:rPr>
        <w:t xml:space="preserve">The recent terrorist attack </w:t>
      </w:r>
      <w:hyperlink r:id="rId111" w:tgtFrame="_blank" w:history="1">
        <w:r w:rsidRPr="00636358">
          <w:rPr>
            <w:rStyle w:val="Hyperlink"/>
            <w:sz w:val="12"/>
          </w:rPr>
          <w:t xml:space="preserve">on the office of French satirical magazine Charlie </w:t>
        </w:r>
        <w:proofErr w:type="spellStart"/>
        <w:r w:rsidRPr="00636358">
          <w:rPr>
            <w:rStyle w:val="Hyperlink"/>
            <w:sz w:val="12"/>
          </w:rPr>
          <w:t>Hebdo</w:t>
        </w:r>
        <w:proofErr w:type="spellEnd"/>
      </w:hyperlink>
      <w:r w:rsidRPr="00636358">
        <w:rPr>
          <w:sz w:val="12"/>
        </w:rPr>
        <w:t xml:space="preserve"> generated a now-familiar meme: Another terrorist attack means we need more surveillance. </w:t>
      </w:r>
      <w:r w:rsidRPr="00636358">
        <w:rPr>
          <w:rStyle w:val="StyleUnderline"/>
          <w:highlight w:val="cyan"/>
        </w:rPr>
        <w:t>Sen</w:t>
      </w:r>
      <w:r w:rsidRPr="00636358">
        <w:rPr>
          <w:rStyle w:val="StyleUnderline"/>
        </w:rPr>
        <w:t xml:space="preserve">. Bob </w:t>
      </w:r>
      <w:r w:rsidRPr="00636358">
        <w:rPr>
          <w:rStyle w:val="StyleUnderline"/>
          <w:highlight w:val="cyan"/>
        </w:rPr>
        <w:t>Corker</w:t>
      </w:r>
      <w:r w:rsidRPr="00636358">
        <w:rPr>
          <w:rStyle w:val="StyleUnderline"/>
        </w:rPr>
        <w:t xml:space="preserve"> (R-Tenn.) </w:t>
      </w:r>
      <w:hyperlink r:id="rId112" w:tgtFrame="_blank" w:history="1">
        <w:r w:rsidRPr="00636358">
          <w:rPr>
            <w:rStyle w:val="StyleUnderline"/>
            <w:highlight w:val="cyan"/>
          </w:rPr>
          <w:t>said</w:t>
        </w:r>
      </w:hyperlink>
      <w:r w:rsidRPr="00636358">
        <w:rPr>
          <w:rStyle w:val="StyleUnderline"/>
        </w:rPr>
        <w:t xml:space="preserve"> that while "Congress having oversight certainly is important ... </w:t>
      </w:r>
      <w:r w:rsidRPr="00636358">
        <w:rPr>
          <w:rStyle w:val="StyleUnderline"/>
          <w:highlight w:val="cyan"/>
        </w:rPr>
        <w:t>what is</w:t>
      </w:r>
      <w:r w:rsidRPr="00636358">
        <w:rPr>
          <w:rStyle w:val="StyleUnderline"/>
        </w:rPr>
        <w:t xml:space="preserve"> more </w:t>
      </w:r>
      <w:r w:rsidRPr="00636358">
        <w:rPr>
          <w:rStyle w:val="StyleUnderline"/>
          <w:highlight w:val="cyan"/>
        </w:rPr>
        <w:t>important</w:t>
      </w:r>
      <w:r w:rsidRPr="00636358">
        <w:rPr>
          <w:rStyle w:val="StyleUnderline"/>
        </w:rPr>
        <w:t xml:space="preserve"> relative to these types of events </w:t>
      </w:r>
      <w:r w:rsidRPr="00636358">
        <w:rPr>
          <w:rStyle w:val="StyleUnderline"/>
          <w:highlight w:val="cyan"/>
        </w:rPr>
        <w:t>is ensuring we don't</w:t>
      </w:r>
      <w:r w:rsidRPr="00636358">
        <w:rPr>
          <w:rStyle w:val="StyleUnderline"/>
        </w:rPr>
        <w:t xml:space="preserve"> overly </w:t>
      </w:r>
      <w:r w:rsidRPr="00636358">
        <w:rPr>
          <w:rStyle w:val="StyleUnderline"/>
          <w:highlight w:val="cyan"/>
        </w:rPr>
        <w:t xml:space="preserve">hamstring the NSA's ability to collect </w:t>
      </w:r>
      <w:r w:rsidRPr="00636358">
        <w:rPr>
          <w:rStyle w:val="StyleUnderline"/>
        </w:rPr>
        <w:t xml:space="preserve">this kind of </w:t>
      </w:r>
      <w:r w:rsidRPr="00636358">
        <w:rPr>
          <w:rStyle w:val="StyleUnderline"/>
          <w:highlight w:val="cyan"/>
        </w:rPr>
        <w:t>information</w:t>
      </w:r>
      <w:r w:rsidRPr="00636358">
        <w:rPr>
          <w:sz w:val="12"/>
        </w:rPr>
        <w:t xml:space="preserve"> in advance and keep these kinds of activities from occurring." Similarly, Sen. Lindsey Graham (R-S.C.) spoke of his "fear" that "our intelligence capabilities, those designed to prevent such an attack from taking place on our shores, are quickly eroding," adding that the government surveillance "designed to prevent these types of attacks from occurring is under siege." </w:t>
      </w:r>
      <w:r w:rsidRPr="00636358">
        <w:rPr>
          <w:rStyle w:val="StyleUnderline"/>
          <w:highlight w:val="cyan"/>
        </w:rPr>
        <w:t xml:space="preserve">A recent </w:t>
      </w:r>
      <w:hyperlink r:id="rId113" w:tgtFrame="_blank" w:history="1">
        <w:r w:rsidRPr="00636358">
          <w:rPr>
            <w:rStyle w:val="StyleUnderline"/>
            <w:highlight w:val="cyan"/>
          </w:rPr>
          <w:t>poll</w:t>
        </w:r>
      </w:hyperlink>
      <w:r w:rsidRPr="00636358">
        <w:rPr>
          <w:rStyle w:val="StyleUnderline"/>
          <w:highlight w:val="cyan"/>
        </w:rPr>
        <w:t xml:space="preserve"> demonstrates that their sentiments are widely shared</w:t>
      </w:r>
      <w:r w:rsidRPr="00636358">
        <w:rPr>
          <w:sz w:val="12"/>
        </w:rPr>
        <w:t xml:space="preserve"> in the wake of the attack. But would more mass surveillance have prevented the assault on the Charlie </w:t>
      </w:r>
      <w:proofErr w:type="spellStart"/>
      <w:r w:rsidRPr="00636358">
        <w:rPr>
          <w:sz w:val="12"/>
        </w:rPr>
        <w:t>Hebdo</w:t>
      </w:r>
      <w:proofErr w:type="spellEnd"/>
      <w:r w:rsidRPr="00636358">
        <w:rPr>
          <w:sz w:val="12"/>
        </w:rPr>
        <w:t xml:space="preserve"> office? Events from 9/11 to the present help provide the answer: 2009: Umar Farouk </w:t>
      </w:r>
      <w:proofErr w:type="spellStart"/>
      <w:r w:rsidRPr="00636358">
        <w:rPr>
          <w:sz w:val="12"/>
        </w:rPr>
        <w:t>Abdulmutallab</w:t>
      </w:r>
      <w:proofErr w:type="spellEnd"/>
      <w:r w:rsidRPr="00636358">
        <w:rPr>
          <w:sz w:val="12"/>
        </w:rPr>
        <w:t xml:space="preserve">—i.e., the "underwear bomber"—nearly succeeded in downing the airline he was on over Detroit because, according to then-National Counterterrorism Center (NCC) director Michael </w:t>
      </w:r>
      <w:proofErr w:type="spellStart"/>
      <w:r w:rsidRPr="00636358">
        <w:rPr>
          <w:sz w:val="12"/>
        </w:rPr>
        <w:t>Leiter</w:t>
      </w:r>
      <w:proofErr w:type="spellEnd"/>
      <w:r w:rsidRPr="00636358">
        <w:rPr>
          <w:sz w:val="12"/>
        </w:rPr>
        <w:t>,</w:t>
      </w:r>
      <w:r w:rsidRPr="00636358">
        <w:rPr>
          <w:rStyle w:val="StyleUnderline"/>
        </w:rPr>
        <w:t xml:space="preserve"> </w:t>
      </w:r>
      <w:r w:rsidRPr="00636358">
        <w:rPr>
          <w:rStyle w:val="StyleUnderline"/>
          <w:highlight w:val="cyan"/>
        </w:rPr>
        <w:t xml:space="preserve">the federal </w:t>
      </w:r>
      <w:hyperlink r:id="rId114" w:tgtFrame="_blank" w:history="1">
        <w:r w:rsidRPr="00636358">
          <w:rPr>
            <w:rStyle w:val="StyleUnderline"/>
            <w:highlight w:val="cyan"/>
          </w:rPr>
          <w:t>Intelligence Community</w:t>
        </w:r>
      </w:hyperlink>
      <w:r w:rsidRPr="00636358">
        <w:rPr>
          <w:rStyle w:val="StyleUnderline"/>
          <w:highlight w:val="cyan"/>
        </w:rPr>
        <w:t>(IC) failed "</w:t>
      </w:r>
      <w:hyperlink r:id="rId115" w:tgtFrame="_blank" w:history="1">
        <w:r w:rsidRPr="00636358">
          <w:rPr>
            <w:rStyle w:val="StyleUnderline"/>
            <w:highlight w:val="cyan"/>
          </w:rPr>
          <w:t>to connect, integrate, and fully understand the intelligence</w:t>
        </w:r>
      </w:hyperlink>
      <w:r w:rsidRPr="00636358">
        <w:rPr>
          <w:rStyle w:val="StyleUnderline"/>
          <w:highlight w:val="cyan"/>
        </w:rPr>
        <w:t>" it had collected.</w:t>
      </w:r>
      <w:r w:rsidRPr="00636358">
        <w:rPr>
          <w:sz w:val="12"/>
        </w:rPr>
        <w:t xml:space="preserve"> 2009: Army Major </w:t>
      </w:r>
      <w:proofErr w:type="spellStart"/>
      <w:r w:rsidRPr="00636358">
        <w:rPr>
          <w:sz w:val="12"/>
        </w:rPr>
        <w:t>Nidal</w:t>
      </w:r>
      <w:proofErr w:type="spellEnd"/>
      <w:r w:rsidRPr="00636358">
        <w:rPr>
          <w:sz w:val="12"/>
        </w:rPr>
        <w:t xml:space="preserve"> </w:t>
      </w:r>
      <w:proofErr w:type="spellStart"/>
      <w:r w:rsidRPr="00636358">
        <w:rPr>
          <w:sz w:val="12"/>
        </w:rPr>
        <w:t>Hasan</w:t>
      </w:r>
      <w:proofErr w:type="spellEnd"/>
      <w:r w:rsidRPr="00636358">
        <w:rPr>
          <w:sz w:val="12"/>
        </w:rPr>
        <w:t xml:space="preserve"> was able to conduct his deadly, Anwar al-</w:t>
      </w:r>
      <w:proofErr w:type="spellStart"/>
      <w:r w:rsidRPr="00636358">
        <w:rPr>
          <w:sz w:val="12"/>
        </w:rPr>
        <w:t>Awlaki</w:t>
      </w:r>
      <w:proofErr w:type="spellEnd"/>
      <w:r w:rsidRPr="00636358">
        <w:rPr>
          <w:sz w:val="12"/>
        </w:rPr>
        <w:t xml:space="preserve">-inspired rampage at Ft. Hood, Texas, because the FBI </w:t>
      </w:r>
      <w:hyperlink r:id="rId116" w:tgtFrame="_blank" w:history="1">
        <w:r w:rsidRPr="00636358">
          <w:rPr>
            <w:rStyle w:val="Hyperlink"/>
            <w:sz w:val="12"/>
          </w:rPr>
          <w:t>bungled</w:t>
        </w:r>
      </w:hyperlink>
      <w:r w:rsidRPr="00636358">
        <w:rPr>
          <w:sz w:val="12"/>
        </w:rPr>
        <w:t xml:space="preserve"> its </w:t>
      </w:r>
      <w:proofErr w:type="spellStart"/>
      <w:r w:rsidRPr="00636358">
        <w:rPr>
          <w:sz w:val="12"/>
        </w:rPr>
        <w:t>Hasan</w:t>
      </w:r>
      <w:proofErr w:type="spellEnd"/>
      <w:r w:rsidRPr="00636358">
        <w:rPr>
          <w:sz w:val="12"/>
        </w:rPr>
        <w:t xml:space="preserve"> investigation. 2013: The Boston Marathon bombing happened, at least in part, because </w:t>
      </w:r>
      <w:r w:rsidRPr="00636358">
        <w:rPr>
          <w:rStyle w:val="StyleUnderline"/>
          <w:highlight w:val="cyan"/>
        </w:rPr>
        <w:t>the CIA,</w:t>
      </w:r>
      <w:r w:rsidRPr="00636358">
        <w:rPr>
          <w:rStyle w:val="StyleUnderline"/>
        </w:rPr>
        <w:t xml:space="preserve"> Department of Homeland Security (</w:t>
      </w:r>
      <w:r w:rsidRPr="00636358">
        <w:rPr>
          <w:rStyle w:val="StyleUnderline"/>
          <w:highlight w:val="cyan"/>
        </w:rPr>
        <w:t>DHS), FBI, NCC</w:t>
      </w:r>
      <w:r w:rsidRPr="00636358">
        <w:rPr>
          <w:rStyle w:val="StyleUnderline"/>
        </w:rPr>
        <w:t>, and National Security Agency (</w:t>
      </w:r>
      <w:r w:rsidRPr="00636358">
        <w:rPr>
          <w:rStyle w:val="StyleUnderline"/>
          <w:highlight w:val="cyan"/>
        </w:rPr>
        <w:t>NSA) failed to properly coordinate and share information</w:t>
      </w:r>
      <w:r w:rsidRPr="00636358">
        <w:rPr>
          <w:sz w:val="12"/>
        </w:rPr>
        <w:t xml:space="preserve"> about </w:t>
      </w:r>
      <w:proofErr w:type="spellStart"/>
      <w:r w:rsidRPr="00636358">
        <w:rPr>
          <w:sz w:val="12"/>
        </w:rPr>
        <w:t>Tamerlan</w:t>
      </w:r>
      <w:proofErr w:type="spellEnd"/>
      <w:r w:rsidRPr="00636358">
        <w:rPr>
          <w:sz w:val="12"/>
        </w:rPr>
        <w:t xml:space="preserve"> </w:t>
      </w:r>
      <w:proofErr w:type="spellStart"/>
      <w:r w:rsidRPr="00636358">
        <w:rPr>
          <w:sz w:val="12"/>
        </w:rPr>
        <w:t>Tsarnaev</w:t>
      </w:r>
      <w:proofErr w:type="spellEnd"/>
      <w:r w:rsidRPr="00636358">
        <w:rPr>
          <w:sz w:val="12"/>
        </w:rPr>
        <w:t xml:space="preserve"> and his family, associations, and travel to and from Russia in 2012. Those failures were detailed in a 2014 </w:t>
      </w:r>
      <w:hyperlink r:id="rId117" w:tgtFrame="_blank" w:history="1">
        <w:r w:rsidRPr="00636358">
          <w:rPr>
            <w:rStyle w:val="Hyperlink"/>
            <w:sz w:val="12"/>
          </w:rPr>
          <w:t>report</w:t>
        </w:r>
      </w:hyperlink>
      <w:r w:rsidRPr="00636358">
        <w:rPr>
          <w:sz w:val="12"/>
        </w:rPr>
        <w:t xml:space="preserve"> prepared by the Inspectors General of the IC, Department of Justice, CIA, and DHS. 2014: The Charlie </w:t>
      </w:r>
      <w:proofErr w:type="spellStart"/>
      <w:r w:rsidRPr="00636358">
        <w:rPr>
          <w:sz w:val="12"/>
        </w:rPr>
        <w:t>Hebdo</w:t>
      </w:r>
      <w:proofErr w:type="spellEnd"/>
      <w:r w:rsidRPr="00636358">
        <w:rPr>
          <w:sz w:val="12"/>
        </w:rPr>
        <w:t xml:space="preserve"> and French grocery store attackers were not only known to French and U.S. authorities but one had </w:t>
      </w:r>
      <w:hyperlink r:id="rId118" w:tgtFrame="_blank" w:history="1">
        <w:r w:rsidRPr="00636358">
          <w:rPr>
            <w:rStyle w:val="Hyperlink"/>
            <w:sz w:val="12"/>
          </w:rPr>
          <w:t>a prior terrorism conviction</w:t>
        </w:r>
      </w:hyperlink>
      <w:r w:rsidRPr="00636358">
        <w:rPr>
          <w:sz w:val="12"/>
        </w:rPr>
        <w:t xml:space="preserve"> and another was </w:t>
      </w:r>
      <w:hyperlink r:id="rId119" w:tgtFrame="_blank" w:history="1">
        <w:r w:rsidRPr="00636358">
          <w:rPr>
            <w:rStyle w:val="Hyperlink"/>
            <w:sz w:val="12"/>
          </w:rPr>
          <w:t>monitored for years</w:t>
        </w:r>
      </w:hyperlink>
      <w:r w:rsidRPr="00636358">
        <w:rPr>
          <w:sz w:val="12"/>
        </w:rPr>
        <w:t xml:space="preserve"> by French authorities until less than a year before the attack on the magazine. No, mass surveillance does not prevent terrorist attacks. It’s worth remembering</w:t>
      </w:r>
      <w:r w:rsidRPr="00636358">
        <w:rPr>
          <w:rStyle w:val="StyleUnderline"/>
        </w:rPr>
        <w:t xml:space="preserve"> </w:t>
      </w:r>
      <w:r w:rsidRPr="00636358">
        <w:rPr>
          <w:rStyle w:val="StyleUnderline"/>
          <w:highlight w:val="cyan"/>
        </w:rPr>
        <w:t>that the mass surveillance programs</w:t>
      </w:r>
      <w:r w:rsidRPr="00636358">
        <w:rPr>
          <w:rStyle w:val="StyleUnderline"/>
        </w:rPr>
        <w:t xml:space="preserve"> initiated by the U.S. government after the 9/11 attacks—the </w:t>
      </w:r>
      <w:hyperlink r:id="rId120" w:tgtFrame="_blank" w:history="1">
        <w:r w:rsidRPr="00636358">
          <w:rPr>
            <w:rStyle w:val="StyleUnderline"/>
          </w:rPr>
          <w:t>legal ones</w:t>
        </w:r>
      </w:hyperlink>
      <w:r w:rsidRPr="00636358">
        <w:rPr>
          <w:rStyle w:val="StyleUnderline"/>
        </w:rPr>
        <w:t xml:space="preserve"> and the </w:t>
      </w:r>
      <w:hyperlink r:id="rId121" w:tgtFrame="_blank" w:history="1">
        <w:r w:rsidRPr="00636358">
          <w:rPr>
            <w:rStyle w:val="StyleUnderline"/>
          </w:rPr>
          <w:t>constitutionally-dubious ones</w:t>
        </w:r>
      </w:hyperlink>
      <w:r w:rsidRPr="00636358">
        <w:rPr>
          <w:rStyle w:val="StyleUnderline"/>
        </w:rPr>
        <w:t>—</w:t>
      </w:r>
      <w:r w:rsidRPr="00636358">
        <w:rPr>
          <w:rStyle w:val="StyleUnderline"/>
          <w:highlight w:val="cyan"/>
        </w:rPr>
        <w:t>were premised on the belief that bin Laden’s hijacker-terrorists were able to pull off the attacks because of a failure to collect enough data</w:t>
      </w:r>
      <w:r w:rsidRPr="00636358">
        <w:rPr>
          <w:rStyle w:val="StyleUnderline"/>
        </w:rPr>
        <w:t xml:space="preserve">. </w:t>
      </w:r>
      <w:r w:rsidRPr="00636358">
        <w:rPr>
          <w:sz w:val="12"/>
        </w:rPr>
        <w:t xml:space="preserve">Yet in their subsequent reports on the attacks, the </w:t>
      </w:r>
      <w:hyperlink r:id="rId122" w:tgtFrame="_blank" w:history="1">
        <w:r w:rsidRPr="00636358">
          <w:rPr>
            <w:rStyle w:val="Hyperlink"/>
            <w:sz w:val="12"/>
          </w:rPr>
          <w:t>Congressional Joint Inquiry (2002)</w:t>
        </w:r>
      </w:hyperlink>
      <w:r w:rsidRPr="00636358">
        <w:rPr>
          <w:sz w:val="12"/>
        </w:rPr>
        <w:t xml:space="preserve"> and the </w:t>
      </w:r>
      <w:hyperlink r:id="rId123" w:tgtFrame="_blank" w:history="1">
        <w:r w:rsidRPr="00636358">
          <w:rPr>
            <w:rStyle w:val="Hyperlink"/>
            <w:sz w:val="12"/>
          </w:rPr>
          <w:t>9/11 Commission</w:t>
        </w:r>
      </w:hyperlink>
      <w:r w:rsidRPr="00636358">
        <w:rPr>
          <w:sz w:val="12"/>
        </w:rPr>
        <w:t xml:space="preserve"> found exactly the opposite. The data to detect (and thus foil) the plots was in the U.S. government’s hands prior to the attacks; the failures were ones of sharing, analysis, and dissemination. That malady perfectly describes every intelligence failure from Pearl Harbor to the present day. The Office of the Director of National Intelligence (created by Congress in 2004) was supposed to be the answer to the "failure-to-connect-the-dots" problem. Ten years on, </w:t>
      </w:r>
      <w:r w:rsidRPr="00636358">
        <w:rPr>
          <w:rStyle w:val="StyleUnderline"/>
          <w:highlight w:val="cyan"/>
        </w:rPr>
        <w:t>the problem remains, the IC bureaucracy is bigger than ever, and our government is continuing to rely on mass surveillance programs that have failed time and again to stop terrorists</w:t>
      </w:r>
      <w:r w:rsidRPr="00636358">
        <w:rPr>
          <w:sz w:val="12"/>
        </w:rPr>
        <w:t xml:space="preserve"> while simultaneously undermining the civil liberties and personal privacy of every American. The quest to "</w:t>
      </w:r>
      <w:hyperlink r:id="rId124" w:tgtFrame="_blank" w:history="1">
        <w:r w:rsidRPr="00636358">
          <w:rPr>
            <w:rStyle w:val="Hyperlink"/>
            <w:sz w:val="12"/>
          </w:rPr>
          <w:t>collect it all</w:t>
        </w:r>
      </w:hyperlink>
      <w:r w:rsidRPr="00636358">
        <w:rPr>
          <w:sz w:val="12"/>
        </w:rPr>
        <w:t xml:space="preserve">," to borrow a phrase from NSA Director Keith Alexander, only leads to the accumulation of masses of useless information, making it harder to find real threats and </w:t>
      </w:r>
      <w:hyperlink r:id="rId125" w:tgtFrame="_blank" w:history="1">
        <w:r w:rsidRPr="00636358">
          <w:rPr>
            <w:rStyle w:val="Hyperlink"/>
            <w:sz w:val="12"/>
          </w:rPr>
          <w:t>costing billions</w:t>
        </w:r>
      </w:hyperlink>
      <w:r w:rsidRPr="00636358">
        <w:rPr>
          <w:sz w:val="12"/>
        </w:rPr>
        <w:t xml:space="preserve"> to store. A recent Guardian editorial </w:t>
      </w:r>
      <w:hyperlink r:id="rId126" w:tgtFrame="_blank" w:history="1">
        <w:r w:rsidRPr="00636358">
          <w:rPr>
            <w:rStyle w:val="Hyperlink"/>
            <w:sz w:val="12"/>
          </w:rPr>
          <w:t>noted</w:t>
        </w:r>
      </w:hyperlink>
      <w:r w:rsidRPr="00636358">
        <w:rPr>
          <w:sz w:val="12"/>
        </w:rPr>
        <w:t xml:space="preserve"> that such mass-surveillance myopia is spreading among European political leaders as well, despite the fact that "terrorists, from 9/11 to the Woolwich jihadists and the neo-Nazi Anders </w:t>
      </w:r>
      <w:proofErr w:type="spellStart"/>
      <w:r w:rsidRPr="00636358">
        <w:rPr>
          <w:sz w:val="12"/>
        </w:rPr>
        <w:t>Breivik</w:t>
      </w:r>
      <w:proofErr w:type="spellEnd"/>
      <w:r w:rsidRPr="00636358">
        <w:rPr>
          <w:sz w:val="12"/>
        </w:rPr>
        <w:t xml:space="preserve">, have almost always come to the authorities’ attention before murdering." Mass surveillance is not only destructive of our </w:t>
      </w:r>
      <w:proofErr w:type="gramStart"/>
      <w:r w:rsidRPr="00636358">
        <w:rPr>
          <w:sz w:val="12"/>
        </w:rPr>
        <w:t>liberties,</w:t>
      </w:r>
      <w:proofErr w:type="gramEnd"/>
      <w:r w:rsidRPr="00636358">
        <w:rPr>
          <w:sz w:val="12"/>
        </w:rPr>
        <w:t xml:space="preserve"> its continued use is a virtual guarantee of more lethal intelligence failures. And our continued will to disbelieve those facts is a mental dodge we engage in at our peril.</w:t>
      </w:r>
    </w:p>
    <w:p w:rsidR="00636358" w:rsidRPr="00636358" w:rsidRDefault="00636358" w:rsidP="00636358">
      <w:pPr>
        <w:rPr>
          <w:ins w:id="1" w:author="Unknown"/>
          <w:sz w:val="14"/>
        </w:rPr>
      </w:pPr>
    </w:p>
    <w:p w:rsidR="006F76E3" w:rsidRDefault="006F76E3" w:rsidP="006F76E3">
      <w:pPr>
        <w:pStyle w:val="Heading2"/>
      </w:pPr>
      <w:r>
        <w:t>Impacts</w:t>
      </w:r>
    </w:p>
    <w:p w:rsidR="006F76E3" w:rsidRDefault="006F76E3" w:rsidP="006F76E3">
      <w:pPr>
        <w:pStyle w:val="Heading3"/>
      </w:pPr>
      <w:r>
        <w:t>A2: Economy</w:t>
      </w:r>
    </w:p>
    <w:p w:rsidR="006F76E3" w:rsidRDefault="006F76E3" w:rsidP="006F76E3"/>
    <w:p w:rsidR="006F76E3" w:rsidRDefault="006F76E3" w:rsidP="006F76E3">
      <w:pPr>
        <w:pStyle w:val="Heading4"/>
      </w:pPr>
      <w:r>
        <w:t xml:space="preserve">Developed economies are resilient to attacks </w:t>
      </w:r>
    </w:p>
    <w:p w:rsidR="006F76E3" w:rsidRPr="00BD6DDF" w:rsidRDefault="006F76E3" w:rsidP="006F76E3">
      <w:pPr>
        <w:rPr>
          <w:sz w:val="14"/>
        </w:rPr>
      </w:pPr>
      <w:proofErr w:type="spellStart"/>
      <w:r w:rsidRPr="00B80E63">
        <w:rPr>
          <w:b/>
        </w:rPr>
        <w:t>Bandyopadhyay</w:t>
      </w:r>
      <w:proofErr w:type="spellEnd"/>
      <w:r w:rsidRPr="00B80E63">
        <w:rPr>
          <w:b/>
        </w:rPr>
        <w:t xml:space="preserve"> et al 15</w:t>
      </w:r>
      <w:r w:rsidRPr="00B80E63">
        <w:t xml:space="preserve"> </w:t>
      </w:r>
      <w:r w:rsidRPr="00B80E63">
        <w:rPr>
          <w:sz w:val="14"/>
        </w:rPr>
        <w:t xml:space="preserve">-- </w:t>
      </w:r>
      <w:proofErr w:type="spellStart"/>
      <w:r w:rsidRPr="00B80E63">
        <w:rPr>
          <w:sz w:val="14"/>
        </w:rPr>
        <w:t>Subhayu</w:t>
      </w:r>
      <w:proofErr w:type="spellEnd"/>
      <w:r w:rsidRPr="00B80E63">
        <w:rPr>
          <w:sz w:val="14"/>
        </w:rPr>
        <w:t xml:space="preserve"> </w:t>
      </w:r>
      <w:proofErr w:type="spellStart"/>
      <w:r w:rsidRPr="00B80E63">
        <w:rPr>
          <w:sz w:val="14"/>
        </w:rPr>
        <w:t>Bandyopadhyay</w:t>
      </w:r>
      <w:proofErr w:type="spellEnd"/>
      <w:r w:rsidRPr="00B80E63">
        <w:rPr>
          <w:sz w:val="14"/>
        </w:rPr>
        <w:t xml:space="preserve"> is Research Officer at the Federal Reserve Bank of St. Louis and Research Fellow at IZA, Bonn, Germany. Todd Sandler is </w:t>
      </w:r>
      <w:proofErr w:type="spellStart"/>
      <w:r w:rsidRPr="00B80E63">
        <w:rPr>
          <w:sz w:val="14"/>
        </w:rPr>
        <w:t>Vibhooti</w:t>
      </w:r>
      <w:proofErr w:type="spellEnd"/>
      <w:r w:rsidRPr="00B80E63">
        <w:rPr>
          <w:sz w:val="14"/>
        </w:rPr>
        <w:t xml:space="preserve"> </w:t>
      </w:r>
      <w:proofErr w:type="spellStart"/>
      <w:r w:rsidRPr="00B80E63">
        <w:rPr>
          <w:sz w:val="14"/>
        </w:rPr>
        <w:t>Shukla</w:t>
      </w:r>
      <w:proofErr w:type="spellEnd"/>
      <w:r w:rsidRPr="00B80E63">
        <w:rPr>
          <w:sz w:val="14"/>
        </w:rPr>
        <w:t xml:space="preserve"> Professor of Economics and Political Economy at the University of Texas at Dallas. </w:t>
      </w:r>
      <w:proofErr w:type="spellStart"/>
      <w:proofErr w:type="gramStart"/>
      <w:r w:rsidRPr="00B80E63">
        <w:rPr>
          <w:sz w:val="14"/>
        </w:rPr>
        <w:t>Javed</w:t>
      </w:r>
      <w:proofErr w:type="spellEnd"/>
      <w:r w:rsidRPr="00B80E63">
        <w:rPr>
          <w:sz w:val="14"/>
        </w:rPr>
        <w:t xml:space="preserve"> </w:t>
      </w:r>
      <w:proofErr w:type="spellStart"/>
      <w:r w:rsidRPr="00B80E63">
        <w:rPr>
          <w:sz w:val="14"/>
        </w:rPr>
        <w:t>Younasis</w:t>
      </w:r>
      <w:proofErr w:type="spellEnd"/>
      <w:r w:rsidRPr="00B80E63">
        <w:rPr>
          <w:sz w:val="14"/>
        </w:rPr>
        <w:t xml:space="preserve"> Associate Professor of Economics at the American University of </w:t>
      </w:r>
      <w:proofErr w:type="spellStart"/>
      <w:r w:rsidRPr="00B80E63">
        <w:rPr>
          <w:sz w:val="14"/>
        </w:rPr>
        <w:t>Sharjah</w:t>
      </w:r>
      <w:proofErr w:type="spellEnd"/>
      <w:r w:rsidRPr="00B80E63">
        <w:rPr>
          <w:sz w:val="14"/>
        </w:rPr>
        <w:t>, United Arab Emirates.</w:t>
      </w:r>
      <w:proofErr w:type="gramEnd"/>
      <w:r w:rsidRPr="00B80E63">
        <w:rPr>
          <w:sz w:val="14"/>
        </w:rPr>
        <w:t xml:space="preserve"> “The Toll of Terrorism” http://www.imf.org/external/pubs/ft/fandd/2015/06/bandyopa.htm</w:t>
      </w:r>
    </w:p>
    <w:p w:rsidR="006F76E3" w:rsidRPr="00BD6DDF" w:rsidRDefault="006F76E3" w:rsidP="006F76E3">
      <w:pPr>
        <w:rPr>
          <w:sz w:val="12"/>
        </w:rPr>
      </w:pPr>
      <w:r w:rsidRPr="00BD6DDF">
        <w:rPr>
          <w:sz w:val="12"/>
        </w:rPr>
        <w:t xml:space="preserve">Disrupting production </w:t>
      </w:r>
      <w:r w:rsidRPr="006F76E3">
        <w:rPr>
          <w:rStyle w:val="StyleUnderline"/>
          <w:highlight w:val="cyan"/>
        </w:rPr>
        <w:t>Economic researchers</w:t>
      </w:r>
      <w:r w:rsidRPr="00BD6DDF">
        <w:rPr>
          <w:sz w:val="12"/>
        </w:rPr>
        <w:t xml:space="preserve"> have </w:t>
      </w:r>
      <w:r w:rsidRPr="006F76E3">
        <w:rPr>
          <w:rStyle w:val="StyleUnderline"/>
          <w:highlight w:val="cyan"/>
        </w:rPr>
        <w:t>found</w:t>
      </w:r>
      <w:r w:rsidRPr="00BD6DDF">
        <w:rPr>
          <w:sz w:val="12"/>
        </w:rPr>
        <w:t xml:space="preserve">, perhaps unsurprisingly, </w:t>
      </w:r>
      <w:r w:rsidRPr="00BD6DDF">
        <w:rPr>
          <w:rStyle w:val="StyleUnderline"/>
        </w:rPr>
        <w:t xml:space="preserve">that </w:t>
      </w:r>
      <w:r w:rsidRPr="006F76E3">
        <w:rPr>
          <w:rStyle w:val="StyleUnderline"/>
          <w:highlight w:val="cyan"/>
        </w:rPr>
        <w:t>rich, large, and diversified economies are better able to withstand</w:t>
      </w:r>
      <w:r w:rsidRPr="00BD6DDF">
        <w:rPr>
          <w:rStyle w:val="StyleUnderline"/>
        </w:rPr>
        <w:t xml:space="preserve"> the effects of </w:t>
      </w:r>
      <w:r w:rsidRPr="006F76E3">
        <w:rPr>
          <w:rStyle w:val="StyleUnderline"/>
          <w:highlight w:val="cyan"/>
        </w:rPr>
        <w:t>terrorist attacks</w:t>
      </w:r>
      <w:r w:rsidRPr="006F76E3">
        <w:rPr>
          <w:sz w:val="12"/>
          <w:highlight w:val="cyan"/>
        </w:rPr>
        <w:t xml:space="preserve"> </w:t>
      </w:r>
      <w:r w:rsidRPr="006F76E3">
        <w:rPr>
          <w:rStyle w:val="StyleUnderline"/>
          <w:highlight w:val="cyan"/>
        </w:rPr>
        <w:t>than smal</w:t>
      </w:r>
      <w:r w:rsidRPr="00BD6DDF">
        <w:rPr>
          <w:rStyle w:val="StyleUnderline"/>
        </w:rPr>
        <w:t>l</w:t>
      </w:r>
      <w:r w:rsidRPr="00BD6DDF">
        <w:rPr>
          <w:sz w:val="12"/>
        </w:rPr>
        <w:t xml:space="preserve">, poor, and </w:t>
      </w:r>
      <w:r w:rsidRPr="00BD6DDF">
        <w:rPr>
          <w:rStyle w:val="StyleUnderline"/>
        </w:rPr>
        <w:t xml:space="preserve">more </w:t>
      </w:r>
      <w:r w:rsidRPr="006F76E3">
        <w:rPr>
          <w:rStyle w:val="StyleUnderline"/>
          <w:highlight w:val="cyan"/>
        </w:rPr>
        <w:t>specialized economies</w:t>
      </w:r>
      <w:r w:rsidRPr="00BD6DDF">
        <w:rPr>
          <w:rStyle w:val="StyleUnderline"/>
        </w:rPr>
        <w:t xml:space="preserve">. If terrorism disrupts productive activities in one sector in a diversified economy, </w:t>
      </w:r>
      <w:r w:rsidRPr="006F76E3">
        <w:rPr>
          <w:rStyle w:val="StyleUnderline"/>
          <w:highlight w:val="cyan"/>
        </w:rPr>
        <w:t>resources</w:t>
      </w:r>
      <w:r w:rsidRPr="00BD6DDF">
        <w:rPr>
          <w:sz w:val="12"/>
        </w:rPr>
        <w:t xml:space="preserve"> can </w:t>
      </w:r>
      <w:r w:rsidRPr="006F76E3">
        <w:rPr>
          <w:rStyle w:val="StyleUnderline"/>
          <w:highlight w:val="cyan"/>
        </w:rPr>
        <w:t>easily flow to another unaffected sector</w:t>
      </w:r>
      <w:r w:rsidRPr="00BD6DDF">
        <w:rPr>
          <w:sz w:val="12"/>
        </w:rPr>
        <w:t xml:space="preserve">. In addition, </w:t>
      </w:r>
      <w:r w:rsidRPr="006F76E3">
        <w:rPr>
          <w:rStyle w:val="StyleUnderline"/>
          <w:highlight w:val="cyan"/>
        </w:rPr>
        <w:t>richer economies have</w:t>
      </w:r>
      <w:r w:rsidRPr="00BD6DDF">
        <w:rPr>
          <w:rStyle w:val="StyleUnderline"/>
        </w:rPr>
        <w:t xml:space="preserve"> more and better </w:t>
      </w:r>
      <w:r w:rsidRPr="006F76E3">
        <w:rPr>
          <w:rStyle w:val="StyleUnderline"/>
          <w:highlight w:val="cyan"/>
        </w:rPr>
        <w:t>resources to devote to counterterrorism</w:t>
      </w:r>
      <w:r w:rsidRPr="00BD6DDF">
        <w:rPr>
          <w:rStyle w:val="StyleUnderline"/>
        </w:rPr>
        <w:t xml:space="preserve"> </w:t>
      </w:r>
      <w:proofErr w:type="gramStart"/>
      <w:r w:rsidRPr="00BD6DDF">
        <w:rPr>
          <w:rStyle w:val="StyleUnderline"/>
        </w:rPr>
        <w:t xml:space="preserve">efforts, </w:t>
      </w:r>
      <w:r w:rsidRPr="006F76E3">
        <w:rPr>
          <w:rStyle w:val="StyleUnderline"/>
          <w:highlight w:val="cyan"/>
        </w:rPr>
        <w:t>which</w:t>
      </w:r>
      <w:r w:rsidRPr="00BD6DDF">
        <w:rPr>
          <w:sz w:val="12"/>
        </w:rPr>
        <w:t xml:space="preserve"> presumably </w:t>
      </w:r>
      <w:r w:rsidRPr="006F76E3">
        <w:rPr>
          <w:rStyle w:val="StyleUnderline"/>
          <w:highlight w:val="cyan"/>
        </w:rPr>
        <w:t>reduces</w:t>
      </w:r>
      <w:proofErr w:type="gramEnd"/>
      <w:r w:rsidRPr="00BD6DDF">
        <w:rPr>
          <w:rStyle w:val="StyleUnderline"/>
        </w:rPr>
        <w:t xml:space="preserve"> the number of terrorist </w:t>
      </w:r>
      <w:r w:rsidRPr="006F76E3">
        <w:rPr>
          <w:rStyle w:val="StyleUnderline"/>
          <w:highlight w:val="cyan"/>
        </w:rPr>
        <w:t>activities</w:t>
      </w:r>
      <w:r w:rsidRPr="00BD6DDF">
        <w:rPr>
          <w:sz w:val="12"/>
        </w:rPr>
        <w:t xml:space="preserve"> with which they must cope. In contrast, small developing economies, which are specialized in a few sectors, may not have such resilience. Resources such as labor or capital may either flow from an affected sector to less productive activities within the country or move to another country entirely. Moreover, </w:t>
      </w:r>
      <w:r w:rsidRPr="006F76E3">
        <w:rPr>
          <w:rStyle w:val="StyleUnderline"/>
          <w:highlight w:val="cyan"/>
        </w:rPr>
        <w:t>developing economies are likely to lack specialized resources</w:t>
      </w:r>
      <w:r w:rsidRPr="00BD6DDF">
        <w:rPr>
          <w:sz w:val="12"/>
        </w:rPr>
        <w:t>—such as surveillance equipment or a technologically advanced police force or army—</w:t>
      </w:r>
      <w:r w:rsidRPr="00BD6DDF">
        <w:rPr>
          <w:rStyle w:val="StyleUnderline"/>
        </w:rPr>
        <w:t>that can be employed</w:t>
      </w:r>
      <w:r w:rsidRPr="00BD6DDF">
        <w:rPr>
          <w:sz w:val="12"/>
        </w:rPr>
        <w:t xml:space="preserve"> in counterterrorism. </w:t>
      </w:r>
      <w:r w:rsidRPr="00BD6DDF">
        <w:rPr>
          <w:rStyle w:val="StyleUnderline"/>
        </w:rPr>
        <w:t>This allows the terrorist threat to persist, which can scare away potential investors.</w:t>
      </w:r>
      <w:r w:rsidRPr="00BD6DDF">
        <w:rPr>
          <w:sz w:val="12"/>
        </w:rPr>
        <w:t xml:space="preserve"> A terrorist attack against such a nation is likely to impose larger and more lasting macroeconomic costs. </w:t>
      </w:r>
      <w:r w:rsidRPr="006F76E3">
        <w:rPr>
          <w:rStyle w:val="StyleUnderline"/>
          <w:highlight w:val="cyan"/>
        </w:rPr>
        <w:t>The dramatic attacks</w:t>
      </w:r>
      <w:r w:rsidRPr="00BD6DDF">
        <w:rPr>
          <w:rStyle w:val="StyleUnderline"/>
        </w:rPr>
        <w:t xml:space="preserve"> on the United States </w:t>
      </w:r>
      <w:r w:rsidRPr="006F76E3">
        <w:rPr>
          <w:rStyle w:val="StyleUnderline"/>
          <w:highlight w:val="cyan"/>
        </w:rPr>
        <w:t>on September 11,</w:t>
      </w:r>
      <w:r w:rsidRPr="00BD6DDF">
        <w:rPr>
          <w:rStyle w:val="StyleUnderline"/>
        </w:rPr>
        <w:t xml:space="preserve"> 2001</w:t>
      </w:r>
      <w:r w:rsidRPr="00BD6DDF">
        <w:rPr>
          <w:sz w:val="12"/>
        </w:rPr>
        <w:t xml:space="preserve">, for example, </w:t>
      </w:r>
      <w:r w:rsidRPr="006F76E3">
        <w:rPr>
          <w:rStyle w:val="StyleUnderline"/>
          <w:highlight w:val="cyan"/>
        </w:rPr>
        <w:t>caused</w:t>
      </w:r>
      <w:r w:rsidRPr="00BD6DDF">
        <w:rPr>
          <w:sz w:val="12"/>
        </w:rPr>
        <w:t xml:space="preserve"> an estimated $80 billion in </w:t>
      </w:r>
      <w:r w:rsidRPr="006F76E3">
        <w:rPr>
          <w:rStyle w:val="StyleUnderline"/>
          <w:highlight w:val="cyan"/>
        </w:rPr>
        <w:t>losses</w:t>
      </w:r>
      <w:r w:rsidRPr="00BD6DDF">
        <w:rPr>
          <w:sz w:val="12"/>
        </w:rPr>
        <w:t xml:space="preserve">. Large as they were, however, </w:t>
      </w:r>
      <w:r w:rsidRPr="006F76E3">
        <w:rPr>
          <w:rStyle w:val="StyleUnderline"/>
          <w:highlight w:val="cyan"/>
        </w:rPr>
        <w:t>the losses were a tiny fraction</w:t>
      </w:r>
      <w:r w:rsidRPr="00BD6DDF">
        <w:rPr>
          <w:sz w:val="12"/>
        </w:rPr>
        <w:t xml:space="preserve"> (less than 0.1 percent) </w:t>
      </w:r>
      <w:r w:rsidRPr="006F76E3">
        <w:rPr>
          <w:rStyle w:val="StyleUnderline"/>
          <w:highlight w:val="cyan"/>
        </w:rPr>
        <w:t>of</w:t>
      </w:r>
      <w:r w:rsidRPr="00BD6DDF">
        <w:rPr>
          <w:sz w:val="12"/>
        </w:rPr>
        <w:t xml:space="preserve"> the nearly $10.6 trillion 2001 </w:t>
      </w:r>
      <w:r w:rsidRPr="00BD6DDF">
        <w:rPr>
          <w:rStyle w:val="StyleUnderline"/>
        </w:rPr>
        <w:t xml:space="preserve">U.S. </w:t>
      </w:r>
      <w:r w:rsidRPr="006F76E3">
        <w:rPr>
          <w:rStyle w:val="StyleUnderline"/>
          <w:highlight w:val="cyan"/>
        </w:rPr>
        <w:t>GDP</w:t>
      </w:r>
      <w:r w:rsidRPr="00BD6DDF">
        <w:rPr>
          <w:sz w:val="12"/>
        </w:rPr>
        <w:t xml:space="preserve">. Similarly, </w:t>
      </w:r>
      <w:proofErr w:type="spellStart"/>
      <w:r w:rsidRPr="00BD6DDF">
        <w:rPr>
          <w:sz w:val="12"/>
        </w:rPr>
        <w:t>Blomberg</w:t>
      </w:r>
      <w:proofErr w:type="spellEnd"/>
      <w:r w:rsidRPr="00BD6DDF">
        <w:rPr>
          <w:sz w:val="12"/>
        </w:rPr>
        <w:t xml:space="preserve">, Hess, and </w:t>
      </w:r>
      <w:proofErr w:type="spellStart"/>
      <w:r w:rsidRPr="00BD6DDF">
        <w:rPr>
          <w:sz w:val="12"/>
        </w:rPr>
        <w:t>Orphanides</w:t>
      </w:r>
      <w:proofErr w:type="spellEnd"/>
      <w:r w:rsidRPr="00BD6DDF">
        <w:rPr>
          <w:sz w:val="12"/>
        </w:rPr>
        <w:t xml:space="preserve"> (2004) found rather modest effects on average in 177 nations from transnational terrorist attacks during 1968–2000. Per capita GDP growth was reduced by 0.048 percent on an annual basis. But the effects are </w:t>
      </w:r>
      <w:proofErr w:type="gramStart"/>
      <w:r w:rsidRPr="00BD6DDF">
        <w:rPr>
          <w:sz w:val="12"/>
        </w:rPr>
        <w:t>more dire</w:t>
      </w:r>
      <w:proofErr w:type="gramEnd"/>
      <w:r w:rsidRPr="00BD6DDF">
        <w:rPr>
          <w:sz w:val="12"/>
        </w:rPr>
        <w:t xml:space="preserve"> in smaller nations, such as Colombia and Israel, and regions, such as the Basque Country in Spain, where terrorism-related damage has been much more significant. For example, terrorism cost the Basque Country more than 10 percent in per capita GDP losses from the mid-1970s to the mid-1990s, when the problem was acute (</w:t>
      </w:r>
      <w:proofErr w:type="spellStart"/>
      <w:r w:rsidRPr="00BD6DDF">
        <w:rPr>
          <w:sz w:val="12"/>
        </w:rPr>
        <w:t>Abadie</w:t>
      </w:r>
      <w:proofErr w:type="spellEnd"/>
      <w:r w:rsidRPr="00BD6DDF">
        <w:rPr>
          <w:sz w:val="12"/>
        </w:rPr>
        <w:t xml:space="preserve"> and </w:t>
      </w:r>
      <w:proofErr w:type="spellStart"/>
      <w:r w:rsidRPr="00BD6DDF">
        <w:rPr>
          <w:sz w:val="12"/>
        </w:rPr>
        <w:t>Gardeazabal</w:t>
      </w:r>
      <w:proofErr w:type="spellEnd"/>
      <w:r w:rsidRPr="00BD6DDF">
        <w:rPr>
          <w:sz w:val="12"/>
        </w:rPr>
        <w:t xml:space="preserve">, 2003). Moreover, </w:t>
      </w:r>
      <w:r w:rsidRPr="00BD6DDF">
        <w:rPr>
          <w:rStyle w:val="StyleUnderline"/>
        </w:rPr>
        <w:t>terrorism affects economies differently, depending on their stage of development</w:t>
      </w:r>
      <w:r w:rsidRPr="00BD6DDF">
        <w:rPr>
          <w:sz w:val="12"/>
        </w:rPr>
        <w:t xml:space="preserve">. </w:t>
      </w:r>
      <w:proofErr w:type="spellStart"/>
      <w:r w:rsidRPr="00BD6DDF">
        <w:rPr>
          <w:sz w:val="12"/>
        </w:rPr>
        <w:t>Gaibulloev</w:t>
      </w:r>
      <w:proofErr w:type="spellEnd"/>
      <w:r w:rsidRPr="00BD6DDF">
        <w:rPr>
          <w:sz w:val="12"/>
        </w:rPr>
        <w:t xml:space="preserve"> and Sandler (2009) divided a sample of 42 Asian countries into 7 developed and 35 developing economies. Their estimates suggest that terrorism did not significantly hamper growth in the developed economies, but they show that each additional transnational terrorist incident (per million people) reduced an affected developing economy’s growth rate by about 1.4 percent. These findings further support the notion that smaller developing economies are more economically vulnerable to terrorism than those that are richer and diversified.</w:t>
      </w:r>
    </w:p>
    <w:p w:rsidR="006F76E3" w:rsidRPr="00BD6DDF" w:rsidRDefault="006F76E3" w:rsidP="006F76E3"/>
    <w:p w:rsidR="006F76E3" w:rsidRDefault="006F76E3" w:rsidP="006F76E3">
      <w:pPr>
        <w:pStyle w:val="Heading3"/>
      </w:pPr>
      <w:r>
        <w:t>A2: Lone Wolf</w:t>
      </w:r>
    </w:p>
    <w:p w:rsidR="006F76E3" w:rsidRDefault="006F76E3" w:rsidP="006F76E3">
      <w:pPr>
        <w:pStyle w:val="Heading4"/>
      </w:pPr>
      <w:r>
        <w:t xml:space="preserve">Surveillance doesn’t solve – independence makes communications limited </w:t>
      </w:r>
    </w:p>
    <w:p w:rsidR="006F76E3" w:rsidRPr="00A402A4" w:rsidRDefault="006F76E3" w:rsidP="006F76E3">
      <w:pPr>
        <w:rPr>
          <w:sz w:val="12"/>
        </w:rPr>
      </w:pPr>
      <w:proofErr w:type="spellStart"/>
      <w:r w:rsidRPr="00A402A4">
        <w:rPr>
          <w:b/>
        </w:rPr>
        <w:t>Barrabi</w:t>
      </w:r>
      <w:proofErr w:type="spellEnd"/>
      <w:r w:rsidRPr="00A402A4">
        <w:rPr>
          <w:b/>
        </w:rPr>
        <w:t xml:space="preserve"> 15</w:t>
      </w:r>
      <w:r w:rsidRPr="00A402A4">
        <w:rPr>
          <w:sz w:val="12"/>
        </w:rPr>
        <w:t xml:space="preserve"> -- Tom </w:t>
      </w:r>
      <w:proofErr w:type="spellStart"/>
      <w:r w:rsidRPr="00A402A4">
        <w:rPr>
          <w:sz w:val="12"/>
        </w:rPr>
        <w:t>Barrabi</w:t>
      </w:r>
      <w:proofErr w:type="spellEnd"/>
      <w:r w:rsidRPr="00A402A4">
        <w:rPr>
          <w:sz w:val="12"/>
        </w:rPr>
        <w:t xml:space="preserve"> is a reporter for the International Business Times. He graduated from Fairfield University in 2011, and has also written for Men's Fitness, Complex, </w:t>
      </w:r>
      <w:proofErr w:type="spellStart"/>
      <w:r w:rsidRPr="00A402A4">
        <w:rPr>
          <w:sz w:val="12"/>
        </w:rPr>
        <w:t>GuySpeed</w:t>
      </w:r>
      <w:proofErr w:type="spellEnd"/>
      <w:r w:rsidRPr="00A402A4">
        <w:rPr>
          <w:sz w:val="12"/>
        </w:rPr>
        <w:t xml:space="preserve">, and Handlebar Magazine. “'Lone Wolf' Terrorism: US, Europe Adopt New Security Tactics </w:t>
      </w:r>
      <w:proofErr w:type="gramStart"/>
      <w:r w:rsidRPr="00A402A4">
        <w:rPr>
          <w:sz w:val="12"/>
        </w:rPr>
        <w:t>To</w:t>
      </w:r>
      <w:proofErr w:type="gramEnd"/>
      <w:r w:rsidRPr="00A402A4">
        <w:rPr>
          <w:sz w:val="12"/>
        </w:rPr>
        <w:t xml:space="preserve"> Counteract Homegrown Threats” http://www.ibtimes.com/lone-wolf-terrorism-us-europe-adopt-new-security-tactics-counteract-homegrown-threats-1782520</w:t>
      </w:r>
    </w:p>
    <w:p w:rsidR="006F76E3" w:rsidRPr="00A402A4" w:rsidRDefault="006F76E3" w:rsidP="006F76E3">
      <w:pPr>
        <w:rPr>
          <w:sz w:val="12"/>
        </w:rPr>
      </w:pPr>
      <w:r w:rsidRPr="00A402A4">
        <w:rPr>
          <w:sz w:val="12"/>
        </w:rPr>
        <w:t xml:space="preserve">Said and </w:t>
      </w:r>
      <w:proofErr w:type="spellStart"/>
      <w:r w:rsidRPr="00A402A4">
        <w:rPr>
          <w:sz w:val="12"/>
        </w:rPr>
        <w:t>Cherif</w:t>
      </w:r>
      <w:proofErr w:type="spellEnd"/>
      <w:r w:rsidRPr="00A402A4">
        <w:rPr>
          <w:sz w:val="12"/>
        </w:rPr>
        <w:t xml:space="preserve"> </w:t>
      </w:r>
      <w:proofErr w:type="spellStart"/>
      <w:r w:rsidRPr="00A402A4">
        <w:rPr>
          <w:sz w:val="12"/>
        </w:rPr>
        <w:t>Kouachi’s</w:t>
      </w:r>
      <w:proofErr w:type="spellEnd"/>
      <w:r w:rsidRPr="00A402A4">
        <w:rPr>
          <w:sz w:val="12"/>
        </w:rPr>
        <w:t xml:space="preserve"> fatal shooting of 12 people in Paris last week cast an international spotlight on the global intelligence community's ongoing struggle to identify and eliminate “lone wolf’ terrorism. The </w:t>
      </w:r>
      <w:r w:rsidRPr="00A402A4">
        <w:rPr>
          <w:rStyle w:val="StyleUnderline"/>
        </w:rPr>
        <w:t xml:space="preserve">Charlie </w:t>
      </w:r>
      <w:proofErr w:type="spellStart"/>
      <w:r w:rsidRPr="00A402A4">
        <w:rPr>
          <w:rStyle w:val="StyleUnderline"/>
        </w:rPr>
        <w:t>Hebdo</w:t>
      </w:r>
      <w:proofErr w:type="spellEnd"/>
      <w:r w:rsidRPr="00A402A4">
        <w:rPr>
          <w:sz w:val="12"/>
        </w:rPr>
        <w:t xml:space="preserve"> magazine massacre, along with a recent rash of other attacks, have </w:t>
      </w:r>
      <w:r w:rsidRPr="00A402A4">
        <w:rPr>
          <w:rStyle w:val="StyleUnderline"/>
        </w:rPr>
        <w:t>made it clear that mass casualty events are no longer perpetrated solely by traditional militant groups.</w:t>
      </w:r>
      <w:r w:rsidRPr="00A402A4">
        <w:rPr>
          <w:sz w:val="12"/>
        </w:rPr>
        <w:t xml:space="preserve"> Faced with the enhanced surveillance and collaboration from Western intelligence agencies after the Sept. 11, 2001, terrorist attacks, </w:t>
      </w:r>
      <w:r w:rsidRPr="00A402A4">
        <w:rPr>
          <w:rStyle w:val="StyleUnderline"/>
        </w:rPr>
        <w:t>militant groups like the Islamic State or al Qaeda have increasingly called on sympathizers to act individually against their own communities. Other “</w:t>
      </w:r>
      <w:r w:rsidRPr="00A402A4">
        <w:rPr>
          <w:rStyle w:val="StyleUnderline"/>
          <w:highlight w:val="cyan"/>
        </w:rPr>
        <w:t>lone wolves” develop their own ideology</w:t>
      </w:r>
      <w:r w:rsidRPr="00A402A4">
        <w:rPr>
          <w:rStyle w:val="StyleUnderline"/>
        </w:rPr>
        <w:t xml:space="preserve"> or reason for taking violent action</w:t>
      </w:r>
      <w:r w:rsidRPr="00A402A4">
        <w:rPr>
          <w:sz w:val="12"/>
        </w:rPr>
        <w:t xml:space="preserve"> against their neighbors. </w:t>
      </w:r>
      <w:r w:rsidRPr="00A402A4">
        <w:rPr>
          <w:rStyle w:val="StyleUnderline"/>
          <w:highlight w:val="cyan"/>
        </w:rPr>
        <w:t>Traditional law enforcement tactics have proven ineffective</w:t>
      </w:r>
      <w:r w:rsidRPr="00A402A4">
        <w:rPr>
          <w:sz w:val="12"/>
        </w:rPr>
        <w:t xml:space="preserve"> at counteracting this new foe. “The consequences of attacks from terrorist groups are higher than from lone wolves. However, </w:t>
      </w:r>
      <w:r w:rsidRPr="00A402A4">
        <w:rPr>
          <w:rStyle w:val="StyleUnderline"/>
        </w:rPr>
        <w:t xml:space="preserve">the likelihood of a lone wolf attack happening is higher, precisely because </w:t>
      </w:r>
      <w:r w:rsidRPr="00A402A4">
        <w:rPr>
          <w:rStyle w:val="StyleUnderline"/>
          <w:highlight w:val="cyan"/>
        </w:rPr>
        <w:t>it’s so difficult to prevent</w:t>
      </w:r>
      <w:r w:rsidRPr="00A402A4">
        <w:rPr>
          <w:rStyle w:val="StyleUnderline"/>
        </w:rPr>
        <w:t>,”</w:t>
      </w:r>
      <w:r w:rsidRPr="00A402A4">
        <w:rPr>
          <w:sz w:val="12"/>
        </w:rPr>
        <w:t xml:space="preserve"> said Max </w:t>
      </w:r>
      <w:proofErr w:type="spellStart"/>
      <w:r w:rsidRPr="00A402A4">
        <w:rPr>
          <w:sz w:val="12"/>
        </w:rPr>
        <w:t>Abrahms</w:t>
      </w:r>
      <w:proofErr w:type="spellEnd"/>
      <w:r w:rsidRPr="00A402A4">
        <w:rPr>
          <w:sz w:val="12"/>
        </w:rPr>
        <w:t xml:space="preserve">, a terrorism theorist with the Council on Foreign Relations. “Usually, </w:t>
      </w:r>
      <w:r w:rsidRPr="00A402A4">
        <w:rPr>
          <w:rStyle w:val="StyleUnderline"/>
          <w:highlight w:val="cyan"/>
        </w:rPr>
        <w:t>authorities are able to foil attacks by intercepting communications</w:t>
      </w:r>
      <w:r w:rsidRPr="00A402A4">
        <w:rPr>
          <w:sz w:val="12"/>
        </w:rPr>
        <w:t xml:space="preserve"> among people. But lone wolves by definition are more solitary, and so the writing often isn’t on the wall.” The </w:t>
      </w:r>
      <w:proofErr w:type="spellStart"/>
      <w:r w:rsidRPr="00A402A4">
        <w:rPr>
          <w:sz w:val="12"/>
        </w:rPr>
        <w:t>Kouachi</w:t>
      </w:r>
      <w:proofErr w:type="spellEnd"/>
      <w:r w:rsidRPr="00A402A4">
        <w:rPr>
          <w:sz w:val="12"/>
        </w:rPr>
        <w:t xml:space="preserve"> brothers, along with apparent co-conspirator and Paris supermarket hostage-taker </w:t>
      </w:r>
      <w:proofErr w:type="spellStart"/>
      <w:r w:rsidRPr="00A402A4">
        <w:rPr>
          <w:sz w:val="12"/>
        </w:rPr>
        <w:t>Amedy</w:t>
      </w:r>
      <w:proofErr w:type="spellEnd"/>
      <w:r w:rsidRPr="00A402A4">
        <w:rPr>
          <w:sz w:val="12"/>
        </w:rPr>
        <w:t xml:space="preserve"> </w:t>
      </w:r>
      <w:proofErr w:type="spellStart"/>
      <w:r w:rsidRPr="00A402A4">
        <w:rPr>
          <w:sz w:val="12"/>
        </w:rPr>
        <w:t>Coulibaly</w:t>
      </w:r>
      <w:proofErr w:type="spellEnd"/>
      <w:r w:rsidRPr="00A402A4">
        <w:rPr>
          <w:sz w:val="12"/>
        </w:rPr>
        <w:t xml:space="preserve">, were each known to intelligence officials in Europe and the United States prior to the terrorist murders last week. All three were French citizens who lived among the communities that they later targeted for attacks, with known ties to domestic radical organizations. </w:t>
      </w:r>
      <w:proofErr w:type="spellStart"/>
      <w:r w:rsidRPr="00A402A4">
        <w:rPr>
          <w:sz w:val="12"/>
        </w:rPr>
        <w:t>Cherif</w:t>
      </w:r>
      <w:proofErr w:type="spellEnd"/>
      <w:r w:rsidRPr="00A402A4">
        <w:rPr>
          <w:sz w:val="12"/>
        </w:rPr>
        <w:t xml:space="preserve"> </w:t>
      </w:r>
      <w:proofErr w:type="spellStart"/>
      <w:r w:rsidRPr="00A402A4">
        <w:rPr>
          <w:sz w:val="12"/>
        </w:rPr>
        <w:t>Kouachi</w:t>
      </w:r>
      <w:proofErr w:type="spellEnd"/>
      <w:r w:rsidRPr="00A402A4">
        <w:rPr>
          <w:sz w:val="12"/>
        </w:rPr>
        <w:t xml:space="preserve">, for example, once appeared on a French television documentary on local Muslims who were outraged by Western intervention in Iraq, and served prison time on terrorism charges in 2008. Said </w:t>
      </w:r>
      <w:proofErr w:type="spellStart"/>
      <w:r w:rsidRPr="00A402A4">
        <w:rPr>
          <w:sz w:val="12"/>
        </w:rPr>
        <w:t>Kouachi</w:t>
      </w:r>
      <w:proofErr w:type="spellEnd"/>
      <w:r w:rsidRPr="00A402A4">
        <w:rPr>
          <w:sz w:val="12"/>
        </w:rPr>
        <w:t xml:space="preserve"> was never arrested for ties to radical groups, but U.S. and European authorities knew that he traveled to Yemen in 2011 to meet with al Qaeda preacher Anwar al-</w:t>
      </w:r>
      <w:proofErr w:type="spellStart"/>
      <w:r w:rsidRPr="00A402A4">
        <w:rPr>
          <w:sz w:val="12"/>
        </w:rPr>
        <w:t>Awlaki</w:t>
      </w:r>
      <w:proofErr w:type="spellEnd"/>
      <w:r w:rsidRPr="00A402A4">
        <w:rPr>
          <w:sz w:val="12"/>
        </w:rPr>
        <w:t xml:space="preserve">, who publicly advocated for “lone wolf”-style attacks before he was killed in a U.S. drone strike, according to </w:t>
      </w:r>
      <w:hyperlink r:id="rId127" w:tgtFrame="_blank" w:history="1">
        <w:r w:rsidRPr="00A402A4">
          <w:rPr>
            <w:rStyle w:val="Hyperlink"/>
            <w:sz w:val="12"/>
          </w:rPr>
          <w:t>The Daily Beast</w:t>
        </w:r>
      </w:hyperlink>
      <w:r w:rsidRPr="00A402A4">
        <w:rPr>
          <w:sz w:val="12"/>
        </w:rPr>
        <w:t xml:space="preserve">. </w:t>
      </w:r>
      <w:proofErr w:type="spellStart"/>
      <w:r w:rsidRPr="00A402A4">
        <w:rPr>
          <w:sz w:val="12"/>
        </w:rPr>
        <w:t>Coulibaly</w:t>
      </w:r>
      <w:proofErr w:type="spellEnd"/>
      <w:r w:rsidRPr="00A402A4">
        <w:rPr>
          <w:sz w:val="12"/>
        </w:rPr>
        <w:t xml:space="preserve"> and the </w:t>
      </w:r>
      <w:proofErr w:type="spellStart"/>
      <w:r w:rsidRPr="00A402A4">
        <w:rPr>
          <w:sz w:val="12"/>
        </w:rPr>
        <w:t>Kouachis</w:t>
      </w:r>
      <w:proofErr w:type="spellEnd"/>
      <w:r w:rsidRPr="00A402A4">
        <w:rPr>
          <w:sz w:val="12"/>
        </w:rPr>
        <w:t xml:space="preserve"> were known members of France’s “Buttes-Chaumont” Islamist network, a group with ties to the Islamic State that trained on French soil, </w:t>
      </w:r>
      <w:hyperlink r:id="rId128" w:tgtFrame="_blank" w:history="1">
        <w:r w:rsidRPr="00A402A4">
          <w:rPr>
            <w:rStyle w:val="Hyperlink"/>
            <w:sz w:val="12"/>
          </w:rPr>
          <w:t>the Telegraph</w:t>
        </w:r>
      </w:hyperlink>
      <w:r w:rsidRPr="00A402A4">
        <w:rPr>
          <w:sz w:val="12"/>
        </w:rPr>
        <w:t xml:space="preserve"> reports. Known militant entities, such as the Islamic State group or Yemen’s al Qaeda in the Arabian Peninsula (AQAP), purportedly inspired the </w:t>
      </w:r>
      <w:proofErr w:type="spellStart"/>
      <w:r w:rsidRPr="00A402A4">
        <w:rPr>
          <w:sz w:val="12"/>
        </w:rPr>
        <w:t>Kouachis</w:t>
      </w:r>
      <w:proofErr w:type="spellEnd"/>
      <w:r w:rsidRPr="00A402A4">
        <w:rPr>
          <w:sz w:val="12"/>
        </w:rPr>
        <w:t xml:space="preserve"> and </w:t>
      </w:r>
      <w:proofErr w:type="spellStart"/>
      <w:r w:rsidRPr="00A402A4">
        <w:rPr>
          <w:sz w:val="12"/>
        </w:rPr>
        <w:t>Coulibaly</w:t>
      </w:r>
      <w:proofErr w:type="spellEnd"/>
      <w:r w:rsidRPr="00A402A4">
        <w:rPr>
          <w:sz w:val="12"/>
        </w:rPr>
        <w:t xml:space="preserve"> to commit their acts. But early indications suggest that neither group provided direct operational support or was in direct communication with the alleged terrorists at the time of the assaults. </w:t>
      </w:r>
      <w:r w:rsidRPr="00A402A4">
        <w:rPr>
          <w:rStyle w:val="StyleUnderline"/>
          <w:highlight w:val="cyan"/>
        </w:rPr>
        <w:t>Under</w:t>
      </w:r>
      <w:r w:rsidRPr="00A402A4">
        <w:rPr>
          <w:rStyle w:val="StyleUnderline"/>
        </w:rPr>
        <w:t xml:space="preserve"> the </w:t>
      </w:r>
      <w:r w:rsidRPr="00A402A4">
        <w:rPr>
          <w:rStyle w:val="StyleUnderline"/>
          <w:highlight w:val="cyan"/>
        </w:rPr>
        <w:t>traditional paradigms</w:t>
      </w:r>
      <w:r w:rsidRPr="00A402A4">
        <w:rPr>
          <w:rStyle w:val="StyleUnderline"/>
        </w:rPr>
        <w:t xml:space="preserve"> of counterterrorism, </w:t>
      </w:r>
      <w:r w:rsidRPr="00A402A4">
        <w:rPr>
          <w:rStyle w:val="StyleUnderline"/>
          <w:highlight w:val="cyan"/>
        </w:rPr>
        <w:t>law enforcement</w:t>
      </w:r>
      <w:r w:rsidRPr="00A402A4">
        <w:rPr>
          <w:rStyle w:val="StyleUnderline"/>
        </w:rPr>
        <w:t xml:space="preserve"> agencies have </w:t>
      </w:r>
      <w:r w:rsidRPr="00A402A4">
        <w:rPr>
          <w:rStyle w:val="StyleUnderline"/>
          <w:highlight w:val="cyan"/>
        </w:rPr>
        <w:t>relied on surveillance</w:t>
      </w:r>
      <w:r w:rsidRPr="00A402A4">
        <w:rPr>
          <w:rStyle w:val="StyleUnderline"/>
        </w:rPr>
        <w:t xml:space="preserve"> and informants </w:t>
      </w:r>
      <w:r w:rsidRPr="00A402A4">
        <w:rPr>
          <w:rStyle w:val="StyleUnderline"/>
          <w:highlight w:val="cyan"/>
        </w:rPr>
        <w:t>to foil</w:t>
      </w:r>
      <w:r w:rsidRPr="00A402A4">
        <w:rPr>
          <w:rStyle w:val="StyleUnderline"/>
        </w:rPr>
        <w:t xml:space="preserve"> major terrorist </w:t>
      </w:r>
      <w:r w:rsidRPr="00A402A4">
        <w:rPr>
          <w:rStyle w:val="StyleUnderline"/>
          <w:highlight w:val="cyan"/>
        </w:rPr>
        <w:t>plots</w:t>
      </w:r>
      <w:r w:rsidRPr="00A402A4">
        <w:rPr>
          <w:rStyle w:val="StyleUnderline"/>
        </w:rPr>
        <w:t>. But “</w:t>
      </w:r>
      <w:r w:rsidRPr="00A402A4">
        <w:rPr>
          <w:rStyle w:val="StyleUnderline"/>
          <w:highlight w:val="cyan"/>
        </w:rPr>
        <w:t>lone wolves” operate independently</w:t>
      </w:r>
      <w:r w:rsidRPr="00A402A4">
        <w:rPr>
          <w:sz w:val="12"/>
        </w:rPr>
        <w:t xml:space="preserve"> from the known structure of Islamist militancy. </w:t>
      </w:r>
      <w:r w:rsidRPr="00A402A4">
        <w:rPr>
          <w:rStyle w:val="StyleUnderline"/>
          <w:highlight w:val="cyan"/>
        </w:rPr>
        <w:t>A would-be terrorist doesn’t have to meet</w:t>
      </w:r>
      <w:r w:rsidRPr="00A402A4">
        <w:rPr>
          <w:rStyle w:val="StyleUnderline"/>
        </w:rPr>
        <w:t xml:space="preserve"> directly </w:t>
      </w:r>
      <w:r w:rsidRPr="00A402A4">
        <w:rPr>
          <w:rStyle w:val="StyleUnderline"/>
          <w:highlight w:val="cyan"/>
        </w:rPr>
        <w:t>with al Qaeda or the Islamic State</w:t>
      </w:r>
      <w:r w:rsidRPr="00A402A4">
        <w:rPr>
          <w:rStyle w:val="StyleUnderline"/>
        </w:rPr>
        <w:t xml:space="preserve"> group </w:t>
      </w:r>
      <w:r w:rsidRPr="00A402A4">
        <w:rPr>
          <w:rStyle w:val="StyleUnderline"/>
          <w:highlight w:val="cyan"/>
        </w:rPr>
        <w:t>to gain</w:t>
      </w:r>
      <w:r w:rsidRPr="00A402A4">
        <w:rPr>
          <w:rStyle w:val="StyleUnderline"/>
        </w:rPr>
        <w:t xml:space="preserve"> the </w:t>
      </w:r>
      <w:r w:rsidRPr="00A402A4">
        <w:rPr>
          <w:rStyle w:val="StyleUnderline"/>
          <w:highlight w:val="cyan"/>
        </w:rPr>
        <w:t>expertise</w:t>
      </w:r>
      <w:r w:rsidRPr="00A402A4">
        <w:rPr>
          <w:rStyle w:val="StyleUnderline"/>
        </w:rPr>
        <w:t xml:space="preserve"> necessary to carry out a mass-casualty event</w:t>
      </w:r>
      <w:r w:rsidRPr="00A402A4">
        <w:rPr>
          <w:sz w:val="12"/>
        </w:rPr>
        <w:t xml:space="preserve">. “It used to be, even in the world of violent extremism, you had pockets of people who were separated by geography,” said John Cohen, a former counterterrorism coordinator at the U.S. Department of Homeland Security and a professor at Rutgers University in New Jersey. “Today, that’s all different. You no longer have to travel thousands of miles to meet up with people who share your view of an extremist ideology. You no longer have to go out into the woods and train in person. You can actually acquire materials, acquire expertise, </w:t>
      </w:r>
      <w:proofErr w:type="gramStart"/>
      <w:r w:rsidRPr="00A402A4">
        <w:rPr>
          <w:sz w:val="12"/>
        </w:rPr>
        <w:t>acquire</w:t>
      </w:r>
      <w:proofErr w:type="gramEnd"/>
      <w:r w:rsidRPr="00A402A4">
        <w:rPr>
          <w:sz w:val="12"/>
        </w:rPr>
        <w:t xml:space="preserve"> abilities while never leaving your house.” The Islamic State group has especially embraced the potential of online propaganda, producing everything from pamphlets to music videos to attract recruits. Authorities found ISIS flags at </w:t>
      </w:r>
      <w:proofErr w:type="spellStart"/>
      <w:r w:rsidRPr="00A402A4">
        <w:rPr>
          <w:sz w:val="12"/>
        </w:rPr>
        <w:t>Coulibaly’s</w:t>
      </w:r>
      <w:proofErr w:type="spellEnd"/>
      <w:r w:rsidRPr="00A402A4">
        <w:rPr>
          <w:sz w:val="12"/>
        </w:rPr>
        <w:t xml:space="preserve"> hideout, and the 32-year-old made a video declaring his allegiance to the group despite there being no indication that he had engaged in direct contact with its leaders, </w:t>
      </w:r>
      <w:hyperlink r:id="rId129" w:tgtFrame="_blank" w:history="1">
        <w:r w:rsidRPr="00A402A4">
          <w:rPr>
            <w:rStyle w:val="Hyperlink"/>
            <w:sz w:val="12"/>
          </w:rPr>
          <w:t>Newsday</w:t>
        </w:r>
      </w:hyperlink>
      <w:r w:rsidRPr="00A402A4">
        <w:rPr>
          <w:sz w:val="12"/>
        </w:rPr>
        <w:t xml:space="preserve"> reports. It’s a problem that isn’t limited to Europe. </w:t>
      </w:r>
      <w:proofErr w:type="spellStart"/>
      <w:r w:rsidRPr="00A402A4">
        <w:rPr>
          <w:sz w:val="12"/>
        </w:rPr>
        <w:t>Tamerlan</w:t>
      </w:r>
      <w:proofErr w:type="spellEnd"/>
      <w:r w:rsidRPr="00A402A4">
        <w:rPr>
          <w:sz w:val="12"/>
        </w:rPr>
        <w:t xml:space="preserve"> and </w:t>
      </w:r>
      <w:proofErr w:type="spellStart"/>
      <w:r w:rsidRPr="00A402A4">
        <w:rPr>
          <w:sz w:val="12"/>
        </w:rPr>
        <w:t>Dzhokhar</w:t>
      </w:r>
      <w:proofErr w:type="spellEnd"/>
      <w:r w:rsidRPr="00A402A4">
        <w:rPr>
          <w:sz w:val="12"/>
        </w:rPr>
        <w:t xml:space="preserve"> </w:t>
      </w:r>
      <w:proofErr w:type="spellStart"/>
      <w:r w:rsidRPr="00A402A4">
        <w:rPr>
          <w:sz w:val="12"/>
        </w:rPr>
        <w:t>Tsarnaev</w:t>
      </w:r>
      <w:proofErr w:type="spellEnd"/>
      <w:r w:rsidRPr="00A402A4">
        <w:rPr>
          <w:sz w:val="12"/>
        </w:rPr>
        <w:t xml:space="preserve">, the brothers responsible for the “lone wolf” Boston Marathon bombing that left three dead and hundreds injured in 2013, </w:t>
      </w:r>
      <w:proofErr w:type="spellStart"/>
      <w:r w:rsidRPr="00A402A4">
        <w:rPr>
          <w:sz w:val="12"/>
        </w:rPr>
        <w:t>were</w:t>
      </w:r>
      <w:hyperlink r:id="rId130" w:tgtFrame="_blank" w:history="1">
        <w:r w:rsidRPr="00A402A4">
          <w:rPr>
            <w:rStyle w:val="Hyperlink"/>
            <w:sz w:val="12"/>
          </w:rPr>
          <w:t>purportedly</w:t>
        </w:r>
        <w:proofErr w:type="spellEnd"/>
        <w:r w:rsidRPr="00A402A4">
          <w:rPr>
            <w:rStyle w:val="Hyperlink"/>
            <w:sz w:val="12"/>
          </w:rPr>
          <w:t xml:space="preserve"> inspired</w:t>
        </w:r>
      </w:hyperlink>
      <w:r w:rsidRPr="00A402A4">
        <w:rPr>
          <w:sz w:val="12"/>
        </w:rPr>
        <w:t xml:space="preserve"> to commit their act after listening to al-</w:t>
      </w:r>
      <w:proofErr w:type="spellStart"/>
      <w:r w:rsidRPr="00A402A4">
        <w:rPr>
          <w:sz w:val="12"/>
        </w:rPr>
        <w:t>Awlaki’s</w:t>
      </w:r>
      <w:proofErr w:type="spellEnd"/>
      <w:r w:rsidRPr="00A402A4">
        <w:rPr>
          <w:sz w:val="12"/>
        </w:rPr>
        <w:t xml:space="preserve"> Internet sermons. </w:t>
      </w:r>
      <w:proofErr w:type="spellStart"/>
      <w:r w:rsidRPr="00A402A4">
        <w:rPr>
          <w:sz w:val="12"/>
        </w:rPr>
        <w:t>Dzhokhar</w:t>
      </w:r>
      <w:proofErr w:type="spellEnd"/>
      <w:r w:rsidRPr="00A402A4">
        <w:rPr>
          <w:sz w:val="12"/>
        </w:rPr>
        <w:t xml:space="preserve"> </w:t>
      </w:r>
      <w:proofErr w:type="spellStart"/>
      <w:r w:rsidRPr="00A402A4">
        <w:rPr>
          <w:sz w:val="12"/>
        </w:rPr>
        <w:t>Tsarnaev</w:t>
      </w:r>
      <w:proofErr w:type="spellEnd"/>
      <w:r w:rsidRPr="00A402A4">
        <w:rPr>
          <w:sz w:val="12"/>
        </w:rPr>
        <w:t xml:space="preserve"> later admitted that they learned how to make the pressure-cooker explosives used in the attack by reading AQAP’s instructions online. Similar “self-radicalization” motivated </w:t>
      </w:r>
      <w:hyperlink r:id="rId131" w:tgtFrame="_blank" w:history="1">
        <w:r w:rsidRPr="00A402A4">
          <w:rPr>
            <w:rStyle w:val="Hyperlink"/>
            <w:sz w:val="12"/>
          </w:rPr>
          <w:t xml:space="preserve">Man </w:t>
        </w:r>
        <w:proofErr w:type="spellStart"/>
        <w:r w:rsidRPr="00A402A4">
          <w:rPr>
            <w:rStyle w:val="Hyperlink"/>
            <w:sz w:val="12"/>
          </w:rPr>
          <w:t>Haron</w:t>
        </w:r>
        <w:proofErr w:type="spellEnd"/>
        <w:r w:rsidRPr="00A402A4">
          <w:rPr>
            <w:rStyle w:val="Hyperlink"/>
            <w:sz w:val="12"/>
          </w:rPr>
          <w:t xml:space="preserve"> </w:t>
        </w:r>
        <w:proofErr w:type="spellStart"/>
        <w:r w:rsidRPr="00A402A4">
          <w:rPr>
            <w:rStyle w:val="Hyperlink"/>
            <w:sz w:val="12"/>
          </w:rPr>
          <w:t>Monis</w:t>
        </w:r>
        <w:proofErr w:type="spellEnd"/>
      </w:hyperlink>
      <w:r w:rsidRPr="00A402A4">
        <w:rPr>
          <w:sz w:val="12"/>
        </w:rPr>
        <w:t xml:space="preserve">, a preacher in Australia who pledged solidarity with the Islamic State group in his deadly seizure of hostages at a Sydney café last December. Without direct ties to link “lone wolf” terrorists to known radical entities, </w:t>
      </w:r>
      <w:r w:rsidRPr="00A402A4">
        <w:rPr>
          <w:rStyle w:val="StyleUnderline"/>
        </w:rPr>
        <w:t xml:space="preserve">the U.S. Department of </w:t>
      </w:r>
      <w:r w:rsidRPr="00A402A4">
        <w:rPr>
          <w:rStyle w:val="StyleUnderline"/>
          <w:highlight w:val="cyan"/>
        </w:rPr>
        <w:t>Homeland Security relies on</w:t>
      </w:r>
      <w:r w:rsidRPr="00A402A4">
        <w:rPr>
          <w:rStyle w:val="StyleUnderline"/>
        </w:rPr>
        <w:t xml:space="preserve"> the convergence of traditional tactics – undercover operations, </w:t>
      </w:r>
      <w:r w:rsidRPr="00A402A4">
        <w:rPr>
          <w:rStyle w:val="StyleUnderline"/>
          <w:highlight w:val="cyan"/>
        </w:rPr>
        <w:t>surveillance and wiretaps</w:t>
      </w:r>
      <w:r w:rsidRPr="00A402A4">
        <w:rPr>
          <w:rStyle w:val="StyleUnderline"/>
        </w:rPr>
        <w:t xml:space="preserve"> – with psychological analysis of individuals who could pose a threat to their communities</w:t>
      </w:r>
      <w:r w:rsidRPr="00A402A4">
        <w:rPr>
          <w:sz w:val="12"/>
        </w:rPr>
        <w:t>. Efforts are made to identify proactive “intervention strategies” to head off attacks before they can occur, such as mental health counseling and faith education. Rather than simply react to a prospective threat’s radicalization, law enforcement officials are making an effort to understand why that radicalization occurred in the first place. “You hear a lot of emphasis from some in government about, ‘We have to counter the narrative.’ That may be true, but I think the bigger issue is we need to really understand why in Western Europe and Canada and the United States that a growing number of people seem to find resonance with the narrative of these [radical] groups, and figure out what those underlying issues are and address those underlying issues,” Cohen said.</w:t>
      </w:r>
    </w:p>
    <w:p w:rsidR="006F76E3" w:rsidRPr="00A402A4" w:rsidRDefault="006F76E3" w:rsidP="006F76E3"/>
    <w:p w:rsidR="006F76E3" w:rsidRDefault="00636358" w:rsidP="00636358">
      <w:pPr>
        <w:pStyle w:val="Heading3"/>
      </w:pPr>
      <w:r>
        <w:t>A2: Agro-terror</w:t>
      </w:r>
    </w:p>
    <w:p w:rsidR="00636358" w:rsidRDefault="00636358" w:rsidP="00636358"/>
    <w:p w:rsidR="00636358" w:rsidRDefault="00636358" w:rsidP="00636358">
      <w:pPr>
        <w:pStyle w:val="Heading4"/>
      </w:pPr>
      <w:r>
        <w:t xml:space="preserve">They’ll find vulnerabilities – traceability doesn’t solve </w:t>
      </w:r>
    </w:p>
    <w:p w:rsidR="00636358" w:rsidRPr="00636358" w:rsidRDefault="00636358" w:rsidP="00636358">
      <w:pPr>
        <w:rPr>
          <w:sz w:val="16"/>
        </w:rPr>
      </w:pPr>
      <w:proofErr w:type="spellStart"/>
      <w:proofErr w:type="gramStart"/>
      <w:r w:rsidRPr="00636358">
        <w:rPr>
          <w:b/>
        </w:rPr>
        <w:t>iHLS</w:t>
      </w:r>
      <w:proofErr w:type="spellEnd"/>
      <w:proofErr w:type="gramEnd"/>
      <w:r w:rsidRPr="00636358">
        <w:rPr>
          <w:b/>
        </w:rPr>
        <w:t xml:space="preserve"> News Desk 15 </w:t>
      </w:r>
      <w:r w:rsidRPr="00636358">
        <w:rPr>
          <w:sz w:val="16"/>
        </w:rPr>
        <w:t>-- “</w:t>
      </w:r>
      <w:proofErr w:type="spellStart"/>
      <w:r w:rsidRPr="00636358">
        <w:rPr>
          <w:sz w:val="16"/>
        </w:rPr>
        <w:t>Agroterrorism</w:t>
      </w:r>
      <w:proofErr w:type="spellEnd"/>
      <w:r w:rsidRPr="00636358">
        <w:rPr>
          <w:sz w:val="16"/>
        </w:rPr>
        <w:t xml:space="preserve"> – is this a real threat?” http://i-hls.com/2015/01/agroterrorism-real-threat/</w:t>
      </w:r>
    </w:p>
    <w:p w:rsidR="00636358" w:rsidRDefault="00636358" w:rsidP="00636358">
      <w:pPr>
        <w:rPr>
          <w:sz w:val="12"/>
        </w:rPr>
      </w:pPr>
      <w:r w:rsidRPr="00636358">
        <w:rPr>
          <w:rStyle w:val="StyleUnderline"/>
          <w:highlight w:val="cyan"/>
        </w:rPr>
        <w:t>Is the food supply</w:t>
      </w:r>
      <w:r w:rsidRPr="00636358">
        <w:rPr>
          <w:rStyle w:val="StyleUnderline"/>
        </w:rPr>
        <w:t xml:space="preserve"> in the U.S </w:t>
      </w:r>
      <w:r w:rsidRPr="00636358">
        <w:rPr>
          <w:rStyle w:val="StyleUnderline"/>
          <w:highlight w:val="cyan"/>
        </w:rPr>
        <w:t>a potential target</w:t>
      </w:r>
      <w:r w:rsidRPr="00636358">
        <w:rPr>
          <w:rStyle w:val="StyleUnderline"/>
        </w:rPr>
        <w:t xml:space="preserve"> for terrorists?</w:t>
      </w:r>
      <w:r w:rsidRPr="00636358">
        <w:rPr>
          <w:sz w:val="12"/>
        </w:rPr>
        <w:t xml:space="preserve"> The economic effects of a successful attack on the U.S. food supply would be devastating, as agriculture accounts for roughly 13 percent of the country’s gross annual domestic product. An introduction of deadly pathogens into U.S. livestock, poultry, or crops would not only result in a disease outbreak, but would disrupt the global food industry and drive up food prices. </w:t>
      </w:r>
      <w:proofErr w:type="spellStart"/>
      <w:r w:rsidRPr="00636358">
        <w:rPr>
          <w:sz w:val="12"/>
        </w:rPr>
        <w:t>Agroterrorism</w:t>
      </w:r>
      <w:proofErr w:type="spellEnd"/>
      <w:r w:rsidRPr="00636358">
        <w:rPr>
          <w:sz w:val="12"/>
        </w:rPr>
        <w:t xml:space="preserve"> is not limited to the intentional introduction of harmful pathogens into U.S. farms and livestock. Terrorists can also </w:t>
      </w:r>
      <w:proofErr w:type="spellStart"/>
      <w:r w:rsidRPr="00636358">
        <w:rPr>
          <w:sz w:val="12"/>
        </w:rPr>
        <w:t>cyberattack</w:t>
      </w:r>
      <w:proofErr w:type="spellEnd"/>
      <w:r w:rsidRPr="00636358">
        <w:rPr>
          <w:sz w:val="12"/>
        </w:rPr>
        <w:t xml:space="preserve"> industrial agriculture systems responsible for operating feeding machines, maintaining milk temperatures, and processing foods. - See more at: </w:t>
      </w:r>
      <w:proofErr w:type="gramStart"/>
      <w:r w:rsidRPr="00636358">
        <w:rPr>
          <w:sz w:val="12"/>
        </w:rPr>
        <w:t xml:space="preserve">http://i-hls.com/2015/01/agroterrorism-real-threat/#sthash.ABg1TV2T.dpuf According to </w:t>
      </w:r>
      <w:proofErr w:type="spellStart"/>
      <w:r w:rsidRPr="00636358">
        <w:rPr>
          <w:sz w:val="12"/>
        </w:rPr>
        <w:t>HomeLand</w:t>
      </w:r>
      <w:proofErr w:type="spellEnd"/>
      <w:r w:rsidRPr="00636358">
        <w:rPr>
          <w:sz w:val="12"/>
        </w:rPr>
        <w:t xml:space="preserve"> Security News Wire, the ease of a </w:t>
      </w:r>
      <w:proofErr w:type="spellStart"/>
      <w:r w:rsidRPr="00636358">
        <w:rPr>
          <w:sz w:val="12"/>
        </w:rPr>
        <w:t>cyberattack</w:t>
      </w:r>
      <w:proofErr w:type="spellEnd"/>
      <w:r w:rsidRPr="00636358">
        <w:rPr>
          <w:sz w:val="12"/>
        </w:rPr>
        <w:t>, and its anonymous nature, have</w:t>
      </w:r>
      <w:proofErr w:type="gramEnd"/>
      <w:r w:rsidRPr="00636358">
        <w:rPr>
          <w:sz w:val="12"/>
        </w:rPr>
        <w:t xml:space="preserve"> some terrorism analysts questioning the likelihood of a physical </w:t>
      </w:r>
      <w:proofErr w:type="spellStart"/>
      <w:r w:rsidRPr="00636358">
        <w:rPr>
          <w:sz w:val="12"/>
        </w:rPr>
        <w:t>bioattack</w:t>
      </w:r>
      <w:proofErr w:type="spellEnd"/>
      <w:r w:rsidRPr="00636358">
        <w:rPr>
          <w:sz w:val="12"/>
        </w:rPr>
        <w:t xml:space="preserve"> on the U.S food supply. </w:t>
      </w:r>
      <w:r w:rsidRPr="00636358">
        <w:rPr>
          <w:rStyle w:val="StyleUnderline"/>
          <w:highlight w:val="cyan"/>
        </w:rPr>
        <w:t>Robert</w:t>
      </w:r>
      <w:r w:rsidRPr="00636358">
        <w:rPr>
          <w:rStyle w:val="StyleUnderline"/>
        </w:rPr>
        <w:t xml:space="preserve"> A. </w:t>
      </w:r>
      <w:r w:rsidRPr="00636358">
        <w:rPr>
          <w:rStyle w:val="StyleUnderline"/>
          <w:highlight w:val="cyan"/>
        </w:rPr>
        <w:t>Norton, a</w:t>
      </w:r>
      <w:r w:rsidRPr="00636358">
        <w:rPr>
          <w:rStyle w:val="StyleUnderline"/>
        </w:rPr>
        <w:t xml:space="preserve"> veterinary </w:t>
      </w:r>
      <w:r w:rsidRPr="00636358">
        <w:rPr>
          <w:rStyle w:val="StyleUnderline"/>
          <w:highlight w:val="cyan"/>
        </w:rPr>
        <w:t xml:space="preserve">microbiologist with research interests in </w:t>
      </w:r>
      <w:proofErr w:type="spellStart"/>
      <w:r w:rsidRPr="00636358">
        <w:rPr>
          <w:rStyle w:val="StyleUnderline"/>
          <w:highlight w:val="cyan"/>
        </w:rPr>
        <w:t>cybersecurity</w:t>
      </w:r>
      <w:proofErr w:type="spellEnd"/>
      <w:r w:rsidRPr="00636358">
        <w:rPr>
          <w:rStyle w:val="StyleUnderline"/>
        </w:rPr>
        <w:t xml:space="preserve"> and public health, </w:t>
      </w:r>
      <w:r w:rsidRPr="00636358">
        <w:rPr>
          <w:rStyle w:val="StyleUnderline"/>
          <w:highlight w:val="cyan"/>
        </w:rPr>
        <w:t xml:space="preserve">insists that terrorists are </w:t>
      </w:r>
      <w:r w:rsidRPr="00636358">
        <w:rPr>
          <w:rStyle w:val="Emphasis"/>
          <w:highlight w:val="cyan"/>
        </w:rPr>
        <w:t>not likely to plan an attack for which the government has prepared a response</w:t>
      </w:r>
      <w:r w:rsidRPr="00636358">
        <w:rPr>
          <w:rStyle w:val="StyleUnderline"/>
          <w:highlight w:val="cyan"/>
        </w:rPr>
        <w:t>. They</w:t>
      </w:r>
      <w:r w:rsidRPr="00636358">
        <w:rPr>
          <w:rStyle w:val="StyleUnderline"/>
        </w:rPr>
        <w:t xml:space="preserve"> often </w:t>
      </w:r>
      <w:r w:rsidRPr="00636358">
        <w:rPr>
          <w:rStyle w:val="StyleUnderline"/>
          <w:highlight w:val="cyan"/>
        </w:rPr>
        <w:t>seek the path of least resistance</w:t>
      </w:r>
      <w:r w:rsidRPr="00636358">
        <w:rPr>
          <w:rStyle w:val="StyleUnderline"/>
        </w:rPr>
        <w:t xml:space="preserve">. Industrial </w:t>
      </w:r>
      <w:r w:rsidRPr="00636358">
        <w:rPr>
          <w:rStyle w:val="StyleUnderline"/>
          <w:highlight w:val="cyan"/>
        </w:rPr>
        <w:t>agriculture systems are vulnerable</w:t>
      </w:r>
      <w:r w:rsidRPr="00636358">
        <w:rPr>
          <w:rStyle w:val="StyleUnderline"/>
        </w:rPr>
        <w:t xml:space="preserve"> to </w:t>
      </w:r>
      <w:proofErr w:type="spellStart"/>
      <w:r w:rsidRPr="00636358">
        <w:rPr>
          <w:rStyle w:val="StyleUnderline"/>
        </w:rPr>
        <w:t>cyberattacks</w:t>
      </w:r>
      <w:proofErr w:type="spellEnd"/>
      <w:r w:rsidRPr="00636358">
        <w:rPr>
          <w:rStyle w:val="StyleUnderline"/>
        </w:rPr>
        <w:t xml:space="preserve"> </w:t>
      </w:r>
      <w:r w:rsidRPr="00636358">
        <w:rPr>
          <w:rStyle w:val="StyleUnderline"/>
          <w:highlight w:val="cyan"/>
        </w:rPr>
        <w:t>and terrorists have the expertise to exploit</w:t>
      </w:r>
      <w:r w:rsidRPr="00636358">
        <w:rPr>
          <w:rStyle w:val="StyleUnderline"/>
        </w:rPr>
        <w:t xml:space="preserve"> those </w:t>
      </w:r>
      <w:r w:rsidRPr="00636358">
        <w:rPr>
          <w:rStyle w:val="StyleUnderline"/>
          <w:highlight w:val="cyan"/>
        </w:rPr>
        <w:t>vulnerabilities</w:t>
      </w:r>
      <w:r w:rsidRPr="00636358">
        <w:rPr>
          <w:sz w:val="12"/>
        </w:rPr>
        <w:t xml:space="preserve">. - See more at: </w:t>
      </w:r>
      <w:hyperlink r:id="rId132" w:history="1">
        <w:r w:rsidRPr="003E70D8">
          <w:rPr>
            <w:rStyle w:val="Hyperlink"/>
            <w:sz w:val="12"/>
          </w:rPr>
          <w:t>http://i-hls.com/2015/01/agroterrorism-real-threat/#sthash.ABg1TV2T.dpuf</w:t>
        </w:r>
      </w:hyperlink>
    </w:p>
    <w:p w:rsidR="00636358" w:rsidRDefault="00636358" w:rsidP="00636358">
      <w:pPr>
        <w:pStyle w:val="Heading4"/>
      </w:pPr>
      <w:r>
        <w:t>Agro-terror is more complex than just targeting livestock – traceability won’t solve</w:t>
      </w:r>
    </w:p>
    <w:p w:rsidR="00636358" w:rsidRPr="00636358" w:rsidRDefault="00636358" w:rsidP="00636358">
      <w:pPr>
        <w:rPr>
          <w:sz w:val="14"/>
        </w:rPr>
      </w:pPr>
      <w:r w:rsidRPr="00636358">
        <w:rPr>
          <w:b/>
        </w:rPr>
        <w:t>Norton 14</w:t>
      </w:r>
      <w:r w:rsidRPr="00636358">
        <w:t xml:space="preserve"> </w:t>
      </w:r>
      <w:r w:rsidRPr="00636358">
        <w:rPr>
          <w:sz w:val="14"/>
        </w:rPr>
        <w:t xml:space="preserve">-- Robert Norton, Auburn University Open Source Intelligence </w:t>
      </w:r>
      <w:proofErr w:type="spellStart"/>
      <w:r w:rsidRPr="00636358">
        <w:rPr>
          <w:sz w:val="14"/>
        </w:rPr>
        <w:t>LabAgroterrorism</w:t>
      </w:r>
      <w:proofErr w:type="spellEnd"/>
      <w:r w:rsidRPr="00636358">
        <w:rPr>
          <w:sz w:val="14"/>
        </w:rPr>
        <w:t xml:space="preserve"> – is the threat real? http://southeastfarmpress.com/government/agroterrorism-threat-real</w:t>
      </w:r>
    </w:p>
    <w:p w:rsidR="00636358" w:rsidRPr="00636358" w:rsidRDefault="00636358" w:rsidP="00636358">
      <w:pPr>
        <w:rPr>
          <w:rStyle w:val="StyleUnderline"/>
        </w:rPr>
      </w:pPr>
      <w:r w:rsidRPr="00636358">
        <w:rPr>
          <w:sz w:val="12"/>
        </w:rPr>
        <w:t xml:space="preserve">Are terrorists going to target the food we eat? In my professional estimation the likelihood is moderately high, but if proven a reality, I would seriously wager that </w:t>
      </w:r>
      <w:r w:rsidRPr="00636358">
        <w:rPr>
          <w:rStyle w:val="StyleUnderline"/>
          <w:highlight w:val="cyan"/>
        </w:rPr>
        <w:t>it won’t come in the direction for which the government has planned</w:t>
      </w:r>
      <w:r w:rsidRPr="00636358">
        <w:rPr>
          <w:sz w:val="12"/>
        </w:rPr>
        <w:t xml:space="preserve"> (and spent) </w:t>
      </w:r>
      <w:r w:rsidRPr="00636358">
        <w:rPr>
          <w:rStyle w:val="StyleUnderline"/>
          <w:highlight w:val="cyan"/>
        </w:rPr>
        <w:t>to respond. Terrorists</w:t>
      </w:r>
      <w:r w:rsidRPr="00636358">
        <w:rPr>
          <w:sz w:val="12"/>
        </w:rPr>
        <w:t xml:space="preserve">, like most people tend to be lazy and most often </w:t>
      </w:r>
      <w:r w:rsidRPr="00636358">
        <w:rPr>
          <w:rStyle w:val="StyleUnderline"/>
          <w:highlight w:val="cyan"/>
        </w:rPr>
        <w:t>seek the path of least resistance</w:t>
      </w:r>
      <w:r w:rsidRPr="00636358">
        <w:rPr>
          <w:sz w:val="12"/>
        </w:rPr>
        <w:t xml:space="preserve">, so as to better assure a probable success. </w:t>
      </w:r>
      <w:r w:rsidRPr="00636358">
        <w:rPr>
          <w:rStyle w:val="StyleUnderline"/>
          <w:highlight w:val="cyan"/>
        </w:rPr>
        <w:t>Rather than using biological weapons to kill cattle</w:t>
      </w:r>
      <w:r w:rsidRPr="00636358">
        <w:rPr>
          <w:sz w:val="12"/>
          <w:highlight w:val="cyan"/>
        </w:rPr>
        <w:t xml:space="preserve"> </w:t>
      </w:r>
      <w:r w:rsidRPr="00636358">
        <w:rPr>
          <w:sz w:val="12"/>
        </w:rPr>
        <w:t>or poisons to contaminate milk</w:t>
      </w:r>
      <w:r w:rsidRPr="00636358">
        <w:rPr>
          <w:sz w:val="12"/>
          <w:highlight w:val="cyan"/>
        </w:rPr>
        <w:t xml:space="preserve">, </w:t>
      </w:r>
      <w:r w:rsidRPr="00636358">
        <w:rPr>
          <w:rStyle w:val="StyleUnderline"/>
          <w:highlight w:val="cyan"/>
        </w:rPr>
        <w:t>why not just turn off the electricity?</w:t>
      </w:r>
      <w:r w:rsidRPr="00636358">
        <w:rPr>
          <w:rStyle w:val="StyleUnderline"/>
        </w:rPr>
        <w:t xml:space="preserve"> </w:t>
      </w:r>
      <w:r w:rsidRPr="00636358">
        <w:rPr>
          <w:sz w:val="12"/>
        </w:rPr>
        <w:t xml:space="preserve">Doing that can kill the animals (e.g., chickens in commercial operations), spoils the milk and makes the ground beef inedible, with the extra special bonus that it also causes everyone to plunge into darkness (widespread panic), shutters access to bank ATMs and fuel, causes breathtaking gridlock and makes the government look totally helpless and inept. More importantly, all can be done from the comfort of the local cyber cafe where the hacker(s) don’t even to have to break a sweat. </w:t>
      </w:r>
      <w:r w:rsidRPr="00636358">
        <w:rPr>
          <w:rStyle w:val="StyleUnderline"/>
          <w:highlight w:val="cyan"/>
        </w:rPr>
        <w:t>The cyber realm is where the greatest vulnerability in food and agriculture resides</w:t>
      </w:r>
      <w:r w:rsidRPr="00636358">
        <w:rPr>
          <w:sz w:val="12"/>
        </w:rPr>
        <w:t xml:space="preserve">; therefore it by definition </w:t>
      </w:r>
      <w:r w:rsidRPr="00636358">
        <w:rPr>
          <w:rStyle w:val="StyleUnderline"/>
          <w:highlight w:val="cyan"/>
        </w:rPr>
        <w:t>it becomes the most likely target</w:t>
      </w:r>
      <w:r w:rsidRPr="00636358">
        <w:rPr>
          <w:sz w:val="12"/>
        </w:rPr>
        <w:t xml:space="preserve">. Also importantly, the adversary has both the means (expertise) and the access points (the web), by which that vulnerability can be attacked. The U.S. government should continue to plan for all contingencies, including those attacks that emanate from the very computers that make modern life possible. </w:t>
      </w:r>
      <w:r w:rsidRPr="00636358">
        <w:rPr>
          <w:rStyle w:val="StyleUnderline"/>
        </w:rPr>
        <w:t>Failure to adequately defend will not only enable tragedy to be assured, but at a scale that we cannot even imagine.</w:t>
      </w:r>
    </w:p>
    <w:p w:rsidR="00636358" w:rsidRPr="00636358" w:rsidRDefault="00636358" w:rsidP="00636358">
      <w:pPr>
        <w:rPr>
          <w:rStyle w:val="StyleUnderline"/>
        </w:rPr>
      </w:pPr>
    </w:p>
    <w:sectPr w:rsidR="00636358" w:rsidRPr="00636358">
      <w:type w:val="continuous"/>
      <w:pgSz w:w="15165" w:h="25920"/>
      <w:pgMar w:top="0" w:right="150" w:bottom="0" w:left="15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1A30815"/>
    <w:multiLevelType w:val="multilevel"/>
    <w:tmpl w:val="887A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954FAD"/>
    <w:multiLevelType w:val="multilevel"/>
    <w:tmpl w:val="B87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A11701"/>
    <w:multiLevelType w:val="hybridMultilevel"/>
    <w:tmpl w:val="A6D49764"/>
    <w:lvl w:ilvl="0" w:tplc="705E45A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9752443"/>
    <w:multiLevelType w:val="multilevel"/>
    <w:tmpl w:val="BF0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7A74B4"/>
    <w:multiLevelType w:val="multilevel"/>
    <w:tmpl w:val="FF2A87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4D51C0"/>
    <w:multiLevelType w:val="multilevel"/>
    <w:tmpl w:val="0E5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BD61BF"/>
    <w:multiLevelType w:val="hybridMultilevel"/>
    <w:tmpl w:val="B1DCB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035487"/>
    <w:multiLevelType w:val="hybridMultilevel"/>
    <w:tmpl w:val="04CC48F4"/>
    <w:lvl w:ilvl="0" w:tplc="88DCD31A">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F239F5"/>
    <w:multiLevelType w:val="multilevel"/>
    <w:tmpl w:val="78A0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E903428"/>
    <w:multiLevelType w:val="multilevel"/>
    <w:tmpl w:val="227C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4"/>
  </w:num>
  <w:num w:numId="13">
    <w:abstractNumId w:val="17"/>
  </w:num>
  <w:num w:numId="14">
    <w:abstractNumId w:val="12"/>
  </w:num>
  <w:num w:numId="15">
    <w:abstractNumId w:val="15"/>
  </w:num>
  <w:num w:numId="16">
    <w:abstractNumId w:val="10"/>
  </w:num>
  <w:num w:numId="17">
    <w:abstractNumId w:val="18"/>
  </w:num>
  <w:num w:numId="18">
    <w:abstractNumId w:val="11"/>
  </w:num>
  <w:num w:numId="19">
    <w:abstractNumId w:val="13"/>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4681628"/>
    <w:docVar w:name="VerbatimVersion" w:val="5.1"/>
  </w:docVars>
  <w:rsids>
    <w:rsidRoot w:val="00553B8D"/>
    <w:rsid w:val="000139A3"/>
    <w:rsid w:val="00015E49"/>
    <w:rsid w:val="00084C86"/>
    <w:rsid w:val="00093C08"/>
    <w:rsid w:val="00100833"/>
    <w:rsid w:val="00104529"/>
    <w:rsid w:val="00105942"/>
    <w:rsid w:val="00107396"/>
    <w:rsid w:val="00144A4C"/>
    <w:rsid w:val="00176AB0"/>
    <w:rsid w:val="00177B7D"/>
    <w:rsid w:val="00181495"/>
    <w:rsid w:val="0018322D"/>
    <w:rsid w:val="00195F74"/>
    <w:rsid w:val="001B5776"/>
    <w:rsid w:val="001E527A"/>
    <w:rsid w:val="001F78CE"/>
    <w:rsid w:val="00251FC7"/>
    <w:rsid w:val="0026415E"/>
    <w:rsid w:val="002855A7"/>
    <w:rsid w:val="002B146A"/>
    <w:rsid w:val="002B5E17"/>
    <w:rsid w:val="002C6CA3"/>
    <w:rsid w:val="002D631A"/>
    <w:rsid w:val="00315690"/>
    <w:rsid w:val="00316B75"/>
    <w:rsid w:val="00325646"/>
    <w:rsid w:val="003460F2"/>
    <w:rsid w:val="003613B4"/>
    <w:rsid w:val="00376720"/>
    <w:rsid w:val="00376E4F"/>
    <w:rsid w:val="0038158C"/>
    <w:rsid w:val="003902BA"/>
    <w:rsid w:val="003A09E2"/>
    <w:rsid w:val="003D606E"/>
    <w:rsid w:val="003E53C5"/>
    <w:rsid w:val="004018D7"/>
    <w:rsid w:val="0040689F"/>
    <w:rsid w:val="00407037"/>
    <w:rsid w:val="004148B0"/>
    <w:rsid w:val="0045070F"/>
    <w:rsid w:val="004605D6"/>
    <w:rsid w:val="004C60E8"/>
    <w:rsid w:val="004E3579"/>
    <w:rsid w:val="004E728B"/>
    <w:rsid w:val="004F39E0"/>
    <w:rsid w:val="005076E7"/>
    <w:rsid w:val="005220C6"/>
    <w:rsid w:val="00537BD5"/>
    <w:rsid w:val="00553B8D"/>
    <w:rsid w:val="0057268A"/>
    <w:rsid w:val="005A63E1"/>
    <w:rsid w:val="005C4D49"/>
    <w:rsid w:val="005C7C5A"/>
    <w:rsid w:val="005D2912"/>
    <w:rsid w:val="005F478C"/>
    <w:rsid w:val="006065BD"/>
    <w:rsid w:val="006322CF"/>
    <w:rsid w:val="00636358"/>
    <w:rsid w:val="00645FA9"/>
    <w:rsid w:val="00647866"/>
    <w:rsid w:val="00665003"/>
    <w:rsid w:val="00693EA0"/>
    <w:rsid w:val="006A2AD0"/>
    <w:rsid w:val="006C1750"/>
    <w:rsid w:val="006C2375"/>
    <w:rsid w:val="006D3A89"/>
    <w:rsid w:val="006D4ECC"/>
    <w:rsid w:val="006F76E3"/>
    <w:rsid w:val="00722258"/>
    <w:rsid w:val="007243E5"/>
    <w:rsid w:val="00756537"/>
    <w:rsid w:val="00762D35"/>
    <w:rsid w:val="00766EA0"/>
    <w:rsid w:val="00795B61"/>
    <w:rsid w:val="007A2226"/>
    <w:rsid w:val="007E2742"/>
    <w:rsid w:val="007F5B66"/>
    <w:rsid w:val="00823A1C"/>
    <w:rsid w:val="00845B9D"/>
    <w:rsid w:val="00860984"/>
    <w:rsid w:val="008730F5"/>
    <w:rsid w:val="008B3ECB"/>
    <w:rsid w:val="008B4E85"/>
    <w:rsid w:val="008C1B2E"/>
    <w:rsid w:val="008D4166"/>
    <w:rsid w:val="008D5E69"/>
    <w:rsid w:val="008E10E0"/>
    <w:rsid w:val="0091627E"/>
    <w:rsid w:val="00933441"/>
    <w:rsid w:val="009542BF"/>
    <w:rsid w:val="0097032B"/>
    <w:rsid w:val="009D2EAD"/>
    <w:rsid w:val="009D54B2"/>
    <w:rsid w:val="009E1922"/>
    <w:rsid w:val="009F7ED2"/>
    <w:rsid w:val="00A402A4"/>
    <w:rsid w:val="00A56D37"/>
    <w:rsid w:val="00A67EEC"/>
    <w:rsid w:val="00A93661"/>
    <w:rsid w:val="00A95652"/>
    <w:rsid w:val="00AA7480"/>
    <w:rsid w:val="00AB601E"/>
    <w:rsid w:val="00AC0AB8"/>
    <w:rsid w:val="00AF02E5"/>
    <w:rsid w:val="00B273D8"/>
    <w:rsid w:val="00B327A2"/>
    <w:rsid w:val="00B33C6D"/>
    <w:rsid w:val="00B4508F"/>
    <w:rsid w:val="00B55AD5"/>
    <w:rsid w:val="00B76A57"/>
    <w:rsid w:val="00B8057C"/>
    <w:rsid w:val="00B80E63"/>
    <w:rsid w:val="00BD3073"/>
    <w:rsid w:val="00BD560F"/>
    <w:rsid w:val="00BD6238"/>
    <w:rsid w:val="00BD6DDF"/>
    <w:rsid w:val="00BF2C13"/>
    <w:rsid w:val="00BF3A6D"/>
    <w:rsid w:val="00BF593B"/>
    <w:rsid w:val="00BF6E0A"/>
    <w:rsid w:val="00BF773A"/>
    <w:rsid w:val="00BF7E81"/>
    <w:rsid w:val="00C13773"/>
    <w:rsid w:val="00C16458"/>
    <w:rsid w:val="00C17CC8"/>
    <w:rsid w:val="00C65B48"/>
    <w:rsid w:val="00C66611"/>
    <w:rsid w:val="00C80122"/>
    <w:rsid w:val="00C83417"/>
    <w:rsid w:val="00C9604F"/>
    <w:rsid w:val="00CA19AA"/>
    <w:rsid w:val="00CA73D2"/>
    <w:rsid w:val="00CC5298"/>
    <w:rsid w:val="00CD736E"/>
    <w:rsid w:val="00CD798D"/>
    <w:rsid w:val="00CE161E"/>
    <w:rsid w:val="00CE4C03"/>
    <w:rsid w:val="00CF59A8"/>
    <w:rsid w:val="00D21669"/>
    <w:rsid w:val="00D325A9"/>
    <w:rsid w:val="00D34A40"/>
    <w:rsid w:val="00D36A8A"/>
    <w:rsid w:val="00D61409"/>
    <w:rsid w:val="00D6691E"/>
    <w:rsid w:val="00D71170"/>
    <w:rsid w:val="00D83B6B"/>
    <w:rsid w:val="00DA1C92"/>
    <w:rsid w:val="00DA25D4"/>
    <w:rsid w:val="00DA6538"/>
    <w:rsid w:val="00DD11B8"/>
    <w:rsid w:val="00E15E75"/>
    <w:rsid w:val="00E267D6"/>
    <w:rsid w:val="00E476AB"/>
    <w:rsid w:val="00E5262C"/>
    <w:rsid w:val="00E62182"/>
    <w:rsid w:val="00E736DA"/>
    <w:rsid w:val="00EC7DC4"/>
    <w:rsid w:val="00ED30CF"/>
    <w:rsid w:val="00ED58B3"/>
    <w:rsid w:val="00EF3F12"/>
    <w:rsid w:val="00F176EF"/>
    <w:rsid w:val="00F21D20"/>
    <w:rsid w:val="00F27756"/>
    <w:rsid w:val="00F45E10"/>
    <w:rsid w:val="00F60507"/>
    <w:rsid w:val="00F6364A"/>
    <w:rsid w:val="00F9113A"/>
    <w:rsid w:val="00FA561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20"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36358"/>
    <w:rPr>
      <w:rFonts w:ascii="Georgia" w:hAnsi="Georgia"/>
    </w:rPr>
  </w:style>
  <w:style w:type="paragraph" w:styleId="Heading1">
    <w:name w:val="heading 1"/>
    <w:aliases w:val="Pocket"/>
    <w:basedOn w:val="Normal"/>
    <w:next w:val="Normal"/>
    <w:link w:val="Heading1Char"/>
    <w:qFormat/>
    <w:rsid w:val="006363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Cs w:val="32"/>
    </w:rPr>
  </w:style>
  <w:style w:type="paragraph" w:styleId="Heading2">
    <w:name w:val="heading 2"/>
    <w:aliases w:val="Hat"/>
    <w:basedOn w:val="Normal"/>
    <w:next w:val="Normal"/>
    <w:link w:val="Heading2Char"/>
    <w:uiPriority w:val="1"/>
    <w:unhideWhenUsed/>
    <w:qFormat/>
    <w:rsid w:val="00636358"/>
    <w:pPr>
      <w:keepNext/>
      <w:keepLines/>
      <w:pageBreakBefore/>
      <w:spacing w:before="40" w:after="0"/>
      <w:jc w:val="center"/>
      <w:outlineLvl w:val="1"/>
    </w:pPr>
    <w:rPr>
      <w:rFonts w:eastAsiaTheme="majorEastAsia" w:cstheme="majorBidi"/>
      <w:b/>
      <w:szCs w:val="26"/>
      <w:u w:val="double"/>
    </w:rPr>
  </w:style>
  <w:style w:type="paragraph" w:styleId="Heading3">
    <w:name w:val="heading 3"/>
    <w:aliases w:val="Block"/>
    <w:basedOn w:val="Normal"/>
    <w:next w:val="Normal"/>
    <w:link w:val="Heading3Char"/>
    <w:uiPriority w:val="2"/>
    <w:unhideWhenUsed/>
    <w:qFormat/>
    <w:rsid w:val="00636358"/>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Medium Grid 21"/>
    <w:basedOn w:val="Normal"/>
    <w:next w:val="Normal"/>
    <w:link w:val="Heading4Char"/>
    <w:uiPriority w:val="3"/>
    <w:unhideWhenUsed/>
    <w:qFormat/>
    <w:rsid w:val="0063635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6363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6358"/>
  </w:style>
  <w:style w:type="character" w:customStyle="1" w:styleId="Heading1Char">
    <w:name w:val="Heading 1 Char"/>
    <w:aliases w:val="Pocket Char"/>
    <w:basedOn w:val="DefaultParagraphFont"/>
    <w:link w:val="Heading1"/>
    <w:rsid w:val="00636358"/>
    <w:rPr>
      <w:rFonts w:ascii="Georgia" w:eastAsiaTheme="majorEastAsia" w:hAnsi="Georgia" w:cstheme="majorBidi"/>
      <w:b/>
      <w:szCs w:val="32"/>
    </w:rPr>
  </w:style>
  <w:style w:type="character" w:customStyle="1" w:styleId="Heading2Char">
    <w:name w:val="Heading 2 Char"/>
    <w:aliases w:val="Hat Char"/>
    <w:basedOn w:val="DefaultParagraphFont"/>
    <w:link w:val="Heading2"/>
    <w:uiPriority w:val="1"/>
    <w:rsid w:val="00636358"/>
    <w:rPr>
      <w:rFonts w:ascii="Georgia" w:eastAsiaTheme="majorEastAsia" w:hAnsi="Georgia" w:cstheme="majorBidi"/>
      <w:b/>
      <w:szCs w:val="26"/>
      <w:u w:val="double"/>
    </w:rPr>
  </w:style>
  <w:style w:type="character" w:customStyle="1" w:styleId="Heading3Char">
    <w:name w:val="Heading 3 Char"/>
    <w:aliases w:val="Block Char"/>
    <w:basedOn w:val="DefaultParagraphFont"/>
    <w:link w:val="Heading3"/>
    <w:uiPriority w:val="2"/>
    <w:rsid w:val="00636358"/>
    <w:rPr>
      <w:rFonts w:ascii="Georgia" w:eastAsiaTheme="majorEastAsia" w:hAnsi="Georgia" w:cstheme="majorBidi"/>
      <w:b/>
      <w:szCs w:val="24"/>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636358"/>
    <w:rPr>
      <w:rFonts w:ascii="Georgia" w:eastAsiaTheme="majorEastAsia" w:hAnsi="Georgia" w:cstheme="majorBidi"/>
      <w:b/>
      <w:iCs/>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
    <w:basedOn w:val="DefaultParagraphFont"/>
    <w:uiPriority w:val="20"/>
    <w:qFormat/>
    <w:rsid w:val="00636358"/>
    <w:rPr>
      <w:rFonts w:ascii="Georgia" w:hAnsi="Georgia"/>
      <w:b/>
      <w:i/>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36358"/>
    <w:rPr>
      <w:b/>
      <w:bCs/>
      <w:sz w:val="22"/>
      <w:u w:val="none"/>
    </w:rPr>
  </w:style>
  <w:style w:type="character" w:customStyle="1" w:styleId="StyleUnderline">
    <w:name w:val="Style Underline"/>
    <w:aliases w:val="Intense Emphasis1,Underline,Style Bold Underline,apple-style-span + 6 pt,Bold,Kern at 16 pt,Intense Emphasis3,Thick Underline Char,Intense Emphasis111,Intense Emphasis1111,Intense Emphasis11111,Intense Emphasis11,Intense Emphasis4,Style"/>
    <w:basedOn w:val="DefaultParagraphFont"/>
    <w:uiPriority w:val="6"/>
    <w:qFormat/>
    <w:rsid w:val="00636358"/>
    <w:rPr>
      <w:b w:val="0"/>
      <w:sz w:val="22"/>
      <w:u w:val="single"/>
    </w:rPr>
  </w:style>
  <w:style w:type="character" w:styleId="Hyperlink">
    <w:name w:val="Hyperlink"/>
    <w:aliases w:val="heading 1 (block title),Important,Read,Card Text,Internet Link,Analytic Text"/>
    <w:basedOn w:val="DefaultParagraphFont"/>
    <w:uiPriority w:val="99"/>
    <w:unhideWhenUsed/>
    <w:rsid w:val="00636358"/>
    <w:rPr>
      <w:color w:val="auto"/>
      <w:u w:val="none"/>
    </w:rPr>
  </w:style>
  <w:style w:type="character" w:styleId="FollowedHyperlink">
    <w:name w:val="FollowedHyperlink"/>
    <w:basedOn w:val="DefaultParagraphFont"/>
    <w:uiPriority w:val="99"/>
    <w:semiHidden/>
    <w:unhideWhenUsed/>
    <w:rsid w:val="00636358"/>
    <w:rPr>
      <w:color w:val="auto"/>
      <w:u w:val="none"/>
    </w:rPr>
  </w:style>
  <w:style w:type="paragraph" w:styleId="NormalWeb">
    <w:name w:val="Normal (Web)"/>
    <w:basedOn w:val="Normal"/>
    <w:uiPriority w:val="99"/>
    <w:unhideWhenUsed/>
    <w:rsid w:val="00553B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53B8D"/>
  </w:style>
  <w:style w:type="paragraph" w:customStyle="1" w:styleId="Caption1">
    <w:name w:val="Caption1"/>
    <w:basedOn w:val="Normal"/>
    <w:rsid w:val="00553B8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53B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B8D"/>
    <w:rPr>
      <w:rFonts w:ascii="Tahoma" w:hAnsi="Tahoma" w:cs="Tahoma"/>
      <w:sz w:val="16"/>
      <w:szCs w:val="16"/>
    </w:rPr>
  </w:style>
  <w:style w:type="paragraph" w:customStyle="1" w:styleId="bodytext">
    <w:name w:val="bodytext"/>
    <w:basedOn w:val="Normal"/>
    <w:rsid w:val="00C8012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C80122"/>
    <w:pPr>
      <w:ind w:left="720"/>
      <w:contextualSpacing/>
    </w:pPr>
  </w:style>
  <w:style w:type="paragraph" w:customStyle="1" w:styleId="text-alignleft-noindent">
    <w:name w:val="text-alignleft-noindent"/>
    <w:basedOn w:val="Normal"/>
    <w:rsid w:val="00376E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
    <w:name w:val="dropcap"/>
    <w:basedOn w:val="DefaultParagraphFont"/>
    <w:rsid w:val="00376E4F"/>
  </w:style>
  <w:style w:type="character" w:customStyle="1" w:styleId="Hyperlink1">
    <w:name w:val="Hyperlink1"/>
    <w:basedOn w:val="DefaultParagraphFont"/>
    <w:rsid w:val="00376E4F"/>
  </w:style>
  <w:style w:type="paragraph" w:customStyle="1" w:styleId="text-alignleft-indent">
    <w:name w:val="text-alignleft-indent"/>
    <w:basedOn w:val="Normal"/>
    <w:rsid w:val="00376E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376E4F"/>
  </w:style>
  <w:style w:type="character" w:customStyle="1" w:styleId="char-style-override-3">
    <w:name w:val="char-style-override-3"/>
    <w:basedOn w:val="DefaultParagraphFont"/>
    <w:rsid w:val="00376E4F"/>
  </w:style>
  <w:style w:type="paragraph" w:customStyle="1" w:styleId="zn-bodyparagraph">
    <w:name w:val="zn-body__paragraph"/>
    <w:basedOn w:val="Normal"/>
    <w:rsid w:val="00E476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storyelementheader">
    <w:name w:val="el__storyelement__header"/>
    <w:basedOn w:val="DefaultParagraphFont"/>
    <w:rsid w:val="00E476AB"/>
  </w:style>
  <w:style w:type="character" w:customStyle="1" w:styleId="elstoryelementgray">
    <w:name w:val="el__storyelement__gray"/>
    <w:basedOn w:val="DefaultParagraphFont"/>
    <w:rsid w:val="00E476AB"/>
  </w:style>
  <w:style w:type="character" w:styleId="Strong">
    <w:name w:val="Strong"/>
    <w:basedOn w:val="DefaultParagraphFont"/>
    <w:uiPriority w:val="22"/>
    <w:qFormat/>
    <w:rsid w:val="00D83B6B"/>
    <w:rPr>
      <w:b/>
      <w:bCs/>
    </w:rPr>
  </w:style>
  <w:style w:type="character" w:customStyle="1" w:styleId="st">
    <w:name w:val="st"/>
    <w:basedOn w:val="DefaultParagraphFont"/>
    <w:rsid w:val="00D83B6B"/>
  </w:style>
  <w:style w:type="character" w:customStyle="1" w:styleId="dfpinarticlenmx">
    <w:name w:val="dfpinarticlenmx"/>
    <w:basedOn w:val="DefaultParagraphFont"/>
    <w:rsid w:val="00D83B6B"/>
  </w:style>
  <w:style w:type="paragraph" w:customStyle="1" w:styleId="tag">
    <w:name w:val="tag"/>
    <w:aliases w:val="No Spacing112"/>
    <w:basedOn w:val="Normal"/>
    <w:next w:val="Normal"/>
    <w:link w:val="tagChar"/>
    <w:qFormat/>
    <w:rsid w:val="00CE4C03"/>
    <w:pPr>
      <w:widowControl w:val="0"/>
    </w:pPr>
    <w:rPr>
      <w:rFonts w:ascii="Times New Roman" w:eastAsia="Times New Roman" w:hAnsi="Times New Roman"/>
      <w:b/>
      <w:sz w:val="20"/>
    </w:rPr>
  </w:style>
  <w:style w:type="character" w:customStyle="1" w:styleId="tagChar">
    <w:name w:val="tag Char"/>
    <w:aliases w:val="Heading 21 Char,Heading 2 Char Char Char Char Char1,Heading 2 Char Char Char Char,Heading 2 Char Char,Taglines Char Char,Tags Char Char,Taglines Char1,Tags Char Char1,Taglines Char Char1,tags Char Char Char,TAG Char Char,TAG Char1,Cite Char"/>
    <w:link w:val="tag"/>
    <w:qFormat/>
    <w:rsid w:val="00CE4C03"/>
    <w:rPr>
      <w:rFonts w:ascii="Times New Roman" w:eastAsia="Times New Roman" w:hAnsi="Times New Roman"/>
      <w:b/>
      <w:sz w:val="20"/>
    </w:rPr>
  </w:style>
  <w:style w:type="character" w:customStyle="1" w:styleId="underline">
    <w:name w:val="underline"/>
    <w:link w:val="textbold"/>
    <w:qFormat/>
    <w:rsid w:val="00CE4C03"/>
    <w:rPr>
      <w:b/>
      <w:u w:val="single"/>
    </w:rPr>
  </w:style>
  <w:style w:type="paragraph" w:customStyle="1" w:styleId="textbold">
    <w:name w:val="text bold"/>
    <w:basedOn w:val="Normal"/>
    <w:link w:val="underline"/>
    <w:uiPriority w:val="7"/>
    <w:qFormat/>
    <w:rsid w:val="00CE4C03"/>
    <w:pPr>
      <w:ind w:left="720"/>
      <w:jc w:val="both"/>
    </w:pPr>
    <w:rPr>
      <w:rFonts w:asciiTheme="minorHAnsi" w:hAnsiTheme="minorHAnsi"/>
      <w:b/>
      <w:u w:val="single"/>
    </w:rPr>
  </w:style>
  <w:style w:type="character" w:styleId="HTMLCite">
    <w:name w:val="HTML Cite"/>
    <w:basedOn w:val="DefaultParagraphFont"/>
    <w:uiPriority w:val="99"/>
    <w:semiHidden/>
    <w:unhideWhenUsed/>
    <w:rsid w:val="006D3A89"/>
    <w:rPr>
      <w:i/>
      <w:iCs/>
    </w:rPr>
  </w:style>
  <w:style w:type="character" w:customStyle="1" w:styleId="itxtrst">
    <w:name w:val="itxtrst"/>
    <w:basedOn w:val="DefaultParagraphFont"/>
    <w:rsid w:val="00BD3073"/>
  </w:style>
  <w:style w:type="character" w:customStyle="1" w:styleId="caps">
    <w:name w:val="caps"/>
    <w:basedOn w:val="DefaultParagraphFont"/>
    <w:rsid w:val="00EF3F12"/>
  </w:style>
  <w:style w:type="character" w:customStyle="1" w:styleId="dquo">
    <w:name w:val="dquo"/>
    <w:basedOn w:val="DefaultParagraphFont"/>
    <w:rsid w:val="005C7C5A"/>
  </w:style>
  <w:style w:type="character" w:customStyle="1" w:styleId="pullquote">
    <w:name w:val="pullquote"/>
    <w:basedOn w:val="DefaultParagraphFont"/>
    <w:rsid w:val="00DD11B8"/>
  </w:style>
  <w:style w:type="character" w:customStyle="1" w:styleId="cell">
    <w:name w:val="cell"/>
    <w:basedOn w:val="DefaultParagraphFont"/>
    <w:rsid w:val="00CA73D2"/>
  </w:style>
  <w:style w:type="character" w:customStyle="1" w:styleId="blox-headline">
    <w:name w:val="blox-headline"/>
    <w:basedOn w:val="DefaultParagraphFont"/>
    <w:rsid w:val="00BF2C13"/>
  </w:style>
  <w:style w:type="character" w:customStyle="1" w:styleId="lede">
    <w:name w:val="lede"/>
    <w:basedOn w:val="DefaultParagraphFont"/>
    <w:rsid w:val="00015E49"/>
  </w:style>
  <w:style w:type="character" w:customStyle="1" w:styleId="AuthorYear">
    <w:name w:val="AuthorYear"/>
    <w:uiPriority w:val="1"/>
    <w:qFormat/>
    <w:rsid w:val="00BD6DDF"/>
    <w:rPr>
      <w:rFonts w:ascii="Georgia" w:hAnsi="Georgia"/>
      <w:b/>
      <w:sz w:val="24"/>
    </w:rPr>
  </w:style>
  <w:style w:type="paragraph" w:customStyle="1" w:styleId="card">
    <w:name w:val="card"/>
    <w:basedOn w:val="Normal"/>
    <w:next w:val="Normal"/>
    <w:uiPriority w:val="6"/>
    <w:qFormat/>
    <w:rsid w:val="00BD6DDF"/>
    <w:pPr>
      <w:ind w:left="288" w:right="288"/>
    </w:pPr>
    <w:rPr>
      <w:rFonts w:asciiTheme="minorHAnsi" w:hAnsiTheme="minorHAnsi"/>
      <w:u w:val="single"/>
    </w:rPr>
  </w:style>
  <w:style w:type="paragraph" w:customStyle="1" w:styleId="credit">
    <w:name w:val="credit"/>
    <w:basedOn w:val="Normal"/>
    <w:rsid w:val="00D21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
    <w:name w:val="caption"/>
    <w:basedOn w:val="Normal"/>
    <w:rsid w:val="00D21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6F76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ll-quote">
    <w:name w:val="pull-quote"/>
    <w:basedOn w:val="DefaultParagraphFont"/>
    <w:rsid w:val="00636358"/>
  </w:style>
  <w:style w:type="character" w:customStyle="1" w:styleId="caption-text">
    <w:name w:val="caption-text"/>
    <w:basedOn w:val="DefaultParagraphFont"/>
    <w:rsid w:val="00636358"/>
  </w:style>
  <w:style w:type="character" w:customStyle="1" w:styleId="image-source">
    <w:name w:val="image-source"/>
    <w:basedOn w:val="DefaultParagraphFont"/>
    <w:rsid w:val="00636358"/>
  </w:style>
  <w:style w:type="paragraph" w:customStyle="1" w:styleId="meta">
    <w:name w:val="meta"/>
    <w:basedOn w:val="Normal"/>
    <w:rsid w:val="006363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ipe">
    <w:name w:val="pipe"/>
    <w:basedOn w:val="DefaultParagraphFont"/>
    <w:rsid w:val="00636358"/>
  </w:style>
  <w:style w:type="paragraph" w:customStyle="1" w:styleId="legend">
    <w:name w:val="legend"/>
    <w:basedOn w:val="Normal"/>
    <w:rsid w:val="006363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ta-text">
    <w:name w:val="cta-text"/>
    <w:basedOn w:val="Normal"/>
    <w:rsid w:val="006363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con-slideshow">
    <w:name w:val="icon-slideshow"/>
    <w:basedOn w:val="DefaultParagraphFont"/>
    <w:rsid w:val="00636358"/>
  </w:style>
  <w:style w:type="paragraph" w:customStyle="1" w:styleId="mol-para-with-font">
    <w:name w:val="mol-para-with-font"/>
    <w:basedOn w:val="Normal"/>
    <w:rsid w:val="006363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agecaption">
    <w:name w:val="imagecaption"/>
    <w:basedOn w:val="Normal"/>
    <w:rsid w:val="0063635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20"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36358"/>
    <w:rPr>
      <w:rFonts w:ascii="Georgia" w:hAnsi="Georgia"/>
    </w:rPr>
  </w:style>
  <w:style w:type="paragraph" w:styleId="Heading1">
    <w:name w:val="heading 1"/>
    <w:aliases w:val="Pocket"/>
    <w:basedOn w:val="Normal"/>
    <w:next w:val="Normal"/>
    <w:link w:val="Heading1Char"/>
    <w:qFormat/>
    <w:rsid w:val="006363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Cs w:val="32"/>
    </w:rPr>
  </w:style>
  <w:style w:type="paragraph" w:styleId="Heading2">
    <w:name w:val="heading 2"/>
    <w:aliases w:val="Hat"/>
    <w:basedOn w:val="Normal"/>
    <w:next w:val="Normal"/>
    <w:link w:val="Heading2Char"/>
    <w:uiPriority w:val="1"/>
    <w:unhideWhenUsed/>
    <w:qFormat/>
    <w:rsid w:val="00636358"/>
    <w:pPr>
      <w:keepNext/>
      <w:keepLines/>
      <w:pageBreakBefore/>
      <w:spacing w:before="40" w:after="0"/>
      <w:jc w:val="center"/>
      <w:outlineLvl w:val="1"/>
    </w:pPr>
    <w:rPr>
      <w:rFonts w:eastAsiaTheme="majorEastAsia" w:cstheme="majorBidi"/>
      <w:b/>
      <w:szCs w:val="26"/>
      <w:u w:val="double"/>
    </w:rPr>
  </w:style>
  <w:style w:type="paragraph" w:styleId="Heading3">
    <w:name w:val="heading 3"/>
    <w:aliases w:val="Block"/>
    <w:basedOn w:val="Normal"/>
    <w:next w:val="Normal"/>
    <w:link w:val="Heading3Char"/>
    <w:uiPriority w:val="2"/>
    <w:unhideWhenUsed/>
    <w:qFormat/>
    <w:rsid w:val="00636358"/>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Medium Grid 21"/>
    <w:basedOn w:val="Normal"/>
    <w:next w:val="Normal"/>
    <w:link w:val="Heading4Char"/>
    <w:uiPriority w:val="3"/>
    <w:unhideWhenUsed/>
    <w:qFormat/>
    <w:rsid w:val="0063635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6363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6358"/>
  </w:style>
  <w:style w:type="character" w:customStyle="1" w:styleId="Heading1Char">
    <w:name w:val="Heading 1 Char"/>
    <w:aliases w:val="Pocket Char"/>
    <w:basedOn w:val="DefaultParagraphFont"/>
    <w:link w:val="Heading1"/>
    <w:rsid w:val="00636358"/>
    <w:rPr>
      <w:rFonts w:ascii="Georgia" w:eastAsiaTheme="majorEastAsia" w:hAnsi="Georgia" w:cstheme="majorBidi"/>
      <w:b/>
      <w:szCs w:val="32"/>
    </w:rPr>
  </w:style>
  <w:style w:type="character" w:customStyle="1" w:styleId="Heading2Char">
    <w:name w:val="Heading 2 Char"/>
    <w:aliases w:val="Hat Char"/>
    <w:basedOn w:val="DefaultParagraphFont"/>
    <w:link w:val="Heading2"/>
    <w:uiPriority w:val="1"/>
    <w:rsid w:val="00636358"/>
    <w:rPr>
      <w:rFonts w:ascii="Georgia" w:eastAsiaTheme="majorEastAsia" w:hAnsi="Georgia" w:cstheme="majorBidi"/>
      <w:b/>
      <w:szCs w:val="26"/>
      <w:u w:val="double"/>
    </w:rPr>
  </w:style>
  <w:style w:type="character" w:customStyle="1" w:styleId="Heading3Char">
    <w:name w:val="Heading 3 Char"/>
    <w:aliases w:val="Block Char"/>
    <w:basedOn w:val="DefaultParagraphFont"/>
    <w:link w:val="Heading3"/>
    <w:uiPriority w:val="2"/>
    <w:rsid w:val="00636358"/>
    <w:rPr>
      <w:rFonts w:ascii="Georgia" w:eastAsiaTheme="majorEastAsia" w:hAnsi="Georgia" w:cstheme="majorBidi"/>
      <w:b/>
      <w:szCs w:val="24"/>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636358"/>
    <w:rPr>
      <w:rFonts w:ascii="Georgia" w:eastAsiaTheme="majorEastAsia" w:hAnsi="Georgia" w:cstheme="majorBidi"/>
      <w:b/>
      <w:iCs/>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
    <w:basedOn w:val="DefaultParagraphFont"/>
    <w:uiPriority w:val="20"/>
    <w:qFormat/>
    <w:rsid w:val="00636358"/>
    <w:rPr>
      <w:rFonts w:ascii="Georgia" w:hAnsi="Georgia"/>
      <w:b/>
      <w:i/>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36358"/>
    <w:rPr>
      <w:b/>
      <w:bCs/>
      <w:sz w:val="22"/>
      <w:u w:val="none"/>
    </w:rPr>
  </w:style>
  <w:style w:type="character" w:customStyle="1" w:styleId="StyleUnderline">
    <w:name w:val="Style Underline"/>
    <w:aliases w:val="Intense Emphasis1,Underline,Style Bold Underline,apple-style-span + 6 pt,Bold,Kern at 16 pt,Intense Emphasis3,Thick Underline Char,Intense Emphasis111,Intense Emphasis1111,Intense Emphasis11111,Intense Emphasis11,Intense Emphasis4,Style"/>
    <w:basedOn w:val="DefaultParagraphFont"/>
    <w:uiPriority w:val="6"/>
    <w:qFormat/>
    <w:rsid w:val="00636358"/>
    <w:rPr>
      <w:b w:val="0"/>
      <w:sz w:val="22"/>
      <w:u w:val="single"/>
    </w:rPr>
  </w:style>
  <w:style w:type="character" w:styleId="Hyperlink">
    <w:name w:val="Hyperlink"/>
    <w:aliases w:val="heading 1 (block title),Important,Read,Card Text,Internet Link,Analytic Text"/>
    <w:basedOn w:val="DefaultParagraphFont"/>
    <w:uiPriority w:val="99"/>
    <w:unhideWhenUsed/>
    <w:rsid w:val="00636358"/>
    <w:rPr>
      <w:color w:val="auto"/>
      <w:u w:val="none"/>
    </w:rPr>
  </w:style>
  <w:style w:type="character" w:styleId="FollowedHyperlink">
    <w:name w:val="FollowedHyperlink"/>
    <w:basedOn w:val="DefaultParagraphFont"/>
    <w:uiPriority w:val="99"/>
    <w:semiHidden/>
    <w:unhideWhenUsed/>
    <w:rsid w:val="00636358"/>
    <w:rPr>
      <w:color w:val="auto"/>
      <w:u w:val="none"/>
    </w:rPr>
  </w:style>
  <w:style w:type="paragraph" w:styleId="NormalWeb">
    <w:name w:val="Normal (Web)"/>
    <w:basedOn w:val="Normal"/>
    <w:uiPriority w:val="99"/>
    <w:unhideWhenUsed/>
    <w:rsid w:val="00553B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53B8D"/>
  </w:style>
  <w:style w:type="paragraph" w:customStyle="1" w:styleId="Caption1">
    <w:name w:val="Caption1"/>
    <w:basedOn w:val="Normal"/>
    <w:rsid w:val="00553B8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53B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B8D"/>
    <w:rPr>
      <w:rFonts w:ascii="Tahoma" w:hAnsi="Tahoma" w:cs="Tahoma"/>
      <w:sz w:val="16"/>
      <w:szCs w:val="16"/>
    </w:rPr>
  </w:style>
  <w:style w:type="paragraph" w:customStyle="1" w:styleId="bodytext">
    <w:name w:val="bodytext"/>
    <w:basedOn w:val="Normal"/>
    <w:rsid w:val="00C8012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C80122"/>
    <w:pPr>
      <w:ind w:left="720"/>
      <w:contextualSpacing/>
    </w:pPr>
  </w:style>
  <w:style w:type="paragraph" w:customStyle="1" w:styleId="text-alignleft-noindent">
    <w:name w:val="text-alignleft-noindent"/>
    <w:basedOn w:val="Normal"/>
    <w:rsid w:val="00376E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
    <w:name w:val="dropcap"/>
    <w:basedOn w:val="DefaultParagraphFont"/>
    <w:rsid w:val="00376E4F"/>
  </w:style>
  <w:style w:type="character" w:customStyle="1" w:styleId="Hyperlink1">
    <w:name w:val="Hyperlink1"/>
    <w:basedOn w:val="DefaultParagraphFont"/>
    <w:rsid w:val="00376E4F"/>
  </w:style>
  <w:style w:type="paragraph" w:customStyle="1" w:styleId="text-alignleft-indent">
    <w:name w:val="text-alignleft-indent"/>
    <w:basedOn w:val="Normal"/>
    <w:rsid w:val="00376E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376E4F"/>
  </w:style>
  <w:style w:type="character" w:customStyle="1" w:styleId="char-style-override-3">
    <w:name w:val="char-style-override-3"/>
    <w:basedOn w:val="DefaultParagraphFont"/>
    <w:rsid w:val="00376E4F"/>
  </w:style>
  <w:style w:type="paragraph" w:customStyle="1" w:styleId="zn-bodyparagraph">
    <w:name w:val="zn-body__paragraph"/>
    <w:basedOn w:val="Normal"/>
    <w:rsid w:val="00E476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storyelementheader">
    <w:name w:val="el__storyelement__header"/>
    <w:basedOn w:val="DefaultParagraphFont"/>
    <w:rsid w:val="00E476AB"/>
  </w:style>
  <w:style w:type="character" w:customStyle="1" w:styleId="elstoryelementgray">
    <w:name w:val="el__storyelement__gray"/>
    <w:basedOn w:val="DefaultParagraphFont"/>
    <w:rsid w:val="00E476AB"/>
  </w:style>
  <w:style w:type="character" w:styleId="Strong">
    <w:name w:val="Strong"/>
    <w:basedOn w:val="DefaultParagraphFont"/>
    <w:uiPriority w:val="22"/>
    <w:qFormat/>
    <w:rsid w:val="00D83B6B"/>
    <w:rPr>
      <w:b/>
      <w:bCs/>
    </w:rPr>
  </w:style>
  <w:style w:type="character" w:customStyle="1" w:styleId="st">
    <w:name w:val="st"/>
    <w:basedOn w:val="DefaultParagraphFont"/>
    <w:rsid w:val="00D83B6B"/>
  </w:style>
  <w:style w:type="character" w:customStyle="1" w:styleId="dfpinarticlenmx">
    <w:name w:val="dfpinarticlenmx"/>
    <w:basedOn w:val="DefaultParagraphFont"/>
    <w:rsid w:val="00D83B6B"/>
  </w:style>
  <w:style w:type="paragraph" w:customStyle="1" w:styleId="tag">
    <w:name w:val="tag"/>
    <w:aliases w:val="No Spacing112"/>
    <w:basedOn w:val="Normal"/>
    <w:next w:val="Normal"/>
    <w:link w:val="tagChar"/>
    <w:qFormat/>
    <w:rsid w:val="00CE4C03"/>
    <w:pPr>
      <w:widowControl w:val="0"/>
    </w:pPr>
    <w:rPr>
      <w:rFonts w:ascii="Times New Roman" w:eastAsia="Times New Roman" w:hAnsi="Times New Roman"/>
      <w:b/>
      <w:sz w:val="20"/>
    </w:rPr>
  </w:style>
  <w:style w:type="character" w:customStyle="1" w:styleId="tagChar">
    <w:name w:val="tag Char"/>
    <w:aliases w:val="Heading 21 Char,Heading 2 Char Char Char Char Char1,Heading 2 Char Char Char Char,Heading 2 Char Char,Taglines Char Char,Tags Char Char,Taglines Char1,Tags Char Char1,Taglines Char Char1,tags Char Char Char,TAG Char Char,TAG Char1,Cite Char"/>
    <w:link w:val="tag"/>
    <w:qFormat/>
    <w:rsid w:val="00CE4C03"/>
    <w:rPr>
      <w:rFonts w:ascii="Times New Roman" w:eastAsia="Times New Roman" w:hAnsi="Times New Roman"/>
      <w:b/>
      <w:sz w:val="20"/>
    </w:rPr>
  </w:style>
  <w:style w:type="character" w:customStyle="1" w:styleId="underline">
    <w:name w:val="underline"/>
    <w:link w:val="textbold"/>
    <w:qFormat/>
    <w:rsid w:val="00CE4C03"/>
    <w:rPr>
      <w:b/>
      <w:u w:val="single"/>
    </w:rPr>
  </w:style>
  <w:style w:type="paragraph" w:customStyle="1" w:styleId="textbold">
    <w:name w:val="text bold"/>
    <w:basedOn w:val="Normal"/>
    <w:link w:val="underline"/>
    <w:uiPriority w:val="7"/>
    <w:qFormat/>
    <w:rsid w:val="00CE4C03"/>
    <w:pPr>
      <w:ind w:left="720"/>
      <w:jc w:val="both"/>
    </w:pPr>
    <w:rPr>
      <w:rFonts w:asciiTheme="minorHAnsi" w:hAnsiTheme="minorHAnsi"/>
      <w:b/>
      <w:u w:val="single"/>
    </w:rPr>
  </w:style>
  <w:style w:type="character" w:styleId="HTMLCite">
    <w:name w:val="HTML Cite"/>
    <w:basedOn w:val="DefaultParagraphFont"/>
    <w:uiPriority w:val="99"/>
    <w:semiHidden/>
    <w:unhideWhenUsed/>
    <w:rsid w:val="006D3A89"/>
    <w:rPr>
      <w:i/>
      <w:iCs/>
    </w:rPr>
  </w:style>
  <w:style w:type="character" w:customStyle="1" w:styleId="itxtrst">
    <w:name w:val="itxtrst"/>
    <w:basedOn w:val="DefaultParagraphFont"/>
    <w:rsid w:val="00BD3073"/>
  </w:style>
  <w:style w:type="character" w:customStyle="1" w:styleId="caps">
    <w:name w:val="caps"/>
    <w:basedOn w:val="DefaultParagraphFont"/>
    <w:rsid w:val="00EF3F12"/>
  </w:style>
  <w:style w:type="character" w:customStyle="1" w:styleId="dquo">
    <w:name w:val="dquo"/>
    <w:basedOn w:val="DefaultParagraphFont"/>
    <w:rsid w:val="005C7C5A"/>
  </w:style>
  <w:style w:type="character" w:customStyle="1" w:styleId="pullquote">
    <w:name w:val="pullquote"/>
    <w:basedOn w:val="DefaultParagraphFont"/>
    <w:rsid w:val="00DD11B8"/>
  </w:style>
  <w:style w:type="character" w:customStyle="1" w:styleId="cell">
    <w:name w:val="cell"/>
    <w:basedOn w:val="DefaultParagraphFont"/>
    <w:rsid w:val="00CA73D2"/>
  </w:style>
  <w:style w:type="character" w:customStyle="1" w:styleId="blox-headline">
    <w:name w:val="blox-headline"/>
    <w:basedOn w:val="DefaultParagraphFont"/>
    <w:rsid w:val="00BF2C13"/>
  </w:style>
  <w:style w:type="character" w:customStyle="1" w:styleId="lede">
    <w:name w:val="lede"/>
    <w:basedOn w:val="DefaultParagraphFont"/>
    <w:rsid w:val="00015E49"/>
  </w:style>
  <w:style w:type="character" w:customStyle="1" w:styleId="AuthorYear">
    <w:name w:val="AuthorYear"/>
    <w:uiPriority w:val="1"/>
    <w:qFormat/>
    <w:rsid w:val="00BD6DDF"/>
    <w:rPr>
      <w:rFonts w:ascii="Georgia" w:hAnsi="Georgia"/>
      <w:b/>
      <w:sz w:val="24"/>
    </w:rPr>
  </w:style>
  <w:style w:type="paragraph" w:customStyle="1" w:styleId="card">
    <w:name w:val="card"/>
    <w:basedOn w:val="Normal"/>
    <w:next w:val="Normal"/>
    <w:uiPriority w:val="6"/>
    <w:qFormat/>
    <w:rsid w:val="00BD6DDF"/>
    <w:pPr>
      <w:ind w:left="288" w:right="288"/>
    </w:pPr>
    <w:rPr>
      <w:rFonts w:asciiTheme="minorHAnsi" w:hAnsiTheme="minorHAnsi"/>
      <w:u w:val="single"/>
    </w:rPr>
  </w:style>
  <w:style w:type="paragraph" w:customStyle="1" w:styleId="credit">
    <w:name w:val="credit"/>
    <w:basedOn w:val="Normal"/>
    <w:rsid w:val="00D21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
    <w:name w:val="caption"/>
    <w:basedOn w:val="Normal"/>
    <w:rsid w:val="00D21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6F76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ll-quote">
    <w:name w:val="pull-quote"/>
    <w:basedOn w:val="DefaultParagraphFont"/>
    <w:rsid w:val="00636358"/>
  </w:style>
  <w:style w:type="character" w:customStyle="1" w:styleId="caption-text">
    <w:name w:val="caption-text"/>
    <w:basedOn w:val="DefaultParagraphFont"/>
    <w:rsid w:val="00636358"/>
  </w:style>
  <w:style w:type="character" w:customStyle="1" w:styleId="image-source">
    <w:name w:val="image-source"/>
    <w:basedOn w:val="DefaultParagraphFont"/>
    <w:rsid w:val="00636358"/>
  </w:style>
  <w:style w:type="paragraph" w:customStyle="1" w:styleId="meta">
    <w:name w:val="meta"/>
    <w:basedOn w:val="Normal"/>
    <w:rsid w:val="006363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ipe">
    <w:name w:val="pipe"/>
    <w:basedOn w:val="DefaultParagraphFont"/>
    <w:rsid w:val="00636358"/>
  </w:style>
  <w:style w:type="paragraph" w:customStyle="1" w:styleId="legend">
    <w:name w:val="legend"/>
    <w:basedOn w:val="Normal"/>
    <w:rsid w:val="006363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ta-text">
    <w:name w:val="cta-text"/>
    <w:basedOn w:val="Normal"/>
    <w:rsid w:val="006363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con-slideshow">
    <w:name w:val="icon-slideshow"/>
    <w:basedOn w:val="DefaultParagraphFont"/>
    <w:rsid w:val="00636358"/>
  </w:style>
  <w:style w:type="paragraph" w:customStyle="1" w:styleId="mol-para-with-font">
    <w:name w:val="mol-para-with-font"/>
    <w:basedOn w:val="Normal"/>
    <w:rsid w:val="006363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agecaption">
    <w:name w:val="imagecaption"/>
    <w:basedOn w:val="Normal"/>
    <w:rsid w:val="006363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77145">
      <w:bodyDiv w:val="1"/>
      <w:marLeft w:val="0"/>
      <w:marRight w:val="0"/>
      <w:marTop w:val="0"/>
      <w:marBottom w:val="0"/>
      <w:divBdr>
        <w:top w:val="none" w:sz="0" w:space="0" w:color="auto"/>
        <w:left w:val="none" w:sz="0" w:space="0" w:color="auto"/>
        <w:bottom w:val="none" w:sz="0" w:space="0" w:color="auto"/>
        <w:right w:val="none" w:sz="0" w:space="0" w:color="auto"/>
      </w:divBdr>
      <w:divsChild>
        <w:div w:id="18362595">
          <w:marLeft w:val="75"/>
          <w:marRight w:val="225"/>
          <w:marTop w:val="75"/>
          <w:marBottom w:val="75"/>
          <w:divBdr>
            <w:top w:val="none" w:sz="0" w:space="0" w:color="auto"/>
            <w:left w:val="none" w:sz="0" w:space="0" w:color="auto"/>
            <w:bottom w:val="none" w:sz="0" w:space="0" w:color="auto"/>
            <w:right w:val="none" w:sz="0" w:space="0" w:color="auto"/>
          </w:divBdr>
          <w:divsChild>
            <w:div w:id="10385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8840">
      <w:bodyDiv w:val="1"/>
      <w:marLeft w:val="0"/>
      <w:marRight w:val="0"/>
      <w:marTop w:val="0"/>
      <w:marBottom w:val="0"/>
      <w:divBdr>
        <w:top w:val="none" w:sz="0" w:space="0" w:color="auto"/>
        <w:left w:val="none" w:sz="0" w:space="0" w:color="auto"/>
        <w:bottom w:val="none" w:sz="0" w:space="0" w:color="auto"/>
        <w:right w:val="none" w:sz="0" w:space="0" w:color="auto"/>
      </w:divBdr>
    </w:div>
    <w:div w:id="53699453">
      <w:bodyDiv w:val="1"/>
      <w:marLeft w:val="0"/>
      <w:marRight w:val="0"/>
      <w:marTop w:val="0"/>
      <w:marBottom w:val="0"/>
      <w:divBdr>
        <w:top w:val="none" w:sz="0" w:space="0" w:color="auto"/>
        <w:left w:val="none" w:sz="0" w:space="0" w:color="auto"/>
        <w:bottom w:val="none" w:sz="0" w:space="0" w:color="auto"/>
        <w:right w:val="none" w:sz="0" w:space="0" w:color="auto"/>
      </w:divBdr>
    </w:div>
    <w:div w:id="63339620">
      <w:bodyDiv w:val="1"/>
      <w:marLeft w:val="0"/>
      <w:marRight w:val="0"/>
      <w:marTop w:val="0"/>
      <w:marBottom w:val="0"/>
      <w:divBdr>
        <w:top w:val="none" w:sz="0" w:space="0" w:color="auto"/>
        <w:left w:val="none" w:sz="0" w:space="0" w:color="auto"/>
        <w:bottom w:val="none" w:sz="0" w:space="0" w:color="auto"/>
        <w:right w:val="none" w:sz="0" w:space="0" w:color="auto"/>
      </w:divBdr>
    </w:div>
    <w:div w:id="63837694">
      <w:bodyDiv w:val="1"/>
      <w:marLeft w:val="0"/>
      <w:marRight w:val="0"/>
      <w:marTop w:val="0"/>
      <w:marBottom w:val="0"/>
      <w:divBdr>
        <w:top w:val="none" w:sz="0" w:space="0" w:color="auto"/>
        <w:left w:val="none" w:sz="0" w:space="0" w:color="auto"/>
        <w:bottom w:val="none" w:sz="0" w:space="0" w:color="auto"/>
        <w:right w:val="none" w:sz="0" w:space="0" w:color="auto"/>
      </w:divBdr>
    </w:div>
    <w:div w:id="77869913">
      <w:bodyDiv w:val="1"/>
      <w:marLeft w:val="0"/>
      <w:marRight w:val="0"/>
      <w:marTop w:val="0"/>
      <w:marBottom w:val="0"/>
      <w:divBdr>
        <w:top w:val="none" w:sz="0" w:space="0" w:color="auto"/>
        <w:left w:val="none" w:sz="0" w:space="0" w:color="auto"/>
        <w:bottom w:val="none" w:sz="0" w:space="0" w:color="auto"/>
        <w:right w:val="none" w:sz="0" w:space="0" w:color="auto"/>
      </w:divBdr>
    </w:div>
    <w:div w:id="123623373">
      <w:bodyDiv w:val="1"/>
      <w:marLeft w:val="0"/>
      <w:marRight w:val="0"/>
      <w:marTop w:val="0"/>
      <w:marBottom w:val="0"/>
      <w:divBdr>
        <w:top w:val="none" w:sz="0" w:space="0" w:color="auto"/>
        <w:left w:val="none" w:sz="0" w:space="0" w:color="auto"/>
        <w:bottom w:val="none" w:sz="0" w:space="0" w:color="auto"/>
        <w:right w:val="none" w:sz="0" w:space="0" w:color="auto"/>
      </w:divBdr>
      <w:divsChild>
        <w:div w:id="546070004">
          <w:marLeft w:val="0"/>
          <w:marRight w:val="0"/>
          <w:marTop w:val="0"/>
          <w:marBottom w:val="0"/>
          <w:divBdr>
            <w:top w:val="none" w:sz="0" w:space="0" w:color="auto"/>
            <w:left w:val="none" w:sz="0" w:space="0" w:color="auto"/>
            <w:bottom w:val="none" w:sz="0" w:space="0" w:color="auto"/>
            <w:right w:val="none" w:sz="0" w:space="0" w:color="auto"/>
          </w:divBdr>
          <w:divsChild>
            <w:div w:id="1964578865">
              <w:marLeft w:val="0"/>
              <w:marRight w:val="0"/>
              <w:marTop w:val="0"/>
              <w:marBottom w:val="0"/>
              <w:divBdr>
                <w:top w:val="none" w:sz="0" w:space="0" w:color="auto"/>
                <w:left w:val="none" w:sz="0" w:space="0" w:color="auto"/>
                <w:bottom w:val="none" w:sz="0" w:space="0" w:color="auto"/>
                <w:right w:val="none" w:sz="0" w:space="0" w:color="auto"/>
              </w:divBdr>
              <w:divsChild>
                <w:div w:id="5566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8944">
      <w:bodyDiv w:val="1"/>
      <w:marLeft w:val="0"/>
      <w:marRight w:val="0"/>
      <w:marTop w:val="0"/>
      <w:marBottom w:val="0"/>
      <w:divBdr>
        <w:top w:val="none" w:sz="0" w:space="0" w:color="auto"/>
        <w:left w:val="none" w:sz="0" w:space="0" w:color="auto"/>
        <w:bottom w:val="none" w:sz="0" w:space="0" w:color="auto"/>
        <w:right w:val="none" w:sz="0" w:space="0" w:color="auto"/>
      </w:divBdr>
    </w:div>
    <w:div w:id="199174061">
      <w:bodyDiv w:val="1"/>
      <w:marLeft w:val="0"/>
      <w:marRight w:val="0"/>
      <w:marTop w:val="0"/>
      <w:marBottom w:val="0"/>
      <w:divBdr>
        <w:top w:val="none" w:sz="0" w:space="0" w:color="auto"/>
        <w:left w:val="none" w:sz="0" w:space="0" w:color="auto"/>
        <w:bottom w:val="none" w:sz="0" w:space="0" w:color="auto"/>
        <w:right w:val="none" w:sz="0" w:space="0" w:color="auto"/>
      </w:divBdr>
    </w:div>
    <w:div w:id="311714944">
      <w:bodyDiv w:val="1"/>
      <w:marLeft w:val="0"/>
      <w:marRight w:val="0"/>
      <w:marTop w:val="0"/>
      <w:marBottom w:val="0"/>
      <w:divBdr>
        <w:top w:val="none" w:sz="0" w:space="0" w:color="auto"/>
        <w:left w:val="none" w:sz="0" w:space="0" w:color="auto"/>
        <w:bottom w:val="none" w:sz="0" w:space="0" w:color="auto"/>
        <w:right w:val="none" w:sz="0" w:space="0" w:color="auto"/>
      </w:divBdr>
    </w:div>
    <w:div w:id="346489050">
      <w:bodyDiv w:val="1"/>
      <w:marLeft w:val="0"/>
      <w:marRight w:val="0"/>
      <w:marTop w:val="0"/>
      <w:marBottom w:val="0"/>
      <w:divBdr>
        <w:top w:val="none" w:sz="0" w:space="0" w:color="auto"/>
        <w:left w:val="none" w:sz="0" w:space="0" w:color="auto"/>
        <w:bottom w:val="none" w:sz="0" w:space="0" w:color="auto"/>
        <w:right w:val="none" w:sz="0" w:space="0" w:color="auto"/>
      </w:divBdr>
    </w:div>
    <w:div w:id="400057272">
      <w:bodyDiv w:val="1"/>
      <w:marLeft w:val="0"/>
      <w:marRight w:val="0"/>
      <w:marTop w:val="0"/>
      <w:marBottom w:val="0"/>
      <w:divBdr>
        <w:top w:val="none" w:sz="0" w:space="0" w:color="auto"/>
        <w:left w:val="none" w:sz="0" w:space="0" w:color="auto"/>
        <w:bottom w:val="none" w:sz="0" w:space="0" w:color="auto"/>
        <w:right w:val="none" w:sz="0" w:space="0" w:color="auto"/>
      </w:divBdr>
      <w:divsChild>
        <w:div w:id="298461732">
          <w:marLeft w:val="0"/>
          <w:marRight w:val="0"/>
          <w:marTop w:val="300"/>
          <w:marBottom w:val="300"/>
          <w:divBdr>
            <w:top w:val="none" w:sz="0" w:space="0" w:color="auto"/>
            <w:left w:val="none" w:sz="0" w:space="0" w:color="auto"/>
            <w:bottom w:val="none" w:sz="0" w:space="0" w:color="auto"/>
            <w:right w:val="none" w:sz="0" w:space="0" w:color="auto"/>
          </w:divBdr>
          <w:divsChild>
            <w:div w:id="2101098217">
              <w:marLeft w:val="0"/>
              <w:marRight w:val="0"/>
              <w:marTop w:val="0"/>
              <w:marBottom w:val="0"/>
              <w:divBdr>
                <w:top w:val="none" w:sz="0" w:space="0" w:color="auto"/>
                <w:left w:val="none" w:sz="0" w:space="0" w:color="auto"/>
                <w:bottom w:val="none" w:sz="0" w:space="0" w:color="auto"/>
                <w:right w:val="none" w:sz="0" w:space="0" w:color="auto"/>
              </w:divBdr>
              <w:divsChild>
                <w:div w:id="15412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16972">
          <w:marLeft w:val="0"/>
          <w:marRight w:val="0"/>
          <w:marTop w:val="300"/>
          <w:marBottom w:val="300"/>
          <w:divBdr>
            <w:top w:val="none" w:sz="0" w:space="0" w:color="auto"/>
            <w:left w:val="none" w:sz="0" w:space="0" w:color="auto"/>
            <w:bottom w:val="none" w:sz="0" w:space="0" w:color="auto"/>
            <w:right w:val="none" w:sz="0" w:space="0" w:color="auto"/>
          </w:divBdr>
          <w:divsChild>
            <w:div w:id="1107502404">
              <w:marLeft w:val="0"/>
              <w:marRight w:val="0"/>
              <w:marTop w:val="0"/>
              <w:marBottom w:val="0"/>
              <w:divBdr>
                <w:top w:val="none" w:sz="0" w:space="0" w:color="auto"/>
                <w:left w:val="none" w:sz="0" w:space="0" w:color="auto"/>
                <w:bottom w:val="none" w:sz="0" w:space="0" w:color="auto"/>
                <w:right w:val="none" w:sz="0" w:space="0" w:color="auto"/>
              </w:divBdr>
              <w:divsChild>
                <w:div w:id="19342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5813">
          <w:marLeft w:val="0"/>
          <w:marRight w:val="0"/>
          <w:marTop w:val="300"/>
          <w:marBottom w:val="300"/>
          <w:divBdr>
            <w:top w:val="none" w:sz="0" w:space="0" w:color="auto"/>
            <w:left w:val="none" w:sz="0" w:space="0" w:color="auto"/>
            <w:bottom w:val="none" w:sz="0" w:space="0" w:color="auto"/>
            <w:right w:val="none" w:sz="0" w:space="0" w:color="auto"/>
          </w:divBdr>
          <w:divsChild>
            <w:div w:id="1733230761">
              <w:marLeft w:val="0"/>
              <w:marRight w:val="0"/>
              <w:marTop w:val="0"/>
              <w:marBottom w:val="0"/>
              <w:divBdr>
                <w:top w:val="none" w:sz="0" w:space="0" w:color="auto"/>
                <w:left w:val="none" w:sz="0" w:space="0" w:color="auto"/>
                <w:bottom w:val="none" w:sz="0" w:space="0" w:color="auto"/>
                <w:right w:val="none" w:sz="0" w:space="0" w:color="auto"/>
              </w:divBdr>
              <w:divsChild>
                <w:div w:id="11312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626624">
      <w:bodyDiv w:val="1"/>
      <w:marLeft w:val="0"/>
      <w:marRight w:val="0"/>
      <w:marTop w:val="0"/>
      <w:marBottom w:val="0"/>
      <w:divBdr>
        <w:top w:val="none" w:sz="0" w:space="0" w:color="auto"/>
        <w:left w:val="none" w:sz="0" w:space="0" w:color="auto"/>
        <w:bottom w:val="none" w:sz="0" w:space="0" w:color="auto"/>
        <w:right w:val="none" w:sz="0" w:space="0" w:color="auto"/>
      </w:divBdr>
    </w:div>
    <w:div w:id="426118124">
      <w:bodyDiv w:val="1"/>
      <w:marLeft w:val="0"/>
      <w:marRight w:val="0"/>
      <w:marTop w:val="0"/>
      <w:marBottom w:val="0"/>
      <w:divBdr>
        <w:top w:val="none" w:sz="0" w:space="0" w:color="auto"/>
        <w:left w:val="none" w:sz="0" w:space="0" w:color="auto"/>
        <w:bottom w:val="none" w:sz="0" w:space="0" w:color="auto"/>
        <w:right w:val="none" w:sz="0" w:space="0" w:color="auto"/>
      </w:divBdr>
    </w:div>
    <w:div w:id="447505553">
      <w:bodyDiv w:val="1"/>
      <w:marLeft w:val="0"/>
      <w:marRight w:val="0"/>
      <w:marTop w:val="0"/>
      <w:marBottom w:val="0"/>
      <w:divBdr>
        <w:top w:val="none" w:sz="0" w:space="0" w:color="auto"/>
        <w:left w:val="none" w:sz="0" w:space="0" w:color="auto"/>
        <w:bottom w:val="none" w:sz="0" w:space="0" w:color="auto"/>
        <w:right w:val="none" w:sz="0" w:space="0" w:color="auto"/>
      </w:divBdr>
    </w:div>
    <w:div w:id="494227721">
      <w:bodyDiv w:val="1"/>
      <w:marLeft w:val="0"/>
      <w:marRight w:val="0"/>
      <w:marTop w:val="0"/>
      <w:marBottom w:val="0"/>
      <w:divBdr>
        <w:top w:val="none" w:sz="0" w:space="0" w:color="auto"/>
        <w:left w:val="none" w:sz="0" w:space="0" w:color="auto"/>
        <w:bottom w:val="none" w:sz="0" w:space="0" w:color="auto"/>
        <w:right w:val="none" w:sz="0" w:space="0" w:color="auto"/>
      </w:divBdr>
    </w:div>
    <w:div w:id="556014014">
      <w:bodyDiv w:val="1"/>
      <w:marLeft w:val="0"/>
      <w:marRight w:val="0"/>
      <w:marTop w:val="0"/>
      <w:marBottom w:val="0"/>
      <w:divBdr>
        <w:top w:val="none" w:sz="0" w:space="0" w:color="auto"/>
        <w:left w:val="none" w:sz="0" w:space="0" w:color="auto"/>
        <w:bottom w:val="none" w:sz="0" w:space="0" w:color="auto"/>
        <w:right w:val="none" w:sz="0" w:space="0" w:color="auto"/>
      </w:divBdr>
    </w:div>
    <w:div w:id="582567495">
      <w:bodyDiv w:val="1"/>
      <w:marLeft w:val="0"/>
      <w:marRight w:val="0"/>
      <w:marTop w:val="0"/>
      <w:marBottom w:val="0"/>
      <w:divBdr>
        <w:top w:val="none" w:sz="0" w:space="0" w:color="auto"/>
        <w:left w:val="none" w:sz="0" w:space="0" w:color="auto"/>
        <w:bottom w:val="none" w:sz="0" w:space="0" w:color="auto"/>
        <w:right w:val="none" w:sz="0" w:space="0" w:color="auto"/>
      </w:divBdr>
      <w:divsChild>
        <w:div w:id="410276748">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200748556">
              <w:marLeft w:val="0"/>
              <w:marRight w:val="0"/>
              <w:marTop w:val="0"/>
              <w:marBottom w:val="0"/>
              <w:divBdr>
                <w:top w:val="none" w:sz="0" w:space="0" w:color="auto"/>
                <w:left w:val="none" w:sz="0" w:space="0" w:color="auto"/>
                <w:bottom w:val="none" w:sz="0" w:space="0" w:color="auto"/>
                <w:right w:val="none" w:sz="0" w:space="0" w:color="auto"/>
              </w:divBdr>
            </w:div>
          </w:divsChild>
        </w:div>
        <w:div w:id="531188011">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362248281">
              <w:marLeft w:val="0"/>
              <w:marRight w:val="0"/>
              <w:marTop w:val="0"/>
              <w:marBottom w:val="0"/>
              <w:divBdr>
                <w:top w:val="none" w:sz="0" w:space="0" w:color="auto"/>
                <w:left w:val="none" w:sz="0" w:space="0" w:color="auto"/>
                <w:bottom w:val="none" w:sz="0" w:space="0" w:color="auto"/>
                <w:right w:val="none" w:sz="0" w:space="0" w:color="auto"/>
              </w:divBdr>
            </w:div>
          </w:divsChild>
        </w:div>
        <w:div w:id="708146508">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281260517">
              <w:marLeft w:val="0"/>
              <w:marRight w:val="0"/>
              <w:marTop w:val="0"/>
              <w:marBottom w:val="0"/>
              <w:divBdr>
                <w:top w:val="none" w:sz="0" w:space="0" w:color="auto"/>
                <w:left w:val="none" w:sz="0" w:space="0" w:color="auto"/>
                <w:bottom w:val="none" w:sz="0" w:space="0" w:color="auto"/>
                <w:right w:val="none" w:sz="0" w:space="0" w:color="auto"/>
              </w:divBdr>
            </w:div>
          </w:divsChild>
        </w:div>
        <w:div w:id="770399231">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580600255">
              <w:marLeft w:val="0"/>
              <w:marRight w:val="0"/>
              <w:marTop w:val="0"/>
              <w:marBottom w:val="0"/>
              <w:divBdr>
                <w:top w:val="none" w:sz="0" w:space="0" w:color="auto"/>
                <w:left w:val="none" w:sz="0" w:space="0" w:color="auto"/>
                <w:bottom w:val="none" w:sz="0" w:space="0" w:color="auto"/>
                <w:right w:val="none" w:sz="0" w:space="0" w:color="auto"/>
              </w:divBdr>
            </w:div>
          </w:divsChild>
        </w:div>
        <w:div w:id="1124931992">
          <w:marLeft w:val="0"/>
          <w:marRight w:val="0"/>
          <w:marTop w:val="0"/>
          <w:marBottom w:val="0"/>
          <w:divBdr>
            <w:top w:val="single" w:sz="24" w:space="0" w:color="DFDFDF"/>
            <w:left w:val="none" w:sz="0" w:space="0" w:color="auto"/>
            <w:bottom w:val="none" w:sz="0" w:space="0" w:color="auto"/>
            <w:right w:val="none" w:sz="0" w:space="0" w:color="auto"/>
          </w:divBdr>
        </w:div>
        <w:div w:id="152983439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791124873">
              <w:marLeft w:val="0"/>
              <w:marRight w:val="0"/>
              <w:marTop w:val="0"/>
              <w:marBottom w:val="0"/>
              <w:divBdr>
                <w:top w:val="none" w:sz="0" w:space="0" w:color="auto"/>
                <w:left w:val="none" w:sz="0" w:space="0" w:color="auto"/>
                <w:bottom w:val="none" w:sz="0" w:space="0" w:color="auto"/>
                <w:right w:val="none" w:sz="0" w:space="0" w:color="auto"/>
              </w:divBdr>
            </w:div>
          </w:divsChild>
        </w:div>
        <w:div w:id="2096321549">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013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04936">
      <w:bodyDiv w:val="1"/>
      <w:marLeft w:val="0"/>
      <w:marRight w:val="0"/>
      <w:marTop w:val="0"/>
      <w:marBottom w:val="0"/>
      <w:divBdr>
        <w:top w:val="none" w:sz="0" w:space="0" w:color="auto"/>
        <w:left w:val="none" w:sz="0" w:space="0" w:color="auto"/>
        <w:bottom w:val="none" w:sz="0" w:space="0" w:color="auto"/>
        <w:right w:val="none" w:sz="0" w:space="0" w:color="auto"/>
      </w:divBdr>
      <w:divsChild>
        <w:div w:id="74085910">
          <w:marLeft w:val="0"/>
          <w:marRight w:val="300"/>
          <w:marTop w:val="0"/>
          <w:marBottom w:val="300"/>
          <w:divBdr>
            <w:top w:val="none" w:sz="0" w:space="0" w:color="auto"/>
            <w:left w:val="none" w:sz="0" w:space="0" w:color="auto"/>
            <w:bottom w:val="none" w:sz="0" w:space="0" w:color="auto"/>
            <w:right w:val="none" w:sz="0" w:space="0" w:color="auto"/>
          </w:divBdr>
          <w:divsChild>
            <w:div w:id="508102344">
              <w:marLeft w:val="0"/>
              <w:marRight w:val="0"/>
              <w:marTop w:val="0"/>
              <w:marBottom w:val="150"/>
              <w:divBdr>
                <w:top w:val="none" w:sz="0" w:space="0" w:color="auto"/>
                <w:left w:val="none" w:sz="0" w:space="0" w:color="auto"/>
                <w:bottom w:val="none" w:sz="0" w:space="0" w:color="auto"/>
                <w:right w:val="none" w:sz="0" w:space="0" w:color="auto"/>
              </w:divBdr>
              <w:divsChild>
                <w:div w:id="845632128">
                  <w:marLeft w:val="0"/>
                  <w:marRight w:val="0"/>
                  <w:marTop w:val="0"/>
                  <w:marBottom w:val="0"/>
                  <w:divBdr>
                    <w:top w:val="none" w:sz="0" w:space="0" w:color="auto"/>
                    <w:left w:val="none" w:sz="0" w:space="0" w:color="auto"/>
                    <w:bottom w:val="none" w:sz="0" w:space="0" w:color="auto"/>
                    <w:right w:val="none" w:sz="0" w:space="0" w:color="auto"/>
                  </w:divBdr>
                </w:div>
                <w:div w:id="1835679744">
                  <w:marLeft w:val="0"/>
                  <w:marRight w:val="0"/>
                  <w:marTop w:val="0"/>
                  <w:marBottom w:val="0"/>
                  <w:divBdr>
                    <w:top w:val="none" w:sz="0" w:space="0" w:color="auto"/>
                    <w:left w:val="none" w:sz="0" w:space="0" w:color="auto"/>
                    <w:bottom w:val="none" w:sz="0" w:space="0" w:color="auto"/>
                    <w:right w:val="none" w:sz="0" w:space="0" w:color="auto"/>
                  </w:divBdr>
                </w:div>
              </w:divsChild>
            </w:div>
            <w:div w:id="860047492">
              <w:marLeft w:val="0"/>
              <w:marRight w:val="0"/>
              <w:marTop w:val="0"/>
              <w:marBottom w:val="0"/>
              <w:divBdr>
                <w:top w:val="none" w:sz="0" w:space="0" w:color="auto"/>
                <w:left w:val="none" w:sz="0" w:space="0" w:color="auto"/>
                <w:bottom w:val="single" w:sz="6" w:space="4" w:color="D9D9D9"/>
                <w:right w:val="none" w:sz="0" w:space="0" w:color="auto"/>
              </w:divBdr>
            </w:div>
          </w:divsChild>
        </w:div>
        <w:div w:id="183716806">
          <w:marLeft w:val="0"/>
          <w:marRight w:val="300"/>
          <w:marTop w:val="0"/>
          <w:marBottom w:val="300"/>
          <w:divBdr>
            <w:top w:val="none" w:sz="0" w:space="0" w:color="auto"/>
            <w:left w:val="none" w:sz="0" w:space="0" w:color="auto"/>
            <w:bottom w:val="none" w:sz="0" w:space="0" w:color="auto"/>
            <w:right w:val="none" w:sz="0" w:space="0" w:color="auto"/>
          </w:divBdr>
          <w:divsChild>
            <w:div w:id="10492663">
              <w:marLeft w:val="0"/>
              <w:marRight w:val="0"/>
              <w:marTop w:val="0"/>
              <w:marBottom w:val="0"/>
              <w:divBdr>
                <w:top w:val="none" w:sz="0" w:space="0" w:color="auto"/>
                <w:left w:val="none" w:sz="0" w:space="0" w:color="auto"/>
                <w:bottom w:val="single" w:sz="6" w:space="4" w:color="D9D9D9"/>
                <w:right w:val="none" w:sz="0" w:space="0" w:color="auto"/>
              </w:divBdr>
            </w:div>
            <w:div w:id="737482844">
              <w:marLeft w:val="0"/>
              <w:marRight w:val="0"/>
              <w:marTop w:val="0"/>
              <w:marBottom w:val="150"/>
              <w:divBdr>
                <w:top w:val="none" w:sz="0" w:space="0" w:color="auto"/>
                <w:left w:val="none" w:sz="0" w:space="0" w:color="auto"/>
                <w:bottom w:val="none" w:sz="0" w:space="0" w:color="auto"/>
                <w:right w:val="none" w:sz="0" w:space="0" w:color="auto"/>
              </w:divBdr>
              <w:divsChild>
                <w:div w:id="1022318075">
                  <w:marLeft w:val="0"/>
                  <w:marRight w:val="0"/>
                  <w:marTop w:val="0"/>
                  <w:marBottom w:val="0"/>
                  <w:divBdr>
                    <w:top w:val="none" w:sz="0" w:space="0" w:color="auto"/>
                    <w:left w:val="none" w:sz="0" w:space="0" w:color="auto"/>
                    <w:bottom w:val="none" w:sz="0" w:space="0" w:color="auto"/>
                    <w:right w:val="none" w:sz="0" w:space="0" w:color="auto"/>
                  </w:divBdr>
                </w:div>
                <w:div w:id="111275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67395">
          <w:marLeft w:val="0"/>
          <w:marRight w:val="300"/>
          <w:marTop w:val="0"/>
          <w:marBottom w:val="300"/>
          <w:divBdr>
            <w:top w:val="none" w:sz="0" w:space="0" w:color="auto"/>
            <w:left w:val="none" w:sz="0" w:space="0" w:color="auto"/>
            <w:bottom w:val="none" w:sz="0" w:space="0" w:color="auto"/>
            <w:right w:val="none" w:sz="0" w:space="0" w:color="auto"/>
          </w:divBdr>
          <w:divsChild>
            <w:div w:id="178130642">
              <w:marLeft w:val="0"/>
              <w:marRight w:val="0"/>
              <w:marTop w:val="0"/>
              <w:marBottom w:val="0"/>
              <w:divBdr>
                <w:top w:val="none" w:sz="0" w:space="0" w:color="auto"/>
                <w:left w:val="none" w:sz="0" w:space="0" w:color="auto"/>
                <w:bottom w:val="single" w:sz="6" w:space="4" w:color="D9D9D9"/>
                <w:right w:val="none" w:sz="0" w:space="0" w:color="auto"/>
              </w:divBdr>
            </w:div>
            <w:div w:id="1581062533">
              <w:marLeft w:val="0"/>
              <w:marRight w:val="0"/>
              <w:marTop w:val="0"/>
              <w:marBottom w:val="150"/>
              <w:divBdr>
                <w:top w:val="none" w:sz="0" w:space="0" w:color="auto"/>
                <w:left w:val="none" w:sz="0" w:space="0" w:color="auto"/>
                <w:bottom w:val="none" w:sz="0" w:space="0" w:color="auto"/>
                <w:right w:val="none" w:sz="0" w:space="0" w:color="auto"/>
              </w:divBdr>
              <w:divsChild>
                <w:div w:id="911502489">
                  <w:marLeft w:val="0"/>
                  <w:marRight w:val="0"/>
                  <w:marTop w:val="0"/>
                  <w:marBottom w:val="0"/>
                  <w:divBdr>
                    <w:top w:val="none" w:sz="0" w:space="0" w:color="auto"/>
                    <w:left w:val="none" w:sz="0" w:space="0" w:color="auto"/>
                    <w:bottom w:val="none" w:sz="0" w:space="0" w:color="auto"/>
                    <w:right w:val="none" w:sz="0" w:space="0" w:color="auto"/>
                  </w:divBdr>
                </w:div>
                <w:div w:id="17132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1946">
          <w:marLeft w:val="0"/>
          <w:marRight w:val="300"/>
          <w:marTop w:val="0"/>
          <w:marBottom w:val="300"/>
          <w:divBdr>
            <w:top w:val="none" w:sz="0" w:space="0" w:color="auto"/>
            <w:left w:val="none" w:sz="0" w:space="0" w:color="auto"/>
            <w:bottom w:val="none" w:sz="0" w:space="0" w:color="auto"/>
            <w:right w:val="none" w:sz="0" w:space="0" w:color="auto"/>
          </w:divBdr>
          <w:divsChild>
            <w:div w:id="814373402">
              <w:marLeft w:val="0"/>
              <w:marRight w:val="0"/>
              <w:marTop w:val="0"/>
              <w:marBottom w:val="150"/>
              <w:divBdr>
                <w:top w:val="none" w:sz="0" w:space="0" w:color="auto"/>
                <w:left w:val="none" w:sz="0" w:space="0" w:color="auto"/>
                <w:bottom w:val="none" w:sz="0" w:space="0" w:color="auto"/>
                <w:right w:val="none" w:sz="0" w:space="0" w:color="auto"/>
              </w:divBdr>
              <w:divsChild>
                <w:div w:id="352612668">
                  <w:marLeft w:val="0"/>
                  <w:marRight w:val="0"/>
                  <w:marTop w:val="0"/>
                  <w:marBottom w:val="0"/>
                  <w:divBdr>
                    <w:top w:val="none" w:sz="0" w:space="0" w:color="auto"/>
                    <w:left w:val="none" w:sz="0" w:space="0" w:color="auto"/>
                    <w:bottom w:val="none" w:sz="0" w:space="0" w:color="auto"/>
                    <w:right w:val="none" w:sz="0" w:space="0" w:color="auto"/>
                  </w:divBdr>
                </w:div>
                <w:div w:id="375783849">
                  <w:marLeft w:val="0"/>
                  <w:marRight w:val="0"/>
                  <w:marTop w:val="0"/>
                  <w:marBottom w:val="0"/>
                  <w:divBdr>
                    <w:top w:val="none" w:sz="0" w:space="0" w:color="auto"/>
                    <w:left w:val="none" w:sz="0" w:space="0" w:color="auto"/>
                    <w:bottom w:val="none" w:sz="0" w:space="0" w:color="auto"/>
                    <w:right w:val="none" w:sz="0" w:space="0" w:color="auto"/>
                  </w:divBdr>
                </w:div>
              </w:divsChild>
            </w:div>
            <w:div w:id="1193110122">
              <w:marLeft w:val="0"/>
              <w:marRight w:val="0"/>
              <w:marTop w:val="0"/>
              <w:marBottom w:val="0"/>
              <w:divBdr>
                <w:top w:val="none" w:sz="0" w:space="0" w:color="auto"/>
                <w:left w:val="none" w:sz="0" w:space="0" w:color="auto"/>
                <w:bottom w:val="single" w:sz="6" w:space="4" w:color="D9D9D9"/>
                <w:right w:val="none" w:sz="0" w:space="0" w:color="auto"/>
              </w:divBdr>
            </w:div>
          </w:divsChild>
        </w:div>
        <w:div w:id="961572773">
          <w:marLeft w:val="0"/>
          <w:marRight w:val="300"/>
          <w:marTop w:val="0"/>
          <w:marBottom w:val="300"/>
          <w:divBdr>
            <w:top w:val="none" w:sz="0" w:space="0" w:color="auto"/>
            <w:left w:val="none" w:sz="0" w:space="0" w:color="auto"/>
            <w:bottom w:val="none" w:sz="0" w:space="0" w:color="auto"/>
            <w:right w:val="none" w:sz="0" w:space="0" w:color="auto"/>
          </w:divBdr>
          <w:divsChild>
            <w:div w:id="1667048630">
              <w:marLeft w:val="0"/>
              <w:marRight w:val="0"/>
              <w:marTop w:val="0"/>
              <w:marBottom w:val="150"/>
              <w:divBdr>
                <w:top w:val="none" w:sz="0" w:space="0" w:color="auto"/>
                <w:left w:val="none" w:sz="0" w:space="0" w:color="auto"/>
                <w:bottom w:val="none" w:sz="0" w:space="0" w:color="auto"/>
                <w:right w:val="none" w:sz="0" w:space="0" w:color="auto"/>
              </w:divBdr>
              <w:divsChild>
                <w:div w:id="1068192926">
                  <w:marLeft w:val="0"/>
                  <w:marRight w:val="0"/>
                  <w:marTop w:val="0"/>
                  <w:marBottom w:val="0"/>
                  <w:divBdr>
                    <w:top w:val="none" w:sz="0" w:space="0" w:color="auto"/>
                    <w:left w:val="none" w:sz="0" w:space="0" w:color="auto"/>
                    <w:bottom w:val="none" w:sz="0" w:space="0" w:color="auto"/>
                    <w:right w:val="none" w:sz="0" w:space="0" w:color="auto"/>
                  </w:divBdr>
                </w:div>
                <w:div w:id="1144274498">
                  <w:marLeft w:val="0"/>
                  <w:marRight w:val="0"/>
                  <w:marTop w:val="0"/>
                  <w:marBottom w:val="0"/>
                  <w:divBdr>
                    <w:top w:val="none" w:sz="0" w:space="0" w:color="auto"/>
                    <w:left w:val="none" w:sz="0" w:space="0" w:color="auto"/>
                    <w:bottom w:val="none" w:sz="0" w:space="0" w:color="auto"/>
                    <w:right w:val="none" w:sz="0" w:space="0" w:color="auto"/>
                  </w:divBdr>
                </w:div>
              </w:divsChild>
            </w:div>
            <w:div w:id="2113893722">
              <w:marLeft w:val="0"/>
              <w:marRight w:val="0"/>
              <w:marTop w:val="0"/>
              <w:marBottom w:val="0"/>
              <w:divBdr>
                <w:top w:val="none" w:sz="0" w:space="0" w:color="auto"/>
                <w:left w:val="none" w:sz="0" w:space="0" w:color="auto"/>
                <w:bottom w:val="single" w:sz="6" w:space="4" w:color="D9D9D9"/>
                <w:right w:val="none" w:sz="0" w:space="0" w:color="auto"/>
              </w:divBdr>
            </w:div>
          </w:divsChild>
        </w:div>
        <w:div w:id="1141927302">
          <w:marLeft w:val="0"/>
          <w:marRight w:val="300"/>
          <w:marTop w:val="0"/>
          <w:marBottom w:val="300"/>
          <w:divBdr>
            <w:top w:val="none" w:sz="0" w:space="0" w:color="auto"/>
            <w:left w:val="none" w:sz="0" w:space="0" w:color="auto"/>
            <w:bottom w:val="none" w:sz="0" w:space="0" w:color="auto"/>
            <w:right w:val="none" w:sz="0" w:space="0" w:color="auto"/>
          </w:divBdr>
          <w:divsChild>
            <w:div w:id="535309463">
              <w:marLeft w:val="0"/>
              <w:marRight w:val="0"/>
              <w:marTop w:val="0"/>
              <w:marBottom w:val="0"/>
              <w:divBdr>
                <w:top w:val="none" w:sz="0" w:space="0" w:color="auto"/>
                <w:left w:val="none" w:sz="0" w:space="0" w:color="auto"/>
                <w:bottom w:val="single" w:sz="6" w:space="4" w:color="D9D9D9"/>
                <w:right w:val="none" w:sz="0" w:space="0" w:color="auto"/>
              </w:divBdr>
            </w:div>
            <w:div w:id="909921373">
              <w:marLeft w:val="0"/>
              <w:marRight w:val="0"/>
              <w:marTop w:val="0"/>
              <w:marBottom w:val="150"/>
              <w:divBdr>
                <w:top w:val="none" w:sz="0" w:space="0" w:color="auto"/>
                <w:left w:val="none" w:sz="0" w:space="0" w:color="auto"/>
                <w:bottom w:val="none" w:sz="0" w:space="0" w:color="auto"/>
                <w:right w:val="none" w:sz="0" w:space="0" w:color="auto"/>
              </w:divBdr>
              <w:divsChild>
                <w:div w:id="1585142890">
                  <w:marLeft w:val="0"/>
                  <w:marRight w:val="0"/>
                  <w:marTop w:val="0"/>
                  <w:marBottom w:val="0"/>
                  <w:divBdr>
                    <w:top w:val="none" w:sz="0" w:space="0" w:color="auto"/>
                    <w:left w:val="none" w:sz="0" w:space="0" w:color="auto"/>
                    <w:bottom w:val="none" w:sz="0" w:space="0" w:color="auto"/>
                    <w:right w:val="none" w:sz="0" w:space="0" w:color="auto"/>
                  </w:divBdr>
                </w:div>
                <w:div w:id="21184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00642">
          <w:marLeft w:val="0"/>
          <w:marRight w:val="300"/>
          <w:marTop w:val="0"/>
          <w:marBottom w:val="300"/>
          <w:divBdr>
            <w:top w:val="none" w:sz="0" w:space="0" w:color="auto"/>
            <w:left w:val="none" w:sz="0" w:space="0" w:color="auto"/>
            <w:bottom w:val="none" w:sz="0" w:space="0" w:color="auto"/>
            <w:right w:val="none" w:sz="0" w:space="0" w:color="auto"/>
          </w:divBdr>
          <w:divsChild>
            <w:div w:id="949556437">
              <w:marLeft w:val="0"/>
              <w:marRight w:val="0"/>
              <w:marTop w:val="0"/>
              <w:marBottom w:val="0"/>
              <w:divBdr>
                <w:top w:val="none" w:sz="0" w:space="0" w:color="auto"/>
                <w:left w:val="none" w:sz="0" w:space="0" w:color="auto"/>
                <w:bottom w:val="single" w:sz="6" w:space="4" w:color="D9D9D9"/>
                <w:right w:val="none" w:sz="0" w:space="0" w:color="auto"/>
              </w:divBdr>
            </w:div>
            <w:div w:id="1449474634">
              <w:marLeft w:val="0"/>
              <w:marRight w:val="0"/>
              <w:marTop w:val="0"/>
              <w:marBottom w:val="150"/>
              <w:divBdr>
                <w:top w:val="none" w:sz="0" w:space="0" w:color="auto"/>
                <w:left w:val="none" w:sz="0" w:space="0" w:color="auto"/>
                <w:bottom w:val="none" w:sz="0" w:space="0" w:color="auto"/>
                <w:right w:val="none" w:sz="0" w:space="0" w:color="auto"/>
              </w:divBdr>
              <w:divsChild>
                <w:div w:id="94130384">
                  <w:marLeft w:val="0"/>
                  <w:marRight w:val="0"/>
                  <w:marTop w:val="0"/>
                  <w:marBottom w:val="0"/>
                  <w:divBdr>
                    <w:top w:val="none" w:sz="0" w:space="0" w:color="auto"/>
                    <w:left w:val="none" w:sz="0" w:space="0" w:color="auto"/>
                    <w:bottom w:val="none" w:sz="0" w:space="0" w:color="auto"/>
                    <w:right w:val="none" w:sz="0" w:space="0" w:color="auto"/>
                  </w:divBdr>
                </w:div>
                <w:div w:id="207685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73235">
          <w:marLeft w:val="0"/>
          <w:marRight w:val="300"/>
          <w:marTop w:val="0"/>
          <w:marBottom w:val="300"/>
          <w:divBdr>
            <w:top w:val="none" w:sz="0" w:space="0" w:color="auto"/>
            <w:left w:val="none" w:sz="0" w:space="0" w:color="auto"/>
            <w:bottom w:val="none" w:sz="0" w:space="0" w:color="auto"/>
            <w:right w:val="none" w:sz="0" w:space="0" w:color="auto"/>
          </w:divBdr>
          <w:divsChild>
            <w:div w:id="323897588">
              <w:marLeft w:val="0"/>
              <w:marRight w:val="0"/>
              <w:marTop w:val="0"/>
              <w:marBottom w:val="0"/>
              <w:divBdr>
                <w:top w:val="none" w:sz="0" w:space="0" w:color="auto"/>
                <w:left w:val="none" w:sz="0" w:space="0" w:color="auto"/>
                <w:bottom w:val="single" w:sz="6" w:space="4" w:color="D9D9D9"/>
                <w:right w:val="none" w:sz="0" w:space="0" w:color="auto"/>
              </w:divBdr>
            </w:div>
            <w:div w:id="1939294781">
              <w:marLeft w:val="0"/>
              <w:marRight w:val="0"/>
              <w:marTop w:val="0"/>
              <w:marBottom w:val="150"/>
              <w:divBdr>
                <w:top w:val="none" w:sz="0" w:space="0" w:color="auto"/>
                <w:left w:val="none" w:sz="0" w:space="0" w:color="auto"/>
                <w:bottom w:val="none" w:sz="0" w:space="0" w:color="auto"/>
                <w:right w:val="none" w:sz="0" w:space="0" w:color="auto"/>
              </w:divBdr>
              <w:divsChild>
                <w:div w:id="456879836">
                  <w:marLeft w:val="0"/>
                  <w:marRight w:val="0"/>
                  <w:marTop w:val="0"/>
                  <w:marBottom w:val="0"/>
                  <w:divBdr>
                    <w:top w:val="none" w:sz="0" w:space="0" w:color="auto"/>
                    <w:left w:val="none" w:sz="0" w:space="0" w:color="auto"/>
                    <w:bottom w:val="none" w:sz="0" w:space="0" w:color="auto"/>
                    <w:right w:val="none" w:sz="0" w:space="0" w:color="auto"/>
                  </w:divBdr>
                </w:div>
                <w:div w:id="8823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12729">
      <w:bodyDiv w:val="1"/>
      <w:marLeft w:val="0"/>
      <w:marRight w:val="0"/>
      <w:marTop w:val="0"/>
      <w:marBottom w:val="0"/>
      <w:divBdr>
        <w:top w:val="none" w:sz="0" w:space="0" w:color="auto"/>
        <w:left w:val="none" w:sz="0" w:space="0" w:color="auto"/>
        <w:bottom w:val="none" w:sz="0" w:space="0" w:color="auto"/>
        <w:right w:val="none" w:sz="0" w:space="0" w:color="auto"/>
      </w:divBdr>
    </w:div>
    <w:div w:id="694813614">
      <w:bodyDiv w:val="1"/>
      <w:marLeft w:val="0"/>
      <w:marRight w:val="0"/>
      <w:marTop w:val="0"/>
      <w:marBottom w:val="0"/>
      <w:divBdr>
        <w:top w:val="none" w:sz="0" w:space="0" w:color="auto"/>
        <w:left w:val="none" w:sz="0" w:space="0" w:color="auto"/>
        <w:bottom w:val="none" w:sz="0" w:space="0" w:color="auto"/>
        <w:right w:val="none" w:sz="0" w:space="0" w:color="auto"/>
      </w:divBdr>
    </w:div>
    <w:div w:id="790243919">
      <w:bodyDiv w:val="1"/>
      <w:marLeft w:val="0"/>
      <w:marRight w:val="0"/>
      <w:marTop w:val="0"/>
      <w:marBottom w:val="0"/>
      <w:divBdr>
        <w:top w:val="none" w:sz="0" w:space="0" w:color="auto"/>
        <w:left w:val="none" w:sz="0" w:space="0" w:color="auto"/>
        <w:bottom w:val="none" w:sz="0" w:space="0" w:color="auto"/>
        <w:right w:val="none" w:sz="0" w:space="0" w:color="auto"/>
      </w:divBdr>
    </w:div>
    <w:div w:id="813640422">
      <w:bodyDiv w:val="1"/>
      <w:marLeft w:val="0"/>
      <w:marRight w:val="0"/>
      <w:marTop w:val="0"/>
      <w:marBottom w:val="0"/>
      <w:divBdr>
        <w:top w:val="none" w:sz="0" w:space="0" w:color="auto"/>
        <w:left w:val="none" w:sz="0" w:space="0" w:color="auto"/>
        <w:bottom w:val="none" w:sz="0" w:space="0" w:color="auto"/>
        <w:right w:val="none" w:sz="0" w:space="0" w:color="auto"/>
      </w:divBdr>
      <w:divsChild>
        <w:div w:id="255483258">
          <w:marLeft w:val="300"/>
          <w:marRight w:val="0"/>
          <w:marTop w:val="0"/>
          <w:marBottom w:val="300"/>
          <w:divBdr>
            <w:top w:val="none" w:sz="0" w:space="0" w:color="auto"/>
            <w:left w:val="none" w:sz="0" w:space="0" w:color="auto"/>
            <w:bottom w:val="none" w:sz="0" w:space="0" w:color="auto"/>
            <w:right w:val="none" w:sz="0" w:space="0" w:color="auto"/>
          </w:divBdr>
        </w:div>
        <w:div w:id="975795397">
          <w:marLeft w:val="0"/>
          <w:marRight w:val="0"/>
          <w:marTop w:val="0"/>
          <w:marBottom w:val="264"/>
          <w:divBdr>
            <w:top w:val="none" w:sz="0" w:space="0" w:color="auto"/>
            <w:left w:val="none" w:sz="0" w:space="0" w:color="auto"/>
            <w:bottom w:val="none" w:sz="0" w:space="0" w:color="auto"/>
            <w:right w:val="none" w:sz="0" w:space="0" w:color="auto"/>
          </w:divBdr>
        </w:div>
        <w:div w:id="1172179690">
          <w:marLeft w:val="0"/>
          <w:marRight w:val="0"/>
          <w:marTop w:val="0"/>
          <w:marBottom w:val="264"/>
          <w:divBdr>
            <w:top w:val="none" w:sz="0" w:space="0" w:color="auto"/>
            <w:left w:val="none" w:sz="0" w:space="0" w:color="auto"/>
            <w:bottom w:val="none" w:sz="0" w:space="0" w:color="auto"/>
            <w:right w:val="none" w:sz="0" w:space="0" w:color="auto"/>
          </w:divBdr>
        </w:div>
        <w:div w:id="1564953079">
          <w:marLeft w:val="300"/>
          <w:marRight w:val="0"/>
          <w:marTop w:val="0"/>
          <w:marBottom w:val="300"/>
          <w:divBdr>
            <w:top w:val="none" w:sz="0" w:space="0" w:color="auto"/>
            <w:left w:val="none" w:sz="0" w:space="0" w:color="auto"/>
            <w:bottom w:val="none" w:sz="0" w:space="0" w:color="auto"/>
            <w:right w:val="none" w:sz="0" w:space="0" w:color="auto"/>
          </w:divBdr>
          <w:divsChild>
            <w:div w:id="10619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6905">
      <w:bodyDiv w:val="1"/>
      <w:marLeft w:val="0"/>
      <w:marRight w:val="0"/>
      <w:marTop w:val="0"/>
      <w:marBottom w:val="0"/>
      <w:divBdr>
        <w:top w:val="none" w:sz="0" w:space="0" w:color="auto"/>
        <w:left w:val="none" w:sz="0" w:space="0" w:color="auto"/>
        <w:bottom w:val="none" w:sz="0" w:space="0" w:color="auto"/>
        <w:right w:val="none" w:sz="0" w:space="0" w:color="auto"/>
      </w:divBdr>
      <w:divsChild>
        <w:div w:id="385252896">
          <w:blockQuote w:val="1"/>
          <w:marLeft w:val="150"/>
          <w:marRight w:val="150"/>
          <w:marTop w:val="360"/>
          <w:marBottom w:val="360"/>
          <w:divBdr>
            <w:top w:val="none" w:sz="0" w:space="0" w:color="auto"/>
            <w:left w:val="single" w:sz="48" w:space="8" w:color="CCCCCC"/>
            <w:bottom w:val="none" w:sz="0" w:space="0" w:color="auto"/>
            <w:right w:val="none" w:sz="0" w:space="0" w:color="auto"/>
          </w:divBdr>
        </w:div>
        <w:div w:id="1307122180">
          <w:blockQuote w:val="1"/>
          <w:marLeft w:val="150"/>
          <w:marRight w:val="150"/>
          <w:marTop w:val="360"/>
          <w:marBottom w:val="360"/>
          <w:divBdr>
            <w:top w:val="none" w:sz="0" w:space="0" w:color="auto"/>
            <w:left w:val="single" w:sz="48" w:space="8" w:color="CCCCCC"/>
            <w:bottom w:val="none" w:sz="0" w:space="0" w:color="auto"/>
            <w:right w:val="none" w:sz="0" w:space="0" w:color="auto"/>
          </w:divBdr>
        </w:div>
      </w:divsChild>
    </w:div>
    <w:div w:id="855509743">
      <w:bodyDiv w:val="1"/>
      <w:marLeft w:val="0"/>
      <w:marRight w:val="0"/>
      <w:marTop w:val="0"/>
      <w:marBottom w:val="0"/>
      <w:divBdr>
        <w:top w:val="none" w:sz="0" w:space="0" w:color="auto"/>
        <w:left w:val="none" w:sz="0" w:space="0" w:color="auto"/>
        <w:bottom w:val="none" w:sz="0" w:space="0" w:color="auto"/>
        <w:right w:val="none" w:sz="0" w:space="0" w:color="auto"/>
      </w:divBdr>
    </w:div>
    <w:div w:id="872810503">
      <w:bodyDiv w:val="1"/>
      <w:marLeft w:val="0"/>
      <w:marRight w:val="0"/>
      <w:marTop w:val="0"/>
      <w:marBottom w:val="0"/>
      <w:divBdr>
        <w:top w:val="none" w:sz="0" w:space="0" w:color="auto"/>
        <w:left w:val="none" w:sz="0" w:space="0" w:color="auto"/>
        <w:bottom w:val="none" w:sz="0" w:space="0" w:color="auto"/>
        <w:right w:val="none" w:sz="0" w:space="0" w:color="auto"/>
      </w:divBdr>
    </w:div>
    <w:div w:id="887693234">
      <w:bodyDiv w:val="1"/>
      <w:marLeft w:val="0"/>
      <w:marRight w:val="0"/>
      <w:marTop w:val="0"/>
      <w:marBottom w:val="0"/>
      <w:divBdr>
        <w:top w:val="none" w:sz="0" w:space="0" w:color="auto"/>
        <w:left w:val="none" w:sz="0" w:space="0" w:color="auto"/>
        <w:bottom w:val="none" w:sz="0" w:space="0" w:color="auto"/>
        <w:right w:val="none" w:sz="0" w:space="0" w:color="auto"/>
      </w:divBdr>
      <w:divsChild>
        <w:div w:id="1372269282">
          <w:blockQuote w:val="1"/>
          <w:marLeft w:val="0"/>
          <w:marRight w:val="-525"/>
          <w:marTop w:val="0"/>
          <w:marBottom w:val="240"/>
          <w:divBdr>
            <w:top w:val="none" w:sz="0" w:space="0" w:color="auto"/>
            <w:left w:val="none" w:sz="0" w:space="0" w:color="auto"/>
            <w:bottom w:val="none" w:sz="0" w:space="0" w:color="auto"/>
            <w:right w:val="none" w:sz="0" w:space="0" w:color="auto"/>
          </w:divBdr>
        </w:div>
      </w:divsChild>
    </w:div>
    <w:div w:id="945231651">
      <w:bodyDiv w:val="1"/>
      <w:marLeft w:val="0"/>
      <w:marRight w:val="0"/>
      <w:marTop w:val="0"/>
      <w:marBottom w:val="0"/>
      <w:divBdr>
        <w:top w:val="none" w:sz="0" w:space="0" w:color="auto"/>
        <w:left w:val="none" w:sz="0" w:space="0" w:color="auto"/>
        <w:bottom w:val="none" w:sz="0" w:space="0" w:color="auto"/>
        <w:right w:val="none" w:sz="0" w:space="0" w:color="auto"/>
      </w:divBdr>
    </w:div>
    <w:div w:id="947591283">
      <w:bodyDiv w:val="1"/>
      <w:marLeft w:val="0"/>
      <w:marRight w:val="0"/>
      <w:marTop w:val="0"/>
      <w:marBottom w:val="0"/>
      <w:divBdr>
        <w:top w:val="none" w:sz="0" w:space="0" w:color="auto"/>
        <w:left w:val="none" w:sz="0" w:space="0" w:color="auto"/>
        <w:bottom w:val="none" w:sz="0" w:space="0" w:color="auto"/>
        <w:right w:val="none" w:sz="0" w:space="0" w:color="auto"/>
      </w:divBdr>
      <w:divsChild>
        <w:div w:id="31924082">
          <w:marLeft w:val="225"/>
          <w:marRight w:val="0"/>
          <w:marTop w:val="0"/>
          <w:marBottom w:val="0"/>
          <w:divBdr>
            <w:top w:val="none" w:sz="0" w:space="0" w:color="auto"/>
            <w:left w:val="none" w:sz="0" w:space="0" w:color="auto"/>
            <w:bottom w:val="none" w:sz="0" w:space="0" w:color="auto"/>
            <w:right w:val="none" w:sz="0" w:space="0" w:color="auto"/>
          </w:divBdr>
        </w:div>
        <w:div w:id="598366701">
          <w:marLeft w:val="0"/>
          <w:marRight w:val="225"/>
          <w:marTop w:val="0"/>
          <w:marBottom w:val="120"/>
          <w:divBdr>
            <w:top w:val="none" w:sz="0" w:space="0" w:color="auto"/>
            <w:left w:val="none" w:sz="0" w:space="0" w:color="auto"/>
            <w:bottom w:val="none" w:sz="0" w:space="0" w:color="auto"/>
            <w:right w:val="none" w:sz="0" w:space="0" w:color="auto"/>
          </w:divBdr>
        </w:div>
        <w:div w:id="1364867888">
          <w:marLeft w:val="0"/>
          <w:marRight w:val="225"/>
          <w:marTop w:val="0"/>
          <w:marBottom w:val="120"/>
          <w:divBdr>
            <w:top w:val="none" w:sz="0" w:space="0" w:color="auto"/>
            <w:left w:val="none" w:sz="0" w:space="0" w:color="auto"/>
            <w:bottom w:val="none" w:sz="0" w:space="0" w:color="auto"/>
            <w:right w:val="none" w:sz="0" w:space="0" w:color="auto"/>
          </w:divBdr>
        </w:div>
        <w:div w:id="1668164980">
          <w:marLeft w:val="0"/>
          <w:marRight w:val="225"/>
          <w:marTop w:val="0"/>
          <w:marBottom w:val="120"/>
          <w:divBdr>
            <w:top w:val="none" w:sz="0" w:space="0" w:color="auto"/>
            <w:left w:val="none" w:sz="0" w:space="0" w:color="auto"/>
            <w:bottom w:val="none" w:sz="0" w:space="0" w:color="auto"/>
            <w:right w:val="none" w:sz="0" w:space="0" w:color="auto"/>
          </w:divBdr>
        </w:div>
      </w:divsChild>
    </w:div>
    <w:div w:id="1000473701">
      <w:bodyDiv w:val="1"/>
      <w:marLeft w:val="0"/>
      <w:marRight w:val="0"/>
      <w:marTop w:val="0"/>
      <w:marBottom w:val="0"/>
      <w:divBdr>
        <w:top w:val="none" w:sz="0" w:space="0" w:color="auto"/>
        <w:left w:val="none" w:sz="0" w:space="0" w:color="auto"/>
        <w:bottom w:val="none" w:sz="0" w:space="0" w:color="auto"/>
        <w:right w:val="none" w:sz="0" w:space="0" w:color="auto"/>
      </w:divBdr>
    </w:div>
    <w:div w:id="1018429599">
      <w:bodyDiv w:val="1"/>
      <w:marLeft w:val="0"/>
      <w:marRight w:val="0"/>
      <w:marTop w:val="0"/>
      <w:marBottom w:val="0"/>
      <w:divBdr>
        <w:top w:val="none" w:sz="0" w:space="0" w:color="auto"/>
        <w:left w:val="none" w:sz="0" w:space="0" w:color="auto"/>
        <w:bottom w:val="none" w:sz="0" w:space="0" w:color="auto"/>
        <w:right w:val="none" w:sz="0" w:space="0" w:color="auto"/>
      </w:divBdr>
    </w:div>
    <w:div w:id="1054742221">
      <w:bodyDiv w:val="1"/>
      <w:marLeft w:val="0"/>
      <w:marRight w:val="0"/>
      <w:marTop w:val="0"/>
      <w:marBottom w:val="0"/>
      <w:divBdr>
        <w:top w:val="none" w:sz="0" w:space="0" w:color="auto"/>
        <w:left w:val="none" w:sz="0" w:space="0" w:color="auto"/>
        <w:bottom w:val="none" w:sz="0" w:space="0" w:color="auto"/>
        <w:right w:val="none" w:sz="0" w:space="0" w:color="auto"/>
      </w:divBdr>
    </w:div>
    <w:div w:id="1063408934">
      <w:bodyDiv w:val="1"/>
      <w:marLeft w:val="0"/>
      <w:marRight w:val="0"/>
      <w:marTop w:val="0"/>
      <w:marBottom w:val="0"/>
      <w:divBdr>
        <w:top w:val="none" w:sz="0" w:space="0" w:color="auto"/>
        <w:left w:val="none" w:sz="0" w:space="0" w:color="auto"/>
        <w:bottom w:val="none" w:sz="0" w:space="0" w:color="auto"/>
        <w:right w:val="none" w:sz="0" w:space="0" w:color="auto"/>
      </w:divBdr>
    </w:div>
    <w:div w:id="1092552526">
      <w:bodyDiv w:val="1"/>
      <w:marLeft w:val="0"/>
      <w:marRight w:val="0"/>
      <w:marTop w:val="0"/>
      <w:marBottom w:val="0"/>
      <w:divBdr>
        <w:top w:val="none" w:sz="0" w:space="0" w:color="auto"/>
        <w:left w:val="none" w:sz="0" w:space="0" w:color="auto"/>
        <w:bottom w:val="none" w:sz="0" w:space="0" w:color="auto"/>
        <w:right w:val="none" w:sz="0" w:space="0" w:color="auto"/>
      </w:divBdr>
      <w:divsChild>
        <w:div w:id="420806828">
          <w:marLeft w:val="0"/>
          <w:marRight w:val="0"/>
          <w:marTop w:val="0"/>
          <w:marBottom w:val="0"/>
          <w:divBdr>
            <w:top w:val="none" w:sz="0" w:space="0" w:color="auto"/>
            <w:left w:val="none" w:sz="0" w:space="0" w:color="auto"/>
            <w:bottom w:val="none" w:sz="0" w:space="0" w:color="auto"/>
            <w:right w:val="none" w:sz="0" w:space="0" w:color="auto"/>
          </w:divBdr>
        </w:div>
        <w:div w:id="1065951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080529">
      <w:bodyDiv w:val="1"/>
      <w:marLeft w:val="0"/>
      <w:marRight w:val="0"/>
      <w:marTop w:val="0"/>
      <w:marBottom w:val="0"/>
      <w:divBdr>
        <w:top w:val="none" w:sz="0" w:space="0" w:color="auto"/>
        <w:left w:val="none" w:sz="0" w:space="0" w:color="auto"/>
        <w:bottom w:val="none" w:sz="0" w:space="0" w:color="auto"/>
        <w:right w:val="none" w:sz="0" w:space="0" w:color="auto"/>
      </w:divBdr>
    </w:div>
    <w:div w:id="1112280750">
      <w:bodyDiv w:val="1"/>
      <w:marLeft w:val="0"/>
      <w:marRight w:val="0"/>
      <w:marTop w:val="0"/>
      <w:marBottom w:val="0"/>
      <w:divBdr>
        <w:top w:val="none" w:sz="0" w:space="0" w:color="auto"/>
        <w:left w:val="none" w:sz="0" w:space="0" w:color="auto"/>
        <w:bottom w:val="none" w:sz="0" w:space="0" w:color="auto"/>
        <w:right w:val="none" w:sz="0" w:space="0" w:color="auto"/>
      </w:divBdr>
    </w:div>
    <w:div w:id="1140541272">
      <w:bodyDiv w:val="1"/>
      <w:marLeft w:val="0"/>
      <w:marRight w:val="0"/>
      <w:marTop w:val="0"/>
      <w:marBottom w:val="0"/>
      <w:divBdr>
        <w:top w:val="none" w:sz="0" w:space="0" w:color="auto"/>
        <w:left w:val="none" w:sz="0" w:space="0" w:color="auto"/>
        <w:bottom w:val="none" w:sz="0" w:space="0" w:color="auto"/>
        <w:right w:val="none" w:sz="0" w:space="0" w:color="auto"/>
      </w:divBdr>
    </w:div>
    <w:div w:id="1144928274">
      <w:bodyDiv w:val="1"/>
      <w:marLeft w:val="0"/>
      <w:marRight w:val="0"/>
      <w:marTop w:val="0"/>
      <w:marBottom w:val="0"/>
      <w:divBdr>
        <w:top w:val="none" w:sz="0" w:space="0" w:color="auto"/>
        <w:left w:val="none" w:sz="0" w:space="0" w:color="auto"/>
        <w:bottom w:val="none" w:sz="0" w:space="0" w:color="auto"/>
        <w:right w:val="none" w:sz="0" w:space="0" w:color="auto"/>
      </w:divBdr>
    </w:div>
    <w:div w:id="1156801331">
      <w:bodyDiv w:val="1"/>
      <w:marLeft w:val="0"/>
      <w:marRight w:val="0"/>
      <w:marTop w:val="0"/>
      <w:marBottom w:val="0"/>
      <w:divBdr>
        <w:top w:val="none" w:sz="0" w:space="0" w:color="auto"/>
        <w:left w:val="none" w:sz="0" w:space="0" w:color="auto"/>
        <w:bottom w:val="none" w:sz="0" w:space="0" w:color="auto"/>
        <w:right w:val="none" w:sz="0" w:space="0" w:color="auto"/>
      </w:divBdr>
    </w:div>
    <w:div w:id="1177502089">
      <w:bodyDiv w:val="1"/>
      <w:marLeft w:val="0"/>
      <w:marRight w:val="0"/>
      <w:marTop w:val="0"/>
      <w:marBottom w:val="0"/>
      <w:divBdr>
        <w:top w:val="none" w:sz="0" w:space="0" w:color="auto"/>
        <w:left w:val="none" w:sz="0" w:space="0" w:color="auto"/>
        <w:bottom w:val="none" w:sz="0" w:space="0" w:color="auto"/>
        <w:right w:val="none" w:sz="0" w:space="0" w:color="auto"/>
      </w:divBdr>
    </w:div>
    <w:div w:id="1247689673">
      <w:bodyDiv w:val="1"/>
      <w:marLeft w:val="0"/>
      <w:marRight w:val="0"/>
      <w:marTop w:val="0"/>
      <w:marBottom w:val="0"/>
      <w:divBdr>
        <w:top w:val="none" w:sz="0" w:space="0" w:color="auto"/>
        <w:left w:val="none" w:sz="0" w:space="0" w:color="auto"/>
        <w:bottom w:val="none" w:sz="0" w:space="0" w:color="auto"/>
        <w:right w:val="none" w:sz="0" w:space="0" w:color="auto"/>
      </w:divBdr>
    </w:div>
    <w:div w:id="1249077360">
      <w:bodyDiv w:val="1"/>
      <w:marLeft w:val="0"/>
      <w:marRight w:val="0"/>
      <w:marTop w:val="0"/>
      <w:marBottom w:val="0"/>
      <w:divBdr>
        <w:top w:val="none" w:sz="0" w:space="0" w:color="auto"/>
        <w:left w:val="none" w:sz="0" w:space="0" w:color="auto"/>
        <w:bottom w:val="none" w:sz="0" w:space="0" w:color="auto"/>
        <w:right w:val="none" w:sz="0" w:space="0" w:color="auto"/>
      </w:divBdr>
    </w:div>
    <w:div w:id="1307202486">
      <w:bodyDiv w:val="1"/>
      <w:marLeft w:val="0"/>
      <w:marRight w:val="0"/>
      <w:marTop w:val="0"/>
      <w:marBottom w:val="0"/>
      <w:divBdr>
        <w:top w:val="none" w:sz="0" w:space="0" w:color="auto"/>
        <w:left w:val="none" w:sz="0" w:space="0" w:color="auto"/>
        <w:bottom w:val="none" w:sz="0" w:space="0" w:color="auto"/>
        <w:right w:val="none" w:sz="0" w:space="0" w:color="auto"/>
      </w:divBdr>
      <w:divsChild>
        <w:div w:id="497114189">
          <w:marLeft w:val="0"/>
          <w:marRight w:val="0"/>
          <w:marTop w:val="0"/>
          <w:marBottom w:val="0"/>
          <w:divBdr>
            <w:top w:val="none" w:sz="0" w:space="0" w:color="auto"/>
            <w:left w:val="none" w:sz="0" w:space="0" w:color="auto"/>
            <w:bottom w:val="none" w:sz="0" w:space="0" w:color="auto"/>
            <w:right w:val="none" w:sz="0" w:space="0" w:color="auto"/>
          </w:divBdr>
          <w:divsChild>
            <w:div w:id="132065967">
              <w:marLeft w:val="0"/>
              <w:marRight w:val="150"/>
              <w:marTop w:val="150"/>
              <w:marBottom w:val="150"/>
              <w:divBdr>
                <w:top w:val="single" w:sz="6" w:space="0" w:color="B0E2FF"/>
                <w:left w:val="single" w:sz="6" w:space="0" w:color="B0E2FF"/>
                <w:bottom w:val="single" w:sz="6" w:space="0" w:color="B0E2FF"/>
                <w:right w:val="single" w:sz="6" w:space="0" w:color="B0E2FF"/>
              </w:divBdr>
              <w:divsChild>
                <w:div w:id="700401756">
                  <w:marLeft w:val="0"/>
                  <w:marRight w:val="0"/>
                  <w:marTop w:val="0"/>
                  <w:marBottom w:val="0"/>
                  <w:divBdr>
                    <w:top w:val="none" w:sz="0" w:space="0" w:color="auto"/>
                    <w:left w:val="none" w:sz="0" w:space="0" w:color="auto"/>
                    <w:bottom w:val="none" w:sz="0" w:space="0" w:color="auto"/>
                    <w:right w:val="none" w:sz="0" w:space="0" w:color="auto"/>
                  </w:divBdr>
                  <w:divsChild>
                    <w:div w:id="2074354491">
                      <w:marLeft w:val="0"/>
                      <w:marRight w:val="0"/>
                      <w:marTop w:val="0"/>
                      <w:marBottom w:val="0"/>
                      <w:divBdr>
                        <w:top w:val="none" w:sz="0" w:space="0" w:color="auto"/>
                        <w:left w:val="none" w:sz="0" w:space="0" w:color="auto"/>
                        <w:bottom w:val="none" w:sz="0" w:space="0" w:color="auto"/>
                        <w:right w:val="none" w:sz="0" w:space="0" w:color="auto"/>
                      </w:divBdr>
                      <w:divsChild>
                        <w:div w:id="1589264068">
                          <w:marLeft w:val="0"/>
                          <w:marRight w:val="0"/>
                          <w:marTop w:val="0"/>
                          <w:marBottom w:val="0"/>
                          <w:divBdr>
                            <w:top w:val="none" w:sz="0" w:space="0" w:color="auto"/>
                            <w:left w:val="none" w:sz="0" w:space="0" w:color="auto"/>
                            <w:bottom w:val="none" w:sz="0" w:space="0" w:color="auto"/>
                            <w:right w:val="none" w:sz="0" w:space="0" w:color="auto"/>
                          </w:divBdr>
                          <w:divsChild>
                            <w:div w:id="417866657">
                              <w:marLeft w:val="0"/>
                              <w:marRight w:val="0"/>
                              <w:marTop w:val="0"/>
                              <w:marBottom w:val="0"/>
                              <w:divBdr>
                                <w:top w:val="none" w:sz="0" w:space="0" w:color="auto"/>
                                <w:left w:val="none" w:sz="0" w:space="0" w:color="auto"/>
                                <w:bottom w:val="none" w:sz="0" w:space="0" w:color="auto"/>
                                <w:right w:val="none" w:sz="0" w:space="0" w:color="auto"/>
                              </w:divBdr>
                            </w:div>
                            <w:div w:id="824246950">
                              <w:marLeft w:val="75"/>
                              <w:marRight w:val="0"/>
                              <w:marTop w:val="150"/>
                              <w:marBottom w:val="0"/>
                              <w:divBdr>
                                <w:top w:val="none" w:sz="0" w:space="0" w:color="auto"/>
                                <w:left w:val="none" w:sz="0" w:space="0" w:color="auto"/>
                                <w:bottom w:val="none" w:sz="0" w:space="0" w:color="auto"/>
                                <w:right w:val="none" w:sz="0" w:space="0" w:color="auto"/>
                              </w:divBdr>
                              <w:divsChild>
                                <w:div w:id="1500732962">
                                  <w:marLeft w:val="0"/>
                                  <w:marRight w:val="0"/>
                                  <w:marTop w:val="0"/>
                                  <w:marBottom w:val="0"/>
                                  <w:divBdr>
                                    <w:top w:val="none" w:sz="0" w:space="0" w:color="auto"/>
                                    <w:left w:val="none" w:sz="0" w:space="0" w:color="auto"/>
                                    <w:bottom w:val="none" w:sz="0" w:space="0" w:color="auto"/>
                                    <w:right w:val="none" w:sz="0" w:space="0" w:color="auto"/>
                                  </w:divBdr>
                                </w:div>
                                <w:div w:id="17297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461008">
                  <w:marLeft w:val="0"/>
                  <w:marRight w:val="0"/>
                  <w:marTop w:val="0"/>
                  <w:marBottom w:val="0"/>
                  <w:divBdr>
                    <w:top w:val="none" w:sz="0" w:space="0" w:color="auto"/>
                    <w:left w:val="none" w:sz="0" w:space="0" w:color="auto"/>
                    <w:bottom w:val="none" w:sz="0" w:space="0" w:color="auto"/>
                    <w:right w:val="none" w:sz="0" w:space="0" w:color="auto"/>
                  </w:divBdr>
                </w:div>
                <w:div w:id="2041583270">
                  <w:marLeft w:val="0"/>
                  <w:marRight w:val="0"/>
                  <w:marTop w:val="0"/>
                  <w:marBottom w:val="0"/>
                  <w:divBdr>
                    <w:top w:val="none" w:sz="0" w:space="0" w:color="auto"/>
                    <w:left w:val="none" w:sz="0" w:space="0" w:color="auto"/>
                    <w:bottom w:val="none" w:sz="0" w:space="0" w:color="auto"/>
                    <w:right w:val="none" w:sz="0" w:space="0" w:color="auto"/>
                  </w:divBdr>
                  <w:divsChild>
                    <w:div w:id="1316183120">
                      <w:marLeft w:val="-15"/>
                      <w:marRight w:val="0"/>
                      <w:marTop w:val="0"/>
                      <w:marBottom w:val="0"/>
                      <w:divBdr>
                        <w:top w:val="single" w:sz="6" w:space="0" w:color="B0E2FF"/>
                        <w:left w:val="single" w:sz="6" w:space="0" w:color="B0E2FF"/>
                        <w:bottom w:val="none" w:sz="0" w:space="0" w:color="B0E2FF"/>
                        <w:right w:val="none" w:sz="0" w:space="0" w:color="B0E2FF"/>
                      </w:divBdr>
                    </w:div>
                  </w:divsChild>
                </w:div>
              </w:divsChild>
            </w:div>
          </w:divsChild>
        </w:div>
        <w:div w:id="981737914">
          <w:marLeft w:val="0"/>
          <w:marRight w:val="0"/>
          <w:marTop w:val="300"/>
          <w:marBottom w:val="300"/>
          <w:divBdr>
            <w:top w:val="none" w:sz="0" w:space="0" w:color="auto"/>
            <w:left w:val="none" w:sz="0" w:space="0" w:color="auto"/>
            <w:bottom w:val="none" w:sz="0" w:space="0" w:color="auto"/>
            <w:right w:val="none" w:sz="0" w:space="0" w:color="auto"/>
          </w:divBdr>
          <w:divsChild>
            <w:div w:id="416169800">
              <w:marLeft w:val="0"/>
              <w:marRight w:val="0"/>
              <w:marTop w:val="0"/>
              <w:marBottom w:val="0"/>
              <w:divBdr>
                <w:top w:val="none" w:sz="0" w:space="0" w:color="auto"/>
                <w:left w:val="none" w:sz="0" w:space="0" w:color="auto"/>
                <w:bottom w:val="none" w:sz="0" w:space="0" w:color="auto"/>
                <w:right w:val="none" w:sz="0" w:space="0" w:color="auto"/>
              </w:divBdr>
              <w:divsChild>
                <w:div w:id="33974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5309">
          <w:marLeft w:val="0"/>
          <w:marRight w:val="0"/>
          <w:marTop w:val="300"/>
          <w:marBottom w:val="300"/>
          <w:divBdr>
            <w:top w:val="none" w:sz="0" w:space="0" w:color="auto"/>
            <w:left w:val="none" w:sz="0" w:space="0" w:color="auto"/>
            <w:bottom w:val="none" w:sz="0" w:space="0" w:color="auto"/>
            <w:right w:val="none" w:sz="0" w:space="0" w:color="auto"/>
          </w:divBdr>
          <w:divsChild>
            <w:div w:id="2078742968">
              <w:marLeft w:val="0"/>
              <w:marRight w:val="0"/>
              <w:marTop w:val="0"/>
              <w:marBottom w:val="0"/>
              <w:divBdr>
                <w:top w:val="none" w:sz="0" w:space="0" w:color="auto"/>
                <w:left w:val="none" w:sz="0" w:space="0" w:color="auto"/>
                <w:bottom w:val="none" w:sz="0" w:space="0" w:color="auto"/>
                <w:right w:val="none" w:sz="0" w:space="0" w:color="auto"/>
              </w:divBdr>
              <w:divsChild>
                <w:div w:id="14440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23278">
          <w:marLeft w:val="0"/>
          <w:marRight w:val="0"/>
          <w:marTop w:val="300"/>
          <w:marBottom w:val="300"/>
          <w:divBdr>
            <w:top w:val="none" w:sz="0" w:space="0" w:color="auto"/>
            <w:left w:val="none" w:sz="0" w:space="0" w:color="auto"/>
            <w:bottom w:val="none" w:sz="0" w:space="0" w:color="auto"/>
            <w:right w:val="none" w:sz="0" w:space="0" w:color="auto"/>
          </w:divBdr>
          <w:divsChild>
            <w:div w:id="269626314">
              <w:marLeft w:val="0"/>
              <w:marRight w:val="0"/>
              <w:marTop w:val="0"/>
              <w:marBottom w:val="0"/>
              <w:divBdr>
                <w:top w:val="none" w:sz="0" w:space="0" w:color="auto"/>
                <w:left w:val="none" w:sz="0" w:space="0" w:color="auto"/>
                <w:bottom w:val="none" w:sz="0" w:space="0" w:color="auto"/>
                <w:right w:val="none" w:sz="0" w:space="0" w:color="auto"/>
              </w:divBdr>
              <w:divsChild>
                <w:div w:id="18230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678510">
      <w:bodyDiv w:val="1"/>
      <w:marLeft w:val="0"/>
      <w:marRight w:val="0"/>
      <w:marTop w:val="0"/>
      <w:marBottom w:val="0"/>
      <w:divBdr>
        <w:top w:val="none" w:sz="0" w:space="0" w:color="auto"/>
        <w:left w:val="none" w:sz="0" w:space="0" w:color="auto"/>
        <w:bottom w:val="none" w:sz="0" w:space="0" w:color="auto"/>
        <w:right w:val="none" w:sz="0" w:space="0" w:color="auto"/>
      </w:divBdr>
    </w:div>
    <w:div w:id="1352682607">
      <w:bodyDiv w:val="1"/>
      <w:marLeft w:val="0"/>
      <w:marRight w:val="0"/>
      <w:marTop w:val="0"/>
      <w:marBottom w:val="0"/>
      <w:divBdr>
        <w:top w:val="none" w:sz="0" w:space="0" w:color="auto"/>
        <w:left w:val="none" w:sz="0" w:space="0" w:color="auto"/>
        <w:bottom w:val="none" w:sz="0" w:space="0" w:color="auto"/>
        <w:right w:val="none" w:sz="0" w:space="0" w:color="auto"/>
      </w:divBdr>
    </w:div>
    <w:div w:id="1389067668">
      <w:bodyDiv w:val="1"/>
      <w:marLeft w:val="0"/>
      <w:marRight w:val="0"/>
      <w:marTop w:val="0"/>
      <w:marBottom w:val="0"/>
      <w:divBdr>
        <w:top w:val="none" w:sz="0" w:space="0" w:color="auto"/>
        <w:left w:val="none" w:sz="0" w:space="0" w:color="auto"/>
        <w:bottom w:val="none" w:sz="0" w:space="0" w:color="auto"/>
        <w:right w:val="none" w:sz="0" w:space="0" w:color="auto"/>
      </w:divBdr>
    </w:div>
    <w:div w:id="1402174702">
      <w:bodyDiv w:val="1"/>
      <w:marLeft w:val="0"/>
      <w:marRight w:val="0"/>
      <w:marTop w:val="0"/>
      <w:marBottom w:val="0"/>
      <w:divBdr>
        <w:top w:val="none" w:sz="0" w:space="0" w:color="auto"/>
        <w:left w:val="none" w:sz="0" w:space="0" w:color="auto"/>
        <w:bottom w:val="none" w:sz="0" w:space="0" w:color="auto"/>
        <w:right w:val="none" w:sz="0" w:space="0" w:color="auto"/>
      </w:divBdr>
    </w:div>
    <w:div w:id="1402632531">
      <w:bodyDiv w:val="1"/>
      <w:marLeft w:val="0"/>
      <w:marRight w:val="0"/>
      <w:marTop w:val="0"/>
      <w:marBottom w:val="0"/>
      <w:divBdr>
        <w:top w:val="none" w:sz="0" w:space="0" w:color="auto"/>
        <w:left w:val="none" w:sz="0" w:space="0" w:color="auto"/>
        <w:bottom w:val="none" w:sz="0" w:space="0" w:color="auto"/>
        <w:right w:val="none" w:sz="0" w:space="0" w:color="auto"/>
      </w:divBdr>
      <w:divsChild>
        <w:div w:id="145318319">
          <w:marLeft w:val="0"/>
          <w:marRight w:val="0"/>
          <w:marTop w:val="0"/>
          <w:marBottom w:val="150"/>
          <w:divBdr>
            <w:top w:val="none" w:sz="0" w:space="0" w:color="auto"/>
            <w:left w:val="none" w:sz="0" w:space="0" w:color="auto"/>
            <w:bottom w:val="none" w:sz="0" w:space="0" w:color="auto"/>
            <w:right w:val="none" w:sz="0" w:space="0" w:color="auto"/>
          </w:divBdr>
          <w:divsChild>
            <w:div w:id="750272697">
              <w:marLeft w:val="0"/>
              <w:marRight w:val="0"/>
              <w:marTop w:val="0"/>
              <w:marBottom w:val="0"/>
              <w:divBdr>
                <w:top w:val="none" w:sz="0" w:space="0" w:color="auto"/>
                <w:left w:val="none" w:sz="0" w:space="0" w:color="auto"/>
                <w:bottom w:val="none" w:sz="0" w:space="0" w:color="auto"/>
                <w:right w:val="none" w:sz="0" w:space="0" w:color="auto"/>
              </w:divBdr>
            </w:div>
          </w:divsChild>
        </w:div>
        <w:div w:id="715276408">
          <w:marLeft w:val="0"/>
          <w:marRight w:val="300"/>
          <w:marTop w:val="0"/>
          <w:marBottom w:val="300"/>
          <w:divBdr>
            <w:top w:val="none" w:sz="0" w:space="0" w:color="auto"/>
            <w:left w:val="none" w:sz="0" w:space="0" w:color="auto"/>
            <w:bottom w:val="none" w:sz="0" w:space="0" w:color="auto"/>
            <w:right w:val="none" w:sz="0" w:space="0" w:color="auto"/>
          </w:divBdr>
          <w:divsChild>
            <w:div w:id="1363285838">
              <w:marLeft w:val="0"/>
              <w:marRight w:val="0"/>
              <w:marTop w:val="0"/>
              <w:marBottom w:val="0"/>
              <w:divBdr>
                <w:top w:val="none" w:sz="0" w:space="0" w:color="auto"/>
                <w:left w:val="none" w:sz="0" w:space="0" w:color="auto"/>
                <w:bottom w:val="single" w:sz="6" w:space="4" w:color="D9D9D9"/>
                <w:right w:val="none" w:sz="0" w:space="0" w:color="auto"/>
              </w:divBdr>
            </w:div>
            <w:div w:id="1661540165">
              <w:marLeft w:val="0"/>
              <w:marRight w:val="0"/>
              <w:marTop w:val="0"/>
              <w:marBottom w:val="0"/>
              <w:divBdr>
                <w:top w:val="none" w:sz="0" w:space="0" w:color="auto"/>
                <w:left w:val="none" w:sz="0" w:space="0" w:color="auto"/>
                <w:bottom w:val="none" w:sz="0" w:space="0" w:color="auto"/>
                <w:right w:val="none" w:sz="0" w:space="0" w:color="auto"/>
              </w:divBdr>
            </w:div>
          </w:divsChild>
        </w:div>
        <w:div w:id="944190283">
          <w:marLeft w:val="0"/>
          <w:marRight w:val="300"/>
          <w:marTop w:val="0"/>
          <w:marBottom w:val="300"/>
          <w:divBdr>
            <w:top w:val="none" w:sz="0" w:space="0" w:color="auto"/>
            <w:left w:val="none" w:sz="0" w:space="0" w:color="auto"/>
            <w:bottom w:val="none" w:sz="0" w:space="0" w:color="auto"/>
            <w:right w:val="none" w:sz="0" w:space="0" w:color="auto"/>
          </w:divBdr>
          <w:divsChild>
            <w:div w:id="133959592">
              <w:marLeft w:val="0"/>
              <w:marRight w:val="0"/>
              <w:marTop w:val="0"/>
              <w:marBottom w:val="0"/>
              <w:divBdr>
                <w:top w:val="none" w:sz="0" w:space="0" w:color="auto"/>
                <w:left w:val="none" w:sz="0" w:space="0" w:color="auto"/>
                <w:bottom w:val="single" w:sz="6" w:space="4" w:color="D9D9D9"/>
                <w:right w:val="none" w:sz="0" w:space="0" w:color="auto"/>
              </w:divBdr>
            </w:div>
            <w:div w:id="1611083185">
              <w:marLeft w:val="0"/>
              <w:marRight w:val="0"/>
              <w:marTop w:val="0"/>
              <w:marBottom w:val="0"/>
              <w:divBdr>
                <w:top w:val="none" w:sz="0" w:space="0" w:color="auto"/>
                <w:left w:val="none" w:sz="0" w:space="0" w:color="auto"/>
                <w:bottom w:val="none" w:sz="0" w:space="0" w:color="auto"/>
                <w:right w:val="none" w:sz="0" w:space="0" w:color="auto"/>
              </w:divBdr>
              <w:divsChild>
                <w:div w:id="283969172">
                  <w:marLeft w:val="0"/>
                  <w:marRight w:val="0"/>
                  <w:marTop w:val="0"/>
                  <w:marBottom w:val="0"/>
                  <w:divBdr>
                    <w:top w:val="none" w:sz="0" w:space="0" w:color="auto"/>
                    <w:left w:val="none" w:sz="0" w:space="0" w:color="auto"/>
                    <w:bottom w:val="none" w:sz="0" w:space="0" w:color="auto"/>
                    <w:right w:val="none" w:sz="0" w:space="0" w:color="auto"/>
                  </w:divBdr>
                </w:div>
                <w:div w:id="730226695">
                  <w:marLeft w:val="0"/>
                  <w:marRight w:val="0"/>
                  <w:marTop w:val="0"/>
                  <w:marBottom w:val="0"/>
                  <w:divBdr>
                    <w:top w:val="none" w:sz="0" w:space="0" w:color="auto"/>
                    <w:left w:val="none" w:sz="0" w:space="0" w:color="auto"/>
                    <w:bottom w:val="none" w:sz="0" w:space="0" w:color="auto"/>
                    <w:right w:val="none" w:sz="0" w:space="0" w:color="auto"/>
                  </w:divBdr>
                  <w:divsChild>
                    <w:div w:id="6736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97823">
          <w:marLeft w:val="0"/>
          <w:marRight w:val="300"/>
          <w:marTop w:val="0"/>
          <w:marBottom w:val="300"/>
          <w:divBdr>
            <w:top w:val="none" w:sz="0" w:space="0" w:color="auto"/>
            <w:left w:val="none" w:sz="0" w:space="0" w:color="auto"/>
            <w:bottom w:val="none" w:sz="0" w:space="0" w:color="auto"/>
            <w:right w:val="none" w:sz="0" w:space="0" w:color="auto"/>
          </w:divBdr>
          <w:divsChild>
            <w:div w:id="1216044201">
              <w:marLeft w:val="0"/>
              <w:marRight w:val="0"/>
              <w:marTop w:val="0"/>
              <w:marBottom w:val="0"/>
              <w:divBdr>
                <w:top w:val="none" w:sz="0" w:space="0" w:color="auto"/>
                <w:left w:val="none" w:sz="0" w:space="0" w:color="auto"/>
                <w:bottom w:val="single" w:sz="6" w:space="4" w:color="D9D9D9"/>
                <w:right w:val="none" w:sz="0" w:space="0" w:color="auto"/>
              </w:divBdr>
            </w:div>
            <w:div w:id="1365473170">
              <w:marLeft w:val="0"/>
              <w:marRight w:val="0"/>
              <w:marTop w:val="0"/>
              <w:marBottom w:val="150"/>
              <w:divBdr>
                <w:top w:val="none" w:sz="0" w:space="0" w:color="auto"/>
                <w:left w:val="none" w:sz="0" w:space="0" w:color="auto"/>
                <w:bottom w:val="none" w:sz="0" w:space="0" w:color="auto"/>
                <w:right w:val="none" w:sz="0" w:space="0" w:color="auto"/>
              </w:divBdr>
              <w:divsChild>
                <w:div w:id="672954133">
                  <w:marLeft w:val="0"/>
                  <w:marRight w:val="0"/>
                  <w:marTop w:val="0"/>
                  <w:marBottom w:val="0"/>
                  <w:divBdr>
                    <w:top w:val="none" w:sz="0" w:space="0" w:color="auto"/>
                    <w:left w:val="none" w:sz="0" w:space="0" w:color="auto"/>
                    <w:bottom w:val="none" w:sz="0" w:space="0" w:color="auto"/>
                    <w:right w:val="none" w:sz="0" w:space="0" w:color="auto"/>
                  </w:divBdr>
                </w:div>
                <w:div w:id="9007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79975">
          <w:marLeft w:val="0"/>
          <w:marRight w:val="0"/>
          <w:marTop w:val="0"/>
          <w:marBottom w:val="0"/>
          <w:divBdr>
            <w:top w:val="none" w:sz="0" w:space="0" w:color="auto"/>
            <w:left w:val="none" w:sz="0" w:space="0" w:color="auto"/>
            <w:bottom w:val="none" w:sz="0" w:space="0" w:color="auto"/>
            <w:right w:val="none" w:sz="0" w:space="0" w:color="auto"/>
          </w:divBdr>
        </w:div>
      </w:divsChild>
    </w:div>
    <w:div w:id="1413358443">
      <w:bodyDiv w:val="1"/>
      <w:marLeft w:val="0"/>
      <w:marRight w:val="0"/>
      <w:marTop w:val="0"/>
      <w:marBottom w:val="0"/>
      <w:divBdr>
        <w:top w:val="none" w:sz="0" w:space="0" w:color="auto"/>
        <w:left w:val="none" w:sz="0" w:space="0" w:color="auto"/>
        <w:bottom w:val="none" w:sz="0" w:space="0" w:color="auto"/>
        <w:right w:val="none" w:sz="0" w:space="0" w:color="auto"/>
      </w:divBdr>
      <w:divsChild>
        <w:div w:id="433675933">
          <w:marLeft w:val="0"/>
          <w:marRight w:val="0"/>
          <w:marTop w:val="0"/>
          <w:marBottom w:val="225"/>
          <w:divBdr>
            <w:top w:val="dotted" w:sz="6" w:space="8" w:color="auto"/>
            <w:left w:val="none" w:sz="0" w:space="0" w:color="auto"/>
            <w:bottom w:val="dotted" w:sz="6" w:space="8" w:color="auto"/>
            <w:right w:val="none" w:sz="0" w:space="0" w:color="auto"/>
          </w:divBdr>
          <w:divsChild>
            <w:div w:id="62290439">
              <w:marLeft w:val="0"/>
              <w:marRight w:val="0"/>
              <w:marTop w:val="0"/>
              <w:marBottom w:val="0"/>
              <w:divBdr>
                <w:top w:val="none" w:sz="0" w:space="0" w:color="auto"/>
                <w:left w:val="none" w:sz="0" w:space="0" w:color="auto"/>
                <w:bottom w:val="none" w:sz="0" w:space="0" w:color="auto"/>
                <w:right w:val="none" w:sz="0" w:space="0" w:color="auto"/>
              </w:divBdr>
              <w:divsChild>
                <w:div w:id="131375439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417823559">
      <w:bodyDiv w:val="1"/>
      <w:marLeft w:val="0"/>
      <w:marRight w:val="0"/>
      <w:marTop w:val="0"/>
      <w:marBottom w:val="0"/>
      <w:divBdr>
        <w:top w:val="none" w:sz="0" w:space="0" w:color="auto"/>
        <w:left w:val="none" w:sz="0" w:space="0" w:color="auto"/>
        <w:bottom w:val="none" w:sz="0" w:space="0" w:color="auto"/>
        <w:right w:val="none" w:sz="0" w:space="0" w:color="auto"/>
      </w:divBdr>
    </w:div>
    <w:div w:id="1438673676">
      <w:bodyDiv w:val="1"/>
      <w:marLeft w:val="0"/>
      <w:marRight w:val="0"/>
      <w:marTop w:val="0"/>
      <w:marBottom w:val="0"/>
      <w:divBdr>
        <w:top w:val="none" w:sz="0" w:space="0" w:color="auto"/>
        <w:left w:val="none" w:sz="0" w:space="0" w:color="auto"/>
        <w:bottom w:val="none" w:sz="0" w:space="0" w:color="auto"/>
        <w:right w:val="none" w:sz="0" w:space="0" w:color="auto"/>
      </w:divBdr>
      <w:divsChild>
        <w:div w:id="558175476">
          <w:marLeft w:val="0"/>
          <w:marRight w:val="0"/>
          <w:marTop w:val="0"/>
          <w:marBottom w:val="0"/>
          <w:divBdr>
            <w:top w:val="single" w:sz="6" w:space="0" w:color="CECECE"/>
            <w:left w:val="single" w:sz="6" w:space="0" w:color="CECECE"/>
            <w:bottom w:val="single" w:sz="6" w:space="0" w:color="CECECE"/>
            <w:right w:val="single" w:sz="6" w:space="0" w:color="CECECE"/>
          </w:divBdr>
          <w:divsChild>
            <w:div w:id="1547445365">
              <w:marLeft w:val="0"/>
              <w:marRight w:val="0"/>
              <w:marTop w:val="0"/>
              <w:marBottom w:val="0"/>
              <w:divBdr>
                <w:top w:val="none" w:sz="0" w:space="0" w:color="auto"/>
                <w:left w:val="none" w:sz="0" w:space="0" w:color="auto"/>
                <w:bottom w:val="none" w:sz="0" w:space="0" w:color="auto"/>
                <w:right w:val="none" w:sz="0" w:space="0" w:color="auto"/>
              </w:divBdr>
            </w:div>
            <w:div w:id="1857041561">
              <w:marLeft w:val="0"/>
              <w:marRight w:val="0"/>
              <w:marTop w:val="0"/>
              <w:marBottom w:val="45"/>
              <w:divBdr>
                <w:top w:val="none" w:sz="0" w:space="0" w:color="auto"/>
                <w:left w:val="none" w:sz="0" w:space="0" w:color="auto"/>
                <w:bottom w:val="none" w:sz="0" w:space="0" w:color="auto"/>
                <w:right w:val="none" w:sz="0" w:space="0" w:color="auto"/>
              </w:divBdr>
            </w:div>
          </w:divsChild>
        </w:div>
        <w:div w:id="862746818">
          <w:marLeft w:val="0"/>
          <w:marRight w:val="0"/>
          <w:marTop w:val="300"/>
          <w:marBottom w:val="300"/>
          <w:divBdr>
            <w:top w:val="single" w:sz="6" w:space="15" w:color="D5D5D5"/>
            <w:left w:val="none" w:sz="0" w:space="0" w:color="auto"/>
            <w:bottom w:val="single" w:sz="6" w:space="15" w:color="D5D5D5"/>
            <w:right w:val="none" w:sz="0" w:space="0" w:color="auto"/>
          </w:divBdr>
          <w:divsChild>
            <w:div w:id="44570603">
              <w:marLeft w:val="0"/>
              <w:marRight w:val="0"/>
              <w:marTop w:val="0"/>
              <w:marBottom w:val="0"/>
              <w:divBdr>
                <w:top w:val="none" w:sz="0" w:space="0" w:color="auto"/>
                <w:left w:val="none" w:sz="0" w:space="0" w:color="auto"/>
                <w:bottom w:val="none" w:sz="0" w:space="0" w:color="auto"/>
                <w:right w:val="none" w:sz="0" w:space="0" w:color="auto"/>
              </w:divBdr>
              <w:divsChild>
                <w:div w:id="428703189">
                  <w:marLeft w:val="0"/>
                  <w:marRight w:val="0"/>
                  <w:marTop w:val="0"/>
                  <w:marBottom w:val="0"/>
                  <w:divBdr>
                    <w:top w:val="none" w:sz="0" w:space="0" w:color="auto"/>
                    <w:left w:val="none" w:sz="0" w:space="0" w:color="auto"/>
                    <w:bottom w:val="none" w:sz="0" w:space="0" w:color="auto"/>
                    <w:right w:val="none" w:sz="0" w:space="0" w:color="auto"/>
                  </w:divBdr>
                  <w:divsChild>
                    <w:div w:id="312680394">
                      <w:marLeft w:val="0"/>
                      <w:marRight w:val="0"/>
                      <w:marTop w:val="0"/>
                      <w:marBottom w:val="0"/>
                      <w:divBdr>
                        <w:top w:val="none" w:sz="0" w:space="0" w:color="auto"/>
                        <w:left w:val="none" w:sz="0" w:space="0" w:color="auto"/>
                        <w:bottom w:val="none" w:sz="0" w:space="0" w:color="auto"/>
                        <w:right w:val="none" w:sz="0" w:space="0" w:color="auto"/>
                      </w:divBdr>
                      <w:divsChild>
                        <w:div w:id="920917808">
                          <w:marLeft w:val="0"/>
                          <w:marRight w:val="0"/>
                          <w:marTop w:val="0"/>
                          <w:marBottom w:val="0"/>
                          <w:divBdr>
                            <w:top w:val="single" w:sz="6" w:space="0" w:color="D5D5D5"/>
                            <w:left w:val="single" w:sz="6" w:space="0" w:color="D5D5D5"/>
                            <w:bottom w:val="single" w:sz="6" w:space="0" w:color="D5D5D5"/>
                            <w:right w:val="single" w:sz="6" w:space="0" w:color="D5D5D5"/>
                          </w:divBdr>
                          <w:divsChild>
                            <w:div w:id="664939311">
                              <w:marLeft w:val="0"/>
                              <w:marRight w:val="0"/>
                              <w:marTop w:val="0"/>
                              <w:marBottom w:val="0"/>
                              <w:divBdr>
                                <w:top w:val="none" w:sz="0" w:space="0" w:color="auto"/>
                                <w:left w:val="none" w:sz="0" w:space="0" w:color="auto"/>
                                <w:bottom w:val="none" w:sz="0" w:space="0" w:color="auto"/>
                                <w:right w:val="none" w:sz="0" w:space="0" w:color="auto"/>
                              </w:divBdr>
                              <w:divsChild>
                                <w:div w:id="251550618">
                                  <w:marLeft w:val="0"/>
                                  <w:marRight w:val="0"/>
                                  <w:marTop w:val="0"/>
                                  <w:marBottom w:val="0"/>
                                  <w:divBdr>
                                    <w:top w:val="none" w:sz="0" w:space="0" w:color="auto"/>
                                    <w:left w:val="none" w:sz="0" w:space="0" w:color="auto"/>
                                    <w:bottom w:val="none" w:sz="0" w:space="0" w:color="auto"/>
                                    <w:right w:val="none" w:sz="0" w:space="0" w:color="auto"/>
                                  </w:divBdr>
                                  <w:divsChild>
                                    <w:div w:id="142700832">
                                      <w:marLeft w:val="0"/>
                                      <w:marRight w:val="0"/>
                                      <w:marTop w:val="0"/>
                                      <w:marBottom w:val="0"/>
                                      <w:divBdr>
                                        <w:top w:val="none" w:sz="0" w:space="0" w:color="auto"/>
                                        <w:left w:val="none" w:sz="0" w:space="0" w:color="auto"/>
                                        <w:bottom w:val="none" w:sz="0" w:space="0" w:color="auto"/>
                                        <w:right w:val="none" w:sz="0" w:space="0" w:color="auto"/>
                                      </w:divBdr>
                                      <w:divsChild>
                                        <w:div w:id="181091833">
                                          <w:marLeft w:val="0"/>
                                          <w:marRight w:val="0"/>
                                          <w:marTop w:val="0"/>
                                          <w:marBottom w:val="0"/>
                                          <w:divBdr>
                                            <w:top w:val="none" w:sz="0" w:space="0" w:color="auto"/>
                                            <w:left w:val="none" w:sz="0" w:space="0" w:color="auto"/>
                                            <w:bottom w:val="none" w:sz="0" w:space="0" w:color="auto"/>
                                            <w:right w:val="none" w:sz="0" w:space="0" w:color="auto"/>
                                          </w:divBdr>
                                        </w:div>
                                        <w:div w:id="3128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9061">
                                  <w:marLeft w:val="0"/>
                                  <w:marRight w:val="0"/>
                                  <w:marTop w:val="0"/>
                                  <w:marBottom w:val="0"/>
                                  <w:divBdr>
                                    <w:top w:val="none" w:sz="0" w:space="0" w:color="auto"/>
                                    <w:left w:val="none" w:sz="0" w:space="0" w:color="auto"/>
                                    <w:bottom w:val="none" w:sz="0" w:space="0" w:color="auto"/>
                                    <w:right w:val="none" w:sz="0" w:space="0" w:color="auto"/>
                                  </w:divBdr>
                                </w:div>
                                <w:div w:id="185056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922939">
      <w:bodyDiv w:val="1"/>
      <w:marLeft w:val="0"/>
      <w:marRight w:val="0"/>
      <w:marTop w:val="0"/>
      <w:marBottom w:val="0"/>
      <w:divBdr>
        <w:top w:val="none" w:sz="0" w:space="0" w:color="auto"/>
        <w:left w:val="none" w:sz="0" w:space="0" w:color="auto"/>
        <w:bottom w:val="none" w:sz="0" w:space="0" w:color="auto"/>
        <w:right w:val="none" w:sz="0" w:space="0" w:color="auto"/>
      </w:divBdr>
    </w:div>
    <w:div w:id="1489442020">
      <w:bodyDiv w:val="1"/>
      <w:marLeft w:val="0"/>
      <w:marRight w:val="0"/>
      <w:marTop w:val="0"/>
      <w:marBottom w:val="0"/>
      <w:divBdr>
        <w:top w:val="none" w:sz="0" w:space="0" w:color="auto"/>
        <w:left w:val="none" w:sz="0" w:space="0" w:color="auto"/>
        <w:bottom w:val="none" w:sz="0" w:space="0" w:color="auto"/>
        <w:right w:val="none" w:sz="0" w:space="0" w:color="auto"/>
      </w:divBdr>
    </w:div>
    <w:div w:id="1495679131">
      <w:bodyDiv w:val="1"/>
      <w:marLeft w:val="0"/>
      <w:marRight w:val="0"/>
      <w:marTop w:val="0"/>
      <w:marBottom w:val="0"/>
      <w:divBdr>
        <w:top w:val="none" w:sz="0" w:space="0" w:color="auto"/>
        <w:left w:val="none" w:sz="0" w:space="0" w:color="auto"/>
        <w:bottom w:val="none" w:sz="0" w:space="0" w:color="auto"/>
        <w:right w:val="none" w:sz="0" w:space="0" w:color="auto"/>
      </w:divBdr>
    </w:div>
    <w:div w:id="1530100732">
      <w:bodyDiv w:val="1"/>
      <w:marLeft w:val="0"/>
      <w:marRight w:val="0"/>
      <w:marTop w:val="0"/>
      <w:marBottom w:val="0"/>
      <w:divBdr>
        <w:top w:val="none" w:sz="0" w:space="0" w:color="auto"/>
        <w:left w:val="none" w:sz="0" w:space="0" w:color="auto"/>
        <w:bottom w:val="none" w:sz="0" w:space="0" w:color="auto"/>
        <w:right w:val="none" w:sz="0" w:space="0" w:color="auto"/>
      </w:divBdr>
    </w:div>
    <w:div w:id="1535728932">
      <w:bodyDiv w:val="1"/>
      <w:marLeft w:val="0"/>
      <w:marRight w:val="0"/>
      <w:marTop w:val="0"/>
      <w:marBottom w:val="0"/>
      <w:divBdr>
        <w:top w:val="none" w:sz="0" w:space="0" w:color="auto"/>
        <w:left w:val="none" w:sz="0" w:space="0" w:color="auto"/>
        <w:bottom w:val="none" w:sz="0" w:space="0" w:color="auto"/>
        <w:right w:val="none" w:sz="0" w:space="0" w:color="auto"/>
      </w:divBdr>
      <w:divsChild>
        <w:div w:id="1773935397">
          <w:marLeft w:val="0"/>
          <w:marRight w:val="0"/>
          <w:marTop w:val="0"/>
          <w:marBottom w:val="0"/>
          <w:divBdr>
            <w:top w:val="none" w:sz="0" w:space="0" w:color="auto"/>
            <w:left w:val="none" w:sz="0" w:space="0" w:color="auto"/>
            <w:bottom w:val="none" w:sz="0" w:space="0" w:color="auto"/>
            <w:right w:val="none" w:sz="0" w:space="0" w:color="auto"/>
          </w:divBdr>
          <w:divsChild>
            <w:div w:id="223610136">
              <w:marLeft w:val="0"/>
              <w:marRight w:val="0"/>
              <w:marTop w:val="0"/>
              <w:marBottom w:val="0"/>
              <w:divBdr>
                <w:top w:val="none" w:sz="0" w:space="0" w:color="auto"/>
                <w:left w:val="none" w:sz="0" w:space="0" w:color="auto"/>
                <w:bottom w:val="none" w:sz="0" w:space="0" w:color="auto"/>
                <w:right w:val="none" w:sz="0" w:space="0" w:color="auto"/>
              </w:divBdr>
              <w:divsChild>
                <w:div w:id="1934898133">
                  <w:marLeft w:val="0"/>
                  <w:marRight w:val="0"/>
                  <w:marTop w:val="0"/>
                  <w:marBottom w:val="0"/>
                  <w:divBdr>
                    <w:top w:val="none" w:sz="0" w:space="0" w:color="auto"/>
                    <w:left w:val="none" w:sz="0" w:space="0" w:color="auto"/>
                    <w:bottom w:val="none" w:sz="0" w:space="0" w:color="auto"/>
                    <w:right w:val="none" w:sz="0" w:space="0" w:color="auto"/>
                  </w:divBdr>
                  <w:divsChild>
                    <w:div w:id="1936284154">
                      <w:marLeft w:val="0"/>
                      <w:marRight w:val="0"/>
                      <w:marTop w:val="0"/>
                      <w:marBottom w:val="0"/>
                      <w:divBdr>
                        <w:top w:val="none" w:sz="0" w:space="0" w:color="auto"/>
                        <w:left w:val="none" w:sz="0" w:space="0" w:color="auto"/>
                        <w:bottom w:val="none" w:sz="0" w:space="0" w:color="auto"/>
                        <w:right w:val="none" w:sz="0" w:space="0" w:color="auto"/>
                      </w:divBdr>
                      <w:divsChild>
                        <w:div w:id="1889947503">
                          <w:marLeft w:val="0"/>
                          <w:marRight w:val="0"/>
                          <w:marTop w:val="0"/>
                          <w:marBottom w:val="150"/>
                          <w:divBdr>
                            <w:top w:val="single" w:sz="6" w:space="8" w:color="D3D3D3"/>
                            <w:left w:val="single" w:sz="6" w:space="11" w:color="D3D3D3"/>
                            <w:bottom w:val="single" w:sz="6" w:space="8" w:color="D3D3D3"/>
                            <w:right w:val="single" w:sz="6" w:space="11" w:color="D3D3D3"/>
                          </w:divBdr>
                          <w:divsChild>
                            <w:div w:id="11980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646039">
      <w:bodyDiv w:val="1"/>
      <w:marLeft w:val="0"/>
      <w:marRight w:val="0"/>
      <w:marTop w:val="0"/>
      <w:marBottom w:val="0"/>
      <w:divBdr>
        <w:top w:val="none" w:sz="0" w:space="0" w:color="auto"/>
        <w:left w:val="none" w:sz="0" w:space="0" w:color="auto"/>
        <w:bottom w:val="none" w:sz="0" w:space="0" w:color="auto"/>
        <w:right w:val="none" w:sz="0" w:space="0" w:color="auto"/>
      </w:divBdr>
    </w:div>
    <w:div w:id="1551647156">
      <w:bodyDiv w:val="1"/>
      <w:marLeft w:val="0"/>
      <w:marRight w:val="0"/>
      <w:marTop w:val="0"/>
      <w:marBottom w:val="0"/>
      <w:divBdr>
        <w:top w:val="none" w:sz="0" w:space="0" w:color="auto"/>
        <w:left w:val="none" w:sz="0" w:space="0" w:color="auto"/>
        <w:bottom w:val="none" w:sz="0" w:space="0" w:color="auto"/>
        <w:right w:val="none" w:sz="0" w:space="0" w:color="auto"/>
      </w:divBdr>
    </w:div>
    <w:div w:id="1583641756">
      <w:bodyDiv w:val="1"/>
      <w:marLeft w:val="0"/>
      <w:marRight w:val="0"/>
      <w:marTop w:val="0"/>
      <w:marBottom w:val="0"/>
      <w:divBdr>
        <w:top w:val="none" w:sz="0" w:space="0" w:color="auto"/>
        <w:left w:val="none" w:sz="0" w:space="0" w:color="auto"/>
        <w:bottom w:val="none" w:sz="0" w:space="0" w:color="auto"/>
        <w:right w:val="none" w:sz="0" w:space="0" w:color="auto"/>
      </w:divBdr>
    </w:div>
    <w:div w:id="1594708563">
      <w:bodyDiv w:val="1"/>
      <w:marLeft w:val="0"/>
      <w:marRight w:val="0"/>
      <w:marTop w:val="0"/>
      <w:marBottom w:val="0"/>
      <w:divBdr>
        <w:top w:val="none" w:sz="0" w:space="0" w:color="auto"/>
        <w:left w:val="none" w:sz="0" w:space="0" w:color="auto"/>
        <w:bottom w:val="none" w:sz="0" w:space="0" w:color="auto"/>
        <w:right w:val="none" w:sz="0" w:space="0" w:color="auto"/>
      </w:divBdr>
      <w:divsChild>
        <w:div w:id="496850441">
          <w:marLeft w:val="0"/>
          <w:marRight w:val="300"/>
          <w:marTop w:val="0"/>
          <w:marBottom w:val="300"/>
          <w:divBdr>
            <w:top w:val="none" w:sz="0" w:space="0" w:color="auto"/>
            <w:left w:val="none" w:sz="0" w:space="0" w:color="auto"/>
            <w:bottom w:val="none" w:sz="0" w:space="0" w:color="auto"/>
            <w:right w:val="none" w:sz="0" w:space="0" w:color="auto"/>
          </w:divBdr>
          <w:divsChild>
            <w:div w:id="1326323351">
              <w:marLeft w:val="0"/>
              <w:marRight w:val="0"/>
              <w:marTop w:val="0"/>
              <w:marBottom w:val="0"/>
              <w:divBdr>
                <w:top w:val="none" w:sz="0" w:space="0" w:color="auto"/>
                <w:left w:val="none" w:sz="0" w:space="0" w:color="auto"/>
                <w:bottom w:val="single" w:sz="6" w:space="4" w:color="D9D9D9"/>
                <w:right w:val="none" w:sz="0" w:space="0" w:color="auto"/>
              </w:divBdr>
            </w:div>
            <w:div w:id="1541741075">
              <w:marLeft w:val="0"/>
              <w:marRight w:val="0"/>
              <w:marTop w:val="0"/>
              <w:marBottom w:val="150"/>
              <w:divBdr>
                <w:top w:val="none" w:sz="0" w:space="0" w:color="auto"/>
                <w:left w:val="none" w:sz="0" w:space="0" w:color="auto"/>
                <w:bottom w:val="none" w:sz="0" w:space="0" w:color="auto"/>
                <w:right w:val="none" w:sz="0" w:space="0" w:color="auto"/>
              </w:divBdr>
              <w:divsChild>
                <w:div w:id="164512503">
                  <w:marLeft w:val="0"/>
                  <w:marRight w:val="0"/>
                  <w:marTop w:val="0"/>
                  <w:marBottom w:val="0"/>
                  <w:divBdr>
                    <w:top w:val="none" w:sz="0" w:space="0" w:color="auto"/>
                    <w:left w:val="none" w:sz="0" w:space="0" w:color="auto"/>
                    <w:bottom w:val="none" w:sz="0" w:space="0" w:color="auto"/>
                    <w:right w:val="none" w:sz="0" w:space="0" w:color="auto"/>
                  </w:divBdr>
                </w:div>
                <w:div w:id="10823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4191">
          <w:marLeft w:val="0"/>
          <w:marRight w:val="300"/>
          <w:marTop w:val="0"/>
          <w:marBottom w:val="300"/>
          <w:divBdr>
            <w:top w:val="none" w:sz="0" w:space="0" w:color="auto"/>
            <w:left w:val="none" w:sz="0" w:space="0" w:color="auto"/>
            <w:bottom w:val="none" w:sz="0" w:space="0" w:color="auto"/>
            <w:right w:val="none" w:sz="0" w:space="0" w:color="auto"/>
          </w:divBdr>
          <w:divsChild>
            <w:div w:id="1216773845">
              <w:marLeft w:val="0"/>
              <w:marRight w:val="0"/>
              <w:marTop w:val="0"/>
              <w:marBottom w:val="0"/>
              <w:divBdr>
                <w:top w:val="none" w:sz="0" w:space="0" w:color="auto"/>
                <w:left w:val="none" w:sz="0" w:space="0" w:color="auto"/>
                <w:bottom w:val="single" w:sz="6" w:space="4" w:color="D9D9D9"/>
                <w:right w:val="none" w:sz="0" w:space="0" w:color="auto"/>
              </w:divBdr>
            </w:div>
            <w:div w:id="1719351875">
              <w:marLeft w:val="0"/>
              <w:marRight w:val="0"/>
              <w:marTop w:val="0"/>
              <w:marBottom w:val="150"/>
              <w:divBdr>
                <w:top w:val="none" w:sz="0" w:space="0" w:color="auto"/>
                <w:left w:val="none" w:sz="0" w:space="0" w:color="auto"/>
                <w:bottom w:val="none" w:sz="0" w:space="0" w:color="auto"/>
                <w:right w:val="none" w:sz="0" w:space="0" w:color="auto"/>
              </w:divBdr>
              <w:divsChild>
                <w:div w:id="255095939">
                  <w:marLeft w:val="0"/>
                  <w:marRight w:val="0"/>
                  <w:marTop w:val="0"/>
                  <w:marBottom w:val="0"/>
                  <w:divBdr>
                    <w:top w:val="none" w:sz="0" w:space="0" w:color="auto"/>
                    <w:left w:val="none" w:sz="0" w:space="0" w:color="auto"/>
                    <w:bottom w:val="none" w:sz="0" w:space="0" w:color="auto"/>
                    <w:right w:val="none" w:sz="0" w:space="0" w:color="auto"/>
                  </w:divBdr>
                </w:div>
                <w:div w:id="111798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6557">
          <w:marLeft w:val="0"/>
          <w:marRight w:val="300"/>
          <w:marTop w:val="0"/>
          <w:marBottom w:val="300"/>
          <w:divBdr>
            <w:top w:val="none" w:sz="0" w:space="0" w:color="auto"/>
            <w:left w:val="none" w:sz="0" w:space="0" w:color="auto"/>
            <w:bottom w:val="none" w:sz="0" w:space="0" w:color="auto"/>
            <w:right w:val="none" w:sz="0" w:space="0" w:color="auto"/>
          </w:divBdr>
          <w:divsChild>
            <w:div w:id="23528494">
              <w:marLeft w:val="0"/>
              <w:marRight w:val="0"/>
              <w:marTop w:val="0"/>
              <w:marBottom w:val="0"/>
              <w:divBdr>
                <w:top w:val="none" w:sz="0" w:space="0" w:color="auto"/>
                <w:left w:val="none" w:sz="0" w:space="0" w:color="auto"/>
                <w:bottom w:val="single" w:sz="6" w:space="4" w:color="D9D9D9"/>
                <w:right w:val="none" w:sz="0" w:space="0" w:color="auto"/>
              </w:divBdr>
            </w:div>
            <w:div w:id="556013109">
              <w:marLeft w:val="0"/>
              <w:marRight w:val="0"/>
              <w:marTop w:val="0"/>
              <w:marBottom w:val="150"/>
              <w:divBdr>
                <w:top w:val="none" w:sz="0" w:space="0" w:color="auto"/>
                <w:left w:val="none" w:sz="0" w:space="0" w:color="auto"/>
                <w:bottom w:val="none" w:sz="0" w:space="0" w:color="auto"/>
                <w:right w:val="none" w:sz="0" w:space="0" w:color="auto"/>
              </w:divBdr>
              <w:divsChild>
                <w:div w:id="1204176638">
                  <w:marLeft w:val="0"/>
                  <w:marRight w:val="0"/>
                  <w:marTop w:val="0"/>
                  <w:marBottom w:val="0"/>
                  <w:divBdr>
                    <w:top w:val="none" w:sz="0" w:space="0" w:color="auto"/>
                    <w:left w:val="none" w:sz="0" w:space="0" w:color="auto"/>
                    <w:bottom w:val="none" w:sz="0" w:space="0" w:color="auto"/>
                    <w:right w:val="none" w:sz="0" w:space="0" w:color="auto"/>
                  </w:divBdr>
                </w:div>
                <w:div w:id="13672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03975">
          <w:marLeft w:val="0"/>
          <w:marRight w:val="0"/>
          <w:marTop w:val="0"/>
          <w:marBottom w:val="0"/>
          <w:divBdr>
            <w:top w:val="none" w:sz="0" w:space="0" w:color="auto"/>
            <w:left w:val="none" w:sz="0" w:space="0" w:color="auto"/>
            <w:bottom w:val="none" w:sz="0" w:space="0" w:color="auto"/>
            <w:right w:val="none" w:sz="0" w:space="0" w:color="auto"/>
          </w:divBdr>
        </w:div>
      </w:divsChild>
    </w:div>
    <w:div w:id="1663579375">
      <w:bodyDiv w:val="1"/>
      <w:marLeft w:val="0"/>
      <w:marRight w:val="0"/>
      <w:marTop w:val="0"/>
      <w:marBottom w:val="0"/>
      <w:divBdr>
        <w:top w:val="none" w:sz="0" w:space="0" w:color="auto"/>
        <w:left w:val="none" w:sz="0" w:space="0" w:color="auto"/>
        <w:bottom w:val="none" w:sz="0" w:space="0" w:color="auto"/>
        <w:right w:val="none" w:sz="0" w:space="0" w:color="auto"/>
      </w:divBdr>
    </w:div>
    <w:div w:id="1667394757">
      <w:bodyDiv w:val="1"/>
      <w:marLeft w:val="0"/>
      <w:marRight w:val="0"/>
      <w:marTop w:val="0"/>
      <w:marBottom w:val="0"/>
      <w:divBdr>
        <w:top w:val="none" w:sz="0" w:space="0" w:color="auto"/>
        <w:left w:val="none" w:sz="0" w:space="0" w:color="auto"/>
        <w:bottom w:val="none" w:sz="0" w:space="0" w:color="auto"/>
        <w:right w:val="none" w:sz="0" w:space="0" w:color="auto"/>
      </w:divBdr>
    </w:div>
    <w:div w:id="1670139534">
      <w:bodyDiv w:val="1"/>
      <w:marLeft w:val="0"/>
      <w:marRight w:val="0"/>
      <w:marTop w:val="0"/>
      <w:marBottom w:val="0"/>
      <w:divBdr>
        <w:top w:val="none" w:sz="0" w:space="0" w:color="auto"/>
        <w:left w:val="none" w:sz="0" w:space="0" w:color="auto"/>
        <w:bottom w:val="none" w:sz="0" w:space="0" w:color="auto"/>
        <w:right w:val="none" w:sz="0" w:space="0" w:color="auto"/>
      </w:divBdr>
    </w:div>
    <w:div w:id="1685327200">
      <w:bodyDiv w:val="1"/>
      <w:marLeft w:val="0"/>
      <w:marRight w:val="0"/>
      <w:marTop w:val="0"/>
      <w:marBottom w:val="0"/>
      <w:divBdr>
        <w:top w:val="none" w:sz="0" w:space="0" w:color="auto"/>
        <w:left w:val="none" w:sz="0" w:space="0" w:color="auto"/>
        <w:bottom w:val="none" w:sz="0" w:space="0" w:color="auto"/>
        <w:right w:val="none" w:sz="0" w:space="0" w:color="auto"/>
      </w:divBdr>
    </w:div>
    <w:div w:id="1724132999">
      <w:bodyDiv w:val="1"/>
      <w:marLeft w:val="0"/>
      <w:marRight w:val="0"/>
      <w:marTop w:val="0"/>
      <w:marBottom w:val="0"/>
      <w:divBdr>
        <w:top w:val="none" w:sz="0" w:space="0" w:color="auto"/>
        <w:left w:val="none" w:sz="0" w:space="0" w:color="auto"/>
        <w:bottom w:val="none" w:sz="0" w:space="0" w:color="auto"/>
        <w:right w:val="none" w:sz="0" w:space="0" w:color="auto"/>
      </w:divBdr>
      <w:divsChild>
        <w:div w:id="66265449">
          <w:blockQuote w:val="1"/>
          <w:marLeft w:val="0"/>
          <w:marRight w:val="0"/>
          <w:marTop w:val="0"/>
          <w:marBottom w:val="300"/>
          <w:divBdr>
            <w:top w:val="none" w:sz="0" w:space="0" w:color="auto"/>
            <w:left w:val="single" w:sz="36" w:space="15" w:color="EEEEEE"/>
            <w:bottom w:val="none" w:sz="0" w:space="0" w:color="auto"/>
            <w:right w:val="none" w:sz="0" w:space="0" w:color="auto"/>
          </w:divBdr>
        </w:div>
        <w:div w:id="868300871">
          <w:blockQuote w:val="1"/>
          <w:marLeft w:val="0"/>
          <w:marRight w:val="0"/>
          <w:marTop w:val="0"/>
          <w:marBottom w:val="300"/>
          <w:divBdr>
            <w:top w:val="none" w:sz="0" w:space="0" w:color="auto"/>
            <w:left w:val="single" w:sz="36" w:space="15" w:color="EEEEEE"/>
            <w:bottom w:val="none" w:sz="0" w:space="0" w:color="auto"/>
            <w:right w:val="none" w:sz="0" w:space="0" w:color="auto"/>
          </w:divBdr>
        </w:div>
        <w:div w:id="1163396731">
          <w:marLeft w:val="0"/>
          <w:marRight w:val="0"/>
          <w:marTop w:val="0"/>
          <w:marBottom w:val="360"/>
          <w:divBdr>
            <w:top w:val="none" w:sz="0" w:space="0" w:color="auto"/>
            <w:left w:val="none" w:sz="0" w:space="0" w:color="auto"/>
            <w:bottom w:val="none" w:sz="0" w:space="0" w:color="auto"/>
            <w:right w:val="none" w:sz="0" w:space="0" w:color="auto"/>
          </w:divBdr>
        </w:div>
        <w:div w:id="1266841144">
          <w:blockQuote w:val="1"/>
          <w:marLeft w:val="0"/>
          <w:marRight w:val="0"/>
          <w:marTop w:val="0"/>
          <w:marBottom w:val="300"/>
          <w:divBdr>
            <w:top w:val="none" w:sz="0" w:space="0" w:color="auto"/>
            <w:left w:val="single" w:sz="36" w:space="15" w:color="EEEEEE"/>
            <w:bottom w:val="none" w:sz="0" w:space="0" w:color="auto"/>
            <w:right w:val="none" w:sz="0" w:space="0" w:color="auto"/>
          </w:divBdr>
        </w:div>
        <w:div w:id="1986280657">
          <w:marLeft w:val="0"/>
          <w:marRight w:val="0"/>
          <w:marTop w:val="0"/>
          <w:marBottom w:val="360"/>
          <w:divBdr>
            <w:top w:val="none" w:sz="0" w:space="0" w:color="auto"/>
            <w:left w:val="none" w:sz="0" w:space="0" w:color="auto"/>
            <w:bottom w:val="none" w:sz="0" w:space="0" w:color="auto"/>
            <w:right w:val="none" w:sz="0" w:space="0" w:color="auto"/>
          </w:divBdr>
        </w:div>
      </w:divsChild>
    </w:div>
    <w:div w:id="1730304557">
      <w:bodyDiv w:val="1"/>
      <w:marLeft w:val="0"/>
      <w:marRight w:val="0"/>
      <w:marTop w:val="0"/>
      <w:marBottom w:val="0"/>
      <w:divBdr>
        <w:top w:val="none" w:sz="0" w:space="0" w:color="auto"/>
        <w:left w:val="none" w:sz="0" w:space="0" w:color="auto"/>
        <w:bottom w:val="none" w:sz="0" w:space="0" w:color="auto"/>
        <w:right w:val="none" w:sz="0" w:space="0" w:color="auto"/>
      </w:divBdr>
    </w:div>
    <w:div w:id="1783305200">
      <w:bodyDiv w:val="1"/>
      <w:marLeft w:val="0"/>
      <w:marRight w:val="0"/>
      <w:marTop w:val="0"/>
      <w:marBottom w:val="0"/>
      <w:divBdr>
        <w:top w:val="none" w:sz="0" w:space="0" w:color="auto"/>
        <w:left w:val="none" w:sz="0" w:space="0" w:color="auto"/>
        <w:bottom w:val="none" w:sz="0" w:space="0" w:color="auto"/>
        <w:right w:val="none" w:sz="0" w:space="0" w:color="auto"/>
      </w:divBdr>
    </w:div>
    <w:div w:id="1795636965">
      <w:bodyDiv w:val="1"/>
      <w:marLeft w:val="0"/>
      <w:marRight w:val="0"/>
      <w:marTop w:val="0"/>
      <w:marBottom w:val="0"/>
      <w:divBdr>
        <w:top w:val="none" w:sz="0" w:space="0" w:color="auto"/>
        <w:left w:val="none" w:sz="0" w:space="0" w:color="auto"/>
        <w:bottom w:val="none" w:sz="0" w:space="0" w:color="auto"/>
        <w:right w:val="none" w:sz="0" w:space="0" w:color="auto"/>
      </w:divBdr>
    </w:div>
    <w:div w:id="1802576046">
      <w:bodyDiv w:val="1"/>
      <w:marLeft w:val="0"/>
      <w:marRight w:val="0"/>
      <w:marTop w:val="0"/>
      <w:marBottom w:val="0"/>
      <w:divBdr>
        <w:top w:val="none" w:sz="0" w:space="0" w:color="auto"/>
        <w:left w:val="none" w:sz="0" w:space="0" w:color="auto"/>
        <w:bottom w:val="none" w:sz="0" w:space="0" w:color="auto"/>
        <w:right w:val="none" w:sz="0" w:space="0" w:color="auto"/>
      </w:divBdr>
    </w:div>
    <w:div w:id="1806464075">
      <w:bodyDiv w:val="1"/>
      <w:marLeft w:val="0"/>
      <w:marRight w:val="0"/>
      <w:marTop w:val="0"/>
      <w:marBottom w:val="0"/>
      <w:divBdr>
        <w:top w:val="none" w:sz="0" w:space="0" w:color="auto"/>
        <w:left w:val="none" w:sz="0" w:space="0" w:color="auto"/>
        <w:bottom w:val="none" w:sz="0" w:space="0" w:color="auto"/>
        <w:right w:val="none" w:sz="0" w:space="0" w:color="auto"/>
      </w:divBdr>
    </w:div>
    <w:div w:id="1840195597">
      <w:bodyDiv w:val="1"/>
      <w:marLeft w:val="0"/>
      <w:marRight w:val="0"/>
      <w:marTop w:val="0"/>
      <w:marBottom w:val="0"/>
      <w:divBdr>
        <w:top w:val="none" w:sz="0" w:space="0" w:color="auto"/>
        <w:left w:val="none" w:sz="0" w:space="0" w:color="auto"/>
        <w:bottom w:val="none" w:sz="0" w:space="0" w:color="auto"/>
        <w:right w:val="none" w:sz="0" w:space="0" w:color="auto"/>
      </w:divBdr>
      <w:divsChild>
        <w:div w:id="1031226008">
          <w:blockQuote w:val="1"/>
          <w:marLeft w:val="2550"/>
          <w:marRight w:val="720"/>
          <w:marTop w:val="100"/>
          <w:marBottom w:val="100"/>
          <w:divBdr>
            <w:top w:val="none" w:sz="0" w:space="0" w:color="auto"/>
            <w:left w:val="none" w:sz="0" w:space="0" w:color="auto"/>
            <w:bottom w:val="none" w:sz="0" w:space="0" w:color="auto"/>
            <w:right w:val="none" w:sz="0" w:space="0" w:color="auto"/>
          </w:divBdr>
        </w:div>
        <w:div w:id="1461725178">
          <w:blockQuote w:val="1"/>
          <w:marLeft w:val="2550"/>
          <w:marRight w:val="720"/>
          <w:marTop w:val="100"/>
          <w:marBottom w:val="100"/>
          <w:divBdr>
            <w:top w:val="none" w:sz="0" w:space="0" w:color="auto"/>
            <w:left w:val="none" w:sz="0" w:space="0" w:color="auto"/>
            <w:bottom w:val="none" w:sz="0" w:space="0" w:color="auto"/>
            <w:right w:val="none" w:sz="0" w:space="0" w:color="auto"/>
          </w:divBdr>
        </w:div>
        <w:div w:id="1807237945">
          <w:blockQuote w:val="1"/>
          <w:marLeft w:val="2550"/>
          <w:marRight w:val="720"/>
          <w:marTop w:val="100"/>
          <w:marBottom w:val="100"/>
          <w:divBdr>
            <w:top w:val="none" w:sz="0" w:space="0" w:color="auto"/>
            <w:left w:val="none" w:sz="0" w:space="0" w:color="auto"/>
            <w:bottom w:val="none" w:sz="0" w:space="0" w:color="auto"/>
            <w:right w:val="none" w:sz="0" w:space="0" w:color="auto"/>
          </w:divBdr>
        </w:div>
        <w:div w:id="1915891017">
          <w:blockQuote w:val="1"/>
          <w:marLeft w:val="2550"/>
          <w:marRight w:val="720"/>
          <w:marTop w:val="100"/>
          <w:marBottom w:val="100"/>
          <w:divBdr>
            <w:top w:val="none" w:sz="0" w:space="0" w:color="auto"/>
            <w:left w:val="none" w:sz="0" w:space="0" w:color="auto"/>
            <w:bottom w:val="none" w:sz="0" w:space="0" w:color="auto"/>
            <w:right w:val="none" w:sz="0" w:space="0" w:color="auto"/>
          </w:divBdr>
        </w:div>
      </w:divsChild>
    </w:div>
    <w:div w:id="1848398937">
      <w:bodyDiv w:val="1"/>
      <w:marLeft w:val="0"/>
      <w:marRight w:val="0"/>
      <w:marTop w:val="0"/>
      <w:marBottom w:val="0"/>
      <w:divBdr>
        <w:top w:val="none" w:sz="0" w:space="0" w:color="auto"/>
        <w:left w:val="none" w:sz="0" w:space="0" w:color="auto"/>
        <w:bottom w:val="none" w:sz="0" w:space="0" w:color="auto"/>
        <w:right w:val="none" w:sz="0" w:space="0" w:color="auto"/>
      </w:divBdr>
    </w:div>
    <w:div w:id="1887060821">
      <w:bodyDiv w:val="1"/>
      <w:marLeft w:val="0"/>
      <w:marRight w:val="0"/>
      <w:marTop w:val="0"/>
      <w:marBottom w:val="0"/>
      <w:divBdr>
        <w:top w:val="none" w:sz="0" w:space="0" w:color="auto"/>
        <w:left w:val="none" w:sz="0" w:space="0" w:color="auto"/>
        <w:bottom w:val="none" w:sz="0" w:space="0" w:color="auto"/>
        <w:right w:val="none" w:sz="0" w:space="0" w:color="auto"/>
      </w:divBdr>
      <w:divsChild>
        <w:div w:id="2015107755">
          <w:marLeft w:val="0"/>
          <w:marRight w:val="0"/>
          <w:marTop w:val="0"/>
          <w:marBottom w:val="300"/>
          <w:divBdr>
            <w:top w:val="none" w:sz="0" w:space="0" w:color="auto"/>
            <w:left w:val="none" w:sz="0" w:space="0" w:color="auto"/>
            <w:bottom w:val="none" w:sz="0" w:space="0" w:color="auto"/>
            <w:right w:val="none" w:sz="0" w:space="0" w:color="auto"/>
          </w:divBdr>
          <w:divsChild>
            <w:div w:id="978069817">
              <w:marLeft w:val="0"/>
              <w:marRight w:val="0"/>
              <w:marTop w:val="0"/>
              <w:marBottom w:val="0"/>
              <w:divBdr>
                <w:top w:val="none" w:sz="0" w:space="0" w:color="auto"/>
                <w:left w:val="none" w:sz="0" w:space="0" w:color="auto"/>
                <w:bottom w:val="none" w:sz="0" w:space="0" w:color="auto"/>
                <w:right w:val="none" w:sz="0" w:space="0" w:color="auto"/>
              </w:divBdr>
              <w:divsChild>
                <w:div w:id="1167554783">
                  <w:marLeft w:val="0"/>
                  <w:marRight w:val="0"/>
                  <w:marTop w:val="0"/>
                  <w:marBottom w:val="0"/>
                  <w:divBdr>
                    <w:top w:val="none" w:sz="0" w:space="0" w:color="auto"/>
                    <w:left w:val="none" w:sz="0" w:space="0" w:color="auto"/>
                    <w:bottom w:val="none" w:sz="0" w:space="0" w:color="auto"/>
                    <w:right w:val="none" w:sz="0" w:space="0" w:color="auto"/>
                  </w:divBdr>
                  <w:divsChild>
                    <w:div w:id="4416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6797">
          <w:marLeft w:val="120"/>
          <w:marRight w:val="0"/>
          <w:marTop w:val="0"/>
          <w:marBottom w:val="240"/>
          <w:divBdr>
            <w:top w:val="none" w:sz="0" w:space="0" w:color="auto"/>
            <w:left w:val="none" w:sz="0" w:space="0" w:color="auto"/>
            <w:bottom w:val="none" w:sz="0" w:space="0" w:color="auto"/>
            <w:right w:val="none" w:sz="0" w:space="0" w:color="auto"/>
          </w:divBdr>
          <w:divsChild>
            <w:div w:id="1340040439">
              <w:marLeft w:val="0"/>
              <w:marRight w:val="0"/>
              <w:marTop w:val="0"/>
              <w:marBottom w:val="0"/>
              <w:divBdr>
                <w:top w:val="none" w:sz="0" w:space="0" w:color="auto"/>
                <w:left w:val="none" w:sz="0" w:space="0" w:color="auto"/>
                <w:bottom w:val="none" w:sz="0" w:space="0" w:color="auto"/>
                <w:right w:val="none" w:sz="0" w:space="0" w:color="auto"/>
              </w:divBdr>
              <w:divsChild>
                <w:div w:id="959920064">
                  <w:marLeft w:val="0"/>
                  <w:marRight w:val="0"/>
                  <w:marTop w:val="0"/>
                  <w:marBottom w:val="0"/>
                  <w:divBdr>
                    <w:top w:val="none" w:sz="0" w:space="0" w:color="auto"/>
                    <w:left w:val="none" w:sz="0" w:space="0" w:color="auto"/>
                    <w:bottom w:val="none" w:sz="0" w:space="0" w:color="auto"/>
                    <w:right w:val="none" w:sz="0" w:space="0" w:color="auto"/>
                  </w:divBdr>
                  <w:divsChild>
                    <w:div w:id="58727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15792">
          <w:marLeft w:val="0"/>
          <w:marRight w:val="0"/>
          <w:marTop w:val="0"/>
          <w:marBottom w:val="300"/>
          <w:divBdr>
            <w:top w:val="none" w:sz="0" w:space="0" w:color="auto"/>
            <w:left w:val="none" w:sz="0" w:space="0" w:color="auto"/>
            <w:bottom w:val="none" w:sz="0" w:space="0" w:color="auto"/>
            <w:right w:val="none" w:sz="0" w:space="0" w:color="auto"/>
          </w:divBdr>
          <w:divsChild>
            <w:div w:id="1296989329">
              <w:marLeft w:val="0"/>
              <w:marRight w:val="0"/>
              <w:marTop w:val="0"/>
              <w:marBottom w:val="0"/>
              <w:divBdr>
                <w:top w:val="none" w:sz="0" w:space="0" w:color="auto"/>
                <w:left w:val="none" w:sz="0" w:space="0" w:color="auto"/>
                <w:bottom w:val="none" w:sz="0" w:space="0" w:color="auto"/>
                <w:right w:val="none" w:sz="0" w:space="0" w:color="auto"/>
              </w:divBdr>
              <w:divsChild>
                <w:div w:id="997223310">
                  <w:marLeft w:val="0"/>
                  <w:marRight w:val="0"/>
                  <w:marTop w:val="0"/>
                  <w:marBottom w:val="0"/>
                  <w:divBdr>
                    <w:top w:val="none" w:sz="0" w:space="0" w:color="auto"/>
                    <w:left w:val="none" w:sz="0" w:space="0" w:color="auto"/>
                    <w:bottom w:val="none" w:sz="0" w:space="0" w:color="auto"/>
                    <w:right w:val="none" w:sz="0" w:space="0" w:color="auto"/>
                  </w:divBdr>
                  <w:divsChild>
                    <w:div w:id="32624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2685">
          <w:marLeft w:val="0"/>
          <w:marRight w:val="0"/>
          <w:marTop w:val="0"/>
          <w:marBottom w:val="300"/>
          <w:divBdr>
            <w:top w:val="none" w:sz="0" w:space="0" w:color="auto"/>
            <w:left w:val="none" w:sz="0" w:space="0" w:color="auto"/>
            <w:bottom w:val="none" w:sz="0" w:space="0" w:color="auto"/>
            <w:right w:val="none" w:sz="0" w:space="0" w:color="auto"/>
          </w:divBdr>
          <w:divsChild>
            <w:div w:id="1779105939">
              <w:marLeft w:val="0"/>
              <w:marRight w:val="0"/>
              <w:marTop w:val="0"/>
              <w:marBottom w:val="0"/>
              <w:divBdr>
                <w:top w:val="none" w:sz="0" w:space="0" w:color="auto"/>
                <w:left w:val="none" w:sz="0" w:space="0" w:color="auto"/>
                <w:bottom w:val="none" w:sz="0" w:space="0" w:color="auto"/>
                <w:right w:val="none" w:sz="0" w:space="0" w:color="auto"/>
              </w:divBdr>
              <w:divsChild>
                <w:div w:id="340860909">
                  <w:marLeft w:val="0"/>
                  <w:marRight w:val="0"/>
                  <w:marTop w:val="0"/>
                  <w:marBottom w:val="0"/>
                  <w:divBdr>
                    <w:top w:val="none" w:sz="0" w:space="0" w:color="auto"/>
                    <w:left w:val="none" w:sz="0" w:space="0" w:color="auto"/>
                    <w:bottom w:val="none" w:sz="0" w:space="0" w:color="auto"/>
                    <w:right w:val="none" w:sz="0" w:space="0" w:color="auto"/>
                  </w:divBdr>
                  <w:divsChild>
                    <w:div w:id="103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715616">
          <w:marLeft w:val="120"/>
          <w:marRight w:val="0"/>
          <w:marTop w:val="0"/>
          <w:marBottom w:val="240"/>
          <w:divBdr>
            <w:top w:val="none" w:sz="0" w:space="0" w:color="auto"/>
            <w:left w:val="none" w:sz="0" w:space="0" w:color="auto"/>
            <w:bottom w:val="none" w:sz="0" w:space="0" w:color="auto"/>
            <w:right w:val="none" w:sz="0" w:space="0" w:color="auto"/>
          </w:divBdr>
          <w:divsChild>
            <w:div w:id="1330330209">
              <w:marLeft w:val="0"/>
              <w:marRight w:val="0"/>
              <w:marTop w:val="0"/>
              <w:marBottom w:val="0"/>
              <w:divBdr>
                <w:top w:val="none" w:sz="0" w:space="0" w:color="auto"/>
                <w:left w:val="none" w:sz="0" w:space="0" w:color="auto"/>
                <w:bottom w:val="none" w:sz="0" w:space="0" w:color="auto"/>
                <w:right w:val="none" w:sz="0" w:space="0" w:color="auto"/>
              </w:divBdr>
              <w:divsChild>
                <w:div w:id="346248664">
                  <w:marLeft w:val="0"/>
                  <w:marRight w:val="0"/>
                  <w:marTop w:val="0"/>
                  <w:marBottom w:val="0"/>
                  <w:divBdr>
                    <w:top w:val="none" w:sz="0" w:space="0" w:color="auto"/>
                    <w:left w:val="none" w:sz="0" w:space="0" w:color="auto"/>
                    <w:bottom w:val="none" w:sz="0" w:space="0" w:color="auto"/>
                    <w:right w:val="none" w:sz="0" w:space="0" w:color="auto"/>
                  </w:divBdr>
                  <w:divsChild>
                    <w:div w:id="9582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377828">
          <w:marLeft w:val="0"/>
          <w:marRight w:val="0"/>
          <w:marTop w:val="0"/>
          <w:marBottom w:val="300"/>
          <w:divBdr>
            <w:top w:val="none" w:sz="0" w:space="0" w:color="auto"/>
            <w:left w:val="none" w:sz="0" w:space="0" w:color="auto"/>
            <w:bottom w:val="none" w:sz="0" w:space="0" w:color="auto"/>
            <w:right w:val="none" w:sz="0" w:space="0" w:color="auto"/>
          </w:divBdr>
          <w:divsChild>
            <w:div w:id="2075737471">
              <w:marLeft w:val="0"/>
              <w:marRight w:val="0"/>
              <w:marTop w:val="0"/>
              <w:marBottom w:val="0"/>
              <w:divBdr>
                <w:top w:val="none" w:sz="0" w:space="0" w:color="auto"/>
                <w:left w:val="none" w:sz="0" w:space="0" w:color="auto"/>
                <w:bottom w:val="none" w:sz="0" w:space="0" w:color="auto"/>
                <w:right w:val="none" w:sz="0" w:space="0" w:color="auto"/>
              </w:divBdr>
              <w:divsChild>
                <w:div w:id="1752461350">
                  <w:marLeft w:val="0"/>
                  <w:marRight w:val="0"/>
                  <w:marTop w:val="0"/>
                  <w:marBottom w:val="0"/>
                  <w:divBdr>
                    <w:top w:val="none" w:sz="0" w:space="0" w:color="auto"/>
                    <w:left w:val="none" w:sz="0" w:space="0" w:color="auto"/>
                    <w:bottom w:val="none" w:sz="0" w:space="0" w:color="auto"/>
                    <w:right w:val="none" w:sz="0" w:space="0" w:color="auto"/>
                  </w:divBdr>
                  <w:divsChild>
                    <w:div w:id="21471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797744">
      <w:bodyDiv w:val="1"/>
      <w:marLeft w:val="0"/>
      <w:marRight w:val="0"/>
      <w:marTop w:val="0"/>
      <w:marBottom w:val="0"/>
      <w:divBdr>
        <w:top w:val="none" w:sz="0" w:space="0" w:color="auto"/>
        <w:left w:val="none" w:sz="0" w:space="0" w:color="auto"/>
        <w:bottom w:val="none" w:sz="0" w:space="0" w:color="auto"/>
        <w:right w:val="none" w:sz="0" w:space="0" w:color="auto"/>
      </w:divBdr>
    </w:div>
    <w:div w:id="1926185449">
      <w:bodyDiv w:val="1"/>
      <w:marLeft w:val="0"/>
      <w:marRight w:val="0"/>
      <w:marTop w:val="0"/>
      <w:marBottom w:val="0"/>
      <w:divBdr>
        <w:top w:val="none" w:sz="0" w:space="0" w:color="auto"/>
        <w:left w:val="none" w:sz="0" w:space="0" w:color="auto"/>
        <w:bottom w:val="none" w:sz="0" w:space="0" w:color="auto"/>
        <w:right w:val="none" w:sz="0" w:space="0" w:color="auto"/>
      </w:divBdr>
    </w:div>
    <w:div w:id="1934436962">
      <w:bodyDiv w:val="1"/>
      <w:marLeft w:val="0"/>
      <w:marRight w:val="0"/>
      <w:marTop w:val="0"/>
      <w:marBottom w:val="0"/>
      <w:divBdr>
        <w:top w:val="none" w:sz="0" w:space="0" w:color="auto"/>
        <w:left w:val="none" w:sz="0" w:space="0" w:color="auto"/>
        <w:bottom w:val="none" w:sz="0" w:space="0" w:color="auto"/>
        <w:right w:val="none" w:sz="0" w:space="0" w:color="auto"/>
      </w:divBdr>
    </w:div>
    <w:div w:id="1945534408">
      <w:bodyDiv w:val="1"/>
      <w:marLeft w:val="0"/>
      <w:marRight w:val="0"/>
      <w:marTop w:val="0"/>
      <w:marBottom w:val="0"/>
      <w:divBdr>
        <w:top w:val="none" w:sz="0" w:space="0" w:color="auto"/>
        <w:left w:val="none" w:sz="0" w:space="0" w:color="auto"/>
        <w:bottom w:val="none" w:sz="0" w:space="0" w:color="auto"/>
        <w:right w:val="none" w:sz="0" w:space="0" w:color="auto"/>
      </w:divBdr>
    </w:div>
    <w:div w:id="2003505225">
      <w:bodyDiv w:val="1"/>
      <w:marLeft w:val="0"/>
      <w:marRight w:val="0"/>
      <w:marTop w:val="0"/>
      <w:marBottom w:val="0"/>
      <w:divBdr>
        <w:top w:val="none" w:sz="0" w:space="0" w:color="auto"/>
        <w:left w:val="none" w:sz="0" w:space="0" w:color="auto"/>
        <w:bottom w:val="none" w:sz="0" w:space="0" w:color="auto"/>
        <w:right w:val="none" w:sz="0" w:space="0" w:color="auto"/>
      </w:divBdr>
    </w:div>
    <w:div w:id="2012249741">
      <w:bodyDiv w:val="1"/>
      <w:marLeft w:val="0"/>
      <w:marRight w:val="0"/>
      <w:marTop w:val="0"/>
      <w:marBottom w:val="0"/>
      <w:divBdr>
        <w:top w:val="none" w:sz="0" w:space="0" w:color="auto"/>
        <w:left w:val="none" w:sz="0" w:space="0" w:color="auto"/>
        <w:bottom w:val="none" w:sz="0" w:space="0" w:color="auto"/>
        <w:right w:val="none" w:sz="0" w:space="0" w:color="auto"/>
      </w:divBdr>
    </w:div>
    <w:div w:id="2022969904">
      <w:bodyDiv w:val="1"/>
      <w:marLeft w:val="0"/>
      <w:marRight w:val="0"/>
      <w:marTop w:val="0"/>
      <w:marBottom w:val="0"/>
      <w:divBdr>
        <w:top w:val="none" w:sz="0" w:space="0" w:color="auto"/>
        <w:left w:val="none" w:sz="0" w:space="0" w:color="auto"/>
        <w:bottom w:val="none" w:sz="0" w:space="0" w:color="auto"/>
        <w:right w:val="none" w:sz="0" w:space="0" w:color="auto"/>
      </w:divBdr>
    </w:div>
    <w:div w:id="2042128952">
      <w:bodyDiv w:val="1"/>
      <w:marLeft w:val="0"/>
      <w:marRight w:val="0"/>
      <w:marTop w:val="0"/>
      <w:marBottom w:val="0"/>
      <w:divBdr>
        <w:top w:val="none" w:sz="0" w:space="0" w:color="auto"/>
        <w:left w:val="none" w:sz="0" w:space="0" w:color="auto"/>
        <w:bottom w:val="none" w:sz="0" w:space="0" w:color="auto"/>
        <w:right w:val="none" w:sz="0" w:space="0" w:color="auto"/>
      </w:divBdr>
    </w:div>
    <w:div w:id="2067486832">
      <w:bodyDiv w:val="1"/>
      <w:marLeft w:val="0"/>
      <w:marRight w:val="0"/>
      <w:marTop w:val="0"/>
      <w:marBottom w:val="0"/>
      <w:divBdr>
        <w:top w:val="none" w:sz="0" w:space="0" w:color="auto"/>
        <w:left w:val="none" w:sz="0" w:space="0" w:color="auto"/>
        <w:bottom w:val="none" w:sz="0" w:space="0" w:color="auto"/>
        <w:right w:val="none" w:sz="0" w:space="0" w:color="auto"/>
      </w:divBdr>
    </w:div>
    <w:div w:id="2072343967">
      <w:bodyDiv w:val="1"/>
      <w:marLeft w:val="0"/>
      <w:marRight w:val="0"/>
      <w:marTop w:val="0"/>
      <w:marBottom w:val="0"/>
      <w:divBdr>
        <w:top w:val="none" w:sz="0" w:space="0" w:color="auto"/>
        <w:left w:val="none" w:sz="0" w:space="0" w:color="auto"/>
        <w:bottom w:val="none" w:sz="0" w:space="0" w:color="auto"/>
        <w:right w:val="none" w:sz="0" w:space="0" w:color="auto"/>
      </w:divBdr>
      <w:divsChild>
        <w:div w:id="1721709573">
          <w:marLeft w:val="0"/>
          <w:marRight w:val="0"/>
          <w:marTop w:val="0"/>
          <w:marBottom w:val="0"/>
          <w:divBdr>
            <w:top w:val="none" w:sz="0" w:space="0" w:color="auto"/>
            <w:left w:val="none" w:sz="0" w:space="0" w:color="auto"/>
            <w:bottom w:val="none" w:sz="0" w:space="0" w:color="auto"/>
            <w:right w:val="none" w:sz="0" w:space="0" w:color="auto"/>
          </w:divBdr>
        </w:div>
      </w:divsChild>
    </w:div>
    <w:div w:id="2087411523">
      <w:bodyDiv w:val="1"/>
      <w:marLeft w:val="0"/>
      <w:marRight w:val="0"/>
      <w:marTop w:val="0"/>
      <w:marBottom w:val="0"/>
      <w:divBdr>
        <w:top w:val="none" w:sz="0" w:space="0" w:color="auto"/>
        <w:left w:val="none" w:sz="0" w:space="0" w:color="auto"/>
        <w:bottom w:val="none" w:sz="0" w:space="0" w:color="auto"/>
        <w:right w:val="none" w:sz="0" w:space="0" w:color="auto"/>
      </w:divBdr>
    </w:div>
    <w:div w:id="2116441137">
      <w:bodyDiv w:val="1"/>
      <w:marLeft w:val="0"/>
      <w:marRight w:val="0"/>
      <w:marTop w:val="0"/>
      <w:marBottom w:val="0"/>
      <w:divBdr>
        <w:top w:val="none" w:sz="0" w:space="0" w:color="auto"/>
        <w:left w:val="none" w:sz="0" w:space="0" w:color="auto"/>
        <w:bottom w:val="none" w:sz="0" w:space="0" w:color="auto"/>
        <w:right w:val="none" w:sz="0" w:space="0" w:color="auto"/>
      </w:divBdr>
    </w:div>
    <w:div w:id="2142725360">
      <w:bodyDiv w:val="1"/>
      <w:marLeft w:val="0"/>
      <w:marRight w:val="0"/>
      <w:marTop w:val="0"/>
      <w:marBottom w:val="0"/>
      <w:divBdr>
        <w:top w:val="none" w:sz="0" w:space="0" w:color="auto"/>
        <w:left w:val="none" w:sz="0" w:space="0" w:color="auto"/>
        <w:bottom w:val="none" w:sz="0" w:space="0" w:color="auto"/>
        <w:right w:val="none" w:sz="0" w:space="0" w:color="auto"/>
      </w:divBdr>
      <w:divsChild>
        <w:div w:id="1605575058">
          <w:marLeft w:val="0"/>
          <w:marRight w:val="0"/>
          <w:marTop w:val="0"/>
          <w:marBottom w:val="0"/>
          <w:divBdr>
            <w:top w:val="none" w:sz="0" w:space="0" w:color="auto"/>
            <w:left w:val="none" w:sz="0" w:space="0" w:color="auto"/>
            <w:bottom w:val="none" w:sz="0" w:space="0" w:color="auto"/>
            <w:right w:val="none" w:sz="0" w:space="0" w:color="auto"/>
          </w:divBdr>
          <w:divsChild>
            <w:div w:id="1334455805">
              <w:marLeft w:val="0"/>
              <w:marRight w:val="0"/>
              <w:marTop w:val="0"/>
              <w:marBottom w:val="0"/>
              <w:divBdr>
                <w:top w:val="none" w:sz="0" w:space="0" w:color="auto"/>
                <w:left w:val="none" w:sz="0" w:space="0" w:color="auto"/>
                <w:bottom w:val="none" w:sz="0" w:space="0" w:color="auto"/>
                <w:right w:val="none" w:sz="0" w:space="0" w:color="auto"/>
              </w:divBdr>
              <w:divsChild>
                <w:div w:id="19936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85203">
          <w:marLeft w:val="0"/>
          <w:marRight w:val="0"/>
          <w:marTop w:val="0"/>
          <w:marBottom w:val="0"/>
          <w:divBdr>
            <w:top w:val="none" w:sz="0" w:space="0" w:color="auto"/>
            <w:left w:val="none" w:sz="0" w:space="0" w:color="auto"/>
            <w:bottom w:val="none" w:sz="0" w:space="0" w:color="auto"/>
            <w:right w:val="none" w:sz="0" w:space="0" w:color="auto"/>
          </w:divBdr>
          <w:divsChild>
            <w:div w:id="146092297">
              <w:marLeft w:val="0"/>
              <w:marRight w:val="0"/>
              <w:marTop w:val="0"/>
              <w:marBottom w:val="0"/>
              <w:divBdr>
                <w:top w:val="none" w:sz="0" w:space="0" w:color="auto"/>
                <w:left w:val="none" w:sz="0" w:space="0" w:color="auto"/>
                <w:bottom w:val="none" w:sz="0" w:space="0" w:color="auto"/>
                <w:right w:val="none" w:sz="0" w:space="0" w:color="auto"/>
              </w:divBdr>
              <w:divsChild>
                <w:div w:id="17021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3916">
          <w:marLeft w:val="300"/>
          <w:marRight w:val="0"/>
          <w:marTop w:val="0"/>
          <w:marBottom w:val="150"/>
          <w:divBdr>
            <w:top w:val="none" w:sz="0" w:space="0" w:color="auto"/>
            <w:left w:val="none" w:sz="0" w:space="0" w:color="auto"/>
            <w:bottom w:val="none" w:sz="0" w:space="0" w:color="auto"/>
            <w:right w:val="none" w:sz="0" w:space="0" w:color="auto"/>
          </w:divBdr>
          <w:divsChild>
            <w:div w:id="1220821639">
              <w:marLeft w:val="0"/>
              <w:marRight w:val="0"/>
              <w:marTop w:val="0"/>
              <w:marBottom w:val="0"/>
              <w:divBdr>
                <w:top w:val="none" w:sz="0" w:space="0" w:color="auto"/>
                <w:left w:val="none" w:sz="0" w:space="0" w:color="auto"/>
                <w:bottom w:val="none" w:sz="0" w:space="0" w:color="auto"/>
                <w:right w:val="none" w:sz="0" w:space="0" w:color="auto"/>
              </w:divBdr>
              <w:divsChild>
                <w:div w:id="57740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ytimes.com/2012/08/01/opinion/cybersecurity-at-risk.html" TargetMode="External"/><Relationship Id="rId117" Type="http://schemas.openxmlformats.org/officeDocument/2006/relationships/hyperlink" Target="https://www.emptywheel.net/wp-content/uploads/2014/04/140411-Marathon-IG-Report.pdf" TargetMode="External"/><Relationship Id="rId21" Type="http://schemas.openxmlformats.org/officeDocument/2006/relationships/hyperlink" Target="http://www.cnn.com/2014/12/06/world/meast/yemen-u-s-hostage-killed/" TargetMode="External"/><Relationship Id="rId42" Type="http://schemas.openxmlformats.org/officeDocument/2006/relationships/hyperlink" Target="http://www.tomsguide.com/us/security-pioneer-predicts-future,news-17523.html" TargetMode="External"/><Relationship Id="rId47" Type="http://schemas.openxmlformats.org/officeDocument/2006/relationships/hyperlink" Target="http://www.usnews.com/debate-club/should-congress-end-the-nsas-massive-phone-data-collection-program/a-valuable-counterterrorism-capability" TargetMode="External"/><Relationship Id="rId63" Type="http://schemas.openxmlformats.org/officeDocument/2006/relationships/hyperlink" Target="http://www.start.umd.edu/news/report-finds-childhood-trauma-history-high-risk-behaviors-precursors-violent-extremism" TargetMode="External"/><Relationship Id="rId68" Type="http://schemas.openxmlformats.org/officeDocument/2006/relationships/hyperlink" Target="http://www.defenseone.com/threats/2014/09/are-we-downplaying-risks-homegrown-terrorism/94604/" TargetMode="External"/><Relationship Id="rId84" Type="http://schemas.openxmlformats.org/officeDocument/2006/relationships/hyperlink" Target="http://www.hstoday.us/columns/the-kimery-report/blog/the-threat-of-bioterrorism-and-the-ability-to-detect-it/bea57df4219d59980fcbd46429f7a918.html\" TargetMode="External"/><Relationship Id="rId89" Type="http://schemas.openxmlformats.org/officeDocument/2006/relationships/hyperlink" Target="http://www.state.gov/j/ct/rls/crt/2013/" TargetMode="External"/><Relationship Id="rId112" Type="http://schemas.openxmlformats.org/officeDocument/2006/relationships/hyperlink" Target="http://www.nationaljournal.com/congress/republicans-on-capitol-hill-paris-shooting-shows-congress-can-t-hamstring-nsa-20150107" TargetMode="External"/><Relationship Id="rId133" Type="http://schemas.openxmlformats.org/officeDocument/2006/relationships/fontTable" Target="fontTable.xml"/><Relationship Id="rId16" Type="http://schemas.openxmlformats.org/officeDocument/2006/relationships/hyperlink" Target="https://medium.com/war-is-boring/how-big-is-boko-haram-fac21c25807" TargetMode="External"/><Relationship Id="rId107" Type="http://schemas.openxmlformats.org/officeDocument/2006/relationships/hyperlink" Target="http://www.nctc.gov/" TargetMode="External"/><Relationship Id="rId11" Type="http://schemas.openxmlformats.org/officeDocument/2006/relationships/hyperlink" Target="http://www.cnn.com/2015/05/05/us/texas-shooting-gunmen/index.html" TargetMode="External"/><Relationship Id="rId32" Type="http://schemas.openxmlformats.org/officeDocument/2006/relationships/hyperlink" Target="http://www.csmonitor.com/tags/topic/National+Security+Agency" TargetMode="External"/><Relationship Id="rId37" Type="http://schemas.openxmlformats.org/officeDocument/2006/relationships/hyperlink" Target="http://www.tomsguide.com/us/nsa-spying-keeps-safe,review-1899-2.html" TargetMode="External"/><Relationship Id="rId53" Type="http://schemas.openxmlformats.org/officeDocument/2006/relationships/hyperlink" Target="http://apps.washingtonpost.com/g/page/world/nsa-review-boards-report/674/" TargetMode="External"/><Relationship Id="rId58" Type="http://schemas.openxmlformats.org/officeDocument/2006/relationships/hyperlink" Target="http://www.defenseone.com/threats/2015/05/us-foreign-policy-ignoring-homegrown-terrorists/113197/" TargetMode="External"/><Relationship Id="rId74" Type="http://schemas.openxmlformats.org/officeDocument/2006/relationships/hyperlink" Target="http://www.newsmax.com/Newsfront/ukraine-truce-deal-reached/2015/02/12/id/624291/" TargetMode="External"/><Relationship Id="rId79" Type="http://schemas.openxmlformats.org/officeDocument/2006/relationships/hyperlink" Target="http://www.psu.edu/" TargetMode="External"/><Relationship Id="rId102" Type="http://schemas.openxmlformats.org/officeDocument/2006/relationships/hyperlink" Target="http://www.pbs.org/wgbh/pages/frontline/shows/ira/reports/america.html" TargetMode="External"/><Relationship Id="rId123" Type="http://schemas.openxmlformats.org/officeDocument/2006/relationships/hyperlink" Target="http://www.9-11commission.gov/report/911Report.pdf" TargetMode="External"/><Relationship Id="rId128" Type="http://schemas.openxmlformats.org/officeDocument/2006/relationships/hyperlink" Target="http://www.telegraph.co.uk/news/worldnews/europe/france/11334249/Charlie-Hebdo-attack-the-Kouachi-brothers-and-the-network-of-French-Islamists-with-links-to-Islamic-State.html" TargetMode="External"/><Relationship Id="rId5" Type="http://schemas.openxmlformats.org/officeDocument/2006/relationships/settings" Target="settings.xml"/><Relationship Id="rId90" Type="http://schemas.openxmlformats.org/officeDocument/2006/relationships/hyperlink" Target="http://www.washingtonpost.com/world/national-security/american-who-killed-himself-in-syria-suicide-attack-was-from-south-florida-official-says/2014/05/30/03869b6e-e7f4-11e3-a86b-362fd5443d19_story.html" TargetMode="External"/><Relationship Id="rId95" Type="http://schemas.openxmlformats.org/officeDocument/2006/relationships/hyperlink" Target="http://www.splcenter.org/lone-wolf" TargetMode="External"/><Relationship Id="rId14" Type="http://schemas.openxmlformats.org/officeDocument/2006/relationships/hyperlink" Target="http://foreignpolicy.com/2014/09/18/mission-improbable/" TargetMode="External"/><Relationship Id="rId22" Type="http://schemas.openxmlformats.org/officeDocument/2006/relationships/hyperlink" Target="http://www.washingtonpost.com/world/national-security/human-rights-report-takes-at-us-terror-prosecutions-criticizes-fbi-tactics/2014/07/21/018376ce-0e88-11e4-8341-b8072b1e7348_story.html" TargetMode="External"/><Relationship Id="rId27" Type="http://schemas.openxmlformats.org/officeDocument/2006/relationships/hyperlink" Target="http://www.nytimes.com/2013/08/13/us/nsa-leaks-make-plan-for-cyberdefense-unlikely.html?pagewanted=all" TargetMode="External"/><Relationship Id="rId30" Type="http://schemas.openxmlformats.org/officeDocument/2006/relationships/hyperlink" Target="http://mobile.wnd.com/2014/09/isis-threat-looms-over-u-s-homeland/" TargetMode="External"/><Relationship Id="rId35" Type="http://schemas.openxmlformats.org/officeDocument/2006/relationships/hyperlink" Target="http://www.tomsguide.com/us/nsa-smartphones-der-spiegel,news-17526.html" TargetMode="External"/><Relationship Id="rId43" Type="http://schemas.openxmlformats.org/officeDocument/2006/relationships/hyperlink" Target="http://www.tomsguide.com/us/nsa-spying-keeps-safe,review-1899-2.html" TargetMode="External"/><Relationship Id="rId48" Type="http://schemas.openxmlformats.org/officeDocument/2006/relationships/hyperlink" Target="http://www.washingtonpost.com/world/national-security/guilty-plea-in-underwear-bomb-plot/2011/10/12/gIQAe6aKgL_story.html" TargetMode="External"/><Relationship Id="rId56" Type="http://schemas.openxmlformats.org/officeDocument/2006/relationships/hyperlink" Target="http://www.seanlawson.net/?p=477" TargetMode="External"/><Relationship Id="rId64" Type="http://schemas.openxmlformats.org/officeDocument/2006/relationships/hyperlink" Target="http://armedservices.house.gov/index.cfm/hearings-display?ContentRecord_id=8BB0BFB1-0965-4822-8179-8CF3E319629E" TargetMode="External"/><Relationship Id="rId69" Type="http://schemas.openxmlformats.org/officeDocument/2006/relationships/hyperlink" Target="http://projects.nytimes.com/guantanamo/detainees/held" TargetMode="External"/><Relationship Id="rId77" Type="http://schemas.openxmlformats.org/officeDocument/2006/relationships/hyperlink" Target="http://extension.psu.edu/animals/health/biosecurity/fundamentals/agroterrorism-a-potential-threat-to-us-animal-agriculture-i" TargetMode="External"/><Relationship Id="rId100" Type="http://schemas.openxmlformats.org/officeDocument/2006/relationships/hyperlink" Target="http://dissenter.firedoglake.com/2013/10/02/senate-hearing-us-intelligence-leaders-confronted-for-misleading-public-on-effectiveness-of-nsa-programs/" TargetMode="External"/><Relationship Id="rId105" Type="http://schemas.openxmlformats.org/officeDocument/2006/relationships/hyperlink" Target="https://www.eff.org/sites/default/files/filenode/dupe_of_039_redacted.ex_-_ocr.pdf" TargetMode="External"/><Relationship Id="rId113" Type="http://schemas.openxmlformats.org/officeDocument/2006/relationships/hyperlink" Target="http://www.washingtonpost.com/page/2010-2019/WashingtonPost/2015/01/18/National-Politics/Polling/release_383.xml" TargetMode="External"/><Relationship Id="rId118" Type="http://schemas.openxmlformats.org/officeDocument/2006/relationships/hyperlink" Target="http://www.theguardian.com/world/2015/jan/12/-sp-charlie-hebdo-attackers-kids-france-radicalised-paris" TargetMode="External"/><Relationship Id="rId126" Type="http://schemas.openxmlformats.org/officeDocument/2006/relationships/hyperlink" Target="http://www.theguardian.com/commentisfree/2015/jan/12/guardian-view-on-mass-surveillance" TargetMode="External"/><Relationship Id="rId134" Type="http://schemas.openxmlformats.org/officeDocument/2006/relationships/theme" Target="theme/theme1.xml"/><Relationship Id="rId8" Type="http://schemas.openxmlformats.org/officeDocument/2006/relationships/hyperlink" Target="http://www.pbs.org/newshour/rundown/u-s-officials-fear-radicalized-citizens-will-carry-lone-wolf-terror-plots/%20" TargetMode="External"/><Relationship Id="rId51" Type="http://schemas.openxmlformats.org/officeDocument/2006/relationships/hyperlink" Target="http://www.washingtonpost.com/world/national-security/nsa-shouldnt-keep-phone-database-review-board-recommends/2013/12/18/f44fe7c0-67fd-11e3-a0b9-249bbb34602c_story.html" TargetMode="External"/><Relationship Id="rId72" Type="http://schemas.openxmlformats.org/officeDocument/2006/relationships/hyperlink" Target="http://www.newsmax.com/Newsfront/jeh-johnson-homeland-security-chief/2015/02/08/id/623459/" TargetMode="External"/><Relationship Id="rId80" Type="http://schemas.openxmlformats.org/officeDocument/2006/relationships/hyperlink" Target="http://southeastfarmpress.com/government/agroterrorism-threat-real" TargetMode="External"/><Relationship Id="rId85" Type="http://schemas.openxmlformats.org/officeDocument/2006/relationships/hyperlink" Target="http://www.doh.state.fl.us/Environment/medicine/foodsurveillance/resource_docs/Food_Terrorism.pdf" TargetMode="External"/><Relationship Id="rId93" Type="http://schemas.openxmlformats.org/officeDocument/2006/relationships/hyperlink" Target="http://www.dailymail.co.uk/home/search.html?s=&amp;authornamef=Anneta+Konstantinides+For+Dailymail.com" TargetMode="External"/><Relationship Id="rId98" Type="http://schemas.openxmlformats.org/officeDocument/2006/relationships/hyperlink" Target="http://www.webpronews.com/sen-leahy-introduces-usa-freedom-act-to-reign-in-nsa-2013-10" TargetMode="External"/><Relationship Id="rId121" Type="http://schemas.openxmlformats.org/officeDocument/2006/relationships/hyperlink" Target="http://en.wikipedia.org/wiki/Stellar_Wind" TargetMode="External"/><Relationship Id="rId3" Type="http://schemas.openxmlformats.org/officeDocument/2006/relationships/styles" Target="styles.xml"/><Relationship Id="rId12" Type="http://schemas.openxmlformats.org/officeDocument/2006/relationships/hyperlink" Target="http://forum.iop.harvard.edu/content/conversation-cia-director-john-brennan" TargetMode="External"/><Relationship Id="rId17" Type="http://schemas.openxmlformats.org/officeDocument/2006/relationships/hyperlink" Target="http://www.foreignaffairs.com/articles/143293/jennifer-r-williams/the-bureaucracy-of-terror" TargetMode="External"/><Relationship Id="rId25" Type="http://schemas.openxmlformats.org/officeDocument/2006/relationships/hyperlink" Target="http://outsidelens.scmagazine.com/video/China-Cyber-Hacking-on-New-York;search%3Atag%3A%22breaches%22" TargetMode="External"/><Relationship Id="rId33" Type="http://schemas.openxmlformats.org/officeDocument/2006/relationships/hyperlink" Target="http://www.csmonitor.com/tags/topic/Barack+Obama" TargetMode="External"/><Relationship Id="rId38" Type="http://schemas.openxmlformats.org/officeDocument/2006/relationships/image" Target="media/image1.png"/><Relationship Id="rId46" Type="http://schemas.openxmlformats.org/officeDocument/2006/relationships/hyperlink" Target="http://www.burr.senate.gov/press/releases/senate-intel-chairman-burr-on-passage-of-hr-2048-this-is-no-time-for-an-untested-unproven-proposal" TargetMode="External"/><Relationship Id="rId59" Type="http://schemas.openxmlformats.org/officeDocument/2006/relationships/hyperlink" Target="http://foreignpolicy.com/2015/01/26/al-qaeda-islamic-state-myth-of-the-terrorist-safe-haven/" TargetMode="External"/><Relationship Id="rId67" Type="http://schemas.openxmlformats.org/officeDocument/2006/relationships/hyperlink" Target="http://www.state.gov/j/ct/rls/crt/2010/170257.htm" TargetMode="External"/><Relationship Id="rId103" Type="http://schemas.openxmlformats.org/officeDocument/2006/relationships/hyperlink" Target="http://www.latimes.com/nation/la-na-nsa-surveillance-20131003,0,2535208.story" TargetMode="External"/><Relationship Id="rId108" Type="http://schemas.openxmlformats.org/officeDocument/2006/relationships/hyperlink" Target="http://www.zmescience.com/research/technology/nsa-overwhelmed-data-53354/" TargetMode="External"/><Relationship Id="rId116" Type="http://schemas.openxmlformats.org/officeDocument/2006/relationships/hyperlink" Target="http://www.motherjones.com/politics/2013/08/nidal-hasan-anwar-awlaki-emails-fbi-fort-hood" TargetMode="External"/><Relationship Id="rId124" Type="http://schemas.openxmlformats.org/officeDocument/2006/relationships/hyperlink" Target="http://www.theguardian.com/commentisfree/2013/jul/15/crux-nsa-collect-it-all" TargetMode="External"/><Relationship Id="rId129" Type="http://schemas.openxmlformats.org/officeDocument/2006/relationships/hyperlink" Target="http://www.newsday.com/news/nation/amedy-coulibaly-gunman-in-paris-siege-pledges-loyalty-to-islamic-state-in-posthumous-video-1.9795808" TargetMode="External"/><Relationship Id="rId20" Type="http://schemas.openxmlformats.org/officeDocument/2006/relationships/hyperlink" Target="http://www.reuters.com/article/2015/04/23/us-mideast-crisis-syria-casualties-idUSKBN0NE0UL20150423" TargetMode="External"/><Relationship Id="rId41" Type="http://schemas.openxmlformats.org/officeDocument/2006/relationships/hyperlink" Target="http://www.tomsguide.com/us/nsa-spying-keeps-safe,review-1899-2.html" TargetMode="External"/><Relationship Id="rId54" Type="http://schemas.openxmlformats.org/officeDocument/2006/relationships/hyperlink" Target="http://harvardnsj.org/2013/07/the-nsa-surveillance-controversy-how-the-ratchet-effect-can-impact-anti-terrorism-laws/" TargetMode="External"/><Relationship Id="rId62" Type="http://schemas.openxmlformats.org/officeDocument/2006/relationships/hyperlink" Target="http://www.press.org/events/former-cia-deputy-director-discuss-agencys-counterterrorism-successes-and-failures" TargetMode="External"/><Relationship Id="rId70" Type="http://schemas.openxmlformats.org/officeDocument/2006/relationships/hyperlink" Target="http://www.pewglobal.org/database/indicator/52/" TargetMode="External"/><Relationship Id="rId75" Type="http://schemas.openxmlformats.org/officeDocument/2006/relationships/hyperlink" Target="http://www.alafarmnews.com/index.php?option=com_content&amp;view=article&amp;id=1008:agroterrorism-a-deadly-serious-problem&amp;catid=2:uncategorised&amp;Itemid=184" TargetMode="External"/><Relationship Id="rId83" Type="http://schemas.openxmlformats.org/officeDocument/2006/relationships/hyperlink" Target="http://www.oie.int/eng/publicat/rt/2....%20DUDLEY.pdf" TargetMode="External"/><Relationship Id="rId88" Type="http://schemas.openxmlformats.org/officeDocument/2006/relationships/hyperlink" Target="http://www.rand.org/pubs/research_reports/RR637.html" TargetMode="External"/><Relationship Id="rId91" Type="http://schemas.openxmlformats.org/officeDocument/2006/relationships/hyperlink" Target="http://www.theguardian.com/world/2014/jun/01/french-suspect-brussels-jewish-museum-attack-syria" TargetMode="External"/><Relationship Id="rId96" Type="http://schemas.openxmlformats.org/officeDocument/2006/relationships/hyperlink" Target="http://cyber.law.harvard.edu/" TargetMode="External"/><Relationship Id="rId111" Type="http://schemas.openxmlformats.org/officeDocument/2006/relationships/hyperlink" Target="http://reason.com/topics/charlie-hebdo-shooting" TargetMode="External"/><Relationship Id="rId132" Type="http://schemas.openxmlformats.org/officeDocument/2006/relationships/hyperlink" Target="http://i-hls.com/2015/01/agroterrorism-real-threat/#sthash.ABg1TV2T.dpu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cnn.com/2014/09/11/world/meast/isis-syria-iraq/)" TargetMode="External"/><Relationship Id="rId23" Type="http://schemas.openxmlformats.org/officeDocument/2006/relationships/hyperlink" Target="http://www.nytimes.com/2013/06/08/opinion/congress-can-stop-privacy-abuse.html" TargetMode="External"/><Relationship Id="rId28" Type="http://schemas.openxmlformats.org/officeDocument/2006/relationships/hyperlink" Target="http://www.nytimes.com/2013/08/13/us/nsa-leaks-make-plan-for-cyberdefense-unlikely.html?pagewanted=all&amp;_r=0" TargetMode="External"/><Relationship Id="rId36" Type="http://schemas.openxmlformats.org/officeDocument/2006/relationships/hyperlink" Target="http://www.tomsguide.com/us/nsa-undercover-tech-companies,news-17515.html" TargetMode="External"/><Relationship Id="rId49" Type="http://schemas.openxmlformats.org/officeDocument/2006/relationships/hyperlink" Target="http://www.washingtonpost.com/world/national-security/al-awlaki-directed-christmas-underwear-bomber-plot-justice-department-memo-says/2012/02/10/gIQArDOt4Q_story.html" TargetMode="External"/><Relationship Id="rId57" Type="http://schemas.openxmlformats.org/officeDocument/2006/relationships/hyperlink" Target="http://www.vcc.columbia.edu/files/vale/documents/US_IFDI_-_FINAL_-_REVISED_Feb_4_2013.pdf" TargetMode="External"/><Relationship Id="rId106" Type="http://schemas.openxmlformats.org/officeDocument/2006/relationships/hyperlink" Target="https://www.fas.org/irp/eprint/psp.pdf" TargetMode="External"/><Relationship Id="rId114" Type="http://schemas.openxmlformats.org/officeDocument/2006/relationships/hyperlink" Target="http://www.intelligence.gov/mission/member-agencies.html" TargetMode="External"/><Relationship Id="rId119" Type="http://schemas.openxmlformats.org/officeDocument/2006/relationships/hyperlink" Target="http://ktla.com/2015/01/10/charlie-hebdo-attacker-underwear-bomber-were-possibly-roommates-cnn/" TargetMode="External"/><Relationship Id="rId127" Type="http://schemas.openxmlformats.org/officeDocument/2006/relationships/hyperlink" Target="http://www.thedailybeast.com/articles/2014/10/24/in-canada-the-stray-dogs-of-isis.html" TargetMode="External"/><Relationship Id="rId10" Type="http://schemas.openxmlformats.org/officeDocument/2006/relationships/hyperlink" Target="http://www.cnn.com/2015/05/03/us/mohammed-drawing-contest-shooting/index.html" TargetMode="External"/><Relationship Id="rId31" Type="http://schemas.openxmlformats.org/officeDocument/2006/relationships/hyperlink" Target="http://www.csmonitor.com/tags/topic/United+States" TargetMode="External"/><Relationship Id="rId44" Type="http://schemas.openxmlformats.org/officeDocument/2006/relationships/hyperlink" Target="http://www.tomsguide.com/us/nsa-spying-keeps-safe,review-1899-2.html" TargetMode="External"/><Relationship Id="rId52" Type="http://schemas.openxmlformats.org/officeDocument/2006/relationships/hyperlink" Target="http://www.people-press.org/2013/10/18/trust-in-government-interactive/" TargetMode="External"/><Relationship Id="rId60" Type="http://schemas.openxmlformats.org/officeDocument/2006/relationships/hyperlink" Target="http://www.c-span.org/video/?324329-1/hearing-national-security-intelligence-matters" TargetMode="External"/><Relationship Id="rId65" Type="http://schemas.openxmlformats.org/officeDocument/2006/relationships/hyperlink" Target="https://news.vice.com/video/president-obama-speaks-with-vice-news" TargetMode="External"/><Relationship Id="rId73" Type="http://schemas.openxmlformats.org/officeDocument/2006/relationships/hyperlink" Target="http://www.newsmax.com/Headline/Obama-war-powers-ISIS/2015/02/11/id/624237/" TargetMode="External"/><Relationship Id="rId78" Type="http://schemas.openxmlformats.org/officeDocument/2006/relationships/hyperlink" Target="http://agsci.psu.edu/" TargetMode="External"/><Relationship Id="rId81" Type="http://schemas.openxmlformats.org/officeDocument/2006/relationships/hyperlink" Target="http://birdflubook.com/a.php?id=111" TargetMode="External"/><Relationship Id="rId86" Type="http://schemas.openxmlformats.org/officeDocument/2006/relationships/hyperlink" Target="http://ipaperus.ipaperus.com/HomelandSecurityToday/Jan2010/" TargetMode="External"/><Relationship Id="rId94" Type="http://schemas.openxmlformats.org/officeDocument/2006/relationships/hyperlink" Target="http://news.yahoo.com/watchdog-report-rise-of-lone-wolf-domestic-terrorists-is-dangerous-situation-002912201.html" TargetMode="External"/><Relationship Id="rId99" Type="http://schemas.openxmlformats.org/officeDocument/2006/relationships/hyperlink" Target="http://www.theguardian.com/us-news/nsa" TargetMode="External"/><Relationship Id="rId101" Type="http://schemas.openxmlformats.org/officeDocument/2006/relationships/hyperlink" Target="http://www.slate.com/articles/technology/future_tense/2013/09/basaaly_moalin_s_defense_team_takes_on_mass_nsa_telephone_surveillance.html" TargetMode="External"/><Relationship Id="rId122" Type="http://schemas.openxmlformats.org/officeDocument/2006/relationships/hyperlink" Target="https://www.fas.org/irp/congress/2002_rpt/911rept.pdf" TargetMode="External"/><Relationship Id="rId130" Type="http://schemas.openxmlformats.org/officeDocument/2006/relationships/hyperlink" Target="http://www.thedailybeast.com/articles/2013/04/26/the-awlaki-connection.html" TargetMode="External"/><Relationship Id="rId4" Type="http://schemas.microsoft.com/office/2007/relationships/stylesWithEffects" Target="stylesWithEffects.xml"/><Relationship Id="rId9" Type="http://schemas.openxmlformats.org/officeDocument/2006/relationships/hyperlink" Target="http://www.pbs.org/newshour/rundown/u-s-officials-fear-radicalized-citizens-will-carry-lone-wolf-terror-plots/%20" TargetMode="External"/><Relationship Id="rId13" Type="http://schemas.openxmlformats.org/officeDocument/2006/relationships/hyperlink" Target="http://forum.iop.harvard.edu/content/conversation-cia-director-john-brennan" TargetMode="External"/><Relationship Id="rId18" Type="http://schemas.openxmlformats.org/officeDocument/2006/relationships/hyperlink" Target="http://foreignaffairs.house.gov/hearing/subcommittee-hearing-al-qaeda-afghanistan-and-pakistan-enduring-threat" TargetMode="External"/><Relationship Id="rId39" Type="http://schemas.openxmlformats.org/officeDocument/2006/relationships/hyperlink" Target="http://www.tomsguide.com/us/nsa-spying-keeps-safe,review-1899-2.html" TargetMode="External"/><Relationship Id="rId109" Type="http://schemas.openxmlformats.org/officeDocument/2006/relationships/hyperlink" Target="http://www.theguardian.com/uk/2013/jun/21/gchq-cables-secret-world-communications-nsa" TargetMode="External"/><Relationship Id="rId34" Type="http://schemas.openxmlformats.org/officeDocument/2006/relationships/hyperlink" Target="http://www.tomsguide.com/us/privacy-organization-save-internet,news-17529.html" TargetMode="External"/><Relationship Id="rId50" Type="http://schemas.openxmlformats.org/officeDocument/2006/relationships/hyperlink" Target="http://www.commerce.senate.gov/public/?a=Files.Serve&amp;File_id=0d2b3642-6221-4888-a631-08f2f255b577" TargetMode="External"/><Relationship Id="rId55" Type="http://schemas.openxmlformats.org/officeDocument/2006/relationships/hyperlink" Target="http://sethbaum.com/ac/2013_NuclearWar.pdf" TargetMode="External"/><Relationship Id="rId76" Type="http://schemas.openxmlformats.org/officeDocument/2006/relationships/hyperlink" Target="http://www.agi.alabama.gov/" TargetMode="External"/><Relationship Id="rId97" Type="http://schemas.openxmlformats.org/officeDocument/2006/relationships/hyperlink" Target="http://www.washingtonpost.com/blogs/the-switch/wp/2013/10/03/the-fact-that-the-nsa-collected-cell-site-data-is-a-big-deal-but-so-is-the-fact-they-admitted-it/" TargetMode="External"/><Relationship Id="rId104" Type="http://schemas.openxmlformats.org/officeDocument/2006/relationships/hyperlink" Target="http://en.wikiquote.org/wiki/The_Return_of_the_Pink_Panther" TargetMode="External"/><Relationship Id="rId120" Type="http://schemas.openxmlformats.org/officeDocument/2006/relationships/hyperlink" Target="http://en.wikipedia.org/wiki/Patriot_Act" TargetMode="External"/><Relationship Id="rId125" Type="http://schemas.openxmlformats.org/officeDocument/2006/relationships/hyperlink" Target="http://www.forbes.com/sites/kashmirhill/2013/10/07/the-nsas-hugely-expensive-utah-data-center-has-major-electrical-problems-and-basically-isnt-working/" TargetMode="External"/><Relationship Id="rId7" Type="http://schemas.openxmlformats.org/officeDocument/2006/relationships/hyperlink" Target="http://www.pbs.org/newshour/rundown/u-s-officials-fear-radicalized-citizens-will-carry-lone-wolf-terror-plots/%20" TargetMode="External"/><Relationship Id="rId71" Type="http://schemas.openxmlformats.org/officeDocument/2006/relationships/hyperlink" Target="http://www.newsmaxtv.com/" TargetMode="External"/><Relationship Id="rId92" Type="http://schemas.openxmlformats.org/officeDocument/2006/relationships/hyperlink" Target="http://www.npr.org/books/titles/361748865/why-we-lost-a-generals-inside-account-of-the-iraq-and-afghanistan-wars" TargetMode="External"/><Relationship Id="rId2" Type="http://schemas.openxmlformats.org/officeDocument/2006/relationships/numbering" Target="numbering.xml"/><Relationship Id="rId29" Type="http://schemas.openxmlformats.org/officeDocument/2006/relationships/hyperlink" Target="http://icontherecord.tumblr.com/post/62344881129/remarks-as-prepared-for-delivery-by-director-of" TargetMode="External"/><Relationship Id="rId24" Type="http://schemas.openxmlformats.org/officeDocument/2006/relationships/hyperlink" Target="http://www.newrepublic.com/article/115002/mass%20warehousing%20of%20everyone%E2%80%99s%20data" TargetMode="External"/><Relationship Id="rId40" Type="http://schemas.openxmlformats.org/officeDocument/2006/relationships/hyperlink" Target="http://www.tomsguide.com/us/can-you-hide-from-nsa,review-1793.html" TargetMode="External"/><Relationship Id="rId45" Type="http://schemas.openxmlformats.org/officeDocument/2006/relationships/hyperlink" Target="http://www.cnn.com/2015/05/28/politics/fbi-isis-local-law-enforcement/" TargetMode="External"/><Relationship Id="rId66" Type="http://schemas.openxmlformats.org/officeDocument/2006/relationships/hyperlink" Target="http://www.wsj.com/articles/islamic-state-solidifies-foothold-in-libya-to-expand-reach-1431989697)" TargetMode="External"/><Relationship Id="rId87" Type="http://schemas.openxmlformats.org/officeDocument/2006/relationships/hyperlink" Target="http://foreignpolicy.com/2014/06/10/we-are-losing-the-war-on-terror/" TargetMode="External"/><Relationship Id="rId110" Type="http://schemas.openxmlformats.org/officeDocument/2006/relationships/hyperlink" Target="http://www.zdnet.com/article/nsa-whistleblower-overwhelmed-with-data-ineffective/?tag=nl.e539&amp;s_cid=e539&amp;ttag=e539&amp;ftag=TRE17cfd61" TargetMode="External"/><Relationship Id="rId115" Type="http://schemas.openxmlformats.org/officeDocument/2006/relationships/hyperlink" Target="http://www.voanews.com/content/intelligence-officials-underwear-bomber-plane--82193462/111607.html" TargetMode="External"/><Relationship Id="rId131" Type="http://schemas.openxmlformats.org/officeDocument/2006/relationships/hyperlink" Target="http://www.theguardian.com/australia-news/2014/dec/15/man-haron-monis-sydney-siege-suspect" TargetMode="External"/><Relationship Id="rId61" Type="http://schemas.openxmlformats.org/officeDocument/2006/relationships/hyperlink" Target="http://www.msnbc.com/morning-joe/watch/homeland-secy.--lone-actors-are-a-concern-446031939989" TargetMode="External"/><Relationship Id="rId82" Type="http://schemas.openxmlformats.org/officeDocument/2006/relationships/hyperlink" Target="http://www.hstoday.us/columns/the-kimery-report/blog/the-threat-of-bioterrorism-and-the-ability-to-detect-it/bea57df4219d59980fcbd46429f7a918.html\" TargetMode="External"/><Relationship Id="rId19" Type="http://schemas.openxmlformats.org/officeDocument/2006/relationships/hyperlink" Target="http://www.thebureauinvestigates.com/category/projects/drones/drones-graph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pta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3A64F-2A9D-4F4F-AA67-1D3ECAE15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27637</TotalTime>
  <Pages>19</Pages>
  <Words>45133</Words>
  <Characters>257262</Characters>
  <Application>Microsoft Office Word</Application>
  <DocSecurity>0</DocSecurity>
  <Lines>2143</Lines>
  <Paragraphs>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Captain</dc:creator>
  <cp:keywords>5.1.1</cp:keywords>
  <cp:lastModifiedBy>Captain</cp:lastModifiedBy>
  <cp:revision>2</cp:revision>
  <dcterms:created xsi:type="dcterms:W3CDTF">2015-05-15T04:51:00Z</dcterms:created>
  <dcterms:modified xsi:type="dcterms:W3CDTF">2015-06-05T19:20:00Z</dcterms:modified>
</cp:coreProperties>
</file>