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5491" w:rsidRPr="001D3DAB" w:rsidRDefault="00836026" w:rsidP="00075491">
      <w:pPr>
        <w:pStyle w:val="Heading1"/>
      </w:pPr>
      <w:r w:rsidRPr="001D3DAB">
        <w:t>OCS AFF</w:t>
      </w:r>
    </w:p>
    <w:p w:rsidR="00836026" w:rsidRPr="001D3DAB" w:rsidRDefault="00836026" w:rsidP="00836026">
      <w:pPr>
        <w:pStyle w:val="Heading2"/>
      </w:pPr>
      <w:r w:rsidRPr="001D3DAB">
        <w:lastRenderedPageBreak/>
        <w:t xml:space="preserve">Drilling </w:t>
      </w:r>
    </w:p>
    <w:p w:rsidR="00836026" w:rsidRPr="001D3DAB" w:rsidRDefault="00836026" w:rsidP="00836026">
      <w:pPr>
        <w:pStyle w:val="Heading3"/>
      </w:pPr>
      <w:r w:rsidRPr="001D3DAB">
        <w:t xml:space="preserve">1ac – inherency </w:t>
      </w:r>
    </w:p>
    <w:p w:rsidR="000B1E12" w:rsidRPr="001D3DAB" w:rsidRDefault="000B1E12" w:rsidP="000B1E12">
      <w:pPr>
        <w:pStyle w:val="Heading4"/>
        <w:rPr>
          <w:szCs w:val="26"/>
        </w:rPr>
      </w:pPr>
      <w:r w:rsidRPr="001D3DAB">
        <w:rPr>
          <w:szCs w:val="26"/>
        </w:rPr>
        <w:t xml:space="preserve">Oil search green lit in the Atlantic OCS, but 2017 moratorium prevents any drilling </w:t>
      </w:r>
    </w:p>
    <w:p w:rsidR="000B1E12" w:rsidRPr="001D3DAB" w:rsidRDefault="00836026" w:rsidP="00D17C4E">
      <w:pPr>
        <w:rPr>
          <w:rStyle w:val="Hyperlink"/>
        </w:rPr>
      </w:pPr>
      <w:r w:rsidRPr="001D3DAB">
        <w:t xml:space="preserve">Michael </w:t>
      </w:r>
      <w:r w:rsidRPr="001D3DAB">
        <w:rPr>
          <w:rStyle w:val="StyleStyleBold12pt"/>
          <w:szCs w:val="26"/>
        </w:rPr>
        <w:t>Wines</w:t>
      </w:r>
      <w:r w:rsidRPr="001D3DAB">
        <w:t xml:space="preserve"> 2/27/</w:t>
      </w:r>
      <w:r w:rsidRPr="001D3DAB">
        <w:rPr>
          <w:rStyle w:val="StyleStyleBold12pt"/>
          <w:szCs w:val="26"/>
        </w:rPr>
        <w:t>14</w:t>
      </w:r>
      <w:r w:rsidRPr="001D3DAB">
        <w:t xml:space="preserve"> “U.S. Moves Toward Atlantic Oil Exploration, Stirring Debate Over Sea Life”, </w:t>
      </w:r>
      <w:hyperlink r:id="rId9" w:history="1">
        <w:r w:rsidRPr="001D3DAB">
          <w:rPr>
            <w:rStyle w:val="Hyperlink"/>
          </w:rPr>
          <w:t>http://www.nytimes.com/2014/02/28/us/us-moves-toward-atlantic-oil-exploration-stirring-debate-over-sea-life.html?_r=1</w:t>
        </w:r>
      </w:hyperlink>
    </w:p>
    <w:p w:rsidR="007F7E42" w:rsidRPr="001D3DAB" w:rsidRDefault="007F7E42" w:rsidP="00D17C4E">
      <w:pPr>
        <w:rPr>
          <w:rStyle w:val="Hyperlink"/>
        </w:rPr>
      </w:pPr>
    </w:p>
    <w:p w:rsidR="007F7E42" w:rsidRPr="001D3DAB" w:rsidRDefault="007F7E42" w:rsidP="00D17C4E">
      <w:pPr>
        <w:rPr>
          <w:rStyle w:val="StyleBoldUnderline"/>
        </w:rPr>
      </w:pPr>
      <w:r w:rsidRPr="001D3DAB">
        <w:rPr>
          <w:rStyle w:val="StyleBoldUnderline"/>
        </w:rPr>
        <w:t>The Interior Department opened the door</w:t>
      </w:r>
      <w:r w:rsidRPr="001D3DAB">
        <w:rPr>
          <w:sz w:val="16"/>
        </w:rPr>
        <w:t xml:space="preserve"> on Thursday </w:t>
      </w:r>
      <w:r w:rsidRPr="001D3DAB">
        <w:rPr>
          <w:rStyle w:val="StyleBoldUnderline"/>
        </w:rPr>
        <w:t xml:space="preserve">to the first searches </w:t>
      </w:r>
      <w:r w:rsidRPr="001D3DAB">
        <w:rPr>
          <w:sz w:val="16"/>
        </w:rPr>
        <w:t xml:space="preserve">in decades for oil and gas </w:t>
      </w:r>
      <w:r w:rsidRPr="001D3DAB">
        <w:rPr>
          <w:rStyle w:val="StyleBoldUnderline"/>
        </w:rPr>
        <w:t>off the Atlantic coast</w:t>
      </w:r>
      <w:r w:rsidRPr="001D3DAB">
        <w:rPr>
          <w:sz w:val="16"/>
        </w:rPr>
        <w:t>, recommending that undersea seismic surveys proceed, though with a host of safeguards to shield marine life from much of their impact.</w:t>
      </w:r>
      <w:r w:rsidRPr="00463568">
        <w:t>¶</w:t>
      </w:r>
      <w:r w:rsidRPr="001D3DAB">
        <w:rPr>
          <w:sz w:val="16"/>
        </w:rPr>
        <w:t xml:space="preserve"> </w:t>
      </w:r>
      <w:r w:rsidRPr="001D3DAB">
        <w:rPr>
          <w:rStyle w:val="StyleBoldUnderline"/>
        </w:rPr>
        <w:t>The recommendation is likely to be adopted</w:t>
      </w:r>
      <w:r w:rsidRPr="001D3DAB">
        <w:rPr>
          <w:sz w:val="16"/>
        </w:rPr>
        <w:t xml:space="preserve"> after a period of public comment and over objections by environmental activists who say it will be ruinous for the climate and sea life alike.</w:t>
      </w:r>
      <w:r w:rsidRPr="00463568">
        <w:t>¶</w:t>
      </w:r>
      <w:r w:rsidRPr="001D3DAB">
        <w:rPr>
          <w:sz w:val="16"/>
        </w:rPr>
        <w:t xml:space="preserve"> </w:t>
      </w:r>
      <w:r w:rsidRPr="001D3DAB">
        <w:rPr>
          <w:rStyle w:val="StyleBoldUnderline"/>
        </w:rPr>
        <w:t>The American Petroleum Institute called the recommendation a critical step toward bolstering the nation’s energy security,</w:t>
      </w:r>
      <w:r w:rsidRPr="001D3DAB">
        <w:rPr>
          <w:sz w:val="16"/>
        </w:rPr>
        <w:t xml:space="preserve"> predicting that oil and gas production in the region could create 280,000 new jobs and generate $195 billion in private investment.</w:t>
      </w:r>
      <w:r w:rsidRPr="00463568">
        <w:t>¶</w:t>
      </w:r>
      <w:r w:rsidRPr="001D3DAB">
        <w:rPr>
          <w:sz w:val="16"/>
        </w:rPr>
        <w:t xml:space="preserve"> Activists were livid. Allowing exploration “could be a death sentence for many marine mammals, and is needlessly turning the Atlantic Ocean into a blast zone,” Jacqueline Savitz, a vice president at the conservation group Oceana, said in a statement on Thursday.</w:t>
      </w:r>
      <w:r w:rsidRPr="00463568">
        <w:t>¶</w:t>
      </w:r>
      <w:r w:rsidRPr="001D3DAB">
        <w:rPr>
          <w:sz w:val="16"/>
        </w:rPr>
        <w:t xml:space="preserve"> Oceana and other groups have campaigned for months against the Atlantic survey plans, citing Interior Department calculations that the intense noise of seismic exploration could kill and injure thousands of dolphins and whales. </w:t>
      </w:r>
      <w:r w:rsidRPr="00463568">
        <w:t>¶</w:t>
      </w:r>
      <w:r w:rsidRPr="001D3DAB">
        <w:rPr>
          <w:sz w:val="16"/>
        </w:rPr>
        <w:t xml:space="preserve"> But while the assessment released on Thursday repeats those estimates, it also largely dismisses them, stating that they employ multiple worst-case scenarios and ignore measures by humans and the mammals themselves to avoid harm.</w:t>
      </w:r>
      <w:r w:rsidRPr="00463568">
        <w:t>¶</w:t>
      </w:r>
      <w:r w:rsidRPr="001D3DAB">
        <w:rPr>
          <w:sz w:val="16"/>
        </w:rPr>
        <w:t xml:space="preserve"> Many marine scientists say the estimates of death and injury are at best seriously inflated. “There’s no argument that some of these sounds can harm animals, but it’s blown out of proportion,” Arthur N. Popper, who heads the University of Maryland’s laboratory of aquatic bioacoustics, said in an interview. “It’s the Flipper syndrome, or ‘Free Willy.’ ”</w:t>
      </w:r>
      <w:r w:rsidRPr="00463568">
        <w:t>¶</w:t>
      </w:r>
      <w:r w:rsidRPr="001D3DAB">
        <w:rPr>
          <w:sz w:val="16"/>
        </w:rPr>
        <w:t xml:space="preserve"> How the noise affects sea mammals’ behavior in the long term — an issue about which little is known — is a much greater concern, he said.</w:t>
      </w:r>
      <w:r w:rsidRPr="00463568">
        <w:t>¶</w:t>
      </w:r>
      <w:r w:rsidRPr="001D3DAB">
        <w:rPr>
          <w:sz w:val="16"/>
        </w:rPr>
        <w:t xml:space="preserve"> A formal decision to proceed with surveys would reopen a swath off the East Coast stretching from Delaware to Cape Canaveral, Fla., that has been closed to petroleum exploration since the early 1980s.</w:t>
      </w:r>
      <w:r w:rsidRPr="00463568">
        <w:t>¶</w:t>
      </w:r>
      <w:r w:rsidRPr="001D3DAB">
        <w:rPr>
          <w:sz w:val="16"/>
        </w:rPr>
        <w:t xml:space="preserve"> </w:t>
      </w:r>
      <w:r w:rsidRPr="001D3DAB">
        <w:rPr>
          <w:rStyle w:val="StyleBoldUnderline"/>
        </w:rPr>
        <w:t>Actual drilling</w:t>
      </w:r>
      <w:r w:rsidRPr="001D3DAB">
        <w:rPr>
          <w:sz w:val="16"/>
        </w:rPr>
        <w:t xml:space="preserve"> of test wells </w:t>
      </w:r>
      <w:r w:rsidRPr="001D3DAB">
        <w:rPr>
          <w:rStyle w:val="StyleBoldUnderline"/>
        </w:rPr>
        <w:t>could not begin until a White House ban on production in the Atlantic expires in 2017, and even then, only after the government agrees to lease ocean tracts to oil companies,</w:t>
      </w:r>
      <w:r w:rsidRPr="001D3DAB">
        <w:rPr>
          <w:sz w:val="16"/>
        </w:rPr>
        <w:t xml:space="preserve"> an issue officials have barely begun to study.</w:t>
      </w:r>
      <w:r w:rsidRPr="00463568">
        <w:t>¶</w:t>
      </w:r>
      <w:r w:rsidRPr="001D3DAB">
        <w:rPr>
          <w:sz w:val="16"/>
        </w:rPr>
        <w:t xml:space="preserve"> The petroleum industry has sunk 51 wells off the East Coast — none of them successful enough to begin production — in decades past. But the Interior Department said in 2011 that 3.3 billion barrels of recoverable oil and 312 trillion cubic feet of natural gas could lie in the exploration area, and nine companies have already applied for permits to begin surveys.</w:t>
      </w:r>
      <w:r w:rsidRPr="00463568">
        <w:t>¶</w:t>
      </w:r>
      <w:r w:rsidRPr="001D3DAB">
        <w:rPr>
          <w:sz w:val="16"/>
        </w:rPr>
        <w:t xml:space="preserve"> President </w:t>
      </w:r>
      <w:r w:rsidRPr="001D3DAB">
        <w:rPr>
          <w:rStyle w:val="StyleBoldUnderline"/>
        </w:rPr>
        <w:t>Obama committed in 2010 to allowing oil and gas surveys along the same stretch of the Atlantic</w:t>
      </w:r>
      <w:r w:rsidRPr="001D3DAB">
        <w:rPr>
          <w:sz w:val="16"/>
        </w:rPr>
        <w:t xml:space="preserve">, and the government had planned to lease tracts off the Virginia coast for exploration in 2011. </w:t>
      </w:r>
      <w:r w:rsidRPr="001D3DAB">
        <w:rPr>
          <w:rStyle w:val="StyleBoldUnderline"/>
        </w:rPr>
        <w:t>But those plans collapsed after the Deepwater Horizon oil rig disaster in April 2010, and the government later banned activity in the area until 2017.</w:t>
      </w:r>
    </w:p>
    <w:p w:rsidR="00075491" w:rsidRPr="001D3DAB" w:rsidRDefault="00075491" w:rsidP="00075491">
      <w:pPr>
        <w:pStyle w:val="Heading4"/>
        <w:rPr>
          <w:szCs w:val="26"/>
        </w:rPr>
      </w:pPr>
      <w:r w:rsidRPr="001D3DAB">
        <w:rPr>
          <w:szCs w:val="26"/>
        </w:rPr>
        <w:t xml:space="preserve">U.S. production levels </w:t>
      </w:r>
      <w:r w:rsidR="00B8198C">
        <w:rPr>
          <w:szCs w:val="26"/>
        </w:rPr>
        <w:t xml:space="preserve">slowing – </w:t>
      </w:r>
      <w:r w:rsidRPr="001D3DAB">
        <w:rPr>
          <w:szCs w:val="26"/>
        </w:rPr>
        <w:t xml:space="preserve">no OCS development </w:t>
      </w:r>
    </w:p>
    <w:p w:rsidR="00075491" w:rsidRPr="001D3DAB" w:rsidRDefault="00075491" w:rsidP="00075491">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0" w:history="1">
        <w:r w:rsidRPr="001D3DAB">
          <w:rPr>
            <w:rStyle w:val="Hyperlink"/>
          </w:rPr>
          <w:t>http://www.noia.org/wp-content/uploads/2013/12/The-Economic-Benefits-of-Increasing-US-Access-to-Offshore-Oil-and-Natura....pdf</w:t>
        </w:r>
      </w:hyperlink>
      <w:r w:rsidRPr="001D3DAB">
        <w:t xml:space="preserve">) </w:t>
      </w:r>
    </w:p>
    <w:p w:rsidR="00075491" w:rsidRPr="001D3DAB" w:rsidRDefault="00075491" w:rsidP="00075491">
      <w:pPr>
        <w:rPr>
          <w:b/>
          <w:u w:val="single"/>
        </w:rPr>
      </w:pPr>
    </w:p>
    <w:p w:rsidR="00075491" w:rsidRPr="00DF5C59" w:rsidRDefault="00075491" w:rsidP="00075491">
      <w:pPr>
        <w:rPr>
          <w:sz w:val="16"/>
        </w:rPr>
      </w:pPr>
      <w:r w:rsidRPr="001D3DAB">
        <w:rPr>
          <w:b/>
          <w:u w:val="single"/>
        </w:rPr>
        <w:t xml:space="preserve">Total U.S. oil </w:t>
      </w:r>
      <w:r w:rsidRPr="001D3DAB">
        <w:rPr>
          <w:sz w:val="16"/>
        </w:rPr>
        <w:t xml:space="preserve">and natural gas </w:t>
      </w:r>
      <w:r w:rsidRPr="001D3DAB">
        <w:rPr>
          <w:b/>
          <w:u w:val="single"/>
        </w:rPr>
        <w:t>production has increased in recent years . However, this was due m</w:t>
      </w:r>
      <w:r w:rsidR="00B8198C">
        <w:rPr>
          <w:b/>
          <w:u w:val="single"/>
        </w:rPr>
        <w:t>ostly to r ising production f ro</w:t>
      </w:r>
      <w:r w:rsidRPr="001D3DAB">
        <w:rPr>
          <w:b/>
          <w:u w:val="single"/>
        </w:rPr>
        <w:t>m shale gas and tight oil formations</w:t>
      </w:r>
      <w:r w:rsidRPr="001D3DAB">
        <w:rPr>
          <w:sz w:val="16"/>
        </w:rPr>
        <w:t xml:space="preserve">. The dramatic increase in o nshore unconventional oil and natural development has been a major contributor in increasing U . S . energy security as well as a significant contributor to the economic recovery in a number of U.S. states. </w:t>
      </w:r>
      <w:r w:rsidRPr="00B8198C">
        <w:rPr>
          <w:rStyle w:val="StyleBoldUnderline"/>
        </w:rPr>
        <w:t>U.S. offshore</w:t>
      </w:r>
      <w:r w:rsidRPr="001D3DAB">
        <w:rPr>
          <w:b/>
          <w:u w:val="single"/>
        </w:rPr>
        <w:t xml:space="preserve"> oil </w:t>
      </w:r>
      <w:r w:rsidRPr="001D3DAB">
        <w:rPr>
          <w:sz w:val="16"/>
        </w:rPr>
        <w:t xml:space="preserve">and natural gas </w:t>
      </w:r>
      <w:r w:rsidRPr="001D3DAB">
        <w:rPr>
          <w:b/>
          <w:u w:val="single"/>
        </w:rPr>
        <w:t>production</w:t>
      </w:r>
      <w:r w:rsidRPr="001D3DAB">
        <w:rPr>
          <w:sz w:val="16"/>
        </w:rPr>
        <w:t>, predominately from the Gulf of Mexic o</w:t>
      </w:r>
      <w:r w:rsidRPr="001D3DAB">
        <w:rPr>
          <w:b/>
          <w:u w:val="single"/>
        </w:rPr>
        <w:t xml:space="preserve">, has recently declined. Currently, there is no oil or natural gas production from the Atlantic OCS </w:t>
      </w:r>
      <w:r w:rsidRPr="001D3DAB">
        <w:rPr>
          <w:sz w:val="16"/>
        </w:rPr>
        <w:t>. (Figure 6)</w:t>
      </w:r>
    </w:p>
    <w:p w:rsidR="007F7E42" w:rsidRPr="001D3DAB" w:rsidRDefault="007F7E42" w:rsidP="007F7E42">
      <w:pPr>
        <w:pStyle w:val="Heading3"/>
      </w:pPr>
      <w:r w:rsidRPr="001D3DAB">
        <w:t xml:space="preserve">Inherency </w:t>
      </w:r>
    </w:p>
    <w:p w:rsidR="007F7E42" w:rsidRPr="001D3DAB" w:rsidRDefault="007F7E42" w:rsidP="007F7E42">
      <w:pPr>
        <w:pStyle w:val="Heading4"/>
        <w:rPr>
          <w:szCs w:val="26"/>
        </w:rPr>
      </w:pPr>
      <w:r w:rsidRPr="001D3DAB">
        <w:rPr>
          <w:szCs w:val="26"/>
        </w:rPr>
        <w:t xml:space="preserve">Federal moratorium freezes leasing and development of oil in the Atlantic OCS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1"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Pr>
        <w:rPr>
          <w:sz w:val="16"/>
        </w:rPr>
      </w:pPr>
    </w:p>
    <w:p w:rsidR="007F7E42" w:rsidRPr="001D3DAB" w:rsidRDefault="007F7E42" w:rsidP="007F7E42">
      <w:pPr>
        <w:rPr>
          <w:b/>
          <w:u w:val="single"/>
        </w:rPr>
      </w:pPr>
      <w:r w:rsidRPr="001D3DAB">
        <w:rPr>
          <w:sz w:val="16"/>
        </w:rPr>
        <w:t xml:space="preserve">Oil and natural gas account for over 60 percent of U.S. primary energy consumption. </w:t>
      </w:r>
      <w:r w:rsidRPr="001D3DAB">
        <w:rPr>
          <w:b/>
          <w:u w:val="single"/>
        </w:rPr>
        <w:t xml:space="preserve">Oil </w:t>
      </w:r>
      <w:r w:rsidRPr="001D3DAB">
        <w:rPr>
          <w:sz w:val="16"/>
        </w:rPr>
        <w:t xml:space="preserve">and natural gas </w:t>
      </w:r>
      <w:r w:rsidRPr="001D3DAB">
        <w:rPr>
          <w:b/>
          <w:u w:val="single"/>
        </w:rPr>
        <w:t xml:space="preserve">exploration and production is </w:t>
      </w:r>
      <w:r w:rsidRPr="001D3DAB">
        <w:rPr>
          <w:sz w:val="16"/>
        </w:rPr>
        <w:t xml:space="preserve">also </w:t>
      </w:r>
      <w:r w:rsidRPr="001D3DAB">
        <w:rPr>
          <w:b/>
          <w:u w:val="single"/>
        </w:rPr>
        <w:t>a key driver of economic and employment growth in the U</w:t>
      </w:r>
      <w:r w:rsidRPr="001D3DAB">
        <w:rPr>
          <w:sz w:val="16"/>
        </w:rPr>
        <w:t xml:space="preserve">nited </w:t>
      </w:r>
      <w:r w:rsidRPr="001D3DAB">
        <w:rPr>
          <w:b/>
          <w:u w:val="single"/>
        </w:rPr>
        <w:t>S</w:t>
      </w:r>
      <w:r w:rsidRPr="001D3DAB">
        <w:rPr>
          <w:sz w:val="16"/>
        </w:rPr>
        <w:t xml:space="preserve">tates. Despite the benefits of oil and natural gas development , </w:t>
      </w:r>
      <w:r w:rsidRPr="001D3DAB">
        <w:rPr>
          <w:b/>
          <w:u w:val="single"/>
        </w:rPr>
        <w:t>a significant portion of the oil</w:t>
      </w:r>
      <w:r w:rsidRPr="001D3DAB">
        <w:rPr>
          <w:sz w:val="16"/>
        </w:rPr>
        <w:t xml:space="preserve"> and natural gas </w:t>
      </w:r>
      <w:r w:rsidRPr="001D3DAB">
        <w:rPr>
          <w:b/>
          <w:u w:val="single"/>
        </w:rPr>
        <w:t>resources of the U</w:t>
      </w:r>
      <w:r w:rsidRPr="001D3DAB">
        <w:rPr>
          <w:sz w:val="16"/>
        </w:rPr>
        <w:t xml:space="preserve">nited </w:t>
      </w:r>
      <w:r w:rsidRPr="001D3DAB">
        <w:rPr>
          <w:b/>
          <w:u w:val="single"/>
        </w:rPr>
        <w:t>S</w:t>
      </w:r>
      <w:r w:rsidRPr="001D3DAB">
        <w:rPr>
          <w:sz w:val="16"/>
        </w:rPr>
        <w:t xml:space="preserve">tates </w:t>
      </w:r>
      <w:r w:rsidRPr="001D3DAB">
        <w:rPr>
          <w:b/>
          <w:u w:val="single"/>
        </w:rPr>
        <w:t>are inaccessible to operators , most notably 85 percent of the</w:t>
      </w:r>
      <w:r w:rsidRPr="001D3DAB">
        <w:rPr>
          <w:sz w:val="16"/>
        </w:rPr>
        <w:t xml:space="preserve"> U.S. outer continental shelf (</w:t>
      </w:r>
      <w:r w:rsidRPr="001D3DAB">
        <w:rPr>
          <w:b/>
          <w:u w:val="single"/>
        </w:rPr>
        <w:t>OCS</w:t>
      </w:r>
      <w:r w:rsidRPr="001D3DAB">
        <w:rPr>
          <w:sz w:val="16"/>
        </w:rPr>
        <w:t xml:space="preserve">) . </w:t>
      </w:r>
      <w:r w:rsidRPr="001D3DAB">
        <w:rPr>
          <w:b/>
          <w:u w:val="single"/>
        </w:rPr>
        <w:t>These offshore areas are inaccessible to operators due to a lack of lease sales by the Federal government or outright moratoriums</w:t>
      </w:r>
      <w:r w:rsidRPr="001D3DAB">
        <w:rPr>
          <w:sz w:val="16"/>
        </w:rPr>
        <w:t xml:space="preserve">. 5 Drilling restrictions in t he Atlantic OCS of the United States were l ifted in 2008 . However, </w:t>
      </w:r>
      <w:r w:rsidRPr="001D3DAB">
        <w:rPr>
          <w:b/>
          <w:u w:val="single"/>
        </w:rPr>
        <w:t xml:space="preserve">since no Federal lease sales have occurred, there has been no oil </w:t>
      </w:r>
      <w:r w:rsidRPr="001D3DAB">
        <w:rPr>
          <w:sz w:val="16"/>
        </w:rPr>
        <w:t xml:space="preserve">and natural gas </w:t>
      </w:r>
      <w:r w:rsidRPr="001D3DAB">
        <w:rPr>
          <w:b/>
          <w:u w:val="single"/>
        </w:rPr>
        <w:t>development in the Atlantic OCS</w:t>
      </w:r>
      <w:r w:rsidRPr="001D3DAB">
        <w:rPr>
          <w:sz w:val="16"/>
        </w:rPr>
        <w:t xml:space="preserve"> . A lease sale off of the coast of Virginia was scheduled for November 2011, but was subsequently canceled. </w:t>
      </w:r>
      <w:r w:rsidRPr="001D3DAB">
        <w:rPr>
          <w:b/>
          <w:u w:val="single"/>
        </w:rPr>
        <w:t>The current 2012 to 2017 schedule of Federal offshore leasing does not include any proposed leases off of the U.S. Atlantic coast.</w:t>
      </w:r>
      <w:r w:rsidRPr="001D3DAB">
        <w:rPr>
          <w:sz w:val="16"/>
        </w:rPr>
        <w:t xml:space="preserve"> </w:t>
      </w:r>
      <w:r w:rsidRPr="001D3DAB">
        <w:rPr>
          <w:b/>
          <w:u w:val="single"/>
        </w:rPr>
        <w:t>Therefore the earliest leasing could begin in the Atlantic OCS , without changing the current leasing schedule, would be late 2017</w:t>
      </w:r>
      <w:r w:rsidRPr="001D3DAB">
        <w:rPr>
          <w:sz w:val="16"/>
        </w:rPr>
        <w:t xml:space="preserve"> . </w:t>
      </w:r>
      <w:r w:rsidRPr="001D3DAB">
        <w:rPr>
          <w:b/>
          <w:u w:val="single"/>
        </w:rPr>
        <w:t>The lack of lease sales in the Atlantic OCS prevents oil</w:t>
      </w:r>
      <w:r w:rsidRPr="001D3DAB">
        <w:rPr>
          <w:sz w:val="16"/>
        </w:rPr>
        <w:t xml:space="preserve"> and gas </w:t>
      </w:r>
      <w:r w:rsidRPr="001D3DAB">
        <w:rPr>
          <w:b/>
          <w:u w:val="single"/>
        </w:rPr>
        <w:t>operators from exploring and producing oil and gas from one of the key untapped energy resources in the country. Allowing safe, well regulated exploration and production from this area would furt her enhance the nation’s energy security, enhance America’s trade balance, and provide significant employment and economic benefits both to</w:t>
      </w:r>
      <w:r w:rsidRPr="001D3DAB">
        <w:rPr>
          <w:sz w:val="16"/>
        </w:rPr>
        <w:t xml:space="preserve"> the affected region as well as </w:t>
      </w:r>
      <w:r w:rsidRPr="001D3DAB">
        <w:rPr>
          <w:b/>
          <w:u w:val="single"/>
        </w:rPr>
        <w:t xml:space="preserve">the country as a whole. </w:t>
      </w:r>
    </w:p>
    <w:p w:rsidR="0038534C" w:rsidRDefault="0038534C" w:rsidP="009018D3">
      <w:pPr>
        <w:pStyle w:val="Heading2"/>
      </w:pPr>
      <w:r>
        <w:t xml:space="preserve">Solvency </w:t>
      </w:r>
    </w:p>
    <w:p w:rsidR="0038534C" w:rsidRDefault="0038534C" w:rsidP="0038534C">
      <w:pPr>
        <w:pStyle w:val="Heading3"/>
      </w:pPr>
      <w:r>
        <w:t>Solvency 1ac</w:t>
      </w:r>
    </w:p>
    <w:p w:rsidR="00463568" w:rsidRPr="001D3DAB" w:rsidRDefault="00463568" w:rsidP="00463568">
      <w:pPr>
        <w:pStyle w:val="Heading4"/>
        <w:rPr>
          <w:szCs w:val="26"/>
        </w:rPr>
      </w:pPr>
      <w:r w:rsidRPr="001D3DAB">
        <w:rPr>
          <w:szCs w:val="26"/>
        </w:rPr>
        <w:t xml:space="preserve">Development of OCS oil jump-starts economic growth and domestic energy production </w:t>
      </w:r>
    </w:p>
    <w:p w:rsidR="00463568" w:rsidRPr="001D3DAB" w:rsidRDefault="00463568" w:rsidP="00463568">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2" w:history="1">
        <w:r w:rsidRPr="001D3DAB">
          <w:rPr>
            <w:rStyle w:val="Hyperlink"/>
          </w:rPr>
          <w:t>http://www.noia.org/wp-content/uploads/2013/12/The-Economic-Benefits-of-Increasing-US-Access-to-Offshore-Oil-and-Natura....pdf</w:t>
        </w:r>
      </w:hyperlink>
      <w:r w:rsidRPr="001D3DAB">
        <w:t xml:space="preserve">) </w:t>
      </w:r>
    </w:p>
    <w:p w:rsidR="00463568" w:rsidRPr="001D3DAB" w:rsidRDefault="00463568" w:rsidP="00463568"/>
    <w:p w:rsidR="00463568" w:rsidRPr="00463568" w:rsidRDefault="00463568" w:rsidP="00463568">
      <w:pPr>
        <w:rPr>
          <w:sz w:val="16"/>
        </w:rPr>
      </w:pPr>
      <w:r w:rsidRPr="001D3DAB">
        <w:rPr>
          <w:sz w:val="16"/>
        </w:rPr>
        <w:t xml:space="preserve">5. 1 – Conclusions The </w:t>
      </w:r>
      <w:r w:rsidRPr="001D3DAB">
        <w:rPr>
          <w:rStyle w:val="StyleBoldUnderline"/>
          <w:highlight w:val="green"/>
        </w:rPr>
        <w:t>offshore</w:t>
      </w:r>
      <w:r w:rsidRPr="001D3DAB">
        <w:rPr>
          <w:sz w:val="16"/>
        </w:rPr>
        <w:t xml:space="preserve"> U.S. </w:t>
      </w:r>
      <w:r w:rsidRPr="001D3DAB">
        <w:rPr>
          <w:rStyle w:val="StyleBoldUnderline"/>
          <w:highlight w:val="green"/>
        </w:rPr>
        <w:t>oil</w:t>
      </w:r>
      <w:r w:rsidRPr="001D3DAB">
        <w:rPr>
          <w:sz w:val="16"/>
        </w:rPr>
        <w:t xml:space="preserve"> and natural gas industry </w:t>
      </w:r>
      <w:r w:rsidRPr="001D3DAB">
        <w:rPr>
          <w:rStyle w:val="StyleBoldUnderline"/>
          <w:highlight w:val="green"/>
        </w:rPr>
        <w:t>is a vital component to the nation’s energy supply,</w:t>
      </w:r>
      <w:r w:rsidRPr="001D3DAB">
        <w:rPr>
          <w:rStyle w:val="StyleBoldUnderline"/>
        </w:rPr>
        <w:t xml:space="preserve"> as well </w:t>
      </w:r>
      <w:r w:rsidRPr="001D3DAB">
        <w:rPr>
          <w:rStyle w:val="StyleBoldUnderline"/>
          <w:highlight w:val="green"/>
        </w:rPr>
        <w:t>a significant source of employment, economic activity</w:t>
      </w:r>
      <w:r w:rsidRPr="001D3DAB">
        <w:rPr>
          <w:rStyle w:val="StyleBoldUnderline"/>
        </w:rPr>
        <w:t>, and government revenue</w:t>
      </w:r>
      <w:r w:rsidRPr="001D3DAB">
        <w:rPr>
          <w:sz w:val="16"/>
        </w:rPr>
        <w:t xml:space="preserve"> </w:t>
      </w:r>
      <w:r w:rsidRPr="001D3DAB">
        <w:rPr>
          <w:rStyle w:val="StyleBoldUnderline"/>
          <w:highlight w:val="green"/>
        </w:rPr>
        <w:t>throughout the nation</w:t>
      </w:r>
      <w:r w:rsidRPr="001D3DAB">
        <w:rPr>
          <w:sz w:val="16"/>
        </w:rPr>
        <w:t xml:space="preserve"> . </w:t>
      </w:r>
      <w:r w:rsidRPr="001D3DAB">
        <w:rPr>
          <w:rStyle w:val="StyleBoldUnderline"/>
        </w:rPr>
        <w:t xml:space="preserve">However, large portions of the nations’ federal waters are currently inaccessible to oil </w:t>
      </w:r>
      <w:r w:rsidRPr="001D3DAB">
        <w:rPr>
          <w:sz w:val="16"/>
        </w:rPr>
        <w:t xml:space="preserve">and gas </w:t>
      </w:r>
      <w:r w:rsidRPr="001D3DAB">
        <w:rPr>
          <w:rStyle w:val="StyleBoldUnderline"/>
        </w:rPr>
        <w:t>operators, including the Atlantic OCS</w:t>
      </w:r>
      <w:r w:rsidRPr="001D3DAB">
        <w:rPr>
          <w:sz w:val="16"/>
        </w:rPr>
        <w:t xml:space="preserve"> area </w:t>
      </w:r>
      <w:r w:rsidRPr="001D3DAB">
        <w:rPr>
          <w:rStyle w:val="StyleBoldUnderline"/>
        </w:rPr>
        <w:t>which shows strong potential for offshore oil</w:t>
      </w:r>
      <w:r w:rsidRPr="001D3DAB">
        <w:rPr>
          <w:sz w:val="16"/>
        </w:rPr>
        <w:t xml:space="preserve"> and natural gas </w:t>
      </w:r>
      <w:r w:rsidRPr="001D3DAB">
        <w:rPr>
          <w:rStyle w:val="StyleBoldUnderline"/>
        </w:rPr>
        <w:t>activity</w:t>
      </w:r>
      <w:r w:rsidRPr="001D3DAB">
        <w:rPr>
          <w:sz w:val="16"/>
        </w:rPr>
        <w:t xml:space="preserve">. </w:t>
      </w:r>
      <w:r w:rsidRPr="001D3DAB">
        <w:rPr>
          <w:rStyle w:val="StyleBoldUnderline"/>
          <w:highlight w:val="green"/>
        </w:rPr>
        <w:t>Allowing oil</w:t>
      </w:r>
      <w:r w:rsidRPr="001D3DAB">
        <w:rPr>
          <w:sz w:val="16"/>
        </w:rPr>
        <w:t xml:space="preserve"> and gas </w:t>
      </w:r>
      <w:r w:rsidRPr="001D3DAB">
        <w:rPr>
          <w:rStyle w:val="StyleBoldUnderline"/>
          <w:highlight w:val="green"/>
        </w:rPr>
        <w:t>operators access to Atlantic OCS</w:t>
      </w:r>
      <w:r w:rsidRPr="001D3DAB">
        <w:rPr>
          <w:rStyle w:val="StyleBoldUnderline"/>
        </w:rPr>
        <w:t xml:space="preserve"> offshore reserves </w:t>
      </w:r>
      <w:r w:rsidRPr="001D3DAB">
        <w:rPr>
          <w:rStyle w:val="StyleBoldUnderline"/>
          <w:highlight w:val="green"/>
        </w:rPr>
        <w:t>is expected to benefit oil</w:t>
      </w:r>
      <w:r w:rsidRPr="001D3DAB">
        <w:rPr>
          <w:sz w:val="16"/>
        </w:rPr>
        <w:t xml:space="preserve"> and natural gas </w:t>
      </w:r>
      <w:r w:rsidRPr="001D3DAB">
        <w:rPr>
          <w:rStyle w:val="StyleBoldUnderline"/>
          <w:highlight w:val="green"/>
        </w:rPr>
        <w:t>production, employment, the national economy</w:t>
      </w:r>
      <w:r w:rsidRPr="001D3DAB">
        <w:rPr>
          <w:rStyle w:val="StyleBoldUnderline"/>
        </w:rPr>
        <w:t>, and government revenue.</w:t>
      </w:r>
      <w:r w:rsidRPr="001D3DAB">
        <w:rPr>
          <w:sz w:val="16"/>
        </w:rPr>
        <w:t xml:space="preserve"> • If leasing in the Atlantic OCS began in 2018 and seismic in 2017, </w:t>
      </w:r>
      <w:r w:rsidRPr="001D3DAB">
        <w:rPr>
          <w:rStyle w:val="StyleBoldUnderline"/>
        </w:rPr>
        <w:t>annual capital investment and other spending due to offshore oil</w:t>
      </w:r>
      <w:r w:rsidRPr="001D3DAB">
        <w:rPr>
          <w:sz w:val="16"/>
        </w:rPr>
        <w:t xml:space="preserve"> and natural gas </w:t>
      </w:r>
      <w:r w:rsidRPr="001D3DAB">
        <w:rPr>
          <w:rStyle w:val="StyleBoldUnderline"/>
        </w:rPr>
        <w:t>development would be projected to grow from</w:t>
      </w:r>
      <w:r w:rsidRPr="001D3DAB">
        <w:rPr>
          <w:sz w:val="16"/>
        </w:rPr>
        <w:t xml:space="preserve"> nearly $</w:t>
      </w:r>
      <w:r w:rsidRPr="001D3DAB">
        <w:rPr>
          <w:rStyle w:val="StyleBoldUnderline"/>
        </w:rPr>
        <w:t>7 billion per year in 2025 to</w:t>
      </w:r>
      <w:r w:rsidRPr="001D3DAB">
        <w:rPr>
          <w:sz w:val="16"/>
        </w:rPr>
        <w:t xml:space="preserve"> nearly $</w:t>
      </w:r>
      <w:r w:rsidRPr="001D3DAB">
        <w:rPr>
          <w:rStyle w:val="StyleBoldUnderline"/>
        </w:rPr>
        <w:t>20 billion per year in 2035</w:t>
      </w:r>
      <w:r w:rsidRPr="001D3DAB">
        <w:rPr>
          <w:sz w:val="16"/>
        </w:rPr>
        <w:t xml:space="preserve">. Cumulative capital investments and other spending from 2017 to 2035 are projected at about $195 billio n. • </w:t>
      </w:r>
      <w:r w:rsidRPr="001D3DAB">
        <w:rPr>
          <w:rStyle w:val="StyleBoldUnderline"/>
          <w:highlight w:val="green"/>
        </w:rPr>
        <w:t>Atlantic coast OCS oil</w:t>
      </w:r>
      <w:r w:rsidRPr="001D3DAB">
        <w:rPr>
          <w:sz w:val="16"/>
        </w:rPr>
        <w:t xml:space="preserve"> and gas </w:t>
      </w:r>
      <w:r w:rsidRPr="001D3DAB">
        <w:rPr>
          <w:rStyle w:val="StyleBoldUnderline"/>
          <w:highlight w:val="green"/>
        </w:rPr>
        <w:t>activities could</w:t>
      </w:r>
      <w:r w:rsidRPr="001D3DAB">
        <w:rPr>
          <w:rStyle w:val="StyleBoldUnderline"/>
        </w:rPr>
        <w:t xml:space="preserve"> </w:t>
      </w:r>
      <w:r w:rsidRPr="001D3DAB">
        <w:rPr>
          <w:rStyle w:val="StyleBoldUnderline"/>
          <w:highlight w:val="green"/>
        </w:rPr>
        <w:t>create</w:t>
      </w:r>
      <w:r w:rsidRPr="001D3DAB">
        <w:rPr>
          <w:sz w:val="16"/>
        </w:rPr>
        <w:t xml:space="preserve"> nearly </w:t>
      </w:r>
      <w:r w:rsidRPr="001D3DAB">
        <w:rPr>
          <w:rStyle w:val="StyleBoldUnderline"/>
        </w:rPr>
        <w:t>80 thousand jobs by 2025</w:t>
      </w:r>
      <w:r w:rsidRPr="001D3DAB">
        <w:rPr>
          <w:sz w:val="16"/>
        </w:rPr>
        <w:t xml:space="preserve">, of which nearly 40 thousand would be in the Atlantic coast s tates. • </w:t>
      </w:r>
      <w:r w:rsidRPr="001D3DAB">
        <w:rPr>
          <w:rStyle w:val="StyleBoldUnderline"/>
        </w:rPr>
        <w:t>By 2035, total national employment due to Atlantic OCS oil</w:t>
      </w:r>
      <w:r w:rsidRPr="001D3DAB">
        <w:rPr>
          <w:sz w:val="16"/>
        </w:rPr>
        <w:t xml:space="preserve"> and gas </w:t>
      </w:r>
      <w:r w:rsidRPr="001D3DAB">
        <w:rPr>
          <w:rStyle w:val="StyleBoldUnderline"/>
        </w:rPr>
        <w:t>exploration and production would reach</w:t>
      </w:r>
      <w:r w:rsidRPr="001D3DAB">
        <w:rPr>
          <w:sz w:val="16"/>
        </w:rPr>
        <w:t xml:space="preserve"> nearly </w:t>
      </w:r>
      <w:r w:rsidRPr="001D3DAB">
        <w:rPr>
          <w:rStyle w:val="StyleBoldUnderline"/>
          <w:highlight w:val="green"/>
        </w:rPr>
        <w:t>280 thousand jobs</w:t>
      </w:r>
      <w:r w:rsidRPr="001D3DAB">
        <w:rPr>
          <w:sz w:val="16"/>
        </w:rPr>
        <w:t xml:space="preserve">, with 215 thousand of these jobs in Atlantic coast states. • </w:t>
      </w:r>
      <w:r w:rsidRPr="001D3DAB">
        <w:rPr>
          <w:rStyle w:val="StyleBoldUnderline"/>
        </w:rPr>
        <w:t>Development of the Atlantic coasts’ offshore oil</w:t>
      </w:r>
      <w:r w:rsidRPr="001D3DAB">
        <w:rPr>
          <w:sz w:val="16"/>
        </w:rPr>
        <w:t xml:space="preserve"> and natural g as </w:t>
      </w:r>
      <w:r w:rsidRPr="001D3DAB">
        <w:rPr>
          <w:rStyle w:val="StyleBoldUnderline"/>
        </w:rPr>
        <w:t>reserves would lead to production of</w:t>
      </w:r>
      <w:r w:rsidRPr="001D3DAB">
        <w:rPr>
          <w:sz w:val="16"/>
        </w:rPr>
        <w:t xml:space="preserve"> over </w:t>
      </w:r>
      <w:r w:rsidRPr="001D3DAB">
        <w:rPr>
          <w:rStyle w:val="StyleBoldUnderline"/>
        </w:rPr>
        <w:t>1.34 million barrels of oil</w:t>
      </w:r>
      <w:r w:rsidRPr="001D3DAB">
        <w:rPr>
          <w:sz w:val="16"/>
        </w:rPr>
        <w:t xml:space="preserve"> equivalent </w:t>
      </w:r>
      <w:r w:rsidRPr="001D3DAB">
        <w:rPr>
          <w:rStyle w:val="StyleBoldUnderline"/>
        </w:rPr>
        <w:t>per day by 2035</w:t>
      </w:r>
      <w:r w:rsidRPr="001D3DAB">
        <w:rPr>
          <w:sz w:val="16"/>
        </w:rPr>
        <w:t xml:space="preserve">. • </w:t>
      </w:r>
      <w:r w:rsidRPr="001D3DAB">
        <w:rPr>
          <w:rStyle w:val="StyleBoldUnderline"/>
        </w:rPr>
        <w:t>Atlantic OCS offshore activity would contribute</w:t>
      </w:r>
      <w:r w:rsidRPr="001D3DAB">
        <w:rPr>
          <w:sz w:val="16"/>
        </w:rPr>
        <w:t xml:space="preserve"> nearly $6</w:t>
      </w:r>
      <w:r w:rsidRPr="001D3DAB">
        <w:rPr>
          <w:rStyle w:val="StyleBoldUnderline"/>
        </w:rPr>
        <w:t>.5 billion per year to the national economy in 2025</w:t>
      </w:r>
      <w:r w:rsidRPr="001D3DAB">
        <w:rPr>
          <w:sz w:val="16"/>
        </w:rPr>
        <w:t xml:space="preserve">, with Atlantic coast states receiving contrib utions of over $3 billion per year . • In 2035 total national contributions to the economy could reach $23.5 billion per year , with Atlantic coast states receiving combined contributions of $18 billion per year . • </w:t>
      </w:r>
      <w:r w:rsidRPr="001D3DAB">
        <w:rPr>
          <w:rStyle w:val="StyleBoldUnderline"/>
        </w:rPr>
        <w:t>Combined state and federal revenues from bonuses, rents and royalties are projected to reach</w:t>
      </w:r>
      <w:r w:rsidRPr="001D3DAB">
        <w:rPr>
          <w:sz w:val="16"/>
        </w:rPr>
        <w:t xml:space="preserve"> about $</w:t>
      </w:r>
      <w:r w:rsidRPr="001D3DAB">
        <w:rPr>
          <w:rStyle w:val="StyleBoldUnderline"/>
        </w:rPr>
        <w:t>645 million per year in 2025</w:t>
      </w:r>
      <w:r w:rsidRPr="001D3DAB">
        <w:rPr>
          <w:sz w:val="16"/>
        </w:rPr>
        <w:t xml:space="preserve">, </w:t>
      </w:r>
      <w:r w:rsidRPr="001D3DAB">
        <w:rPr>
          <w:rStyle w:val="StyleBoldUnderline"/>
        </w:rPr>
        <w:t>with these revenues projected to grow to</w:t>
      </w:r>
      <w:r w:rsidRPr="001D3DAB">
        <w:rPr>
          <w:sz w:val="16"/>
        </w:rPr>
        <w:t xml:space="preserve"> nearly $ </w:t>
      </w:r>
      <w:r w:rsidRPr="001D3DAB">
        <w:rPr>
          <w:rStyle w:val="StyleBoldUnderline"/>
        </w:rPr>
        <w:t>12.2 billion per year in 2035</w:t>
      </w:r>
      <w:r w:rsidRPr="001D3DAB">
        <w:rPr>
          <w:sz w:val="16"/>
        </w:rPr>
        <w:t xml:space="preserve">. • If a legislated state / f ederal revenue sharing agreement is enacted, t he Atlantic coast states could see significant gains to their s tate budgets. With a 37.5 percent sharing agreement, s tate revenues are projected to be around $250 million per year by 2025, with these revenues expected to grow to over $4.5 billion per year by 2035, leading to further increases in economic activity and employment. 19 If a different revenue perc entage were enacted, projected s tate revenues should be adjusted proportionally. Under the development scenario put forth by Quest Offshore Resources, </w:t>
      </w:r>
      <w:r w:rsidRPr="001D3DAB">
        <w:rPr>
          <w:rStyle w:val="StyleBoldUnderline"/>
          <w:highlight w:val="green"/>
        </w:rPr>
        <w:t>it is clear that the Atlantic OCS displays significant potential to grow the American economy</w:t>
      </w:r>
      <w:r w:rsidRPr="001D3DAB">
        <w:rPr>
          <w:rStyle w:val="StyleBoldUnderline"/>
        </w:rPr>
        <w:t xml:space="preserve"> within a multitude of industries and locations</w:t>
      </w:r>
      <w:r w:rsidRPr="001D3DAB">
        <w:rPr>
          <w:sz w:val="16"/>
        </w:rPr>
        <w:t xml:space="preserve">. </w:t>
      </w:r>
      <w:r w:rsidRPr="001D3DAB">
        <w:rPr>
          <w:rStyle w:val="StyleBoldUnderline"/>
        </w:rPr>
        <w:t xml:space="preserve">Allowing </w:t>
      </w:r>
      <w:r w:rsidRPr="001D3DAB">
        <w:rPr>
          <w:rStyle w:val="StyleBoldUnderline"/>
          <w:highlight w:val="green"/>
        </w:rPr>
        <w:t>access to the Atlantic OCS</w:t>
      </w:r>
      <w:r w:rsidRPr="001D3DAB">
        <w:rPr>
          <w:rStyle w:val="StyleBoldUnderline"/>
        </w:rPr>
        <w:t xml:space="preserve"> for oil </w:t>
      </w:r>
      <w:r w:rsidRPr="001D3DAB">
        <w:rPr>
          <w:sz w:val="16"/>
        </w:rPr>
        <w:t xml:space="preserve">and gas </w:t>
      </w:r>
      <w:r w:rsidRPr="001D3DAB">
        <w:rPr>
          <w:rStyle w:val="StyleBoldUnderline"/>
        </w:rPr>
        <w:t>exploration and production activities is likely to lead to large capital investments and operational spending by oil and gas operators to develop the ar eas reserves</w:t>
      </w:r>
      <w:r w:rsidRPr="001D3DAB">
        <w:rPr>
          <w:sz w:val="16"/>
        </w:rPr>
        <w:t xml:space="preserve">. </w:t>
      </w:r>
      <w:r w:rsidRPr="001D3DAB">
        <w:rPr>
          <w:rStyle w:val="StyleBoldUnderline"/>
        </w:rPr>
        <w:t xml:space="preserve">This spending </w:t>
      </w:r>
      <w:r w:rsidRPr="001D3DAB">
        <w:rPr>
          <w:rStyle w:val="StyleBoldUnderline"/>
          <w:highlight w:val="green"/>
        </w:rPr>
        <w:t>would</w:t>
      </w:r>
      <w:r w:rsidRPr="001D3DAB">
        <w:rPr>
          <w:sz w:val="16"/>
        </w:rPr>
        <w:t xml:space="preserve"> likely </w:t>
      </w:r>
      <w:r w:rsidRPr="001D3DAB">
        <w:rPr>
          <w:rStyle w:val="StyleBoldUnderline"/>
          <w:highlight w:val="green"/>
        </w:rPr>
        <w:t>lead to large increases in employment and economic activity</w:t>
      </w:r>
      <w:r w:rsidRPr="001D3DAB">
        <w:rPr>
          <w:rStyle w:val="StyleBoldUnderline"/>
        </w:rPr>
        <w:t xml:space="preserve"> both in the directly affected states and nationally</w:t>
      </w:r>
      <w:r w:rsidRPr="001D3DAB">
        <w:rPr>
          <w:sz w:val="16"/>
        </w:rPr>
        <w:t xml:space="preserve">. </w:t>
      </w:r>
      <w:r w:rsidRPr="001D3DAB">
        <w:rPr>
          <w:rStyle w:val="StyleBoldUnderline"/>
          <w:highlight w:val="green"/>
        </w:rPr>
        <w:t>Additionally, this activity is projected to lead to a large increase in domestic energy production</w:t>
      </w:r>
      <w:r w:rsidRPr="001D3DAB">
        <w:rPr>
          <w:rStyle w:val="StyleBoldUnderline"/>
        </w:rPr>
        <w:t xml:space="preserve"> and the royalties plus other revenues received are expected to lead to healthy increases in revenues to state and federal governments</w:t>
      </w:r>
      <w:r w:rsidRPr="001D3DAB">
        <w:rPr>
          <w:sz w:val="16"/>
        </w:rPr>
        <w:t xml:space="preserve">. </w:t>
      </w:r>
    </w:p>
    <w:p w:rsidR="0038534C" w:rsidRPr="0038534C" w:rsidRDefault="0038534C" w:rsidP="0038534C">
      <w:pPr>
        <w:pStyle w:val="Heading4"/>
      </w:pPr>
      <w:r w:rsidRPr="0038534C">
        <w:t>Significant oil production would come online quickly</w:t>
      </w:r>
    </w:p>
    <w:p w:rsidR="0038534C" w:rsidRPr="0038534C" w:rsidRDefault="0038534C" w:rsidP="0038534C">
      <w:r w:rsidRPr="0038534C">
        <w:rPr>
          <w:rStyle w:val="StyleStyleBold12pt"/>
        </w:rPr>
        <w:t>IER 09</w:t>
      </w:r>
      <w:r w:rsidRPr="0038534C">
        <w:t xml:space="preserve"> (2/11/09, “Offshore Energy Exploration: Myth vs. Fact” Institute for Energy Research) http://www.instituteforenergyresearch.org/2009/02/11/offshore-energy-exploration-myth-vs-fact-2/</w:t>
      </w:r>
    </w:p>
    <w:p w:rsidR="0038534C" w:rsidRPr="0038534C" w:rsidRDefault="0038534C" w:rsidP="0038534C"/>
    <w:p w:rsidR="0038534C" w:rsidRPr="004F12C6" w:rsidRDefault="0038534C" w:rsidP="0038534C">
      <w:pPr>
        <w:rPr>
          <w:b/>
          <w:bCs/>
          <w:highlight w:val="green"/>
          <w:u w:val="single"/>
        </w:rPr>
      </w:pPr>
      <w:r w:rsidRPr="00C84E91">
        <w:rPr>
          <w:color w:val="000000"/>
          <w:sz w:val="16"/>
        </w:rPr>
        <w:t xml:space="preserve">Further, </w:t>
      </w:r>
      <w:r w:rsidRPr="00433D18">
        <w:rPr>
          <w:rStyle w:val="StyleBoldUnderline"/>
        </w:rPr>
        <w:t xml:space="preserve">while there may be areas along the Atlantic coast without the significant build-out of infrastructure needed to facilitate quick energy production, other </w:t>
      </w:r>
      <w:r w:rsidRPr="00433D18">
        <w:rPr>
          <w:rStyle w:val="StyleBoldUnderline"/>
          <w:highlight w:val="green"/>
        </w:rPr>
        <w:t>currently unexplored areas</w:t>
      </w:r>
      <w:r w:rsidRPr="00433D18">
        <w:rPr>
          <w:rStyle w:val="StyleBoldUnderline"/>
        </w:rPr>
        <w:t xml:space="preserve"> do </w:t>
      </w:r>
      <w:r w:rsidRPr="00433D18">
        <w:rPr>
          <w:rStyle w:val="StyleBoldUnderline"/>
          <w:highlight w:val="green"/>
        </w:rPr>
        <w:t>have</w:t>
      </w:r>
      <w:r w:rsidRPr="00433D18">
        <w:rPr>
          <w:rStyle w:val="StyleBoldUnderline"/>
        </w:rPr>
        <w:t xml:space="preserve"> that </w:t>
      </w:r>
      <w:r w:rsidRPr="00433D18">
        <w:rPr>
          <w:rStyle w:val="StyleBoldUnderline"/>
          <w:highlight w:val="green"/>
        </w:rPr>
        <w:t>infrastructure in place, such as the eastern Gulf of Mexico. No</w:t>
      </w:r>
      <w:r w:rsidRPr="00433D18">
        <w:rPr>
          <w:rStyle w:val="StyleBoldUnderline"/>
        </w:rPr>
        <w:t xml:space="preserve"> </w:t>
      </w:r>
      <w:r w:rsidRPr="00C84E91">
        <w:rPr>
          <w:color w:val="000000"/>
          <w:sz w:val="16"/>
        </w:rPr>
        <w:t xml:space="preserve">serious </w:t>
      </w:r>
      <w:r w:rsidRPr="00433D18">
        <w:rPr>
          <w:rStyle w:val="StyleBoldUnderline"/>
          <w:highlight w:val="green"/>
        </w:rPr>
        <w:t>observer has ever suggested that it would take anywhere close to ten years to access those</w:t>
      </w:r>
      <w:r w:rsidRPr="00433D18">
        <w:rPr>
          <w:rStyle w:val="StyleBoldUnderline"/>
        </w:rPr>
        <w:t xml:space="preserve"> </w:t>
      </w:r>
      <w:r w:rsidRPr="00C84E91">
        <w:rPr>
          <w:color w:val="000000"/>
          <w:sz w:val="16"/>
        </w:rPr>
        <w:t xml:space="preserve">energy </w:t>
      </w:r>
      <w:r w:rsidRPr="00433D18">
        <w:rPr>
          <w:rStyle w:val="StyleBoldUnderline"/>
          <w:highlight w:val="green"/>
        </w:rPr>
        <w:t xml:space="preserve">resources </w:t>
      </w:r>
      <w:r w:rsidRPr="00C84E91">
        <w:rPr>
          <w:color w:val="000000"/>
          <w:sz w:val="16"/>
        </w:rPr>
        <w:t>and deliver them to American consumers.</w:t>
      </w:r>
      <w:r w:rsidRPr="00433D18">
        <w:rPr>
          <w:rStyle w:val="StyleBoldUnderline"/>
        </w:rPr>
        <w:t xml:space="preserve"> </w:t>
      </w:r>
      <w:r w:rsidRPr="00C84E91">
        <w:rPr>
          <w:color w:val="000000"/>
          <w:sz w:val="16"/>
        </w:rPr>
        <w:t>Furthermore,</w:t>
      </w:r>
      <w:r w:rsidRPr="00433D18">
        <w:rPr>
          <w:rStyle w:val="StyleBoldUnderline"/>
        </w:rPr>
        <w:t xml:space="preserve"> </w:t>
      </w:r>
      <w:r w:rsidRPr="00433D18">
        <w:rPr>
          <w:rStyle w:val="StyleBoldUnderline"/>
          <w:highlight w:val="green"/>
        </w:rPr>
        <w:t>in places like California, where an infrastructure is already in place and the</w:t>
      </w:r>
      <w:r w:rsidRPr="00C84E91">
        <w:rPr>
          <w:color w:val="000000"/>
          <w:sz w:val="16"/>
        </w:rPr>
        <w:t xml:space="preserve"> local</w:t>
      </w:r>
      <w:r w:rsidRPr="00433D18">
        <w:rPr>
          <w:rStyle w:val="StyleBoldUnderline"/>
        </w:rPr>
        <w:t xml:space="preserve"> </w:t>
      </w:r>
      <w:r w:rsidRPr="00433D18">
        <w:rPr>
          <w:rStyle w:val="StyleBoldUnderline"/>
          <w:highlight w:val="green"/>
        </w:rPr>
        <w:t>community supports offshore exploration, those resources could be available in a significantly shorter period of time.</w:t>
      </w:r>
      <w:bookmarkStart w:id="0" w:name="_GoBack"/>
      <w:bookmarkEnd w:id="0"/>
    </w:p>
    <w:p w:rsidR="000E14D1" w:rsidRPr="001D3DAB" w:rsidRDefault="000E14D1" w:rsidP="000E14D1">
      <w:pPr>
        <w:pStyle w:val="Heading3"/>
      </w:pPr>
      <w:r>
        <w:t xml:space="preserve">Solvency – OCS – </w:t>
      </w:r>
      <w:r w:rsidRPr="001D3DAB">
        <w:t>Oil Production/Econ</w:t>
      </w:r>
    </w:p>
    <w:p w:rsidR="000E14D1" w:rsidRPr="001D3DAB" w:rsidRDefault="000E14D1" w:rsidP="000E14D1">
      <w:pPr>
        <w:pStyle w:val="Heading4"/>
        <w:rPr>
          <w:szCs w:val="26"/>
        </w:rPr>
      </w:pPr>
      <w:r w:rsidRPr="001D3DAB">
        <w:rPr>
          <w:szCs w:val="26"/>
        </w:rPr>
        <w:t xml:space="preserve">OCS development dramatically increases oil production, jobs, and overall growth </w:t>
      </w:r>
    </w:p>
    <w:p w:rsidR="000E14D1" w:rsidRPr="001D3DAB" w:rsidRDefault="000E14D1" w:rsidP="000E14D1">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3" w:history="1">
        <w:r w:rsidRPr="001D3DAB">
          <w:rPr>
            <w:rStyle w:val="Hyperlink"/>
          </w:rPr>
          <w:t>http://www.noia.org/wp-content/uploads/2013/12/The-Economic-Benefits-of-Increasing-US-Access-to-Offshore-Oil-and-Natura....pdf</w:t>
        </w:r>
      </w:hyperlink>
      <w:r w:rsidRPr="001D3DAB">
        <w:t xml:space="preserve">) </w:t>
      </w:r>
    </w:p>
    <w:p w:rsidR="000E14D1" w:rsidRPr="001D3DAB" w:rsidRDefault="000E14D1" w:rsidP="000E14D1">
      <w:pPr>
        <w:rPr>
          <w:rStyle w:val="StyleBoldUnderline"/>
          <w:b w:val="0"/>
          <w:u w:val="none"/>
        </w:rPr>
      </w:pPr>
    </w:p>
    <w:p w:rsidR="000E14D1" w:rsidRPr="001D3DAB" w:rsidRDefault="000E14D1" w:rsidP="000E14D1">
      <w:pPr>
        <w:rPr>
          <w:sz w:val="16"/>
        </w:rPr>
      </w:pPr>
      <w:r w:rsidRPr="001D3DAB">
        <w:rPr>
          <w:rStyle w:val="StyleBoldUnderline"/>
        </w:rPr>
        <w:t xml:space="preserve">This report quantifies the significant potential benefits to the U.S. economy that would stem from opening the Atlantic </w:t>
      </w:r>
      <w:r w:rsidRPr="001D3DAB">
        <w:rPr>
          <w:rStyle w:val="Emphasis"/>
        </w:rPr>
        <w:t>o</w:t>
      </w:r>
      <w:r w:rsidRPr="001D3DAB">
        <w:rPr>
          <w:sz w:val="16"/>
        </w:rPr>
        <w:t xml:space="preserve"> uter </w:t>
      </w:r>
      <w:r w:rsidRPr="001D3DAB">
        <w:rPr>
          <w:rStyle w:val="Emphasis"/>
        </w:rPr>
        <w:t>c</w:t>
      </w:r>
      <w:r w:rsidRPr="001D3DAB">
        <w:rPr>
          <w:sz w:val="16"/>
        </w:rPr>
        <w:t xml:space="preserve">ontinental </w:t>
      </w:r>
      <w:r w:rsidRPr="001D3DAB">
        <w:rPr>
          <w:rStyle w:val="Emphasis"/>
        </w:rPr>
        <w:t>s</w:t>
      </w:r>
      <w:r w:rsidRPr="001D3DAB">
        <w:rPr>
          <w:sz w:val="16"/>
        </w:rPr>
        <w:t xml:space="preserve">helf </w:t>
      </w:r>
      <w:r w:rsidRPr="001D3DAB">
        <w:rPr>
          <w:b/>
          <w:u w:val="single"/>
        </w:rPr>
        <w:t>to oil</w:t>
      </w:r>
      <w:r w:rsidRPr="001D3DAB">
        <w:rPr>
          <w:sz w:val="16"/>
        </w:rPr>
        <w:t xml:space="preserve"> and natural gas </w:t>
      </w:r>
      <w:r w:rsidRPr="001D3DAB">
        <w:rPr>
          <w:b/>
          <w:u w:val="single"/>
        </w:rPr>
        <w:t>exploration</w:t>
      </w:r>
      <w:r w:rsidRPr="001D3DAB">
        <w:rPr>
          <w:sz w:val="16"/>
        </w:rPr>
        <w:t xml:space="preserve">. </w:t>
      </w:r>
      <w:r w:rsidRPr="001D3DAB">
        <w:rPr>
          <w:b/>
          <w:u w:val="single"/>
        </w:rPr>
        <w:t>Federal offshore lease sales under existing U . S . law would be expected to lead to high levels of offshore oil</w:t>
      </w:r>
      <w:r w:rsidRPr="001D3DAB">
        <w:rPr>
          <w:sz w:val="16"/>
        </w:rPr>
        <w:t xml:space="preserve"> and natural gas </w:t>
      </w:r>
      <w:r w:rsidRPr="001D3DAB">
        <w:rPr>
          <w:b/>
          <w:u w:val="single"/>
        </w:rPr>
        <w:t>activity</w:t>
      </w:r>
      <w:r w:rsidRPr="001D3DAB">
        <w:rPr>
          <w:sz w:val="16"/>
        </w:rPr>
        <w:t xml:space="preserve">. This activity would require large amounts of investment and operational spending by oil and gas operators, an estimated $195 billion cumulative between 2017 and 2035, w hich would be primarily spent inside the U . S . and the Atlantic coast states. If seismic activity were to begin in 2017 and lease sales in 2018, first production could be expected as early as 2026. By 2035, </w:t>
      </w:r>
      <w:r w:rsidRPr="001D3DAB">
        <w:rPr>
          <w:rStyle w:val="StyleBoldUnderline"/>
        </w:rPr>
        <w:t>offshore oil</w:t>
      </w:r>
      <w:r w:rsidRPr="001D3DAB">
        <w:rPr>
          <w:sz w:val="16"/>
        </w:rPr>
        <w:t xml:space="preserve"> and natural gas </w:t>
      </w:r>
      <w:r w:rsidRPr="001D3DAB">
        <w:rPr>
          <w:rStyle w:val="StyleBoldUnderline"/>
        </w:rPr>
        <w:t>development</w:t>
      </w:r>
      <w:r w:rsidRPr="001D3DAB">
        <w:rPr>
          <w:sz w:val="16"/>
        </w:rPr>
        <w:t xml:space="preserve"> </w:t>
      </w:r>
      <w:r w:rsidRPr="001D3DAB">
        <w:rPr>
          <w:b/>
          <w:u w:val="single"/>
        </w:rPr>
        <w:t>could produce</w:t>
      </w:r>
      <w:r w:rsidRPr="001D3DAB">
        <w:rPr>
          <w:sz w:val="16"/>
        </w:rPr>
        <w:t xml:space="preserve"> an incremental </w:t>
      </w:r>
      <w:r w:rsidRPr="001D3DAB">
        <w:rPr>
          <w:b/>
          <w:u w:val="single"/>
        </w:rPr>
        <w:t>1.3 million barrels of oil equivalent per day</w:t>
      </w:r>
      <w:r w:rsidRPr="001D3DAB">
        <w:rPr>
          <w:sz w:val="16"/>
        </w:rPr>
        <w:t xml:space="preserve"> (MMboe/d) , </w:t>
      </w:r>
      <w:r w:rsidRPr="001D3DAB">
        <w:rPr>
          <w:b/>
          <w:u w:val="single"/>
        </w:rPr>
        <w:t>generate</w:t>
      </w:r>
      <w:r w:rsidRPr="001D3DAB">
        <w:rPr>
          <w:sz w:val="16"/>
        </w:rPr>
        <w:t xml:space="preserve"> nearly </w:t>
      </w:r>
      <w:r w:rsidRPr="001D3DAB">
        <w:rPr>
          <w:b/>
          <w:u w:val="single"/>
        </w:rPr>
        <w:t>280,000 jobs</w:t>
      </w:r>
      <w:r w:rsidRPr="001D3DAB">
        <w:rPr>
          <w:sz w:val="16"/>
        </w:rPr>
        <w:t xml:space="preserve"> , </w:t>
      </w:r>
      <w:r w:rsidRPr="001D3DAB">
        <w:rPr>
          <w:b/>
          <w:u w:val="single"/>
        </w:rPr>
        <w:t>contribute</w:t>
      </w:r>
      <w:r w:rsidRPr="001D3DAB">
        <w:rPr>
          <w:sz w:val="16"/>
        </w:rPr>
        <w:t xml:space="preserve"> up to $</w:t>
      </w:r>
      <w:r w:rsidRPr="001D3DAB">
        <w:rPr>
          <w:b/>
          <w:u w:val="single"/>
        </w:rPr>
        <w:t>23.5 billion per year to the U.S. economy, and generate $ 51 billion in cumulative government revenue</w:t>
      </w:r>
      <w:r w:rsidRPr="001D3DAB">
        <w:rPr>
          <w:sz w:val="16"/>
        </w:rPr>
        <w:t xml:space="preserve"> (Table 1), Most of the benefit s would be accrued to states along the east c oast (Table 2) but </w:t>
      </w:r>
      <w:r w:rsidRPr="001D3DAB">
        <w:rPr>
          <w:rStyle w:val="StyleBoldUnderline"/>
        </w:rPr>
        <w:t>the economic impacts would be felt throughout the U.S</w:t>
      </w:r>
      <w:r w:rsidRPr="001D3DAB">
        <w:rPr>
          <w:sz w:val="16"/>
        </w:rPr>
        <w:t>. Th e amount of revenue accrued to s tate governments would be dependent on legislated federal/s tate sharing agreements. 1</w:t>
      </w:r>
    </w:p>
    <w:p w:rsidR="009018D3" w:rsidRPr="001D3DAB" w:rsidRDefault="009018D3" w:rsidP="009018D3">
      <w:pPr>
        <w:pStyle w:val="Heading2"/>
      </w:pPr>
      <w:r w:rsidRPr="001D3DAB">
        <w:t xml:space="preserve">ADV Economy </w:t>
      </w:r>
      <w:r w:rsidR="000E14D1">
        <w:t xml:space="preserve">– production </w:t>
      </w:r>
    </w:p>
    <w:p w:rsidR="00463568" w:rsidRDefault="00463568" w:rsidP="00463568">
      <w:pPr>
        <w:pStyle w:val="Heading3"/>
      </w:pPr>
      <w:r w:rsidRPr="001D3DAB">
        <w:t>ADV Economy 1ac</w:t>
      </w:r>
      <w:r>
        <w:t xml:space="preserve"> – production </w:t>
      </w:r>
      <w:r w:rsidRPr="001D3DAB">
        <w:t xml:space="preserve"> </w:t>
      </w:r>
    </w:p>
    <w:p w:rsidR="00463568" w:rsidRPr="00F5248C" w:rsidRDefault="00463568" w:rsidP="00463568">
      <w:pPr>
        <w:pStyle w:val="Heading4"/>
      </w:pPr>
      <w:r w:rsidRPr="00F5248C">
        <w:t>Plan is key to economic growth</w:t>
      </w:r>
      <w:r>
        <w:t xml:space="preserve"> – we will isolate 4 internal links </w:t>
      </w:r>
    </w:p>
    <w:p w:rsidR="00463568" w:rsidRDefault="00463568" w:rsidP="00463568">
      <w:pPr>
        <w:pStyle w:val="Heading4"/>
      </w:pPr>
      <w:r>
        <w:t>FIRST –</w:t>
      </w:r>
      <w:r w:rsidRPr="00F5248C">
        <w:t xml:space="preserve"> unemployment</w:t>
      </w:r>
    </w:p>
    <w:p w:rsidR="00463568" w:rsidRDefault="00463568" w:rsidP="00463568">
      <w:pPr>
        <w:pStyle w:val="Heading4"/>
      </w:pPr>
      <w:r>
        <w:t xml:space="preserve">Despite a small drop in the unemployment level the pace is NOT fast enough to relieve the jobless backlog </w:t>
      </w:r>
    </w:p>
    <w:p w:rsidR="00463568" w:rsidRDefault="00463568" w:rsidP="00463568">
      <w:r>
        <w:t xml:space="preserve">Nelson D. </w:t>
      </w:r>
      <w:r w:rsidRPr="00C769B5">
        <w:rPr>
          <w:rStyle w:val="StyleStyleBold12pt"/>
        </w:rPr>
        <w:t>Schwartz</w:t>
      </w:r>
      <w:r>
        <w:t xml:space="preserve"> April 4 </w:t>
      </w:r>
      <w:r w:rsidRPr="00C769B5">
        <w:rPr>
          <w:rStyle w:val="StyleStyleBold12pt"/>
        </w:rPr>
        <w:t xml:space="preserve">2014 </w:t>
      </w:r>
      <w:r>
        <w:t xml:space="preserve">(1995 graduate of the University of Chicago - studied Russian and American history, covers economy and economics for the The New York Times) “Hiring Rises, but Number of Jobless Stays High”, The New York Times, </w:t>
      </w:r>
      <w:hyperlink r:id="rId14" w:history="1">
        <w:r w:rsidRPr="00AF2D3C">
          <w:rPr>
            <w:rStyle w:val="Hyperlink"/>
          </w:rPr>
          <w:t>http://www.nytimes.com/2014/04/05/business/economy/jobs-report-for-march.html?_r=0</w:t>
        </w:r>
      </w:hyperlink>
    </w:p>
    <w:p w:rsidR="00463568" w:rsidRDefault="00463568" w:rsidP="00463568"/>
    <w:p w:rsidR="00463568" w:rsidRPr="00FB428C" w:rsidRDefault="00463568" w:rsidP="00463568">
      <w:pPr>
        <w:rPr>
          <w:sz w:val="16"/>
        </w:rPr>
      </w:pPr>
      <w:r w:rsidRPr="00FB428C">
        <w:rPr>
          <w:rStyle w:val="StyleBoldUnderline"/>
          <w:highlight w:val="green"/>
        </w:rPr>
        <w:t>Employers are hiring</w:t>
      </w:r>
      <w:r w:rsidRPr="00FB428C">
        <w:rPr>
          <w:rStyle w:val="StyleBoldUnderline"/>
        </w:rPr>
        <w:t xml:space="preserve"> at a more aggressive pace </w:t>
      </w:r>
      <w:r w:rsidRPr="00FB428C">
        <w:rPr>
          <w:sz w:val="16"/>
        </w:rPr>
        <w:t xml:space="preserve">again after a winter cold snap, </w:t>
      </w:r>
      <w:r w:rsidRPr="00FB428C">
        <w:rPr>
          <w:rStyle w:val="StyleBoldUnderline"/>
          <w:highlight w:val="green"/>
        </w:rPr>
        <w:t>but the pace</w:t>
      </w:r>
      <w:r w:rsidRPr="00FB428C">
        <w:rPr>
          <w:sz w:val="16"/>
        </w:rPr>
        <w:t xml:space="preserve"> of job gains </w:t>
      </w:r>
      <w:r w:rsidRPr="00C769B5">
        <w:rPr>
          <w:rStyle w:val="StyleBoldUnderline"/>
          <w:highlight w:val="green"/>
        </w:rPr>
        <w:t>is</w:t>
      </w:r>
      <w:r w:rsidRPr="00C26953">
        <w:rPr>
          <w:rStyle w:val="StyleBoldUnderline"/>
        </w:rPr>
        <w:t xml:space="preserve"> only </w:t>
      </w:r>
      <w:r w:rsidRPr="00C769B5">
        <w:rPr>
          <w:rStyle w:val="StyleBoldUnderline"/>
          <w:highlight w:val="green"/>
        </w:rPr>
        <w:t>slow</w:t>
      </w:r>
      <w:r w:rsidRPr="00C26953">
        <w:rPr>
          <w:rStyle w:val="StyleBoldUnderline"/>
        </w:rPr>
        <w:t>ly making up for years of lost ground in the labor market</w:t>
      </w:r>
      <w:r w:rsidRPr="00FB428C">
        <w:rPr>
          <w:sz w:val="16"/>
        </w:rPr>
        <w:t>.</w:t>
      </w:r>
      <w:r w:rsidRPr="00463568">
        <w:t>¶</w:t>
      </w:r>
      <w:r w:rsidRPr="00FB428C">
        <w:rPr>
          <w:sz w:val="16"/>
        </w:rPr>
        <w:t xml:space="preserve"> </w:t>
      </w:r>
      <w:r w:rsidRPr="00FB428C">
        <w:rPr>
          <w:rStyle w:val="StyleBoldUnderline"/>
        </w:rPr>
        <w:t>Nearly five years after the</w:t>
      </w:r>
      <w:r w:rsidRPr="00FB428C">
        <w:rPr>
          <w:sz w:val="16"/>
        </w:rPr>
        <w:t xml:space="preserve"> end of the Great </w:t>
      </w:r>
      <w:r w:rsidRPr="00FB428C">
        <w:rPr>
          <w:rStyle w:val="StyleBoldUnderline"/>
        </w:rPr>
        <w:t>Recession</w:t>
      </w:r>
      <w:r w:rsidRPr="00FB428C">
        <w:rPr>
          <w:sz w:val="16"/>
        </w:rPr>
        <w:t xml:space="preserve">, the total number of private sector jobs is finally back to where it was as the downturn began </w:t>
      </w:r>
      <w:r w:rsidRPr="00FB428C">
        <w:rPr>
          <w:rStyle w:val="StyleBoldUnderline"/>
        </w:rPr>
        <w:t>in</w:t>
      </w:r>
      <w:r w:rsidRPr="00FB428C">
        <w:rPr>
          <w:sz w:val="16"/>
        </w:rPr>
        <w:t xml:space="preserve"> early </w:t>
      </w:r>
      <w:r w:rsidRPr="00FB428C">
        <w:rPr>
          <w:rStyle w:val="StyleBoldUnderline"/>
        </w:rPr>
        <w:t>2008</w:t>
      </w:r>
      <w:r w:rsidRPr="00FB428C">
        <w:rPr>
          <w:sz w:val="16"/>
        </w:rPr>
        <w:t>, the Labor Department reported on Friday.</w:t>
      </w:r>
      <w:r w:rsidRPr="00463568">
        <w:t>¶</w:t>
      </w:r>
      <w:r w:rsidRPr="00FB428C">
        <w:rPr>
          <w:sz w:val="16"/>
        </w:rPr>
        <w:t xml:space="preserve"> </w:t>
      </w:r>
      <w:r w:rsidRPr="00C26953">
        <w:rPr>
          <w:rStyle w:val="StyleBoldUnderline"/>
        </w:rPr>
        <w:t xml:space="preserve">But </w:t>
      </w:r>
      <w:r w:rsidRPr="00C769B5">
        <w:rPr>
          <w:rStyle w:val="StyleBoldUnderline"/>
          <w:highlight w:val="green"/>
        </w:rPr>
        <w:t>that level is</w:t>
      </w:r>
      <w:r w:rsidRPr="00FB428C">
        <w:rPr>
          <w:sz w:val="16"/>
        </w:rPr>
        <w:t xml:space="preserve"> still </w:t>
      </w:r>
      <w:r w:rsidRPr="00C769B5">
        <w:rPr>
          <w:rStyle w:val="Emphasis"/>
          <w:highlight w:val="green"/>
        </w:rPr>
        <w:t>far below</w:t>
      </w:r>
      <w:r w:rsidRPr="00C769B5">
        <w:rPr>
          <w:sz w:val="16"/>
          <w:highlight w:val="green"/>
        </w:rPr>
        <w:t xml:space="preserve"> </w:t>
      </w:r>
      <w:r w:rsidRPr="00C769B5">
        <w:rPr>
          <w:rStyle w:val="StyleBoldUnderline"/>
          <w:highlight w:val="green"/>
        </w:rPr>
        <w:t>what is needed to</w:t>
      </w:r>
      <w:r w:rsidRPr="00C26953">
        <w:rPr>
          <w:rStyle w:val="StyleBoldUnderline"/>
        </w:rPr>
        <w:t xml:space="preserve"> fully accommodate the millions of people who</w:t>
      </w:r>
      <w:r w:rsidRPr="00FB428C">
        <w:rPr>
          <w:sz w:val="16"/>
        </w:rPr>
        <w:t xml:space="preserve"> have </w:t>
      </w:r>
      <w:r w:rsidRPr="00C26953">
        <w:rPr>
          <w:rStyle w:val="StyleBoldUnderline"/>
        </w:rPr>
        <w:t>joined the work force since then</w:t>
      </w:r>
      <w:r w:rsidRPr="00C26953">
        <w:rPr>
          <w:rStyle w:val="Emphasis"/>
        </w:rPr>
        <w:t xml:space="preserve">, or </w:t>
      </w:r>
      <w:r w:rsidRPr="00C769B5">
        <w:rPr>
          <w:rStyle w:val="Emphasis"/>
          <w:highlight w:val="green"/>
        </w:rPr>
        <w:t>relieve the backlog of jobless workers anytime soon</w:t>
      </w:r>
      <w:r w:rsidRPr="00FB428C">
        <w:rPr>
          <w:sz w:val="16"/>
        </w:rPr>
        <w:t>.</w:t>
      </w:r>
      <w:r w:rsidRPr="00463568">
        <w:t>¶</w:t>
      </w:r>
      <w:r w:rsidRPr="00FB428C">
        <w:rPr>
          <w:sz w:val="16"/>
        </w:rPr>
        <w:t xml:space="preserve"> Still, the addition of 192,000 jobs last month, all from private employers, represented an uptick from the anemic rate of job creation recorded at the turn of the year. That encouraged optimists, who foresee a slight strengthening as the wintry weather in many parts of the country in late 2013 and early 2014 yields to a more inviting spring.</w:t>
      </w:r>
      <w:r w:rsidRPr="00463568">
        <w:t>¶</w:t>
      </w:r>
      <w:r w:rsidRPr="00FB428C">
        <w:rPr>
          <w:sz w:val="16"/>
        </w:rPr>
        <w:t xml:space="preserve"> In addition, while the unemployment rate remained flat at 6.7 percent in March, an increase in the number of Americans looking for work also offered up some modest hope that better times could lie ahead in 2014. So too did an upward revision in the number of jobs that government statisticians estimate were added in January and February.</w:t>
      </w:r>
      <w:r w:rsidRPr="00463568">
        <w:t>¶</w:t>
      </w:r>
      <w:r w:rsidRPr="00FB428C">
        <w:rPr>
          <w:sz w:val="16"/>
        </w:rPr>
        <w:t xml:space="preserve"> “We’ve gotten back to where we were before the winter slowdown in terms of job creation — as well as where we expect to be going forward,” said Dean Maki, chief United States economist at Barclays. “This gets us back on trend.”</w:t>
      </w:r>
      <w:r w:rsidRPr="00463568">
        <w:t>¶</w:t>
      </w:r>
      <w:r w:rsidRPr="00FB428C">
        <w:rPr>
          <w:sz w:val="16"/>
        </w:rPr>
        <w:t xml:space="preserve"> Statistically speaking, the estimated rate of job creation in March was nearly identical to the average monthly gain of 183,000 jobs recorded over the last 12 months.</w:t>
      </w:r>
      <w:r w:rsidRPr="00463568">
        <w:t>¶</w:t>
      </w:r>
      <w:r w:rsidRPr="00FB428C">
        <w:rPr>
          <w:sz w:val="16"/>
        </w:rPr>
        <w:t xml:space="preserve"> </w:t>
      </w:r>
      <w:r w:rsidRPr="00C769B5">
        <w:rPr>
          <w:rStyle w:val="StyleBoldUnderline"/>
          <w:highlight w:val="green"/>
        </w:rPr>
        <w:t>The latest numbers</w:t>
      </w:r>
      <w:r w:rsidRPr="00FB428C">
        <w:rPr>
          <w:sz w:val="16"/>
        </w:rPr>
        <w:t xml:space="preserve"> are likely to be revised significantly as more information flows into the Bureau of Labor Statistics. Even so, they </w:t>
      </w:r>
      <w:r w:rsidRPr="00C769B5">
        <w:rPr>
          <w:rStyle w:val="StyleBoldUnderline"/>
          <w:highlight w:val="green"/>
        </w:rPr>
        <w:t xml:space="preserve">suggest that the economy is </w:t>
      </w:r>
      <w:r w:rsidRPr="00C769B5">
        <w:rPr>
          <w:rStyle w:val="Emphasis"/>
          <w:highlight w:val="green"/>
        </w:rPr>
        <w:t>not achieving</w:t>
      </w:r>
      <w:r w:rsidRPr="00FB428C">
        <w:rPr>
          <w:sz w:val="16"/>
        </w:rPr>
        <w:t xml:space="preserve"> what economists call </w:t>
      </w:r>
      <w:r w:rsidRPr="00C769B5">
        <w:rPr>
          <w:rStyle w:val="StyleBoldUnderline"/>
          <w:highlight w:val="green"/>
        </w:rPr>
        <w:t>escape velocity</w:t>
      </w:r>
      <w:r w:rsidRPr="00FB428C">
        <w:rPr>
          <w:rStyle w:val="StyleBoldUnderline"/>
        </w:rPr>
        <w:t>,</w:t>
      </w:r>
      <w:r w:rsidRPr="00FB428C">
        <w:rPr>
          <w:sz w:val="16"/>
        </w:rPr>
        <w:t xml:space="preserve"> something that policy makers have long sought. Neither is it falling into the rut some pessimists feared was developing early in 2014.</w:t>
      </w:r>
      <w:r w:rsidRPr="00463568">
        <w:t>¶</w:t>
      </w:r>
      <w:r w:rsidRPr="00FB428C">
        <w:rPr>
          <w:sz w:val="16"/>
        </w:rPr>
        <w:t xml:space="preserve"> “Growth-wise, in terms of the economy and the labor market, we think 2014 will look a lot like 2013 and 2012 did,” said Guy Berger, United States economist at RBS Securities. “In all likelihood, we will see average monthly job gains of a little north of 200,000 this year.”</w:t>
      </w:r>
      <w:r w:rsidRPr="00463568">
        <w:t>¶</w:t>
      </w:r>
      <w:r w:rsidRPr="00FB428C">
        <w:rPr>
          <w:sz w:val="16"/>
        </w:rPr>
        <w:t xml:space="preserve"> While </w:t>
      </w:r>
      <w:r w:rsidRPr="00C769B5">
        <w:rPr>
          <w:rStyle w:val="StyleBoldUnderline"/>
          <w:highlight w:val="green"/>
        </w:rPr>
        <w:t>that pace of job creation</w:t>
      </w:r>
      <w:r w:rsidRPr="00FB428C">
        <w:rPr>
          <w:rStyle w:val="StyleBoldUnderline"/>
        </w:rPr>
        <w:t xml:space="preserve"> would gradually bring the unemployment rate down</w:t>
      </w:r>
      <w:r w:rsidRPr="00FB428C">
        <w:rPr>
          <w:sz w:val="16"/>
        </w:rPr>
        <w:t xml:space="preserve">, </w:t>
      </w:r>
      <w:r w:rsidRPr="00FB428C">
        <w:rPr>
          <w:rStyle w:val="StyleBoldUnderline"/>
        </w:rPr>
        <w:t xml:space="preserve">it </w:t>
      </w:r>
      <w:r w:rsidRPr="00C769B5">
        <w:rPr>
          <w:rStyle w:val="StyleBoldUnderline"/>
          <w:highlight w:val="green"/>
        </w:rPr>
        <w:t>would take until</w:t>
      </w:r>
      <w:r w:rsidRPr="00FB428C">
        <w:rPr>
          <w:sz w:val="16"/>
        </w:rPr>
        <w:t xml:space="preserve"> nearly </w:t>
      </w:r>
      <w:r w:rsidRPr="00C769B5">
        <w:rPr>
          <w:rStyle w:val="StyleBoldUnderline"/>
          <w:highlight w:val="green"/>
        </w:rPr>
        <w:t>the end of the decade before the labor market returned to the</w:t>
      </w:r>
      <w:r w:rsidRPr="00FB428C">
        <w:rPr>
          <w:sz w:val="16"/>
        </w:rPr>
        <w:t xml:space="preserve"> level of </w:t>
      </w:r>
      <w:r w:rsidRPr="00C769B5">
        <w:rPr>
          <w:rStyle w:val="StyleBoldUnderline"/>
          <w:highlight w:val="green"/>
        </w:rPr>
        <w:t>robustness that prevailed in the</w:t>
      </w:r>
      <w:r w:rsidRPr="00FB428C">
        <w:rPr>
          <w:rStyle w:val="StyleBoldUnderline"/>
        </w:rPr>
        <w:t xml:space="preserve"> mid-2000s, let alone the 19</w:t>
      </w:r>
      <w:r w:rsidRPr="00C769B5">
        <w:rPr>
          <w:rStyle w:val="StyleBoldUnderline"/>
          <w:highlight w:val="green"/>
        </w:rPr>
        <w:t>90s</w:t>
      </w:r>
      <w:r w:rsidRPr="00FB428C">
        <w:rPr>
          <w:sz w:val="16"/>
        </w:rPr>
        <w:t>.</w:t>
      </w:r>
      <w:r w:rsidRPr="00463568">
        <w:t>¶</w:t>
      </w:r>
      <w:r w:rsidRPr="00FB428C">
        <w:rPr>
          <w:sz w:val="16"/>
        </w:rPr>
        <w:t xml:space="preserve"> </w:t>
      </w:r>
      <w:r w:rsidRPr="00C769B5">
        <w:rPr>
          <w:rStyle w:val="StyleBoldUnderline"/>
          <w:highlight w:val="green"/>
        </w:rPr>
        <w:t>Experts</w:t>
      </w:r>
      <w:r w:rsidRPr="00FB428C">
        <w:rPr>
          <w:sz w:val="16"/>
        </w:rPr>
        <w:t xml:space="preserve"> with the Hamilton Project, a research group that is associated with the Brookings Institution in Washington, </w:t>
      </w:r>
      <w:r w:rsidRPr="00C769B5">
        <w:rPr>
          <w:rStyle w:val="StyleBoldUnderline"/>
          <w:highlight w:val="green"/>
        </w:rPr>
        <w:t>estimate that</w:t>
      </w:r>
      <w:r w:rsidRPr="00FB428C">
        <w:rPr>
          <w:rStyle w:val="StyleBoldUnderline"/>
        </w:rPr>
        <w:t xml:space="preserve"> at </w:t>
      </w:r>
      <w:r w:rsidRPr="00C769B5">
        <w:rPr>
          <w:rStyle w:val="StyleBoldUnderline"/>
          <w:highlight w:val="green"/>
        </w:rPr>
        <w:t>the current rate</w:t>
      </w:r>
      <w:r w:rsidRPr="00FB428C">
        <w:rPr>
          <w:rStyle w:val="StyleBoldUnderline"/>
        </w:rPr>
        <w:t xml:space="preserve"> it </w:t>
      </w:r>
      <w:r w:rsidRPr="00C769B5">
        <w:rPr>
          <w:rStyle w:val="StyleBoldUnderline"/>
          <w:highlight w:val="green"/>
        </w:rPr>
        <w:t>will take until</w:t>
      </w:r>
      <w:r w:rsidRPr="00FB428C">
        <w:rPr>
          <w:sz w:val="16"/>
        </w:rPr>
        <w:t xml:space="preserve"> </w:t>
      </w:r>
      <w:r w:rsidRPr="00FB428C">
        <w:rPr>
          <w:rStyle w:val="StyleBoldUnderline"/>
        </w:rPr>
        <w:t xml:space="preserve">early </w:t>
      </w:r>
      <w:r w:rsidRPr="00024296">
        <w:rPr>
          <w:rStyle w:val="StyleBoldUnderline"/>
          <w:highlight w:val="green"/>
        </w:rPr>
        <w:t>2019</w:t>
      </w:r>
      <w:r w:rsidRPr="00C769B5">
        <w:rPr>
          <w:rStyle w:val="StyleBoldUnderline"/>
          <w:highlight w:val="green"/>
        </w:rPr>
        <w:t xml:space="preserve"> for the economy to accommodate new entrants</w:t>
      </w:r>
      <w:r w:rsidRPr="00FB428C">
        <w:rPr>
          <w:sz w:val="16"/>
        </w:rPr>
        <w:t xml:space="preserve"> into the work force </w:t>
      </w:r>
      <w:r w:rsidRPr="00FB428C">
        <w:rPr>
          <w:rStyle w:val="StyleBoldUnderline"/>
        </w:rPr>
        <w:t>and get back to where it was before the recession</w:t>
      </w:r>
      <w:r w:rsidRPr="00FB428C">
        <w:rPr>
          <w:sz w:val="16"/>
        </w:rPr>
        <w:t>. While the Labor Department data showed that private payrolls in March stood at 116.09 million — compared with 115.98 million as the recession began in January 2008 — the size of the American work force has jumped by more than two million over the same period.</w:t>
      </w:r>
      <w:r w:rsidRPr="00463568">
        <w:t>¶</w:t>
      </w:r>
      <w:r w:rsidRPr="00FB428C">
        <w:rPr>
          <w:sz w:val="16"/>
        </w:rPr>
        <w:t xml:space="preserve"> Moreover, </w:t>
      </w:r>
      <w:r w:rsidRPr="00FB428C">
        <w:rPr>
          <w:rStyle w:val="StyleBoldUnderline"/>
        </w:rPr>
        <w:t>even as people joined the work force</w:t>
      </w:r>
      <w:r w:rsidRPr="00FB428C">
        <w:rPr>
          <w:sz w:val="16"/>
        </w:rPr>
        <w:t xml:space="preserve">, </w:t>
      </w:r>
      <w:r w:rsidRPr="00FB428C">
        <w:rPr>
          <w:rStyle w:val="StyleBoldUnderline"/>
        </w:rPr>
        <w:t xml:space="preserve">millions </w:t>
      </w:r>
      <w:r w:rsidRPr="00FB428C">
        <w:rPr>
          <w:sz w:val="16"/>
        </w:rPr>
        <w:t xml:space="preserve">of other Americans </w:t>
      </w:r>
      <w:r w:rsidRPr="00FB428C">
        <w:rPr>
          <w:rStyle w:val="StyleBoldUnderline"/>
        </w:rPr>
        <w:t>dropped out of it entirely</w:t>
      </w:r>
      <w:r w:rsidRPr="00FB428C">
        <w:rPr>
          <w:sz w:val="16"/>
        </w:rPr>
        <w:t xml:space="preserve"> in the last five years, </w:t>
      </w:r>
      <w:r w:rsidRPr="00FB428C">
        <w:rPr>
          <w:rStyle w:val="StyleBoldUnderline"/>
        </w:rPr>
        <w:t>having given up the search for work</w:t>
      </w:r>
      <w:r w:rsidRPr="00FB428C">
        <w:rPr>
          <w:sz w:val="16"/>
        </w:rPr>
        <w:t>, and the question of just how many of them will ever return to full- or even part-time jobs is now being hotly debated in economic circles.</w:t>
      </w:r>
      <w:r w:rsidRPr="00463568">
        <w:t>¶</w:t>
      </w:r>
      <w:r w:rsidRPr="00FB428C">
        <w:rPr>
          <w:sz w:val="16"/>
        </w:rPr>
        <w:t xml:space="preserve"> The participation rate did edge up in March as more workers returned to the labor market amid increased openings, a central reason the unemployment rate remained flat even as a survey of households suggested that nearly half a million people found new jobs last month. </w:t>
      </w:r>
      <w:r w:rsidRPr="00C769B5">
        <w:rPr>
          <w:rStyle w:val="StyleBoldUnderline"/>
          <w:highlight w:val="green"/>
        </w:rPr>
        <w:t>The return of Americans to the job hunt</w:t>
      </w:r>
      <w:r w:rsidRPr="00FB428C">
        <w:rPr>
          <w:rStyle w:val="StyleBoldUnderline"/>
        </w:rPr>
        <w:t xml:space="preserve"> </w:t>
      </w:r>
      <w:r w:rsidRPr="00FB428C">
        <w:rPr>
          <w:sz w:val="16"/>
        </w:rPr>
        <w:t xml:space="preserve">not only </w:t>
      </w:r>
      <w:r w:rsidRPr="00C769B5">
        <w:rPr>
          <w:rStyle w:val="StyleBoldUnderline"/>
          <w:highlight w:val="green"/>
        </w:rPr>
        <w:t>underscores</w:t>
      </w:r>
      <w:r w:rsidRPr="00FB428C">
        <w:rPr>
          <w:sz w:val="16"/>
        </w:rPr>
        <w:t xml:space="preserve"> just </w:t>
      </w:r>
      <w:r w:rsidRPr="00C769B5">
        <w:rPr>
          <w:rStyle w:val="StyleBoldUnderline"/>
          <w:highlight w:val="green"/>
        </w:rPr>
        <w:t>how</w:t>
      </w:r>
      <w:r w:rsidRPr="00FB428C">
        <w:rPr>
          <w:sz w:val="16"/>
        </w:rPr>
        <w:t xml:space="preserve"> much slack remains in the economy but also means that </w:t>
      </w:r>
      <w:r w:rsidRPr="00C769B5">
        <w:rPr>
          <w:rStyle w:val="StyleBoldUnderline"/>
          <w:highlight w:val="green"/>
        </w:rPr>
        <w:t xml:space="preserve">the unemployment rate is </w:t>
      </w:r>
      <w:r w:rsidRPr="00C769B5">
        <w:rPr>
          <w:rStyle w:val="Emphasis"/>
          <w:highlight w:val="green"/>
        </w:rPr>
        <w:t>unlikely to keep falling</w:t>
      </w:r>
      <w:r w:rsidRPr="00FB428C">
        <w:rPr>
          <w:sz w:val="16"/>
        </w:rPr>
        <w:t xml:space="preserve"> as sharply as it has in the last two years. That’s because people who are again looking for work are counted as unemployed, while those who have given up and dropped out of the labor force are not.</w:t>
      </w:r>
    </w:p>
    <w:p w:rsidR="00463568" w:rsidRPr="00DF5E70" w:rsidRDefault="00463568" w:rsidP="00463568">
      <w:pPr>
        <w:pStyle w:val="Heading4"/>
      </w:pPr>
      <w:r>
        <w:t xml:space="preserve">Slow employment rates makes the US economy vulnerable to outside shocks – domestic oil production ONLY way to provide enough jobs at a fast pace </w:t>
      </w:r>
    </w:p>
    <w:p w:rsidR="00463568" w:rsidRPr="00F5248C" w:rsidRDefault="00463568" w:rsidP="00463568">
      <w:r w:rsidRPr="00C82210">
        <w:rPr>
          <w:rStyle w:val="StyleStyleBold12pt"/>
        </w:rPr>
        <w:t>Morici 12</w:t>
      </w:r>
      <w:r w:rsidRPr="00F5248C">
        <w:t xml:space="preserve"> (Peter, economist and professor at the Smith School of Business, University of Maryland, 8/3/12, “Unemployment Rises, Hundreds of Thousands Quit Looking” Fox) http://www.foxbusiness.com/economy/2012/08/03/unemployment-rises-hundreds-thousands-quit-looking/</w:t>
      </w:r>
    </w:p>
    <w:p w:rsidR="00463568" w:rsidRPr="00F5248C" w:rsidRDefault="00463568" w:rsidP="00463568"/>
    <w:p w:rsidR="00463568" w:rsidRPr="00264B0D" w:rsidRDefault="00463568" w:rsidP="00463568">
      <w:pPr>
        <w:rPr>
          <w:b/>
          <w:bCs/>
          <w:u w:val="single"/>
        </w:rPr>
      </w:pPr>
      <w:r w:rsidRPr="00B20110">
        <w:rPr>
          <w:color w:val="000000"/>
          <w:sz w:val="16"/>
        </w:rPr>
        <w:t xml:space="preserve">The financial crisis in Europe and mounting problems in China’s economy worry U.S. businesses about a second major recession and discourage new hiring. </w:t>
      </w:r>
      <w:r w:rsidRPr="00F5248C">
        <w:rPr>
          <w:rStyle w:val="StyleBoldUnderline"/>
          <w:highlight w:val="green"/>
        </w:rPr>
        <w:t xml:space="preserve">The U.S. economy continues to expand at a </w:t>
      </w:r>
      <w:r w:rsidRPr="00F5248C">
        <w:rPr>
          <w:rStyle w:val="Emphasis"/>
          <w:highlight w:val="green"/>
        </w:rPr>
        <w:t>torturously slow pace</w:t>
      </w:r>
      <w:r w:rsidRPr="00F5248C">
        <w:rPr>
          <w:rStyle w:val="StyleBoldUnderline"/>
          <w:highlight w:val="green"/>
        </w:rPr>
        <w:t>, and is</w:t>
      </w:r>
      <w:r w:rsidRPr="00F5248C">
        <w:rPr>
          <w:rStyle w:val="StyleBoldUnderline"/>
        </w:rPr>
        <w:t xml:space="preserve"> quite </w:t>
      </w:r>
      <w:r w:rsidRPr="00F5248C">
        <w:rPr>
          <w:rStyle w:val="Emphasis"/>
          <w:highlight w:val="green"/>
        </w:rPr>
        <w:t>vulnerable to shock waves from crises</w:t>
      </w:r>
      <w:r w:rsidRPr="00F5248C">
        <w:rPr>
          <w:rStyle w:val="StyleBoldUnderline"/>
        </w:rPr>
        <w:t xml:space="preserve"> in Europe and Asia</w:t>
      </w:r>
      <w:r w:rsidRPr="00DF5E70">
        <w:rPr>
          <w:rStyle w:val="StyleBoldUnderline"/>
        </w:rPr>
        <w:t>. Factoring in those discouraged adults and others working part time for lack of full time opportunities, the unemployment rate is 15%.</w:t>
      </w:r>
      <w:r w:rsidRPr="00B20110">
        <w:rPr>
          <w:color w:val="000000"/>
          <w:sz w:val="16"/>
        </w:rPr>
        <w:t xml:space="preserve">   Prospects for substantially lowering the headline unemployment rate are slim, because so many folks who left the labor force would likely return if economic conditions improved. The economy would have to add about 13.3 million jobs over the next three years — about 370,000 each month — to bring unemployment down to 6%. Growth in the range of 4-5% is necessary to accomplish that. Growth is weak and jobs are in jeopardy, because temporary tax cuts, stimulus spending, large federal deficits, expensive but ineffective business regulations, and costly health care mandates do not address structural problems holding back dynamic growth and jobs creation — the huge trade deficit and dysfunctional energy policies. Oil and trade with China account for nearly the entire $600 billion trade deficit. Dollars sent abroad that do not return to purchase U.S. exports, are lost purchasing power. Consequently, </w:t>
      </w:r>
      <w:r w:rsidRPr="00F5248C">
        <w:rPr>
          <w:rStyle w:val="StyleBoldUnderline"/>
          <w:highlight w:val="green"/>
        </w:rPr>
        <w:t>the U.S. economy is expanding at 2%</w:t>
      </w:r>
      <w:r w:rsidRPr="00F5248C">
        <w:rPr>
          <w:rStyle w:val="StyleBoldUnderline"/>
        </w:rPr>
        <w:t xml:space="preserve"> a year </w:t>
      </w:r>
      <w:r w:rsidRPr="00F5248C">
        <w:rPr>
          <w:rStyle w:val="StyleBoldUnderline"/>
          <w:highlight w:val="green"/>
        </w:rPr>
        <w:t>instead of the 5% pace that is possible</w:t>
      </w:r>
      <w:r w:rsidRPr="00F5248C">
        <w:rPr>
          <w:rStyle w:val="StyleBoldUnderline"/>
        </w:rPr>
        <w:t xml:space="preserve"> after emerging from a deep recession and with such high unemployment. </w:t>
      </w:r>
      <w:r w:rsidRPr="00F5248C">
        <w:rPr>
          <w:rStyle w:val="Emphasis"/>
          <w:highlight w:val="green"/>
        </w:rPr>
        <w:t>Without prompt efforts to produce more domestic oil</w:t>
      </w:r>
      <w:r w:rsidRPr="00B20110">
        <w:rPr>
          <w:color w:val="000000"/>
          <w:sz w:val="16"/>
          <w:shd w:val="clear" w:color="auto" w:fill="00FF00"/>
        </w:rPr>
        <w:t>,</w:t>
      </w:r>
      <w:r w:rsidRPr="00B20110">
        <w:rPr>
          <w:color w:val="000000"/>
          <w:sz w:val="16"/>
        </w:rPr>
        <w:t xml:space="preserve"> redress the trade imbalance with China, relax burdensome business regulations, and curb health care mandates and costs, </w:t>
      </w:r>
      <w:r w:rsidRPr="00F5248C">
        <w:rPr>
          <w:rStyle w:val="StyleBoldUnderline"/>
          <w:highlight w:val="green"/>
        </w:rPr>
        <w:t xml:space="preserve">the U.S. economy </w:t>
      </w:r>
      <w:r w:rsidRPr="00DF5E70">
        <w:rPr>
          <w:rStyle w:val="Emphasis"/>
          <w:highlight w:val="green"/>
        </w:rPr>
        <w:t>cannot grow and create enough jobs</w:t>
      </w:r>
      <w:r w:rsidRPr="00F5248C">
        <w:rPr>
          <w:rStyle w:val="StyleBoldUnderline"/>
        </w:rPr>
        <w:t xml:space="preserve">. </w:t>
      </w:r>
    </w:p>
    <w:p w:rsidR="00463568" w:rsidRPr="00C82210" w:rsidRDefault="00463568" w:rsidP="00463568">
      <w:pPr>
        <w:pStyle w:val="Heading4"/>
      </w:pPr>
      <w:r w:rsidRPr="00C82210">
        <w:t>OCS drilling would create millions of new jobs</w:t>
      </w:r>
    </w:p>
    <w:p w:rsidR="00463568" w:rsidRPr="00C82210" w:rsidRDefault="00463568" w:rsidP="00463568">
      <w:r w:rsidRPr="00C82210">
        <w:rPr>
          <w:rStyle w:val="StyleStyleBold12pt"/>
        </w:rPr>
        <w:t>Mason 09</w:t>
      </w:r>
      <w:r w:rsidRPr="00C82210">
        <w:t xml:space="preserve"> (Joseph, Ph.D. in Finance, University of Illinois, February 2011, “The Economic Contribution of Increased Offshore Oil Exploration and Production to Regional and National Economies” American Energy Alliance) http://www.americanenergyalliance.org/images/aea_offshore_updated_final.pdf</w:t>
      </w:r>
    </w:p>
    <w:p w:rsidR="00463568" w:rsidRPr="00C82210" w:rsidRDefault="00463568" w:rsidP="00463568"/>
    <w:p w:rsidR="00463568" w:rsidRPr="00B20110" w:rsidRDefault="00463568" w:rsidP="00463568">
      <w:pPr>
        <w:rPr>
          <w:color w:val="000000"/>
          <w:sz w:val="16"/>
        </w:rPr>
      </w:pPr>
      <w:r w:rsidRPr="00B20110">
        <w:rPr>
          <w:color w:val="000000"/>
          <w:sz w:val="16"/>
        </w:rPr>
        <w:t xml:space="preserve">An </w:t>
      </w:r>
      <w:r w:rsidRPr="00F5248C">
        <w:rPr>
          <w:rStyle w:val="StyleBoldUnderline"/>
          <w:highlight w:val="green"/>
        </w:rPr>
        <w:t>economic expansion tied to</w:t>
      </w:r>
      <w:r w:rsidRPr="00F5248C">
        <w:rPr>
          <w:rStyle w:val="StyleBoldUnderline"/>
        </w:rPr>
        <w:t xml:space="preserve"> increased</w:t>
      </w:r>
      <w:r w:rsidRPr="00F5248C">
        <w:rPr>
          <w:rStyle w:val="StyleBoldUnderline"/>
          <w:highlight w:val="green"/>
        </w:rPr>
        <w:t xml:space="preserve"> OCS</w:t>
      </w:r>
      <w:r w:rsidRPr="00F5248C">
        <w:rPr>
          <w:rStyle w:val="StyleBoldUnderline"/>
        </w:rPr>
        <w:t xml:space="preserve"> resource production </w:t>
      </w:r>
      <w:r w:rsidRPr="00F5248C">
        <w:rPr>
          <w:rStyle w:val="StyleBoldUnderline"/>
          <w:highlight w:val="green"/>
        </w:rPr>
        <w:t>would</w:t>
      </w:r>
      <w:r w:rsidRPr="00F5248C">
        <w:rPr>
          <w:rStyle w:val="StyleBoldUnderline"/>
        </w:rPr>
        <w:t xml:space="preserve"> </w:t>
      </w:r>
      <w:r w:rsidRPr="00B20110">
        <w:rPr>
          <w:color w:val="000000"/>
          <w:sz w:val="16"/>
        </w:rPr>
        <w:t xml:space="preserve">also </w:t>
      </w:r>
      <w:r w:rsidRPr="00F5248C">
        <w:rPr>
          <w:rStyle w:val="StyleBoldUnderline"/>
          <w:highlight w:val="green"/>
        </w:rPr>
        <w:t>create millions of new jobs</w:t>
      </w:r>
      <w:r w:rsidRPr="00F5248C">
        <w:rPr>
          <w:rStyle w:val="StyleBoldUnderline"/>
        </w:rPr>
        <w:t xml:space="preserve"> </w:t>
      </w:r>
      <w:r w:rsidRPr="00F5248C">
        <w:rPr>
          <w:rStyle w:val="StyleBoldUnderline"/>
          <w:highlight w:val="green"/>
        </w:rPr>
        <w:t>both in</w:t>
      </w:r>
      <w:r w:rsidRPr="00F5248C">
        <w:rPr>
          <w:rStyle w:val="StyleBoldUnderline"/>
        </w:rPr>
        <w:t xml:space="preserve"> the </w:t>
      </w:r>
      <w:r w:rsidRPr="00F5248C">
        <w:rPr>
          <w:rStyle w:val="StyleBoldUnderline"/>
          <w:highlight w:val="green"/>
        </w:rPr>
        <w:t>extraction</w:t>
      </w:r>
      <w:r w:rsidRPr="00F5248C">
        <w:rPr>
          <w:rStyle w:val="StyleBoldUnderline"/>
        </w:rPr>
        <w:t xml:space="preserve"> industry </w:t>
      </w:r>
      <w:r w:rsidRPr="00F5248C">
        <w:rPr>
          <w:rStyle w:val="StyleBoldUnderline"/>
          <w:highlight w:val="green"/>
        </w:rPr>
        <w:t>and</w:t>
      </w:r>
      <w:r w:rsidRPr="00F5248C">
        <w:rPr>
          <w:rStyle w:val="StyleBoldUnderline"/>
        </w:rPr>
        <w:t xml:space="preserve"> in </w:t>
      </w:r>
      <w:r w:rsidRPr="00F5248C">
        <w:rPr>
          <w:rStyle w:val="StyleBoldUnderline"/>
          <w:highlight w:val="green"/>
        </w:rPr>
        <w:t>other sectors</w:t>
      </w:r>
      <w:r w:rsidRPr="00F5248C">
        <w:rPr>
          <w:rStyle w:val="StyleBoldUnderline"/>
        </w:rPr>
        <w:t xml:space="preserve"> that serve as suppliers or their employees.</w:t>
      </w:r>
      <w:r w:rsidRPr="00B20110">
        <w:rPr>
          <w:color w:val="000000"/>
          <w:sz w:val="16"/>
        </w:rPr>
        <w:t xml:space="preserve"> The analysis below estimates employment increases that can be expected from opening up previously unavailable OCS Planning Areas. As before, effects are estimated for coastal states and the nation using the applicable BEA multipliers. Following that analysis, the paper compares the types of jobs that will be created in terms of the wage structure and seasonality relative to other existing jobs in coastal states. 1. BEA Multiplier Analysis As above, the analysis estimates both the immediate and the total economic effects associated with increased OCS oil and gas production. </w:t>
      </w:r>
      <w:r w:rsidRPr="00F5248C">
        <w:rPr>
          <w:rStyle w:val="StyleBoldUnderline"/>
        </w:rPr>
        <w:t>Using</w:t>
      </w:r>
      <w:r w:rsidRPr="00B20110">
        <w:rPr>
          <w:color w:val="000000"/>
          <w:sz w:val="16"/>
        </w:rPr>
        <w:t xml:space="preserve"> the </w:t>
      </w:r>
      <w:r w:rsidRPr="00F5248C">
        <w:rPr>
          <w:rStyle w:val="StyleBoldUnderline"/>
        </w:rPr>
        <w:t>investment multipliers</w:t>
      </w:r>
      <w:r w:rsidRPr="00B20110">
        <w:rPr>
          <w:color w:val="000000"/>
          <w:sz w:val="16"/>
        </w:rPr>
        <w:t xml:space="preserve"> (denominated in job-years per $1 million change in final demand) in Table A3 and total investment costs in Table 3, the expected coastal state changes in employment are represented in Table 9. 51 </w:t>
      </w:r>
      <w:r w:rsidRPr="00F5248C">
        <w:rPr>
          <w:rStyle w:val="StyleBoldUnderline"/>
        </w:rPr>
        <w:t xml:space="preserve">The annual increase in coastal state employment from initial investments in previously unavailable OCS planning areas and additional refining capacity is estimated to be 185,320 fulltime jobs per year. </w:t>
      </w:r>
      <w:r w:rsidRPr="00B20110">
        <w:rPr>
          <w:color w:val="000000"/>
          <w:sz w:val="16"/>
        </w:rPr>
        <w:t xml:space="preserve">Again, this number does not consider the secondary effects of investment in productive capacity and refining to other U.S. states. To estimate the total increase in employment tied to production in previously unavailable OCS Planning Areas, the BEA’s final-demand employment multiplier is applied to the estimated total resource value estimates in Table 4. </w:t>
      </w:r>
      <w:r w:rsidRPr="00F5248C">
        <w:rPr>
          <w:rStyle w:val="StyleBoldUnderline"/>
        </w:rPr>
        <w:t xml:space="preserve">The total increase in U.S. employment from the investment phase is approximately 271,570 full-time jobs per year. </w:t>
      </w:r>
      <w:r w:rsidRPr="00B20110">
        <w:rPr>
          <w:color w:val="000000"/>
          <w:sz w:val="16"/>
        </w:rPr>
        <w:t xml:space="preserve">Applying the BEA multipliers to the estimated production value results in the employment estimates in Table 10. 52 According to Table 10, approximately 870,000 coastal state jobs would be created in addition to the jobs created during the initial investment phase. Again, the state BEA multipliers do not account for increases in employment outside of the target state. As a result, </w:t>
      </w:r>
      <w:r w:rsidRPr="00F5248C">
        <w:rPr>
          <w:rStyle w:val="StyleBoldUnderline"/>
        </w:rPr>
        <w:t xml:space="preserve">secondary jobs created in one state based on OCS production in another state are omitted from the totals in Table 10. </w:t>
      </w:r>
      <w:r w:rsidRPr="00F5248C">
        <w:rPr>
          <w:rStyle w:val="StyleBoldUnderline"/>
          <w:highlight w:val="green"/>
        </w:rPr>
        <w:t>The total increase in U.S. employment in all states that results from increased OCS production is estimated by applying the overall U.S.</w:t>
      </w:r>
      <w:r w:rsidRPr="00F5248C">
        <w:rPr>
          <w:rStyle w:val="StyleBoldUnderline"/>
        </w:rPr>
        <w:t xml:space="preserve"> </w:t>
      </w:r>
      <w:r w:rsidRPr="00F5248C">
        <w:rPr>
          <w:rStyle w:val="StyleBoldUnderline"/>
          <w:highlight w:val="green"/>
        </w:rPr>
        <w:t>employment multiplier</w:t>
      </w:r>
      <w:r w:rsidRPr="00B20110">
        <w:rPr>
          <w:color w:val="000000"/>
          <w:sz w:val="16"/>
        </w:rPr>
        <w:t xml:space="preserve"> (10.4152 job-years per $1 million) </w:t>
      </w:r>
      <w:r w:rsidRPr="00F5248C">
        <w:rPr>
          <w:rStyle w:val="StyleBoldUnderline"/>
          <w:highlight w:val="green"/>
        </w:rPr>
        <w:t>to the total value of t</w:t>
      </w:r>
      <w:r w:rsidRPr="00F5248C">
        <w:rPr>
          <w:rStyle w:val="StyleBoldUnderline"/>
        </w:rPr>
        <w:t xml:space="preserve">he additional </w:t>
      </w:r>
      <w:r w:rsidRPr="00F5248C">
        <w:rPr>
          <w:rStyle w:val="StyleBoldUnderline"/>
          <w:highlight w:val="green"/>
        </w:rPr>
        <w:t>OCS resources</w:t>
      </w:r>
      <w:r w:rsidRPr="00B20110">
        <w:rPr>
          <w:color w:val="000000"/>
          <w:sz w:val="16"/>
          <w:shd w:val="clear" w:color="auto" w:fill="00FF00"/>
        </w:rPr>
        <w:t xml:space="preserve"> </w:t>
      </w:r>
      <w:r w:rsidRPr="00B20110">
        <w:rPr>
          <w:color w:val="000000"/>
          <w:sz w:val="16"/>
        </w:rPr>
        <w:t xml:space="preserve">($3,427,667,487,135), </w:t>
      </w:r>
      <w:r w:rsidRPr="00F5248C">
        <w:rPr>
          <w:rStyle w:val="StyleBoldUnderline"/>
          <w:highlight w:val="green"/>
        </w:rPr>
        <w:t xml:space="preserve">suggesting that </w:t>
      </w:r>
      <w:r w:rsidRPr="00F5248C">
        <w:rPr>
          <w:rStyle w:val="StyleBoldUnderline"/>
        </w:rPr>
        <w:t xml:space="preserve">approximately </w:t>
      </w:r>
      <w:r w:rsidRPr="00F5248C">
        <w:rPr>
          <w:rStyle w:val="StyleBoldUnderline"/>
          <w:highlight w:val="green"/>
        </w:rPr>
        <w:t>35,700,000 total job-years would be created</w:t>
      </w:r>
      <w:r w:rsidRPr="00F5248C">
        <w:rPr>
          <w:rStyle w:val="StyleBoldUnderline"/>
        </w:rPr>
        <w:t xml:space="preserve"> over the course of production in newly opened OCS Planning Areas</w:t>
      </w:r>
      <w:r w:rsidRPr="00F5248C">
        <w:rPr>
          <w:rStyle w:val="StyleBoldUnderline"/>
          <w:highlight w:val="green"/>
        </w:rPr>
        <w:t>. If we</w:t>
      </w:r>
      <w:r w:rsidRPr="00F5248C">
        <w:rPr>
          <w:rStyle w:val="StyleBoldUnderline"/>
        </w:rPr>
        <w:t xml:space="preserve"> again a</w:t>
      </w:r>
      <w:r w:rsidRPr="00F5248C">
        <w:rPr>
          <w:rStyle w:val="StyleBoldUnderline"/>
          <w:highlight w:val="green"/>
        </w:rPr>
        <w:t>ssume a 30 year production horizon</w:t>
      </w:r>
      <w:r w:rsidRPr="00F5248C">
        <w:rPr>
          <w:rStyle w:val="StyleBoldUnderline"/>
        </w:rPr>
        <w:t>, approximately</w:t>
      </w:r>
      <w:r w:rsidRPr="00F5248C">
        <w:rPr>
          <w:rStyle w:val="StyleBoldUnderline"/>
          <w:highlight w:val="green"/>
        </w:rPr>
        <w:t xml:space="preserve"> 1,190,000 jobs would be sustained for the entire production period</w:t>
      </w:r>
      <w:r w:rsidRPr="00F5248C">
        <w:rPr>
          <w:rStyle w:val="StyleBoldUnderline"/>
        </w:rPr>
        <w:t xml:space="preserve">, </w:t>
      </w:r>
      <w:r w:rsidRPr="00B20110">
        <w:rPr>
          <w:color w:val="000000"/>
          <w:sz w:val="16"/>
        </w:rPr>
        <w:t xml:space="preserve">approximately 340,000 of which are secondary jobs outside the coastal regions. </w:t>
      </w:r>
    </w:p>
    <w:p w:rsidR="00463568" w:rsidRPr="00C82210" w:rsidRDefault="00463568" w:rsidP="00463568">
      <w:pPr>
        <w:pStyle w:val="Heading4"/>
      </w:pPr>
      <w:r w:rsidRPr="00C82210">
        <w:t xml:space="preserve">And, </w:t>
      </w:r>
      <w:r>
        <w:t>d</w:t>
      </w:r>
      <w:r w:rsidRPr="00C82210">
        <w:t>rilling has a multiplier effect that will boost our economy significantly</w:t>
      </w:r>
    </w:p>
    <w:p w:rsidR="00463568" w:rsidRPr="00C82210" w:rsidRDefault="00463568" w:rsidP="00463568">
      <w:r w:rsidRPr="00C82210">
        <w:rPr>
          <w:rStyle w:val="StyleStyleBold12pt"/>
        </w:rPr>
        <w:t>Mason 09</w:t>
      </w:r>
      <w:r w:rsidRPr="00C82210">
        <w:t xml:space="preserve"> (Joseph, Ph.D. in Finance, University of Illinois, February 2011, “The Economic Contribution of Increased Offshore Oil Exploration and Production to Regional and National Economies” American Energy Alliance) http://www.americanenergyalliance.org/images/aea_offshore_updated_final.pdf</w:t>
      </w:r>
    </w:p>
    <w:p w:rsidR="00463568" w:rsidRPr="00C82210" w:rsidRDefault="00463568" w:rsidP="00463568"/>
    <w:p w:rsidR="00463568" w:rsidRPr="00F5248C" w:rsidRDefault="00463568" w:rsidP="00463568">
      <w:pPr>
        <w:rPr>
          <w:rStyle w:val="Emphasis"/>
          <w:highlight w:val="green"/>
        </w:rPr>
      </w:pPr>
      <w:r w:rsidRPr="00F5248C">
        <w:rPr>
          <w:rStyle w:val="StyleBoldUnderline"/>
          <w:highlight w:val="green"/>
        </w:rPr>
        <w:t>The broadest measure of</w:t>
      </w:r>
      <w:r w:rsidRPr="00F5248C">
        <w:rPr>
          <w:rStyle w:val="StyleBoldUnderline"/>
        </w:rPr>
        <w:t xml:space="preserve"> the</w:t>
      </w:r>
      <w:r w:rsidRPr="00B20110">
        <w:rPr>
          <w:color w:val="000000"/>
          <w:sz w:val="16"/>
        </w:rPr>
        <w:t xml:space="preserve"> incremental </w:t>
      </w:r>
      <w:r w:rsidRPr="00F5248C">
        <w:rPr>
          <w:rStyle w:val="StyleBoldUnderline"/>
        </w:rPr>
        <w:t xml:space="preserve">effect of </w:t>
      </w:r>
      <w:r w:rsidRPr="00F5248C">
        <w:rPr>
          <w:rStyle w:val="StyleBoldUnderline"/>
          <w:highlight w:val="green"/>
        </w:rPr>
        <w:t>increased OCS oil</w:t>
      </w:r>
      <w:r w:rsidRPr="00B20110">
        <w:rPr>
          <w:color w:val="000000"/>
          <w:sz w:val="16"/>
        </w:rPr>
        <w:t xml:space="preserve"> and natural gas </w:t>
      </w:r>
      <w:r w:rsidRPr="00F5248C">
        <w:rPr>
          <w:rStyle w:val="StyleBoldUnderline"/>
          <w:highlight w:val="green"/>
        </w:rPr>
        <w:t>extraction is the effect on</w:t>
      </w:r>
      <w:r w:rsidRPr="00F5248C">
        <w:rPr>
          <w:rStyle w:val="StyleBoldUnderline"/>
        </w:rPr>
        <w:t xml:space="preserve"> </w:t>
      </w:r>
      <w:r w:rsidRPr="00F5248C">
        <w:rPr>
          <w:rStyle w:val="StyleBoldUnderline"/>
          <w:highlight w:val="green"/>
        </w:rPr>
        <w:t>total economic output. Output is</w:t>
      </w:r>
      <w:r w:rsidRPr="00F5248C">
        <w:rPr>
          <w:rStyle w:val="StyleBoldUnderline"/>
        </w:rPr>
        <w:t xml:space="preserve"> </w:t>
      </w:r>
      <w:r w:rsidRPr="00B20110">
        <w:rPr>
          <w:color w:val="000000"/>
          <w:sz w:val="16"/>
        </w:rPr>
        <w:t xml:space="preserve">generally </w:t>
      </w:r>
      <w:r w:rsidRPr="00F5248C">
        <w:rPr>
          <w:rStyle w:val="StyleBoldUnderline"/>
        </w:rPr>
        <w:t>expressed as</w:t>
      </w:r>
      <w:r w:rsidRPr="00B20110">
        <w:rPr>
          <w:color w:val="000000"/>
          <w:sz w:val="16"/>
        </w:rPr>
        <w:t xml:space="preserve"> Gross Domestic Product (</w:t>
      </w:r>
      <w:r w:rsidRPr="00F5248C">
        <w:rPr>
          <w:rStyle w:val="StyleBoldUnderline"/>
          <w:highlight w:val="green"/>
        </w:rPr>
        <w:t>GDP</w:t>
      </w:r>
      <w:r w:rsidRPr="00B20110">
        <w:rPr>
          <w:color w:val="000000"/>
          <w:sz w:val="16"/>
        </w:rPr>
        <w:t xml:space="preserve">), which measures the total production of goods and services in a given country. The corollary at the state level is known as Gross State Product (GSP). BEA’s final demand output multipliers can be used to perform two analyses. First, the </w:t>
      </w:r>
      <w:r w:rsidRPr="00F5248C">
        <w:rPr>
          <w:rStyle w:val="StyleBoldUnderline"/>
        </w:rPr>
        <w:t>multipliers are applied to initial investment costs</w:t>
      </w:r>
      <w:r w:rsidRPr="00B20110">
        <w:rPr>
          <w:color w:val="000000"/>
          <w:sz w:val="16"/>
        </w:rPr>
        <w:t xml:space="preserve"> in Table 3 to determine the likely annual benefits that would accrue in the first years the OCS is open to development. </w:t>
      </w:r>
      <w:r w:rsidRPr="00F5248C">
        <w:rPr>
          <w:rStyle w:val="StyleBoldUnderline"/>
        </w:rPr>
        <w:t>Then, the multipliers are applied to the resource value estimates</w:t>
      </w:r>
      <w:r w:rsidRPr="00B20110">
        <w:rPr>
          <w:color w:val="000000"/>
          <w:sz w:val="16"/>
        </w:rPr>
        <w:t xml:space="preserve"> in Table 4 to measure the expected total increase in output over the lifetime of the projects. Estimates are provided for both coastal states and the U.S., as a whole. </w:t>
      </w:r>
      <w:r w:rsidRPr="00F5248C">
        <w:rPr>
          <w:rStyle w:val="StyleBoldUnderline"/>
          <w:highlight w:val="green"/>
        </w:rPr>
        <w:t>In total, the investment</w:t>
      </w:r>
      <w:r w:rsidRPr="00F5248C">
        <w:rPr>
          <w:rStyle w:val="StyleBoldUnderline"/>
        </w:rPr>
        <w:t xml:space="preserve"> </w:t>
      </w:r>
      <w:r w:rsidRPr="00F5248C">
        <w:rPr>
          <w:rStyle w:val="StyleBoldUnderline"/>
          <w:highlight w:val="green"/>
        </w:rPr>
        <w:t>and production phases</w:t>
      </w:r>
      <w:r w:rsidRPr="00F5248C">
        <w:rPr>
          <w:rStyle w:val="StyleBoldUnderline"/>
        </w:rPr>
        <w:t xml:space="preserve"> together </w:t>
      </w:r>
      <w:r w:rsidRPr="00F5248C">
        <w:rPr>
          <w:rStyle w:val="StyleBoldUnderline"/>
          <w:highlight w:val="green"/>
        </w:rPr>
        <w:t>can</w:t>
      </w:r>
      <w:r w:rsidRPr="00F5248C">
        <w:rPr>
          <w:rStyle w:val="StyleBoldUnderline"/>
        </w:rPr>
        <w:t xml:space="preserve"> be expected to </w:t>
      </w:r>
      <w:r w:rsidRPr="00F5248C">
        <w:rPr>
          <w:rStyle w:val="StyleBoldUnderline"/>
          <w:highlight w:val="green"/>
        </w:rPr>
        <w:t>contribute</w:t>
      </w:r>
      <w:r w:rsidRPr="00F5248C">
        <w:rPr>
          <w:rStyle w:val="StyleBoldUnderline"/>
        </w:rPr>
        <w:t xml:space="preserve"> over </w:t>
      </w:r>
      <w:r w:rsidRPr="00F5248C">
        <w:rPr>
          <w:rStyle w:val="StyleBoldUnderline"/>
          <w:highlight w:val="green"/>
        </w:rPr>
        <w:t xml:space="preserve">$11 trillion in GDP </w:t>
      </w:r>
      <w:r w:rsidRPr="00F5248C">
        <w:rPr>
          <w:rStyle w:val="StyleBoldUnderline"/>
        </w:rPr>
        <w:t xml:space="preserve">over the project lifespan. Until OCS production begins, </w:t>
      </w:r>
      <w:r w:rsidRPr="00F5248C">
        <w:rPr>
          <w:rStyle w:val="StyleBoldUnderline"/>
          <w:highlight w:val="green"/>
        </w:rPr>
        <w:t>onshore communities will realize</w:t>
      </w:r>
      <w:r w:rsidRPr="00F5248C">
        <w:rPr>
          <w:rStyle w:val="StyleBoldUnderline"/>
        </w:rPr>
        <w:t xml:space="preserve"> only the </w:t>
      </w:r>
      <w:r w:rsidRPr="00F5248C">
        <w:rPr>
          <w:rStyle w:val="StyleBoldUnderline"/>
          <w:highlight w:val="green"/>
        </w:rPr>
        <w:t>benefits associated with offshore investment. These</w:t>
      </w:r>
      <w:r w:rsidRPr="00F5248C">
        <w:rPr>
          <w:rStyle w:val="StyleBoldUnderline"/>
        </w:rPr>
        <w:t xml:space="preserve"> benefits </w:t>
      </w:r>
      <w:r w:rsidRPr="00F5248C">
        <w:rPr>
          <w:rStyle w:val="StyleBoldUnderline"/>
          <w:highlight w:val="green"/>
        </w:rPr>
        <w:t>take two forms: (1)</w:t>
      </w:r>
      <w:r w:rsidRPr="00F5248C">
        <w:rPr>
          <w:rStyle w:val="StyleBoldUnderline"/>
        </w:rPr>
        <w:t xml:space="preserve"> the </w:t>
      </w:r>
      <w:r w:rsidRPr="00F5248C">
        <w:rPr>
          <w:rStyle w:val="StyleBoldUnderline"/>
          <w:highlight w:val="green"/>
        </w:rPr>
        <w:t>development of</w:t>
      </w:r>
      <w:r w:rsidRPr="00F5248C">
        <w:rPr>
          <w:rStyle w:val="StyleBoldUnderline"/>
        </w:rPr>
        <w:t xml:space="preserve"> the </w:t>
      </w:r>
      <w:r w:rsidRPr="00F5248C">
        <w:rPr>
          <w:rStyle w:val="StyleBoldUnderline"/>
          <w:highlight w:val="green"/>
        </w:rPr>
        <w:t>offshore facilities</w:t>
      </w:r>
      <w:r w:rsidRPr="00F5248C">
        <w:rPr>
          <w:rStyle w:val="StyleBoldUnderline"/>
        </w:rPr>
        <w:t xml:space="preserve"> themselves </w:t>
      </w:r>
      <w:r w:rsidRPr="00F5248C">
        <w:rPr>
          <w:rStyle w:val="StyleBoldUnderline"/>
          <w:highlight w:val="green"/>
        </w:rPr>
        <w:t xml:space="preserve">and (2) </w:t>
      </w:r>
      <w:r w:rsidRPr="00F5248C">
        <w:rPr>
          <w:rStyle w:val="StyleBoldUnderline"/>
        </w:rPr>
        <w:t xml:space="preserve">the </w:t>
      </w:r>
      <w:r w:rsidRPr="00F5248C">
        <w:rPr>
          <w:rStyle w:val="StyleBoldUnderline"/>
          <w:highlight w:val="green"/>
        </w:rPr>
        <w:t>expansion of</w:t>
      </w:r>
      <w:r w:rsidRPr="00F5248C">
        <w:rPr>
          <w:rStyle w:val="StyleBoldUnderline"/>
        </w:rPr>
        <w:t xml:space="preserve"> onshore </w:t>
      </w:r>
      <w:r w:rsidRPr="00F5248C">
        <w:rPr>
          <w:rStyle w:val="StyleBoldUnderline"/>
          <w:highlight w:val="green"/>
        </w:rPr>
        <w:t>refining capacity</w:t>
      </w:r>
      <w:r w:rsidRPr="00F5248C">
        <w:rPr>
          <w:rStyle w:val="StyleBoldUnderline"/>
        </w:rPr>
        <w:t xml:space="preserve">. These two effects, taken together, provide a rough approximation of the additional output that would be created by allowing greater access to offshore resources. </w:t>
      </w:r>
      <w:r w:rsidRPr="00B20110">
        <w:rPr>
          <w:color w:val="000000"/>
          <w:sz w:val="16"/>
        </w:rPr>
        <w:t xml:space="preserve">Using the investment estimates from Table 3 and Table 6 and BEA multipliers in Table A3 above, the estimated increase in coastal state economic output is presented in Table 7. The figures in Table 7 only provide the increase in output that is generated in the same state as the increase in production. </w:t>
      </w:r>
      <w:r w:rsidRPr="00F5248C">
        <w:rPr>
          <w:rStyle w:val="StyleBoldUnderline"/>
        </w:rPr>
        <w:t>As an integrated economy</w:t>
      </w:r>
      <w:r w:rsidRPr="00B20110">
        <w:rPr>
          <w:color w:val="000000"/>
          <w:sz w:val="16"/>
        </w:rPr>
        <w:t xml:space="preserve">, however, </w:t>
      </w:r>
      <w:r w:rsidRPr="00F5248C">
        <w:rPr>
          <w:rStyle w:val="Emphasis"/>
          <w:highlight w:val="green"/>
        </w:rPr>
        <w:t>output in one state is tied to output in other states</w:t>
      </w:r>
      <w:r w:rsidRPr="00F5248C">
        <w:rPr>
          <w:rStyle w:val="StyleBoldUnderline"/>
        </w:rPr>
        <w:t xml:space="preserve">. </w:t>
      </w:r>
      <w:r w:rsidRPr="00B20110">
        <w:rPr>
          <w:color w:val="000000"/>
          <w:sz w:val="16"/>
        </w:rPr>
        <w:t>For example</w:t>
      </w:r>
      <w:r w:rsidRPr="00F5248C">
        <w:rPr>
          <w:rStyle w:val="StyleBoldUnderline"/>
        </w:rPr>
        <w:t xml:space="preserve">, </w:t>
      </w:r>
      <w:r w:rsidRPr="00F5248C">
        <w:rPr>
          <w:rStyle w:val="StyleBoldUnderline"/>
          <w:highlight w:val="green"/>
        </w:rPr>
        <w:t>Alabama workers building a facility off the Alabama shore might use steel produced in Illinois and</w:t>
      </w:r>
      <w:r w:rsidRPr="00F5248C">
        <w:rPr>
          <w:rStyle w:val="StyleBoldUnderline"/>
        </w:rPr>
        <w:t xml:space="preserve"> fabricated into </w:t>
      </w:r>
      <w:r w:rsidRPr="00F5248C">
        <w:rPr>
          <w:rStyle w:val="StyleBoldUnderline"/>
          <w:highlight w:val="green"/>
        </w:rPr>
        <w:t>pipes in Missouri</w:t>
      </w:r>
      <w:r w:rsidRPr="00F5248C">
        <w:rPr>
          <w:rStyle w:val="StyleBoldUnderline"/>
        </w:rPr>
        <w:t xml:space="preserve">. These effects may be considered “secondary” effects because they spread from one state to other states. </w:t>
      </w:r>
      <w:r w:rsidRPr="00B20110">
        <w:rPr>
          <w:color w:val="000000"/>
          <w:sz w:val="16"/>
        </w:rPr>
        <w:t xml:space="preserve">Using the individual multiplier for Alabama would thus under-report the total effect associated with production off the coast of Alabama. </w:t>
      </w:r>
      <w:r w:rsidRPr="00F5248C">
        <w:rPr>
          <w:rStyle w:val="StyleBoldUnderline"/>
        </w:rPr>
        <w:t>Using the total U.S. multipliers</w:t>
      </w:r>
      <w:r w:rsidRPr="00B20110">
        <w:rPr>
          <w:color w:val="000000"/>
          <w:sz w:val="16"/>
        </w:rPr>
        <w:t xml:space="preserve"> (2.2860 for refining and 2.3938 for extraction), </w:t>
      </w:r>
      <w:r w:rsidRPr="00F5248C">
        <w:rPr>
          <w:rStyle w:val="StyleBoldUnderline"/>
          <w:highlight w:val="green"/>
        </w:rPr>
        <w:t>the total increase in U.S. output is estimated to be</w:t>
      </w:r>
      <w:r w:rsidRPr="00F5248C">
        <w:rPr>
          <w:rStyle w:val="StyleBoldUnderline"/>
        </w:rPr>
        <w:t xml:space="preserve"> about $0.5 trillion, or approximately </w:t>
      </w:r>
      <w:r w:rsidRPr="00F5248C">
        <w:rPr>
          <w:rStyle w:val="StyleBoldUnderline"/>
          <w:highlight w:val="green"/>
        </w:rPr>
        <w:t>$73 billion per year for the first seven years the OCS is open</w:t>
      </w:r>
      <w:r w:rsidRPr="00F5248C">
        <w:rPr>
          <w:rStyle w:val="StyleBoldUnderline"/>
        </w:rPr>
        <w:t>. For comparative purposes, a $73 billion stimulus amounts to approximately 0.5 percent of total U.S. output</w:t>
      </w:r>
      <w:r w:rsidRPr="00B20110">
        <w:rPr>
          <w:color w:val="000000"/>
          <w:sz w:val="16"/>
        </w:rPr>
        <w:t xml:space="preserve"> (GDP) per year. 49 Of course, the investment expenditures and resulting output estimated above is only made to facilitate oil and gas extraction. </w:t>
      </w:r>
      <w:r w:rsidRPr="00F5248C">
        <w:rPr>
          <w:rStyle w:val="StyleBoldUnderline"/>
          <w:highlight w:val="green"/>
        </w:rPr>
        <w:t>Once extraction begins, additional economic activity continues</w:t>
      </w:r>
      <w:r w:rsidRPr="00F5248C">
        <w:rPr>
          <w:rStyle w:val="StyleBoldUnderline"/>
        </w:rPr>
        <w:t xml:space="preserve"> for the lifetime of the oil and natural gas resources. </w:t>
      </w:r>
      <w:r w:rsidRPr="00B20110">
        <w:rPr>
          <w:color w:val="000000"/>
          <w:sz w:val="16"/>
        </w:rPr>
        <w:t xml:space="preserve">Applying the BEA multipliers for “Oil and Gas Extraction” in Table A3 to the estimates of the total value of the oil and gas resources in Table 4 yields the total increases to coastal state output from oil and gas extraction in Table 8. Table 8 indicates that </w:t>
      </w:r>
      <w:r w:rsidRPr="00F5248C">
        <w:rPr>
          <w:rStyle w:val="StyleBoldUnderline"/>
          <w:highlight w:val="green"/>
        </w:rPr>
        <w:t>increased OCS oil</w:t>
      </w:r>
      <w:r w:rsidRPr="00F5248C">
        <w:rPr>
          <w:rStyle w:val="StyleBoldUnderline"/>
        </w:rPr>
        <w:t xml:space="preserve"> and gas </w:t>
      </w:r>
      <w:r w:rsidRPr="00F5248C">
        <w:rPr>
          <w:rStyle w:val="StyleBoldUnderline"/>
          <w:highlight w:val="green"/>
        </w:rPr>
        <w:t>extraction would yield</w:t>
      </w:r>
      <w:r w:rsidRPr="00F5248C">
        <w:rPr>
          <w:rStyle w:val="StyleBoldUnderline"/>
        </w:rPr>
        <w:t xml:space="preserve"> approximately $</w:t>
      </w:r>
      <w:r w:rsidRPr="00F5248C">
        <w:rPr>
          <w:rStyle w:val="StyleBoldUnderline"/>
          <w:highlight w:val="green"/>
        </w:rPr>
        <w:t>192 billion per year in new coastal state output, or $5.75 trillion over the lifetime</w:t>
      </w:r>
      <w:r w:rsidRPr="00F5248C">
        <w:rPr>
          <w:rStyle w:val="StyleBoldUnderline"/>
        </w:rPr>
        <w:t xml:space="preserve"> of the fields.</w:t>
      </w:r>
      <w:r w:rsidRPr="00B20110">
        <w:rPr>
          <w:color w:val="000000"/>
          <w:sz w:val="16"/>
        </w:rPr>
        <w:t xml:space="preserve"> Because the OCS areas are currently unavailable, the entire amount — $5.75 trillion — is additional output created by a change in policy allowing resource extraction in additional OCS Planning Areas. To approximate the total increase in output associated with increasing offshore resource production, including the associated secondary effects, the overall United States output multiplier is applied (2.3938) to the total value of the applicable OCS resources ($3,427,667,487,135). Note that the multiplier for the United States captures sec ondary effects, being greater than any of the individual state multipliers. 50 As a result, the state-by-state analysis in Table 8 misses approximately $2.45 trillion in secondary output. </w:t>
      </w:r>
      <w:r w:rsidRPr="00F5248C">
        <w:rPr>
          <w:rStyle w:val="StyleBoldUnderline"/>
          <w:highlight w:val="green"/>
        </w:rPr>
        <w:t>The total increase in output</w:t>
      </w:r>
      <w:r w:rsidRPr="00F5248C">
        <w:rPr>
          <w:rStyle w:val="StyleBoldUnderline"/>
        </w:rPr>
        <w:t xml:space="preserve"> in the United States </w:t>
      </w:r>
      <w:r w:rsidRPr="00F5248C">
        <w:rPr>
          <w:rStyle w:val="StyleBoldUnderline"/>
          <w:highlight w:val="green"/>
        </w:rPr>
        <w:t>is estimated to total</w:t>
      </w:r>
      <w:r w:rsidRPr="00F5248C">
        <w:rPr>
          <w:rStyle w:val="StyleBoldUnderline"/>
        </w:rPr>
        <w:t xml:space="preserve"> approximately $8.2 trillion or about $273 billion per year, which amounts to </w:t>
      </w:r>
      <w:r w:rsidRPr="00F5248C">
        <w:rPr>
          <w:rStyle w:val="Emphasis"/>
          <w:highlight w:val="green"/>
        </w:rPr>
        <w:t xml:space="preserve">just over two percent of GDP. </w:t>
      </w:r>
    </w:p>
    <w:p w:rsidR="00463568" w:rsidRPr="00DC1444" w:rsidRDefault="00463568" w:rsidP="00463568">
      <w:pPr>
        <w:pStyle w:val="Heading4"/>
      </w:pPr>
      <w:r>
        <w:t>SECOND –</w:t>
      </w:r>
      <w:r w:rsidRPr="00DC1444">
        <w:t xml:space="preserve"> trade deficits:</w:t>
      </w:r>
    </w:p>
    <w:p w:rsidR="00463568" w:rsidRPr="00DC1444" w:rsidRDefault="00463568" w:rsidP="00463568">
      <w:pPr>
        <w:pStyle w:val="Heading4"/>
      </w:pPr>
      <w:r w:rsidRPr="00DC1444">
        <w:t>Drilling would solve the trade deficit</w:t>
      </w:r>
    </w:p>
    <w:p w:rsidR="00463568" w:rsidRPr="00DC1444" w:rsidRDefault="00463568" w:rsidP="00463568">
      <w:r w:rsidRPr="00DC1444">
        <w:rPr>
          <w:rStyle w:val="StyleStyleBold12pt"/>
        </w:rPr>
        <w:t>Sanandaji 12</w:t>
      </w:r>
      <w:r w:rsidRPr="00DC1444">
        <w:t xml:space="preserve"> (Tino, Post-Doc at the University of Chicago and a Research Fellow at the Institute of Industrial Economics, 5/5/12, “Drill away the Trade Deficit”) http://super-economy.blogspot.com/2012/05/debate-about-domestic-drilling-has.html</w:t>
      </w:r>
    </w:p>
    <w:p w:rsidR="00463568" w:rsidRPr="00DC1444" w:rsidRDefault="00463568" w:rsidP="00463568"/>
    <w:p w:rsidR="00463568" w:rsidRPr="00F5248C" w:rsidRDefault="00463568" w:rsidP="00463568">
      <w:pPr>
        <w:rPr>
          <w:rStyle w:val="StyleBoldUnderline"/>
          <w:highlight w:val="green"/>
        </w:rPr>
      </w:pPr>
      <w:r w:rsidRPr="00B20110">
        <w:rPr>
          <w:color w:val="000000"/>
          <w:sz w:val="16"/>
        </w:rPr>
        <w:t xml:space="preserve">The debate about domestic drilling has focused on the effect on the price of oil. But </w:t>
      </w:r>
      <w:r w:rsidRPr="00F5248C">
        <w:rPr>
          <w:rStyle w:val="StyleBoldUnderline"/>
        </w:rPr>
        <w:t xml:space="preserve">even if </w:t>
      </w:r>
      <w:r w:rsidRPr="00F5248C">
        <w:rPr>
          <w:rStyle w:val="StyleBoldUnderline"/>
          <w:highlight w:val="green"/>
        </w:rPr>
        <w:t xml:space="preserve">American domestic energy production </w:t>
      </w:r>
      <w:r w:rsidRPr="00F5248C">
        <w:rPr>
          <w:rStyle w:val="StyleBoldUnderline"/>
        </w:rPr>
        <w:t xml:space="preserve">doesn’t reduce oil prices much, it </w:t>
      </w:r>
      <w:r w:rsidRPr="00F5248C">
        <w:rPr>
          <w:rStyle w:val="StyleBoldUnderline"/>
          <w:highlight w:val="green"/>
        </w:rPr>
        <w:t>will reduce net imports</w:t>
      </w:r>
      <w:r w:rsidRPr="00F5248C">
        <w:rPr>
          <w:rStyle w:val="StyleBoldUnderline"/>
        </w:rPr>
        <w:t xml:space="preserve">. Than at least the </w:t>
      </w:r>
      <w:r w:rsidRPr="00F5248C">
        <w:rPr>
          <w:rStyle w:val="StyleBoldUnderline"/>
          <w:highlight w:val="green"/>
        </w:rPr>
        <w:t>funds will not flow out of the country</w:t>
      </w:r>
      <w:r w:rsidRPr="00F5248C">
        <w:rPr>
          <w:rStyle w:val="StyleBoldUnderline"/>
        </w:rPr>
        <w:t>.</w:t>
      </w:r>
      <w:r w:rsidRPr="00B20110">
        <w:rPr>
          <w:color w:val="000000"/>
          <w:sz w:val="16"/>
        </w:rPr>
        <w:t xml:space="preserve"> Following the crash, U.S manufacturing recovered some and the trade deficit declined, in part because the weak dollar made exports cheaper and in part due to a collapse in domestic demand. This reduced the massive U.S trade deficit. But </w:t>
      </w:r>
      <w:r w:rsidRPr="00F5248C">
        <w:rPr>
          <w:rStyle w:val="StyleBoldUnderline"/>
        </w:rPr>
        <w:t>the higher price of imported oil has eaten away</w:t>
      </w:r>
      <w:r w:rsidRPr="00B20110">
        <w:rPr>
          <w:color w:val="000000"/>
          <w:sz w:val="16"/>
        </w:rPr>
        <w:t xml:space="preserve"> some of these </w:t>
      </w:r>
      <w:r w:rsidRPr="00F5248C">
        <w:rPr>
          <w:rStyle w:val="StyleBoldUnderline"/>
        </w:rPr>
        <w:t xml:space="preserve">gains. Today, </w:t>
      </w:r>
      <w:r w:rsidRPr="00F5248C">
        <w:rPr>
          <w:rStyle w:val="StyleBoldUnderline"/>
          <w:highlight w:val="green"/>
        </w:rPr>
        <w:t xml:space="preserve">more than half the U.S trade deficit is due to </w:t>
      </w:r>
      <w:r w:rsidRPr="00F5248C">
        <w:rPr>
          <w:rStyle w:val="StyleBoldUnderline"/>
        </w:rPr>
        <w:t xml:space="preserve">net </w:t>
      </w:r>
      <w:r w:rsidRPr="00F5248C">
        <w:rPr>
          <w:rStyle w:val="StyleBoldUnderline"/>
          <w:highlight w:val="green"/>
        </w:rPr>
        <w:t xml:space="preserve">petroleum imports.  </w:t>
      </w:r>
      <w:r w:rsidRPr="00F5248C">
        <w:rPr>
          <w:rStyle w:val="StyleBoldUnderline"/>
        </w:rPr>
        <w:t>The trade deficit basically means</w:t>
      </w:r>
      <w:r w:rsidRPr="00F5248C">
        <w:rPr>
          <w:rStyle w:val="StyleBoldUnderline"/>
          <w:highlight w:val="green"/>
        </w:rPr>
        <w:t xml:space="preserve"> each year Americans give away ownership of </w:t>
      </w:r>
      <w:r w:rsidRPr="00F5248C">
        <w:rPr>
          <w:rStyle w:val="StyleBoldUnderline"/>
        </w:rPr>
        <w:t xml:space="preserve">a piece of </w:t>
      </w:r>
      <w:r w:rsidRPr="00F5248C">
        <w:rPr>
          <w:rStyle w:val="StyleBoldUnderline"/>
          <w:highlight w:val="green"/>
        </w:rPr>
        <w:t>the U.S to foreign owners</w:t>
      </w:r>
      <w:r w:rsidRPr="00F5248C">
        <w:rPr>
          <w:rStyle w:val="StyleBoldUnderline"/>
        </w:rPr>
        <w:t xml:space="preserve"> in order</w:t>
      </w:r>
      <w:r w:rsidRPr="00F5248C">
        <w:rPr>
          <w:rStyle w:val="StyleBoldUnderline"/>
          <w:highlight w:val="green"/>
        </w:rPr>
        <w:t xml:space="preserve"> to finance more imports</w:t>
      </w:r>
      <w:r w:rsidRPr="00F5248C">
        <w:rPr>
          <w:rStyle w:val="StyleBoldUnderline"/>
        </w:rPr>
        <w:t xml:space="preserve"> than foreigners bought stuff from you. At best those imports will be used for domestic investment </w:t>
      </w:r>
      <w:r w:rsidRPr="00B20110">
        <w:rPr>
          <w:color w:val="000000"/>
          <w:sz w:val="16"/>
        </w:rPr>
        <w:t xml:space="preserve">(and even here the investment could have been financed by Americans), </w:t>
      </w:r>
      <w:r w:rsidRPr="00F5248C">
        <w:rPr>
          <w:rStyle w:val="StyleBoldUnderline"/>
        </w:rPr>
        <w:t>but mainly its used</w:t>
      </w:r>
      <w:r w:rsidRPr="00F5248C">
        <w:rPr>
          <w:rStyle w:val="StyleBoldUnderline"/>
          <w:highlight w:val="green"/>
        </w:rPr>
        <w:t xml:space="preserve"> for consumption</w:t>
      </w:r>
      <w:r w:rsidRPr="00F5248C">
        <w:rPr>
          <w:rStyle w:val="StyleBoldUnderline"/>
        </w:rPr>
        <w:t>.  This is not a problem in the standard economic textbook</w:t>
      </w:r>
      <w:r w:rsidRPr="00B20110">
        <w:rPr>
          <w:color w:val="000000"/>
          <w:sz w:val="16"/>
        </w:rPr>
        <w:t xml:space="preserve"> model, just a source of mutual gain, so economists rarely discuss the trade deficit anymore. </w:t>
      </w:r>
      <w:r w:rsidRPr="00F5248C">
        <w:rPr>
          <w:rStyle w:val="StyleBoldUnderline"/>
        </w:rPr>
        <w:t xml:space="preserve">But in a more sophisticated framework </w:t>
      </w:r>
      <w:r w:rsidRPr="00F5248C">
        <w:rPr>
          <w:rStyle w:val="StyleBoldUnderline"/>
          <w:highlight w:val="green"/>
        </w:rPr>
        <w:t>financial market imperfections, government over-borrowing or a bubble in consumer spending may cause the country to under-save</w:t>
      </w:r>
      <w:r w:rsidRPr="00F5248C">
        <w:rPr>
          <w:rStyle w:val="StyleBoldUnderline"/>
        </w:rPr>
        <w:t xml:space="preserve">. In that case </w:t>
      </w:r>
      <w:r w:rsidRPr="00F5248C">
        <w:rPr>
          <w:rStyle w:val="StyleBoldUnderline"/>
          <w:highlight w:val="green"/>
        </w:rPr>
        <w:t xml:space="preserve">it may not be in the U.S best </w:t>
      </w:r>
      <w:r w:rsidRPr="00F5248C">
        <w:rPr>
          <w:rStyle w:val="StyleBoldUnderline"/>
        </w:rPr>
        <w:t>long run</w:t>
      </w:r>
      <w:r w:rsidRPr="00F5248C">
        <w:rPr>
          <w:rStyle w:val="StyleBoldUnderline"/>
          <w:highlight w:val="green"/>
        </w:rPr>
        <w:t xml:space="preserve"> interest to have foreign rivals </w:t>
      </w:r>
      <w:r w:rsidRPr="00F5248C">
        <w:rPr>
          <w:rStyle w:val="StyleBoldUnderline"/>
        </w:rPr>
        <w:t>like China</w:t>
      </w:r>
      <w:r w:rsidRPr="00F5248C">
        <w:rPr>
          <w:rStyle w:val="StyleBoldUnderline"/>
          <w:highlight w:val="green"/>
        </w:rPr>
        <w:t xml:space="preserve"> finance the spending binge</w:t>
      </w:r>
      <w:r w:rsidRPr="00F5248C">
        <w:rPr>
          <w:rStyle w:val="StyleBoldUnderline"/>
        </w:rPr>
        <w:t xml:space="preserve"> with cheap capital, </w:t>
      </w:r>
      <w:r w:rsidRPr="00F5248C">
        <w:rPr>
          <w:rStyle w:val="StyleBoldUnderline"/>
          <w:highlight w:val="green"/>
        </w:rPr>
        <w:t xml:space="preserve">slowly taking control over </w:t>
      </w:r>
      <w:r w:rsidRPr="00F5248C">
        <w:rPr>
          <w:rStyle w:val="StyleBoldUnderline"/>
        </w:rPr>
        <w:t xml:space="preserve">much of </w:t>
      </w:r>
      <w:r w:rsidRPr="00F5248C">
        <w:rPr>
          <w:rStyle w:val="StyleBoldUnderline"/>
          <w:highlight w:val="green"/>
        </w:rPr>
        <w:t>the U.S economy</w:t>
      </w:r>
      <w:r w:rsidRPr="00B20110">
        <w:rPr>
          <w:color w:val="000000"/>
          <w:sz w:val="16"/>
          <w:shd w:val="clear" w:color="auto" w:fill="00FF00"/>
        </w:rPr>
        <w:t>.</w:t>
      </w:r>
      <w:r w:rsidRPr="00B20110">
        <w:rPr>
          <w:color w:val="000000"/>
          <w:sz w:val="16"/>
        </w:rPr>
        <w:t xml:space="preserve"> The United States has massive amounts of gas and non-conventional oil, probably more than Saudi Arabia. </w:t>
      </w:r>
      <w:r w:rsidRPr="00F5248C">
        <w:rPr>
          <w:rStyle w:val="StyleBoldUnderline"/>
          <w:highlight w:val="green"/>
        </w:rPr>
        <w:t>Drilling is a</w:t>
      </w:r>
      <w:r w:rsidRPr="00F5248C">
        <w:rPr>
          <w:rStyle w:val="StyleBoldUnderline"/>
        </w:rPr>
        <w:t xml:space="preserve"> straightforward, </w:t>
      </w:r>
      <w:r w:rsidRPr="00F5248C">
        <w:rPr>
          <w:rStyle w:val="Emphasis"/>
          <w:highlight w:val="green"/>
        </w:rPr>
        <w:t>fool-proof way</w:t>
      </w:r>
      <w:r w:rsidRPr="00F5248C">
        <w:rPr>
          <w:rStyle w:val="StyleBoldUnderline"/>
          <w:highlight w:val="green"/>
        </w:rPr>
        <w:t xml:space="preserve"> to </w:t>
      </w:r>
      <w:r w:rsidRPr="00F5248C">
        <w:rPr>
          <w:rStyle w:val="StyleBoldUnderline"/>
        </w:rPr>
        <w:t xml:space="preserve">reduce or even </w:t>
      </w:r>
      <w:r w:rsidRPr="00F5248C">
        <w:rPr>
          <w:rStyle w:val="StyleBoldUnderline"/>
          <w:highlight w:val="green"/>
        </w:rPr>
        <w:t xml:space="preserve">reverse the outward flow of capital. </w:t>
      </w:r>
    </w:p>
    <w:p w:rsidR="00463568" w:rsidRPr="000A0D7F" w:rsidRDefault="00463568" w:rsidP="00463568">
      <w:pPr>
        <w:pStyle w:val="Heading4"/>
      </w:pPr>
      <w:r w:rsidRPr="000A0D7F">
        <w:t>Trade deficit reduction is critical to sustained growth</w:t>
      </w:r>
    </w:p>
    <w:p w:rsidR="00463568" w:rsidRPr="000A0D7F" w:rsidRDefault="00463568" w:rsidP="00463568">
      <w:r w:rsidRPr="000A0D7F">
        <w:rPr>
          <w:rStyle w:val="StyleStyleBold12pt"/>
        </w:rPr>
        <w:t>Tonelson 11</w:t>
      </w:r>
      <w:r w:rsidRPr="000A0D7F">
        <w:t xml:space="preserve"> (Alan, Research Fellow at the U.S. Business &amp; Industry Educa</w:t>
      </w:r>
      <w:r>
        <w:t>tional Foundation, July 29, 2011</w:t>
      </w:r>
      <w:r w:rsidRPr="000A0D7F">
        <w:t>, “Trade Deficit Reduction -- America's Only Way Out”, http://americaneconomicalert.org/view_ar</w:t>
      </w:r>
      <w:r>
        <w:t>t.asp?Prod_ID=4658</w:t>
      </w:r>
    </w:p>
    <w:p w:rsidR="00463568" w:rsidRPr="000A0D7F" w:rsidRDefault="00463568" w:rsidP="00463568"/>
    <w:p w:rsidR="00463568" w:rsidRPr="00264B0D" w:rsidRDefault="00463568" w:rsidP="00463568">
      <w:pPr>
        <w:rPr>
          <w:sz w:val="16"/>
        </w:rPr>
      </w:pPr>
      <w:r w:rsidRPr="00264B0D">
        <w:rPr>
          <w:sz w:val="16"/>
        </w:rPr>
        <w:t xml:space="preserve">This morning’s dismaying report from the government on gross domestic product confirms that </w:t>
      </w:r>
      <w:r w:rsidRPr="00264B0D">
        <w:rPr>
          <w:rStyle w:val="StyleBoldUnderline"/>
          <w:highlight w:val="green"/>
        </w:rPr>
        <w:t>economic growth is</w:t>
      </w:r>
      <w:r w:rsidRPr="00F5248C">
        <w:rPr>
          <w:rStyle w:val="StyleBoldUnderline"/>
        </w:rPr>
        <w:t xml:space="preserve"> virtually </w:t>
      </w:r>
      <w:r w:rsidRPr="00F5248C">
        <w:rPr>
          <w:rStyle w:val="Emphasis"/>
          <w:highlight w:val="green"/>
        </w:rPr>
        <w:t>dead</w:t>
      </w:r>
      <w:r w:rsidRPr="00264B0D">
        <w:rPr>
          <w:rStyle w:val="StyleBoldUnderline"/>
          <w:highlight w:val="green"/>
        </w:rPr>
        <w:t xml:space="preserve"> </w:t>
      </w:r>
      <w:r w:rsidRPr="00F5248C">
        <w:rPr>
          <w:rStyle w:val="StyleBoldUnderline"/>
        </w:rPr>
        <w:t>in the water</w:t>
      </w:r>
      <w:r w:rsidRPr="00264B0D">
        <w:rPr>
          <w:sz w:val="16"/>
        </w:rPr>
        <w:t xml:space="preserve">. It also reveals that </w:t>
      </w:r>
      <w:r w:rsidRPr="00264B0D">
        <w:rPr>
          <w:rStyle w:val="StyleBoldUnderline"/>
          <w:highlight w:val="green"/>
        </w:rPr>
        <w:t>none of the recovery strategies</w:t>
      </w:r>
      <w:r w:rsidRPr="00F5248C">
        <w:rPr>
          <w:rStyle w:val="StyleBoldUnderline"/>
        </w:rPr>
        <w:t xml:space="preserve"> dominating the headlines</w:t>
      </w:r>
      <w:r w:rsidRPr="00264B0D">
        <w:rPr>
          <w:sz w:val="16"/>
        </w:rPr>
        <w:t xml:space="preserve">, and none of the issues being debated during the current budget crisis, </w:t>
      </w:r>
      <w:r w:rsidRPr="00F5248C">
        <w:rPr>
          <w:rStyle w:val="StyleBoldUnderline"/>
        </w:rPr>
        <w:t xml:space="preserve">by themselves </w:t>
      </w:r>
      <w:r w:rsidRPr="00264B0D">
        <w:rPr>
          <w:rStyle w:val="StyleBoldUnderline"/>
          <w:highlight w:val="green"/>
        </w:rPr>
        <w:t xml:space="preserve">can generate </w:t>
      </w:r>
      <w:r w:rsidRPr="00F5248C">
        <w:rPr>
          <w:rStyle w:val="StyleBoldUnderline"/>
        </w:rPr>
        <w:t>desperately needed</w:t>
      </w:r>
      <w:r w:rsidRPr="00264B0D">
        <w:rPr>
          <w:rStyle w:val="StyleBoldUnderline"/>
          <w:highlight w:val="green"/>
        </w:rPr>
        <w:t xml:space="preserve"> output and</w:t>
      </w:r>
      <w:r w:rsidRPr="00F5248C">
        <w:rPr>
          <w:rStyle w:val="StyleBoldUnderline"/>
        </w:rPr>
        <w:t xml:space="preserve"> hiring without boosting America’s already dangerous levels of debt. </w:t>
      </w:r>
      <w:r w:rsidRPr="00264B0D">
        <w:rPr>
          <w:sz w:val="16"/>
        </w:rPr>
        <w:t xml:space="preserve">Literally trillions of dollars of stimulus from the Fed and the last two administrations obviously have flunked this test since the crisis began. And major tax cuts plus more Fed stimulus flunked it in the pre-crisis years, producing the weakest U.S. expansion until the present. The message to the President and Congress, and Republicans, Democrats, and Tea Partyers alike couldn’t be clearer: </w:t>
      </w:r>
      <w:r w:rsidRPr="00264B0D">
        <w:rPr>
          <w:rStyle w:val="StyleBoldUnderline"/>
          <w:highlight w:val="green"/>
        </w:rPr>
        <w:t xml:space="preserve">America’s </w:t>
      </w:r>
      <w:r w:rsidRPr="00F5248C">
        <w:rPr>
          <w:rStyle w:val="StyleBoldUnderline"/>
        </w:rPr>
        <w:t xml:space="preserve">damaged </w:t>
      </w:r>
      <w:r w:rsidRPr="00264B0D">
        <w:rPr>
          <w:rStyle w:val="StyleBoldUnderline"/>
          <w:highlight w:val="green"/>
        </w:rPr>
        <w:t xml:space="preserve">economy will </w:t>
      </w:r>
      <w:r w:rsidRPr="00F5248C">
        <w:rPr>
          <w:rStyle w:val="Emphasis"/>
          <w:highlight w:val="green"/>
        </w:rPr>
        <w:t>never be healed</w:t>
      </w:r>
      <w:r w:rsidRPr="00264B0D">
        <w:rPr>
          <w:rStyle w:val="StyleBoldUnderline"/>
          <w:highlight w:val="green"/>
        </w:rPr>
        <w:t xml:space="preserve"> unless recovery programs emphasize slashing the </w:t>
      </w:r>
      <w:r w:rsidRPr="00F5248C">
        <w:rPr>
          <w:rStyle w:val="StyleBoldUnderline"/>
        </w:rPr>
        <w:t>nation’s still-massive and chronic</w:t>
      </w:r>
      <w:r w:rsidRPr="00264B0D">
        <w:rPr>
          <w:rStyle w:val="StyleBoldUnderline"/>
          <w:highlight w:val="green"/>
        </w:rPr>
        <w:t xml:space="preserve"> trade deficit</w:t>
      </w:r>
      <w:r w:rsidRPr="00F5248C">
        <w:rPr>
          <w:rStyle w:val="StyleBoldUnderline"/>
        </w:rPr>
        <w:t xml:space="preserve">s. Greatly </w:t>
      </w:r>
      <w:r w:rsidRPr="00264B0D">
        <w:rPr>
          <w:rStyle w:val="StyleBoldUnderline"/>
          <w:highlight w:val="green"/>
        </w:rPr>
        <w:t>narrowing the gap</w:t>
      </w:r>
      <w:r w:rsidRPr="00264B0D">
        <w:rPr>
          <w:sz w:val="16"/>
        </w:rPr>
        <w:t xml:space="preserve"> between exports and imports </w:t>
      </w:r>
      <w:r w:rsidRPr="00264B0D">
        <w:rPr>
          <w:rStyle w:val="StyleBoldUnderline"/>
          <w:highlight w:val="green"/>
        </w:rPr>
        <w:t xml:space="preserve">represents </w:t>
      </w:r>
      <w:r w:rsidRPr="00F5248C">
        <w:rPr>
          <w:rStyle w:val="Emphasis"/>
          <w:highlight w:val="green"/>
        </w:rPr>
        <w:t>the only</w:t>
      </w:r>
      <w:r w:rsidRPr="00F5248C">
        <w:rPr>
          <w:rStyle w:val="StyleBoldUnderline"/>
        </w:rPr>
        <w:t xml:space="preserve"> realistic </w:t>
      </w:r>
      <w:r w:rsidRPr="00F5248C">
        <w:rPr>
          <w:rStyle w:val="Emphasis"/>
          <w:highlight w:val="green"/>
        </w:rPr>
        <w:t>way</w:t>
      </w:r>
      <w:r w:rsidRPr="00264B0D">
        <w:rPr>
          <w:rStyle w:val="StyleBoldUnderline"/>
          <w:highlight w:val="green"/>
        </w:rPr>
        <w:t xml:space="preserve"> to foster</w:t>
      </w:r>
      <w:r w:rsidRPr="00F5248C">
        <w:rPr>
          <w:rStyle w:val="StyleBoldUnderline"/>
        </w:rPr>
        <w:t xml:space="preserve"> </w:t>
      </w:r>
      <w:r w:rsidRPr="00264B0D">
        <w:rPr>
          <w:rStyle w:val="StyleBoldUnderline"/>
          <w:highlight w:val="green"/>
        </w:rPr>
        <w:t xml:space="preserve">growth </w:t>
      </w:r>
      <w:r w:rsidRPr="00F5248C">
        <w:rPr>
          <w:rStyle w:val="StyleBoldUnderline"/>
        </w:rPr>
        <w:t>without artificially boosting anemic domestic demand further</w:t>
      </w:r>
      <w:r w:rsidRPr="00264B0D">
        <w:rPr>
          <w:sz w:val="16"/>
        </w:rPr>
        <w:t xml:space="preserve"> – whether through more government spending or more tax cuts. </w:t>
      </w:r>
      <w:r w:rsidRPr="00F5248C">
        <w:rPr>
          <w:rStyle w:val="StyleBoldUnderline"/>
        </w:rPr>
        <w:t xml:space="preserve">As a result, </w:t>
      </w:r>
      <w:r w:rsidRPr="00264B0D">
        <w:rPr>
          <w:rStyle w:val="StyleBoldUnderline"/>
          <w:highlight w:val="green"/>
        </w:rPr>
        <w:t xml:space="preserve">it’s the realistic way to promote </w:t>
      </w:r>
      <w:r w:rsidRPr="00F5248C">
        <w:rPr>
          <w:rStyle w:val="StyleBoldUnderline"/>
        </w:rPr>
        <w:t xml:space="preserve">output and </w:t>
      </w:r>
      <w:r w:rsidRPr="00264B0D">
        <w:rPr>
          <w:rStyle w:val="StyleBoldUnderline"/>
          <w:highlight w:val="green"/>
        </w:rPr>
        <w:t xml:space="preserve">job-creation without plunging the economy </w:t>
      </w:r>
      <w:r w:rsidRPr="00F5248C">
        <w:rPr>
          <w:rStyle w:val="StyleBoldUnderline"/>
        </w:rPr>
        <w:t xml:space="preserve">even </w:t>
      </w:r>
      <w:r w:rsidRPr="00264B0D">
        <w:rPr>
          <w:rStyle w:val="StyleBoldUnderline"/>
          <w:highlight w:val="green"/>
        </w:rPr>
        <w:t>deeper into the red</w:t>
      </w:r>
      <w:r w:rsidRPr="00F5248C">
        <w:rPr>
          <w:rStyle w:val="StyleBoldUnderline"/>
        </w:rPr>
        <w:t xml:space="preserve"> financially. </w:t>
      </w:r>
      <w:r w:rsidRPr="00264B0D">
        <w:rPr>
          <w:sz w:val="16"/>
        </w:rPr>
        <w:t xml:space="preserve">The new government report revised the economy’s growth figures going back to 2003, and thus included an update on U.S. performance from the last recession’s official onset at the end of 2007. Its verdict: the downturn, which officially ended in mid-2009, was considerably worse than originally estimated. Rather than growing at an average annual rate of 0.1 percent between 2007 and 2010 (after inflation), the government now says the economy shrunk by an average annual rate of 0.3 percent in real terms. This year’s “soft patch” in growth, moreover, is looking more worrisome, too, as a result of the revisions. Rather than expanding at a 1.9 percent annualized rate in real terms during the first quarter of 2011, growth was only 0.4 percent – barely measurable. Preliminary figures for second-quarter annualized growth were better, but still sickly at 1.3 percent. Real growth for 2010 was revised upward slightly, from 2.9 to 3 percent. But the new data also showed that the second half of last year saw a sharper-than-reported slowdown in real growth, with the fourth quarter number being slashed from 3.1 percent to 2.3 percent. As this morning’s report showed, </w:t>
      </w:r>
      <w:r w:rsidRPr="00F5248C">
        <w:rPr>
          <w:rStyle w:val="StyleBoldUnderline"/>
        </w:rPr>
        <w:t>a greater worsening of the trade deficit than originally estimated dragged down first quarter growth this year much more than either weaker consumption, business investment, or government spending</w:t>
      </w:r>
      <w:r w:rsidRPr="00264B0D">
        <w:rPr>
          <w:sz w:val="16"/>
        </w:rPr>
        <w:t xml:space="preserve">. Although the new data peg export growth during the quarter at an annualized 7.9 percent rather than 7.3 percent, they also show a much greater rise in imports – from an annualized 5.1 percent increase to 8.3 percent According to preliminary figures, moreover, </w:t>
      </w:r>
      <w:r w:rsidRPr="00F5248C">
        <w:rPr>
          <w:rStyle w:val="StyleBoldUnderline"/>
        </w:rPr>
        <w:t>the trade deficit’s shrinkage made the private sector‘s biggest contribution to the modest growth speed-up in the second quarter</w:t>
      </w:r>
      <w:r w:rsidRPr="00264B0D">
        <w:rPr>
          <w:sz w:val="16"/>
        </w:rPr>
        <w:t xml:space="preserve">. But </w:t>
      </w:r>
      <w:r w:rsidRPr="00F5248C">
        <w:rPr>
          <w:rStyle w:val="StyleBoldUnderline"/>
        </w:rPr>
        <w:t>these new government numbers also demonstrate that the way the trade deficit is narrowed matters greatly. Since the economic crisis broke out in the summer of 2007, the only significant progress on this front has come when domestic demand has nosedived, and sharply depressed imports.</w:t>
      </w:r>
      <w:r w:rsidRPr="00264B0D">
        <w:rPr>
          <w:sz w:val="16"/>
        </w:rPr>
        <w:t xml:space="preserve"> Trade deficit reduction strategies must emphasize replacing imports with domestically produced goods and services on a massive scale. </w:t>
      </w:r>
      <w:r w:rsidRPr="00F5248C">
        <w:rPr>
          <w:rStyle w:val="StyleBoldUnderline"/>
        </w:rPr>
        <w:t xml:space="preserve">Only this way can growth be accelerated without inflating current levels of demand – and indebtedness. In fact, </w:t>
      </w:r>
      <w:r w:rsidRPr="00F5248C">
        <w:rPr>
          <w:rStyle w:val="Emphasis"/>
          <w:highlight w:val="green"/>
        </w:rPr>
        <w:t>trade deficit reduction can boost growth</w:t>
      </w:r>
      <w:r w:rsidRPr="00264B0D">
        <w:rPr>
          <w:rStyle w:val="StyleBoldUnderline"/>
          <w:highlight w:val="green"/>
        </w:rPr>
        <w:t xml:space="preserve"> even if domestic demand falls.</w:t>
      </w:r>
      <w:r w:rsidRPr="00264B0D">
        <w:rPr>
          <w:sz w:val="16"/>
        </w:rPr>
        <w:t xml:space="preserve"> Increasing U.S. exports, as President Obama has proposed, can help of course. </w:t>
      </w:r>
      <w:r w:rsidRPr="00F5248C">
        <w:rPr>
          <w:rStyle w:val="StyleBoldUnderline"/>
        </w:rPr>
        <w:t>But as the U.S. Business and Industry Council keeps reminding him, export expansion per se can only increase growth and job-creation on net if it’s great enough to reduce the trade deficit. And given today’s world of still-formidable foreign trade barriers and slowing growth, that’s clearly a pipe dream</w:t>
      </w:r>
      <w:r w:rsidRPr="00264B0D">
        <w:rPr>
          <w:sz w:val="16"/>
        </w:rPr>
        <w:t xml:space="preserve">. These conditions, of course, also further undermine the weak case for the Colombia, Korea, and Panama trade agreements as American growth and employment bonanzas. Bottom line: </w:t>
      </w:r>
      <w:r w:rsidRPr="00264B0D">
        <w:rPr>
          <w:rStyle w:val="StyleBoldUnderline"/>
          <w:highlight w:val="green"/>
        </w:rPr>
        <w:t>Without</w:t>
      </w:r>
      <w:r w:rsidRPr="00264B0D">
        <w:rPr>
          <w:sz w:val="16"/>
          <w:shd w:val="clear" w:color="auto" w:fill="00FF00"/>
        </w:rPr>
        <w:t xml:space="preserve"> </w:t>
      </w:r>
      <w:r w:rsidRPr="00264B0D">
        <w:rPr>
          <w:sz w:val="16"/>
        </w:rPr>
        <w:t xml:space="preserve">tight </w:t>
      </w:r>
      <w:r w:rsidRPr="00264B0D">
        <w:rPr>
          <w:rStyle w:val="StyleBoldUnderline"/>
          <w:highlight w:val="green"/>
        </w:rPr>
        <w:t>curbs on imports</w:t>
      </w:r>
      <w:r w:rsidRPr="00264B0D">
        <w:rPr>
          <w:sz w:val="16"/>
        </w:rPr>
        <w:t xml:space="preserve">, such as those the Council has long urged, </w:t>
      </w:r>
      <w:r w:rsidRPr="00264B0D">
        <w:rPr>
          <w:rStyle w:val="StyleBoldUnderline"/>
          <w:highlight w:val="green"/>
        </w:rPr>
        <w:t>the U.S. economy will be stuck in a slow-growth/high-unemployment mode for years</w:t>
      </w:r>
      <w:r w:rsidRPr="00264B0D">
        <w:rPr>
          <w:sz w:val="16"/>
          <w:shd w:val="clear" w:color="auto" w:fill="00FF00"/>
        </w:rPr>
        <w:t>.</w:t>
      </w:r>
      <w:r w:rsidRPr="00264B0D">
        <w:rPr>
          <w:sz w:val="16"/>
        </w:rPr>
        <w:t xml:space="preserve"> And that’s the most optimistic scenario. </w:t>
      </w:r>
    </w:p>
    <w:p w:rsidR="00463568" w:rsidRPr="00264B0D" w:rsidRDefault="00463568" w:rsidP="00463568">
      <w:pPr>
        <w:pStyle w:val="Heading4"/>
      </w:pPr>
      <w:r>
        <w:t>THIRD –</w:t>
      </w:r>
      <w:r w:rsidRPr="00264B0D">
        <w:t xml:space="preserve"> p</w:t>
      </w:r>
      <w:r>
        <w:t>rice volatility</w:t>
      </w:r>
    </w:p>
    <w:p w:rsidR="00463568" w:rsidRPr="00264B0D" w:rsidRDefault="00463568" w:rsidP="00463568">
      <w:pPr>
        <w:pStyle w:val="Heading4"/>
      </w:pPr>
      <w:r w:rsidRPr="00264B0D">
        <w:t>Increasing domestic oil production mitigates the impact of price volatility</w:t>
      </w:r>
    </w:p>
    <w:p w:rsidR="00463568" w:rsidRPr="00264B0D" w:rsidRDefault="00463568" w:rsidP="00463568">
      <w:r w:rsidRPr="00264B0D">
        <w:rPr>
          <w:rStyle w:val="StyleStyleBold12pt"/>
        </w:rPr>
        <w:t>Weidenmier 10</w:t>
      </w:r>
      <w:r w:rsidRPr="00264B0D">
        <w:t xml:space="preserve"> (Mark, adjunct scholar at AEI, 4/1/10, “Drill, Baby, Drill” American Enterprise Institute) http://www.aei.org/article/energy-and-the-environment/conventional-energy/drill-baby-drill/</w:t>
      </w:r>
    </w:p>
    <w:p w:rsidR="00463568" w:rsidRPr="00264B0D" w:rsidRDefault="00463568" w:rsidP="00463568"/>
    <w:p w:rsidR="00463568" w:rsidRDefault="00463568" w:rsidP="00463568">
      <w:pPr>
        <w:rPr>
          <w:rStyle w:val="StyleBoldUnderline"/>
        </w:rPr>
      </w:pPr>
      <w:r w:rsidRPr="00F5248C">
        <w:rPr>
          <w:rStyle w:val="StyleBoldUnderline"/>
          <w:highlight w:val="green"/>
        </w:rPr>
        <w:t>Increasing U.S. domestic petroleum will not</w:t>
      </w:r>
      <w:r w:rsidRPr="00F5248C">
        <w:rPr>
          <w:rStyle w:val="StyleBoldUnderline"/>
        </w:rPr>
        <w:t xml:space="preserve"> </w:t>
      </w:r>
      <w:r w:rsidRPr="00B20110">
        <w:rPr>
          <w:color w:val="000000"/>
          <w:sz w:val="16"/>
        </w:rPr>
        <w:t xml:space="preserve">likely </w:t>
      </w:r>
      <w:r w:rsidRPr="00F5248C">
        <w:rPr>
          <w:rStyle w:val="StyleBoldUnderline"/>
          <w:highlight w:val="green"/>
        </w:rPr>
        <w:t>lower world</w:t>
      </w:r>
      <w:r w:rsidRPr="00F5248C">
        <w:rPr>
          <w:rStyle w:val="StyleBoldUnderline"/>
        </w:rPr>
        <w:t xml:space="preserve"> oil </w:t>
      </w:r>
      <w:r w:rsidRPr="00F5248C">
        <w:rPr>
          <w:rStyle w:val="StyleBoldUnderline"/>
          <w:highlight w:val="green"/>
        </w:rPr>
        <w:t>prices</w:t>
      </w:r>
      <w:r w:rsidRPr="00B20110">
        <w:rPr>
          <w:color w:val="000000"/>
          <w:sz w:val="16"/>
        </w:rPr>
        <w:t xml:space="preserve">--most experts believe that U.S. oil reserves are small in relation to the rest of the world. </w:t>
      </w:r>
      <w:r w:rsidRPr="00F5248C">
        <w:rPr>
          <w:rStyle w:val="StyleBoldUnderline"/>
          <w:highlight w:val="green"/>
        </w:rPr>
        <w:t>But it will help the U.S.</w:t>
      </w:r>
      <w:r w:rsidRPr="00F5248C">
        <w:rPr>
          <w:rStyle w:val="Emphasis"/>
          <w:highlight w:val="green"/>
        </w:rPr>
        <w:t xml:space="preserve"> offset the negative economic impact</w:t>
      </w:r>
      <w:r w:rsidRPr="00F5248C">
        <w:rPr>
          <w:rStyle w:val="StyleBoldUnderline"/>
          <w:highlight w:val="green"/>
        </w:rPr>
        <w:t xml:space="preserve"> of a </w:t>
      </w:r>
      <w:r w:rsidRPr="00CD5D6A">
        <w:rPr>
          <w:rStyle w:val="StyleBoldUnderline"/>
          <w:highlight w:val="green"/>
        </w:rPr>
        <w:t xml:space="preserve">large increase </w:t>
      </w:r>
      <w:r w:rsidRPr="00F5248C">
        <w:rPr>
          <w:rStyle w:val="StyleBoldUnderline"/>
          <w:highlight w:val="green"/>
        </w:rPr>
        <w:t>in</w:t>
      </w:r>
      <w:r w:rsidRPr="00F5248C">
        <w:rPr>
          <w:rStyle w:val="StyleBoldUnderline"/>
        </w:rPr>
        <w:t xml:space="preserve"> oil </w:t>
      </w:r>
      <w:r w:rsidRPr="00F5248C">
        <w:rPr>
          <w:rStyle w:val="StyleBoldUnderline"/>
          <w:highlight w:val="green"/>
        </w:rPr>
        <w:t>prices</w:t>
      </w:r>
      <w:r w:rsidRPr="00B20110">
        <w:rPr>
          <w:color w:val="000000"/>
          <w:sz w:val="16"/>
        </w:rPr>
        <w:t xml:space="preserve">. For example, </w:t>
      </w:r>
      <w:r w:rsidRPr="00CD5D6A">
        <w:rPr>
          <w:rStyle w:val="StyleBoldUnderline"/>
          <w:highlight w:val="green"/>
        </w:rPr>
        <w:t xml:space="preserve">the economies </w:t>
      </w:r>
      <w:r w:rsidRPr="00F5248C">
        <w:rPr>
          <w:rStyle w:val="StyleBoldUnderline"/>
          <w:highlight w:val="green"/>
        </w:rPr>
        <w:t>of Alaska and Texas fare</w:t>
      </w:r>
      <w:r w:rsidRPr="00F5248C">
        <w:rPr>
          <w:rStyle w:val="StyleBoldUnderline"/>
        </w:rPr>
        <w:t xml:space="preserve"> much </w:t>
      </w:r>
      <w:r w:rsidRPr="00F5248C">
        <w:rPr>
          <w:rStyle w:val="StyleBoldUnderline"/>
          <w:highlight w:val="green"/>
        </w:rPr>
        <w:t>better than non-energy</w:t>
      </w:r>
      <w:r w:rsidRPr="00F5248C">
        <w:rPr>
          <w:rStyle w:val="StyleBoldUnderline"/>
        </w:rPr>
        <w:t xml:space="preserve"> producing </w:t>
      </w:r>
      <w:r w:rsidRPr="00F5248C">
        <w:rPr>
          <w:rStyle w:val="StyleBoldUnderline"/>
          <w:highlight w:val="green"/>
        </w:rPr>
        <w:t>states when oil prices rise</w:t>
      </w:r>
      <w:r w:rsidRPr="00F5248C">
        <w:rPr>
          <w:rStyle w:val="StyleBoldUnderline"/>
        </w:rPr>
        <w:t xml:space="preserve"> by 50% or 100%. </w:t>
      </w:r>
      <w:r w:rsidRPr="00F5248C">
        <w:rPr>
          <w:rStyle w:val="StyleBoldUnderline"/>
          <w:highlight w:val="green"/>
        </w:rPr>
        <w:t>Oil-</w:t>
      </w:r>
      <w:r w:rsidRPr="00F5248C">
        <w:rPr>
          <w:rStyle w:val="StyleBoldUnderline"/>
        </w:rPr>
        <w:t xml:space="preserve"> and natural-gas-</w:t>
      </w:r>
      <w:r w:rsidRPr="00F5248C">
        <w:rPr>
          <w:rStyle w:val="StyleBoldUnderline"/>
          <w:highlight w:val="green"/>
        </w:rPr>
        <w:t xml:space="preserve">producing states </w:t>
      </w:r>
      <w:r w:rsidRPr="00CD5D6A">
        <w:rPr>
          <w:rStyle w:val="StyleBoldUnderline"/>
          <w:highlight w:val="green"/>
        </w:rPr>
        <w:t xml:space="preserve">experience smaller </w:t>
      </w:r>
      <w:r w:rsidRPr="00F5248C">
        <w:rPr>
          <w:rStyle w:val="StyleBoldUnderline"/>
          <w:highlight w:val="green"/>
        </w:rPr>
        <w:t>increases in unemployment and a smaller decline in non-farm employment during a</w:t>
      </w:r>
      <w:r w:rsidRPr="00F5248C">
        <w:rPr>
          <w:rStyle w:val="StyleBoldUnderline"/>
        </w:rPr>
        <w:t xml:space="preserve"> peak oil </w:t>
      </w:r>
      <w:r w:rsidRPr="00F5248C">
        <w:rPr>
          <w:rStyle w:val="StyleBoldUnderline"/>
          <w:highlight w:val="green"/>
        </w:rPr>
        <w:t>shock. The reason</w:t>
      </w:r>
      <w:r w:rsidRPr="00B20110">
        <w:rPr>
          <w:color w:val="000000"/>
          <w:sz w:val="16"/>
        </w:rPr>
        <w:t xml:space="preserve"> for this </w:t>
      </w:r>
      <w:r w:rsidRPr="00F5248C">
        <w:rPr>
          <w:rStyle w:val="StyleBoldUnderline"/>
          <w:highlight w:val="green"/>
        </w:rPr>
        <w:t>is simple; the</w:t>
      </w:r>
      <w:r w:rsidRPr="00F5248C">
        <w:rPr>
          <w:rStyle w:val="StyleBoldUnderline"/>
        </w:rPr>
        <w:t xml:space="preserve"> size of the </w:t>
      </w:r>
      <w:r w:rsidRPr="00F5248C">
        <w:rPr>
          <w:rStyle w:val="StyleBoldUnderline"/>
          <w:highlight w:val="green"/>
        </w:rPr>
        <w:t>energy sector expands</w:t>
      </w:r>
      <w:r w:rsidRPr="00F5248C">
        <w:rPr>
          <w:rStyle w:val="StyleBoldUnderline"/>
        </w:rPr>
        <w:t xml:space="preserve"> during a period </w:t>
      </w:r>
      <w:r w:rsidRPr="00F5248C">
        <w:rPr>
          <w:rStyle w:val="StyleBoldUnderline"/>
          <w:highlight w:val="green"/>
        </w:rPr>
        <w:t>when oil prices</w:t>
      </w:r>
      <w:r w:rsidRPr="00F5248C">
        <w:rPr>
          <w:rStyle w:val="StyleBoldUnderline"/>
        </w:rPr>
        <w:t xml:space="preserve"> </w:t>
      </w:r>
      <w:r w:rsidRPr="00F5248C">
        <w:rPr>
          <w:rStyle w:val="StyleBoldUnderline"/>
          <w:highlight w:val="green"/>
        </w:rPr>
        <w:t>rise while the rest of the economy shrinks. The growing energy sector helps prop up other areas</w:t>
      </w:r>
      <w:r w:rsidRPr="00F5248C">
        <w:rPr>
          <w:rStyle w:val="StyleBoldUnderline"/>
        </w:rPr>
        <w:t xml:space="preserve"> in the economy by increasing the demand for goods and services in non-oil industries.</w:t>
      </w:r>
    </w:p>
    <w:p w:rsidR="00463568" w:rsidRPr="001D3DAB" w:rsidRDefault="00463568" w:rsidP="00463568">
      <w:pPr>
        <w:pStyle w:val="Heading4"/>
        <w:rPr>
          <w:szCs w:val="26"/>
        </w:rPr>
      </w:pPr>
      <w:r>
        <w:rPr>
          <w:szCs w:val="26"/>
        </w:rPr>
        <w:t xml:space="preserve">Price volatility can collapse the U.S. economy – </w:t>
      </w:r>
      <w:r w:rsidRPr="001D3DAB">
        <w:rPr>
          <w:szCs w:val="26"/>
        </w:rPr>
        <w:t xml:space="preserve">biggest internal link </w:t>
      </w:r>
    </w:p>
    <w:p w:rsidR="00463568" w:rsidRPr="001D3DAB" w:rsidRDefault="00463568" w:rsidP="00463568">
      <w:r w:rsidRPr="001D3DAB">
        <w:rPr>
          <w:rStyle w:val="StyleStyleBold12pt"/>
          <w:szCs w:val="26"/>
        </w:rPr>
        <w:t>Conway 13</w:t>
      </w:r>
      <w:r w:rsidRPr="001D3DAB">
        <w:t>--former commandant of the United States Marine Corps and president of the Marine Corps University (General James, As the senior operations officer on the Joint Chiefs of Staff, he was the principle advisor on the Iraq and Afghanistan wars to the president of the United States, the National Security Council and the secretary of defense, “GEN. JAMES CONWAY: Oil dependence limits U.S. military options,”, July 29, http://rare.us/story/gen-james-conway-oil-dependence-limits-u-s-military-options/)</w:t>
      </w:r>
    </w:p>
    <w:p w:rsidR="00463568" w:rsidRPr="001D3DAB" w:rsidRDefault="00463568" w:rsidP="00463568"/>
    <w:p w:rsidR="00463568" w:rsidRPr="001D3DAB" w:rsidRDefault="00463568" w:rsidP="00463568">
      <w:pPr>
        <w:rPr>
          <w:sz w:val="16"/>
        </w:rPr>
      </w:pPr>
      <w:r w:rsidRPr="00940ACA">
        <w:rPr>
          <w:b/>
          <w:highlight w:val="green"/>
          <w:u w:val="single"/>
        </w:rPr>
        <w:t>Oil markets are</w:t>
      </w:r>
      <w:r w:rsidRPr="001D3DAB">
        <w:rPr>
          <w:sz w:val="16"/>
        </w:rPr>
        <w:t xml:space="preserve"> also </w:t>
      </w:r>
      <w:r w:rsidRPr="00940ACA">
        <w:rPr>
          <w:rStyle w:val="Emphasis"/>
          <w:highlight w:val="green"/>
        </w:rPr>
        <w:t>highly volatile</w:t>
      </w:r>
      <w:r w:rsidRPr="001D3DAB">
        <w:rPr>
          <w:sz w:val="16"/>
        </w:rPr>
        <w:t xml:space="preserve"> </w:t>
      </w:r>
      <w:r w:rsidRPr="00940ACA">
        <w:rPr>
          <w:rStyle w:val="StyleBoldUnderline"/>
          <w:highlight w:val="green"/>
        </w:rPr>
        <w:t>because there is very little flexibility</w:t>
      </w:r>
      <w:r w:rsidRPr="001D3DAB">
        <w:rPr>
          <w:sz w:val="16"/>
        </w:rPr>
        <w:t xml:space="preserve"> at any point in time. In a very real sense, </w:t>
      </w:r>
      <w:r w:rsidRPr="00940ACA">
        <w:rPr>
          <w:b/>
          <w:highlight w:val="green"/>
          <w:u w:val="single"/>
        </w:rPr>
        <w:t xml:space="preserve">oil dependence tethers </w:t>
      </w:r>
      <w:r w:rsidRPr="00940ACA">
        <w:rPr>
          <w:rStyle w:val="Emphasis"/>
          <w:highlight w:val="green"/>
        </w:rPr>
        <w:t>the fate of our economy</w:t>
      </w:r>
      <w:r w:rsidRPr="00940ACA">
        <w:rPr>
          <w:b/>
          <w:highlight w:val="green"/>
          <w:u w:val="single"/>
        </w:rPr>
        <w:t xml:space="preserve"> to the</w:t>
      </w:r>
      <w:r w:rsidRPr="001D3DAB">
        <w:rPr>
          <w:b/>
          <w:u w:val="single"/>
        </w:rPr>
        <w:t xml:space="preserve"> vacillations of </w:t>
      </w:r>
      <w:r w:rsidRPr="00940ACA">
        <w:rPr>
          <w:b/>
          <w:highlight w:val="green"/>
          <w:u w:val="single"/>
        </w:rPr>
        <w:t>the global oil market</w:t>
      </w:r>
      <w:r w:rsidRPr="001D3DAB">
        <w:rPr>
          <w:sz w:val="16"/>
        </w:rPr>
        <w:t xml:space="preserve">. </w:t>
      </w:r>
      <w:r w:rsidRPr="00940ACA">
        <w:rPr>
          <w:b/>
          <w:highlight w:val="green"/>
          <w:u w:val="single"/>
        </w:rPr>
        <w:t>Political instability,</w:t>
      </w:r>
      <w:r w:rsidRPr="001D3DAB">
        <w:rPr>
          <w:b/>
          <w:u w:val="single"/>
        </w:rPr>
        <w:t xml:space="preserve"> terrorism, war – </w:t>
      </w:r>
      <w:r w:rsidRPr="00940ACA">
        <w:rPr>
          <w:b/>
          <w:highlight w:val="green"/>
          <w:u w:val="single"/>
        </w:rPr>
        <w:t>even weather events</w:t>
      </w:r>
      <w:r w:rsidRPr="001D3DAB">
        <w:rPr>
          <w:b/>
          <w:u w:val="single"/>
        </w:rPr>
        <w:t xml:space="preserve"> – in a far-flung corner of the globe </w:t>
      </w:r>
      <w:r w:rsidRPr="00940ACA">
        <w:rPr>
          <w:b/>
          <w:highlight w:val="green"/>
          <w:u w:val="single"/>
        </w:rPr>
        <w:t xml:space="preserve">can send </w:t>
      </w:r>
      <w:r w:rsidRPr="00940ACA">
        <w:rPr>
          <w:rStyle w:val="Emphasis"/>
          <w:highlight w:val="green"/>
        </w:rPr>
        <w:t>shockwaves</w:t>
      </w:r>
      <w:r w:rsidRPr="00940ACA">
        <w:rPr>
          <w:b/>
          <w:highlight w:val="green"/>
          <w:u w:val="single"/>
        </w:rPr>
        <w:t xml:space="preserve"> that affect America</w:t>
      </w:r>
      <w:r w:rsidRPr="001D3DAB">
        <w:rPr>
          <w:b/>
          <w:u w:val="single"/>
        </w:rPr>
        <w:t>ns at home</w:t>
      </w:r>
      <w:r w:rsidRPr="001D3DAB">
        <w:rPr>
          <w:sz w:val="16"/>
        </w:rPr>
        <w:t xml:space="preserve">. Because we lack substitutes to oil (particularly in the transportation sector, which relies on oil for 93 percent of its fuel), U.S. consumers and businesses have no choice but to pay higher energy prices when the volatile price of oil moves higher. Needless to say, </w:t>
      </w:r>
      <w:r w:rsidRPr="001D3DAB">
        <w:rPr>
          <w:b/>
          <w:u w:val="single"/>
        </w:rPr>
        <w:t xml:space="preserve">being forced to </w:t>
      </w:r>
      <w:r w:rsidRPr="00940ACA">
        <w:rPr>
          <w:b/>
          <w:highlight w:val="green"/>
          <w:u w:val="single"/>
        </w:rPr>
        <w:t xml:space="preserve">pay higher energy costs is </w:t>
      </w:r>
      <w:r w:rsidRPr="00940ACA">
        <w:rPr>
          <w:rStyle w:val="Emphasis"/>
          <w:highlight w:val="green"/>
        </w:rPr>
        <w:t>extremely damaging</w:t>
      </w:r>
      <w:r w:rsidRPr="00940ACA">
        <w:rPr>
          <w:b/>
          <w:highlight w:val="green"/>
          <w:u w:val="single"/>
        </w:rPr>
        <w:t xml:space="preserve"> to our economy</w:t>
      </w:r>
      <w:r w:rsidRPr="00940ACA">
        <w:rPr>
          <w:sz w:val="16"/>
          <w:highlight w:val="green"/>
        </w:rPr>
        <w:t xml:space="preserve">. </w:t>
      </w:r>
      <w:r w:rsidRPr="00940ACA">
        <w:rPr>
          <w:b/>
          <w:highlight w:val="green"/>
          <w:u w:val="single"/>
        </w:rPr>
        <w:t>It breaks budgets, costs jobs and</w:t>
      </w:r>
      <w:r w:rsidRPr="001D3DAB">
        <w:rPr>
          <w:b/>
          <w:u w:val="single"/>
        </w:rPr>
        <w:t xml:space="preserve"> even worsens our fiscal nightmare because it </w:t>
      </w:r>
      <w:r w:rsidRPr="00940ACA">
        <w:rPr>
          <w:b/>
          <w:highlight w:val="green"/>
          <w:u w:val="single"/>
        </w:rPr>
        <w:t>dampens overall economic growth</w:t>
      </w:r>
      <w:r w:rsidRPr="001D3DAB">
        <w:rPr>
          <w:sz w:val="16"/>
        </w:rPr>
        <w:t xml:space="preserve">. It is no coincidence that </w:t>
      </w:r>
      <w:r w:rsidRPr="00940ACA">
        <w:rPr>
          <w:rStyle w:val="Emphasis"/>
          <w:highlight w:val="green"/>
        </w:rPr>
        <w:t>every U.S. recession</w:t>
      </w:r>
      <w:r w:rsidRPr="001D3DAB">
        <w:rPr>
          <w:rStyle w:val="Emphasis"/>
        </w:rPr>
        <w:t xml:space="preserve"> for the past 40 years </w:t>
      </w:r>
      <w:r w:rsidRPr="00940ACA">
        <w:rPr>
          <w:rStyle w:val="Emphasis"/>
          <w:highlight w:val="green"/>
        </w:rPr>
        <w:t>has coincided with a spike in oil prices</w:t>
      </w:r>
      <w:r w:rsidRPr="001D3DAB">
        <w:rPr>
          <w:sz w:val="16"/>
        </w:rPr>
        <w:t xml:space="preserve">. This </w:t>
      </w:r>
      <w:r w:rsidRPr="001D3DAB">
        <w:rPr>
          <w:b/>
          <w:u w:val="single"/>
        </w:rPr>
        <w:t>economic vulnerability directly weakens national security. Because of America’s dependence on oil, the U.S. military is forced to shoulder the tremendous burden – both in dollars and military resources – of guarding against oil supply disruptions across the globe</w:t>
      </w:r>
      <w:r w:rsidRPr="001D3DAB">
        <w:rPr>
          <w:sz w:val="16"/>
        </w:rPr>
        <w:t xml:space="preserve">. </w:t>
      </w:r>
    </w:p>
    <w:p w:rsidR="00463568" w:rsidRDefault="00463568" w:rsidP="00463568">
      <w:pPr>
        <w:pStyle w:val="Heading4"/>
      </w:pPr>
      <w:r>
        <w:t xml:space="preserve">Fourth – </w:t>
      </w:r>
      <w:r w:rsidRPr="00940ACA">
        <w:t>m</w:t>
      </w:r>
      <w:r>
        <w:t>anufacturing</w:t>
      </w:r>
    </w:p>
    <w:p w:rsidR="00463568" w:rsidRDefault="00463568" w:rsidP="00463568">
      <w:pPr>
        <w:pStyle w:val="Heading4"/>
      </w:pPr>
      <w:r>
        <w:t xml:space="preserve">Despite headlines the US manufacturing sector is at a crossroads – NO political or business motivation to support renewed investment – risk collapse </w:t>
      </w:r>
    </w:p>
    <w:p w:rsidR="00463568" w:rsidRDefault="00463568" w:rsidP="00463568">
      <w:r>
        <w:t xml:space="preserve">Mike </w:t>
      </w:r>
      <w:r w:rsidRPr="00624094">
        <w:rPr>
          <w:rStyle w:val="StyleStyleBold12pt"/>
        </w:rPr>
        <w:t>Collins</w:t>
      </w:r>
      <w:r>
        <w:t xml:space="preserve"> (Author, Saving American Manufacturing) 10/18/</w:t>
      </w:r>
      <w:r w:rsidRPr="00624094">
        <w:rPr>
          <w:rStyle w:val="StyleStyleBold12pt"/>
        </w:rPr>
        <w:t>2013</w:t>
      </w:r>
      <w:r>
        <w:t xml:space="preserve"> “Are We in a Manufacturing Renaissance?”, </w:t>
      </w:r>
      <w:hyperlink r:id="rId15" w:history="1">
        <w:r w:rsidRPr="00AF2D3C">
          <w:rPr>
            <w:rStyle w:val="Hyperlink"/>
          </w:rPr>
          <w:t>http://www.pddnet.com/blogs/2013/10/are-we-manufacturing-renaissance</w:t>
        </w:r>
      </w:hyperlink>
    </w:p>
    <w:p w:rsidR="00463568" w:rsidRDefault="00463568" w:rsidP="00463568"/>
    <w:p w:rsidR="00463568" w:rsidRPr="00C23805" w:rsidRDefault="00463568" w:rsidP="00463568">
      <w:pPr>
        <w:rPr>
          <w:sz w:val="16"/>
        </w:rPr>
      </w:pPr>
      <w:r w:rsidRPr="00624094">
        <w:rPr>
          <w:sz w:val="16"/>
        </w:rPr>
        <w:t>Since the last article there have been even more optimistic articles about American manufacturing with titles like:</w:t>
      </w:r>
      <w:r w:rsidRPr="00463568">
        <w:t>¶</w:t>
      </w:r>
      <w:r w:rsidRPr="00624094">
        <w:rPr>
          <w:sz w:val="16"/>
        </w:rPr>
        <w:t xml:space="preserve"> “Comeback: Why the U.S. Sits at the Brink of a New Boom”- PBS NEWSHOUR</w:t>
      </w:r>
      <w:r w:rsidRPr="00463568">
        <w:t>¶</w:t>
      </w:r>
      <w:r w:rsidRPr="00624094">
        <w:rPr>
          <w:sz w:val="16"/>
        </w:rPr>
        <w:t xml:space="preserve"> “Made in the USA: Is America Making a Manufacturing Comeback? Huffington Post</w:t>
      </w:r>
      <w:r w:rsidRPr="00463568">
        <w:t>¶</w:t>
      </w:r>
      <w:r w:rsidRPr="00624094">
        <w:rPr>
          <w:sz w:val="16"/>
        </w:rPr>
        <w:t xml:space="preserve"> “Made in the USA” -TIME MAGAZINE</w:t>
      </w:r>
      <w:r w:rsidRPr="00463568">
        <w:t>¶</w:t>
      </w:r>
      <w:r w:rsidRPr="00624094">
        <w:rPr>
          <w:sz w:val="16"/>
        </w:rPr>
        <w:t xml:space="preserve"> “U.S. Manufacturing Jobs Begin the Long March Back From China” Business News</w:t>
      </w:r>
      <w:r w:rsidRPr="00463568">
        <w:t>¶</w:t>
      </w:r>
      <w:r w:rsidRPr="00624094">
        <w:rPr>
          <w:sz w:val="16"/>
        </w:rPr>
        <w:t xml:space="preserve"> </w:t>
      </w:r>
      <w:r w:rsidRPr="00C23805">
        <w:rPr>
          <w:rStyle w:val="StyleBoldUnderline"/>
          <w:highlight w:val="green"/>
        </w:rPr>
        <w:t>The media has jumped on the American Manufacturing story because it</w:t>
      </w:r>
      <w:r w:rsidRPr="00624094">
        <w:rPr>
          <w:sz w:val="16"/>
        </w:rPr>
        <w:t xml:space="preserve"> is a good story and it </w:t>
      </w:r>
      <w:r w:rsidRPr="00C23805">
        <w:rPr>
          <w:rStyle w:val="StyleBoldUnderline"/>
          <w:highlight w:val="green"/>
        </w:rPr>
        <w:t>projects hope</w:t>
      </w:r>
      <w:r w:rsidRPr="00624094">
        <w:rPr>
          <w:rStyle w:val="StyleBoldUnderline"/>
        </w:rPr>
        <w:t xml:space="preserve"> </w:t>
      </w:r>
      <w:r w:rsidRPr="00624094">
        <w:rPr>
          <w:sz w:val="16"/>
        </w:rPr>
        <w:t xml:space="preserve">in a poor economy. </w:t>
      </w:r>
      <w:r w:rsidRPr="00C23805">
        <w:rPr>
          <w:rStyle w:val="StyleBoldUnderline"/>
          <w:highlight w:val="green"/>
        </w:rPr>
        <w:t>But one must look</w:t>
      </w:r>
      <w:r w:rsidRPr="00624094">
        <w:rPr>
          <w:rStyle w:val="StyleBoldUnderline"/>
        </w:rPr>
        <w:t xml:space="preserve"> deeper </w:t>
      </w:r>
      <w:r w:rsidRPr="00C23805">
        <w:rPr>
          <w:rStyle w:val="StyleBoldUnderline"/>
          <w:highlight w:val="green"/>
        </w:rPr>
        <w:t>into the critical factors that drive manufacturing to see a realistic picture</w:t>
      </w:r>
      <w:r w:rsidRPr="00624094">
        <w:rPr>
          <w:rStyle w:val="StyleBoldUnderline"/>
        </w:rPr>
        <w:t>.</w:t>
      </w:r>
      <w:r w:rsidRPr="00624094">
        <w:rPr>
          <w:rStyle w:val="StyleBoldUnderline"/>
          <w:b w:val="0"/>
          <w:sz w:val="12"/>
          <w:u w:val="none"/>
        </w:rPr>
        <w:t>¶</w:t>
      </w:r>
      <w:r w:rsidRPr="00624094">
        <w:rPr>
          <w:sz w:val="16"/>
        </w:rPr>
        <w:t xml:space="preserve"> 1. Manufacturing jobs and secondary jobs – </w:t>
      </w:r>
      <w:r w:rsidRPr="00C23805">
        <w:rPr>
          <w:rStyle w:val="StyleBoldUnderline"/>
          <w:highlight w:val="green"/>
        </w:rPr>
        <w:t>If job creation is a good measurement</w:t>
      </w:r>
      <w:r w:rsidRPr="00624094">
        <w:rPr>
          <w:rStyle w:val="StyleBoldUnderline"/>
        </w:rPr>
        <w:t xml:space="preserve"> of success then </w:t>
      </w:r>
      <w:r w:rsidRPr="00C23805">
        <w:rPr>
          <w:rStyle w:val="Emphasis"/>
          <w:highlight w:val="green"/>
        </w:rPr>
        <w:t>we have barely turned the corner</w:t>
      </w:r>
      <w:r w:rsidRPr="00624094">
        <w:rPr>
          <w:sz w:val="16"/>
        </w:rPr>
        <w:t>. Since the recession began we have only created 500,000 jobs as of the end of 2012. We have lost almost 6 million jobs since year 2000, so we need to create millions not thousands of jobs.</w:t>
      </w:r>
      <w:r w:rsidRPr="00463568">
        <w:t>¶</w:t>
      </w:r>
      <w:r w:rsidRPr="00624094">
        <w:rPr>
          <w:sz w:val="16"/>
        </w:rPr>
        <w:t xml:space="preserve"> The latest press release from the Boston Consulting Group is that reshoring will bring back 2.5 to 5 million jobs by year 2020.[1] Their projection is based on a survey of the future intentions of manufacturers larger then $1 billion in sales. But there is a big “catch”. According to many other surveys these manufacturers don’t want any of the low skilled employees that were laid off – they want multi-skilled workers which require a big training investment, which so far they have avoided.</w:t>
      </w:r>
      <w:r w:rsidRPr="00463568">
        <w:t>¶</w:t>
      </w:r>
      <w:r w:rsidRPr="00624094">
        <w:rPr>
          <w:sz w:val="16"/>
        </w:rPr>
        <w:t xml:space="preserve"> A second problem is that they may bring the product line or the production operation back but it doesn’t necessarily mean jobs. These large manufacturers have done very well in lowering labor costs and eliminating jobs with automation such as 3-d printing, robots, advanced software and a host of other labor saving devices and machines.</w:t>
      </w:r>
      <w:r w:rsidRPr="00463568">
        <w:t>¶</w:t>
      </w:r>
      <w:r w:rsidRPr="00624094">
        <w:rPr>
          <w:sz w:val="16"/>
        </w:rPr>
        <w:t xml:space="preserve"> A third problem is that the large companies may decide to bring jobs back but they will want lower wages. A good example is General Electric who decided to bring back their water heaters from China and make them in their appliance park in Louisville Kentucky</w:t>
      </w:r>
      <w:r w:rsidRPr="00463568">
        <w:t>¶</w:t>
      </w:r>
      <w:r w:rsidRPr="00624094">
        <w:rPr>
          <w:sz w:val="16"/>
        </w:rPr>
        <w:t xml:space="preserve"> But they have implemented a two tier wage system with the union and 70% of the workers make $13.50 and hour - $8 per hour less then the original wage.</w:t>
      </w:r>
      <w:r w:rsidRPr="00463568">
        <w:t>¶</w:t>
      </w:r>
      <w:r w:rsidRPr="00624094">
        <w:rPr>
          <w:sz w:val="16"/>
        </w:rPr>
        <w:t xml:space="preserve"> And another problem is that </w:t>
      </w:r>
      <w:r w:rsidRPr="00C23805">
        <w:rPr>
          <w:rStyle w:val="StyleBoldUnderline"/>
          <w:highlight w:val="green"/>
        </w:rPr>
        <w:t>large corporations continue to offshore jobs</w:t>
      </w:r>
      <w:r w:rsidRPr="00624094">
        <w:rPr>
          <w:sz w:val="16"/>
        </w:rPr>
        <w:t>. In 2012 General Electric, Honeywell, Delphi Automotive, Eaton Corp, IBM, Hewlett Packard Eli Lilly, Motorola, and Boeing were only some of the manufacturers sending jobs overseas. You can trace many of the lost jobs through the Trade Adjustment Assistance program where these companies must make applications for training for the displaced workers. There is a summary of trade Adjustment applications on the Labor Department database-www.doleta.gov. A summary of these applications this year shows 77 different companies applying for TAA assistance. The records for 46 of these companies showed 7,883 jobs were off shored.[2]</w:t>
      </w:r>
      <w:r w:rsidRPr="00463568">
        <w:t>¶</w:t>
      </w:r>
      <w:r w:rsidRPr="00624094">
        <w:rPr>
          <w:sz w:val="16"/>
        </w:rPr>
        <w:t xml:space="preserve"> The BCG projection of jobs is about the potential of reshoring jobs. But there are many reasons why reshoring won’t happen in the numbers projected.</w:t>
      </w:r>
      <w:r w:rsidRPr="00463568">
        <w:t>¶</w:t>
      </w:r>
      <w:r w:rsidRPr="00624094">
        <w:rPr>
          <w:sz w:val="16"/>
        </w:rPr>
        <w:t xml:space="preserve"> 2. Manufacturing locations – Since year 2000 we have lost 58,000 manufacturing locations in the U.S. If we are about to see a huge reshoring initiative that will bring back millions of jobs then America will have to immediately expand the supply chain of small and midsize manufacturers to manufacture the parts. Also if the strategy is all about innovation then one would think there would be an accommodating trend of start-up companies. The numbers on locations for 2012 have not been released but as of 2011 the number of locations is still declining.</w:t>
      </w:r>
      <w:r w:rsidRPr="00463568">
        <w:t>¶</w:t>
      </w:r>
      <w:r w:rsidRPr="00624094">
        <w:rPr>
          <w:sz w:val="16"/>
        </w:rPr>
        <w:t xml:space="preserve"> 3. Manufacturing R&amp;D – If the primary strategy of American Manufacturing is innovation through expanded R&amp;D investments, then the total public/private investment in R&amp;D should be increased from its stable position of 2.5% of GDP per year. To do this the government must increase its contribution to basic research and direct it more to the physical sciences rather then health care. But there is a little chance this could happen with the current Congress.</w:t>
      </w:r>
      <w:r w:rsidRPr="00463568">
        <w:t>¶</w:t>
      </w:r>
      <w:r w:rsidRPr="00624094">
        <w:rPr>
          <w:sz w:val="16"/>
        </w:rPr>
        <w:t xml:space="preserve"> Second the trend for the huge manufacturers over $1 billion in sales has been to increase spending of part of their R &amp;D budgets overseas (about 20%).I don’t believe the big manufacturers will reverse these trends in foreign investment of R&amp;D as long as they have production plants serving foreign markets. I see the chances of increasing overall R&amp;D spending in the U.S. as very slim.</w:t>
      </w:r>
      <w:r w:rsidRPr="00463568">
        <w:t>¶</w:t>
      </w:r>
      <w:r w:rsidRPr="00624094">
        <w:rPr>
          <w:sz w:val="16"/>
        </w:rPr>
        <w:t xml:space="preserve"> 4. Trade Deficit – I view the ongoing trade deficit problem as the most important factor in creating manufacturing jobs. A new study by the “Economic Policy Institute finds that the growing trade deficit with China has cost the U.S. billions of dollars in lost wages. In 2011 alone, unbalanced trade with the People’s Republic resulted in lost wages of $37 billion. The EPI study cites 2.7 million jobs lost between 2001 and 2011 due to the trade gap with China, and over 2.1 million of those jobs were in the manufacturing sector</w:t>
      </w:r>
      <w:r w:rsidRPr="00463568">
        <w:t>¶</w:t>
      </w:r>
      <w:r w:rsidRPr="00624094">
        <w:rPr>
          <w:sz w:val="16"/>
        </w:rPr>
        <w:t xml:space="preserve"> Most people do not understand that the trade deficit is directly connected to manufacturing jobs. The author of the report Robert E Scott says,”Allowing the U.S. China trade deficit to continue growing would eliminate many more jobs in manufacturing bedrock of the U.S. economy – and further erode wages of U.S. workers.”[3] But as critical as the trade deficit problem is, it is largely ignored by the government, media, and big business.</w:t>
      </w:r>
      <w:r w:rsidRPr="00463568">
        <w:t>¶</w:t>
      </w:r>
      <w:r w:rsidRPr="00624094">
        <w:rPr>
          <w:sz w:val="16"/>
        </w:rPr>
        <w:t xml:space="preserve"> 5. Manufacturing Exports - The solution to the problems of increasing exports is clearly a reliance on manufacturing, because manufactured products have always been 70% of all exports. President Obama’s goal of doubling exports from $1.56 trillion December 2009 to $3.12 trillion in December 2014. At the end of 2012 we reached $2.2 trillion in exports which is 29% growth, but the problem is that imports are growing faster then exports.</w:t>
      </w:r>
      <w:r w:rsidRPr="00463568">
        <w:t>¶</w:t>
      </w:r>
      <w:r w:rsidRPr="00624094">
        <w:rPr>
          <w:sz w:val="16"/>
        </w:rPr>
        <w:t xml:space="preserve"> Rather than doubling exports, a more practical goal would be to reduce the trade deficit of $534 billion in 2012 and move toward a surplus. This would require convincing China and Japan to quit manipulating their currencies, which is a political problem that the administration carefully avoids. Reducing currency manipulation would not only reduce the trade deficit but would increase manufacturing costs in China and other Asian countries. This could lead to the projected big increase in reshoring and new jobs in America. But </w:t>
      </w:r>
      <w:r w:rsidRPr="00624094">
        <w:rPr>
          <w:rStyle w:val="StyleBoldUnderline"/>
        </w:rPr>
        <w:t xml:space="preserve">increasing exports, </w:t>
      </w:r>
      <w:r w:rsidRPr="00C23805">
        <w:rPr>
          <w:rStyle w:val="StyleBoldUnderline"/>
          <w:highlight w:val="green"/>
        </w:rPr>
        <w:t xml:space="preserve">reshoring and job creation are based on political decisions and have a </w:t>
      </w:r>
      <w:r w:rsidRPr="00C23805">
        <w:rPr>
          <w:rStyle w:val="Emphasis"/>
          <w:highlight w:val="green"/>
        </w:rPr>
        <w:t>low probability</w:t>
      </w:r>
      <w:r w:rsidRPr="00C23805">
        <w:rPr>
          <w:rStyle w:val="StyleBoldUnderline"/>
          <w:highlight w:val="green"/>
        </w:rPr>
        <w:t xml:space="preserve"> of success</w:t>
      </w:r>
      <w:r w:rsidRPr="00624094">
        <w:rPr>
          <w:rStyle w:val="StyleBoldUnderline"/>
        </w:rPr>
        <w:t xml:space="preserve"> at this time.</w:t>
      </w:r>
      <w:r w:rsidRPr="00463568">
        <w:t>¶</w:t>
      </w:r>
      <w:r w:rsidRPr="00624094">
        <w:rPr>
          <w:sz w:val="16"/>
        </w:rPr>
        <w:t xml:space="preserve"> 6. Advanced Technology products -If innovation is the strategy that will allow America to compete in a globalized world, then advanced technology products are the point of our competitive spear. America has always led the world in innovation with products like robots, semiconductors, personal computers, the internet and hundreds more. But the idea of invent it here but make it overseas is simply not working to our advantage. We went from a $30 billion surplus of electronics products to a $56 billion deficit in 10 years. </w:t>
      </w:r>
      <w:r w:rsidRPr="00463568">
        <w:t>¶</w:t>
      </w:r>
      <w:r w:rsidRPr="00624094">
        <w:rPr>
          <w:sz w:val="16"/>
        </w:rPr>
        <w:t xml:space="preserve"> Offshoring both technology products and R&amp;D as well as the Asian ability to copy, steal, or learn our new technologies by building the products for U.S. manufacturers is killing our advantage in innovation and advanced technology products. The only way I see us having an innovation advantage is to convince America’s flagship manufacturers to bring back their overseas R&amp;D and for government to step up enforcement and protection of our technologies.</w:t>
      </w:r>
      <w:r w:rsidRPr="00463568">
        <w:t>¶</w:t>
      </w:r>
      <w:r w:rsidRPr="00624094">
        <w:rPr>
          <w:sz w:val="16"/>
        </w:rPr>
        <w:t xml:space="preserve"> 7. Reshoring vs. offshoring – According to the Hackett Consulting Group, “the number of firms who have actually “reshored” their manufacturing operation to America is less than 100 so far.”[4] At the Reshoring Summit in Cleveland in March 2013, the leaders said that 50,000 jobs returned to the United States from 2009 to 2012.” This is approximately 20% of the 500,000 new jobs that have been created. If more than ½ of manufacturers over $1 billion are planning to bring back production to the U.S. from China to create 5 million new jobs, then reshoring is getting a very slow start.</w:t>
      </w:r>
      <w:r w:rsidRPr="00463568">
        <w:t>¶</w:t>
      </w:r>
      <w:r w:rsidRPr="00624094">
        <w:rPr>
          <w:sz w:val="16"/>
        </w:rPr>
        <w:t xml:space="preserve"> I think that Boston Consulting Group’s fundamental assumption that reshoring may happen because of rising Chinese labor costs is a marginal assumption at best. To really get Chinese labor costs up to the point that would get the large American companies to reshore product lines will probably require forcing the Chinese to quit manipulating their currency by filing a claim with the WTO. But neither the government nor the large companies are willing to do it.</w:t>
      </w:r>
      <w:r w:rsidRPr="00463568">
        <w:t>¶</w:t>
      </w:r>
      <w:r w:rsidRPr="00624094">
        <w:rPr>
          <w:sz w:val="16"/>
        </w:rPr>
        <w:t xml:space="preserve"> 8. Training and Education – If we assume that millions of new manufacturing jobs could be created and manufacturers want multi-skilled employees- the big question is how the new employees will be trained? The community college system does a good job of teaching the basics, but I think what manufacturers really need are journeyman skills that come from long apprentice programs. With few exceptions this kind of training doesn’t exist in the big companies, and there are 3 big obstacles to create it.</w:t>
      </w:r>
      <w:r w:rsidRPr="00463568">
        <w:t>¶</w:t>
      </w:r>
      <w:r w:rsidRPr="00624094">
        <w:rPr>
          <w:sz w:val="16"/>
        </w:rPr>
        <w:t xml:space="preserve"> The </w:t>
      </w:r>
      <w:r w:rsidRPr="00C23805">
        <w:rPr>
          <w:rStyle w:val="StyleBoldUnderline"/>
          <w:highlight w:val="green"/>
        </w:rPr>
        <w:t>Obama</w:t>
      </w:r>
      <w:r w:rsidRPr="00624094">
        <w:rPr>
          <w:sz w:val="16"/>
        </w:rPr>
        <w:t xml:space="preserve"> administration </w:t>
      </w:r>
      <w:r w:rsidRPr="00C23805">
        <w:rPr>
          <w:rStyle w:val="StyleBoldUnderline"/>
          <w:highlight w:val="green"/>
        </w:rPr>
        <w:t>has committed to revitalize manufacturing</w:t>
      </w:r>
      <w:r w:rsidRPr="00624094">
        <w:rPr>
          <w:sz w:val="16"/>
        </w:rPr>
        <w:t xml:space="preserve"> by suggesting the development of a $7 billion system of innovation hubs which includes 25 manufacturing innovation institutes and lowering the tax rates for manufacturers to 25%. </w:t>
      </w:r>
      <w:r w:rsidRPr="00C23805">
        <w:rPr>
          <w:rStyle w:val="StyleBoldUnderline"/>
          <w:highlight w:val="green"/>
        </w:rPr>
        <w:t>But</w:t>
      </w:r>
      <w:r w:rsidRPr="00624094">
        <w:rPr>
          <w:sz w:val="16"/>
        </w:rPr>
        <w:t xml:space="preserve"> the reality is that </w:t>
      </w:r>
      <w:r w:rsidRPr="00C23805">
        <w:rPr>
          <w:rStyle w:val="StyleBoldUnderline"/>
          <w:highlight w:val="green"/>
        </w:rPr>
        <w:t>Congress is not in the mood</w:t>
      </w:r>
      <w:r w:rsidRPr="00624094">
        <w:rPr>
          <w:rStyle w:val="StyleBoldUnderline"/>
        </w:rPr>
        <w:t xml:space="preserve"> to fund any programs suggested by Obama</w:t>
      </w:r>
      <w:r w:rsidRPr="00624094">
        <w:rPr>
          <w:sz w:val="16"/>
        </w:rPr>
        <w:t>.</w:t>
      </w:r>
      <w:r w:rsidRPr="00463568">
        <w:t>¶</w:t>
      </w:r>
      <w:r w:rsidRPr="00624094">
        <w:rPr>
          <w:sz w:val="16"/>
        </w:rPr>
        <w:t xml:space="preserve"> The same </w:t>
      </w:r>
      <w:r w:rsidRPr="00C23805">
        <w:rPr>
          <w:rStyle w:val="StyleBoldUnderline"/>
          <w:highlight w:val="green"/>
        </w:rPr>
        <w:t>large companies</w:t>
      </w:r>
      <w:r w:rsidRPr="00624094">
        <w:rPr>
          <w:rStyle w:val="StyleBoldUnderline"/>
        </w:rPr>
        <w:t xml:space="preserve"> that were surveyed about reshoring</w:t>
      </w:r>
      <w:r w:rsidRPr="00624094">
        <w:rPr>
          <w:sz w:val="16"/>
        </w:rPr>
        <w:t xml:space="preserve"> and bringing back production, </w:t>
      </w:r>
      <w:r w:rsidRPr="00C23805">
        <w:rPr>
          <w:rStyle w:val="StyleBoldUnderline"/>
          <w:highlight w:val="green"/>
        </w:rPr>
        <w:t>have</w:t>
      </w:r>
      <w:r w:rsidRPr="00624094">
        <w:rPr>
          <w:rStyle w:val="StyleBoldUnderline"/>
        </w:rPr>
        <w:t xml:space="preserve"> so far </w:t>
      </w:r>
      <w:r w:rsidRPr="00C23805">
        <w:rPr>
          <w:rStyle w:val="StyleBoldUnderline"/>
          <w:highlight w:val="green"/>
        </w:rPr>
        <w:t>been unwilling to invest</w:t>
      </w:r>
      <w:r w:rsidRPr="00624094">
        <w:rPr>
          <w:rStyle w:val="StyleBoldUnderline"/>
        </w:rPr>
        <w:t xml:space="preserve"> </w:t>
      </w:r>
      <w:r w:rsidRPr="00624094">
        <w:rPr>
          <w:sz w:val="16"/>
        </w:rPr>
        <w:t>in long term training like apprenticeship training. It is difficult to see how they are going to get the multi-skilled employees they will need unless they just steal them from their suppliers.</w:t>
      </w:r>
      <w:r w:rsidRPr="00463568">
        <w:t>¶</w:t>
      </w:r>
      <w:r w:rsidRPr="00624094">
        <w:rPr>
          <w:sz w:val="16"/>
        </w:rPr>
        <w:t xml:space="preserve"> An even bigger problem is that most surveys I have seen show that young people are not interested in manufacturing. They are interested in the journeyman electrician program where they train for hundreds of hours but can make $38 per hour as a journeyman. I think to get bright people into large manufacturing companies is going to take a lengthy apprentice program that pays them for skills completed and guarantees their employment during the training program. I don’t see this happening because the large American companies are still in the labor cost reduction mode.</w:t>
      </w:r>
      <w:r w:rsidRPr="00463568">
        <w:t>¶</w:t>
      </w:r>
      <w:r w:rsidRPr="00624094">
        <w:rPr>
          <w:sz w:val="16"/>
        </w:rPr>
        <w:t xml:space="preserve"> 9. Manufacturing is the key to our defense – This is a very critical issue, particularly with the build up of the Chinese Communist military budget and their goals of being a force in the Pacific. But the problems of espionage, stealing technologies and sourcing critical components from China can only be addressed by our government. Based on government’s response to these problems in the last decade, I am not encouraged that anything will change.</w:t>
      </w:r>
      <w:r w:rsidRPr="00463568">
        <w:t>¶</w:t>
      </w:r>
      <w:r w:rsidRPr="00624094">
        <w:rPr>
          <w:sz w:val="16"/>
        </w:rPr>
        <w:t xml:space="preserve"> I </w:t>
      </w:r>
      <w:r w:rsidRPr="00C23805">
        <w:rPr>
          <w:rStyle w:val="StyleBoldUnderline"/>
          <w:highlight w:val="green"/>
        </w:rPr>
        <w:t>enjoy the happy talk about the future of manufacturing</w:t>
      </w:r>
      <w:r w:rsidRPr="00624094">
        <w:rPr>
          <w:sz w:val="16"/>
        </w:rPr>
        <w:t xml:space="preserve"> as much as anyone and would consider it a victory if only 1 million manufacturing jobs were created in the U.S. from reshoring. But </w:t>
      </w:r>
      <w:r w:rsidRPr="00624094">
        <w:rPr>
          <w:rStyle w:val="StyleBoldUnderline"/>
        </w:rPr>
        <w:t>the headlines are about creating 5 million of jobs</w:t>
      </w:r>
      <w:r w:rsidRPr="00624094">
        <w:rPr>
          <w:sz w:val="16"/>
        </w:rPr>
        <w:t xml:space="preserve">, doubling exports, continuing to be the innovation leader, and the re-industrialization of America. Jobs are one measure of manufacturing growth. </w:t>
      </w:r>
      <w:r w:rsidRPr="00463568">
        <w:rPr>
          <w:rStyle w:val="Emphasis"/>
          <w:highlight w:val="green"/>
        </w:rPr>
        <w:t>But</w:t>
      </w:r>
      <w:r w:rsidRPr="00624094">
        <w:rPr>
          <w:sz w:val="16"/>
        </w:rPr>
        <w:t xml:space="preserve">, </w:t>
      </w:r>
      <w:r w:rsidRPr="00463568">
        <w:rPr>
          <w:rStyle w:val="StyleBoldUnderline"/>
          <w:highlight w:val="green"/>
        </w:rPr>
        <w:t>if you look at what is happening with the trade deficit</w:t>
      </w:r>
      <w:r w:rsidRPr="00624094">
        <w:rPr>
          <w:rStyle w:val="StyleBoldUnderline"/>
        </w:rPr>
        <w:t xml:space="preserve">, </w:t>
      </w:r>
      <w:r w:rsidRPr="00463568">
        <w:rPr>
          <w:rStyle w:val="StyleBoldUnderline"/>
          <w:highlight w:val="green"/>
        </w:rPr>
        <w:t>imports</w:t>
      </w:r>
      <w:r w:rsidRPr="00463568">
        <w:rPr>
          <w:sz w:val="16"/>
          <w:highlight w:val="green"/>
        </w:rPr>
        <w:t>,</w:t>
      </w:r>
      <w:r w:rsidRPr="00624094">
        <w:rPr>
          <w:sz w:val="16"/>
        </w:rPr>
        <w:t xml:space="preserve"> training, investment in R&amp;D, </w:t>
      </w:r>
      <w:r w:rsidRPr="00463568">
        <w:rPr>
          <w:rStyle w:val="StyleBoldUnderline"/>
          <w:highlight w:val="green"/>
        </w:rPr>
        <w:t>loss of advanced technologies</w:t>
      </w:r>
      <w:r w:rsidRPr="00624094">
        <w:rPr>
          <w:rStyle w:val="StyleBoldUnderline"/>
        </w:rPr>
        <w:t>,</w:t>
      </w:r>
      <w:r w:rsidRPr="00624094">
        <w:rPr>
          <w:sz w:val="16"/>
        </w:rPr>
        <w:t xml:space="preserve"> and the protection of our national defense </w:t>
      </w:r>
      <w:r w:rsidRPr="00463568">
        <w:rPr>
          <w:rStyle w:val="Emphasis"/>
          <w:highlight w:val="green"/>
        </w:rPr>
        <w:t>it is a sobering but more realistic assessment</w:t>
      </w:r>
      <w:r w:rsidRPr="00463568">
        <w:rPr>
          <w:sz w:val="16"/>
          <w:highlight w:val="green"/>
        </w:rPr>
        <w:t>.</w:t>
      </w:r>
      <w:r w:rsidRPr="00624094">
        <w:rPr>
          <w:sz w:val="16"/>
        </w:rPr>
        <w:t xml:space="preserve"> </w:t>
      </w:r>
    </w:p>
    <w:p w:rsidR="00463568" w:rsidRPr="00463568" w:rsidRDefault="00463568" w:rsidP="00463568">
      <w:pPr>
        <w:pStyle w:val="Heading4"/>
      </w:pPr>
      <w:r w:rsidRPr="00463568">
        <w:t xml:space="preserve">Offshore drilling </w:t>
      </w:r>
      <w:r>
        <w:t>key US</w:t>
      </w:r>
      <w:r w:rsidRPr="00463568">
        <w:t xml:space="preserve"> manufacturing sector</w:t>
      </w:r>
      <w:r>
        <w:t xml:space="preserve"> rebound</w:t>
      </w:r>
    </w:p>
    <w:p w:rsidR="00463568" w:rsidRPr="00463568" w:rsidRDefault="00463568" w:rsidP="00463568">
      <w:r w:rsidRPr="003B57CD">
        <w:rPr>
          <w:rStyle w:val="StyleStyleBold12pt"/>
        </w:rPr>
        <w:t>Ostermayer 11</w:t>
      </w:r>
      <w:r w:rsidRPr="00463568">
        <w:t xml:space="preserve"> (Jeff, senior media strategist for the National Association of Manufacturers, 8/5/11, “Offshore Drilling Critical to Manufacturing Growth” Shopfloor) http://www.shopfloor.org/tag/ocs</w:t>
      </w:r>
    </w:p>
    <w:p w:rsidR="00463568" w:rsidRPr="00463568" w:rsidRDefault="00463568" w:rsidP="00463568"/>
    <w:p w:rsidR="00463568" w:rsidRPr="00F5248C" w:rsidRDefault="00463568" w:rsidP="00463568">
      <w:pPr>
        <w:rPr>
          <w:rStyle w:val="StyleBoldUnderline"/>
        </w:rPr>
      </w:pPr>
      <w:r w:rsidRPr="00F5248C">
        <w:rPr>
          <w:rStyle w:val="StyleBoldUnderline"/>
          <w:highlight w:val="green"/>
        </w:rPr>
        <w:t>Deepwater drilling provides a significant economic impact to the entire</w:t>
      </w:r>
      <w:r w:rsidRPr="00F5248C">
        <w:rPr>
          <w:rStyle w:val="StyleBoldUnderline"/>
        </w:rPr>
        <w:t xml:space="preserve"> general </w:t>
      </w:r>
      <w:r w:rsidRPr="00F5248C">
        <w:rPr>
          <w:rStyle w:val="StyleBoldUnderline"/>
          <w:highlight w:val="green"/>
        </w:rPr>
        <w:t>economy</w:t>
      </w:r>
      <w:r w:rsidRPr="00F5248C">
        <w:rPr>
          <w:rStyle w:val="StyleBoldUnderline"/>
        </w:rPr>
        <w:t xml:space="preserve"> as suppliers and others are impacted when permitting is stalled. </w:t>
      </w:r>
      <w:r w:rsidRPr="00F5248C">
        <w:rPr>
          <w:rStyle w:val="StyleBoldUnderline"/>
          <w:highlight w:val="green"/>
        </w:rPr>
        <w:t>A recent study</w:t>
      </w:r>
      <w:r w:rsidRPr="00B20110">
        <w:rPr>
          <w:color w:val="000000"/>
          <w:sz w:val="16"/>
        </w:rPr>
        <w:t xml:space="preserve"> by Northern Economics and the University of Alaska Anchorage’s Institute of Social Economic Research </w:t>
      </w:r>
      <w:r w:rsidRPr="00F5248C">
        <w:rPr>
          <w:rStyle w:val="StyleBoldUnderline"/>
          <w:highlight w:val="green"/>
        </w:rPr>
        <w:t xml:space="preserve">estimates that </w:t>
      </w:r>
      <w:r w:rsidRPr="00F5248C">
        <w:rPr>
          <w:rStyle w:val="StyleBoldUnderline"/>
        </w:rPr>
        <w:t xml:space="preserve">as many as </w:t>
      </w:r>
      <w:r w:rsidRPr="00F5248C">
        <w:rPr>
          <w:rStyle w:val="StyleBoldUnderline"/>
          <w:highlight w:val="green"/>
        </w:rPr>
        <w:t>91,500 new jobs would be created by</w:t>
      </w:r>
      <w:r w:rsidRPr="00F5248C">
        <w:rPr>
          <w:rStyle w:val="StyleBoldUnderline"/>
        </w:rPr>
        <w:t xml:space="preserve"> </w:t>
      </w:r>
      <w:r w:rsidRPr="00F5248C">
        <w:rPr>
          <w:rStyle w:val="Emphasis"/>
          <w:highlight w:val="green"/>
        </w:rPr>
        <w:t>O</w:t>
      </w:r>
      <w:r w:rsidRPr="00F5248C">
        <w:rPr>
          <w:rStyle w:val="StyleBoldUnderline"/>
        </w:rPr>
        <w:t xml:space="preserve">uter </w:t>
      </w:r>
      <w:r w:rsidRPr="00F5248C">
        <w:rPr>
          <w:rStyle w:val="Emphasis"/>
          <w:highlight w:val="green"/>
        </w:rPr>
        <w:t>C</w:t>
      </w:r>
      <w:r w:rsidRPr="00F5248C">
        <w:rPr>
          <w:rStyle w:val="StyleBoldUnderline"/>
        </w:rPr>
        <w:t xml:space="preserve">ontinental </w:t>
      </w:r>
      <w:r w:rsidRPr="00F5248C">
        <w:rPr>
          <w:rStyle w:val="Emphasis"/>
          <w:highlight w:val="green"/>
        </w:rPr>
        <w:t>S</w:t>
      </w:r>
      <w:r w:rsidRPr="00F5248C">
        <w:rPr>
          <w:rStyle w:val="StyleBoldUnderline"/>
        </w:rPr>
        <w:t xml:space="preserve">helf related development and production </w:t>
      </w:r>
      <w:r w:rsidRPr="00F5248C">
        <w:rPr>
          <w:rStyle w:val="StyleBoldUnderline"/>
          <w:highlight w:val="green"/>
        </w:rPr>
        <w:t>in Alaska</w:t>
      </w:r>
      <w:r w:rsidRPr="00F5248C">
        <w:rPr>
          <w:rStyle w:val="StyleBoldUnderline"/>
        </w:rPr>
        <w:t xml:space="preserve">. The study also estimates that workers in Alaska will benefit with the addition of $62 billion to payrolls and </w:t>
      </w:r>
      <w:r w:rsidRPr="00F5248C">
        <w:rPr>
          <w:rStyle w:val="StyleBoldUnderline"/>
          <w:highlight w:val="green"/>
        </w:rPr>
        <w:t>workers in the rest of the U.S.</w:t>
      </w:r>
      <w:r w:rsidRPr="00F5248C">
        <w:rPr>
          <w:rStyle w:val="StyleBoldUnderline"/>
        </w:rPr>
        <w:t xml:space="preserve"> </w:t>
      </w:r>
      <w:r w:rsidRPr="00F5248C">
        <w:rPr>
          <w:rStyle w:val="StyleBoldUnderline"/>
          <w:highlight w:val="green"/>
        </w:rPr>
        <w:t>will see $82 billion added to payrolls. This statistic illustrates the ripple effect of how drilling</w:t>
      </w:r>
      <w:r w:rsidRPr="00F5248C">
        <w:rPr>
          <w:rStyle w:val="StyleBoldUnderline"/>
        </w:rPr>
        <w:t xml:space="preserve"> in Alaska </w:t>
      </w:r>
      <w:r w:rsidRPr="00F5248C">
        <w:rPr>
          <w:rStyle w:val="StyleBoldUnderline"/>
          <w:highlight w:val="green"/>
        </w:rPr>
        <w:t xml:space="preserve">will impact the economy throughout the nation. </w:t>
      </w:r>
      <w:r w:rsidRPr="00F5248C">
        <w:rPr>
          <w:rStyle w:val="StyleBoldUnderline"/>
        </w:rPr>
        <w:t xml:space="preserve">The bottom line is that </w:t>
      </w:r>
      <w:r w:rsidRPr="00F5248C">
        <w:rPr>
          <w:rStyle w:val="Emphasis"/>
          <w:highlight w:val="green"/>
        </w:rPr>
        <w:t>additional deepwater drilling</w:t>
      </w:r>
      <w:r w:rsidRPr="00F5248C">
        <w:rPr>
          <w:rStyle w:val="StyleBoldUnderline"/>
          <w:highlight w:val="green"/>
        </w:rPr>
        <w:t xml:space="preserve"> </w:t>
      </w:r>
      <w:r w:rsidRPr="00F5248C">
        <w:rPr>
          <w:rStyle w:val="StyleBoldUnderline"/>
        </w:rPr>
        <w:t xml:space="preserve">permitting </w:t>
      </w:r>
      <w:r w:rsidRPr="00F5248C">
        <w:rPr>
          <w:rStyle w:val="Emphasis"/>
          <w:highlight w:val="green"/>
        </w:rPr>
        <w:t>is vital to</w:t>
      </w:r>
      <w:r w:rsidRPr="00F5248C">
        <w:rPr>
          <w:rStyle w:val="StyleBoldUnderline"/>
        </w:rPr>
        <w:t xml:space="preserve"> our energy security and </w:t>
      </w:r>
      <w:r w:rsidRPr="00F5248C">
        <w:rPr>
          <w:rStyle w:val="Emphasis"/>
          <w:highlight w:val="green"/>
        </w:rPr>
        <w:t>manufacturers’ global competiveness</w:t>
      </w:r>
      <w:r w:rsidRPr="00F5248C">
        <w:rPr>
          <w:rStyle w:val="StyleBoldUnderline"/>
        </w:rPr>
        <w:t xml:space="preserve"> and job creation. </w:t>
      </w:r>
    </w:p>
    <w:p w:rsidR="00463568" w:rsidRPr="00463568" w:rsidRDefault="00463568" w:rsidP="00463568">
      <w:pPr>
        <w:pStyle w:val="Heading4"/>
      </w:pPr>
      <w:r w:rsidRPr="00463568">
        <w:t>Manufacturing is the biggest internal link to the economy</w:t>
      </w:r>
    </w:p>
    <w:p w:rsidR="00463568" w:rsidRPr="00463568" w:rsidRDefault="00463568" w:rsidP="00463568">
      <w:r w:rsidRPr="00463568">
        <w:rPr>
          <w:rStyle w:val="StyleStyleBold12pt"/>
        </w:rPr>
        <w:t>Cooper 08</w:t>
      </w:r>
      <w:r w:rsidRPr="00463568">
        <w:t xml:space="preserve"> (Horace Cooper, research fellow with the National Center for Public Policy Research, 2008 “Making It in America”) http://www.aamfg.org/articles/making-it-america</w:t>
      </w:r>
    </w:p>
    <w:p w:rsidR="00463568" w:rsidRPr="00463568" w:rsidRDefault="00463568" w:rsidP="00463568"/>
    <w:p w:rsidR="00463568" w:rsidRPr="00F5248C" w:rsidRDefault="00463568" w:rsidP="00463568">
      <w:pPr>
        <w:rPr>
          <w:rStyle w:val="Emphasis"/>
          <w:highlight w:val="green"/>
        </w:rPr>
      </w:pPr>
      <w:r w:rsidRPr="00463568">
        <w:rPr>
          <w:sz w:val="16"/>
        </w:rPr>
        <w:t xml:space="preserve">Why should those who support limited government and liberty care about what happens to manufacturing in America? Because </w:t>
      </w:r>
      <w:r w:rsidRPr="00F5248C">
        <w:rPr>
          <w:rStyle w:val="StyleBoldUnderline"/>
        </w:rPr>
        <w:t>manufacturing is a crucial component of who we are as a country</w:t>
      </w:r>
      <w:r w:rsidRPr="00463568">
        <w:rPr>
          <w:sz w:val="16"/>
        </w:rPr>
        <w:t xml:space="preserve">. As far back as Alexander Hamilton, our founders understood that America’s merchants and industrialists would shape American society directly </w:t>
      </w:r>
      <w:r w:rsidRPr="00F5248C">
        <w:rPr>
          <w:rStyle w:val="StyleBoldUnderline"/>
          <w:highlight w:val="green"/>
        </w:rPr>
        <w:t>by providing jobs and</w:t>
      </w:r>
      <w:r w:rsidRPr="00F5248C">
        <w:rPr>
          <w:rStyle w:val="StyleBoldUnderline"/>
        </w:rPr>
        <w:t xml:space="preserve"> indirectly by </w:t>
      </w:r>
      <w:r w:rsidRPr="00F5248C">
        <w:rPr>
          <w:rStyle w:val="StyleBoldUnderline"/>
          <w:highlight w:val="green"/>
        </w:rPr>
        <w:t>enhancing our</w:t>
      </w:r>
      <w:r w:rsidRPr="00F5248C">
        <w:rPr>
          <w:rStyle w:val="StyleBoldUnderline"/>
        </w:rPr>
        <w:t xml:space="preserve"> nation’s </w:t>
      </w:r>
      <w:r w:rsidRPr="00F5248C">
        <w:rPr>
          <w:rStyle w:val="StyleBoldUnderline"/>
          <w:highlight w:val="green"/>
        </w:rPr>
        <w:t>economic might</w:t>
      </w:r>
      <w:r w:rsidRPr="00463568">
        <w:rPr>
          <w:sz w:val="16"/>
        </w:rPr>
        <w:t xml:space="preserve">. Today manufacturing continues to play that role as part of a maturing and stable manufacturing sector. </w:t>
      </w:r>
      <w:r w:rsidRPr="00F5248C">
        <w:rPr>
          <w:rStyle w:val="StyleBoldUnderline"/>
        </w:rPr>
        <w:t>Additionally this key sector of the economy continues to provide Americans with better jobs and a greater quality of life</w:t>
      </w:r>
      <w:r w:rsidRPr="00463568">
        <w:rPr>
          <w:sz w:val="16"/>
        </w:rPr>
        <w:t xml:space="preserve">. And despite what you may think, </w:t>
      </w:r>
      <w:r w:rsidRPr="00F5248C">
        <w:rPr>
          <w:rStyle w:val="StyleBoldUnderline"/>
          <w:highlight w:val="green"/>
        </w:rPr>
        <w:t xml:space="preserve">manufacturing </w:t>
      </w:r>
      <w:r w:rsidRPr="00F5248C">
        <w:rPr>
          <w:rStyle w:val="StyleBoldUnderline"/>
        </w:rPr>
        <w:t xml:space="preserve">today </w:t>
      </w:r>
      <w:r w:rsidRPr="00F5248C">
        <w:rPr>
          <w:rStyle w:val="StyleBoldUnderline"/>
          <w:highlight w:val="green"/>
        </w:rPr>
        <w:t>isn’t a small part of our economy.</w:t>
      </w:r>
      <w:r w:rsidRPr="00F5248C">
        <w:rPr>
          <w:rStyle w:val="Emphasis"/>
          <w:highlight w:val="green"/>
        </w:rPr>
        <w:t xml:space="preserve"> It is the key engine</w:t>
      </w:r>
      <w:r w:rsidRPr="00F5248C">
        <w:rPr>
          <w:rStyle w:val="StyleBoldUnderline"/>
        </w:rPr>
        <w:t>. If American manufacturing was its own country, it would have the world’s 8th largest economy.</w:t>
      </w:r>
      <w:r w:rsidRPr="00463568">
        <w:rPr>
          <w:sz w:val="16"/>
        </w:rPr>
        <w:t xml:space="preserve"> With a manufacturing output nearly as great as the entire GDP of China and more than the economies of Australia, Belgium and Brazil combined, "made in America" is more than a slogan, it’s the American way. Yes, </w:t>
      </w:r>
      <w:r w:rsidRPr="00F5248C">
        <w:rPr>
          <w:rStyle w:val="StyleBoldUnderline"/>
        </w:rPr>
        <w:t>America is the world’s number one manufacturer, its activities accounting for a staggering one-quarter of all manufacturing on the planet</w:t>
      </w:r>
      <w:r w:rsidRPr="00463568">
        <w:rPr>
          <w:sz w:val="16"/>
        </w:rPr>
        <w:t xml:space="preserve"> as recently as 2004. As significant as it is worldwide, it is its effects on our economy at home which are more noteworthy. </w:t>
      </w:r>
      <w:r w:rsidRPr="00F5248C">
        <w:rPr>
          <w:rStyle w:val="StyleBoldUnderline"/>
          <w:highlight w:val="green"/>
        </w:rPr>
        <w:t xml:space="preserve">Domestic manufacturing is </w:t>
      </w:r>
      <w:r w:rsidRPr="00F5248C">
        <w:rPr>
          <w:rStyle w:val="Emphasis"/>
          <w:highlight w:val="green"/>
        </w:rPr>
        <w:t>vital</w:t>
      </w:r>
      <w:r w:rsidRPr="00F5248C">
        <w:rPr>
          <w:rStyle w:val="StyleBoldUnderline"/>
          <w:highlight w:val="green"/>
        </w:rPr>
        <w:t xml:space="preserve"> to the rest of our economy</w:t>
      </w:r>
      <w:r w:rsidRPr="00463568">
        <w:rPr>
          <w:sz w:val="16"/>
        </w:rPr>
        <w:t xml:space="preserve">. Nearly </w:t>
      </w:r>
      <w:r w:rsidRPr="00F5248C">
        <w:rPr>
          <w:rStyle w:val="Emphasis"/>
          <w:highlight w:val="green"/>
        </w:rPr>
        <w:t>14.5 million</w:t>
      </w:r>
      <w:r w:rsidRPr="00F5248C">
        <w:rPr>
          <w:rStyle w:val="StyleBoldUnderline"/>
        </w:rPr>
        <w:t xml:space="preserve"> Americans</w:t>
      </w:r>
      <w:r w:rsidRPr="00F5248C">
        <w:rPr>
          <w:rStyle w:val="StyleBoldUnderline"/>
          <w:highlight w:val="green"/>
        </w:rPr>
        <w:t xml:space="preserve"> work directly in</w:t>
      </w:r>
      <w:r w:rsidRPr="00F5248C">
        <w:rPr>
          <w:rStyle w:val="StyleBoldUnderline"/>
        </w:rPr>
        <w:t xml:space="preserve"> the </w:t>
      </w:r>
      <w:r w:rsidRPr="00F5248C">
        <w:rPr>
          <w:rStyle w:val="StyleBoldUnderline"/>
          <w:highlight w:val="green"/>
        </w:rPr>
        <w:t xml:space="preserve">manufacturing </w:t>
      </w:r>
      <w:r w:rsidRPr="00F5248C">
        <w:rPr>
          <w:rStyle w:val="StyleBoldUnderline"/>
        </w:rPr>
        <w:t xml:space="preserve">industry </w:t>
      </w:r>
      <w:r w:rsidRPr="00F5248C">
        <w:rPr>
          <w:rStyle w:val="StyleBoldUnderline"/>
          <w:highlight w:val="green"/>
        </w:rPr>
        <w:t>and another 8 million</w:t>
      </w:r>
      <w:r w:rsidRPr="00F5248C">
        <w:rPr>
          <w:rStyle w:val="StyleBoldUnderline"/>
        </w:rPr>
        <w:t xml:space="preserve"> do so </w:t>
      </w:r>
      <w:r w:rsidRPr="00F5248C">
        <w:rPr>
          <w:rStyle w:val="StyleBoldUnderline"/>
          <w:highlight w:val="green"/>
        </w:rPr>
        <w:t>in related industries</w:t>
      </w:r>
      <w:r w:rsidRPr="00F5248C">
        <w:rPr>
          <w:rStyle w:val="StyleBoldUnderline"/>
        </w:rPr>
        <w:t xml:space="preserve"> such as wholesaling and finance. A phenomenon economists refer to as </w:t>
      </w:r>
      <w:r w:rsidRPr="00F5248C">
        <w:rPr>
          <w:rStyle w:val="StyleBoldUnderline"/>
          <w:highlight w:val="green"/>
        </w:rPr>
        <w:t>the multiplier effect causes</w:t>
      </w:r>
      <w:r w:rsidRPr="00F5248C">
        <w:rPr>
          <w:rStyle w:val="StyleBoldUnderline"/>
        </w:rPr>
        <w:t xml:space="preserve"> the growth and expansion in the </w:t>
      </w:r>
      <w:r w:rsidRPr="00F5248C">
        <w:rPr>
          <w:rStyle w:val="StyleBoldUnderline"/>
          <w:highlight w:val="green"/>
        </w:rPr>
        <w:t xml:space="preserve">manufacturing </w:t>
      </w:r>
      <w:r w:rsidRPr="00F5248C">
        <w:rPr>
          <w:rStyle w:val="StyleBoldUnderline"/>
        </w:rPr>
        <w:t xml:space="preserve">sector </w:t>
      </w:r>
      <w:r w:rsidRPr="00F5248C">
        <w:rPr>
          <w:rStyle w:val="StyleBoldUnderline"/>
          <w:highlight w:val="green"/>
        </w:rPr>
        <w:t>to generate significant</w:t>
      </w:r>
      <w:r w:rsidRPr="00F5248C">
        <w:rPr>
          <w:rStyle w:val="StyleBoldUnderline"/>
        </w:rPr>
        <w:t xml:space="preserve"> salutary </w:t>
      </w:r>
      <w:r w:rsidRPr="00F5248C">
        <w:rPr>
          <w:rStyle w:val="StyleBoldUnderline"/>
          <w:highlight w:val="green"/>
        </w:rPr>
        <w:t>effects on other sectors resulting in more jobs, investment and innovation</w:t>
      </w:r>
      <w:r w:rsidRPr="00463568">
        <w:rPr>
          <w:sz w:val="16"/>
        </w:rPr>
        <w:t xml:space="preserve"> in those sectors as well. </w:t>
      </w:r>
      <w:r w:rsidRPr="00F5248C">
        <w:rPr>
          <w:rStyle w:val="StyleBoldUnderline"/>
        </w:rPr>
        <w:t xml:space="preserve">Today </w:t>
      </w:r>
      <w:r w:rsidRPr="00F5248C">
        <w:rPr>
          <w:rStyle w:val="StyleBoldUnderline"/>
          <w:highlight w:val="green"/>
        </w:rPr>
        <w:t>the manufacturing sector is responsible for 70 percent of</w:t>
      </w:r>
      <w:r w:rsidRPr="00F5248C">
        <w:rPr>
          <w:rStyle w:val="StyleBoldUnderline"/>
        </w:rPr>
        <w:t xml:space="preserve"> </w:t>
      </w:r>
      <w:r w:rsidRPr="00463568">
        <w:rPr>
          <w:sz w:val="16"/>
        </w:rPr>
        <w:t>all</w:t>
      </w:r>
      <w:r w:rsidRPr="00F5248C">
        <w:rPr>
          <w:rStyle w:val="StyleBoldUnderline"/>
        </w:rPr>
        <w:t xml:space="preserve"> U</w:t>
      </w:r>
      <w:r w:rsidRPr="00F5248C">
        <w:rPr>
          <w:rStyle w:val="StyleBoldUnderline"/>
          <w:highlight w:val="green"/>
        </w:rPr>
        <w:t>.S. private-sector</w:t>
      </w:r>
      <w:r w:rsidRPr="00463568">
        <w:rPr>
          <w:sz w:val="16"/>
          <w:shd w:val="clear" w:color="auto" w:fill="00FF00"/>
        </w:rPr>
        <w:t xml:space="preserve"> </w:t>
      </w:r>
      <w:r w:rsidRPr="00F5248C">
        <w:rPr>
          <w:rStyle w:val="Emphasis"/>
          <w:highlight w:val="green"/>
        </w:rPr>
        <w:t>r</w:t>
      </w:r>
      <w:r w:rsidRPr="00463568">
        <w:rPr>
          <w:sz w:val="16"/>
        </w:rPr>
        <w:t>esearch</w:t>
      </w:r>
      <w:r w:rsidRPr="00F5248C">
        <w:rPr>
          <w:rStyle w:val="StyleBoldUnderline"/>
        </w:rPr>
        <w:t xml:space="preserve"> </w:t>
      </w:r>
      <w:r w:rsidRPr="00F5248C">
        <w:rPr>
          <w:rStyle w:val="StyleBoldUnderline"/>
          <w:highlight w:val="green"/>
        </w:rPr>
        <w:t xml:space="preserve">and </w:t>
      </w:r>
      <w:r w:rsidRPr="00F5248C">
        <w:rPr>
          <w:rStyle w:val="Emphasis"/>
          <w:highlight w:val="green"/>
        </w:rPr>
        <w:t>d</w:t>
      </w:r>
      <w:r w:rsidRPr="00F5248C">
        <w:rPr>
          <w:rStyle w:val="StyleBoldUnderline"/>
        </w:rPr>
        <w:t>evelopment</w:t>
      </w:r>
      <w:r w:rsidRPr="00463568">
        <w:rPr>
          <w:sz w:val="16"/>
        </w:rPr>
        <w:t xml:space="preserve">. </w:t>
      </w:r>
      <w:r w:rsidRPr="00F5248C">
        <w:rPr>
          <w:rStyle w:val="StyleBoldUnderline"/>
          <w:highlight w:val="green"/>
        </w:rPr>
        <w:t>And</w:t>
      </w:r>
      <w:r w:rsidRPr="00F5248C">
        <w:rPr>
          <w:rStyle w:val="StyleBoldUnderline"/>
        </w:rPr>
        <w:t xml:space="preserve"> more than </w:t>
      </w:r>
      <w:r w:rsidRPr="00F5248C">
        <w:rPr>
          <w:rStyle w:val="StyleBoldUnderline"/>
          <w:highlight w:val="green"/>
        </w:rPr>
        <w:t xml:space="preserve">half of </w:t>
      </w:r>
      <w:r w:rsidRPr="00F5248C">
        <w:rPr>
          <w:rStyle w:val="StyleBoldUnderline"/>
        </w:rPr>
        <w:t xml:space="preserve">all </w:t>
      </w:r>
      <w:r w:rsidRPr="00F5248C">
        <w:rPr>
          <w:rStyle w:val="StyleBoldUnderline"/>
          <w:highlight w:val="green"/>
        </w:rPr>
        <w:t>U.S. exports</w:t>
      </w:r>
      <w:r w:rsidRPr="00F5248C">
        <w:rPr>
          <w:rStyle w:val="StyleBoldUnderline"/>
        </w:rPr>
        <w:t xml:space="preserve"> stem from domestic manufacturing.</w:t>
      </w:r>
      <w:r w:rsidRPr="00463568">
        <w:rPr>
          <w:sz w:val="16"/>
        </w:rPr>
        <w:t xml:space="preserve"> Much of America’s energy conservation activity is found here as well as American manufacturing is the center for a range of innovative technologies that reduce energy use and promote a cleaner environment. </w:t>
      </w:r>
      <w:r w:rsidRPr="00F5248C">
        <w:rPr>
          <w:rStyle w:val="Emphasis"/>
          <w:highlight w:val="green"/>
        </w:rPr>
        <w:t>Letting this powerful engine slip away would be disastrous.</w:t>
      </w:r>
    </w:p>
    <w:p w:rsidR="00463568" w:rsidRPr="00463568" w:rsidRDefault="00463568" w:rsidP="00463568">
      <w:pPr>
        <w:pStyle w:val="Heading4"/>
      </w:pPr>
      <w:r w:rsidRPr="00463568">
        <w:t>US growth is key to global economic recovery</w:t>
      </w:r>
    </w:p>
    <w:p w:rsidR="00463568" w:rsidRPr="00463568" w:rsidRDefault="00463568" w:rsidP="00463568">
      <w:r w:rsidRPr="00463568">
        <w:rPr>
          <w:rStyle w:val="StyleStyleBold12pt"/>
        </w:rPr>
        <w:t>Caploe 09</w:t>
      </w:r>
      <w:r w:rsidRPr="00463568">
        <w:t xml:space="preserve"> (David, PhD in International political economy from Princeton, “Focus still on America to lead global recovery,” The Straits Times, 8/2/12)</w:t>
      </w:r>
    </w:p>
    <w:p w:rsidR="00463568" w:rsidRPr="00463568" w:rsidRDefault="00463568" w:rsidP="00463568"/>
    <w:p w:rsidR="00463568" w:rsidRPr="00F5248C" w:rsidRDefault="00463568" w:rsidP="00463568">
      <w:pPr>
        <w:rPr>
          <w:rStyle w:val="StyleBoldUnderline"/>
        </w:rPr>
      </w:pPr>
      <w:r w:rsidRPr="00463568">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F5248C">
        <w:rPr>
          <w:rStyle w:val="StyleBoldUnderline"/>
        </w:rPr>
        <w:t xml:space="preserve">'The </w:t>
      </w:r>
      <w:r w:rsidRPr="00F5248C">
        <w:rPr>
          <w:rStyle w:val="StyleBoldUnderline"/>
          <w:highlight w:val="green"/>
        </w:rPr>
        <w:t>world has become accustomed to the US being</w:t>
      </w:r>
      <w:r w:rsidRPr="00F5248C">
        <w:rPr>
          <w:rStyle w:val="StyleBoldUnderline"/>
        </w:rPr>
        <w:t xml:space="preserve"> a voracious consumer market, </w:t>
      </w:r>
      <w:r w:rsidRPr="00F5248C">
        <w:rPr>
          <w:rStyle w:val="StyleBoldUnderline"/>
          <w:highlight w:val="green"/>
        </w:rPr>
        <w:t>the engine that drives</w:t>
      </w:r>
      <w:r w:rsidRPr="00F5248C">
        <w:rPr>
          <w:rStyle w:val="StyleBoldUnderline"/>
        </w:rPr>
        <w:t xml:space="preserve"> a lot of economic </w:t>
      </w:r>
      <w:r w:rsidRPr="00F5248C">
        <w:rPr>
          <w:rStyle w:val="StyleBoldUnderline"/>
          <w:highlight w:val="green"/>
        </w:rPr>
        <w:t>growth</w:t>
      </w:r>
      <w:r w:rsidRPr="00F5248C">
        <w:rPr>
          <w:rStyle w:val="StyleBoldUnderline"/>
        </w:rPr>
        <w:t xml:space="preserve"> worldwide</w:t>
      </w:r>
      <w:r w:rsidRPr="00463568">
        <w:rPr>
          <w:b/>
          <w:sz w:val="16"/>
        </w:rPr>
        <w:t xml:space="preserve">,' he said. </w:t>
      </w:r>
      <w:r w:rsidRPr="00F5248C">
        <w:rPr>
          <w:rStyle w:val="StyleBoldUnderline"/>
        </w:rPr>
        <w:t>'If there is going to be renewed growth, it just can't be the US as the engine</w:t>
      </w:r>
      <w:r w:rsidRPr="00B20110">
        <w:rPr>
          <w:u w:val="single"/>
        </w:rPr>
        <w:t xml:space="preserve">.' </w:t>
      </w:r>
      <w:r w:rsidRPr="00463568">
        <w:rPr>
          <w:sz w:val="16"/>
        </w:rPr>
        <w:t xml:space="preserve">While superficially sensible, this view is deeply problematic. </w:t>
      </w:r>
      <w:r w:rsidRPr="00F5248C">
        <w:rPr>
          <w:rStyle w:val="StyleBoldUnderline"/>
        </w:rPr>
        <w:t xml:space="preserve">To begin with, it ignores the fact that </w:t>
      </w:r>
      <w:r w:rsidRPr="00F5248C">
        <w:rPr>
          <w:rStyle w:val="StyleBoldUnderline"/>
          <w:highlight w:val="green"/>
        </w:rPr>
        <w:t>the global economy has in fact been 'America-centred' for more than 60 years</w:t>
      </w:r>
      <w:r w:rsidRPr="00463568">
        <w:rPr>
          <w:b/>
          <w:sz w:val="16"/>
          <w:highlight w:val="green"/>
        </w:rPr>
        <w:t xml:space="preserve">. </w:t>
      </w:r>
      <w:r w:rsidRPr="00F5248C">
        <w:rPr>
          <w:rStyle w:val="StyleBoldUnderline"/>
          <w:highlight w:val="green"/>
        </w:rPr>
        <w:t>Countries</w:t>
      </w:r>
      <w:r w:rsidRPr="00F5248C">
        <w:rPr>
          <w:rStyle w:val="StyleBoldUnderline"/>
        </w:rPr>
        <w:t xml:space="preserve"> - China, Japan, Canada, Brazil, Korea, Mexico and so on - </w:t>
      </w:r>
      <w:r w:rsidRPr="00F5248C">
        <w:rPr>
          <w:rStyle w:val="StyleBoldUnderline"/>
          <w:highlight w:val="green"/>
        </w:rPr>
        <w:t>either sell to the US or</w:t>
      </w:r>
      <w:r w:rsidRPr="00F5248C">
        <w:rPr>
          <w:rStyle w:val="StyleBoldUnderline"/>
        </w:rPr>
        <w:t xml:space="preserve"> they sell </w:t>
      </w:r>
      <w:r w:rsidRPr="00F5248C">
        <w:rPr>
          <w:rStyle w:val="StyleBoldUnderline"/>
          <w:highlight w:val="green"/>
        </w:rPr>
        <w:t>to</w:t>
      </w:r>
      <w:r w:rsidRPr="00F5248C">
        <w:rPr>
          <w:rStyle w:val="StyleBoldUnderline"/>
        </w:rPr>
        <w:t xml:space="preserve"> </w:t>
      </w:r>
      <w:r w:rsidRPr="00F5248C">
        <w:rPr>
          <w:rStyle w:val="StyleBoldUnderline"/>
          <w:highlight w:val="green"/>
        </w:rPr>
        <w:t>countries that sell to the US</w:t>
      </w:r>
      <w:r w:rsidRPr="00463568">
        <w:rPr>
          <w:sz w:val="16"/>
        </w:rPr>
        <w:t xml:space="preserve">. This system has generally been advantageous for all concerned. </w:t>
      </w:r>
      <w:r w:rsidRPr="00F5248C">
        <w:rPr>
          <w:rStyle w:val="StyleBoldUnderline"/>
          <w:highlight w:val="green"/>
        </w:rPr>
        <w:t>America gained</w:t>
      </w:r>
      <w:r w:rsidRPr="00F5248C">
        <w:rPr>
          <w:rStyle w:val="StyleBoldUnderline"/>
        </w:rPr>
        <w:t xml:space="preserve"> certain historically unprecedented </w:t>
      </w:r>
      <w:r w:rsidRPr="00F5248C">
        <w:rPr>
          <w:rStyle w:val="StyleBoldUnderline"/>
          <w:highlight w:val="green"/>
        </w:rPr>
        <w:t>benefits, but the system also enabled participating countries</w:t>
      </w:r>
      <w:r w:rsidRPr="00F5248C">
        <w:rPr>
          <w:rStyle w:val="StyleBoldUnderline"/>
        </w:rPr>
        <w:t xml:space="preserve"> - first in Western Europe and Japan, and later, many in the Third World - </w:t>
      </w:r>
      <w:r w:rsidRPr="00F5248C">
        <w:rPr>
          <w:rStyle w:val="StyleBoldUnderline"/>
          <w:highlight w:val="green"/>
        </w:rPr>
        <w:t>to achieve undreamt-of prosperity.</w:t>
      </w:r>
      <w:r w:rsidRPr="00463568">
        <w:rPr>
          <w:b/>
          <w:sz w:val="16"/>
        </w:rPr>
        <w:t xml:space="preserve"> </w:t>
      </w:r>
      <w:r w:rsidRPr="00F5248C">
        <w:rPr>
          <w:rStyle w:val="StyleBoldUnderline"/>
        </w:rPr>
        <w:t xml:space="preserve">At the same time, </w:t>
      </w:r>
      <w:r w:rsidRPr="00F5248C">
        <w:rPr>
          <w:rStyle w:val="StyleBoldUnderline"/>
          <w:highlight w:val="green"/>
        </w:rPr>
        <w:t>this deep inter-connection between the US and the rest of the world also explains how the collapse of a relatively small sector of the US economy</w:t>
      </w:r>
      <w:r w:rsidRPr="00F5248C">
        <w:rPr>
          <w:rStyle w:val="StyleBoldUnderline"/>
        </w:rPr>
        <w:t xml:space="preserve"> - 'sub-prime' housing, logarithmically exponentialised by Wall Street's ingenious chicanery - </w:t>
      </w:r>
      <w:r w:rsidRPr="00F5248C">
        <w:rPr>
          <w:rStyle w:val="StyleBoldUnderline"/>
          <w:highlight w:val="green"/>
        </w:rPr>
        <w:t>has cascaded into the worst global economic crisis since the Great Depression</w:t>
      </w:r>
      <w:r w:rsidRPr="00B20110">
        <w:rPr>
          <w:u w:val="single"/>
        </w:rPr>
        <w:t xml:space="preserve">. </w:t>
      </w:r>
      <w:r w:rsidRPr="00463568">
        <w:rPr>
          <w:sz w:val="16"/>
        </w:rPr>
        <w:t xml:space="preserve">To put it simply, Mr 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F5248C">
        <w:rPr>
          <w:rStyle w:val="StyleBoldUnderline"/>
          <w:highlight w:val="green"/>
        </w:rPr>
        <w:t>If the US</w:t>
      </w:r>
      <w:r w:rsidRPr="00F5248C">
        <w:rPr>
          <w:rStyle w:val="StyleBoldUnderline"/>
        </w:rPr>
        <w:t xml:space="preserve"> can't or won't or </w:t>
      </w:r>
      <w:r w:rsidRPr="00F5248C">
        <w:rPr>
          <w:rStyle w:val="StyleBoldUnderline"/>
          <w:highlight w:val="green"/>
        </w:rPr>
        <w:t>doesn't want to be the global economic engine, which country will?</w:t>
      </w:r>
      <w:r w:rsidRPr="00F5248C">
        <w:rPr>
          <w:rStyle w:val="StyleBoldUnderline"/>
        </w:rPr>
        <w:t xml:space="preserve"> </w:t>
      </w:r>
      <w:r w:rsidRPr="00F5248C">
        <w:rPr>
          <w:rStyle w:val="StyleBoldUnderline"/>
          <w:highlight w:val="green"/>
        </w:rPr>
        <w:t>The obvious answer is China. But that is unrealistic</w:t>
      </w:r>
      <w:r w:rsidRPr="00F5248C">
        <w:rPr>
          <w:rStyle w:val="StyleBoldUnderline"/>
        </w:rPr>
        <w:t xml:space="preserve"> for three reasons. First, </w:t>
      </w:r>
      <w:r w:rsidRPr="00F5248C">
        <w:rPr>
          <w:rStyle w:val="StyleBoldUnderline"/>
          <w:highlight w:val="green"/>
        </w:rPr>
        <w:t>China's economic health is more tied to America's than practically any other country in the world</w:t>
      </w:r>
      <w:r w:rsidRPr="00F5248C">
        <w:rPr>
          <w:rStyle w:val="StyleBoldUnderline"/>
        </w:rPr>
        <w:t>. Indeed, the reason China has so many dollars to invest everywhere - whether in US Treasury bonds or in Africa - is precisely that it has structured its own economy to complement America's</w:t>
      </w:r>
      <w:r w:rsidRPr="00463568">
        <w:rPr>
          <w:sz w:val="16"/>
        </w:rPr>
        <w:t xml:space="preserve">.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w:t>
      </w:r>
      <w:r w:rsidRPr="00F5248C">
        <w:rPr>
          <w:rStyle w:val="StyleBoldUnderline"/>
          <w:highlight w:val="green"/>
        </w:rPr>
        <w:t>China</w:t>
      </w:r>
      <w:r w:rsidRPr="00F5248C">
        <w:rPr>
          <w:rStyle w:val="StyleBoldUnderline"/>
        </w:rPr>
        <w:t xml:space="preserve">, however, </w:t>
      </w:r>
      <w:r w:rsidRPr="00F5248C">
        <w:rPr>
          <w:rStyle w:val="StyleBoldUnderline"/>
          <w:highlight w:val="green"/>
        </w:rPr>
        <w:t>is a poor country, with low per capita income</w:t>
      </w:r>
      <w:r w:rsidRPr="00F5248C">
        <w:rPr>
          <w:rStyle w:val="StyleBoldUnderline"/>
        </w:rPr>
        <w:t>, even though it will soon pass Japan as the world's second largest economy</w:t>
      </w:r>
      <w:r w:rsidRPr="00463568">
        <w:rPr>
          <w:sz w:val="16"/>
        </w:rPr>
        <w:t xml:space="preserve">.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F5248C">
        <w:rPr>
          <w:rStyle w:val="StyleBoldUnderline"/>
        </w:rPr>
        <w:t>Finally, the key 'system' issue for China - or for the European Union - in thinking about becoming the engine of the world economy - is monetary:</w:t>
      </w:r>
      <w:r w:rsidRPr="00463568">
        <w:rPr>
          <w:sz w:val="16"/>
        </w:rPr>
        <w:t xml:space="preserve"> What are the implications of having your domestic currency become the global reserve currency? This is an extremely complex issue that the US has struggled with, not always successfully, from 1959 to the present. </w:t>
      </w:r>
      <w:r w:rsidRPr="00F5248C">
        <w:rPr>
          <w:rStyle w:val="StyleBoldUnderline"/>
        </w:rPr>
        <w:t xml:space="preserve">Without going into detail, </w:t>
      </w:r>
      <w:r w:rsidRPr="00F5248C">
        <w:rPr>
          <w:rStyle w:val="StyleBoldUnderline"/>
          <w:highlight w:val="green"/>
        </w:rPr>
        <w:t>it can safely be said that though having the US dollar as the world's medium of exchange has given the US some tremendous advantages, it has also created huge problems,</w:t>
      </w:r>
      <w:r w:rsidRPr="00F5248C">
        <w:rPr>
          <w:rStyle w:val="StyleBoldUnderline"/>
        </w:rPr>
        <w:t xml:space="preserve"> both </w:t>
      </w:r>
      <w:r w:rsidRPr="00F5248C">
        <w:rPr>
          <w:rStyle w:val="StyleBoldUnderline"/>
          <w:highlight w:val="green"/>
        </w:rPr>
        <w:t>for</w:t>
      </w:r>
      <w:r w:rsidRPr="00F5248C">
        <w:rPr>
          <w:rStyle w:val="StyleBoldUnderline"/>
        </w:rPr>
        <w:t xml:space="preserve"> America and the </w:t>
      </w:r>
      <w:r w:rsidRPr="00F5248C">
        <w:rPr>
          <w:rStyle w:val="StyleBoldUnderline"/>
          <w:highlight w:val="green"/>
        </w:rPr>
        <w:t>global economic system</w:t>
      </w:r>
      <w:r w:rsidRPr="00463568">
        <w:rPr>
          <w:sz w:val="16"/>
        </w:rPr>
        <w:t xml:space="preserve">. The Chinese leadership is certainly familiar with this history. It will try to avoid the yuan becoming an international medium of exchange until it feels much more confident in its ability to handle the manifold currency problems that the US has grappled with for decades. </w:t>
      </w:r>
      <w:r w:rsidRPr="00F5248C">
        <w:rPr>
          <w:rStyle w:val="StyleBoldUnderline"/>
        </w:rPr>
        <w:t xml:space="preserve">Given all this, </w:t>
      </w:r>
      <w:r w:rsidRPr="00F5248C">
        <w:rPr>
          <w:rStyle w:val="StyleBoldUnderline"/>
          <w:highlight w:val="green"/>
        </w:rPr>
        <w:t>the US will remain the engine of global economic recovery for the foreseeable future</w:t>
      </w:r>
      <w:r w:rsidRPr="00F5248C">
        <w:rPr>
          <w:rStyle w:val="StyleBoldUnderline"/>
        </w:rPr>
        <w:t xml:space="preserve">, even though other countries must certainly help. This crisis began </w:t>
      </w:r>
    </w:p>
    <w:p w:rsidR="00463568" w:rsidRPr="00463568" w:rsidRDefault="00463568" w:rsidP="00463568">
      <w:pPr>
        <w:pStyle w:val="Heading4"/>
      </w:pPr>
      <w:r w:rsidRPr="00463568">
        <w:t>Global economic decline causes nuclear war</w:t>
      </w:r>
    </w:p>
    <w:p w:rsidR="00463568" w:rsidRPr="00463568" w:rsidRDefault="00463568" w:rsidP="00463568">
      <w:r w:rsidRPr="00463568">
        <w:rPr>
          <w:rStyle w:val="StyleStyleBold12pt"/>
        </w:rPr>
        <w:t>Ockham Research 08</w:t>
      </w:r>
      <w:r w:rsidRPr="00463568">
        <w:t xml:space="preserve"> (Ockham Research, Economic Distress and Geopolitical Risks by: Ockham Research, Ockham Research Staff November 18, 2008????Ockham Research Ockham Research is an independent research provider based in Atlanta, Georgia providing security analysis)</w:t>
      </w:r>
    </w:p>
    <w:p w:rsidR="00463568" w:rsidRPr="00463568" w:rsidRDefault="00463568" w:rsidP="00463568"/>
    <w:p w:rsidR="00463568" w:rsidRPr="00DF5C59" w:rsidRDefault="00463568" w:rsidP="00463568">
      <w:pPr>
        <w:rPr>
          <w:b/>
          <w:bCs/>
          <w:u w:val="single"/>
        </w:rPr>
      </w:pPr>
      <w:r w:rsidRPr="00463568">
        <w:rPr>
          <w:sz w:val="16"/>
        </w:rPr>
        <w:t>The hardship and turmoil which impacted the world during the Great Depression provided fertile ground for the rise of fascist, expansionist regimes in Germany, Italy and Japan.?Hard times also precluded the Western democracies from a more muscular response in the face of growing belligerence from these countries.?The United States largely turned inward during the difficult years of the 1930s.?</w:t>
      </w:r>
      <w:r w:rsidRPr="00F5248C">
        <w:rPr>
          <w:rStyle w:val="StyleBoldUnderline"/>
          <w:highlight w:val="green"/>
        </w:rPr>
        <w:t>The</w:t>
      </w:r>
      <w:r w:rsidRPr="00F5248C">
        <w:rPr>
          <w:rStyle w:val="StyleBoldUnderline"/>
        </w:rPr>
        <w:t xml:space="preserve"> end </w:t>
      </w:r>
      <w:r w:rsidRPr="00DF5C59">
        <w:rPr>
          <w:rStyle w:val="StyleBoldUnderline"/>
          <w:highlight w:val="green"/>
        </w:rPr>
        <w:t xml:space="preserve">result was </w:t>
      </w:r>
      <w:r w:rsidRPr="00463568">
        <w:rPr>
          <w:sz w:val="16"/>
        </w:rPr>
        <w:t>a</w:t>
      </w:r>
      <w:r w:rsidRPr="00DF5C59">
        <w:rPr>
          <w:rStyle w:val="StyleBoldUnderline"/>
          <w:highlight w:val="green"/>
        </w:rPr>
        <w:t xml:space="preserve"> global </w:t>
      </w:r>
      <w:r w:rsidRPr="00F5248C">
        <w:rPr>
          <w:rStyle w:val="StyleBoldUnderline"/>
          <w:highlight w:val="green"/>
        </w:rPr>
        <w:t>war</w:t>
      </w:r>
      <w:r w:rsidRPr="00F5248C">
        <w:rPr>
          <w:rStyle w:val="StyleBoldUnderline"/>
        </w:rPr>
        <w:t xml:space="preserve"> </w:t>
      </w:r>
      <w:r w:rsidRPr="00463568">
        <w:rPr>
          <w:sz w:val="16"/>
        </w:rPr>
        <w:t>of a size and scale never seen by man (SIC) either before or since.?</w:t>
      </w:r>
      <w:r w:rsidRPr="00F5248C">
        <w:rPr>
          <w:rStyle w:val="StyleBoldUnderline"/>
          <w:highlight w:val="green"/>
        </w:rPr>
        <w:t>Economic hardship</w:t>
      </w:r>
      <w:r w:rsidRPr="00F5248C">
        <w:rPr>
          <w:rStyle w:val="StyleBoldUnderline"/>
        </w:rPr>
        <w:t xml:space="preserve"> </w:t>
      </w:r>
      <w:r w:rsidRPr="00463568">
        <w:rPr>
          <w:sz w:val="16"/>
        </w:rPr>
        <w:t>is distracting. It</w:t>
      </w:r>
      <w:r w:rsidRPr="00F5248C">
        <w:rPr>
          <w:rStyle w:val="StyleBoldUnderline"/>
        </w:rPr>
        <w:t xml:space="preserve"> </w:t>
      </w:r>
      <w:r w:rsidRPr="00F5248C">
        <w:rPr>
          <w:rStyle w:val="StyleBoldUnderline"/>
          <w:highlight w:val="green"/>
        </w:rPr>
        <w:t>can cause nations to turn their focus inward with</w:t>
      </w:r>
      <w:r w:rsidRPr="00F5248C">
        <w:rPr>
          <w:rStyle w:val="StyleBoldUnderline"/>
        </w:rPr>
        <w:t xml:space="preserve"> </w:t>
      </w:r>
      <w:r w:rsidRPr="00463568">
        <w:rPr>
          <w:sz w:val="16"/>
        </w:rPr>
        <w:t>little o</w:t>
      </w:r>
      <w:r w:rsidRPr="00F5248C">
        <w:rPr>
          <w:rStyle w:val="StyleBoldUnderline"/>
        </w:rPr>
        <w:t xml:space="preserve">r </w:t>
      </w:r>
      <w:r w:rsidRPr="00F5248C">
        <w:rPr>
          <w:rStyle w:val="StyleBoldUnderline"/>
          <w:highlight w:val="green"/>
        </w:rPr>
        <w:t>no regard for rising global threats</w:t>
      </w:r>
      <w:r w:rsidRPr="00F5248C">
        <w:rPr>
          <w:rStyle w:val="StyleBoldUnderline"/>
        </w:rPr>
        <w:t xml:space="preserve"> </w:t>
      </w:r>
      <w:r w:rsidRPr="00463568">
        <w:rPr>
          <w:sz w:val="16"/>
        </w:rPr>
        <w:t>that inevitably build in tumultuous times.?Authoritarian regimes invariably look for scapegoats to blame for the hardship affecting their populace.?This enables them to project the anger of their citizenry away from the regime itself and onto another race, country, ideology, etc.??Looking at the world today</w:t>
      </w:r>
      <w:r w:rsidRPr="00F5248C">
        <w:rPr>
          <w:rStyle w:val="StyleBoldUnderline"/>
          <w:highlight w:val="green"/>
        </w:rPr>
        <w:t>, one can</w:t>
      </w:r>
      <w:r w:rsidRPr="00F5248C">
        <w:rPr>
          <w:rStyle w:val="StyleBoldUnderline"/>
        </w:rPr>
        <w:t xml:space="preserve"> </w:t>
      </w:r>
      <w:r w:rsidRPr="00463568">
        <w:rPr>
          <w:sz w:val="16"/>
        </w:rPr>
        <w:t>certainly</w:t>
      </w:r>
      <w:r w:rsidRPr="00F5248C">
        <w:rPr>
          <w:rStyle w:val="StyleBoldUnderline"/>
        </w:rPr>
        <w:t xml:space="preserve"> </w:t>
      </w:r>
      <w:r w:rsidRPr="00F5248C">
        <w:rPr>
          <w:rStyle w:val="StyleBoldUnderline"/>
          <w:highlight w:val="green"/>
        </w:rPr>
        <w:t>envision numerous</w:t>
      </w:r>
      <w:r w:rsidRPr="00F5248C">
        <w:rPr>
          <w:rStyle w:val="StyleBoldUnderline"/>
        </w:rPr>
        <w:t xml:space="preserve"> </w:t>
      </w:r>
      <w:r w:rsidRPr="00463568">
        <w:rPr>
          <w:sz w:val="16"/>
        </w:rPr>
        <w:t>potentia</w:t>
      </w:r>
      <w:r w:rsidRPr="00F5248C">
        <w:rPr>
          <w:rStyle w:val="StyleBoldUnderline"/>
        </w:rPr>
        <w:t xml:space="preserve">l </w:t>
      </w:r>
      <w:r w:rsidRPr="00F5248C">
        <w:rPr>
          <w:rStyle w:val="StyleBoldUnderline"/>
          <w:highlight w:val="green"/>
        </w:rPr>
        <w:t xml:space="preserve">flashpoints that could become </w:t>
      </w:r>
      <w:r w:rsidRPr="00EF5A61">
        <w:rPr>
          <w:rStyle w:val="StyleBoldUnderline"/>
          <w:highlight w:val="green"/>
        </w:rPr>
        <w:t xml:space="preserve">problematic in </w:t>
      </w:r>
      <w:r w:rsidRPr="00463568">
        <w:rPr>
          <w:sz w:val="16"/>
        </w:rPr>
        <w:t>a protracted</w:t>
      </w:r>
      <w:r w:rsidRPr="00EF5A61">
        <w:rPr>
          <w:rStyle w:val="StyleBoldUnderline"/>
          <w:highlight w:val="green"/>
        </w:rPr>
        <w:t xml:space="preserve"> economic </w:t>
      </w:r>
      <w:r w:rsidRPr="00F5248C">
        <w:rPr>
          <w:rStyle w:val="StyleBoldUnderline"/>
          <w:highlight w:val="green"/>
        </w:rPr>
        <w:t>downturn</w:t>
      </w:r>
      <w:r w:rsidRPr="00463568">
        <w:rPr>
          <w:sz w:val="16"/>
          <w:highlight w:val="green"/>
        </w:rPr>
        <w:t>.?</w:t>
      </w:r>
      <w:r w:rsidRPr="00F5248C">
        <w:rPr>
          <w:rStyle w:val="StyleBoldUnderline"/>
          <w:highlight w:val="green"/>
        </w:rPr>
        <w:t>Pakistan</w:t>
      </w:r>
      <w:r w:rsidRPr="00463568">
        <w:rPr>
          <w:sz w:val="16"/>
        </w:rPr>
        <w:t xml:space="preserve">, </w:t>
      </w:r>
      <w:r w:rsidRPr="00F5248C">
        <w:rPr>
          <w:rStyle w:val="StyleBoldUnderline"/>
        </w:rPr>
        <w:t xml:space="preserve">already </w:t>
      </w:r>
      <w:r w:rsidRPr="00F5248C">
        <w:rPr>
          <w:rStyle w:val="StyleBoldUnderline"/>
          <w:highlight w:val="green"/>
        </w:rPr>
        <w:t>a hotbed of Islamic extremism</w:t>
      </w:r>
      <w:r w:rsidRPr="00F5248C">
        <w:rPr>
          <w:rStyle w:val="StyleBoldUnderline"/>
        </w:rPr>
        <w:t xml:space="preserve"> and armed </w:t>
      </w:r>
      <w:r w:rsidRPr="00F5248C">
        <w:rPr>
          <w:rStyle w:val="StyleBoldUnderline"/>
          <w:highlight w:val="green"/>
        </w:rPr>
        <w:t>with atomic weapons</w:t>
      </w:r>
      <w:r w:rsidRPr="00F5248C">
        <w:rPr>
          <w:rStyle w:val="StyleBoldUnderline"/>
        </w:rPr>
        <w:t xml:space="preserve">, </w:t>
      </w:r>
      <w:r w:rsidRPr="00463568">
        <w:rPr>
          <w:sz w:val="16"/>
        </w:rPr>
        <w:t>has been particularly hard hit by the global economic crisis.?An increasingly impoverished Pakistan will be harder and harder for its new and shaky democratically-elected government to control</w:t>
      </w:r>
      <w:r w:rsidRPr="00463568">
        <w:rPr>
          <w:sz w:val="16"/>
          <w:highlight w:val="green"/>
        </w:rPr>
        <w:t>.?</w:t>
      </w:r>
      <w:r w:rsidRPr="00F5248C">
        <w:rPr>
          <w:rStyle w:val="StyleBoldUnderline"/>
          <w:highlight w:val="green"/>
        </w:rPr>
        <w:t>Sh</w:t>
      </w:r>
      <w:r w:rsidRPr="00DF5C59">
        <w:rPr>
          <w:rStyle w:val="StyleBoldUnderline"/>
          <w:highlight w:val="green"/>
        </w:rPr>
        <w:t xml:space="preserve">ould </w:t>
      </w:r>
      <w:r w:rsidRPr="00463568">
        <w:rPr>
          <w:sz w:val="16"/>
        </w:rPr>
        <w:t>Pakistan’s</w:t>
      </w:r>
      <w:r w:rsidRPr="00DF5C59">
        <w:rPr>
          <w:sz w:val="16"/>
          <w:highlight w:val="green"/>
        </w:rPr>
        <w:t xml:space="preserve"> </w:t>
      </w:r>
      <w:r w:rsidRPr="00DF5C59">
        <w:rPr>
          <w:rStyle w:val="StyleBoldUnderline"/>
          <w:highlight w:val="green"/>
        </w:rPr>
        <w:t>eco</w:t>
      </w:r>
      <w:r w:rsidRPr="00F5248C">
        <w:rPr>
          <w:rStyle w:val="StyleBoldUnderline"/>
          <w:highlight w:val="green"/>
        </w:rPr>
        <w:t xml:space="preserve">nomic troubles </w:t>
      </w:r>
      <w:r w:rsidRPr="00463568">
        <w:rPr>
          <w:sz w:val="16"/>
        </w:rPr>
        <w:t>cause</w:t>
      </w:r>
      <w:r w:rsidRPr="00F5248C">
        <w:rPr>
          <w:rStyle w:val="StyleBoldUnderline"/>
        </w:rPr>
        <w:t xml:space="preserve"> </w:t>
      </w:r>
      <w:r w:rsidRPr="00463568">
        <w:rPr>
          <w:sz w:val="16"/>
        </w:rPr>
        <w:t>its political situation, always chaotic, to</w:t>
      </w:r>
      <w:r w:rsidRPr="00F5248C">
        <w:rPr>
          <w:rStyle w:val="StyleBoldUnderline"/>
        </w:rPr>
        <w:t xml:space="preserve"> </w:t>
      </w:r>
      <w:r w:rsidRPr="00F5248C">
        <w:rPr>
          <w:rStyle w:val="StyleBoldUnderline"/>
          <w:highlight w:val="green"/>
        </w:rPr>
        <w:t>spin out of control, this would be a major setback, in the</w:t>
      </w:r>
      <w:r w:rsidRPr="00F5248C">
        <w:rPr>
          <w:rStyle w:val="StyleBoldUnderline"/>
        </w:rPr>
        <w:t xml:space="preserve"> </w:t>
      </w:r>
      <w:r w:rsidRPr="00463568">
        <w:rPr>
          <w:sz w:val="16"/>
        </w:rPr>
        <w:t>global</w:t>
      </w:r>
      <w:r w:rsidRPr="00F5248C">
        <w:rPr>
          <w:rStyle w:val="StyleBoldUnderline"/>
        </w:rPr>
        <w:t xml:space="preserve"> </w:t>
      </w:r>
      <w:r w:rsidRPr="00F5248C">
        <w:rPr>
          <w:rStyle w:val="StyleBoldUnderline"/>
          <w:highlight w:val="green"/>
        </w:rPr>
        <w:t>war on terror</w:t>
      </w:r>
      <w:r w:rsidRPr="00F5248C">
        <w:rPr>
          <w:rStyle w:val="StyleBoldUnderline"/>
        </w:rPr>
        <w:t>.</w:t>
      </w:r>
      <w:r w:rsidRPr="00463568">
        <w:rPr>
          <w:sz w:val="16"/>
        </w:rPr>
        <w:t>??</w:t>
      </w:r>
      <w:r w:rsidRPr="00F5248C">
        <w:rPr>
          <w:rStyle w:val="StyleBoldUnderline"/>
          <w:highlight w:val="green"/>
        </w:rPr>
        <w:t>Russia</w:t>
      </w:r>
      <w:r w:rsidRPr="00463568">
        <w:rPr>
          <w:sz w:val="16"/>
          <w:highlight w:val="green"/>
        </w:rPr>
        <w:t>,</w:t>
      </w:r>
      <w:r w:rsidRPr="00463568">
        <w:rPr>
          <w:sz w:val="16"/>
        </w:rPr>
        <w:t xml:space="preserve"> whose economy, stock markets and financial system have literally imploded over the past few months</w:t>
      </w:r>
      <w:r w:rsidRPr="00F5248C">
        <w:rPr>
          <w:rStyle w:val="StyleBoldUnderline"/>
        </w:rPr>
        <w:t xml:space="preserve">, </w:t>
      </w:r>
      <w:r w:rsidRPr="00F5248C">
        <w:rPr>
          <w:rStyle w:val="StyleBoldUnderline"/>
          <w:highlight w:val="green"/>
        </w:rPr>
        <w:t>could become increasingly problematic</w:t>
      </w:r>
      <w:r w:rsidRPr="00F5248C">
        <w:rPr>
          <w:rStyle w:val="StyleBoldUnderline"/>
        </w:rPr>
        <w:t xml:space="preserve"> </w:t>
      </w:r>
      <w:r w:rsidRPr="00463568">
        <w:rPr>
          <w:sz w:val="16"/>
        </w:rPr>
        <w:t>if faced with a protracted economic downturn</w:t>
      </w:r>
      <w:r w:rsidRPr="00F5248C">
        <w:rPr>
          <w:rStyle w:val="StyleBoldUnderline"/>
        </w:rPr>
        <w:t>.</w:t>
      </w:r>
      <w:r w:rsidRPr="00463568">
        <w:rPr>
          <w:sz w:val="16"/>
        </w:rPr>
        <w:t>?The increasingly authoritarian and aggressive Russian regime is already showing signs of anger projection. Its invasion of Georgia this summer and increasing willingness to confront the West reflect a desire to stoke the pride and anger of its people against foreign powers?particularly the United States. It is no accident that the,</w:t>
      </w:r>
      <w:r w:rsidRPr="00463568">
        <w:rPr>
          <w:sz w:val="16"/>
          <w:highlight w:val="green"/>
        </w:rPr>
        <w:t xml:space="preserve"> </w:t>
      </w:r>
      <w:r w:rsidRPr="00463568">
        <w:rPr>
          <w:rStyle w:val="StyleBoldUnderline"/>
          <w:highlight w:val="green"/>
        </w:rPr>
        <w:t>Russians</w:t>
      </w:r>
      <w:r w:rsidRPr="00F5248C">
        <w:rPr>
          <w:rStyle w:val="StyleBoldUnderline"/>
          <w:highlight w:val="green"/>
        </w:rPr>
        <w:t>, announced a willingness to deploy tactical missile systems</w:t>
      </w:r>
      <w:r w:rsidRPr="00463568">
        <w:rPr>
          <w:sz w:val="16"/>
        </w:rPr>
        <w:t>?</w:t>
      </w:r>
      <w:r w:rsidRPr="00F5248C">
        <w:rPr>
          <w:rStyle w:val="StyleBoldUnderline"/>
        </w:rPr>
        <w:t>t</w:t>
      </w:r>
      <w:r w:rsidRPr="00463568">
        <w:rPr>
          <w:sz w:val="16"/>
        </w:rPr>
        <w:t>o Kaliningrad the day after Barack Obama?s election in the U.S.?This was a clear ?shot across the bow? of the new administration and demonstrates Russian willingness to pursue a much more confrontational foreign policy going forward. Furthermore, the collapse in the price of oil augers poorly for Russia?s economy. The Russian budget reputedly needs oil at $70 per barrel or higher in order to be in balance. Russian foreign currency reserves, once huge, have been depleted massively over the past few months by ham-fisted attempts to arrest the slide in both markets and the financial system.Bristling with nuclear weapons and nursing an ego still badly bruised by the collapse of the Soviet Union and loss of superpower status, an impoverished and unstable Russia would be a dangerous thing to behold.??</w:t>
      </w:r>
      <w:r w:rsidRPr="00F5248C">
        <w:rPr>
          <w:rStyle w:val="StyleBoldUnderline"/>
          <w:highlight w:val="green"/>
        </w:rPr>
        <w:t>China</w:t>
      </w:r>
      <w:r w:rsidRPr="00F5248C">
        <w:rPr>
          <w:rStyle w:val="StyleBoldUnderline"/>
        </w:rPr>
        <w:t xml:space="preserve"> too </w:t>
      </w:r>
      <w:r w:rsidRPr="00F5248C">
        <w:rPr>
          <w:rStyle w:val="StyleBoldUnderline"/>
          <w:highlight w:val="green"/>
        </w:rPr>
        <w:t>is threatened by the global economic downturn</w:t>
      </w:r>
      <w:r w:rsidRPr="00463568">
        <w:rPr>
          <w:sz w:val="16"/>
        </w:rPr>
        <w:t>.?There is no doubt that China has emerged during the past decade as a major economic power. Parts of the country have been transformed by its meteoric growth. However, in truth, only about a quarter of the nation’s billion plus inhabitants?those living in the thriving cities on the coast and in Beijing, have truly felt the impact of the economic boom. Many of these people have now seen a brutal bear market and are adjusting to economic loss and diminished future prospects.?However, the vast majority of China?s population did not benefit from the economic boom and could become increasingly restive in an economic slowdown.?</w:t>
      </w:r>
      <w:r w:rsidRPr="00F5248C">
        <w:rPr>
          <w:rStyle w:val="StyleBoldUnderline"/>
          <w:highlight w:val="green"/>
        </w:rPr>
        <w:t>Enough economic hardship could</w:t>
      </w:r>
      <w:r w:rsidRPr="00463568">
        <w:rPr>
          <w:sz w:val="16"/>
        </w:rPr>
        <w:t xml:space="preserve"> conceivably </w:t>
      </w:r>
      <w:r w:rsidRPr="00F5248C">
        <w:rPr>
          <w:rStyle w:val="StyleBoldUnderline"/>
          <w:highlight w:val="green"/>
        </w:rPr>
        <w:t>threaten the stability of the regime and would</w:t>
      </w:r>
      <w:r w:rsidRPr="00F5248C">
        <w:rPr>
          <w:rStyle w:val="StyleBoldUnderline"/>
        </w:rPr>
        <w:t xml:space="preserve"> </w:t>
      </w:r>
      <w:r w:rsidRPr="00463568">
        <w:rPr>
          <w:sz w:val="16"/>
        </w:rPr>
        <w:t>more than likely</w:t>
      </w:r>
      <w:r w:rsidRPr="00F5248C">
        <w:rPr>
          <w:rStyle w:val="StyleBoldUnderline"/>
        </w:rPr>
        <w:t xml:space="preserve"> </w:t>
      </w:r>
      <w:r w:rsidRPr="00F5248C">
        <w:rPr>
          <w:rStyle w:val="StyleBoldUnderline"/>
          <w:highlight w:val="green"/>
        </w:rPr>
        <w:t>make China more bellicose and unpredictable</w:t>
      </w:r>
      <w:r w:rsidRPr="00F5248C">
        <w:rPr>
          <w:rStyle w:val="StyleBoldUnderline"/>
        </w:rPr>
        <w:t xml:space="preserve"> </w:t>
      </w:r>
      <w:r w:rsidRPr="00463568">
        <w:rPr>
          <w:sz w:val="16"/>
        </w:rPr>
        <w:t>in its behavior</w:t>
      </w:r>
      <w:r w:rsidRPr="00463568">
        <w:rPr>
          <w:sz w:val="16"/>
          <w:highlight w:val="green"/>
        </w:rPr>
        <w:t>,</w:t>
      </w:r>
      <w:r w:rsidRPr="00463568">
        <w:rPr>
          <w:rStyle w:val="StyleBoldUnderline"/>
          <w:highlight w:val="green"/>
        </w:rPr>
        <w:t xml:space="preserve"> with </w:t>
      </w:r>
      <w:r w:rsidRPr="00F5248C">
        <w:rPr>
          <w:rStyle w:val="StyleBoldUnderline"/>
          <w:highlight w:val="green"/>
        </w:rPr>
        <w:t>dangerous consequen</w:t>
      </w:r>
      <w:r w:rsidRPr="00463568">
        <w:rPr>
          <w:rStyle w:val="StyleBoldUnderline"/>
          <w:highlight w:val="green"/>
        </w:rPr>
        <w:t xml:space="preserve">ces </w:t>
      </w:r>
      <w:r w:rsidRPr="00463568">
        <w:rPr>
          <w:sz w:val="16"/>
        </w:rPr>
        <w:t>for the U.S. and the world.</w:t>
      </w:r>
    </w:p>
    <w:p w:rsidR="002A0E13" w:rsidRPr="00705BFC" w:rsidRDefault="002A0E13" w:rsidP="002A0E13">
      <w:pPr>
        <w:pStyle w:val="Heading3"/>
      </w:pPr>
      <w:r>
        <w:t xml:space="preserve">Econ ADV – 2ac overview </w:t>
      </w:r>
    </w:p>
    <w:p w:rsidR="002A0E13" w:rsidRPr="00705BFC" w:rsidRDefault="002A0E13" w:rsidP="002A0E13">
      <w:pPr>
        <w:pStyle w:val="Heading4"/>
      </w:pPr>
      <w:r w:rsidRPr="00705BFC">
        <w:t xml:space="preserve">The economy is on the brink of a double-dip recession now—only drilling can solve it by boosting job growth, lowering the trade deficit, </w:t>
      </w:r>
      <w:r>
        <w:t>rebuilding the manufacturing sector, and</w:t>
      </w:r>
      <w:r w:rsidRPr="00705BFC">
        <w:t xml:space="preserve"> reducing price volatility. Economic decline causes multiple scenarios for nuclear war—Russia, China, and Pakistan will become unstable in the effect of an economic collapse and war will ensure—that’s Ockham Research.</w:t>
      </w:r>
    </w:p>
    <w:p w:rsidR="002A0E13" w:rsidRDefault="002A0E13" w:rsidP="002A0E13">
      <w:pPr>
        <w:pStyle w:val="Heading3"/>
      </w:pPr>
      <w:r>
        <w:t>Econ ADV – 2ac Impact Calc</w:t>
      </w:r>
    </w:p>
    <w:p w:rsidR="002A0E13" w:rsidRDefault="002A0E13" w:rsidP="002A0E13">
      <w:pPr>
        <w:pStyle w:val="Heading4"/>
      </w:pPr>
      <w:r>
        <w:t>Econ decline causes war – all major hotspots will erupt, ensuring war – that’s Ockham Research</w:t>
      </w:r>
    </w:p>
    <w:p w:rsidR="002A0E13" w:rsidRPr="001D3DAB" w:rsidRDefault="002A0E13" w:rsidP="002A0E13">
      <w:pPr>
        <w:pStyle w:val="Heading4"/>
      </w:pPr>
      <w:r>
        <w:t xml:space="preserve">Economic decline causes war – </w:t>
      </w:r>
      <w:r w:rsidRPr="001D3DAB">
        <w:t>studies prove</w:t>
      </w:r>
    </w:p>
    <w:p w:rsidR="002A0E13" w:rsidRPr="001D3DAB" w:rsidRDefault="002A0E13" w:rsidP="002A0E13">
      <w:pPr>
        <w:rPr>
          <w:rFonts w:eastAsia="Calibri" w:cs="Arial"/>
        </w:rPr>
      </w:pPr>
      <w:r w:rsidRPr="001D3DAB">
        <w:rPr>
          <w:rStyle w:val="StyleStyleBold12pt"/>
          <w:szCs w:val="26"/>
        </w:rPr>
        <w:t>Royal</w:t>
      </w:r>
      <w:r w:rsidRPr="001D3DAB">
        <w:rPr>
          <w:rFonts w:eastAsia="Calibri" w:cs="Arial"/>
        </w:rPr>
        <w:t>, Department of Defense Cooperative threat reduction director, 20</w:t>
      </w:r>
      <w:r w:rsidRPr="001D3DAB">
        <w:rPr>
          <w:rStyle w:val="StyleStyleBold12pt"/>
          <w:szCs w:val="26"/>
        </w:rPr>
        <w:t>10</w:t>
      </w:r>
      <w:r w:rsidRPr="001D3DAB">
        <w:rPr>
          <w:rFonts w:eastAsia="Calibri" w:cs="Arial"/>
        </w:rPr>
        <w:t xml:space="preserve"> [Jedediah, Economic Integration, Economic Signaling and the Problem of Economic Crises, in Economics of War and Peace: Economic, Legal and Political Perspectives, p.213-4]</w:t>
      </w:r>
    </w:p>
    <w:p w:rsidR="002A0E13" w:rsidRPr="001D3DAB" w:rsidRDefault="002A0E13" w:rsidP="002A0E13">
      <w:pPr>
        <w:rPr>
          <w:rFonts w:eastAsia="Calibri" w:cs="Arial"/>
        </w:rPr>
      </w:pPr>
    </w:p>
    <w:p w:rsidR="002A0E13" w:rsidRPr="00615EB8" w:rsidRDefault="002A0E13" w:rsidP="002A0E13">
      <w:pPr>
        <w:rPr>
          <w:sz w:val="16"/>
        </w:rPr>
      </w:pPr>
      <w:r w:rsidRPr="00326187">
        <w:rPr>
          <w:sz w:val="16"/>
        </w:rPr>
        <w:t>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1D3DAB">
        <w:rPr>
          <w:rStyle w:val="StyleBoldUnderline"/>
        </w:rPr>
        <w:t xml:space="preserve">, </w:t>
      </w:r>
      <w:r w:rsidRPr="001D3DAB">
        <w:rPr>
          <w:rStyle w:val="StyleBoldUnderline"/>
          <w:highlight w:val="green"/>
        </w:rPr>
        <w:t xml:space="preserve">if the expectations of future trade decline, particularly for </w:t>
      </w:r>
      <w:r w:rsidRPr="001D3DAB">
        <w:rPr>
          <w:rStyle w:val="StyleBoldUnderline"/>
        </w:rPr>
        <w:t xml:space="preserve">difficult to replace </w:t>
      </w:r>
      <w:r w:rsidRPr="001D3DAB">
        <w:rPr>
          <w:rStyle w:val="StyleBoldUnderline"/>
          <w:highlight w:val="green"/>
        </w:rPr>
        <w:t>items such as energy resources,</w:t>
      </w:r>
      <w:r w:rsidRPr="001D3DAB">
        <w:rPr>
          <w:rStyle w:val="StyleBoldUnderline"/>
        </w:rPr>
        <w:t xml:space="preserve"> the </w:t>
      </w:r>
      <w:r w:rsidRPr="001D3DAB">
        <w:rPr>
          <w:rStyle w:val="StyleBoldUnderline"/>
          <w:highlight w:val="green"/>
        </w:rPr>
        <w:t>likelihood for conflict increases</w:t>
      </w:r>
      <w:r w:rsidRPr="001D3DAB">
        <w:rPr>
          <w:rStyle w:val="StyleBoldUnderline"/>
        </w:rPr>
        <w:t xml:space="preserve">, as </w:t>
      </w:r>
      <w:r w:rsidRPr="001D3DAB">
        <w:rPr>
          <w:rStyle w:val="StyleBoldUnderline"/>
          <w:highlight w:val="green"/>
        </w:rPr>
        <w:t xml:space="preserve">states will </w:t>
      </w:r>
      <w:r w:rsidRPr="001D3DAB">
        <w:rPr>
          <w:rStyle w:val="StyleBoldUnderline"/>
        </w:rPr>
        <w:t xml:space="preserve">be inclined to </w:t>
      </w:r>
      <w:r w:rsidRPr="001D3DAB">
        <w:rPr>
          <w:rStyle w:val="StyleBoldUnderline"/>
          <w:highlight w:val="green"/>
        </w:rPr>
        <w:t>use force to gain access to those resources</w:t>
      </w:r>
      <w:r w:rsidRPr="00326187">
        <w:rPr>
          <w:sz w:val="16"/>
          <w:shd w:val="clear" w:color="auto" w:fill="00FF00"/>
        </w:rPr>
        <w:t>.</w:t>
      </w:r>
      <w:r w:rsidRPr="001D3DAB">
        <w:rPr>
          <w:rStyle w:val="StyleBoldUnderline"/>
          <w:highlight w:val="green"/>
        </w:rPr>
        <w:t>Crises could</w:t>
      </w:r>
      <w:r w:rsidRPr="00326187">
        <w:rPr>
          <w:sz w:val="16"/>
        </w:rPr>
        <w:t xml:space="preserve">potentially </w:t>
      </w:r>
      <w:r w:rsidRPr="001D3DAB">
        <w:rPr>
          <w:rStyle w:val="StyleBoldUnderline"/>
        </w:rPr>
        <w:t xml:space="preserve">be the </w:t>
      </w:r>
      <w:r w:rsidRPr="001D3DAB">
        <w:rPr>
          <w:rStyle w:val="StyleBoldUnderline"/>
          <w:highlight w:val="green"/>
        </w:rPr>
        <w:t>trigger</w:t>
      </w:r>
      <w:r w:rsidRPr="001D3DAB">
        <w:rPr>
          <w:rStyle w:val="StyleBoldUnderline"/>
        </w:rPr>
        <w:t xml:space="preserve"> for </w:t>
      </w:r>
      <w:r w:rsidRPr="001D3DAB">
        <w:rPr>
          <w:rStyle w:val="StyleBoldUnderline"/>
          <w:highlight w:val="green"/>
        </w:rPr>
        <w:t xml:space="preserve">decreased trade expectations </w:t>
      </w:r>
      <w:r w:rsidRPr="001D3DAB">
        <w:rPr>
          <w:rStyle w:val="StyleBoldUnderline"/>
        </w:rPr>
        <w:t xml:space="preserve">either </w:t>
      </w:r>
      <w:r w:rsidRPr="001D3DAB">
        <w:rPr>
          <w:rStyle w:val="StyleBoldUnderline"/>
          <w:highlight w:val="green"/>
        </w:rPr>
        <w:t>on its own or because it triggers protectionist moves</w:t>
      </w:r>
      <w:r w:rsidRPr="001D3DAB">
        <w:rPr>
          <w:rStyle w:val="StyleBoldUnderline"/>
        </w:rPr>
        <w:t xml:space="preserve"> by interdependent states</w:t>
      </w:r>
      <w:r w:rsidRPr="00326187">
        <w:rPr>
          <w:sz w:val="16"/>
        </w:rPr>
        <w:t xml:space="preserve">.4 Third, others have considered </w:t>
      </w:r>
      <w:r w:rsidRPr="001D3DAB">
        <w:rPr>
          <w:rStyle w:val="StyleBoldUnderline"/>
        </w:rPr>
        <w:t>the link between economic decline and external armed conflict</w:t>
      </w:r>
      <w:r w:rsidRPr="00326187">
        <w:rPr>
          <w:sz w:val="16"/>
        </w:rPr>
        <w:t xml:space="preserve"> at a national level. Bloomberg and Hess (2002) </w:t>
      </w:r>
      <w:r w:rsidRPr="001D3DAB">
        <w:rPr>
          <w:rStyle w:val="StyleBoldUnderline"/>
        </w:rPr>
        <w:t>find a strong correlation between internal conflict and external conflict, particularly during periods of economic downturn.</w:t>
      </w:r>
      <w:r w:rsidRPr="00326187">
        <w:rPr>
          <w:sz w:val="16"/>
        </w:rPr>
        <w:t xml:space="preserve"> They write, </w:t>
      </w:r>
      <w:r w:rsidRPr="001D3DAB">
        <w:rPr>
          <w:rStyle w:val="StyleBoldUnderline"/>
        </w:rPr>
        <w:t>The linkages between internal and external conflict and prosperity are strong and mutually reinforcing</w:t>
      </w:r>
      <w:r w:rsidRPr="00326187">
        <w:rPr>
          <w:sz w:val="16"/>
        </w:rPr>
        <w:t>. Economic conflict tends to spawn internal conflict, which in turn returns the favour. Moreover, the presence of a recession tends to amplify the extent to which international and external conflicts self-reinforce each other (Bloomberg &amp; Hess, 2002, p.89) Economic decline has also been linked with an increase in the likelihood of terrorism (Blomberg, Hess, &amp;Weerapana, 2004), which has the capacity to spill across borders and lead to external tensions. Furthermore, crises generally reduce the popularity of a sitting government. ‘</w:t>
      </w:r>
      <w:r w:rsidRPr="001D3DAB">
        <w:rPr>
          <w:rStyle w:val="StyleBoldUnderline"/>
          <w:highlight w:val="green"/>
        </w:rPr>
        <w:t>Diversionary theory’ suggests</w:t>
      </w:r>
      <w:r w:rsidRPr="001D3DAB">
        <w:rPr>
          <w:rStyle w:val="StyleBoldUnderline"/>
        </w:rPr>
        <w:t xml:space="preserve"> that, when </w:t>
      </w:r>
      <w:r w:rsidRPr="001D3DAB">
        <w:rPr>
          <w:rStyle w:val="StyleBoldUnderline"/>
          <w:highlight w:val="green"/>
        </w:rPr>
        <w:t>facing unpopularity</w:t>
      </w:r>
      <w:r w:rsidRPr="001D3DAB">
        <w:rPr>
          <w:rStyle w:val="StyleBoldUnderline"/>
        </w:rPr>
        <w:t xml:space="preserve"> arising from economic decline, </w:t>
      </w:r>
      <w:r w:rsidRPr="001D3DAB">
        <w:rPr>
          <w:rStyle w:val="StyleBoldUnderline"/>
          <w:highlight w:val="green"/>
        </w:rPr>
        <w:t>sitting governments have increased incentives to fabricate external military conflicts</w:t>
      </w:r>
      <w:r w:rsidRPr="00326187">
        <w:rPr>
          <w:sz w:val="16"/>
        </w:rPr>
        <w:t xml:space="preserve">to create a 'rally around the flag' effect. Wang (1996), DeRouen (1995), and Bloomberg,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w:t>
      </w:r>
      <w:r w:rsidRPr="001D3DAB">
        <w:rPr>
          <w:rStyle w:val="StyleBoldUnderline"/>
          <w:highlight w:val="green"/>
        </w:rPr>
        <w:t>periods of weak economic performance in the U</w:t>
      </w:r>
      <w:r w:rsidRPr="001D3DAB">
        <w:rPr>
          <w:rStyle w:val="StyleBoldUnderline"/>
        </w:rPr>
        <w:t xml:space="preserve">nited </w:t>
      </w:r>
      <w:r w:rsidRPr="001D3DAB">
        <w:rPr>
          <w:rStyle w:val="StyleBoldUnderline"/>
          <w:highlight w:val="green"/>
        </w:rPr>
        <w:t>S</w:t>
      </w:r>
      <w:r w:rsidRPr="001D3DAB">
        <w:rPr>
          <w:rStyle w:val="StyleBoldUnderline"/>
        </w:rPr>
        <w:t xml:space="preserve">tates, and thus weak Presidential popularity, </w:t>
      </w:r>
      <w:r w:rsidRPr="001D3DAB">
        <w:rPr>
          <w:rStyle w:val="StyleBoldUnderline"/>
          <w:highlight w:val="green"/>
        </w:rPr>
        <w:t>are statistically linked to an increase in the use of force</w:t>
      </w:r>
      <w:r w:rsidRPr="00326187">
        <w:rPr>
          <w:sz w:val="16"/>
        </w:rPr>
        <w:t xml:space="preserve">. In summary, recent economic scholarship positively correlates economic integration with an increase in the frequency of economic crises, whereas </w:t>
      </w:r>
      <w:r w:rsidRPr="001D3DAB">
        <w:rPr>
          <w:rStyle w:val="StyleBoldUnderline"/>
          <w:highlight w:val="green"/>
        </w:rPr>
        <w:t>political science scholarship links economic decline with external conflict</w:t>
      </w:r>
      <w:r w:rsidRPr="00326187">
        <w:rPr>
          <w:sz w:val="16"/>
        </w:rPr>
        <w:t xml:space="preserve"> at systemic, dyadic and national levels.5 This implied connection between integration, crises and armed conflict has not featured prominently in the economic-security debate and deserves more attention.</w:t>
      </w:r>
    </w:p>
    <w:p w:rsidR="002A0E13" w:rsidRDefault="002A0E13" w:rsidP="002A0E13">
      <w:pPr>
        <w:pStyle w:val="Heading4"/>
      </w:pPr>
      <w:r>
        <w:t>Prolonged recession causes war – history proves – collapses the EU and WTO, causes nationalism and trade and resource wars</w:t>
      </w:r>
    </w:p>
    <w:p w:rsidR="002A0E13" w:rsidRPr="00615EB8" w:rsidRDefault="002A0E13" w:rsidP="002A0E13">
      <w:r w:rsidRPr="00615EB8">
        <w:t xml:space="preserve">John B. </w:t>
      </w:r>
      <w:r w:rsidRPr="00615EB8">
        <w:rPr>
          <w:rStyle w:val="StyleStyleBold12pt"/>
        </w:rPr>
        <w:t>Judis</w:t>
      </w:r>
      <w:r>
        <w:rPr>
          <w:rStyle w:val="StyleStyleBold12pt"/>
        </w:rPr>
        <w:t xml:space="preserve"> 2011</w:t>
      </w:r>
      <w:r w:rsidRPr="00615EB8">
        <w:t>, senior editor of The New Republic and Visiting Scholar at the Carnegie Endowment for International Peace, 8/8/11, “Liberals’ Strange Retreat on Government Spending”, http://www.tnr.com/article/john-judis/93287/obama-administration-economy-recession</w:t>
      </w:r>
    </w:p>
    <w:p w:rsidR="002A0E13" w:rsidRPr="00615EB8" w:rsidRDefault="002A0E13" w:rsidP="002A0E13"/>
    <w:p w:rsidR="002A0E13" w:rsidRPr="00615EB8" w:rsidRDefault="002A0E13" w:rsidP="002A0E13">
      <w:pPr>
        <w:rPr>
          <w:sz w:val="16"/>
        </w:rPr>
      </w:pPr>
      <w:r w:rsidRPr="00615EB8">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705BFC">
        <w:rPr>
          <w:rStyle w:val="StyleBoldUnderline"/>
          <w:rFonts w:asciiTheme="minorHAnsi" w:hAnsiTheme="minorHAnsi"/>
        </w:rPr>
        <w:t>this recession has been global.</w:t>
      </w:r>
      <w:r w:rsidRPr="00615EB8">
        <w:rPr>
          <w:sz w:val="16"/>
        </w:rPr>
        <w:t xml:space="preserve"> Germany has to take leadership in Europe, but</w:t>
      </w:r>
      <w:r w:rsidRPr="00705BFC">
        <w:rPr>
          <w:rStyle w:val="StyleBoldUnderline"/>
          <w:rFonts w:asciiTheme="minorHAnsi" w:hAnsiTheme="minorHAnsi"/>
        </w:rPr>
        <w:t xml:space="preserve"> </w:t>
      </w:r>
      <w:r w:rsidRPr="00615EB8">
        <w:rPr>
          <w:rStyle w:val="StyleBoldUnderline"/>
          <w:highlight w:val="green"/>
        </w:rPr>
        <w:t>the United States is</w:t>
      </w:r>
      <w:r w:rsidRPr="00705BFC">
        <w:rPr>
          <w:rStyle w:val="StyleBoldUnderline"/>
          <w:rFonts w:asciiTheme="minorHAnsi" w:hAnsiTheme="minorHAnsi"/>
        </w:rPr>
        <w:t xml:space="preserve"> still </w:t>
      </w:r>
      <w:r w:rsidRPr="00615EB8">
        <w:rPr>
          <w:rStyle w:val="StyleBoldUnderline"/>
          <w:rFonts w:asciiTheme="minorHAnsi" w:hAnsiTheme="minorHAnsi"/>
          <w:highlight w:val="green"/>
        </w:rPr>
        <w:t>the world’s largest economy</w:t>
      </w:r>
      <w:r w:rsidRPr="00705BFC">
        <w:rPr>
          <w:rStyle w:val="StyleBoldUnderline"/>
          <w:rFonts w:asciiTheme="minorHAnsi" w:hAnsiTheme="minorHAnsi"/>
        </w:rPr>
        <w:t xml:space="preserve">, the principal source of consumer and investment demand, </w:t>
      </w:r>
      <w:r w:rsidRPr="00615EB8">
        <w:rPr>
          <w:rStyle w:val="StyleBoldUnderline"/>
          <w:highlight w:val="green"/>
        </w:rPr>
        <w:t>and the banking capital of the world. If the United States fails to revive</w:t>
      </w:r>
      <w:r w:rsidRPr="00705BFC">
        <w:rPr>
          <w:rStyle w:val="StyleBoldUnderline"/>
          <w:rFonts w:asciiTheme="minorHAnsi" w:hAnsiTheme="minorHAnsi"/>
        </w:rPr>
        <w:t xml:space="preserve"> its economy, and</w:t>
      </w:r>
      <w:r w:rsidRPr="00615EB8">
        <w:rPr>
          <w:sz w:val="16"/>
        </w:rPr>
        <w:t xml:space="preserve"> to lead in the restructuring of the international economy, then </w:t>
      </w:r>
      <w:r w:rsidRPr="00615EB8">
        <w:rPr>
          <w:rStyle w:val="StyleBoldUnderline"/>
          <w:rFonts w:asciiTheme="minorHAnsi" w:hAnsiTheme="minorHAnsi"/>
          <w:highlight w:val="green"/>
        </w:rPr>
        <w:t>it’s unlikely</w:t>
      </w:r>
      <w:r w:rsidRPr="00705BFC">
        <w:rPr>
          <w:rStyle w:val="StyleBoldUnderline"/>
          <w:rFonts w:asciiTheme="minorHAnsi" w:hAnsiTheme="minorHAnsi"/>
        </w:rPr>
        <w:t xml:space="preserve"> that </w:t>
      </w:r>
      <w:r w:rsidRPr="00615EB8">
        <w:rPr>
          <w:rStyle w:val="StyleBoldUnderline"/>
          <w:rFonts w:asciiTheme="minorHAnsi" w:hAnsiTheme="minorHAnsi"/>
          <w:highlight w:val="green"/>
        </w:rPr>
        <w:t>other economies</w:t>
      </w:r>
      <w:r w:rsidRPr="00705BFC">
        <w:rPr>
          <w:rStyle w:val="StyleBoldUnderline"/>
          <w:rFonts w:asciiTheme="minorHAnsi" w:hAnsiTheme="minorHAnsi"/>
        </w:rPr>
        <w:t xml:space="preserve"> in the West </w:t>
      </w:r>
      <w:r w:rsidRPr="00615EB8">
        <w:rPr>
          <w:rStyle w:val="StyleBoldUnderline"/>
          <w:rFonts w:asciiTheme="minorHAnsi" w:hAnsiTheme="minorHAnsi"/>
          <w:highlight w:val="green"/>
        </w:rPr>
        <w:t>will pull themselves out of the slump</w:t>
      </w:r>
      <w:r w:rsidRPr="00615EB8">
        <w:rPr>
          <w:sz w:val="16"/>
        </w:rPr>
        <w:t xml:space="preserve">.  </w:t>
      </w:r>
      <w:r w:rsidRPr="00705BFC">
        <w:rPr>
          <w:rStyle w:val="StyleBoldUnderline"/>
          <w:rFonts w:asciiTheme="minorHAnsi" w:hAnsiTheme="minorHAnsi"/>
        </w:rPr>
        <w:t xml:space="preserve">And as </w:t>
      </w:r>
      <w:r w:rsidRPr="00615EB8">
        <w:rPr>
          <w:rStyle w:val="StyleBoldUnderline"/>
          <w:rFonts w:asciiTheme="minorHAnsi" w:hAnsiTheme="minorHAnsi"/>
          <w:highlight w:val="green"/>
        </w:rPr>
        <w:t>the experience of the</w:t>
      </w:r>
      <w:r w:rsidRPr="00615EB8">
        <w:rPr>
          <w:sz w:val="16"/>
        </w:rPr>
        <w:t xml:space="preserve"> 19</w:t>
      </w:r>
      <w:r w:rsidRPr="00615EB8">
        <w:rPr>
          <w:rStyle w:val="StyleBoldUnderline"/>
          <w:rFonts w:asciiTheme="minorHAnsi" w:hAnsiTheme="minorHAnsi"/>
          <w:highlight w:val="green"/>
        </w:rPr>
        <w:t>30s testified, a prolonged global downturn can have profound</w:t>
      </w:r>
      <w:r w:rsidRPr="00705BFC">
        <w:rPr>
          <w:rStyle w:val="StyleBoldUnderline"/>
          <w:rFonts w:asciiTheme="minorHAnsi" w:hAnsiTheme="minorHAnsi"/>
        </w:rPr>
        <w:t xml:space="preserve"> political and </w:t>
      </w:r>
      <w:r w:rsidRPr="00615EB8">
        <w:rPr>
          <w:rStyle w:val="StyleBoldUnderline"/>
          <w:rFonts w:asciiTheme="minorHAnsi" w:hAnsiTheme="minorHAnsi"/>
          <w:highlight w:val="green"/>
        </w:rPr>
        <w:t>geopolitical repercussions</w:t>
      </w:r>
      <w:r w:rsidRPr="00615EB8">
        <w:rPr>
          <w:sz w:val="16"/>
        </w:rPr>
        <w:t xml:space="preserve">. In the U.S. and Europe, </w:t>
      </w:r>
      <w:r w:rsidRPr="00615EB8">
        <w:rPr>
          <w:rStyle w:val="StyleBoldUnderline"/>
          <w:rFonts w:asciiTheme="minorHAnsi" w:hAnsiTheme="minorHAnsi"/>
          <w:highlight w:val="green"/>
        </w:rPr>
        <w:t>the downturn</w:t>
      </w:r>
      <w:r w:rsidRPr="00705BFC">
        <w:rPr>
          <w:rStyle w:val="StyleBoldUnderline"/>
          <w:rFonts w:asciiTheme="minorHAnsi" w:hAnsiTheme="minorHAnsi"/>
        </w:rPr>
        <w:t xml:space="preserve"> has already inspired unsavory, right-wing populist movements. It </w:t>
      </w:r>
      <w:r w:rsidRPr="00615EB8">
        <w:rPr>
          <w:rStyle w:val="StyleBoldUnderline"/>
          <w:rFonts w:asciiTheme="minorHAnsi" w:hAnsiTheme="minorHAnsi"/>
          <w:highlight w:val="green"/>
        </w:rPr>
        <w:t>could</w:t>
      </w:r>
      <w:r w:rsidRPr="00615EB8">
        <w:rPr>
          <w:sz w:val="16"/>
        </w:rPr>
        <w:t xml:space="preserve"> also</w:t>
      </w:r>
      <w:r w:rsidRPr="00615EB8">
        <w:rPr>
          <w:sz w:val="16"/>
          <w:shd w:val="clear" w:color="auto" w:fill="00FF00"/>
        </w:rPr>
        <w:t xml:space="preserve"> </w:t>
      </w:r>
      <w:r w:rsidRPr="00615EB8">
        <w:rPr>
          <w:rStyle w:val="StyleBoldUnderline"/>
          <w:rFonts w:asciiTheme="minorHAnsi" w:hAnsiTheme="minorHAnsi"/>
          <w:highlight w:val="green"/>
        </w:rPr>
        <w:t>bring</w:t>
      </w:r>
      <w:r w:rsidRPr="00705BFC">
        <w:rPr>
          <w:rStyle w:val="StyleBoldUnderline"/>
          <w:rFonts w:asciiTheme="minorHAnsi" w:hAnsiTheme="minorHAnsi"/>
        </w:rPr>
        <w:t xml:space="preserve"> about tr</w:t>
      </w:r>
      <w:r w:rsidRPr="00615EB8">
        <w:rPr>
          <w:rStyle w:val="StyleBoldUnderline"/>
          <w:rFonts w:asciiTheme="minorHAnsi" w:hAnsiTheme="minorHAnsi"/>
          <w:highlight w:val="green"/>
        </w:rPr>
        <w:t>ade wars and intense competition ove</w:t>
      </w:r>
      <w:r w:rsidRPr="00705BFC">
        <w:rPr>
          <w:rStyle w:val="StyleBoldUnderline"/>
          <w:rFonts w:asciiTheme="minorHAnsi" w:hAnsiTheme="minorHAnsi"/>
        </w:rPr>
        <w:t xml:space="preserve">r natural </w:t>
      </w:r>
      <w:r w:rsidRPr="00615EB8">
        <w:rPr>
          <w:rStyle w:val="StyleBoldUnderline"/>
          <w:rFonts w:asciiTheme="minorHAnsi" w:hAnsiTheme="minorHAnsi"/>
          <w:highlight w:val="green"/>
        </w:rPr>
        <w:t>resources, and the</w:t>
      </w:r>
      <w:r w:rsidRPr="00615EB8">
        <w:rPr>
          <w:sz w:val="16"/>
        </w:rPr>
        <w:t xml:space="preserve"> eventual </w:t>
      </w:r>
      <w:r w:rsidRPr="00615EB8">
        <w:rPr>
          <w:rStyle w:val="StyleBoldUnderline"/>
          <w:rFonts w:asciiTheme="minorHAnsi" w:hAnsiTheme="minorHAnsi"/>
          <w:highlight w:val="green"/>
        </w:rPr>
        <w:t>breakdown of</w:t>
      </w:r>
      <w:r w:rsidRPr="00705BFC">
        <w:rPr>
          <w:rStyle w:val="StyleBoldUnderline"/>
          <w:rFonts w:asciiTheme="minorHAnsi" w:hAnsiTheme="minorHAnsi"/>
        </w:rPr>
        <w:t xml:space="preserve"> important </w:t>
      </w:r>
      <w:r w:rsidRPr="00615EB8">
        <w:rPr>
          <w:rStyle w:val="StyleBoldUnderline"/>
          <w:highlight w:val="green"/>
        </w:rPr>
        <w:t>institutions like European Union and the W</w:t>
      </w:r>
      <w:r w:rsidRPr="00615EB8">
        <w:rPr>
          <w:rStyle w:val="StyleBoldUnderline"/>
        </w:rPr>
        <w:t>orld</w:t>
      </w:r>
      <w:r w:rsidRPr="00615EB8">
        <w:rPr>
          <w:rStyle w:val="StyleBoldUnderline"/>
          <w:highlight w:val="green"/>
        </w:rPr>
        <w:t xml:space="preserve"> T</w:t>
      </w:r>
      <w:r w:rsidRPr="00615EB8">
        <w:rPr>
          <w:rStyle w:val="StyleBoldUnderline"/>
        </w:rPr>
        <w:t>rade</w:t>
      </w:r>
      <w:r w:rsidRPr="00615EB8">
        <w:rPr>
          <w:rStyle w:val="StyleBoldUnderline"/>
          <w:highlight w:val="green"/>
        </w:rPr>
        <w:t xml:space="preserve"> O</w:t>
      </w:r>
      <w:r w:rsidRPr="00615EB8">
        <w:rPr>
          <w:rStyle w:val="StyleBoldUnderline"/>
        </w:rPr>
        <w:t>rganization</w:t>
      </w:r>
      <w:r w:rsidRPr="00615EB8">
        <w:rPr>
          <w:sz w:val="16"/>
        </w:rPr>
        <w:t xml:space="preserve">. </w:t>
      </w:r>
      <w:r w:rsidRPr="00705BFC">
        <w:rPr>
          <w:rStyle w:val="StyleBoldUnderline"/>
          <w:rFonts w:asciiTheme="minorHAnsi" w:hAnsiTheme="minorHAnsi"/>
        </w:rPr>
        <w:t xml:space="preserve">Even </w:t>
      </w:r>
      <w:r w:rsidRPr="00615EB8">
        <w:rPr>
          <w:rStyle w:val="Emphasis"/>
          <w:highlight w:val="green"/>
        </w:rPr>
        <w:t>a shooting war is possible</w:t>
      </w:r>
      <w:r w:rsidRPr="00615EB8">
        <w:rPr>
          <w:sz w:val="16"/>
          <w:shd w:val="clear" w:color="auto" w:fill="00FF00"/>
        </w:rPr>
        <w:t>.</w:t>
      </w:r>
      <w:r w:rsidRPr="00615EB8">
        <w:rPr>
          <w:sz w:val="16"/>
        </w:rPr>
        <w:t xml:space="preserve"> So while the Obama administration would face a severe challenge in trying to win support for a boost in government spending, failing to do so would be far more serious than the ruckus that Tea Party and Republican opposition could create over the next year.</w:t>
      </w:r>
    </w:p>
    <w:p w:rsidR="002A0E13" w:rsidRPr="00B810EB" w:rsidRDefault="002A0E13" w:rsidP="002A0E13">
      <w:pPr>
        <w:pStyle w:val="Heading4"/>
      </w:pPr>
      <w:r w:rsidRPr="00B810EB">
        <w:t>EU is key to solve multiple scenarios for extinction</w:t>
      </w:r>
    </w:p>
    <w:p w:rsidR="002A0E13" w:rsidRPr="00B810EB" w:rsidRDefault="002A0E13" w:rsidP="002A0E13">
      <w:r w:rsidRPr="00B810EB">
        <w:rPr>
          <w:rStyle w:val="StyleStyleBold12pt"/>
        </w:rPr>
        <w:t>Brunton 01</w:t>
      </w:r>
      <w:r w:rsidRPr="00B810EB">
        <w:t xml:space="preserve"> (John, Deputy – Joint Committee on European Affairs, The Future of the European Union, 10, www.irlgov.ie/committees-02/c-europeanaffairs/future/page1.htm)</w:t>
      </w:r>
    </w:p>
    <w:p w:rsidR="002A0E13" w:rsidRPr="00B810EB" w:rsidRDefault="002A0E13" w:rsidP="002A0E13"/>
    <w:p w:rsidR="002A0E13" w:rsidRPr="00B810EB" w:rsidRDefault="002A0E13" w:rsidP="002A0E13">
      <w:pPr>
        <w:rPr>
          <w:sz w:val="16"/>
        </w:rPr>
      </w:pPr>
      <w:r w:rsidRPr="00B810EB">
        <w:rPr>
          <w:rStyle w:val="Style11pt"/>
          <w:rFonts w:cs="Arial"/>
          <w:sz w:val="16"/>
        </w:rPr>
        <w:t>As the Laeken Declaration put it, "</w:t>
      </w:r>
      <w:r w:rsidRPr="00705BFC">
        <w:rPr>
          <w:rStyle w:val="StyleBoldUnderline"/>
          <w:rFonts w:asciiTheme="minorHAnsi" w:hAnsiTheme="minorHAnsi"/>
        </w:rPr>
        <w:t>Europe needs to shoulder its responsibilities</w:t>
      </w:r>
      <w:r w:rsidRPr="00B810EB">
        <w:rPr>
          <w:rStyle w:val="Style11pt"/>
          <w:sz w:val="16"/>
        </w:rPr>
        <w:t xml:space="preserve"> in the governance of globalisation" adding that Europe must exercise its power in order "to set globalisation within a moral framework, in other words to anchor it in solidarity and sustainable development". 2.6 </w:t>
      </w:r>
      <w:r w:rsidRPr="00B810EB">
        <w:rPr>
          <w:rStyle w:val="StyleBoldUnderline"/>
          <w:highlight w:val="green"/>
        </w:rPr>
        <w:t>Only a strong European Union is big enough to create a</w:t>
      </w:r>
      <w:r w:rsidRPr="00B810EB">
        <w:rPr>
          <w:rStyle w:val="StyleBoldUnderline"/>
          <w:rFonts w:asciiTheme="minorHAnsi" w:hAnsiTheme="minorHAnsi"/>
          <w:highlight w:val="green"/>
        </w:rPr>
        <w:t xml:space="preserve"> </w:t>
      </w:r>
      <w:r w:rsidRPr="00B810EB">
        <w:rPr>
          <w:rStyle w:val="StyleBoldUnderline"/>
          <w:rFonts w:asciiTheme="minorHAnsi" w:hAnsiTheme="minorHAnsi"/>
        </w:rPr>
        <w:t xml:space="preserve">space, and a </w:t>
      </w:r>
      <w:r w:rsidRPr="00B810EB">
        <w:rPr>
          <w:rStyle w:val="StyleBoldUnderline"/>
          <w:rFonts w:asciiTheme="minorHAnsi" w:hAnsiTheme="minorHAnsi"/>
          <w:highlight w:val="green"/>
        </w:rPr>
        <w:t>stable set of rules</w:t>
      </w:r>
      <w:r w:rsidRPr="00B810EB">
        <w:rPr>
          <w:rStyle w:val="Style11pt"/>
          <w:sz w:val="16"/>
        </w:rPr>
        <w:t xml:space="preserve">, within which all Europeans can live securely, move freely, and provide for themselves, for their families and for their old age. Individual states are too small to do that on their own. </w:t>
      </w:r>
      <w:r w:rsidRPr="00B810EB">
        <w:rPr>
          <w:rStyle w:val="StyleBoldUnderline"/>
          <w:highlight w:val="green"/>
        </w:rPr>
        <w:t>Only a strong European Union is</w:t>
      </w:r>
      <w:r w:rsidRPr="00B810EB">
        <w:rPr>
          <w:rStyle w:val="Style11pt"/>
          <w:sz w:val="16"/>
        </w:rPr>
        <w:t xml:space="preserve"> big </w:t>
      </w:r>
      <w:r w:rsidRPr="00B810EB">
        <w:rPr>
          <w:rStyle w:val="StyleBoldUnderline"/>
          <w:highlight w:val="green"/>
        </w:rPr>
        <w:t>enough to deal with</w:t>
      </w:r>
      <w:r w:rsidRPr="00B810EB">
        <w:rPr>
          <w:rStyle w:val="Style11pt"/>
          <w:sz w:val="16"/>
          <w:highlight w:val="green"/>
        </w:rPr>
        <w:t xml:space="preserve"> </w:t>
      </w:r>
      <w:r w:rsidRPr="00B810EB">
        <w:rPr>
          <w:rStyle w:val="Style11pt"/>
          <w:sz w:val="16"/>
        </w:rPr>
        <w:t xml:space="preserve">the globalised human </w:t>
      </w:r>
      <w:r w:rsidRPr="00B810EB">
        <w:rPr>
          <w:rStyle w:val="StyleBoldUnderline"/>
          <w:highlight w:val="green"/>
        </w:rPr>
        <w:t>diseases,</w:t>
      </w:r>
      <w:r w:rsidRPr="00B810EB">
        <w:rPr>
          <w:rStyle w:val="Style11pt"/>
          <w:sz w:val="16"/>
        </w:rPr>
        <w:t xml:space="preserve"> such as AIDS and tuberculosis. Only a strong European Union is big enough to deal with </w:t>
      </w:r>
      <w:r w:rsidRPr="00B810EB">
        <w:rPr>
          <w:rStyle w:val="StyleBoldUnderline"/>
          <w:highlight w:val="green"/>
        </w:rPr>
        <w:t>globalised criminal conspiracies</w:t>
      </w:r>
      <w:r w:rsidRPr="00B810EB">
        <w:rPr>
          <w:rStyle w:val="Style11pt"/>
          <w:sz w:val="16"/>
        </w:rPr>
        <w:t xml:space="preserve">, like the Mafia, that threaten the security of all Europeans. Only a strong European Union is big enough to deal with </w:t>
      </w:r>
      <w:r w:rsidRPr="00B810EB">
        <w:rPr>
          <w:rStyle w:val="StyleBoldUnderline"/>
          <w:highlight w:val="green"/>
        </w:rPr>
        <w:t xml:space="preserve">globalised environmental threats, such as </w:t>
      </w:r>
      <w:r w:rsidRPr="00B810EB">
        <w:rPr>
          <w:rStyle w:val="Emphasis"/>
          <w:highlight w:val="green"/>
        </w:rPr>
        <w:t>global warming</w:t>
      </w:r>
      <w:r w:rsidRPr="00B810EB">
        <w:rPr>
          <w:rStyle w:val="Emphasis"/>
        </w:rPr>
        <w:t>,</w:t>
      </w:r>
      <w:r w:rsidRPr="00B810EB">
        <w:rPr>
          <w:rStyle w:val="Style11pt"/>
          <w:sz w:val="16"/>
        </w:rPr>
        <w:t xml:space="preserve"> which threaten our continent </w:t>
      </w:r>
      <w:r w:rsidRPr="00B810EB">
        <w:rPr>
          <w:rStyle w:val="StyleBoldUnderline"/>
          <w:highlight w:val="green"/>
        </w:rPr>
        <w:t>and</w:t>
      </w:r>
      <w:r w:rsidRPr="00B810EB">
        <w:rPr>
          <w:rStyle w:val="StyleBoldUnderline"/>
        </w:rPr>
        <w:t xml:space="preserve"> </w:t>
      </w:r>
      <w:r w:rsidRPr="00B810EB">
        <w:rPr>
          <w:sz w:val="16"/>
        </w:rPr>
        <w:t xml:space="preserve">generations of its future inhabitants. Only a strong European Union is big enough to deal with globalised </w:t>
      </w:r>
      <w:r w:rsidRPr="00B810EB">
        <w:rPr>
          <w:rStyle w:val="StyleBoldUnderline"/>
          <w:highlight w:val="green"/>
        </w:rPr>
        <w:t>economic forces, which could spread recession from one country to another</w:t>
      </w:r>
      <w:r w:rsidRPr="00B810EB">
        <w:rPr>
          <w:rStyle w:val="Style11pt"/>
          <w:sz w:val="16"/>
        </w:rPr>
        <w:t xml:space="preserve"> </w:t>
      </w:r>
      <w:r w:rsidRPr="00B810EB">
        <w:rPr>
          <w:sz w:val="16"/>
        </w:rPr>
        <w:t>and destroy millions of jobs</w:t>
      </w:r>
      <w:r w:rsidRPr="00B810EB">
        <w:rPr>
          <w:rStyle w:val="Style11pt"/>
          <w:sz w:val="16"/>
        </w:rPr>
        <w:t xml:space="preserve">. Only a strong European Union is big enough to regulate, in the interests of society as a whole, the activities of profit seeking private corporations, some of which now have more spending power than many individual states. 2.7 These tasks are too large for individual states. 2.8 </w:t>
      </w:r>
      <w:r w:rsidRPr="00B810EB">
        <w:rPr>
          <w:sz w:val="16"/>
        </w:rPr>
        <w:t>Only by coming together in the European Union can we ensure that humanity, and the values which make us, as individuals, truly human, prevail over blind global forces that will otherwise overwhelm us.</w:t>
      </w:r>
    </w:p>
    <w:p w:rsidR="002A0E13" w:rsidRPr="00B810EB" w:rsidRDefault="002A0E13" w:rsidP="002A0E13">
      <w:pPr>
        <w:pStyle w:val="Heading4"/>
      </w:pPr>
      <w:r w:rsidRPr="00B810EB">
        <w:t xml:space="preserve">WTO solves great </w:t>
      </w:r>
      <w:r>
        <w:t xml:space="preserve">power wars and global stability – </w:t>
      </w:r>
      <w:r w:rsidRPr="00B810EB">
        <w:t xml:space="preserve">there’s no alternative </w:t>
      </w:r>
    </w:p>
    <w:p w:rsidR="002A0E13" w:rsidRPr="00B810EB" w:rsidRDefault="002A0E13" w:rsidP="002A0E13">
      <w:r w:rsidRPr="00B810EB">
        <w:rPr>
          <w:rStyle w:val="StyleStyleBold12pt"/>
        </w:rPr>
        <w:t>Panitchpakdi 4</w:t>
      </w:r>
      <w:r w:rsidRPr="00B810EB">
        <w:t xml:space="preserve"> (Supachai Panitchpakdi, secretary-general of the UN Conference on Trade and Development, 2/26/2004, American Leadership and the World Trade Organization, http://www.wto.org/english/news_e/spsp_e/spsp22_e.htm</w:t>
      </w:r>
    </w:p>
    <w:p w:rsidR="002A0E13" w:rsidRPr="00B810EB" w:rsidRDefault="002A0E13" w:rsidP="002A0E13"/>
    <w:p w:rsidR="002A0E13" w:rsidRPr="00C83212" w:rsidRDefault="002A0E13" w:rsidP="002A0E13">
      <w:pPr>
        <w:rPr>
          <w:sz w:val="16"/>
        </w:rPr>
      </w:pPr>
      <w:r w:rsidRPr="00C83212">
        <w:rPr>
          <w:sz w:val="16"/>
        </w:rPr>
        <w:t xml:space="preserve">The second point is that strengthening the world trading system is essential to America's wider global objectives. </w:t>
      </w:r>
      <w:r w:rsidRPr="00B810EB">
        <w:rPr>
          <w:rStyle w:val="StyleBoldUnderline"/>
          <w:highlight w:val="green"/>
        </w:rPr>
        <w:t>Fighting terrorism</w:t>
      </w:r>
      <w:r w:rsidRPr="00C83212">
        <w:rPr>
          <w:sz w:val="16"/>
        </w:rPr>
        <w:t xml:space="preserve">, reducing poverty, improving health, </w:t>
      </w:r>
      <w:r w:rsidRPr="00B810EB">
        <w:rPr>
          <w:rStyle w:val="StyleBoldUnderline"/>
          <w:highlight w:val="green"/>
        </w:rPr>
        <w:t>integrating China</w:t>
      </w:r>
      <w:r w:rsidRPr="00C83212">
        <w:rPr>
          <w:sz w:val="16"/>
        </w:rPr>
        <w:t xml:space="preserve"> and other countries </w:t>
      </w:r>
      <w:r w:rsidRPr="00B810EB">
        <w:rPr>
          <w:rStyle w:val="StyleBoldUnderline"/>
          <w:highlight w:val="green"/>
        </w:rPr>
        <w:t>in the global economy</w:t>
      </w:r>
      <w:r w:rsidRPr="00C83212">
        <w:rPr>
          <w:sz w:val="16"/>
        </w:rPr>
        <w:t xml:space="preserve"> — all of these issues </w:t>
      </w:r>
      <w:r w:rsidRPr="00B810EB">
        <w:rPr>
          <w:rStyle w:val="StyleBoldUnderline"/>
          <w:highlight w:val="green"/>
        </w:rPr>
        <w:t>are linked</w:t>
      </w:r>
      <w:r w:rsidRPr="00C83212">
        <w:rPr>
          <w:sz w:val="16"/>
        </w:rPr>
        <w:t xml:space="preserve">, in one way or another, to </w:t>
      </w:r>
      <w:r w:rsidRPr="00B810EB">
        <w:rPr>
          <w:rStyle w:val="StyleBoldUnderline"/>
          <w:highlight w:val="green"/>
        </w:rPr>
        <w:t>world trade.</w:t>
      </w:r>
      <w:r w:rsidRPr="00C83212">
        <w:rPr>
          <w:sz w:val="16"/>
        </w:rPr>
        <w:t xml:space="preserve"> </w:t>
      </w:r>
      <w:r w:rsidRPr="00B810EB">
        <w:rPr>
          <w:rStyle w:val="StyleBoldUnderline"/>
          <w:highlight w:val="green"/>
        </w:rPr>
        <w:t>This is not to say that trade is the answer to all America's</w:t>
      </w:r>
      <w:r w:rsidRPr="00C83212">
        <w:rPr>
          <w:sz w:val="16"/>
        </w:rPr>
        <w:t xml:space="preserve"> economic </w:t>
      </w:r>
      <w:r w:rsidRPr="00B810EB">
        <w:rPr>
          <w:rStyle w:val="StyleBoldUnderline"/>
          <w:highlight w:val="green"/>
        </w:rPr>
        <w:t>concerns; only that</w:t>
      </w:r>
      <w:r w:rsidRPr="00C83212">
        <w:rPr>
          <w:sz w:val="16"/>
        </w:rPr>
        <w:t xml:space="preserve"> </w:t>
      </w:r>
      <w:r w:rsidRPr="00B810EB">
        <w:rPr>
          <w:rStyle w:val="StyleBoldUnderline"/>
          <w:highlight w:val="green"/>
        </w:rPr>
        <w:t xml:space="preserve">meaningful solutions are </w:t>
      </w:r>
      <w:r w:rsidRPr="00B810EB">
        <w:rPr>
          <w:rStyle w:val="Emphasis"/>
          <w:highlight w:val="green"/>
        </w:rPr>
        <w:t>inconceivable without it.</w:t>
      </w:r>
      <w:r w:rsidRPr="00C83212">
        <w:rPr>
          <w:sz w:val="16"/>
        </w:rPr>
        <w:t xml:space="preserve"> </w:t>
      </w:r>
      <w:r w:rsidRPr="00B810EB">
        <w:rPr>
          <w:rStyle w:val="StyleBoldUnderline"/>
          <w:highlight w:val="green"/>
        </w:rPr>
        <w:t>The world trading system is</w:t>
      </w:r>
      <w:r w:rsidRPr="00C83212">
        <w:rPr>
          <w:sz w:val="16"/>
        </w:rPr>
        <w:t xml:space="preserve"> </w:t>
      </w:r>
      <w:r w:rsidRPr="00705BFC">
        <w:rPr>
          <w:rStyle w:val="StyleBoldUnderline"/>
          <w:rFonts w:asciiTheme="minorHAnsi" w:hAnsiTheme="minorHAnsi"/>
        </w:rPr>
        <w:t xml:space="preserve">the linchpin of today's global order — </w:t>
      </w:r>
      <w:r w:rsidRPr="00B810EB">
        <w:rPr>
          <w:rStyle w:val="StyleBoldUnderline"/>
          <w:highlight w:val="green"/>
        </w:rPr>
        <w:t>underpinning</w:t>
      </w:r>
      <w:r w:rsidRPr="00705BFC">
        <w:rPr>
          <w:rStyle w:val="StyleBoldUnderline"/>
          <w:rFonts w:asciiTheme="minorHAnsi" w:hAnsiTheme="minorHAnsi"/>
        </w:rPr>
        <w:t xml:space="preserve"> its </w:t>
      </w:r>
      <w:r w:rsidRPr="00B810EB">
        <w:rPr>
          <w:rStyle w:val="StyleBoldUnderline"/>
          <w:rFonts w:asciiTheme="minorHAnsi" w:hAnsiTheme="minorHAnsi"/>
          <w:highlight w:val="green"/>
        </w:rPr>
        <w:t>security</w:t>
      </w:r>
      <w:r w:rsidRPr="00705BFC">
        <w:rPr>
          <w:rStyle w:val="StyleBoldUnderline"/>
          <w:rFonts w:asciiTheme="minorHAnsi" w:hAnsiTheme="minorHAnsi"/>
        </w:rPr>
        <w:t xml:space="preserve"> as well as its prosperity.</w:t>
      </w:r>
      <w:r w:rsidRPr="00C83212">
        <w:rPr>
          <w:sz w:val="16"/>
        </w:rPr>
        <w:t xml:space="preserve"> A successful WTO is an example of how multilateralism can work. Conversely, if it weakens or fails, much else could fail with it.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B810EB">
        <w:rPr>
          <w:rStyle w:val="StyleBoldUnderline"/>
          <w:rFonts w:asciiTheme="minorHAnsi" w:hAnsiTheme="minorHAnsi"/>
          <w:highlight w:val="green"/>
        </w:rPr>
        <w:t>when the US leads</w:t>
      </w:r>
      <w:r w:rsidRPr="00705BFC">
        <w:rPr>
          <w:rStyle w:val="StyleBoldUnderline"/>
          <w:rFonts w:asciiTheme="minorHAnsi" w:hAnsiTheme="minorHAnsi"/>
        </w:rPr>
        <w:t xml:space="preserve"> </w:t>
      </w:r>
      <w:r w:rsidRPr="00B810EB">
        <w:rPr>
          <w:rStyle w:val="StyleBoldUnderline"/>
          <w:rFonts w:asciiTheme="minorHAnsi" w:hAnsiTheme="minorHAnsi"/>
          <w:highlight w:val="green"/>
        </w:rPr>
        <w:t>the system can move forward; when it withdraws, the system drifts</w:t>
      </w:r>
      <w:r w:rsidRPr="00C83212">
        <w:rPr>
          <w:sz w:val="16"/>
        </w:rPr>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t>
      </w:r>
      <w:r w:rsidRPr="00B810EB">
        <w:rPr>
          <w:rStyle w:val="StyleBoldUnderline"/>
          <w:highlight w:val="green"/>
        </w:rPr>
        <w:t>what is the alternative to the WTO</w:t>
      </w:r>
      <w:r w:rsidRPr="00C83212">
        <w:rPr>
          <w:sz w:val="16"/>
        </w:rPr>
        <w:t xml:space="preserve">?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Almost none of the trade issues facing the US today are any easier to solve unilaterally, bilaterally or regionally.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w:t>
      </w:r>
      <w:r w:rsidRPr="00B810EB">
        <w:rPr>
          <w:rStyle w:val="StyleBoldUnderline"/>
          <w:highlight w:val="green"/>
        </w:rPr>
        <w:t>Bilateral and regional deals can</w:t>
      </w:r>
      <w:r w:rsidRPr="00C83212">
        <w:rPr>
          <w:sz w:val="16"/>
        </w:rPr>
        <w:t xml:space="preserve"> sometimes be a complement to the multilateral system, but they can </w:t>
      </w:r>
      <w:r w:rsidRPr="00B810EB">
        <w:rPr>
          <w:rStyle w:val="Emphasis"/>
          <w:highlight w:val="green"/>
        </w:rPr>
        <w:t>never be a substitute</w:t>
      </w:r>
      <w:r w:rsidRPr="00C83212">
        <w:rPr>
          <w:sz w:val="16"/>
        </w:rPr>
        <w:t xml:space="preserve">. There is a bigger danger. </w:t>
      </w:r>
      <w:r w:rsidRPr="00705BFC">
        <w:rPr>
          <w:rStyle w:val="StyleBoldUnderline"/>
          <w:rFonts w:asciiTheme="minorHAnsi" w:hAnsiTheme="minorHAnsi"/>
        </w:rPr>
        <w:t xml:space="preserve">By treating some countries preferentially, </w:t>
      </w:r>
      <w:r w:rsidRPr="00B810EB">
        <w:rPr>
          <w:rStyle w:val="StyleBoldUnderline"/>
          <w:rFonts w:asciiTheme="minorHAnsi" w:hAnsiTheme="minorHAnsi"/>
          <w:highlight w:val="green"/>
        </w:rPr>
        <w:t>bilateral and regional deals</w:t>
      </w:r>
      <w:r w:rsidRPr="00705BFC">
        <w:rPr>
          <w:rStyle w:val="StyleBoldUnderline"/>
          <w:rFonts w:asciiTheme="minorHAnsi" w:hAnsiTheme="minorHAnsi"/>
        </w:rPr>
        <w:t xml:space="preserve"> exclude others — </w:t>
      </w:r>
      <w:r w:rsidRPr="00B810EB">
        <w:rPr>
          <w:rStyle w:val="StyleBoldUnderline"/>
          <w:rFonts w:asciiTheme="minorHAnsi" w:hAnsiTheme="minorHAnsi"/>
          <w:highlight w:val="green"/>
        </w:rPr>
        <w:t>fragment</w:t>
      </w:r>
      <w:r w:rsidRPr="00705BFC">
        <w:rPr>
          <w:rStyle w:val="StyleBoldUnderline"/>
          <w:rFonts w:asciiTheme="minorHAnsi" w:hAnsiTheme="minorHAnsi"/>
        </w:rPr>
        <w:t xml:space="preserve">ing </w:t>
      </w:r>
      <w:r w:rsidRPr="00B810EB">
        <w:rPr>
          <w:rStyle w:val="StyleBoldUnderline"/>
          <w:highlight w:val="green"/>
        </w:rPr>
        <w:t>global trade and distort</w:t>
      </w:r>
      <w:r w:rsidRPr="00C83212">
        <w:rPr>
          <w:sz w:val="16"/>
        </w:rPr>
        <w:t xml:space="preserve">ing </w:t>
      </w:r>
      <w:r w:rsidRPr="00B810EB">
        <w:rPr>
          <w:rStyle w:val="StyleBoldUnderline"/>
          <w:highlight w:val="green"/>
        </w:rPr>
        <w:t>the world economy</w:t>
      </w:r>
      <w:r w:rsidRPr="00C83212">
        <w:rPr>
          <w:sz w:val="16"/>
        </w:rPr>
        <w:t xml:space="preserve">. Instead of liberalizing trade — and widening growth — they carve it up. Worse, </w:t>
      </w:r>
      <w:r w:rsidRPr="00705BFC">
        <w:rPr>
          <w:rStyle w:val="StyleBoldUnderline"/>
          <w:rFonts w:asciiTheme="minorHAnsi" w:hAnsiTheme="minorHAnsi"/>
        </w:rPr>
        <w:t>they have a domino effect: bilateral deals inevitably beget more bilateral deals</w:t>
      </w:r>
      <w:r w:rsidRPr="00C83212">
        <w:rPr>
          <w:sz w:val="16"/>
        </w:rPr>
        <w:t>,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w:t>
      </w:r>
      <w:r w:rsidRPr="00705BFC">
        <w:rPr>
          <w:rStyle w:val="StyleBoldUnderline"/>
          <w:rFonts w:asciiTheme="minorHAnsi" w:hAnsiTheme="minorHAnsi"/>
        </w:rPr>
        <w:t xml:space="preserve">. </w:t>
      </w:r>
      <w:r w:rsidRPr="00C83212">
        <w:rPr>
          <w:rStyle w:val="StyleBoldUnderline"/>
          <w:rFonts w:asciiTheme="minorHAnsi" w:hAnsiTheme="minorHAnsi"/>
          <w:highlight w:val="green"/>
        </w:rPr>
        <w:t>Even when intended to spur free trade</w:t>
      </w:r>
      <w:r w:rsidRPr="00705BFC">
        <w:rPr>
          <w:rStyle w:val="StyleBoldUnderline"/>
          <w:rFonts w:asciiTheme="minorHAnsi" w:hAnsiTheme="minorHAnsi"/>
        </w:rPr>
        <w:t>, they can ultimately risk undermining it</w:t>
      </w:r>
      <w:r w:rsidRPr="00C83212">
        <w:rPr>
          <w:sz w:val="16"/>
        </w:rPr>
        <w:t xml:space="preserve">. This is in no one's interest, least of all the United States. America led in the creation of the multilateral system after 1945 precisely to avoid </w:t>
      </w:r>
      <w:r w:rsidRPr="00C83212">
        <w:rPr>
          <w:rStyle w:val="StyleBoldUnderline"/>
          <w:rFonts w:asciiTheme="minorHAnsi" w:hAnsiTheme="minorHAnsi"/>
          <w:highlight w:val="green"/>
        </w:rPr>
        <w:t>a return to</w:t>
      </w:r>
      <w:r w:rsidRPr="00705BFC">
        <w:rPr>
          <w:rStyle w:val="StyleBoldUnderline"/>
          <w:rFonts w:asciiTheme="minorHAnsi" w:hAnsiTheme="minorHAnsi"/>
        </w:rPr>
        <w:t xml:space="preserve"> hostile </w:t>
      </w:r>
      <w:r w:rsidRPr="00C83212">
        <w:rPr>
          <w:rStyle w:val="StyleBoldUnderline"/>
          <w:rFonts w:asciiTheme="minorHAnsi" w:hAnsiTheme="minorHAnsi"/>
          <w:highlight w:val="green"/>
        </w:rPr>
        <w:t>blocs</w:t>
      </w:r>
      <w:r w:rsidRPr="00705BFC">
        <w:rPr>
          <w:rStyle w:val="StyleBoldUnderline"/>
          <w:rFonts w:asciiTheme="minorHAnsi" w:hAnsiTheme="minorHAnsi"/>
        </w:rPr>
        <w:t xml:space="preserve"> — blocs that had done so much to </w:t>
      </w:r>
      <w:r w:rsidRPr="00C83212">
        <w:rPr>
          <w:rStyle w:val="StyleBoldUnderline"/>
          <w:rFonts w:asciiTheme="minorHAnsi" w:hAnsiTheme="minorHAnsi"/>
          <w:highlight w:val="green"/>
        </w:rPr>
        <w:t>fuel interwar instability and conflict</w:t>
      </w:r>
      <w:r w:rsidRPr="00C83212">
        <w:rPr>
          <w:sz w:val="16"/>
        </w:rPr>
        <w:t>. America's vision, in the words of Cordell Hull, was that “enduring peace and the welfare of nations was indissolubly connected with the friendliness, fairness and freedom of world trade</w:t>
      </w:r>
      <w:r w:rsidRPr="00C83212">
        <w:rPr>
          <w:rStyle w:val="StyleBoldUnderline"/>
        </w:rPr>
        <w:t xml:space="preserve">”. </w:t>
      </w:r>
      <w:r w:rsidRPr="00C83212">
        <w:rPr>
          <w:rStyle w:val="StyleBoldUnderline"/>
          <w:highlight w:val="green"/>
        </w:rPr>
        <w:t>Trade</w:t>
      </w:r>
      <w:r w:rsidRPr="00C83212">
        <w:rPr>
          <w:rStyle w:val="StyleBoldUnderline"/>
        </w:rPr>
        <w:t xml:space="preserve"> would </w:t>
      </w:r>
      <w:r w:rsidRPr="00C83212">
        <w:rPr>
          <w:rStyle w:val="StyleBoldUnderline"/>
          <w:highlight w:val="green"/>
        </w:rPr>
        <w:t>bind nations together, making</w:t>
      </w:r>
      <w:r w:rsidRPr="00C83212">
        <w:rPr>
          <w:rStyle w:val="StyleBoldUnderline"/>
        </w:rPr>
        <w:t xml:space="preserve"> another </w:t>
      </w:r>
      <w:r w:rsidRPr="00C83212">
        <w:rPr>
          <w:rStyle w:val="StyleBoldUnderline"/>
          <w:highlight w:val="green"/>
        </w:rPr>
        <w:t>war unthinkable</w:t>
      </w:r>
      <w:r w:rsidRPr="00C83212">
        <w:rPr>
          <w:sz w:val="16"/>
          <w:highlight w:val="green"/>
        </w:rPr>
        <w:t>.</w:t>
      </w:r>
      <w:r w:rsidRPr="00C83212">
        <w:rPr>
          <w:sz w:val="16"/>
        </w:rPr>
        <w:t xml:space="preserv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C83212">
        <w:rPr>
          <w:rStyle w:val="StyleBoldUnderline"/>
        </w:rPr>
        <w:t>All the great powers</w:t>
      </w:r>
      <w:r w:rsidRPr="00C83212">
        <w:rPr>
          <w:sz w:val="16"/>
        </w:rPr>
        <w:t xml:space="preserve"> — the US, Europe, Japan, India, China and soon Russia — </w:t>
      </w:r>
      <w:r w:rsidRPr="00C83212">
        <w:rPr>
          <w:rStyle w:val="StyleBoldUnderline"/>
        </w:rPr>
        <w:t>are part of a rules-based multilateral trading system</w:t>
      </w:r>
      <w:r w:rsidRPr="00C83212">
        <w:rPr>
          <w:sz w:val="16"/>
        </w:rPr>
        <w:t xml:space="preserve">, greatly </w:t>
      </w:r>
      <w:r w:rsidRPr="00C83212">
        <w:rPr>
          <w:rStyle w:val="StyleBoldUnderline"/>
        </w:rPr>
        <w:t>increasing the chances for world</w:t>
      </w:r>
      <w:r w:rsidRPr="00C83212">
        <w:rPr>
          <w:sz w:val="16"/>
        </w:rPr>
        <w:t xml:space="preserve"> prosperity and </w:t>
      </w:r>
      <w:r w:rsidRPr="00C83212">
        <w:rPr>
          <w:rStyle w:val="StyleBoldUnderline"/>
        </w:rPr>
        <w:t>peace</w:t>
      </w:r>
      <w:r w:rsidRPr="00C83212">
        <w:rPr>
          <w:sz w:val="16"/>
        </w:rPr>
        <w:t>. There is a growing realization that — in our interdependent world — sovereignty is constrained, not by multilateral rules, but by the absence of rules.</w:t>
      </w:r>
    </w:p>
    <w:p w:rsidR="003729F0" w:rsidRDefault="003729F0" w:rsidP="003729F0">
      <w:pPr>
        <w:pStyle w:val="Heading3"/>
      </w:pPr>
      <w:r>
        <w:t xml:space="preserve">Econ ADV – Unemployment – 2ac o/v </w:t>
      </w:r>
    </w:p>
    <w:p w:rsidR="003729F0" w:rsidRDefault="003729F0" w:rsidP="003729F0">
      <w:pPr>
        <w:pStyle w:val="Heading4"/>
      </w:pPr>
      <w:r>
        <w:t xml:space="preserve">High unemployment is a national crisis, this is the weakest recovery since the Great Depression. Low employment makes the US uniquely vulnerable to economic shocks, must boost drilling to solve – that’s Morici. </w:t>
      </w:r>
    </w:p>
    <w:p w:rsidR="003729F0" w:rsidRDefault="003729F0" w:rsidP="003729F0">
      <w:pPr>
        <w:pStyle w:val="Heading4"/>
      </w:pPr>
      <w:r>
        <w:t>OCS drilling would create millions of jobs necessary to reverse this trend – that’s Mason.</w:t>
      </w:r>
    </w:p>
    <w:p w:rsidR="003729F0" w:rsidRDefault="003729F0" w:rsidP="003729F0">
      <w:pPr>
        <w:pStyle w:val="Heading3"/>
      </w:pPr>
      <w:r>
        <w:t xml:space="preserve">Econ ADV – Unemployment – key economy </w:t>
      </w:r>
    </w:p>
    <w:p w:rsidR="003729F0" w:rsidRPr="00B0372A" w:rsidRDefault="003729F0" w:rsidP="003729F0">
      <w:pPr>
        <w:pStyle w:val="Heading4"/>
      </w:pPr>
      <w:r w:rsidRPr="00B0372A">
        <w:t>Unemployment will destroy the recovery—it’s the worst since the Great Depression</w:t>
      </w:r>
    </w:p>
    <w:p w:rsidR="003729F0" w:rsidRPr="00B0372A" w:rsidRDefault="003729F0" w:rsidP="003729F0">
      <w:r w:rsidRPr="00B0372A">
        <w:rPr>
          <w:rStyle w:val="StyleStyleBold12pt"/>
        </w:rPr>
        <w:t>Wiseman 12</w:t>
      </w:r>
      <w:r w:rsidRPr="00B0372A">
        <w:t xml:space="preserve"> (Paul, 8/15/12, “Economic Recovery Is Weakest Since World War II” Real Clear Politics) http://www.realclearpolitics.com/articles/2012/08/15/economic_recovery_is_weakest_since_world_war_ii_115124.html</w:t>
      </w:r>
    </w:p>
    <w:p w:rsidR="003729F0" w:rsidRPr="00B0372A" w:rsidRDefault="003729F0" w:rsidP="003729F0"/>
    <w:p w:rsidR="003729F0" w:rsidRPr="00B0372A" w:rsidRDefault="003729F0" w:rsidP="003729F0">
      <w:pPr>
        <w:rPr>
          <w:sz w:val="16"/>
        </w:rPr>
      </w:pPr>
      <w:r w:rsidRPr="00B0372A">
        <w:rPr>
          <w:rStyle w:val="StyleBoldUnderline"/>
          <w:rFonts w:asciiTheme="minorHAnsi" w:hAnsiTheme="minorHAnsi"/>
        </w:rPr>
        <w:t>The economy shed a staggering 8.8 million jobs during</w:t>
      </w:r>
      <w:r w:rsidRPr="00B0372A">
        <w:rPr>
          <w:sz w:val="16"/>
        </w:rPr>
        <w:t xml:space="preserve"> and shortly after </w:t>
      </w:r>
      <w:r w:rsidRPr="00B0372A">
        <w:rPr>
          <w:rStyle w:val="StyleBoldUnderline"/>
          <w:rFonts w:asciiTheme="minorHAnsi" w:hAnsiTheme="minorHAnsi"/>
        </w:rPr>
        <w:t>the recession. Since employment hit bottom, the economy has created just over 4 million jobs.</w:t>
      </w:r>
      <w:r w:rsidRPr="00B0372A">
        <w:rPr>
          <w:sz w:val="16"/>
        </w:rPr>
        <w:t xml:space="preserve"> So the new hiring has replaced 46 percent of the lost jobs, by far </w:t>
      </w:r>
      <w:r w:rsidRPr="00B0372A">
        <w:rPr>
          <w:rStyle w:val="Emphasis"/>
        </w:rPr>
        <w:t>the worst performance since World War II</w:t>
      </w:r>
      <w:r w:rsidRPr="00B0372A">
        <w:rPr>
          <w:rStyle w:val="StyleBoldUnderline"/>
          <w:rFonts w:asciiTheme="minorHAnsi" w:hAnsiTheme="minorHAnsi"/>
        </w:rPr>
        <w:t>. In</w:t>
      </w:r>
      <w:r w:rsidRPr="00B0372A">
        <w:rPr>
          <w:sz w:val="16"/>
        </w:rPr>
        <w:t xml:space="preserve"> the </w:t>
      </w:r>
      <w:r w:rsidRPr="00B0372A">
        <w:rPr>
          <w:rStyle w:val="StyleBoldUnderline"/>
          <w:rFonts w:asciiTheme="minorHAnsi" w:hAnsiTheme="minorHAnsi"/>
        </w:rPr>
        <w:t xml:space="preserve">previous </w:t>
      </w:r>
      <w:r w:rsidRPr="00B0372A">
        <w:rPr>
          <w:sz w:val="16"/>
        </w:rPr>
        <w:t xml:space="preserve">eight </w:t>
      </w:r>
      <w:r w:rsidRPr="00B0372A">
        <w:rPr>
          <w:rStyle w:val="StyleBoldUnderline"/>
          <w:rFonts w:asciiTheme="minorHAnsi" w:hAnsiTheme="minorHAnsi"/>
        </w:rPr>
        <w:t>recoveries, the economy had regained more than 350 percent of the jobs lost, on average</w:t>
      </w:r>
      <w:r w:rsidRPr="00B0372A">
        <w:rPr>
          <w:sz w:val="16"/>
        </w:rPr>
        <w:t xml:space="preserve">.  During the 1981-82 recession, the U.S. lost 2.8 million jobs. In the three years and one month after that recession ended, the economy added 9.8 million — replacing the 2.8 million and adding 7 million more.  </w:t>
      </w:r>
      <w:r w:rsidRPr="00B0372A">
        <w:rPr>
          <w:rStyle w:val="StyleBoldUnderline"/>
          <w:rFonts w:asciiTheme="minorHAnsi" w:hAnsiTheme="minorHAnsi"/>
        </w:rPr>
        <w:t>Never before have so many Americans been unemployed for so long three years into a recovery. Nearly 5.2 million have been out of work for six months or more</w:t>
      </w:r>
      <w:r w:rsidRPr="00B0372A">
        <w:rPr>
          <w:sz w:val="16"/>
        </w:rPr>
        <w:t xml:space="preserve">. The long-term unemployed account for 41 percent of the jobless; the highest mark in the other recoveries was 22 percent.  Gregory Mann, 58, lost his job as a real estate appraiser three years ago. "Basically, I am looking for anything," he says. He has applied to McDonald's, Target and Nordstrom's.  "Nothing, not even a rejection letter," he says.  His wife, a registered nurse, has lost two jobs in the interim — and just received an offer to work reviewing medical records near Atlanta.  "We are broke and nearly homeless," he says. "If this job for my wife hadn't come through, we would be out on the street come Sept. 1 or would have had to move in with relatives."  Federal Reserve Chairman Ben Bernanke has called long-term unemployment a "national crisis." </w:t>
      </w:r>
      <w:r w:rsidRPr="00B0372A">
        <w:rPr>
          <w:rStyle w:val="StyleBoldUnderline"/>
          <w:rFonts w:asciiTheme="minorHAnsi" w:hAnsiTheme="minorHAnsi"/>
        </w:rPr>
        <w:t>The longer people remain unemployed, the harder it is to find work</w:t>
      </w:r>
      <w:r w:rsidRPr="00B0372A">
        <w:rPr>
          <w:sz w:val="16"/>
        </w:rPr>
        <w:t xml:space="preserve">, Bernanke has said. Skills erode, and people lose contact with former colleagues who could help with the job search. </w:t>
      </w:r>
    </w:p>
    <w:p w:rsidR="003729F0" w:rsidRDefault="003729F0" w:rsidP="003729F0">
      <w:pPr>
        <w:pStyle w:val="Heading3"/>
      </w:pPr>
      <w:r>
        <w:t>Econ ADV – Unemployment – OCS Solves</w:t>
      </w:r>
    </w:p>
    <w:p w:rsidR="003729F0" w:rsidRPr="00B0372A" w:rsidRDefault="003729F0" w:rsidP="003729F0">
      <w:pPr>
        <w:pStyle w:val="Heading4"/>
      </w:pPr>
      <w:r w:rsidRPr="00B0372A">
        <w:t>Ending offshore drilling will negatively impact the US economy—trillions in economic losses because of higher energy costs</w:t>
      </w:r>
    </w:p>
    <w:p w:rsidR="003729F0" w:rsidRPr="00B0372A" w:rsidRDefault="003729F0" w:rsidP="003729F0">
      <w:r w:rsidRPr="00B0372A">
        <w:t xml:space="preserve">David W. </w:t>
      </w:r>
      <w:r w:rsidRPr="00B0372A">
        <w:rPr>
          <w:rStyle w:val="StyleStyleBold12pt"/>
        </w:rPr>
        <w:t>Kreutzer</w:t>
      </w:r>
      <w:r>
        <w:rPr>
          <w:rStyle w:val="StyleStyleBold12pt"/>
        </w:rPr>
        <w:t xml:space="preserve"> 2010</w:t>
      </w:r>
      <w:r w:rsidRPr="00B0372A">
        <w:t xml:space="preserve">, PhD and senior fellow, Heritage Foundation, and John L. Ligon, policy analyst, Heritage Foundation, “The Economic IMpactof an Offshore Drilling Ban,” WEBMEMO, 7-1-10, http://heritage.org/Research/Reports/2010/06/The-Economic-Impact-of-an-Offshore-Drilling-Ban, </w:t>
      </w:r>
    </w:p>
    <w:p w:rsidR="003729F0" w:rsidRPr="00B0372A" w:rsidRDefault="003729F0" w:rsidP="003729F0"/>
    <w:p w:rsidR="003729F0" w:rsidRPr="009E6188" w:rsidRDefault="003729F0" w:rsidP="003729F0">
      <w:pPr>
        <w:rPr>
          <w:rFonts w:cs="Arial"/>
          <w:b/>
          <w:sz w:val="19"/>
          <w:u w:val="thick"/>
          <w:bdr w:val="single" w:sz="12" w:space="0" w:color="auto"/>
        </w:rPr>
      </w:pPr>
      <w:r w:rsidRPr="00B0372A">
        <w:rPr>
          <w:sz w:val="16"/>
        </w:rPr>
        <w:t xml:space="preserve">Since energy is a critical input for so many things, raising its cost will increase production costs throughout the economy. Though producers will pass most of the costs on to consumers, consumers will not be able to buy as much at these higher prices. Therefore, the higher energy prices cut the demand for all the other inputs, such as labor. As the higher costs for petroleum and natural gas ripple through the economy, there may be a few bright spots (such as suppliers of more energy-efficient capital goods), but the overall impact is decidedly negative. </w:t>
      </w:r>
      <w:r w:rsidRPr="00B0372A">
        <w:rPr>
          <w:rStyle w:val="StyleBoldUnderline"/>
          <w:rFonts w:asciiTheme="minorHAnsi" w:hAnsiTheme="minorHAnsi"/>
        </w:rPr>
        <w:t>An offshore drilling ban cuts domestic energy production, raises energy costs, and shrinks the nation’s economic pie. The broadest measure of economic activity, gross domestic product (GDP), drops $5.5 trillion over the period 2011–2035. Employment levels fall below those projected to occur without a ban in place. By 2020, employment would be 1.4 million jobs lower than without the ban. By 2030, the projected gap reaches 1.5 million jobs.</w:t>
      </w:r>
      <w:r w:rsidRPr="00B0372A">
        <w:rPr>
          <w:sz w:val="16"/>
        </w:rPr>
        <w:t xml:space="preserve"> Of course, shrinking the economy makes families poorer. By 2020 the annual reduction in disposable income for a family of four exceeds $2,000. </w:t>
      </w:r>
      <w:r w:rsidRPr="00B0372A">
        <w:rPr>
          <w:rStyle w:val="StyleBoldUnderline"/>
          <w:rFonts w:asciiTheme="minorHAnsi" w:hAnsiTheme="minorHAnsi"/>
        </w:rPr>
        <w:t>This lost income exceeds $3,000 per year in 2030 and is over $4,000 per year in 2035.</w:t>
      </w:r>
      <w:r w:rsidRPr="00B0372A">
        <w:rPr>
          <w:sz w:val="16"/>
        </w:rPr>
        <w:t xml:space="preserve"> Pulling the Rug Out </w:t>
      </w:r>
      <w:r w:rsidRPr="00B0372A">
        <w:rPr>
          <w:rStyle w:val="StyleBoldUnderline"/>
          <w:rFonts w:asciiTheme="minorHAnsi" w:hAnsiTheme="minorHAnsi"/>
        </w:rPr>
        <w:t>Petroleum and natural gas play a vital role in the U.S. economy and are likely to remain critical to economic activity for decades to come</w:t>
      </w:r>
      <w:r w:rsidRPr="00B0372A">
        <w:rPr>
          <w:sz w:val="16"/>
        </w:rPr>
        <w:t xml:space="preserve">. The Department of Energy expects offshore production to be a bigger supplier of the nation’s energy needs in the years ahead. </w:t>
      </w:r>
      <w:r w:rsidRPr="00B0372A">
        <w:rPr>
          <w:rStyle w:val="StyleBoldUnderline"/>
          <w:rFonts w:asciiTheme="minorHAnsi" w:hAnsiTheme="minorHAnsi"/>
        </w:rPr>
        <w:t xml:space="preserve">If a total ban on offshore drilling is implemented </w:t>
      </w:r>
      <w:r w:rsidRPr="00B0372A">
        <w:rPr>
          <w:sz w:val="16"/>
        </w:rPr>
        <w:t xml:space="preserve">by 2011, </w:t>
      </w:r>
      <w:r w:rsidRPr="00B0372A">
        <w:rPr>
          <w:rStyle w:val="StyleBoldUnderline"/>
          <w:rFonts w:asciiTheme="minorHAnsi" w:hAnsiTheme="minorHAnsi"/>
        </w:rPr>
        <w:t xml:space="preserve">then by 2035 Americans could expect national income (GDP) to drop by $5.5 trillion, total costs of imported oil to rise by $737 billion, total disposable income to decrease $54,000 per family of four, and job losses to exceed 1.5 million. </w:t>
      </w:r>
      <w:r w:rsidRPr="00B0372A">
        <w:rPr>
          <w:rStyle w:val="Emphasis"/>
        </w:rPr>
        <w:t>A total ban on offshore drilling would pull the rug out from the economy’s incipient recovery.</w:t>
      </w:r>
    </w:p>
    <w:p w:rsidR="003729F0" w:rsidRPr="000175D0" w:rsidRDefault="003729F0" w:rsidP="003729F0">
      <w:pPr>
        <w:pStyle w:val="Heading4"/>
      </w:pPr>
      <w:r w:rsidRPr="000175D0">
        <w:t>OCS drilling is key to job growth and the economy in general</w:t>
      </w:r>
    </w:p>
    <w:p w:rsidR="003729F0" w:rsidRPr="000175D0" w:rsidRDefault="003729F0" w:rsidP="003729F0">
      <w:r w:rsidRPr="000175D0">
        <w:rPr>
          <w:rStyle w:val="StyleStyleBold12pt"/>
        </w:rPr>
        <w:t>Lucas 09</w:t>
      </w:r>
      <w:r w:rsidRPr="000175D0">
        <w:t xml:space="preserve"> (Frank, Oklahoma GOP House representative, 9/30/09, “Expanding Offshore Drilling Boosts American Economy, Creates Jobs (Rep. Frank Lucas)” The Hill) http://thehill.com/blogs/congress-blog/energy-a-environment/60985-expanding-offshore-drilling-boosts-american-economy-creates-jobs-rep-frank-lucas</w:t>
      </w:r>
    </w:p>
    <w:p w:rsidR="003729F0" w:rsidRPr="000175D0" w:rsidRDefault="003729F0" w:rsidP="003729F0"/>
    <w:p w:rsidR="003729F0" w:rsidRPr="009E6188" w:rsidRDefault="003729F0" w:rsidP="003729F0">
      <w:pPr>
        <w:rPr>
          <w:b/>
          <w:sz w:val="19"/>
          <w:u w:val="thick"/>
        </w:rPr>
      </w:pPr>
      <w:r w:rsidRPr="000175D0">
        <w:rPr>
          <w:sz w:val="16"/>
        </w:rPr>
        <w:t xml:space="preserve">Last year, following a dramatic price spike in gas prices and very vocal call by the American people to increase American-made energy, Congress and then-President George W. Bush ended a decades-long ban on offshore drilling. Even though the Department of the Interior has jurisdiction over our coasts, Congress had used its power to spend to eliminate offshore drilling by restricting the funds necessary to develop offshore drilling. After President George W. Bush lifted the Executive Order banning offshore drilling in July, Congress followed suit by no longer restricting funding for offshore drilling projects in the appropriations packages. However, more than a year later, we have still not progressed on this because of delays imposed by the Obama Administration. In March, President Obama announced that he would extend the comment period another six months. That comment period ended on September 21st, but in a move signaling what could be an indefinite delay, Interior Secretary Ken Salazar announced that it could be 2012 before the administration decided whether or not it would allow offshore drilling. The American people, the United States Congress, and the White House made it very clear last summer they wanted to develop the energy resources off our coasts. Instead of following the will of the people and this Congress, however, the Obama Administration has used one stall tactic after another to delay drilling as long as possible. </w:t>
      </w:r>
      <w:r w:rsidRPr="00B0372A">
        <w:rPr>
          <w:rStyle w:val="StyleBoldUnderline"/>
          <w:rFonts w:asciiTheme="minorHAnsi" w:hAnsiTheme="minorHAnsi"/>
        </w:rPr>
        <w:t>Drilling in the outer-continental shelf</w:t>
      </w:r>
      <w:r w:rsidRPr="000175D0">
        <w:rPr>
          <w:sz w:val="16"/>
        </w:rPr>
        <w:t xml:space="preserve"> will not only decrease the cost American families pay for energy, it </w:t>
      </w:r>
      <w:r w:rsidRPr="00B0372A">
        <w:rPr>
          <w:rStyle w:val="StyleBoldUnderline"/>
          <w:rFonts w:asciiTheme="minorHAnsi" w:hAnsiTheme="minorHAnsi"/>
        </w:rPr>
        <w:t xml:space="preserve">will </w:t>
      </w:r>
      <w:r w:rsidRPr="000175D0">
        <w:rPr>
          <w:sz w:val="16"/>
        </w:rPr>
        <w:t xml:space="preserve">also </w:t>
      </w:r>
      <w:r w:rsidRPr="00B0372A">
        <w:rPr>
          <w:rStyle w:val="StyleBoldUnderline"/>
          <w:rFonts w:asciiTheme="minorHAnsi" w:hAnsiTheme="minorHAnsi"/>
        </w:rPr>
        <w:t xml:space="preserve">create jobs, encourage economic growth, bring in much-needed revenues to many coastal states, and </w:t>
      </w:r>
      <w:r w:rsidRPr="000175D0">
        <w:rPr>
          <w:sz w:val="16"/>
        </w:rPr>
        <w:t xml:space="preserve">will </w:t>
      </w:r>
      <w:r w:rsidRPr="00B0372A">
        <w:rPr>
          <w:rStyle w:val="StyleBoldUnderline"/>
          <w:rFonts w:asciiTheme="minorHAnsi" w:hAnsiTheme="minorHAnsi"/>
        </w:rPr>
        <w:t>help us break our dangerous reliance on foreign oil. According to the American Energy Alliance Report, drilling in the outer-continental shelf would generate $8 trillion in economic output and 1.2 million jobs annually across the country.</w:t>
      </w:r>
      <w:r w:rsidRPr="000175D0">
        <w:rPr>
          <w:sz w:val="16"/>
        </w:rPr>
        <w:t xml:space="preserve"> At a time when unemployment is near 10% and our dependency on foreign oil continues to cost Americans money, jobs, and national security, </w:t>
      </w:r>
      <w:r w:rsidRPr="00B0372A">
        <w:rPr>
          <w:rStyle w:val="StyleBoldUnderline"/>
          <w:rFonts w:asciiTheme="minorHAnsi" w:hAnsiTheme="minorHAnsi"/>
        </w:rPr>
        <w:t xml:space="preserve">we cannot turn our backs on offshore drilling. Now is the time to begin expanding all our American-made energy options, and that includes drilling on the outer-continental shelf. </w:t>
      </w:r>
    </w:p>
    <w:p w:rsidR="003729F0" w:rsidRPr="000175D0" w:rsidRDefault="003729F0" w:rsidP="003729F0">
      <w:pPr>
        <w:pStyle w:val="Heading4"/>
      </w:pPr>
      <w:r w:rsidRPr="000175D0">
        <w:t>OCS drilling provides a long-term stimulus</w:t>
      </w:r>
    </w:p>
    <w:p w:rsidR="003729F0" w:rsidRPr="000175D0" w:rsidRDefault="003729F0" w:rsidP="003729F0">
      <w:r w:rsidRPr="000175D0">
        <w:rPr>
          <w:rStyle w:val="StyleStyleBold12pt"/>
        </w:rPr>
        <w:t>Mason 09</w:t>
      </w:r>
      <w:r w:rsidRPr="000175D0">
        <w:t xml:space="preserve"> (Joseph, Ph.D. in Finance, University of Illinois, February 2011, “The Economic Contribution of Increased Offshore Oil Exploration and Production to Regional and National Economies” American Energy Alliance) http://www.americanenergyalliance.org/images/aea_offshore_updated_final.pdf</w:t>
      </w:r>
    </w:p>
    <w:p w:rsidR="003729F0" w:rsidRPr="000175D0" w:rsidRDefault="003729F0" w:rsidP="003729F0"/>
    <w:p w:rsidR="003729F0" w:rsidRDefault="003729F0" w:rsidP="003729F0">
      <w:pPr>
        <w:rPr>
          <w:sz w:val="16"/>
        </w:rPr>
      </w:pPr>
      <w:r w:rsidRPr="00B0372A">
        <w:rPr>
          <w:rStyle w:val="StyleBoldUnderline"/>
          <w:rFonts w:asciiTheme="minorHAnsi" w:hAnsiTheme="minorHAnsi"/>
        </w:rPr>
        <w:t>Apart from national energy concerns</w:t>
      </w:r>
      <w:r w:rsidRPr="000175D0">
        <w:rPr>
          <w:sz w:val="16"/>
        </w:rPr>
        <w:t xml:space="preserve">, however, </w:t>
      </w:r>
      <w:r w:rsidRPr="00B0372A">
        <w:rPr>
          <w:rStyle w:val="StyleBoldUnderline"/>
          <w:rFonts w:asciiTheme="minorHAnsi" w:hAnsiTheme="minorHAnsi"/>
        </w:rPr>
        <w:t>economic considerations also favor increased development of OCS energy resources. Specifically, the boost provided to local onshore economies by offshore production would be particularly welcome in the present economic climate</w:t>
      </w:r>
      <w:r w:rsidRPr="000175D0">
        <w:rPr>
          <w:sz w:val="16"/>
        </w:rPr>
        <w:t xml:space="preserve">. Similar to fiscal alternatives currently being pursued, </w:t>
      </w:r>
      <w:r w:rsidRPr="00B0372A">
        <w:rPr>
          <w:rStyle w:val="StyleBoldUnderline"/>
          <w:rFonts w:asciiTheme="minorHAnsi" w:hAnsiTheme="minorHAnsi"/>
        </w:rPr>
        <w:t>OCS development would provide a long-run economic stimulus to the U.S. economy because the incremental output, employment, and wages provided by OCS development would be spread over many years</w:t>
      </w:r>
      <w:r w:rsidRPr="000175D0">
        <w:rPr>
          <w:sz w:val="16"/>
        </w:rPr>
        <w:t xml:space="preserve">. Unlike those policies, </w:t>
      </w:r>
      <w:r w:rsidRPr="00B0372A">
        <w:rPr>
          <w:rStyle w:val="StyleBoldUnderline"/>
          <w:rFonts w:asciiTheme="minorHAnsi" w:hAnsiTheme="minorHAnsi"/>
        </w:rPr>
        <w:t>however, this stimulus would not require government expenditures</w:t>
      </w:r>
      <w:r w:rsidRPr="000175D0">
        <w:rPr>
          <w:sz w:val="16"/>
        </w:rPr>
        <w:t xml:space="preserve"> to support that long-term growth. </w:t>
      </w:r>
    </w:p>
    <w:p w:rsidR="003729F0" w:rsidRDefault="003729F0" w:rsidP="003729F0">
      <w:pPr>
        <w:pStyle w:val="Heading3"/>
      </w:pPr>
      <w:r>
        <w:t>Econ ADV – Unemployment – A2 can’t solve</w:t>
      </w:r>
    </w:p>
    <w:p w:rsidR="003729F0" w:rsidRDefault="003729F0" w:rsidP="003729F0">
      <w:pPr>
        <w:pStyle w:val="Heading4"/>
      </w:pPr>
      <w:r>
        <w:t>Plan creates millions of jobs across multiple sectors – the total will be over 35 million jobs – over 1 million jobs will be created immediately, that’s necessary to boost the economy – that’s Mason</w:t>
      </w:r>
    </w:p>
    <w:p w:rsidR="003729F0" w:rsidRDefault="003729F0" w:rsidP="003729F0">
      <w:pPr>
        <w:pStyle w:val="Heading4"/>
      </w:pPr>
      <w:r>
        <w:t>OCS job growth has a multiplier effect - Manufacturing and construction requirements have a spillover effect – plan boosts over $70 billion immediately and almost $200 billion a year – that’s Mason</w:t>
      </w:r>
    </w:p>
    <w:p w:rsidR="003729F0" w:rsidRDefault="003729F0" w:rsidP="003729F0">
      <w:pPr>
        <w:pStyle w:val="Heading3"/>
      </w:pPr>
      <w:r>
        <w:t>Econ ADV – Unemployment – A2 no impact</w:t>
      </w:r>
    </w:p>
    <w:p w:rsidR="003729F0" w:rsidRDefault="003729F0" w:rsidP="003729F0">
      <w:pPr>
        <w:pStyle w:val="Heading4"/>
      </w:pPr>
      <w:r>
        <w:t>High unemployment is a national crisis—this is the weakest recovery since the Great Depression. Low employment makes us uniquely vulnerable to economic shocks elsewhere—must boost drilling to solve—that’s Morici</w:t>
      </w:r>
    </w:p>
    <w:p w:rsidR="003729F0" w:rsidRPr="006E10FF" w:rsidRDefault="003729F0" w:rsidP="003729F0">
      <w:pPr>
        <w:pStyle w:val="Heading4"/>
      </w:pPr>
      <w:r w:rsidRPr="006E10FF">
        <w:t>Unemployment will destroy the recovery—it’s the worst since the Great Depression</w:t>
      </w:r>
    </w:p>
    <w:p w:rsidR="003729F0" w:rsidRPr="006E10FF" w:rsidRDefault="003729F0" w:rsidP="003729F0">
      <w:r w:rsidRPr="006E10FF">
        <w:rPr>
          <w:rStyle w:val="StyleStyleBold12pt"/>
        </w:rPr>
        <w:t>Wiseman 12</w:t>
      </w:r>
      <w:r w:rsidRPr="006E10FF">
        <w:t xml:space="preserve"> (Paul, 8/15/12, “Economic Recovery Is Weakest Since World War II” Real Clear Politics) http://www.realclearpolitics.com/articles/2012/08/15/economic_recovery_is_weakest_since_world_war_ii_115124.html</w:t>
      </w:r>
    </w:p>
    <w:p w:rsidR="003729F0" w:rsidRPr="006E10FF" w:rsidRDefault="003729F0" w:rsidP="003729F0"/>
    <w:p w:rsidR="003729F0" w:rsidRPr="006E10FF" w:rsidRDefault="003729F0" w:rsidP="003729F0">
      <w:pPr>
        <w:rPr>
          <w:sz w:val="16"/>
        </w:rPr>
      </w:pPr>
      <w:r w:rsidRPr="00B0372A">
        <w:rPr>
          <w:rStyle w:val="StyleBoldUnderline"/>
          <w:rFonts w:asciiTheme="minorHAnsi" w:hAnsiTheme="minorHAnsi"/>
        </w:rPr>
        <w:t>The economy shed a staggering 8.8 million jobs during</w:t>
      </w:r>
      <w:r w:rsidRPr="006E10FF">
        <w:rPr>
          <w:sz w:val="16"/>
        </w:rPr>
        <w:t xml:space="preserve"> and shortly after </w:t>
      </w:r>
      <w:r w:rsidRPr="00B0372A">
        <w:rPr>
          <w:rStyle w:val="StyleBoldUnderline"/>
          <w:rFonts w:asciiTheme="minorHAnsi" w:hAnsiTheme="minorHAnsi"/>
        </w:rPr>
        <w:t xml:space="preserve">the recession. </w:t>
      </w:r>
      <w:r w:rsidRPr="00B0372A">
        <w:rPr>
          <w:rStyle w:val="StyleBoldUnderline"/>
          <w:rFonts w:asciiTheme="minorHAnsi" w:hAnsiTheme="minorHAnsi"/>
          <w:highlight w:val="green"/>
        </w:rPr>
        <w:t>Since employment hit bottom, the economy has created just over 4 million jobs</w:t>
      </w:r>
      <w:r w:rsidRPr="00B0372A">
        <w:rPr>
          <w:rStyle w:val="StyleBoldUnderline"/>
          <w:rFonts w:asciiTheme="minorHAnsi" w:hAnsiTheme="minorHAnsi"/>
        </w:rPr>
        <w:t>.</w:t>
      </w:r>
      <w:r w:rsidRPr="006E10FF">
        <w:rPr>
          <w:sz w:val="16"/>
        </w:rPr>
        <w:t xml:space="preserve"> So the new hiring has replaced 46 percent of the lost jobs, by far </w:t>
      </w:r>
      <w:r w:rsidRPr="006E10FF">
        <w:rPr>
          <w:rStyle w:val="Emphasis"/>
          <w:highlight w:val="green"/>
        </w:rPr>
        <w:t>the worst performance since World War II</w:t>
      </w:r>
      <w:r w:rsidRPr="00B0372A">
        <w:rPr>
          <w:rStyle w:val="StyleBoldUnderline"/>
          <w:rFonts w:asciiTheme="minorHAnsi" w:hAnsiTheme="minorHAnsi"/>
          <w:highlight w:val="green"/>
        </w:rPr>
        <w:t>.</w:t>
      </w:r>
      <w:r w:rsidRPr="00B0372A">
        <w:rPr>
          <w:rStyle w:val="StyleBoldUnderline"/>
          <w:rFonts w:asciiTheme="minorHAnsi" w:hAnsiTheme="minorHAnsi"/>
        </w:rPr>
        <w:t xml:space="preserve"> </w:t>
      </w:r>
      <w:r w:rsidRPr="00B0372A">
        <w:rPr>
          <w:rStyle w:val="StyleBoldUnderline"/>
          <w:rFonts w:asciiTheme="minorHAnsi" w:hAnsiTheme="minorHAnsi"/>
          <w:highlight w:val="green"/>
        </w:rPr>
        <w:t>In</w:t>
      </w:r>
      <w:r w:rsidRPr="006E10FF">
        <w:rPr>
          <w:sz w:val="16"/>
        </w:rPr>
        <w:t xml:space="preserve"> the </w:t>
      </w:r>
      <w:r w:rsidRPr="00B0372A">
        <w:rPr>
          <w:rStyle w:val="StyleBoldUnderline"/>
          <w:rFonts w:asciiTheme="minorHAnsi" w:hAnsiTheme="minorHAnsi"/>
          <w:highlight w:val="green"/>
        </w:rPr>
        <w:t>previous</w:t>
      </w:r>
      <w:r w:rsidRPr="00B0372A">
        <w:rPr>
          <w:rStyle w:val="StyleBoldUnderline"/>
          <w:rFonts w:asciiTheme="minorHAnsi" w:hAnsiTheme="minorHAnsi"/>
        </w:rPr>
        <w:t xml:space="preserve"> </w:t>
      </w:r>
      <w:r w:rsidRPr="006E10FF">
        <w:rPr>
          <w:sz w:val="16"/>
        </w:rPr>
        <w:t xml:space="preserve">eight </w:t>
      </w:r>
      <w:r w:rsidRPr="00B0372A">
        <w:rPr>
          <w:rStyle w:val="StyleBoldUnderline"/>
          <w:rFonts w:asciiTheme="minorHAnsi" w:hAnsiTheme="minorHAnsi"/>
          <w:highlight w:val="green"/>
        </w:rPr>
        <w:t>recoveries, the economy had regained more than 350 percent of the jobs lost</w:t>
      </w:r>
      <w:r w:rsidRPr="00B0372A">
        <w:rPr>
          <w:rStyle w:val="StyleBoldUnderline"/>
          <w:rFonts w:asciiTheme="minorHAnsi" w:hAnsiTheme="minorHAnsi"/>
        </w:rPr>
        <w:t>, on average</w:t>
      </w:r>
      <w:r w:rsidRPr="006E10FF">
        <w:rPr>
          <w:sz w:val="16"/>
        </w:rPr>
        <w:t>.  During the 1981-82 recession, the U.S. lost 2.8 million jobs. In the three years and one month after that recession ended, the economy added 9.8 million — replacing the 2.8 million and adding 7 million more</w:t>
      </w:r>
      <w:r w:rsidRPr="006E10FF">
        <w:rPr>
          <w:sz w:val="16"/>
          <w:shd w:val="clear" w:color="auto" w:fill="00FF00"/>
        </w:rPr>
        <w:t xml:space="preserve">.  </w:t>
      </w:r>
      <w:r w:rsidRPr="00B0372A">
        <w:rPr>
          <w:rStyle w:val="StyleBoldUnderline"/>
          <w:rFonts w:asciiTheme="minorHAnsi" w:hAnsiTheme="minorHAnsi"/>
          <w:highlight w:val="green"/>
        </w:rPr>
        <w:t xml:space="preserve">Never before have so many Americans been unemployed for so long </w:t>
      </w:r>
      <w:r w:rsidRPr="00B0372A">
        <w:rPr>
          <w:rStyle w:val="StyleBoldUnderline"/>
          <w:rFonts w:asciiTheme="minorHAnsi" w:hAnsiTheme="minorHAnsi"/>
        </w:rPr>
        <w:t>three years into a recovery. Nearly 5.2 million have been out of work for six months or more</w:t>
      </w:r>
      <w:r w:rsidRPr="006E10FF">
        <w:rPr>
          <w:sz w:val="16"/>
        </w:rPr>
        <w:t xml:space="preserve">. The long-term unemployed account for 41 percent of the jobless; the highest mark in the other recoveries was 22 percent.  Gregory Mann, 58, lost his job as a real estate appraiser three years ago. "Basically, I am looking for anything," he says. He has applied to McDonald's, Target and Nordstrom's.  "Nothing, not even a rejection letter," he says.  His wife, a registered nurse, has lost two jobs in the interim — and just received an offer to work reviewing medical records near Atlanta.  "We are broke and nearly homeless," he says. "If this job for my wife hadn't come through, we would be out on the street come Sept. 1 or would have had to move in with relatives."  Federal Reserve Chairman Ben Bernanke has called long-term unemployment a "national crisis." </w:t>
      </w:r>
      <w:r w:rsidRPr="00B0372A">
        <w:rPr>
          <w:rStyle w:val="StyleBoldUnderline"/>
          <w:rFonts w:asciiTheme="minorHAnsi" w:hAnsiTheme="minorHAnsi"/>
          <w:highlight w:val="green"/>
        </w:rPr>
        <w:t>The longer people remain unemployed, the harder it is to find work</w:t>
      </w:r>
      <w:r w:rsidRPr="006E10FF">
        <w:rPr>
          <w:sz w:val="16"/>
        </w:rPr>
        <w:t xml:space="preserve">, Bernanke has said. Skills erode, and people lose contact with former colleagues who could help with the job search. </w:t>
      </w:r>
    </w:p>
    <w:p w:rsidR="000E14D1" w:rsidRDefault="000E14D1" w:rsidP="000E14D1">
      <w:pPr>
        <w:pStyle w:val="Heading3"/>
      </w:pPr>
      <w:r>
        <w:t xml:space="preserve">Econ ADV – trade deficit – 2ac o/v </w:t>
      </w:r>
    </w:p>
    <w:p w:rsidR="000E14D1" w:rsidRDefault="000E14D1" w:rsidP="000E14D1">
      <w:pPr>
        <w:pStyle w:val="Heading4"/>
      </w:pPr>
      <w:r>
        <w:t xml:space="preserve">America’s economy will never recover unless we can reverse the trade deficit—it’s the only way to provide fast-growth necessary to take us out of the recession—that’s Tonelson. Domestic drilling will reverse this trend because we won’t have to import oil—that’s Sanandaji. </w:t>
      </w:r>
    </w:p>
    <w:p w:rsidR="000E14D1" w:rsidRDefault="000E14D1" w:rsidP="000E14D1">
      <w:pPr>
        <w:pStyle w:val="Heading3"/>
        <w:rPr>
          <w:u w:color="000000"/>
        </w:rPr>
      </w:pPr>
      <w:r>
        <w:t xml:space="preserve">Econ ADV – trade deficit – </w:t>
      </w:r>
      <w:r>
        <w:rPr>
          <w:u w:color="000000"/>
        </w:rPr>
        <w:t>Drilling Solves</w:t>
      </w:r>
    </w:p>
    <w:p w:rsidR="000E14D1" w:rsidRPr="004357B8" w:rsidRDefault="000E14D1" w:rsidP="000E14D1">
      <w:pPr>
        <w:pStyle w:val="Heading4"/>
      </w:pPr>
      <w:r w:rsidRPr="004357B8">
        <w:t>Drilling is key to solve the trade deficit</w:t>
      </w:r>
    </w:p>
    <w:p w:rsidR="000E14D1" w:rsidRPr="004357B8" w:rsidRDefault="000E14D1" w:rsidP="000E14D1">
      <w:r w:rsidRPr="00E55DE4">
        <w:rPr>
          <w:rStyle w:val="StyleStyleBold12pt"/>
        </w:rPr>
        <w:t>May 10</w:t>
      </w:r>
      <w:r w:rsidRPr="004357B8">
        <w:t xml:space="preserve"> (Caroline, policy analyst at the National Center for Public Policy Research, November 2010, “Drilling as a Real Stimulus: Hundreds of Thousands of Jobs Could Be "Saved or Created" By Easing Restrictions on Domestic Energy Development”) http://www.nationalcenter.org/NPA615.html</w:t>
      </w:r>
    </w:p>
    <w:p w:rsidR="000E14D1" w:rsidRPr="004357B8" w:rsidRDefault="000E14D1" w:rsidP="000E14D1"/>
    <w:p w:rsidR="000E14D1" w:rsidRPr="004357B8" w:rsidRDefault="000E14D1" w:rsidP="000E14D1">
      <w:pPr>
        <w:rPr>
          <w:sz w:val="16"/>
        </w:rPr>
      </w:pPr>
      <w:r w:rsidRPr="004357B8">
        <w:rPr>
          <w:rStyle w:val="StyleBoldUnderline"/>
          <w:rFonts w:asciiTheme="minorHAnsi" w:hAnsiTheme="minorHAnsi"/>
        </w:rPr>
        <w:t>The best economic stimulus package is one that is free.   Hundreds of thousands of American jobs could be "saved or created" while slashing both the budget and trade deficit by simply easing restrictions on domestic energy development.</w:t>
      </w:r>
      <w:r w:rsidRPr="004357B8">
        <w:rPr>
          <w:sz w:val="16"/>
        </w:rPr>
        <w:t xml:space="preserve"> We don't need more alternative energy. What we need is more energy alternatives.   According to a Congressional Research Service (CRS) report released late last year</w:t>
      </w:r>
      <w:r w:rsidRPr="004357B8">
        <w:rPr>
          <w:rStyle w:val="StyleBoldUnderline"/>
          <w:rFonts w:asciiTheme="minorHAnsi" w:hAnsiTheme="minorHAnsi"/>
        </w:rPr>
        <w:t>, America has an ample supply of energy options</w:t>
      </w:r>
      <w:r w:rsidRPr="004357B8">
        <w:rPr>
          <w:sz w:val="16"/>
        </w:rPr>
        <w:t xml:space="preserve"> if we choose to take advantage of them.   Far from the previously assumed 21 billion barrels of oil, </w:t>
      </w:r>
      <w:r w:rsidRPr="004357B8">
        <w:rPr>
          <w:rStyle w:val="StyleBoldUnderline"/>
          <w:rFonts w:asciiTheme="minorHAnsi" w:hAnsiTheme="minorHAnsi"/>
        </w:rPr>
        <w:t>Americans are sitting on an estimated 167 billion barrels of recoverable oil</w:t>
      </w:r>
      <w:r w:rsidRPr="004357B8">
        <w:rPr>
          <w:sz w:val="16"/>
        </w:rPr>
        <w:t xml:space="preserve"> and 1,154 billion barrels of oil equivalent (in the form of accessible natural gas and coal).1  "America's combined recoverable natural gas, oil, and coal endowment is the largest on Earth,"2 said Senator James Inhofe (R-OK), ranking member of the Senate Environmental and Public Works Committee, and Senator Lisa Murkowski (R-AK), ranking member of the Senate Energy and Natural Resources Committee, in a joint statement.   Despite such potential wealth, the country has tapped into only 13% of these valuable resources, leaving the remaining 87% untouched.3  Liberals blocking retrieval of this energy envision a country fueled by green renewables. America is, however, decades away from large-scale green energy alternatives to carbon based fuels.4 Artificially limiting the country's current energy supplies and instead subsidizing unreliable and costly renewable technologies is no strategy for prosperity.  A report released in February 2010 by the National Association of Regulatory Utility Commissioners found that if current drilling bans remain in place, by the year 2030, the number of available jobs in "energy intensive industries" will decrease by nearly 13 million (an average reduction of .36% a year), the U.S. will suffer a cumulative GDP loss of $2.36 trillion (an average loss of .52% a year), and energy prices will increase by up to 17%.5  </w:t>
      </w:r>
      <w:r w:rsidRPr="004357B8">
        <w:rPr>
          <w:rStyle w:val="StyleBoldUnderline"/>
          <w:rFonts w:asciiTheme="minorHAnsi" w:hAnsiTheme="minorHAnsi"/>
        </w:rPr>
        <w:t>Easing restrictions on domestic development of natural energy resources would be an unqualified boon to the economy and cost taxpayers nothing.</w:t>
      </w:r>
      <w:r w:rsidRPr="004357B8">
        <w:rPr>
          <w:sz w:val="16"/>
        </w:rPr>
        <w:t xml:space="preserve">   According to a recent study by ICF International, </w:t>
      </w:r>
      <w:r w:rsidRPr="004357B8">
        <w:rPr>
          <w:rStyle w:val="StyleBoldUnderline"/>
          <w:rFonts w:asciiTheme="minorHAnsi" w:hAnsiTheme="minorHAnsi"/>
        </w:rPr>
        <w:t>the administration could create 160,000 new jobs, generate $1.7 trillion in tax revenue, and reduce America's dependence on rogue nations merely by allowing additional energy development in the Outer Continental Shelf, Arctic National Wildlife Refuge (ANWR) and the Rockies</w:t>
      </w:r>
      <w:r w:rsidRPr="004357B8">
        <w:rPr>
          <w:sz w:val="16"/>
        </w:rPr>
        <w:t xml:space="preserve">.6  That same study estimated that drilling in the Outer Continental Shelf would increase domestic oil production by 1 million barrels a day. Further, if new onshore areas were also opened, that number could double to 2 million barrels a day by the year 2030, a 36% increase in domestic crude oil production.7  Although President Obama recently unveiled a plan that he claims would open more of the Outer Continental Shelf to drilling, it would in reality do just the opposite. His plan called for canceling five drilling lease sales off the coast of Alaska that had been planned for 2011 and 2012. The plan also further delayed a Virginia lease sale that had been planned for next year.8  Further, according to Representative Doc Hastings (R-WA), ranking member of House the House Natural Resources Committee, the President's plan "explicitly locks up over 360 million acres, or 60 percent, of the OCS in the lower 48 for energy production."9  </w:t>
      </w:r>
      <w:r w:rsidRPr="004357B8">
        <w:rPr>
          <w:rStyle w:val="StyleBoldUnderline"/>
          <w:rFonts w:asciiTheme="minorHAnsi" w:hAnsiTheme="minorHAnsi"/>
        </w:rPr>
        <w:t>The United States is currently running a hefty trade deficit, totaling $380.7 billion last year.10 Petroleum imports are responsible much of this imbalance, consistently making up 50% of all the goods and services we import.11 The production of two million additional barrels per day – as ICF International estimates is possible – is equal to about one-fifth of the U.S.'s current oil imports.12,13  Allowing access to America's vast wealth of natural resources also would help end our dependence on terrorist-sponsoring nations for our energy needs</w:t>
      </w:r>
      <w:r w:rsidRPr="004357B8">
        <w:rPr>
          <w:sz w:val="16"/>
        </w:rPr>
        <w:t xml:space="preserve">. Senator Inhofe notes that the CRS's 167 billion barrel oil estimate "is the equivalent of replacing America's current imports from OPEC for more than 75 years… </w:t>
      </w:r>
      <w:r w:rsidRPr="004357B8">
        <w:rPr>
          <w:rStyle w:val="StyleBoldUnderline"/>
          <w:rFonts w:asciiTheme="minorHAnsi" w:hAnsiTheme="minorHAnsi"/>
        </w:rPr>
        <w:t>To remain competitive, we need access to this resource base, which will help fuel our economic recovery and create thousands of jobs</w:t>
      </w:r>
      <w:r w:rsidRPr="004357B8">
        <w:rPr>
          <w:sz w:val="16"/>
        </w:rPr>
        <w:t xml:space="preserve">."14  America is sitting on trillions of dollars in actual energy and wealth. It is woefully negligent for the Obama administration to prevent its use at a time when so many Americans are suffering under the weight of a poor economy. </w:t>
      </w:r>
    </w:p>
    <w:p w:rsidR="000E14D1" w:rsidRPr="004357B8" w:rsidRDefault="000E14D1" w:rsidP="000E14D1">
      <w:pPr>
        <w:pStyle w:val="Heading3"/>
      </w:pPr>
      <w:r>
        <w:t>Econ ADV – trade deficit – key economy</w:t>
      </w:r>
    </w:p>
    <w:p w:rsidR="000E14D1" w:rsidRPr="004357B8" w:rsidRDefault="000E14D1" w:rsidP="000E14D1">
      <w:pPr>
        <w:pStyle w:val="Heading4"/>
      </w:pPr>
      <w:r w:rsidRPr="004357B8">
        <w:t>Fixing the trade deficit is key to the economy—drilling is vital</w:t>
      </w:r>
    </w:p>
    <w:p w:rsidR="000E14D1" w:rsidRPr="004357B8" w:rsidRDefault="000E14D1" w:rsidP="000E14D1">
      <w:r w:rsidRPr="00E55DE4">
        <w:rPr>
          <w:rStyle w:val="StyleStyleBold12pt"/>
        </w:rPr>
        <w:t>Morici 11</w:t>
      </w:r>
      <w:r w:rsidRPr="004357B8">
        <w:t xml:space="preserve"> (Peter, professor at the Smith School of Business, University of Maryland School, and former Chief Economist at the U.S. International Trade Commission, 7/11/11, “Tackle the trade deficit to create jobs”) http://axcessnews.com/index.php/articles/show/id/21990</w:t>
      </w:r>
    </w:p>
    <w:p w:rsidR="000E14D1" w:rsidRPr="004357B8" w:rsidRDefault="000E14D1" w:rsidP="000E14D1"/>
    <w:p w:rsidR="000E14D1" w:rsidRPr="004357B8" w:rsidRDefault="000E14D1" w:rsidP="000E14D1">
      <w:pPr>
        <w:rPr>
          <w:sz w:val="16"/>
        </w:rPr>
      </w:pPr>
      <w:r w:rsidRPr="004357B8">
        <w:rPr>
          <w:sz w:val="16"/>
        </w:rPr>
        <w:t xml:space="preserve">(AXcess News) College Park, MD - Tuesday, the Commerce Department was expected to report the deficit on international trade in goods and services was $48.0 billion in June. </w:t>
      </w:r>
      <w:r w:rsidRPr="004357B8">
        <w:rPr>
          <w:rStyle w:val="StyleBoldUnderline"/>
          <w:rFonts w:asciiTheme="minorHAnsi" w:hAnsiTheme="minorHAnsi"/>
        </w:rPr>
        <w:t xml:space="preserve">The trade deficit is the </w:t>
      </w:r>
      <w:r w:rsidRPr="004E2E52">
        <w:rPr>
          <w:rStyle w:val="box"/>
        </w:rPr>
        <w:t>most significant barrier</w:t>
      </w:r>
      <w:r w:rsidRPr="004357B8">
        <w:rPr>
          <w:rStyle w:val="StyleBoldUnderline"/>
          <w:rFonts w:asciiTheme="minorHAnsi" w:hAnsiTheme="minorHAnsi"/>
        </w:rPr>
        <w:t xml:space="preserve"> to jobs creation and growth in the U.S. economy.</w:t>
      </w:r>
      <w:r w:rsidRPr="004357B8">
        <w:rPr>
          <w:sz w:val="16"/>
        </w:rPr>
        <w:t xml:space="preserve">   Simply, </w:t>
      </w:r>
      <w:r w:rsidRPr="004357B8">
        <w:rPr>
          <w:rStyle w:val="StyleBoldUnderline"/>
          <w:rFonts w:asciiTheme="minorHAnsi" w:hAnsiTheme="minorHAnsi"/>
        </w:rPr>
        <w:t>the U.S. economy suffers from too little demand for what Americans make, and every dollar that goes abroad to purchase oil or Chinese consumer goods that does not return to purchase exports is lost purchasing power that could be creating jobs. Halving the</w:t>
      </w:r>
      <w:r w:rsidRPr="004357B8">
        <w:rPr>
          <w:sz w:val="16"/>
        </w:rPr>
        <w:t xml:space="preserve"> nearly $600 billion annual </w:t>
      </w:r>
      <w:r w:rsidRPr="004357B8">
        <w:rPr>
          <w:rStyle w:val="StyleBoldUnderline"/>
          <w:rFonts w:asciiTheme="minorHAnsi" w:hAnsiTheme="minorHAnsi"/>
        </w:rPr>
        <w:t>trade deficit would create at least 5 million jobs.</w:t>
      </w:r>
      <w:r w:rsidRPr="004357B8">
        <w:rPr>
          <w:sz w:val="16"/>
        </w:rPr>
        <w:t xml:space="preserve">   Jobs Creation </w:t>
      </w:r>
      <w:r w:rsidRPr="004357B8">
        <w:rPr>
          <w:rStyle w:val="StyleBoldUnderline"/>
          <w:rFonts w:asciiTheme="minorHAnsi" w:hAnsiTheme="minorHAnsi"/>
        </w:rPr>
        <w:t>Oil and Chinese imports account for virtually the entire trade deficit. The failure of both</w:t>
      </w:r>
      <w:r w:rsidRPr="004357B8">
        <w:rPr>
          <w:sz w:val="16"/>
        </w:rPr>
        <w:t xml:space="preserve"> the </w:t>
      </w:r>
      <w:r w:rsidRPr="004357B8">
        <w:rPr>
          <w:rStyle w:val="StyleBoldUnderline"/>
          <w:rFonts w:asciiTheme="minorHAnsi" w:hAnsiTheme="minorHAnsi"/>
        </w:rPr>
        <w:t>Bush and Obama</w:t>
      </w:r>
      <w:r w:rsidRPr="004357B8">
        <w:rPr>
          <w:sz w:val="16"/>
        </w:rPr>
        <w:t xml:space="preserve"> Administrations </w:t>
      </w:r>
      <w:r w:rsidRPr="004357B8">
        <w:rPr>
          <w:rStyle w:val="StyleBoldUnderline"/>
          <w:rFonts w:asciiTheme="minorHAnsi" w:hAnsiTheme="minorHAnsi"/>
        </w:rPr>
        <w:t>to develop abundant domestic oil and gas resources</w:t>
      </w:r>
      <w:r w:rsidRPr="004357B8">
        <w:rPr>
          <w:sz w:val="16"/>
        </w:rPr>
        <w:t xml:space="preserve">, and address subsidized Chinese imports </w:t>
      </w:r>
      <w:r w:rsidRPr="004357B8">
        <w:rPr>
          <w:rStyle w:val="StyleBoldUnderline"/>
          <w:rFonts w:asciiTheme="minorHAnsi" w:hAnsiTheme="minorHAnsi"/>
        </w:rPr>
        <w:t>are major barriers to pulling down unemployment</w:t>
      </w:r>
      <w:r w:rsidRPr="004357B8">
        <w:rPr>
          <w:sz w:val="16"/>
        </w:rPr>
        <w:t xml:space="preserve"> to acceptable levels. The economy added only 117,000 jobs in June; whereas, 386,000 jobs must be added each month for the next 36 months to bring unemployment down to 6 percent. With federal and state government cutting payrolls, the private sector must add about 410,000 per month to accomplish this goal. </w:t>
      </w:r>
      <w:r w:rsidRPr="004357B8">
        <w:rPr>
          <w:rStyle w:val="StyleBoldUnderline"/>
          <w:rFonts w:asciiTheme="minorHAnsi" w:hAnsiTheme="minorHAnsi"/>
        </w:rPr>
        <w:t xml:space="preserve">Too many dollars spent by Americans go abroad to purchase Middle East oil and Chinese consumer goods that do not return to buy U.S. exports. This leaves U.S. businesses with too little demand to justify new investments and hiring, too many Americans jobless and wages stagnant, and state and municipal governments with chronic budget woes. </w:t>
      </w:r>
      <w:r w:rsidRPr="004357B8">
        <w:rPr>
          <w:sz w:val="16"/>
        </w:rPr>
        <w:t xml:space="preserve">Economic Growth </w:t>
      </w:r>
      <w:r w:rsidRPr="004357B8">
        <w:rPr>
          <w:rStyle w:val="StyleBoldUnderline"/>
          <w:rFonts w:asciiTheme="minorHAnsi" w:hAnsiTheme="minorHAnsi"/>
        </w:rPr>
        <w:t xml:space="preserve">The first half of 2011, GDP growth has averaged about 0.8 percent, well below the 3 percent needed just to keep up with productivity and labor force growth and keep unemployment from rising. </w:t>
      </w:r>
      <w:r w:rsidRPr="004357B8">
        <w:rPr>
          <w:sz w:val="16"/>
        </w:rPr>
        <w:t xml:space="preserve">In 2010, consumer spending, business technology and auto sales added strongly to demand and growth, and exports have done quite well. However in 2011, </w:t>
      </w:r>
      <w:r w:rsidRPr="004357B8">
        <w:rPr>
          <w:rStyle w:val="StyleBoldUnderline"/>
          <w:rFonts w:asciiTheme="minorHAnsi" w:hAnsiTheme="minorHAnsi"/>
        </w:rPr>
        <w:t>the soaring cost of imported oil</w:t>
      </w:r>
      <w:r w:rsidRPr="004357B8">
        <w:rPr>
          <w:sz w:val="16"/>
        </w:rPr>
        <w:t xml:space="preserve"> and subsidized Chinese manufactures </w:t>
      </w:r>
      <w:r w:rsidRPr="004357B8">
        <w:rPr>
          <w:rStyle w:val="StyleBoldUnderline"/>
          <w:rFonts w:asciiTheme="minorHAnsi" w:hAnsiTheme="minorHAnsi"/>
        </w:rPr>
        <w:t>into U.S. markets pushed up the trade deficit and offset those positive trends.  Now consumer pessimism is pushing down retail sales and home prices, and discouraging new home construction and business investment. Administration imposed regulatory limits on conventional oil and gas development are premised on false assumptions about the immediate potential of electric cars and alternative energy sources, such as solar panels and windmills. In combination, Administration energy policies are pushing up the cost of driving, making the United States even more dependent on imported oil and overseas creditors to pay for it, and impeding growth and jobs creation. Oil imports could be cut in half by boosting U.S. petroleum production by 4 million barrels a day</w:t>
      </w:r>
      <w:r w:rsidRPr="004357B8">
        <w:rPr>
          <w:sz w:val="16"/>
        </w:rPr>
        <w:t xml:space="preserve">, and cutting gasoline consumption by 10 percent through better use of conventional internal combustion engines and fleet use of natural gas in major cities. </w:t>
      </w:r>
    </w:p>
    <w:p w:rsidR="000E14D1" w:rsidRDefault="000E14D1" w:rsidP="000E14D1">
      <w:pPr>
        <w:pStyle w:val="Heading3"/>
      </w:pPr>
      <w:r>
        <w:t>Econ ADV – trade deficit – A2 can’t solve</w:t>
      </w:r>
    </w:p>
    <w:p w:rsidR="000E14D1" w:rsidRDefault="000E14D1" w:rsidP="000E14D1">
      <w:pPr>
        <w:pStyle w:val="Heading4"/>
      </w:pPr>
      <w:r>
        <w:t xml:space="preserve">Domestic drilling solves – oil imports make up half of the trade deficit —that’s Sanandaji. </w:t>
      </w:r>
    </w:p>
    <w:p w:rsidR="000E14D1" w:rsidRDefault="000E14D1" w:rsidP="000E14D1">
      <w:pPr>
        <w:pStyle w:val="Heading4"/>
      </w:pPr>
      <w:r>
        <w:t>We don’t have to end the trade deficit, but reducing it is the best way to promote growth because it keeps capital in the country – that’s Tonelson</w:t>
      </w:r>
    </w:p>
    <w:p w:rsidR="000E14D1" w:rsidRDefault="000E14D1" w:rsidP="000E14D1">
      <w:pPr>
        <w:pStyle w:val="Heading4"/>
        <w:tabs>
          <w:tab w:val="left" w:pos="7965"/>
        </w:tabs>
      </w:pPr>
      <w:r>
        <w:t>Specific evidence in the context of drilling – it’s sufficient to solve the impact of the trade deficit on the economy</w:t>
      </w:r>
    </w:p>
    <w:p w:rsidR="000E14D1" w:rsidRDefault="000E14D1" w:rsidP="000E14D1">
      <w:r w:rsidRPr="00E55DE4">
        <w:rPr>
          <w:rStyle w:val="StyleStyleBold12pt"/>
        </w:rPr>
        <w:t>Morici 11</w:t>
      </w:r>
      <w:r>
        <w:t xml:space="preserve"> (Peter, </w:t>
      </w:r>
      <w:r w:rsidRPr="004E2E52">
        <w:t>professor at the Smith School of Business, University of Maryland School, and former Chief Economist at the U.S. International Trade Commission</w:t>
      </w:r>
      <w:r>
        <w:t>, 7/11/11, “</w:t>
      </w:r>
      <w:r w:rsidRPr="004E2E52">
        <w:t>Tackle the trade deficit to create jobs</w:t>
      </w:r>
      <w:r>
        <w:t xml:space="preserve">”) </w:t>
      </w:r>
      <w:r w:rsidRPr="004E2E52">
        <w:t>http://axcessnews.com/index.php/articles/show/id/21990</w:t>
      </w:r>
    </w:p>
    <w:p w:rsidR="000E14D1" w:rsidRDefault="000E14D1" w:rsidP="000E14D1"/>
    <w:p w:rsidR="000E14D1" w:rsidRPr="004357B8" w:rsidRDefault="000E14D1" w:rsidP="000E14D1">
      <w:pPr>
        <w:rPr>
          <w:sz w:val="16"/>
        </w:rPr>
      </w:pPr>
      <w:r w:rsidRPr="004357B8">
        <w:rPr>
          <w:sz w:val="16"/>
        </w:rPr>
        <w:t xml:space="preserve">AXcess News) College Park, MD - Tuesday, the Commerce Department was expected to report the deficit on international trade in goods and services was $48.0 billion in June. </w:t>
      </w:r>
      <w:r w:rsidRPr="004357B8">
        <w:rPr>
          <w:rStyle w:val="StyleBoldUnderline"/>
          <w:rFonts w:asciiTheme="minorHAnsi" w:hAnsiTheme="minorHAnsi"/>
        </w:rPr>
        <w:t xml:space="preserve">The trade deficit is the </w:t>
      </w:r>
      <w:r w:rsidRPr="004357B8">
        <w:rPr>
          <w:rStyle w:val="Emphasis"/>
        </w:rPr>
        <w:t>most significant barrier</w:t>
      </w:r>
      <w:r w:rsidRPr="004357B8">
        <w:rPr>
          <w:rStyle w:val="StyleBoldUnderline"/>
          <w:rFonts w:asciiTheme="minorHAnsi" w:hAnsiTheme="minorHAnsi"/>
        </w:rPr>
        <w:t xml:space="preserve"> to jobs creation and growth in the U.S. economy.</w:t>
      </w:r>
      <w:r w:rsidRPr="004357B8">
        <w:rPr>
          <w:sz w:val="16"/>
        </w:rPr>
        <w:t xml:space="preserve">   Simply, </w:t>
      </w:r>
      <w:r w:rsidRPr="004357B8">
        <w:rPr>
          <w:rStyle w:val="StyleBoldUnderline"/>
          <w:rFonts w:asciiTheme="minorHAnsi" w:hAnsiTheme="minorHAnsi"/>
        </w:rPr>
        <w:t>the U.S. economy suffers from too little demand for what Americans make, and every dollar that goes abroad to purchase oil or Chinese consumer goods that does not return to purchase exports is lost purchasing power that could be creating jobs. Halving the</w:t>
      </w:r>
      <w:r w:rsidRPr="004357B8">
        <w:rPr>
          <w:sz w:val="16"/>
        </w:rPr>
        <w:t xml:space="preserve"> nearly $600 billion annual </w:t>
      </w:r>
      <w:r w:rsidRPr="004357B8">
        <w:rPr>
          <w:rStyle w:val="StyleBoldUnderline"/>
          <w:rFonts w:asciiTheme="minorHAnsi" w:hAnsiTheme="minorHAnsi"/>
        </w:rPr>
        <w:t>trade deficit would create at least 5 million jobs.</w:t>
      </w:r>
      <w:r w:rsidRPr="004357B8">
        <w:rPr>
          <w:sz w:val="16"/>
        </w:rPr>
        <w:t xml:space="preserve">   Jobs Creation </w:t>
      </w:r>
      <w:r w:rsidRPr="004357B8">
        <w:rPr>
          <w:rStyle w:val="StyleBoldUnderline"/>
          <w:rFonts w:asciiTheme="minorHAnsi" w:hAnsiTheme="minorHAnsi"/>
        </w:rPr>
        <w:t>Oil and Chinese imports account for virtually the entire trade deficit. The failure of both</w:t>
      </w:r>
      <w:r w:rsidRPr="004357B8">
        <w:rPr>
          <w:sz w:val="16"/>
        </w:rPr>
        <w:t xml:space="preserve"> the </w:t>
      </w:r>
      <w:r w:rsidRPr="004357B8">
        <w:rPr>
          <w:rStyle w:val="StyleBoldUnderline"/>
          <w:rFonts w:asciiTheme="minorHAnsi" w:hAnsiTheme="minorHAnsi"/>
        </w:rPr>
        <w:t>Bush and Obama</w:t>
      </w:r>
      <w:r w:rsidRPr="004357B8">
        <w:rPr>
          <w:sz w:val="16"/>
        </w:rPr>
        <w:t xml:space="preserve"> Administrations </w:t>
      </w:r>
      <w:r w:rsidRPr="004357B8">
        <w:rPr>
          <w:rStyle w:val="StyleBoldUnderline"/>
          <w:rFonts w:asciiTheme="minorHAnsi" w:hAnsiTheme="minorHAnsi"/>
        </w:rPr>
        <w:t>to develop abundant domestic oil and gas resources</w:t>
      </w:r>
      <w:r w:rsidRPr="004357B8">
        <w:rPr>
          <w:sz w:val="16"/>
        </w:rPr>
        <w:t xml:space="preserve">, and address subsidized Chinese imports </w:t>
      </w:r>
      <w:r w:rsidRPr="004357B8">
        <w:rPr>
          <w:rStyle w:val="StyleBoldUnderline"/>
          <w:rFonts w:asciiTheme="minorHAnsi" w:hAnsiTheme="minorHAnsi"/>
        </w:rPr>
        <w:t>are major barriers to pulling down unemployment</w:t>
      </w:r>
      <w:r w:rsidRPr="004357B8">
        <w:rPr>
          <w:sz w:val="16"/>
        </w:rPr>
        <w:t xml:space="preserve"> to acceptable levels. The economy added only 117,000 jobs in June; whereas, 386,000 jobs must be added each month for the next 36 months to bring unemployment down to 6 percent. With federal and state government cutting payrolls, the private sector must add about 410,000 per month to accomplish this goal. </w:t>
      </w:r>
      <w:r w:rsidRPr="004357B8">
        <w:rPr>
          <w:rStyle w:val="StyleBoldUnderline"/>
          <w:rFonts w:asciiTheme="minorHAnsi" w:hAnsiTheme="minorHAnsi"/>
        </w:rPr>
        <w:t xml:space="preserve">Too many dollars spent by Americans go abroad to purchase Middle East oil and Chinese consumer goods that do not return to buy U.S. exports. This leaves U.S. businesses with too little demand to justify new investments and hiring, too many Americans jobless and wages stagnant, and state and municipal governments with chronic budget woes. </w:t>
      </w:r>
      <w:r w:rsidRPr="004357B8">
        <w:rPr>
          <w:sz w:val="16"/>
        </w:rPr>
        <w:t xml:space="preserve">Economic Growth </w:t>
      </w:r>
      <w:r w:rsidRPr="004357B8">
        <w:rPr>
          <w:rStyle w:val="StyleBoldUnderline"/>
          <w:rFonts w:asciiTheme="minorHAnsi" w:hAnsiTheme="minorHAnsi"/>
        </w:rPr>
        <w:t xml:space="preserve">The first half of 2011, GDP growth has averaged about 0.8 percent, well below the 3 percent needed just to keep up with productivity and labor force growth and keep unemployment from rising. </w:t>
      </w:r>
      <w:r w:rsidRPr="004357B8">
        <w:rPr>
          <w:sz w:val="16"/>
        </w:rPr>
        <w:t xml:space="preserve">In 2010, consumer spending, business technology and auto sales added strongly to demand and growth, and exports have done quite well. However in 2011, </w:t>
      </w:r>
      <w:r w:rsidRPr="004357B8">
        <w:rPr>
          <w:rStyle w:val="StyleBoldUnderline"/>
          <w:rFonts w:asciiTheme="minorHAnsi" w:hAnsiTheme="minorHAnsi"/>
        </w:rPr>
        <w:t>the soaring cost of imported oil</w:t>
      </w:r>
      <w:r w:rsidRPr="004357B8">
        <w:rPr>
          <w:sz w:val="16"/>
        </w:rPr>
        <w:t xml:space="preserve"> and subsidized Chinese manufactures </w:t>
      </w:r>
      <w:r w:rsidRPr="004357B8">
        <w:rPr>
          <w:rStyle w:val="StyleBoldUnderline"/>
          <w:rFonts w:asciiTheme="minorHAnsi" w:hAnsiTheme="minorHAnsi"/>
        </w:rPr>
        <w:t>into U.S. markets pushed up the trade deficit and offset those positive trends.  Now consumer pessimism is pushing down retail sales and home prices, and discouraging new home construction and business investment. Administration imposed regulatory limits on conventional oil and gas development are premised on false assumptions about the immediate potential of electric cars and alternative energy sources, such as solar panels and windmills. In combination, Administration energy policies are pushing up the cost of driving, making the United States even more dependent on imported oil and overseas creditors to pay for it, and impeding growth and jobs creation. Oil imports could be cut in half by boosting U.S. petroleum production by 4 million barrels a day</w:t>
      </w:r>
      <w:r w:rsidRPr="004357B8">
        <w:rPr>
          <w:sz w:val="16"/>
        </w:rPr>
        <w:t xml:space="preserve">, and cutting gasoline consumption by 10 percent through better use of conventional internal combustion engines and fleet use of natural gas in major cities. </w:t>
      </w:r>
    </w:p>
    <w:p w:rsidR="000E14D1" w:rsidRDefault="000E14D1" w:rsidP="000E14D1">
      <w:pPr>
        <w:pStyle w:val="Heading3"/>
      </w:pPr>
      <w:r>
        <w:t>Econ ADV – trade deficit – A2 no impact</w:t>
      </w:r>
    </w:p>
    <w:p w:rsidR="000E14D1" w:rsidRDefault="000E14D1" w:rsidP="000E14D1">
      <w:pPr>
        <w:pStyle w:val="Heading4"/>
      </w:pPr>
      <w:r>
        <w:t xml:space="preserve">America’s economy will never recover unless we can reverse the trade deficit—it’s the only way to provide fast-growth necessary to take us out of the recession—that’s Tonelson. </w:t>
      </w:r>
    </w:p>
    <w:p w:rsidR="000E14D1" w:rsidRPr="004357B8" w:rsidRDefault="000E14D1" w:rsidP="000E14D1">
      <w:pPr>
        <w:pStyle w:val="Heading3"/>
      </w:pPr>
      <w:r>
        <w:t>Econ ADV – trade deficit – A2 decoupling</w:t>
      </w:r>
    </w:p>
    <w:p w:rsidR="000E14D1" w:rsidRPr="004357B8" w:rsidRDefault="000E14D1" w:rsidP="000E14D1">
      <w:pPr>
        <w:pStyle w:val="Heading4"/>
      </w:pPr>
      <w:r w:rsidRPr="004357B8">
        <w:t>No decoupling</w:t>
      </w:r>
    </w:p>
    <w:p w:rsidR="000E14D1" w:rsidRPr="004357B8" w:rsidRDefault="000E14D1" w:rsidP="000E14D1">
      <w:r w:rsidRPr="004357B8">
        <w:t xml:space="preserve">Clyde </w:t>
      </w:r>
      <w:r w:rsidRPr="00E55DE4">
        <w:rPr>
          <w:rStyle w:val="StyleStyleBold12pt"/>
        </w:rPr>
        <w:t>Prestowitz 2012</w:t>
      </w:r>
      <w:r w:rsidRPr="004357B8">
        <w:t xml:space="preserve"> President, Economic Strategy Institute, "The End of Decoupling," FOREIGN POLICY, 7--19--12, http://prestowitz.foreignpolicy.com/posts/2012/07/19/the_end_of_decoupling</w:t>
      </w:r>
    </w:p>
    <w:p w:rsidR="000E14D1" w:rsidRPr="004357B8" w:rsidRDefault="000E14D1" w:rsidP="000E14D1"/>
    <w:p w:rsidR="000E14D1" w:rsidRPr="004357B8" w:rsidRDefault="000E14D1" w:rsidP="000E14D1">
      <w:pPr>
        <w:rPr>
          <w:sz w:val="16"/>
        </w:rPr>
      </w:pPr>
      <w:r w:rsidRPr="004357B8">
        <w:rPr>
          <w:sz w:val="16"/>
        </w:rPr>
        <w:t xml:space="preserve">For the past week, I've been participating in conferences in Singapore, Nanning, and Hong Kong on the future of China and the Asian economies in which I have been subjected to endless repetition of a mantra. Speaker after speaker has risen to declare that China is her or her country's largest trading partner. Left unspoken but understood by all is the fact that just a few years ago the largest trading partner of all these countries was either the United States or the EU. So the clear understanding is that China has displaced America and Europe as the main customer and engine of growth. The declaration is often made with a certain air of excitement, almost as if many of the speakers can't quite believe what they are saying. And the truth is that they shouldn't. Even as we discussed these trade numbers at the Pan Beibu Gulf conference in Nanning, the </w:t>
      </w:r>
      <w:r w:rsidRPr="004357B8">
        <w:rPr>
          <w:rStyle w:val="StyleBoldUnderline"/>
          <w:rFonts w:asciiTheme="minorHAnsi" w:hAnsiTheme="minorHAnsi"/>
          <w:highlight w:val="green"/>
        </w:rPr>
        <w:t>Chinese</w:t>
      </w:r>
      <w:r w:rsidRPr="004357B8">
        <w:rPr>
          <w:sz w:val="16"/>
        </w:rPr>
        <w:t xml:space="preserve"> government released its latest </w:t>
      </w:r>
      <w:r w:rsidRPr="004357B8">
        <w:rPr>
          <w:rStyle w:val="StyleBoldUnderline"/>
          <w:rFonts w:asciiTheme="minorHAnsi" w:hAnsiTheme="minorHAnsi"/>
          <w:highlight w:val="green"/>
        </w:rPr>
        <w:t>growth figures show</w:t>
      </w:r>
      <w:r w:rsidRPr="004357B8">
        <w:rPr>
          <w:sz w:val="16"/>
        </w:rPr>
        <w:t xml:space="preserve">ing a </w:t>
      </w:r>
      <w:r w:rsidRPr="004357B8">
        <w:rPr>
          <w:rStyle w:val="StyleBoldUnderline"/>
          <w:rFonts w:asciiTheme="minorHAnsi" w:hAnsiTheme="minorHAnsi"/>
          <w:highlight w:val="green"/>
        </w:rPr>
        <w:t>dramatic slowdown</w:t>
      </w:r>
      <w:r w:rsidRPr="004357B8">
        <w:rPr>
          <w:sz w:val="16"/>
        </w:rPr>
        <w:t xml:space="preserve"> to 7.6 percent of GDP which was somewhat below the already lowered target. This slowdown is </w:t>
      </w:r>
      <w:r w:rsidRPr="004357B8">
        <w:rPr>
          <w:rStyle w:val="StyleBoldUnderline"/>
          <w:rFonts w:asciiTheme="minorHAnsi" w:hAnsiTheme="minorHAnsi"/>
          <w:highlight w:val="green"/>
        </w:rPr>
        <w:t>occurring in large part because China's exports are performing poorly in the face of th</w:t>
      </w:r>
      <w:r w:rsidRPr="004357B8">
        <w:rPr>
          <w:sz w:val="16"/>
        </w:rPr>
        <w:t xml:space="preserve">e Euro crisis and a relentlessly </w:t>
      </w:r>
      <w:r w:rsidRPr="004357B8">
        <w:rPr>
          <w:rStyle w:val="StyleBoldUnderline"/>
          <w:rFonts w:asciiTheme="minorHAnsi" w:hAnsiTheme="minorHAnsi"/>
          <w:highlight w:val="green"/>
        </w:rPr>
        <w:t>slowing U.S. economy</w:t>
      </w:r>
      <w:r w:rsidRPr="004357B8">
        <w:rPr>
          <w:sz w:val="16"/>
        </w:rPr>
        <w:t xml:space="preserve">. China's growth is also slowing because the enormous stimulus spending the country undertook to offset the impact of the recent Great Recession created its own inflationary and excess debt and capacity problems that Beijing has been trying to control by cutting  back on the stimulus. This is the subject of a second mantra which is that China is rebalancing by shifting away from investment and export led growth to domestic consumption led growth. So the hope has been that structural reform will make China a major end consumer and that consumption led growth will take up the slack of relatively declining export led growth. Well, none of it is happening. Or, at least, it's not happening fast enough. The truth is that China is only the largest trading partner of many Asian countries in the sense that they ship goods to China. But </w:t>
      </w:r>
      <w:r w:rsidRPr="004357B8">
        <w:rPr>
          <w:rStyle w:val="StyleBoldUnderline"/>
          <w:rFonts w:asciiTheme="minorHAnsi" w:hAnsiTheme="minorHAnsi"/>
          <w:highlight w:val="green"/>
        </w:rPr>
        <w:t>China is merely a stop on the supply chain that eventually ends in the United States o</w:t>
      </w:r>
      <w:r w:rsidRPr="004357B8">
        <w:rPr>
          <w:sz w:val="16"/>
        </w:rPr>
        <w:t xml:space="preserve">r Europe or, sometimes, in Japan. It is not usually the end customer unless the goods being shipped are raw materials, oil, and agricultural commodities. Most of what is happening is the shipment of parts and components from an Asian country  to China where they are assembled into final products and then shipped on to the final U.S. and European customers. The weaknesses of the whole global system are now becoming excruciatingly apparent. China has been urged by the G-20 and has committed to rebalancing and focusing on domestic consumption led growth. But consumption accounts for only 35 percent of China's GDP and is not large enough to be an engine of growth in the short term. As growth has slowed dramatically, Chinese officials are talking more and more of another round of investment and infra-structure stimulus. Understandable as a short run measure, this only threatens to exacerbate the longer run problems. Moreover, another round is unlikely to be as effective as the first round was because of the unresolved distortions remaining from that effort. In any case, reform looks like it will not happen quickly if at all. Further, China has backed away from allowing the yuan to strengthen and has put renewed effort behind exports, but the crisis in Europe and the </w:t>
      </w:r>
      <w:r w:rsidRPr="004357B8">
        <w:rPr>
          <w:rStyle w:val="StyleBoldUnderline"/>
          <w:rFonts w:asciiTheme="minorHAnsi" w:hAnsiTheme="minorHAnsi"/>
          <w:highlight w:val="green"/>
        </w:rPr>
        <w:t>slowing of the U.S. economy are having a huge negative impact and belying all the happy talk of decoupling</w:t>
      </w:r>
      <w:r w:rsidRPr="004357B8">
        <w:rPr>
          <w:sz w:val="16"/>
        </w:rPr>
        <w:t xml:space="preserve">. Meanwhile, Europe seems determined to commit suicide by austerity and the death of a thousand all night Brussels summits. The Euro-zone needs some kind of growth agreement to complement the new fiscal pact as well as a banking union and some degree of common debt sharing through Eurobonds. But all this is unlikely, and certainly unlikely in the required time frame in the face of German opposition. The U.S. situation is objectively the least dire in that its enormous trade deficit gives it the potential to grow by importing relatively less and producing and exporting relatively more. But no serious effort is being made in this direction, and political gridlock and the looming debt cliff are likely to continue to erode confidence and U.S. growth prospects. The consequences of all this are that there is not going to be a global growth engine in the foreseeable future. </w:t>
      </w:r>
      <w:r w:rsidRPr="004357B8">
        <w:rPr>
          <w:rStyle w:val="StyleBoldUnderline"/>
          <w:rFonts w:asciiTheme="minorHAnsi" w:hAnsiTheme="minorHAnsi"/>
          <w:highlight w:val="green"/>
        </w:rPr>
        <w:t>China is not likely to rebalance by making the shift from investment and export led growth to consumption led growth</w:t>
      </w:r>
      <w:r w:rsidRPr="004357B8">
        <w:rPr>
          <w:sz w:val="16"/>
        </w:rPr>
        <w:t xml:space="preserve">, and the collapse of the euro and break-up of the EU is becoming a reasonable bet. Aside from that, everything's okay. Have a good day. </w:t>
      </w:r>
    </w:p>
    <w:p w:rsidR="000E14D1" w:rsidRPr="004357B8" w:rsidRDefault="000E14D1" w:rsidP="000E14D1">
      <w:pPr>
        <w:pStyle w:val="Heading3"/>
      </w:pPr>
      <w:r>
        <w:t>Econ ADV – trade deficit – A2 dutch d</w:t>
      </w:r>
      <w:r w:rsidRPr="004357B8">
        <w:t>isease</w:t>
      </w:r>
    </w:p>
    <w:p w:rsidR="000E14D1" w:rsidRPr="004357B8" w:rsidRDefault="000E14D1" w:rsidP="000E14D1">
      <w:pPr>
        <w:pStyle w:val="Heading4"/>
      </w:pPr>
      <w:r w:rsidRPr="004357B8">
        <w:t>Revenue solves Dutch disease—and no commodity dependence</w:t>
      </w:r>
    </w:p>
    <w:p w:rsidR="000E14D1" w:rsidRPr="004357B8" w:rsidRDefault="000E14D1" w:rsidP="000E14D1">
      <w:r w:rsidRPr="00E55DE4">
        <w:rPr>
          <w:rStyle w:val="StyleStyleBold12pt"/>
        </w:rPr>
        <w:t>Holland 12</w:t>
      </w:r>
      <w:r w:rsidRPr="004357B8">
        <w:t xml:space="preserve"> (Andrew, senior fellow at the American Security Project, 6/7/12, “Will Dutch Disease Follow the American Energy Boom?” American Security Project) http://americansecurityproject.org/blog/2012/will-dutch-disease-follow-the-american-energy-boom/</w:t>
      </w:r>
    </w:p>
    <w:p w:rsidR="000E14D1" w:rsidRPr="004357B8" w:rsidRDefault="000E14D1" w:rsidP="000E14D1"/>
    <w:p w:rsidR="000E14D1" w:rsidRPr="004357B8" w:rsidRDefault="000E14D1" w:rsidP="000E14D1">
      <w:pPr>
        <w:rPr>
          <w:sz w:val="16"/>
        </w:rPr>
      </w:pPr>
      <w:r w:rsidRPr="004357B8">
        <w:rPr>
          <w:rStyle w:val="StyleBoldUnderline"/>
          <w:rFonts w:asciiTheme="minorHAnsi" w:hAnsiTheme="minorHAnsi"/>
        </w:rPr>
        <w:t>Another strategy for avoiding the disease is to increase national savings across the economy — and the best way for government to do that is to run a budget surplus</w:t>
      </w:r>
      <w:r w:rsidRPr="004357B8">
        <w:rPr>
          <w:sz w:val="16"/>
        </w:rPr>
        <w:t xml:space="preserve">. Looking to our deficit projections, I would say that a surplus looks very unlikely, but </w:t>
      </w:r>
      <w:r w:rsidRPr="004357B8">
        <w:rPr>
          <w:rStyle w:val="StyleBoldUnderline"/>
          <w:rFonts w:asciiTheme="minorHAnsi" w:hAnsiTheme="minorHAnsi"/>
        </w:rPr>
        <w:t>increased revenue</w:t>
      </w:r>
      <w:r w:rsidRPr="004357B8">
        <w:rPr>
          <w:sz w:val="16"/>
        </w:rPr>
        <w:t xml:space="preserve"> from commodity production — whether taxes or royalties — </w:t>
      </w:r>
      <w:r w:rsidRPr="004357B8">
        <w:rPr>
          <w:rStyle w:val="StyleBoldUnderline"/>
          <w:rFonts w:asciiTheme="minorHAnsi" w:hAnsiTheme="minorHAnsi"/>
        </w:rPr>
        <w:t>can</w:t>
      </w:r>
      <w:r w:rsidRPr="004357B8">
        <w:rPr>
          <w:sz w:val="16"/>
        </w:rPr>
        <w:t xml:space="preserve"> (and should) </w:t>
      </w:r>
      <w:r w:rsidRPr="004357B8">
        <w:rPr>
          <w:rStyle w:val="StyleBoldUnderline"/>
          <w:rFonts w:asciiTheme="minorHAnsi" w:hAnsiTheme="minorHAnsi"/>
        </w:rPr>
        <w:t>be used to pay down America’s long term deficits.  Fortunately, the U.S. economy is big and diverse; we are unlikely to become completely dependent upon commodities exports.</w:t>
      </w:r>
      <w:r w:rsidRPr="004357B8">
        <w:rPr>
          <w:sz w:val="16"/>
        </w:rPr>
        <w:t xml:space="preserve">  And, fortunately for me, an appreciating dollar would be good for me: allowing me to drink more French wine and travel more frequently. Whether it is a good thing for a slowly recovering U.S. economy and manufacturing sector is another question. As the U.S. prepares export terminals for natural gas and continues to enjoy its boom in energy production, is there anything else that the government should do to alleviate or avoid a currency appreciation that harms manufacturing? </w:t>
      </w:r>
    </w:p>
    <w:p w:rsidR="000E14D1" w:rsidRPr="004357B8" w:rsidRDefault="000E14D1" w:rsidP="000E14D1">
      <w:pPr>
        <w:pStyle w:val="Heading4"/>
      </w:pPr>
      <w:r w:rsidRPr="004357B8">
        <w:t>No impact to Dutch disease—multiple reasons</w:t>
      </w:r>
    </w:p>
    <w:p w:rsidR="000E14D1" w:rsidRPr="004357B8" w:rsidRDefault="000E14D1" w:rsidP="000E14D1">
      <w:r w:rsidRPr="00E55DE4">
        <w:rPr>
          <w:rStyle w:val="StyleStyleBold12pt"/>
        </w:rPr>
        <w:t>Carney 12</w:t>
      </w:r>
      <w:r w:rsidRPr="004357B8">
        <w:t xml:space="preserve"> (Mark, governor of the Bank of Canada, 9/7/12, “Dutch Disease” Bank of Canada) http://www.bankofcanada.ca/2012/09/speeches/dutch-disease/</w:t>
      </w:r>
    </w:p>
    <w:p w:rsidR="000E14D1" w:rsidRPr="004357B8" w:rsidRDefault="000E14D1" w:rsidP="000E14D1"/>
    <w:p w:rsidR="000E14D1" w:rsidRPr="004357B8" w:rsidRDefault="000E14D1" w:rsidP="000E14D1">
      <w:pPr>
        <w:rPr>
          <w:sz w:val="16"/>
        </w:rPr>
      </w:pPr>
      <w:r w:rsidRPr="004357B8">
        <w:rPr>
          <w:sz w:val="16"/>
        </w:rPr>
        <w:t xml:space="preserve">Why We Expect Commodity Prices to Remain Elevated  Given the strains on global growth, commodity prices have fallen 13 per cent since their peak in April of last year and can be expected to remain volatile.  Nonetheless, prices are still about 25 per cent above their longer-term averages in real terms.  In fact, real prices for energy and metals have been well above their long-term averages for more than 7 years, and real food prices are now at their highest level in 35 years (Chart 2).  </w:t>
      </w:r>
      <w:r w:rsidRPr="004357B8">
        <w:rPr>
          <w:rStyle w:val="StyleBoldUnderline"/>
          <w:rFonts w:asciiTheme="minorHAnsi" w:hAnsiTheme="minorHAnsi"/>
        </w:rPr>
        <w:t>Throughout the current, decade-long boom, the scale of price increases has been higher, and the range of affected commodities broader, than in previous upturns.</w:t>
      </w:r>
      <w:r w:rsidRPr="004357B8">
        <w:rPr>
          <w:sz w:val="16"/>
        </w:rPr>
        <w:t xml:space="preserve"> Since 2002, prices for metals and grains have more than doubled, while crude oil prices almost quadrupled.  The question is whether such strength will persist.  The Bank’s view is that </w:t>
      </w:r>
      <w:r w:rsidRPr="004357B8">
        <w:rPr>
          <w:rStyle w:val="StyleBoldUnderline"/>
          <w:rFonts w:asciiTheme="minorHAnsi" w:hAnsiTheme="minorHAnsi"/>
        </w:rPr>
        <w:t>a large, sustained increase in demand is the primary driver of elevated prices.</w:t>
      </w:r>
      <w:r w:rsidRPr="004357B8">
        <w:rPr>
          <w:sz w:val="16"/>
        </w:rPr>
        <w:t xml:space="preserve"> The breadth and durability of the commodity rally underscore this conclusion.  Rapid urbanisation underpins this growth. Since 1990, the number of people living in cities in China and India has risen by roughly 500 million, the equivalent of housing the entire population of Canada every 18 months (Chart 3). </w:t>
      </w:r>
      <w:r w:rsidRPr="004357B8">
        <w:rPr>
          <w:rStyle w:val="StyleBoldUnderline"/>
          <w:rFonts w:asciiTheme="minorHAnsi" w:hAnsiTheme="minorHAnsi"/>
        </w:rPr>
        <w:t>Despite the current, sharp cyclical slowdowns in China and India, this secular process can be expected to continue for decades.  So, even though history teaches that all booms are finite, with convergence to Western levels of consumption still a long way off, the demand for commodities can be expected to remain robust and prices elevated.</w:t>
      </w:r>
      <w:r w:rsidRPr="004357B8">
        <w:rPr>
          <w:sz w:val="16"/>
        </w:rPr>
        <w:t xml:space="preserve">  In Canada, the impact of rising commodity prices has been reinforced by strong growth in the supply of some commodities. Oil is now our most important commodity by value (Chart 4), with its share rising over the past 15 years from 18 per cent to 46 per cent of total Canadian commodity production.  The Declining Importance of Manufacturing  </w:t>
      </w:r>
      <w:r w:rsidRPr="004357B8">
        <w:rPr>
          <w:rStyle w:val="StyleBoldUnderline"/>
          <w:rFonts w:asciiTheme="minorHAnsi" w:hAnsiTheme="minorHAnsi"/>
        </w:rPr>
        <w:t>Coinciding with this period of elevated commodity prices, the share of the manufacturing sector in Canadian GDP has declined since the turn of the century from 18 per cent to around 11 per cent.  For the promoters of Dutch Disease, this is the “a-ha” fact, with the coincidental relationship described as causal</w:t>
      </w:r>
      <w:r w:rsidRPr="004357B8">
        <w:rPr>
          <w:sz w:val="16"/>
        </w:rPr>
        <w:t xml:space="preserve">. With a broader view, however, </w:t>
      </w:r>
      <w:r w:rsidRPr="004357B8">
        <w:rPr>
          <w:rStyle w:val="StyleBoldUnderline"/>
          <w:rFonts w:asciiTheme="minorHAnsi" w:hAnsiTheme="minorHAnsi"/>
        </w:rPr>
        <w:t>it is evident that the decline in manufacturing is only partially in response to the rising exchange rate and, in fact, is part of a broad, secular trend across the advanced world (Chart 5). Major forces of globalisation and technological change have dispersed manufacturing activity across borders, increasingly concentrating the highest value-added stages of production in advanced economies.</w:t>
      </w:r>
      <w:r w:rsidRPr="004357B8">
        <w:rPr>
          <w:sz w:val="16"/>
        </w:rPr>
        <w:t xml:space="preserve">  In 1970, Canada’s manufacturing-to-GDP ratio was 6 percentage points below the average of members of the Organisation for Economic Co-operation and Development (OECD). Today, it is 3 percentage points behind. Likewise, the share of jobs in manufacturing has declined, but not as steeply as it has in our commodity-importing neighbour to the south (Chart 6). Although the adjustment has been difficult, it has occurred over a longer period of time than the boom in commodity prices and, in general, </w:t>
      </w:r>
      <w:r w:rsidRPr="004357B8">
        <w:rPr>
          <w:rStyle w:val="StyleBoldUnderline"/>
          <w:rFonts w:asciiTheme="minorHAnsi" w:hAnsiTheme="minorHAnsi"/>
        </w:rPr>
        <w:t>Canada has not lost ground relative to other advanced economies</w:t>
      </w:r>
      <w:r w:rsidRPr="004357B8">
        <w:rPr>
          <w:sz w:val="16"/>
          <w:shd w:val="clear" w:color="auto" w:fill="00FF00"/>
        </w:rPr>
        <w:t>.</w:t>
      </w:r>
      <w:r w:rsidRPr="004357B8">
        <w:rPr>
          <w:sz w:val="16"/>
        </w:rPr>
        <w:t xml:space="preserve">  What Drives the Currency?  </w:t>
      </w:r>
      <w:r w:rsidRPr="004357B8">
        <w:rPr>
          <w:rStyle w:val="StyleBoldUnderline"/>
          <w:rFonts w:asciiTheme="minorHAnsi" w:hAnsiTheme="minorHAnsi"/>
        </w:rPr>
        <w:t>The coincident strength of commodity prices and the Canadian dollar in recent years has been treated by some as prima facie evidence of Dutch Disease</w:t>
      </w:r>
      <w:r w:rsidRPr="004357B8">
        <w:rPr>
          <w:sz w:val="16"/>
        </w:rPr>
        <w:t xml:space="preserve"> in Canada. </w:t>
      </w:r>
      <w:r w:rsidRPr="004357B8">
        <w:rPr>
          <w:rStyle w:val="StyleBoldUnderline"/>
          <w:rFonts w:asciiTheme="minorHAnsi" w:hAnsiTheme="minorHAnsi"/>
        </w:rPr>
        <w:t>But this diagnosis ignores the fact that the</w:t>
      </w:r>
      <w:r w:rsidRPr="004357B8">
        <w:rPr>
          <w:sz w:val="16"/>
        </w:rPr>
        <w:t xml:space="preserve"> Canadian </w:t>
      </w:r>
      <w:r w:rsidRPr="004357B8">
        <w:rPr>
          <w:rStyle w:val="StyleBoldUnderline"/>
          <w:rFonts w:asciiTheme="minorHAnsi" w:hAnsiTheme="minorHAnsi"/>
        </w:rPr>
        <w:t>dollar is influenced by a diverse set of factors.  Commodity prices do play a role</w:t>
      </w:r>
      <w:r w:rsidRPr="004357B8">
        <w:rPr>
          <w:sz w:val="16"/>
        </w:rPr>
        <w:t xml:space="preserve">. Canada is a net exporter of commodities while our main trading partner, the United States, is a net importer. This causes our respective terms of trade to move in opposite directions in response to commodity-price changes. As a result, the Canada-U.S. exchange rate tends to appreciate when global commodity prices rise (Chart 7).2  But this is just the beginning of the story, accounting for about one-half of the appreciation of our currency over the past decade. Other factors also play important roles.  Since 2002, the U.S. dollar has depreciated against many currencies, including those of both commodity exporters and importers. The Canadian dollar has appreciated against the U.S. dollar by an amount similar to that of the currencies of two major commodity importers, Japan and the euro area (Chart 8).  Overall, the Bank estimates that about 40 per cent of the appreciation of the Canadian dollar since 2002 is due to the multilateral depreciation of the U.S. dollar.  The balance of the appreciation reflects forces other than U.S.-dollar weakness and commodity prices. In particular, a variety of attributes make Canada an attractive investment destination, including our sound public finances, resilient financial system, and credible monetary policy.  These strengths limit the downside risk associated with Canadian assets, making Canada a rare safe haven in a risky world.  This status is reflected in the behaviour of Canadian 10-year yields, which tend to decline at the same time as risky assets such as global equity prices. This correlation suggests that money flows into Canadian bonds in response to increases in perceived risk. Indeed, by this measure, Canada’s safe-haven status is second only to the United States and the United Kingdom (Chart 9). This was not always the case. During the Great Moderation, this correlation was essentially zero (Chart 10).  How Commodity Revenues Affect Our Economy  The symptoms we are seeing are not those of Dutch Disease but rather of structural changes in the global economy to which Canada must adjust. Although these changes create pressure, their overall impact is positive.  Analysis using the Bank of Canada’s main projection model-the Terms-of-Trade Economic Model (ToTEM)-illustrates how different types of shocks to the supply and demand for commodities impact the Canadian economy.3  Regardless of the cause of a commodity-price increase, Canada’s improved terms of trade cause income, wealth and GDP to rise (Chart 11). In all cases, the Canadian dollar appreciates, but its adverse impact on our non-commodity exports is partially offset by the fact that a stronger currency reduces the cost of productivity-enhancing machinery and equipment and imported inputs to production.  Consider three different cases that cause energy prices to rise 20 per cent, or roughly the increase that occurred between mid-2010 and 2011.  When the source of the commodity-price increase is stronger U.S. demand,4 the impact on Canadian GDP is greatest: just over a 3 per cent increase after five years, equivalent to about $57 billion. This is because the improvement in Canada’s terms of trade is strongly reinforced by greater demand for our non-commodity exports. In fact, this additional demand more than offsets the competitiveness losses in manufacturing and services stemming from higher wages, higher resource prices and a stronger dollar.  This scenario is the commodity cycle as we used to know it. It is fast becoming a historical artefact.  When, as is now the case, stronger demand from emerging Asia is the cause of the rise in energy prices, the net increase in GDP is about 1 per cent after five years, or one-third of the impact of the U.S. demand shock. This more muted response is because Canada has relatively little direct exposure to these export markets. Therefore, there is less additional demand to offset the competitiveness effects.  Finally, an increase in commodity prices driven by a transitory reduction in commodity supply generates the smallest GDP benefits, about 0.2 per cent in the first year. In this case, the adverse impact of the appreciation is reinforced by the decline in economic activity in the rest of the world caused by the supply disruption.  The run-up in oil prices in the past few weeks is an example of a commodity shock that provides only marginal benefit to Canada.  In all three cases, the impact of increased economic activity in Canada on underlying inflation is largely offset by an appreciation of our exchange rate. This helps limit the direct impact of higher commodity prices on the prices all Canadians pay for food, gas and other commodity-intensive goods.  When commodity prices increase, revenues from the resource sector spread through the Canadian economy via three channels: fiscal redistribution, especially by the federal government; personal wealth increases, through income and ownership of stock; and interprovincial trade.  It is important to recognise that, for almost all the provinces, </w:t>
      </w:r>
      <w:r w:rsidRPr="004357B8">
        <w:rPr>
          <w:rStyle w:val="StyleBoldUnderline"/>
          <w:rFonts w:asciiTheme="minorHAnsi" w:hAnsiTheme="minorHAnsi"/>
        </w:rPr>
        <w:t>trade inside Canada has grown fast enough to offset a significant portion of the declines in international trade.</w:t>
      </w:r>
      <w:r w:rsidRPr="004357B8">
        <w:rPr>
          <w:sz w:val="16"/>
        </w:rPr>
        <w:t xml:space="preserve"> Central Canada, for instance, suffered a real decline in international exports of $18 billion between 2002 and 2008, which was almost entirely offset by increases in interprovincial exports of $16 billion.  Some of this reflects increased sales to Western Canada from Central Canadian machinery makers, primary metal producers, and chemical companies.  </w:t>
      </w:r>
      <w:r w:rsidRPr="004357B8">
        <w:rPr>
          <w:rStyle w:val="StyleBoldUnderline"/>
          <w:rFonts w:asciiTheme="minorHAnsi" w:hAnsiTheme="minorHAnsi"/>
        </w:rPr>
        <w:t>Much of the gains in interprovincial trade volumes were in services rather than goods, which was where most of the declines in international exports occurred. Well-paid services, such as professional, mining, and financial services, play a significant role in increased trade</w:t>
      </w:r>
      <w:r w:rsidRPr="004357B8">
        <w:rPr>
          <w:sz w:val="16"/>
        </w:rPr>
        <w:t xml:space="preserve"> between Central Canada and Alberta (Charts 12 and 13). </w:t>
      </w:r>
    </w:p>
    <w:p w:rsidR="000E14D1" w:rsidRDefault="000E14D1" w:rsidP="000E14D1">
      <w:pPr>
        <w:pStyle w:val="Heading3"/>
      </w:pPr>
      <w:r>
        <w:t>Econ ADV – Volatility – 2ac o/v</w:t>
      </w:r>
    </w:p>
    <w:p w:rsidR="000E14D1" w:rsidRDefault="000E14D1" w:rsidP="000E14D1">
      <w:pPr>
        <w:pStyle w:val="Heading4"/>
      </w:pPr>
      <w:r w:rsidRPr="004357B8">
        <w:t>Domestic oil production can mitigate</w:t>
      </w:r>
      <w:r>
        <w:t xml:space="preserve"> the impact of price volatility – </w:t>
      </w:r>
      <w:r w:rsidRPr="004357B8">
        <w:t>since the rapid upward swings will result in profits for domestic industries, those markets can keep our economy aflo</w:t>
      </w:r>
      <w:r>
        <w:t xml:space="preserve">at even if other sectors suffer – </w:t>
      </w:r>
      <w:r w:rsidRPr="004357B8">
        <w:t xml:space="preserve">that’s Weidenmier. </w:t>
      </w:r>
    </w:p>
    <w:p w:rsidR="000E14D1" w:rsidRPr="004357B8" w:rsidRDefault="000E14D1" w:rsidP="000E14D1">
      <w:pPr>
        <w:pStyle w:val="Heading4"/>
      </w:pPr>
      <w:r w:rsidRPr="004357B8">
        <w:t>Absent a backup engine, price volatility will have a major impact on our economy—it messes with business planning and governmen</w:t>
      </w:r>
      <w:r>
        <w:t xml:space="preserve">t revenue projections – </w:t>
      </w:r>
      <w:r w:rsidRPr="004357B8">
        <w:t>t</w:t>
      </w:r>
      <w:r>
        <w:t>hat’s Conway</w:t>
      </w:r>
    </w:p>
    <w:p w:rsidR="00022F02" w:rsidRDefault="00022F02" w:rsidP="00022F02">
      <w:pPr>
        <w:pStyle w:val="Heading3"/>
      </w:pPr>
      <w:r>
        <w:t>Econ ADV</w:t>
      </w:r>
      <w:r w:rsidR="00740A1A">
        <w:t xml:space="preserve"> – V</w:t>
      </w:r>
      <w:r>
        <w:t>olatility</w:t>
      </w:r>
      <w:r w:rsidR="00740A1A">
        <w:t xml:space="preserve"> –</w:t>
      </w:r>
      <w:r w:rsidR="000E14D1">
        <w:t xml:space="preserve"> key economy</w:t>
      </w:r>
    </w:p>
    <w:p w:rsidR="00022F02" w:rsidRPr="00CD5D6A" w:rsidRDefault="00022F02" w:rsidP="00022F02">
      <w:pPr>
        <w:pStyle w:val="Heading4"/>
      </w:pPr>
      <w:r>
        <w:t xml:space="preserve">Volatility kills the economy – </w:t>
      </w:r>
      <w:r w:rsidRPr="00CD5D6A">
        <w:t>undermines long-term planning, investment</w:t>
      </w:r>
    </w:p>
    <w:p w:rsidR="00022F02" w:rsidRPr="00CD5D6A" w:rsidRDefault="00022F02" w:rsidP="00022F02">
      <w:r w:rsidRPr="00740A1A">
        <w:rPr>
          <w:rStyle w:val="StyleStyleBold12pt"/>
        </w:rPr>
        <w:t>Ward 09</w:t>
      </w:r>
      <w:r w:rsidRPr="00CD5D6A">
        <w:t xml:space="preserve"> (CNA Military Advisory Board, General Charles F. Ward, General, USAF (ret.), chair, POWERING AMERICA’S DEFENSE: ENERGY AND THE RISKS TO NATIONAL SECURITY, 5—09, p. 11-12.</w:t>
      </w:r>
    </w:p>
    <w:p w:rsidR="00022F02" w:rsidRPr="00CD5D6A" w:rsidRDefault="00022F02" w:rsidP="00022F02"/>
    <w:p w:rsidR="00022F02" w:rsidRPr="00B20110" w:rsidRDefault="00022F02" w:rsidP="00022F02">
      <w:pPr>
        <w:rPr>
          <w:color w:val="000000"/>
          <w:sz w:val="16"/>
        </w:rPr>
      </w:pPr>
      <w:r w:rsidRPr="00F5248C">
        <w:rPr>
          <w:rStyle w:val="StyleBoldUnderline"/>
          <w:highlight w:val="green"/>
        </w:rPr>
        <w:t xml:space="preserve">The volatile fossil fuel markets have a major impact on our </w:t>
      </w:r>
      <w:r w:rsidRPr="00F5248C">
        <w:rPr>
          <w:rStyle w:val="StyleBoldUnderline"/>
        </w:rPr>
        <w:t xml:space="preserve">national </w:t>
      </w:r>
      <w:r w:rsidRPr="00F5248C">
        <w:rPr>
          <w:rStyle w:val="StyleBoldUnderline"/>
          <w:highlight w:val="green"/>
        </w:rPr>
        <w:t>economy</w:t>
      </w:r>
      <w:r w:rsidRPr="00B20110">
        <w:rPr>
          <w:color w:val="000000"/>
          <w:sz w:val="16"/>
        </w:rPr>
        <w:t xml:space="preserve">, which in turn affects national security. </w:t>
      </w:r>
      <w:r w:rsidRPr="00F5248C">
        <w:rPr>
          <w:rStyle w:val="StyleBoldUnderline"/>
          <w:highlight w:val="green"/>
        </w:rPr>
        <w:t>Upward spikes in</w:t>
      </w:r>
      <w:r w:rsidRPr="00F5248C">
        <w:rPr>
          <w:rStyle w:val="StyleBoldUnderline"/>
        </w:rPr>
        <w:t xml:space="preserve"> energy </w:t>
      </w:r>
      <w:r w:rsidRPr="00F5248C">
        <w:rPr>
          <w:rStyle w:val="StyleBoldUnderline"/>
          <w:highlight w:val="green"/>
        </w:rPr>
        <w:t>prices</w:t>
      </w:r>
      <w:r w:rsidRPr="00F5248C">
        <w:rPr>
          <w:rStyle w:val="StyleBoldUnderline"/>
        </w:rPr>
        <w:t>—</w:t>
      </w:r>
      <w:r w:rsidRPr="00F5248C">
        <w:rPr>
          <w:rStyle w:val="StyleBoldUnderline"/>
          <w:highlight w:val="green"/>
        </w:rPr>
        <w:t>tied to the</w:t>
      </w:r>
      <w:r w:rsidRPr="00F5248C">
        <w:rPr>
          <w:rStyle w:val="StyleBoldUnderline"/>
        </w:rPr>
        <w:t xml:space="preserve"> wild swings now common in the </w:t>
      </w:r>
      <w:r w:rsidRPr="00F5248C">
        <w:rPr>
          <w:rStyle w:val="StyleBoldUnderline"/>
          <w:highlight w:val="green"/>
        </w:rPr>
        <w:t>world’s fossil fuel markets</w:t>
      </w:r>
      <w:r w:rsidRPr="00F5248C">
        <w:rPr>
          <w:rStyle w:val="StyleBoldUnderline"/>
        </w:rPr>
        <w:t>—</w:t>
      </w:r>
      <w:r w:rsidRPr="00F5248C">
        <w:rPr>
          <w:rStyle w:val="StyleBoldUnderline"/>
          <w:highlight w:val="green"/>
        </w:rPr>
        <w:t>constrict the economy</w:t>
      </w:r>
      <w:r w:rsidRPr="00F5248C">
        <w:rPr>
          <w:rStyle w:val="StyleBoldUnderline"/>
        </w:rPr>
        <w:t xml:space="preserve"> in the short-term, </w:t>
      </w:r>
      <w:r w:rsidRPr="00F5248C">
        <w:rPr>
          <w:rStyle w:val="StyleBoldUnderline"/>
          <w:highlight w:val="green"/>
        </w:rPr>
        <w:t>and undermine strategic planning</w:t>
      </w:r>
      <w:r w:rsidRPr="00F5248C">
        <w:rPr>
          <w:rStyle w:val="StyleBoldUnderline"/>
        </w:rPr>
        <w:t xml:space="preserve"> in the long-term. Volatility is not limited</w:t>
      </w:r>
      <w:r w:rsidRPr="00B20110">
        <w:rPr>
          <w:color w:val="000000"/>
          <w:sz w:val="16"/>
        </w:rPr>
        <w:t xml:space="preserve"> to the oil market: </w:t>
      </w:r>
      <w:r w:rsidRPr="00F5248C">
        <w:rPr>
          <w:rStyle w:val="StyleBoldUnderline"/>
          <w:highlight w:val="green"/>
        </w:rPr>
        <w:t>the nation’s economy is</w:t>
      </w:r>
      <w:r w:rsidRPr="00F5248C">
        <w:rPr>
          <w:rStyle w:val="StyleBoldUnderline"/>
        </w:rPr>
        <w:t xml:space="preserve"> </w:t>
      </w:r>
      <w:r w:rsidRPr="00B20110">
        <w:rPr>
          <w:color w:val="000000"/>
          <w:sz w:val="16"/>
        </w:rPr>
        <w:t xml:space="preserve">also </w:t>
      </w:r>
      <w:r w:rsidRPr="00F5248C">
        <w:rPr>
          <w:rStyle w:val="StyleBoldUnderline"/>
          <w:highlight w:val="green"/>
        </w:rPr>
        <w:t>wrenched</w:t>
      </w:r>
      <w:r w:rsidRPr="00F5248C">
        <w:rPr>
          <w:rStyle w:val="StyleBoldUnderline"/>
        </w:rPr>
        <w:t xml:space="preserve"> </w:t>
      </w:r>
      <w:r w:rsidRPr="00F5248C">
        <w:rPr>
          <w:rStyle w:val="StyleBoldUnderline"/>
          <w:highlight w:val="green"/>
        </w:rPr>
        <w:t>by the</w:t>
      </w:r>
      <w:r w:rsidRPr="00F5248C">
        <w:rPr>
          <w:rStyle w:val="StyleBoldUnderline"/>
        </w:rPr>
        <w:t xml:space="preserve"> increasingly sharp </w:t>
      </w:r>
      <w:r w:rsidRPr="00F5248C">
        <w:rPr>
          <w:rStyle w:val="StyleBoldUnderline"/>
          <w:highlight w:val="green"/>
        </w:rPr>
        <w:t>swings</w:t>
      </w:r>
      <w:r w:rsidRPr="00B20110">
        <w:rPr>
          <w:color w:val="000000"/>
          <w:sz w:val="16"/>
        </w:rPr>
        <w:t xml:space="preserve"> in price of natural gas and coal. This </w:t>
      </w:r>
      <w:r w:rsidRPr="00F5248C">
        <w:rPr>
          <w:rStyle w:val="StyleBoldUnderline"/>
          <w:highlight w:val="green"/>
        </w:rPr>
        <w:t>volatility wreaks havoc with government revenue projections</w:t>
      </w:r>
      <w:r w:rsidRPr="00F5248C">
        <w:rPr>
          <w:rStyle w:val="StyleBoldUnderline"/>
        </w:rPr>
        <w:t>, making</w:t>
      </w:r>
      <w:r w:rsidRPr="00B20110">
        <w:rPr>
          <w:color w:val="000000"/>
          <w:sz w:val="16"/>
        </w:rPr>
        <w:t xml:space="preserve"> the task of </w:t>
      </w:r>
      <w:r w:rsidRPr="00F5248C">
        <w:rPr>
          <w:rStyle w:val="StyleBoldUnderline"/>
        </w:rPr>
        <w:t>addressing strategic and systemic national security problems much more challenging</w:t>
      </w:r>
      <w:r w:rsidRPr="00B20110">
        <w:rPr>
          <w:color w:val="000000"/>
          <w:sz w:val="16"/>
        </w:rPr>
        <w:t xml:space="preserve">. </w:t>
      </w:r>
      <w:r w:rsidRPr="00F5248C">
        <w:rPr>
          <w:rStyle w:val="StyleBoldUnderline"/>
          <w:highlight w:val="green"/>
        </w:rPr>
        <w:t>It</w:t>
      </w:r>
      <w:r w:rsidRPr="00B20110">
        <w:rPr>
          <w:color w:val="000000"/>
          <w:sz w:val="16"/>
        </w:rPr>
        <w:t xml:space="preserve"> also </w:t>
      </w:r>
      <w:r w:rsidRPr="00F5248C">
        <w:rPr>
          <w:rStyle w:val="StyleBoldUnderline"/>
          <w:highlight w:val="green"/>
        </w:rPr>
        <w:t xml:space="preserve">makes it more difficult </w:t>
      </w:r>
      <w:r w:rsidRPr="00F5248C">
        <w:rPr>
          <w:rStyle w:val="StyleBoldUnderline"/>
        </w:rPr>
        <w:t>for companies</w:t>
      </w:r>
      <w:r w:rsidRPr="00F5248C">
        <w:rPr>
          <w:rStyle w:val="StyleBoldUnderline"/>
          <w:highlight w:val="green"/>
        </w:rPr>
        <w:t xml:space="preserve"> to commit to</w:t>
      </w:r>
      <w:r w:rsidRPr="00F5248C">
        <w:rPr>
          <w:rStyle w:val="StyleBoldUnderline"/>
        </w:rPr>
        <w:t xml:space="preserve"> the </w:t>
      </w:r>
      <w:r w:rsidRPr="00F5248C">
        <w:rPr>
          <w:rStyle w:val="StyleBoldUnderline"/>
          <w:highlight w:val="green"/>
        </w:rPr>
        <w:t>long-term investments</w:t>
      </w:r>
      <w:r w:rsidRPr="00F5248C">
        <w:rPr>
          <w:rStyle w:val="StyleBoldUnderline"/>
        </w:rPr>
        <w:t xml:space="preserve"> needed </w:t>
      </w:r>
      <w:r w:rsidRPr="00B20110">
        <w:rPr>
          <w:color w:val="000000"/>
          <w:sz w:val="16"/>
        </w:rPr>
        <w:t>to develop and deploy new energy technologies and upgrade major infrastructure.</w:t>
      </w:r>
    </w:p>
    <w:p w:rsidR="000E14D1" w:rsidRPr="004357B8" w:rsidRDefault="000E14D1" w:rsidP="000E14D1">
      <w:pPr>
        <w:pStyle w:val="Heading4"/>
      </w:pPr>
      <w:r w:rsidRPr="004357B8">
        <w:t>Price volatility hurts the economy</w:t>
      </w:r>
    </w:p>
    <w:p w:rsidR="000E14D1" w:rsidRPr="004357B8" w:rsidRDefault="000E14D1" w:rsidP="000E14D1">
      <w:r w:rsidRPr="00E55DE4">
        <w:rPr>
          <w:rStyle w:val="StyleStyleBold12pt"/>
        </w:rPr>
        <w:t>Sauter and Awerbuch 03</w:t>
      </w:r>
      <w:r w:rsidRPr="004357B8">
        <w:t xml:space="preserve"> (Raphael, research assistant at the IEA and Master’s Degree in Political Science, Shimon, Senior Advisor¸ Energy Economics, Finance and Technology, August 2003, “OIL PRICE VOLATILITY AND ECONOMIC ACTIVITY: A SURVEY AND LITERATURE REVIEW” IEA Research Paper)</w:t>
      </w:r>
    </w:p>
    <w:p w:rsidR="000E14D1" w:rsidRPr="004357B8" w:rsidRDefault="000E14D1" w:rsidP="000E14D1"/>
    <w:p w:rsidR="000E14D1" w:rsidRPr="004357B8" w:rsidRDefault="000E14D1" w:rsidP="000E14D1">
      <w:pPr>
        <w:rPr>
          <w:b/>
          <w:sz w:val="19"/>
          <w:u w:val="thick"/>
        </w:rPr>
      </w:pPr>
      <w:r w:rsidRPr="004357B8">
        <w:rPr>
          <w:sz w:val="16"/>
        </w:rPr>
        <w:t xml:space="preserve">More recently, the research emphasis has broadened to include not only the effects of changes in oil price level (mean price in a given period), but also the effects of price volatility (standard deviation in a given period) as well. The </w:t>
      </w:r>
      <w:r w:rsidRPr="004357B8">
        <w:rPr>
          <w:rStyle w:val="StyleBoldUnderline"/>
          <w:rFonts w:asciiTheme="minorHAnsi" w:hAnsiTheme="minorHAnsi"/>
        </w:rPr>
        <w:t xml:space="preserve">evidence confirms that volatility has a considerable influence on economic output.  </w:t>
      </w:r>
      <w:r w:rsidRPr="004357B8">
        <w:rPr>
          <w:sz w:val="16"/>
        </w:rPr>
        <w:t xml:space="preserve">For example, recent US EIA estimates blamed oil price volatility between 1999 and 2001 for a loss of 0.7 percentage points of GDP growth in the U.S. economy.   This translates to losses that potentially range in the tens and even hundreds of billions.  </w:t>
      </w:r>
      <w:r w:rsidRPr="004357B8">
        <w:rPr>
          <w:rStyle w:val="StyleBoldUnderline"/>
          <w:rFonts w:asciiTheme="minorHAnsi" w:hAnsiTheme="minorHAnsi"/>
        </w:rPr>
        <w:t>The idea that rising oil prices and price volatility serve to stifle economic activity and reduce asset values has by now become widely accepted in the literature and seems virtually axiomatic.</w:t>
      </w:r>
      <w:r w:rsidRPr="004357B8">
        <w:rPr>
          <w:sz w:val="16"/>
        </w:rPr>
        <w:t xml:space="preserve">  For example, Yang, Hwang and Huang (2002) flatly state that  "Higher [oil] prices [yield] subsequent recessions in oil consuming nations, as oil prices are negatively correlated to economic activities."   The negative relationship between oil prices and asset values suggests that the financial risk of oil price fluctuations should be observable. Beta, a standard finance risk indicator, measures the covariance between fluctuations in an asset's value and fluctuations in the value of a widely diversified asset portfolio. </w:t>
      </w:r>
      <w:r w:rsidRPr="004357B8">
        <w:rPr>
          <w:rStyle w:val="StyleBoldUnderline"/>
          <w:rFonts w:asciiTheme="minorHAnsi" w:hAnsiTheme="minorHAnsi"/>
        </w:rPr>
        <w:t xml:space="preserve">A number of researchers, using different data and different estimation procedures, find that the estimated Beta for oil (and natural gas) is negative,  which implies a strong negative covariance risk with a widely diversified asset portfolio.  </w:t>
      </w:r>
      <w:r w:rsidRPr="004357B8">
        <w:rPr>
          <w:sz w:val="16"/>
        </w:rPr>
        <w:t xml:space="preserve">This has several implications.  First, it implies that traditional electricity generating cost estimates significantly understate the cost of fossil-based generation.  Further, a negative beta for fossil fuels clearly suggests that </w:t>
      </w:r>
      <w:r w:rsidRPr="004357B8">
        <w:rPr>
          <w:rStyle w:val="StyleBoldUnderline"/>
          <w:rFonts w:asciiTheme="minorHAnsi" w:hAnsiTheme="minorHAnsi"/>
        </w:rPr>
        <w:t xml:space="preserve">fossil fuel price spikes have a double whammy effect for consumers. They not only drive up the cost of everything from driving to switching on the lights, but they also produce measurable declines in consumers' wealth–– higher energy prices eventually lower their incomes and the value of their homes and other assets.  </w:t>
      </w:r>
    </w:p>
    <w:p w:rsidR="000E14D1" w:rsidRPr="004357B8" w:rsidRDefault="000E14D1" w:rsidP="000E14D1">
      <w:pPr>
        <w:pStyle w:val="Heading3"/>
      </w:pPr>
      <w:r>
        <w:t>Econ ADV – Volatility – Drilling Solves</w:t>
      </w:r>
    </w:p>
    <w:p w:rsidR="000E14D1" w:rsidRPr="004357B8" w:rsidRDefault="000E14D1" w:rsidP="000E14D1">
      <w:pPr>
        <w:pStyle w:val="Heading4"/>
      </w:pPr>
      <w:r w:rsidRPr="004357B8">
        <w:t>Drilling is the best way to solve volatility</w:t>
      </w:r>
    </w:p>
    <w:p w:rsidR="000E14D1" w:rsidRPr="004357B8" w:rsidRDefault="000E14D1" w:rsidP="000E14D1">
      <w:r w:rsidRPr="00E55DE4">
        <w:rPr>
          <w:rStyle w:val="StyleStyleBold12pt"/>
        </w:rPr>
        <w:t>Loris 12</w:t>
      </w:r>
      <w:r w:rsidRPr="004357B8">
        <w:t xml:space="preserve"> (Nicholas, Energy Policy Analyst and Senior Research Fellow, The Heritage Foundation, 3/19/12, “How to Handle Oil Price Volatility” Council on Foreign Relations) http://www.cfr.org/united-states/handle-oil-price-volatility/p27667</w:t>
      </w:r>
    </w:p>
    <w:p w:rsidR="000E14D1" w:rsidRPr="004357B8" w:rsidRDefault="000E14D1" w:rsidP="000E14D1"/>
    <w:p w:rsidR="000E14D1" w:rsidRPr="004357B8" w:rsidRDefault="000E14D1" w:rsidP="000E14D1">
      <w:pPr>
        <w:rPr>
          <w:sz w:val="16"/>
        </w:rPr>
      </w:pPr>
      <w:r w:rsidRPr="004357B8">
        <w:rPr>
          <w:rStyle w:val="StyleBoldUnderline"/>
          <w:rFonts w:asciiTheme="minorHAnsi" w:hAnsiTheme="minorHAnsi"/>
        </w:rPr>
        <w:t>The most effective response to oil price volatility is simply to allow markets to work. Government restrictions</w:t>
      </w:r>
      <w:r w:rsidRPr="004357B8">
        <w:rPr>
          <w:sz w:val="16"/>
        </w:rPr>
        <w:t xml:space="preserve"> and regulations </w:t>
      </w:r>
      <w:r w:rsidRPr="004357B8">
        <w:rPr>
          <w:rStyle w:val="StyleBoldUnderline"/>
          <w:rFonts w:asciiTheme="minorHAnsi" w:hAnsiTheme="minorHAnsi"/>
        </w:rPr>
        <w:t>impede the market's effectiveness in responding to changes in oil prices.</w:t>
      </w:r>
      <w:r w:rsidRPr="004357B8">
        <w:rPr>
          <w:sz w:val="16"/>
        </w:rPr>
        <w:t xml:space="preserve"> Further, attempts to reduce our dependence on oil by subsidizing alternative fuels or creating fuel efficiency standards waste taxpayer dollars and do little to reduce dependence on oil.  Producers and consumers respond to changes in prices because these changes communicate information. As the price of oil goes up, producers explore and drill for more. Creating an efficient permitting process and reducing the time frame in which environmental groups delay new energy projects by filing endless administrative appeals and lawsuits would bring more oil onto the market quicker. And if President Obama passed the Keystone XL Pipeline at the end of 2011, up to 830,000 barrels of oil would reach the market in 2013.  </w:t>
      </w:r>
      <w:r w:rsidRPr="004357B8">
        <w:rPr>
          <w:rStyle w:val="StyleBoldUnderline"/>
          <w:rFonts w:asciiTheme="minorHAnsi" w:hAnsiTheme="minorHAnsi"/>
        </w:rPr>
        <w:t>Opening access and removing mandates and subsidies is the most effective, market-driven approach the United States can take to responding to oil price volatility.  We are the only country in the world that places a majority of its territorial waters off limits to oil and gas exploration. Congress should open areas that are off limits</w:t>
      </w:r>
      <w:r w:rsidRPr="004357B8">
        <w:rPr>
          <w:sz w:val="16"/>
        </w:rPr>
        <w:t>: the eastern Gulf of Mexico, the Atlantic and Pacific coasts, Alaska's offshore, the Alaska National Wildlife Refuge, and lands out west. If access to areas that are currently off limits is increased, it will take time to explore and extract that oil. But that does not change the fact that the nation needs it today and also in the future</w:t>
      </w:r>
      <w:r w:rsidRPr="004357B8">
        <w:rPr>
          <w:rStyle w:val="StyleBoldUnderline"/>
          <w:rFonts w:asciiTheme="minorHAnsi" w:hAnsiTheme="minorHAnsi"/>
        </w:rPr>
        <w:t>. When these areas are up and running, the United States could become a significant player in oil supply.</w:t>
      </w:r>
      <w:r w:rsidRPr="004357B8">
        <w:rPr>
          <w:sz w:val="16"/>
        </w:rPr>
        <w:t xml:space="preserve">  As the price of gas increases, consumers would switch to more fuel-efficient cars without any need to mandate more fuel-efficient trucks and cars. But consumers consider a lot of factors when buying a car, and the government shouldn't obligate consumers to make sacrifices elsewhere, whether in size or safety.  What hasn't and won't work is subsidizing alternative fuels such as biofuels, electricity, or natural gas. The global oil market is a multi-trillion dollar one. If producers have an economically viable technology, then they shouldn't need taxpayer-funded handouts. Venture capitalists will be foaming at the mouth. When the government gets involved, lobbyists start foaming at the mouth.  </w:t>
      </w:r>
      <w:r w:rsidRPr="004357B8">
        <w:rPr>
          <w:rStyle w:val="StyleBoldUnderline"/>
          <w:rFonts w:asciiTheme="minorHAnsi" w:hAnsiTheme="minorHAnsi"/>
        </w:rPr>
        <w:t>Opening access and removing mandates and subsidies is the most effective, market-driven approach the United States can take to responding to oil price volatility.</w:t>
      </w:r>
      <w:r w:rsidRPr="004357B8">
        <w:rPr>
          <w:sz w:val="16"/>
        </w:rPr>
        <w:t xml:space="preserve"> </w:t>
      </w:r>
    </w:p>
    <w:p w:rsidR="000E14D1" w:rsidRPr="004357B8" w:rsidRDefault="000E14D1" w:rsidP="000E14D1">
      <w:pPr>
        <w:pStyle w:val="Heading4"/>
      </w:pPr>
      <w:r w:rsidRPr="004357B8">
        <w:t>Domestic drilling solves the economic impact of volatility</w:t>
      </w:r>
    </w:p>
    <w:p w:rsidR="000E14D1" w:rsidRPr="004357B8" w:rsidRDefault="000E14D1" w:rsidP="000E14D1">
      <w:r w:rsidRPr="00E55DE4">
        <w:rPr>
          <w:rStyle w:val="StyleStyleBold12pt"/>
        </w:rPr>
        <w:t>McNally 12</w:t>
      </w:r>
      <w:r w:rsidRPr="004357B8">
        <w:t xml:space="preserve"> (Robert, Founder and President, Rapidan Group, 3/19/12, “How to Handle Oil Price Volatility” Council on Foreign Relations) http://www.cfr.org/united-states/handle-oil-price-volatility/p27667</w:t>
      </w:r>
    </w:p>
    <w:p w:rsidR="000E14D1" w:rsidRPr="004357B8" w:rsidRDefault="000E14D1" w:rsidP="000E14D1"/>
    <w:p w:rsidR="000E14D1" w:rsidRPr="004357B8" w:rsidRDefault="000E14D1" w:rsidP="000E14D1">
      <w:pPr>
        <w:rPr>
          <w:rStyle w:val="StyleBoldUnderline"/>
          <w:rFonts w:asciiTheme="minorHAnsi" w:hAnsiTheme="minorHAnsi"/>
        </w:rPr>
      </w:pPr>
      <w:r w:rsidRPr="004357B8">
        <w:rPr>
          <w:sz w:val="16"/>
        </w:rPr>
        <w:t xml:space="preserve">Second, </w:t>
      </w:r>
      <w:r w:rsidRPr="004357B8">
        <w:rPr>
          <w:rStyle w:val="StyleBoldUnderline"/>
          <w:rFonts w:asciiTheme="minorHAnsi" w:hAnsiTheme="minorHAnsi"/>
        </w:rPr>
        <w:t>encourage more supply domestically</w:t>
      </w:r>
      <w:r w:rsidRPr="004357B8">
        <w:rPr>
          <w:sz w:val="16"/>
        </w:rPr>
        <w:t xml:space="preserve">, in our hemisphere, and around the world. While the United States cannot escape oil price volatility emanating from a global, fungible, and widely traded market, </w:t>
      </w:r>
      <w:r w:rsidRPr="004357B8">
        <w:rPr>
          <w:rStyle w:val="StyleBoldUnderline"/>
          <w:rFonts w:asciiTheme="minorHAnsi" w:hAnsiTheme="minorHAnsi"/>
        </w:rPr>
        <w:t>reduced import dependence will strengthen economic resilience to price shocks and diversification of oil production outside the volatile Middle East, and will help reduce the frequency and amplitude of geopolitically driven price swings.</w:t>
      </w:r>
    </w:p>
    <w:p w:rsidR="000E14D1" w:rsidRPr="004357B8" w:rsidRDefault="000E14D1" w:rsidP="000E14D1">
      <w:pPr>
        <w:pStyle w:val="Heading4"/>
      </w:pPr>
      <w:r w:rsidRPr="004357B8">
        <w:t>Increasing domestic drilling decreases price volatility</w:t>
      </w:r>
    </w:p>
    <w:p w:rsidR="000E14D1" w:rsidRPr="004357B8" w:rsidRDefault="000E14D1" w:rsidP="000E14D1">
      <w:r w:rsidRPr="00E55DE4">
        <w:rPr>
          <w:rStyle w:val="StyleStyleBold12pt"/>
        </w:rPr>
        <w:t>Hunt 12</w:t>
      </w:r>
      <w:r w:rsidRPr="004357B8">
        <w:t xml:space="preserve"> (Gary, President, Scalable Growth Strategy Advisors, an independent energy technology and information services adviser and a partner in Tech &amp; Creative Labs, 4/17/12, “How the U.S. Could Protect Itself Against Volatile Oil and Gas Prices” Oil Price) http://oilprice.com/Energy/Oil-Prices/How-the-U.S.-Could-Protect-Itself-Against-Volatile-Oil-and-Gas-Prices.html</w:t>
      </w:r>
    </w:p>
    <w:p w:rsidR="000E14D1" w:rsidRPr="004357B8" w:rsidRDefault="000E14D1" w:rsidP="000E14D1"/>
    <w:p w:rsidR="000E14D1" w:rsidRPr="004357B8" w:rsidRDefault="000E14D1" w:rsidP="000E14D1">
      <w:pPr>
        <w:rPr>
          <w:sz w:val="16"/>
        </w:rPr>
      </w:pPr>
      <w:r w:rsidRPr="004357B8">
        <w:rPr>
          <w:rStyle w:val="StyleBoldUnderline"/>
          <w:rFonts w:asciiTheme="minorHAnsi" w:hAnsiTheme="minorHAnsi"/>
        </w:rPr>
        <w:t>The US government is engaged in a relentless regulatory push to undermine the economics of fossil fuels</w:t>
      </w:r>
      <w:r w:rsidRPr="004357B8">
        <w:rPr>
          <w:sz w:val="16"/>
        </w:rPr>
        <w:t xml:space="preserve"> in an effort to reduce greenhouse gas emissions. While US EPA issues rule after proposed rule to limit the use of coal, and the government slow walks oil E&amp;P permits offshore and on public lands, it has not yet found a way to stop horizontal drilling and hydraulic fracturing use on private lands that are subject to the regulation of the states.  </w:t>
      </w:r>
      <w:r w:rsidRPr="004357B8">
        <w:rPr>
          <w:rStyle w:val="StyleBoldUnderline"/>
          <w:rFonts w:asciiTheme="minorHAnsi" w:hAnsiTheme="minorHAnsi"/>
        </w:rPr>
        <w:t xml:space="preserve">The major oil companies made big bets in deep water drilling but the BP spill and government energy policy bias against fossil fuels left them vulnerable to Federal control of off-shore drilling and E&amp;P permitting on public lands. </w:t>
      </w:r>
      <w:r w:rsidRPr="004357B8">
        <w:rPr>
          <w:sz w:val="16"/>
        </w:rPr>
        <w:t xml:space="preserve"> Meanwhile, onshore in the shale plays North Dakota has become the fourth largest oil producing state in the Bakken shale and on target to take third place from California.  Production growth continues in the Barnett, Eagle Ford and Haynesville shales in Texas and the Gulf coast.  The reassessment of recoverable shale potential in other plays such as the Monterrey Shale in California, the Niobrara shale in Colorado, Kansas and Nebraska and in the Marcellus Shale in the East that together suggests that </w:t>
      </w:r>
      <w:r w:rsidRPr="004357B8">
        <w:rPr>
          <w:rStyle w:val="StyleBoldUnderline"/>
          <w:rFonts w:asciiTheme="minorHAnsi" w:hAnsiTheme="minorHAnsi"/>
        </w:rPr>
        <w:t>America could also be a game changer in oil production in global markets again.  Will America put its ‘spare capacity in oil to good use?</w:t>
      </w:r>
      <w:r w:rsidRPr="004357B8">
        <w:rPr>
          <w:sz w:val="16"/>
        </w:rPr>
        <w:t xml:space="preserve"> </w:t>
      </w:r>
      <w:r w:rsidRPr="004357B8">
        <w:rPr>
          <w:rStyle w:val="StyleBoldUnderline"/>
          <w:rFonts w:asciiTheme="minorHAnsi" w:hAnsiTheme="minorHAnsi"/>
        </w:rPr>
        <w:t>Spare oil capacity is that small amount of oil at the margins of global market equilibrium that sets the trading price of oil and gives producers, buyers and speculators the signal about price movements.  How much swing capacity does it take to push the price of oil up or down?  Much less than you think!</w:t>
      </w:r>
      <w:r w:rsidRPr="004357B8">
        <w:rPr>
          <w:sz w:val="16"/>
        </w:rPr>
        <w:t xml:space="preserve">  The pricing power of OPEC has traditionally been exercised by the ability of Saudi Arabia to expand or withhold about five million barrels of oil per day in spare swing capacity. We have seen this pricing power again recently as global markets got nervous about the loss of oil from Libya.  So the Saudi’s said they would make it up.  But while Saudi Arabia can increase production fast if needed it will not do so for long to protect its dominant role in the oil markets over time.  But </w:t>
      </w:r>
      <w:r w:rsidRPr="004357B8">
        <w:rPr>
          <w:rStyle w:val="StyleBoldUnderline"/>
          <w:rFonts w:asciiTheme="minorHAnsi" w:hAnsiTheme="minorHAnsi"/>
        </w:rPr>
        <w:t>what if America’s domestic energy production growth could double or triple the spare capacity in global markets?  Would OPEC simply withhold capacity to drive the price back up?  Current 2% per day and demonstrate that domestic US oil production growth will more quickly reduce America’s oil imports that we would see world oil prices fall dramatically.  The last thing a cartel like OPEC wants is competition.  But America has the capacity to insure itself against oil price spikes by creating our own spare capacity market and put it to work to balance the cartel behaviour of OPEC and discipline the bad boys of the Middle East</w:t>
      </w:r>
      <w:r w:rsidRPr="004357B8">
        <w:rPr>
          <w:sz w:val="16"/>
        </w:rPr>
        <w:t xml:space="preserve"> that use high oil price wealth to fund terrorism and other mischief. </w:t>
      </w:r>
    </w:p>
    <w:p w:rsidR="000E14D1" w:rsidRDefault="000E14D1" w:rsidP="000E14D1">
      <w:pPr>
        <w:pStyle w:val="Heading3"/>
      </w:pPr>
      <w:r>
        <w:t xml:space="preserve">Econ ADV – Volatility – A2 high prices </w:t>
      </w:r>
    </w:p>
    <w:p w:rsidR="000E14D1" w:rsidRPr="004357B8" w:rsidRDefault="000E14D1" w:rsidP="000E14D1">
      <w:pPr>
        <w:pStyle w:val="Heading4"/>
      </w:pPr>
      <w:r w:rsidRPr="004357B8">
        <w:t>Volatility outweighs high prices</w:t>
      </w:r>
    </w:p>
    <w:p w:rsidR="000E14D1" w:rsidRPr="004357B8" w:rsidRDefault="000E14D1" w:rsidP="000E14D1">
      <w:r w:rsidRPr="00E55DE4">
        <w:rPr>
          <w:rStyle w:val="StyleStyleBold12pt"/>
        </w:rPr>
        <w:t>Schwartz 11</w:t>
      </w:r>
      <w:r w:rsidRPr="004357B8">
        <w:t xml:space="preserve"> (Shelly, staff writer, 6/13/11, “Oil-Price Volatility Bedevils Business and Consumers” CNBC) http://www.cnbc.com/id/43138643/Oil_Price_Volatility_Bedevils_Business_and_Consumers</w:t>
      </w:r>
    </w:p>
    <w:p w:rsidR="000E14D1" w:rsidRPr="004357B8" w:rsidRDefault="000E14D1" w:rsidP="000E14D1"/>
    <w:p w:rsidR="000E14D1" w:rsidRPr="004357B8" w:rsidRDefault="000E14D1" w:rsidP="000E14D1">
      <w:pPr>
        <w:rPr>
          <w:rStyle w:val="StyleBoldUnderline"/>
          <w:rFonts w:asciiTheme="minorHAnsi" w:hAnsiTheme="minorHAnsi"/>
        </w:rPr>
      </w:pPr>
      <w:r w:rsidRPr="004357B8">
        <w:rPr>
          <w:rStyle w:val="StyleBoldUnderline"/>
          <w:rFonts w:asciiTheme="minorHAnsi" w:hAnsiTheme="minorHAnsi"/>
        </w:rPr>
        <w:t>Energy prices may be partly to blame for driving the global economy into recession, but it’s the uncertainty surrounding price direction that prevents a sustained recovery from taking hold, analysts say</w:t>
      </w:r>
      <w:r w:rsidRPr="004357B8">
        <w:rPr>
          <w:sz w:val="16"/>
        </w:rPr>
        <w:t xml:space="preserve">.  Indeed, since July 2008, </w:t>
      </w:r>
      <w:r w:rsidRPr="004357B8">
        <w:rPr>
          <w:rStyle w:val="StyleBoldUnderline"/>
          <w:rFonts w:asciiTheme="minorHAnsi" w:hAnsiTheme="minorHAnsi"/>
        </w:rPr>
        <w:t>the price of crude oil has fluctuated between a record high of $145 and $30 per barrel, hovering today at around the $100 mark.  The resulting yo-yo effect on fuel prices for the last three years has made it hard for consumers and businesses to loosen their purse strings enough to jump start the lackluster economy, says Kay Smit</w:t>
      </w:r>
      <w:r w:rsidRPr="004357B8">
        <w:rPr>
          <w:sz w:val="16"/>
        </w:rPr>
        <w:t xml:space="preserve">h, head of macroeconomic analysis for the U. S. Energy Information Administration, EIA.  </w:t>
      </w:r>
      <w:r w:rsidRPr="004357B8">
        <w:rPr>
          <w:rStyle w:val="StyleBoldUnderline"/>
          <w:rFonts w:asciiTheme="minorHAnsi" w:hAnsiTheme="minorHAnsi"/>
        </w:rPr>
        <w:t xml:space="preserve">“There’s a lot of headwind in the U.S. economy right now, but I think we’re just really uncertain,” says Smith . “It’s the volatility of oil prices that will impact the economy more than any particular pricing point.” </w:t>
      </w:r>
    </w:p>
    <w:p w:rsidR="000E14D1" w:rsidRPr="004357B8" w:rsidRDefault="000E14D1" w:rsidP="000E14D1">
      <w:pPr>
        <w:pStyle w:val="Heading3"/>
      </w:pPr>
      <w:r>
        <w:t xml:space="preserve">Econ ADV – Volatility – </w:t>
      </w:r>
      <w:r w:rsidRPr="004357B8">
        <w:t xml:space="preserve">A2 </w:t>
      </w:r>
      <w:r>
        <w:t>can’t solve</w:t>
      </w:r>
    </w:p>
    <w:p w:rsidR="000E14D1" w:rsidRPr="00B82C52" w:rsidRDefault="000E14D1" w:rsidP="000E14D1">
      <w:pPr>
        <w:pStyle w:val="Heading4"/>
      </w:pPr>
      <w:r>
        <w:t>Plan doesn’t have to lower or affect prices</w:t>
      </w:r>
    </w:p>
    <w:p w:rsidR="000E14D1" w:rsidRDefault="000E14D1" w:rsidP="000E14D1">
      <w:pPr>
        <w:pStyle w:val="Heading4"/>
      </w:pPr>
      <w:r>
        <w:t>Domestic oil production can mitigate the impact of price volatility—since the rapid upward swings will result in profits for domestic industries, those markets can keep our economy afloat even if other sectors suffer—that’s Weidenmier.</w:t>
      </w:r>
    </w:p>
    <w:p w:rsidR="00F87E41" w:rsidRDefault="00F87E41" w:rsidP="00F87E41">
      <w:pPr>
        <w:pStyle w:val="Heading3"/>
      </w:pPr>
      <w:r>
        <w:t>Econ ADV</w:t>
      </w:r>
      <w:r w:rsidRPr="00022F02">
        <w:t xml:space="preserve"> </w:t>
      </w:r>
      <w:r>
        <w:t xml:space="preserve">– Manufacturing – 2ac o/v </w:t>
      </w:r>
    </w:p>
    <w:p w:rsidR="00F87E41" w:rsidRDefault="00F87E41" w:rsidP="00F87E41">
      <w:pPr>
        <w:pStyle w:val="Heading4"/>
      </w:pPr>
      <w:r>
        <w:t>Now is the moment of truth for the manufacturing sector, without prompt action by policymakers to revive the industry, it will fall into irreversible decline—that’s Collins.</w:t>
      </w:r>
    </w:p>
    <w:p w:rsidR="00F87E41" w:rsidRDefault="00F87E41" w:rsidP="00F87E41">
      <w:pPr>
        <w:pStyle w:val="Heading4"/>
      </w:pPr>
      <w:r>
        <w:t>This would be devastating for our economy—manufacturing is the single-most important engine for growth—that’s Cooper. OCS drilling is key to boost this sector—it creates demand for manufacturing products and has a ripple effect throughout the economy—that’s Ostermayer.</w:t>
      </w:r>
    </w:p>
    <w:p w:rsidR="00F87E41" w:rsidRDefault="00F87E41" w:rsidP="00F87E41">
      <w:pPr>
        <w:pStyle w:val="Heading3"/>
      </w:pPr>
      <w:r>
        <w:t>Econ ADV</w:t>
      </w:r>
      <w:r w:rsidRPr="00022F02">
        <w:t xml:space="preserve"> </w:t>
      </w:r>
      <w:r>
        <w:t xml:space="preserve">– Manufacturing – brink </w:t>
      </w:r>
    </w:p>
    <w:p w:rsidR="00F87E41" w:rsidRDefault="00F87E41" w:rsidP="00F87E41">
      <w:pPr>
        <w:pStyle w:val="Heading4"/>
      </w:pPr>
      <w:r w:rsidRPr="00190D8E">
        <w:t>Now is the moment of tru</w:t>
      </w:r>
      <w:r>
        <w:t xml:space="preserve">th for the manufacturing sector, </w:t>
      </w:r>
      <w:r w:rsidRPr="00190D8E">
        <w:t>without prompt action by policymakers to revive the industry, it will fall into irreversi</w:t>
      </w:r>
      <w:r>
        <w:t>ble decline – that’s Collins</w:t>
      </w:r>
      <w:r w:rsidRPr="00190D8E">
        <w:t>.</w:t>
      </w:r>
    </w:p>
    <w:p w:rsidR="00F87E41" w:rsidRPr="00F87E41" w:rsidRDefault="00F87E41" w:rsidP="00F87E41">
      <w:pPr>
        <w:pStyle w:val="Heading4"/>
      </w:pPr>
      <w:r>
        <w:t>Provide additional warrants from Collins evd….</w:t>
      </w:r>
    </w:p>
    <w:p w:rsidR="00F87E41" w:rsidRPr="00940ACA" w:rsidRDefault="00F87E41" w:rsidP="00F87E41">
      <w:pPr>
        <w:pStyle w:val="Heading4"/>
      </w:pPr>
      <w:r w:rsidRPr="00940ACA">
        <w:t>US manufacturing sector is on the brink of irreversible decline</w:t>
      </w:r>
    </w:p>
    <w:p w:rsidR="00F87E41" w:rsidRPr="00940ACA" w:rsidRDefault="00F87E41" w:rsidP="00F87E41">
      <w:r w:rsidRPr="007E0B05">
        <w:rPr>
          <w:rStyle w:val="StyleStyleBold12pt"/>
        </w:rPr>
        <w:t>Kaushal</w:t>
      </w:r>
      <w:r w:rsidRPr="00940ACA">
        <w:t xml:space="preserve"> et al</w:t>
      </w:r>
      <w:r w:rsidRPr="007E0B05">
        <w:rPr>
          <w:rStyle w:val="StyleStyleBold12pt"/>
        </w:rPr>
        <w:t xml:space="preserve"> 11</w:t>
      </w:r>
      <w:r w:rsidRPr="00940ACA">
        <w:t xml:space="preserve"> (Arvind, partner with Booz and Co, Thomas Mayor, senior executive advisor, Patricia Riedel, principal at Booz and Co. Fall 2011, “Manufacturing’s Wake-Up Call”) http://booz.com/media/file/sb64-11306-Manufacturing's-Wake-Up-Call.pdf</w:t>
      </w:r>
    </w:p>
    <w:p w:rsidR="00F87E41" w:rsidRPr="00940ACA" w:rsidRDefault="00F87E41" w:rsidP="00F87E41"/>
    <w:p w:rsidR="00F87E41" w:rsidRPr="00F87E41" w:rsidRDefault="00F87E41" w:rsidP="00F87E41">
      <w:pPr>
        <w:rPr>
          <w:b/>
          <w:bCs/>
          <w:highlight w:val="green"/>
          <w:u w:val="single"/>
        </w:rPr>
      </w:pPr>
      <w:r w:rsidRPr="00B20110">
        <w:rPr>
          <w:color w:val="000000"/>
          <w:sz w:val="16"/>
        </w:rPr>
        <w:t xml:space="preserve">Both the optimists and the pessimists are partially correct. </w:t>
      </w:r>
      <w:r w:rsidRPr="00F5248C">
        <w:rPr>
          <w:rStyle w:val="StyleBoldUnderline"/>
          <w:highlight w:val="green"/>
        </w:rPr>
        <w:t xml:space="preserve">U.S. manufacturing is at a </w:t>
      </w:r>
      <w:r w:rsidRPr="00F5248C">
        <w:rPr>
          <w:rStyle w:val="Emphasis"/>
          <w:highlight w:val="green"/>
        </w:rPr>
        <w:t>moment of truth</w:t>
      </w:r>
      <w:r w:rsidRPr="00F5248C">
        <w:rPr>
          <w:rStyle w:val="StyleBoldUnderline"/>
          <w:highlight w:val="green"/>
        </w:rPr>
        <w:t>. Currently, U.S. factories</w:t>
      </w:r>
      <w:r w:rsidRPr="00F5248C">
        <w:rPr>
          <w:rStyle w:val="StyleBoldUnderline"/>
        </w:rPr>
        <w:t xml:space="preserve"> competitively </w:t>
      </w:r>
      <w:r w:rsidRPr="00F5248C">
        <w:rPr>
          <w:rStyle w:val="StyleBoldUnderline"/>
          <w:highlight w:val="green"/>
        </w:rPr>
        <w:t xml:space="preserve">produce </w:t>
      </w:r>
      <w:r w:rsidRPr="00F5248C">
        <w:rPr>
          <w:rStyle w:val="StyleBoldUnderline"/>
        </w:rPr>
        <w:t xml:space="preserve">about </w:t>
      </w:r>
      <w:r w:rsidRPr="00F5248C">
        <w:rPr>
          <w:rStyle w:val="StyleBoldUnderline"/>
          <w:highlight w:val="green"/>
        </w:rPr>
        <w:t>75 percent of</w:t>
      </w:r>
      <w:r w:rsidRPr="00F5248C">
        <w:rPr>
          <w:rStyle w:val="StyleBoldUnderline"/>
        </w:rPr>
        <w:t xml:space="preserve"> the </w:t>
      </w:r>
      <w:r w:rsidRPr="00F5248C">
        <w:rPr>
          <w:rStyle w:val="StyleBoldUnderline"/>
          <w:highlight w:val="green"/>
        </w:rPr>
        <w:t>products</w:t>
      </w:r>
      <w:r w:rsidRPr="00F5248C">
        <w:rPr>
          <w:rStyle w:val="StyleBoldUnderline"/>
        </w:rPr>
        <w:t xml:space="preserve"> that </w:t>
      </w:r>
      <w:r w:rsidRPr="00F5248C">
        <w:rPr>
          <w:rStyle w:val="StyleBoldUnderline"/>
          <w:highlight w:val="green"/>
        </w:rPr>
        <w:t>the nation consumes</w:t>
      </w:r>
      <w:r w:rsidRPr="00B20110">
        <w:rPr>
          <w:color w:val="000000"/>
          <w:sz w:val="16"/>
          <w:shd w:val="clear" w:color="auto" w:fill="00FF00"/>
        </w:rPr>
        <w:t>.</w:t>
      </w:r>
      <w:r w:rsidRPr="00B20110">
        <w:rPr>
          <w:color w:val="000000"/>
          <w:sz w:val="16"/>
        </w:rPr>
        <w:t xml:space="preserve"> A series of identifiable </w:t>
      </w:r>
      <w:r w:rsidRPr="00F5248C">
        <w:rPr>
          <w:rStyle w:val="StyleBoldUnderline"/>
          <w:highlight w:val="green"/>
        </w:rPr>
        <w:t>smart actions</w:t>
      </w:r>
      <w:r w:rsidRPr="00B20110">
        <w:rPr>
          <w:color w:val="000000"/>
          <w:sz w:val="16"/>
        </w:rPr>
        <w:t xml:space="preserve"> and choices </w:t>
      </w:r>
      <w:r w:rsidRPr="00F5248C">
        <w:rPr>
          <w:rStyle w:val="StyleBoldUnderline"/>
          <w:highlight w:val="green"/>
        </w:rPr>
        <w:t>by</w:t>
      </w:r>
      <w:r w:rsidRPr="00F5248C">
        <w:rPr>
          <w:rStyle w:val="StyleBoldUnderline"/>
        </w:rPr>
        <w:t xml:space="preserve"> </w:t>
      </w:r>
      <w:r w:rsidRPr="00B20110">
        <w:rPr>
          <w:color w:val="000000"/>
          <w:sz w:val="16"/>
        </w:rPr>
        <w:t xml:space="preserve">business leaders, educators, and </w:t>
      </w:r>
      <w:r w:rsidRPr="00F5248C">
        <w:rPr>
          <w:rStyle w:val="StyleBoldUnderline"/>
          <w:highlight w:val="green"/>
        </w:rPr>
        <w:t>policymakers could lead to a robust,</w:t>
      </w:r>
      <w:r w:rsidRPr="00F5248C">
        <w:rPr>
          <w:rStyle w:val="StyleBoldUnderline"/>
        </w:rPr>
        <w:t xml:space="preserve"> </w:t>
      </w:r>
      <w:r w:rsidRPr="00F5248C">
        <w:rPr>
          <w:rStyle w:val="StyleBoldUnderline"/>
          <w:highlight w:val="green"/>
        </w:rPr>
        <w:t>manufacturing-driven economic future</w:t>
      </w:r>
      <w:r w:rsidRPr="00B20110">
        <w:rPr>
          <w:color w:val="000000"/>
          <w:sz w:val="16"/>
        </w:rPr>
        <w:t xml:space="preserve"> and push that figure up to 95 percent. </w:t>
      </w:r>
      <w:r w:rsidRPr="00F5248C">
        <w:rPr>
          <w:rStyle w:val="StyleBoldUnderline"/>
        </w:rPr>
        <w:t xml:space="preserve">Alternatively, </w:t>
      </w:r>
      <w:r w:rsidRPr="00F5248C">
        <w:rPr>
          <w:rStyle w:val="StyleBoldUnderline"/>
          <w:highlight w:val="green"/>
        </w:rPr>
        <w:t>if the</w:t>
      </w:r>
      <w:r w:rsidRPr="00F5248C">
        <w:rPr>
          <w:rStyle w:val="StyleBoldUnderline"/>
        </w:rPr>
        <w:t xml:space="preserve"> U.S. manufacturing </w:t>
      </w:r>
      <w:r w:rsidRPr="00F5248C">
        <w:rPr>
          <w:rStyle w:val="StyleBoldUnderline"/>
          <w:highlight w:val="green"/>
        </w:rPr>
        <w:t>sector remains neglected, its output could fall by half</w:t>
      </w:r>
      <w:r w:rsidRPr="00F5248C">
        <w:rPr>
          <w:rStyle w:val="StyleBoldUnderline"/>
        </w:rPr>
        <w:t xml:space="preserve">, meeting less than 40 percent of the nations demand, </w:t>
      </w:r>
      <w:r w:rsidRPr="00F5248C">
        <w:rPr>
          <w:rStyle w:val="StyleBoldUnderline"/>
          <w:highlight w:val="green"/>
        </w:rPr>
        <w:t xml:space="preserve">and U.S. manufacturing capabilities could </w:t>
      </w:r>
      <w:r w:rsidRPr="00F5248C">
        <w:rPr>
          <w:rStyle w:val="StyleBoldUnderline"/>
        </w:rPr>
        <w:t xml:space="preserve">then </w:t>
      </w:r>
      <w:r w:rsidRPr="00F5248C">
        <w:rPr>
          <w:rStyle w:val="Emphasis"/>
          <w:highlight w:val="green"/>
        </w:rPr>
        <w:t>erode past the point of no return</w:t>
      </w:r>
      <w:r w:rsidRPr="00F5248C">
        <w:rPr>
          <w:rStyle w:val="StyleBoldUnderline"/>
          <w:highlight w:val="green"/>
        </w:rPr>
        <w:t xml:space="preserve">. </w:t>
      </w:r>
    </w:p>
    <w:p w:rsidR="00F87E41" w:rsidRPr="005D017A" w:rsidRDefault="00F87E41" w:rsidP="00F87E41">
      <w:pPr>
        <w:pStyle w:val="Heading4"/>
      </w:pPr>
      <w:r w:rsidRPr="005D017A">
        <w:t>Manufacturing is at a critical juncture</w:t>
      </w:r>
    </w:p>
    <w:p w:rsidR="00F87E41" w:rsidRPr="005D017A" w:rsidRDefault="00F87E41" w:rsidP="00F87E41">
      <w:r w:rsidRPr="005D017A">
        <w:rPr>
          <w:rStyle w:val="StyleStyleBold12pt"/>
        </w:rPr>
        <w:t>Booz 11</w:t>
      </w:r>
      <w:r w:rsidRPr="005D017A">
        <w:t xml:space="preserve"> (9/5/11, Booz &amp; Co. “U.S. Manufacturing Competitiveness at a Critical Crossroads, Says New Report by Booz &amp; Company” http://www.booz.com/global/home/press/article/49740178</w:t>
      </w:r>
    </w:p>
    <w:p w:rsidR="00F87E41" w:rsidRPr="005D017A" w:rsidRDefault="00F87E41" w:rsidP="00F87E41"/>
    <w:p w:rsidR="00F87E41" w:rsidRPr="005D017A" w:rsidRDefault="00F87E41" w:rsidP="00F87E41">
      <w:pPr>
        <w:rPr>
          <w:sz w:val="16"/>
        </w:rPr>
      </w:pPr>
      <w:r w:rsidRPr="005D017A">
        <w:rPr>
          <w:sz w:val="16"/>
        </w:rPr>
        <w:t xml:space="preserve">NEW YORK, September 6, 2011 – </w:t>
      </w:r>
      <w:r w:rsidRPr="00B0372A">
        <w:rPr>
          <w:rStyle w:val="StyleBoldUnderline"/>
          <w:rFonts w:asciiTheme="minorHAnsi" w:hAnsiTheme="minorHAnsi"/>
        </w:rPr>
        <w:t xml:space="preserve">While the debate over American manufacturing competitiveness intensifies, a new study shows that </w:t>
      </w:r>
      <w:r w:rsidRPr="005D017A">
        <w:rPr>
          <w:rStyle w:val="Emphasis"/>
        </w:rPr>
        <w:t>the sector is at a critical moment</w:t>
      </w:r>
      <w:r w:rsidRPr="00B0372A">
        <w:rPr>
          <w:rStyle w:val="StyleBoldUnderline"/>
          <w:rFonts w:asciiTheme="minorHAnsi" w:hAnsiTheme="minorHAnsi"/>
        </w:rPr>
        <w:t xml:space="preserve"> where it could either prosper and </w:t>
      </w:r>
      <w:r w:rsidRPr="005D017A">
        <w:rPr>
          <w:rStyle w:val="Emphasis"/>
        </w:rPr>
        <w:t>help bring economic recovery</w:t>
      </w:r>
      <w:r w:rsidRPr="00B0372A">
        <w:rPr>
          <w:rStyle w:val="StyleBoldUnderline"/>
          <w:rFonts w:asciiTheme="minorHAnsi" w:hAnsiTheme="minorHAnsi"/>
        </w:rPr>
        <w:t xml:space="preserve">, or decline to where the U.S. may </w:t>
      </w:r>
      <w:r w:rsidRPr="005D017A">
        <w:rPr>
          <w:rStyle w:val="Emphasis"/>
        </w:rPr>
        <w:t>never fully recover</w:t>
      </w:r>
      <w:r w:rsidRPr="00B0372A">
        <w:rPr>
          <w:rStyle w:val="StyleBoldUnderline"/>
          <w:rFonts w:asciiTheme="minorHAnsi" w:hAnsiTheme="minorHAnsi"/>
        </w:rPr>
        <w:t xml:space="preserve"> its manufacturing prowess.  The study</w:t>
      </w:r>
      <w:r w:rsidRPr="005D017A">
        <w:rPr>
          <w:sz w:val="16"/>
        </w:rPr>
        <w:t xml:space="preserve">, conducted by global management consulting firm Booz &amp; Company with the University of Michigan’s Tauber Institute for Global Operations, </w:t>
      </w:r>
      <w:r w:rsidRPr="00B0372A">
        <w:rPr>
          <w:rStyle w:val="StyleBoldUnderline"/>
          <w:rFonts w:asciiTheme="minorHAnsi" w:hAnsiTheme="minorHAnsi"/>
        </w:rPr>
        <w:t xml:space="preserve">found that the future of U.S. manufacturing depends on decisions that are currently being made by the private and public sectors. </w:t>
      </w:r>
      <w:r w:rsidRPr="005D017A">
        <w:rPr>
          <w:sz w:val="16"/>
        </w:rPr>
        <w:t xml:space="preserve">Today, U.S. manufacturers provide about 75% of the products that Americans consume. But that number could soar to 95% within a few years, if business and government leaders take the right actions. Conversely, </w:t>
      </w:r>
      <w:r w:rsidRPr="00B0372A">
        <w:rPr>
          <w:rStyle w:val="StyleBoldUnderline"/>
          <w:rFonts w:asciiTheme="minorHAnsi" w:hAnsiTheme="minorHAnsi"/>
        </w:rPr>
        <w:t>if the sector remains neglected, that output could fall by half, meeting less than 40% of U.S. demand</w:t>
      </w:r>
      <w:r w:rsidRPr="005D017A">
        <w:rPr>
          <w:sz w:val="16"/>
        </w:rPr>
        <w:t xml:space="preserve">. The report is based on a sector-by-sector analysis of U.S. industrial competitiveness, along with a survey of 200 manufacturing executives and experts.  “As labor costs and currency rates play a smaller part in manufacturing decisions, </w:t>
      </w:r>
      <w:r w:rsidRPr="00B0372A">
        <w:rPr>
          <w:rStyle w:val="StyleBoldUnderline"/>
          <w:rFonts w:asciiTheme="minorHAnsi" w:hAnsiTheme="minorHAnsi"/>
        </w:rPr>
        <w:t>there is an opportunity for U.S. business leaders and policymakers to rise to the challenge and create conditions that support manufacturing</w:t>
      </w:r>
      <w:r w:rsidRPr="005D017A">
        <w:rPr>
          <w:sz w:val="16"/>
        </w:rPr>
        <w:t>,” said Arvind Kaushal, Booz &amp; Company Partner. “</w:t>
      </w:r>
      <w:r w:rsidRPr="005D017A">
        <w:rPr>
          <w:rStyle w:val="Emphasis"/>
        </w:rPr>
        <w:t>The potential for a rebound is there</w:t>
      </w:r>
      <w:r w:rsidRPr="00B0372A">
        <w:rPr>
          <w:rStyle w:val="StyleBoldUnderline"/>
          <w:rFonts w:asciiTheme="minorHAnsi" w:hAnsiTheme="minorHAnsi"/>
        </w:rPr>
        <w:t>, but only if the right actions are taken.”</w:t>
      </w:r>
      <w:r w:rsidRPr="005D017A">
        <w:rPr>
          <w:sz w:val="16"/>
        </w:rPr>
        <w:t xml:space="preserve"> </w:t>
      </w:r>
    </w:p>
    <w:p w:rsidR="00F87E41" w:rsidRPr="005D017A" w:rsidRDefault="00F87E41" w:rsidP="00F87E41">
      <w:pPr>
        <w:pStyle w:val="Heading3"/>
      </w:pPr>
      <w:r>
        <w:t>Econ ADV</w:t>
      </w:r>
      <w:r w:rsidRPr="00022F02">
        <w:t xml:space="preserve"> </w:t>
      </w:r>
      <w:r>
        <w:t xml:space="preserve">– Manufacturing – key economy </w:t>
      </w:r>
    </w:p>
    <w:p w:rsidR="00F87E41" w:rsidRPr="005D017A" w:rsidRDefault="00F87E41" w:rsidP="00F87E41"/>
    <w:p w:rsidR="00F87E41" w:rsidRDefault="00F87E41" w:rsidP="00F87E41">
      <w:pPr>
        <w:rPr>
          <w:b/>
        </w:rPr>
      </w:pPr>
      <w:r>
        <w:rPr>
          <w:b/>
        </w:rPr>
        <w:t>Manufacturing is key to growth</w:t>
      </w:r>
    </w:p>
    <w:p w:rsidR="00F87E41" w:rsidRPr="005D017A" w:rsidRDefault="00F87E41" w:rsidP="00F87E41">
      <w:pPr>
        <w:pStyle w:val="Heading4"/>
      </w:pPr>
      <w:r w:rsidRPr="005D017A">
        <w:t>A. Huge portion of GDP</w:t>
      </w:r>
    </w:p>
    <w:p w:rsidR="00F87E41" w:rsidRPr="005D017A" w:rsidRDefault="00F87E41" w:rsidP="00F87E41">
      <w:r w:rsidRPr="005D017A">
        <w:rPr>
          <w:rStyle w:val="StyleStyleBold12pt"/>
        </w:rPr>
        <w:t>Kaushal</w:t>
      </w:r>
      <w:r w:rsidRPr="005D017A">
        <w:t xml:space="preserve"> et al </w:t>
      </w:r>
      <w:r w:rsidRPr="005D017A">
        <w:rPr>
          <w:rStyle w:val="StyleStyleBold12pt"/>
        </w:rPr>
        <w:t xml:space="preserve">11 </w:t>
      </w:r>
      <w:r w:rsidRPr="005D017A">
        <w:t>(Arvind, partner with Booz and Co, Thomas Mayor, senior executive advisor, Patricia Riedel, principal at Booz and Co. Fall 2011, “Manufacturing’s Wake-Up Call”) http://booz.com/media/file/sb64-11306-Manufacturing's-Wake-Up-Call.pdf</w:t>
      </w:r>
    </w:p>
    <w:p w:rsidR="00F87E41" w:rsidRPr="005D017A" w:rsidRDefault="00F87E41" w:rsidP="00F87E41"/>
    <w:p w:rsidR="00F87E41" w:rsidRPr="005D017A" w:rsidRDefault="00F87E41" w:rsidP="00F87E41">
      <w:pPr>
        <w:rPr>
          <w:sz w:val="16"/>
        </w:rPr>
      </w:pPr>
      <w:r w:rsidRPr="005D017A">
        <w:rPr>
          <w:sz w:val="16"/>
        </w:rPr>
        <w:t xml:space="preserve">As trade policy expert Clyde Prestowirz points out, </w:t>
      </w:r>
      <w:r w:rsidRPr="00B0372A">
        <w:rPr>
          <w:rStyle w:val="StyleBoldUnderline"/>
          <w:rFonts w:asciiTheme="minorHAnsi" w:hAnsiTheme="minorHAnsi"/>
        </w:rPr>
        <w:t xml:space="preserve">manufacturing is </w:t>
      </w:r>
      <w:r w:rsidRPr="005D017A">
        <w:rPr>
          <w:rStyle w:val="Emphasis"/>
        </w:rPr>
        <w:t>critical to prosperity</w:t>
      </w:r>
      <w:r w:rsidRPr="00B0372A">
        <w:rPr>
          <w:rStyle w:val="StyleBoldUnderline"/>
          <w:rFonts w:asciiTheme="minorHAnsi" w:hAnsiTheme="minorHAnsi"/>
        </w:rPr>
        <w:t xml:space="preserve"> for several reasons: its economies of scale, impact on innovation, and multiplier effect on the rest of the economy.</w:t>
      </w:r>
      <w:r w:rsidRPr="005D017A">
        <w:rPr>
          <w:sz w:val="16"/>
        </w:rPr>
        <w:t xml:space="preserve"> (See "The Case for Intelligent Industrial Policy," by Art Kleiner, Arvind Kaushal, and Thomas Mayor, s*b, Autumn 2011.) </w:t>
      </w:r>
      <w:r w:rsidRPr="00B0372A">
        <w:rPr>
          <w:rStyle w:val="StyleBoldUnderline"/>
          <w:rFonts w:asciiTheme="minorHAnsi" w:hAnsiTheme="minorHAnsi"/>
        </w:rPr>
        <w:t>In the U.S., manufacturing directly accounts for 11 percent of the nations GDP: an absolute figure of USS1.47 trillion, larger than Spain's entire domestic product. When all economic activity expressly linked to manufacturing is accounted for</w:t>
      </w:r>
      <w:r w:rsidRPr="005D017A">
        <w:rPr>
          <w:sz w:val="16"/>
        </w:rPr>
        <w:t xml:space="preserve"> — including equipment maintenance, transportation, scientific and technical services, and construction — </w:t>
      </w:r>
      <w:r w:rsidRPr="00B0372A">
        <w:rPr>
          <w:rStyle w:val="StyleBoldUnderline"/>
          <w:rFonts w:asciiTheme="minorHAnsi" w:hAnsiTheme="minorHAnsi"/>
        </w:rPr>
        <w:t>the share of GDP attributable to manufacturing grows to 15 percent.</w:t>
      </w:r>
      <w:r w:rsidRPr="005D017A">
        <w:rPr>
          <w:sz w:val="16"/>
        </w:rPr>
        <w:t xml:space="preserve"> That means one in seven U.S. private-sector jobs, or 13-5 percent, is directly linked to manufacturing. The sector's share of GDP increases ro as much as 25 percent when second-order linkages such as retail sales near plants, systems development, and legal services are included. </w:t>
      </w:r>
    </w:p>
    <w:p w:rsidR="00F87E41" w:rsidRPr="005D017A" w:rsidRDefault="00F87E41" w:rsidP="00F87E41">
      <w:pPr>
        <w:pStyle w:val="Heading4"/>
      </w:pPr>
      <w:r w:rsidRPr="005D017A">
        <w:t>B. Trade deficit</w:t>
      </w:r>
    </w:p>
    <w:p w:rsidR="00F87E41" w:rsidRPr="005D017A" w:rsidRDefault="00F87E41" w:rsidP="00F87E41">
      <w:r w:rsidRPr="005D017A">
        <w:rPr>
          <w:rStyle w:val="StyleStyleBold12pt"/>
        </w:rPr>
        <w:t>Kaushal</w:t>
      </w:r>
      <w:r w:rsidRPr="005D017A">
        <w:t xml:space="preserve"> et al </w:t>
      </w:r>
      <w:r w:rsidRPr="005D017A">
        <w:rPr>
          <w:rStyle w:val="StyleStyleBold12pt"/>
        </w:rPr>
        <w:t xml:space="preserve">11 </w:t>
      </w:r>
      <w:r w:rsidRPr="005D017A">
        <w:t>(Arvind, partner with Booz and Co, Thomas Mayor, senior executive advisor, Patricia Riedel, principal at Booz and Co. Fall 2011, “Manufacturing’s Wake-Up Call”) http://booz.com/media/file/sb64-11306-Manufacturing's-Wake-Up-Call.pdf</w:t>
      </w:r>
    </w:p>
    <w:p w:rsidR="00F87E41" w:rsidRPr="005D017A" w:rsidRDefault="00F87E41" w:rsidP="00F87E41"/>
    <w:p w:rsidR="00F87E41" w:rsidRPr="00806110" w:rsidRDefault="00F87E41" w:rsidP="00F87E41">
      <w:pPr>
        <w:rPr>
          <w:rStyle w:val="box"/>
        </w:rPr>
      </w:pPr>
      <w:r w:rsidRPr="00B0372A">
        <w:rPr>
          <w:rStyle w:val="StyleBoldUnderline"/>
          <w:rFonts w:asciiTheme="minorHAnsi" w:hAnsiTheme="minorHAnsi"/>
        </w:rPr>
        <w:t>Historically, manufactured goods are more trade-able than other categories. Thus, a strong manufacturing base is essential to reducing the U.S. trade deficit,</w:t>
      </w:r>
      <w:r w:rsidRPr="005D017A">
        <w:rPr>
          <w:sz w:val="16"/>
        </w:rPr>
        <w:t xml:space="preserve"> which hit $497 billion in 2010 and is an unnerving drag on GDP</w:t>
      </w:r>
      <w:r w:rsidRPr="00B0372A">
        <w:rPr>
          <w:rStyle w:val="StyleBoldUnderline"/>
          <w:rFonts w:asciiTheme="minorHAnsi" w:hAnsiTheme="minorHAnsi"/>
        </w:rPr>
        <w:t xml:space="preserve">. </w:t>
      </w:r>
      <w:r w:rsidRPr="005D017A">
        <w:rPr>
          <w:rStyle w:val="Emphasis"/>
        </w:rPr>
        <w:t>Unless steps are taken to revitalize manufacturing,</w:t>
      </w:r>
      <w:r w:rsidRPr="00B0372A">
        <w:rPr>
          <w:rStyle w:val="StyleBoldUnderline"/>
          <w:rFonts w:asciiTheme="minorHAnsi" w:hAnsiTheme="minorHAnsi"/>
        </w:rPr>
        <w:t xml:space="preserve"> up to 50 percent of the "value add" of the U.S. economy</w:t>
      </w:r>
      <w:r w:rsidRPr="005D017A">
        <w:rPr>
          <w:sz w:val="16"/>
        </w:rPr>
        <w:t xml:space="preserve"> — the value of manufactured goods beyond their raw material costs — </w:t>
      </w:r>
      <w:r w:rsidRPr="00B0372A">
        <w:rPr>
          <w:rStyle w:val="StyleBoldUnderline"/>
          <w:rFonts w:asciiTheme="minorHAnsi" w:hAnsiTheme="minorHAnsi"/>
        </w:rPr>
        <w:t xml:space="preserve">is at risk of disappearing. If that happened, the U.S. trade deficit would top 51 trillion, </w:t>
      </w:r>
      <w:r w:rsidRPr="005D017A">
        <w:rPr>
          <w:rStyle w:val="Emphasis"/>
        </w:rPr>
        <w:t>a troubling level for any country seeking economic growth.</w:t>
      </w:r>
    </w:p>
    <w:p w:rsidR="00F87E41" w:rsidRPr="005D017A" w:rsidRDefault="00F87E41" w:rsidP="00F87E41">
      <w:pPr>
        <w:pStyle w:val="Heading4"/>
      </w:pPr>
      <w:r w:rsidRPr="005D017A">
        <w:t>C. Innovation</w:t>
      </w:r>
    </w:p>
    <w:p w:rsidR="00F87E41" w:rsidRPr="005D017A" w:rsidRDefault="00F87E41" w:rsidP="00F87E41">
      <w:r w:rsidRPr="005D017A">
        <w:rPr>
          <w:rStyle w:val="StyleStyleBold12pt"/>
        </w:rPr>
        <w:t>Kaushal</w:t>
      </w:r>
      <w:r w:rsidRPr="005D017A">
        <w:t xml:space="preserve"> et al </w:t>
      </w:r>
      <w:r w:rsidRPr="005D017A">
        <w:rPr>
          <w:rStyle w:val="StyleStyleBold12pt"/>
        </w:rPr>
        <w:t xml:space="preserve">11 </w:t>
      </w:r>
      <w:r w:rsidRPr="005D017A">
        <w:t>(Arvind, partner with Booz and Co, Thomas Mayor, senior executive advisor, Patricia Riedel, principal at Booz and Co. Fall 2011, “Manufacturing’s Wake-Up Call”) http://booz.com/media/file/sb64-11306-Manufacturing's-Wake-Up-Call.pdf</w:t>
      </w:r>
    </w:p>
    <w:p w:rsidR="00F87E41" w:rsidRPr="005D017A" w:rsidRDefault="00F87E41" w:rsidP="00F87E41"/>
    <w:p w:rsidR="00F87E41" w:rsidRPr="005D017A" w:rsidRDefault="00F87E41" w:rsidP="00F87E41">
      <w:pPr>
        <w:rPr>
          <w:sz w:val="16"/>
        </w:rPr>
      </w:pPr>
      <w:r w:rsidRPr="005D017A">
        <w:rPr>
          <w:sz w:val="16"/>
        </w:rPr>
        <w:t xml:space="preserve">Perhaps </w:t>
      </w:r>
      <w:r w:rsidRPr="00B0372A">
        <w:rPr>
          <w:rStyle w:val="StyleBoldUnderline"/>
          <w:rFonts w:asciiTheme="minorHAnsi" w:hAnsiTheme="minorHAnsi"/>
        </w:rPr>
        <w:t>the least understood benefit of manufacturing is how closely it is related to innovation in design, product development, quality control, and factory processes</w:t>
      </w:r>
      <w:r w:rsidRPr="005D017A">
        <w:rPr>
          <w:sz w:val="16"/>
        </w:rPr>
        <w:t xml:space="preserve">. In 2008, </w:t>
      </w:r>
      <w:r w:rsidRPr="00B0372A">
        <w:rPr>
          <w:rStyle w:val="StyleBoldUnderline"/>
          <w:rFonts w:asciiTheme="minorHAnsi" w:hAnsiTheme="minorHAnsi"/>
        </w:rPr>
        <w:t>67 percent of all private-sector R&amp;D was conducted by manufacturing companies</w:t>
      </w:r>
      <w:r w:rsidRPr="005D017A">
        <w:rPr>
          <w:sz w:val="16"/>
        </w:rPr>
        <w:t xml:space="preserve">, according to the National Science Foundation. And from 2006 to 2008, 22 percent of U.S. manufacturing companies reported a new or significantly improved product, service, or process, compared with 8 percent of nonmanu-facturing companies. </w:t>
      </w:r>
      <w:r w:rsidRPr="00B0372A">
        <w:rPr>
          <w:rStyle w:val="StyleBoldUnderline"/>
          <w:rFonts w:asciiTheme="minorHAnsi" w:hAnsiTheme="minorHAnsi"/>
        </w:rPr>
        <w:t xml:space="preserve">Innovation propels improvements in worker output, capital flow, usage of materials and energy, energy conservation, and other components of productivity. Increased productivity, in turn, </w:t>
      </w:r>
      <w:r w:rsidRPr="005D017A">
        <w:rPr>
          <w:rStyle w:val="Emphasis"/>
        </w:rPr>
        <w:t>leads to faster economic growth</w:t>
      </w:r>
      <w:r w:rsidRPr="00B0372A">
        <w:rPr>
          <w:rStyle w:val="StyleBoldUnderline"/>
          <w:rFonts w:asciiTheme="minorHAnsi" w:hAnsiTheme="minorHAnsi"/>
        </w:rPr>
        <w:t xml:space="preserve"> and a higher standard of living. </w:t>
      </w:r>
      <w:r w:rsidRPr="005D017A">
        <w:rPr>
          <w:sz w:val="16"/>
        </w:rPr>
        <w:t>Between 1987 and 2008, productivity grew in the U.S. manufacturing sector 65 percent faster than in business as a whole. (See Exhibit 1.)</w:t>
      </w:r>
    </w:p>
    <w:p w:rsidR="00F87E41" w:rsidRPr="005D017A" w:rsidRDefault="00F87E41" w:rsidP="00F87E41">
      <w:pPr>
        <w:pStyle w:val="Heading4"/>
      </w:pPr>
      <w:r w:rsidRPr="005D017A">
        <w:t>D. Empirically proven</w:t>
      </w:r>
    </w:p>
    <w:p w:rsidR="00F87E41" w:rsidRPr="005D017A" w:rsidRDefault="00F87E41" w:rsidP="00F87E41">
      <w:r w:rsidRPr="005D017A">
        <w:rPr>
          <w:rStyle w:val="StyleStyleBold12pt"/>
        </w:rPr>
        <w:t>NIST 11</w:t>
      </w:r>
      <w:r w:rsidRPr="005D017A">
        <w:t xml:space="preserve"> (2/14/11, “Tools for Manufacturing Competitiveness: Building Prosperity through Innovation (+$120.5 million)” National Institute of Standards and Technology, US Department of Commerce) http://www.nist.gov/public_affairs/factsheet/comp_manuf2012.cfm</w:t>
      </w:r>
    </w:p>
    <w:p w:rsidR="00F87E41" w:rsidRPr="005D017A" w:rsidRDefault="00F87E41" w:rsidP="00F87E41"/>
    <w:p w:rsidR="00F87E41" w:rsidRPr="00806110" w:rsidRDefault="00F87E41" w:rsidP="00F87E41">
      <w:pPr>
        <w:rPr>
          <w:rStyle w:val="box"/>
        </w:rPr>
      </w:pPr>
      <w:r w:rsidRPr="00B0372A">
        <w:rPr>
          <w:rStyle w:val="StyleBoldUnderline"/>
          <w:rFonts w:asciiTheme="minorHAnsi" w:hAnsiTheme="minorHAnsi"/>
        </w:rPr>
        <w:t xml:space="preserve">America’s </w:t>
      </w:r>
      <w:r w:rsidRPr="005D017A">
        <w:rPr>
          <w:rStyle w:val="Emphasis"/>
        </w:rPr>
        <w:t>future prosperity depends</w:t>
      </w:r>
      <w:r w:rsidRPr="00B0372A">
        <w:rPr>
          <w:rStyle w:val="StyleBoldUnderline"/>
          <w:rFonts w:asciiTheme="minorHAnsi" w:hAnsiTheme="minorHAnsi"/>
        </w:rPr>
        <w:t xml:space="preserve"> on our nation’s innovation performance</w:t>
      </w:r>
      <w:r w:rsidRPr="005D017A">
        <w:rPr>
          <w:sz w:val="16"/>
        </w:rPr>
        <w:t xml:space="preserve">—on the collective ability of the private and public sectors to generate new knowledge and to be first to put it to work in new products, services, processes, and organizational capabilities. </w:t>
      </w:r>
      <w:r w:rsidRPr="00B0372A">
        <w:rPr>
          <w:rStyle w:val="StyleBoldUnderline"/>
          <w:rFonts w:asciiTheme="minorHAnsi" w:hAnsiTheme="minorHAnsi"/>
        </w:rPr>
        <w:t xml:space="preserve">In a recent analysis, U.S. Department of Commerce economists estimate that technological innovation helped to drive three-quarters of the nation’s economic growth since World War II. Turning research results into economy-building, job-creating insights and then into novel or superior commercial products </w:t>
      </w:r>
      <w:r w:rsidRPr="005D017A">
        <w:rPr>
          <w:rStyle w:val="Emphasis"/>
        </w:rPr>
        <w:t>continues to require a strong, diversified manufacturing base.</w:t>
      </w:r>
      <w:r w:rsidRPr="00806110">
        <w:rPr>
          <w:rStyle w:val="box"/>
        </w:rPr>
        <w:t xml:space="preserve"> </w:t>
      </w:r>
    </w:p>
    <w:p w:rsidR="00F87E41" w:rsidRPr="005D017A" w:rsidRDefault="00F87E41" w:rsidP="00F87E41">
      <w:pPr>
        <w:pStyle w:val="Heading3"/>
      </w:pPr>
      <w:r>
        <w:t>Econ ADV</w:t>
      </w:r>
      <w:r w:rsidRPr="00022F02">
        <w:t xml:space="preserve"> </w:t>
      </w:r>
      <w:r>
        <w:t xml:space="preserve">– Manufacturing – </w:t>
      </w:r>
      <w:r w:rsidRPr="005D017A">
        <w:t>OCS Solves</w:t>
      </w:r>
    </w:p>
    <w:p w:rsidR="00F87E41" w:rsidRDefault="00F87E41" w:rsidP="00F87E41">
      <w:pPr>
        <w:pStyle w:val="Heading4"/>
        <w:rPr>
          <w:u w:color="000000"/>
        </w:rPr>
      </w:pPr>
      <w:r>
        <w:rPr>
          <w:u w:color="000000"/>
        </w:rPr>
        <w:t>Offshore drilling is vital to the manufacturing sector</w:t>
      </w:r>
    </w:p>
    <w:p w:rsidR="00F87E41" w:rsidRPr="005D017A" w:rsidRDefault="00F87E41" w:rsidP="00F87E41">
      <w:r w:rsidRPr="005D017A">
        <w:rPr>
          <w:rStyle w:val="StyleStyleBold12pt"/>
        </w:rPr>
        <w:t>Streeter 10</w:t>
      </w:r>
      <w:r w:rsidRPr="005D017A">
        <w:t xml:space="preserve"> (Erin, staff writer for the National Association of Manufacturers, 9/30/10, “Manufacturers Call on Administration to Lift Offshore Drilling Moratorium” NAM) http://www.nam.org/Communications/Articles/2010/09/Lift-Offshore-Drilling.aspx</w:t>
      </w:r>
    </w:p>
    <w:p w:rsidR="00F87E41" w:rsidRPr="005D017A" w:rsidRDefault="00F87E41" w:rsidP="00F87E41"/>
    <w:p w:rsidR="00F87E41" w:rsidRPr="00B228C1" w:rsidRDefault="00F87E41" w:rsidP="00F87E41">
      <w:pPr>
        <w:rPr>
          <w:sz w:val="16"/>
        </w:rPr>
      </w:pPr>
      <w:r w:rsidRPr="00B228C1">
        <w:rPr>
          <w:sz w:val="16"/>
        </w:rPr>
        <w:t>WASHINGTON, DC, 09/30/10 -  The National Association of Manufacturers (NAM) President John Engler issued a statement today following the Department of Interior’s announcement of new rules for offshore exploration and development and the continued offshore drilling moratorium:   “</w:t>
      </w:r>
      <w:r w:rsidRPr="00B0372A">
        <w:rPr>
          <w:rStyle w:val="StyleBoldUnderline"/>
          <w:rFonts w:asciiTheme="minorHAnsi" w:hAnsiTheme="minorHAnsi"/>
        </w:rPr>
        <w:t>Manufacturers continue to call on the Administration to lift the offshore drilling moratorium. Every day the moratorium continues costs our nation’s economy, manufacturers and hard-working Americans</w:t>
      </w:r>
      <w:r w:rsidRPr="00B228C1">
        <w:rPr>
          <w:sz w:val="16"/>
        </w:rPr>
        <w:t xml:space="preserve">.     We are alarmed by Interior officials’ recent comments indicating that once the formal moratorium is lifted, it will take weeks and months for permits to be issued.     This will not only create an unpredictable approval process, it will increase costs and place even more uncertainty on our already struggling economy. By dragging out the permitting process, our nation will be forced to rely even more on foreign producers, which will only discourage new investment in new projects and stifle job creation.     </w:t>
      </w:r>
      <w:r w:rsidRPr="00B0372A">
        <w:rPr>
          <w:rStyle w:val="StyleBoldUnderline"/>
          <w:rFonts w:asciiTheme="minorHAnsi" w:hAnsiTheme="minorHAnsi"/>
        </w:rPr>
        <w:t>Our nation already faces a high unemployment rate</w:t>
      </w:r>
      <w:r w:rsidRPr="00B228C1">
        <w:rPr>
          <w:sz w:val="16"/>
        </w:rPr>
        <w:t xml:space="preserve">, and estimates show that in the short term this moratorium could cost 46,200 jobs and more than $2.7 billion in economic activity.     </w:t>
      </w:r>
      <w:r w:rsidRPr="00B0372A">
        <w:rPr>
          <w:rStyle w:val="StyleBoldUnderline"/>
          <w:rFonts w:asciiTheme="minorHAnsi" w:hAnsiTheme="minorHAnsi"/>
        </w:rPr>
        <w:t xml:space="preserve">Manufacturers who make and supply equipment, services, engines, boats and materials such as steel and concrete will suffer </w:t>
      </w:r>
      <w:r w:rsidRPr="005D017A">
        <w:rPr>
          <w:rStyle w:val="Emphasis"/>
        </w:rPr>
        <w:t>massive economic consequences</w:t>
      </w:r>
      <w:r w:rsidRPr="00B0372A">
        <w:rPr>
          <w:rStyle w:val="StyleBoldUnderline"/>
          <w:rFonts w:asciiTheme="minorHAnsi" w:hAnsiTheme="minorHAnsi"/>
        </w:rPr>
        <w:t xml:space="preserve"> as a result of the President’s overly broad moratorium.     The development of the </w:t>
      </w:r>
      <w:r w:rsidRPr="005D017A">
        <w:rPr>
          <w:rStyle w:val="StyleBoldUnderline"/>
          <w:rFonts w:asciiTheme="minorHAnsi" w:hAnsiTheme="minorHAnsi"/>
        </w:rPr>
        <w:t>Outer Continental Shelf</w:t>
      </w:r>
      <w:r w:rsidRPr="00B0372A">
        <w:rPr>
          <w:rStyle w:val="StyleBoldUnderline"/>
          <w:rFonts w:asciiTheme="minorHAnsi" w:hAnsiTheme="minorHAnsi"/>
        </w:rPr>
        <w:t xml:space="preserve"> is </w:t>
      </w:r>
      <w:r w:rsidRPr="005D017A">
        <w:rPr>
          <w:rStyle w:val="Emphasis"/>
        </w:rPr>
        <w:t>vital</w:t>
      </w:r>
      <w:r w:rsidRPr="00B0372A">
        <w:rPr>
          <w:rStyle w:val="StyleBoldUnderline"/>
          <w:rFonts w:asciiTheme="minorHAnsi" w:hAnsiTheme="minorHAnsi"/>
        </w:rPr>
        <w:t xml:space="preserve"> to affordable, reliable energy, the long-term health of our economy and the prosperity of American workers</w:t>
      </w:r>
      <w:r w:rsidRPr="00B228C1">
        <w:rPr>
          <w:sz w:val="16"/>
        </w:rPr>
        <w:t xml:space="preserve">.   Manufacturers will continue to work with the Administration and Congress to lift this moratorium that is hurting our economy and our ability to create jobs.” </w:t>
      </w:r>
    </w:p>
    <w:p w:rsidR="00F87E41" w:rsidRDefault="00F87E41" w:rsidP="00F87E41">
      <w:pPr>
        <w:pStyle w:val="Heading3"/>
      </w:pPr>
      <w:r>
        <w:t>Econ ADV</w:t>
      </w:r>
      <w:r w:rsidRPr="00022F02">
        <w:t xml:space="preserve"> </w:t>
      </w:r>
      <w:r>
        <w:t xml:space="preserve">– Manufacturing – A2 can’t solve </w:t>
      </w:r>
    </w:p>
    <w:p w:rsidR="00F87E41" w:rsidRDefault="00F87E41" w:rsidP="00F87E41">
      <w:pPr>
        <w:pStyle w:val="Heading4"/>
      </w:pPr>
      <w:r>
        <w:t>OCS drilling is key to boost manufacturing—it creates demand for manufacturing products and has a ripple effect throughout the economy—that’s Ostermayer.</w:t>
      </w:r>
    </w:p>
    <w:p w:rsidR="00F87E41" w:rsidRDefault="00F87E41" w:rsidP="00F87E41">
      <w:pPr>
        <w:pStyle w:val="Heading4"/>
        <w:rPr>
          <w:u w:color="000000"/>
        </w:rPr>
      </w:pPr>
      <w:r>
        <w:rPr>
          <w:u w:color="000000"/>
        </w:rPr>
        <w:t>Offshore drilling is vital to the manufacturing sector</w:t>
      </w:r>
    </w:p>
    <w:p w:rsidR="00F87E41" w:rsidRPr="00B228C1" w:rsidRDefault="00F87E41" w:rsidP="00F87E41">
      <w:r w:rsidRPr="00B228C1">
        <w:rPr>
          <w:rStyle w:val="StyleStyleBold12pt"/>
        </w:rPr>
        <w:t>Streeter 10</w:t>
      </w:r>
      <w:r w:rsidRPr="00B228C1">
        <w:t xml:space="preserve"> (Erin, staff writer for the National Association of Manufacturers, 9/30/10, “Manufacturers Call on Administration to Lift Offshore Drilling Moratorium” NAM) http://www.nam.org/Communications/Articles/2010/09/Lift-Offshore-Drilling.aspx</w:t>
      </w:r>
    </w:p>
    <w:p w:rsidR="00F87E41" w:rsidRPr="00B228C1" w:rsidRDefault="00F87E41" w:rsidP="00F87E41"/>
    <w:p w:rsidR="00F87E41" w:rsidRPr="00B228C1" w:rsidRDefault="00F87E41" w:rsidP="00F87E41">
      <w:pPr>
        <w:rPr>
          <w:sz w:val="16"/>
        </w:rPr>
      </w:pPr>
      <w:r w:rsidRPr="00B228C1">
        <w:rPr>
          <w:sz w:val="16"/>
        </w:rPr>
        <w:t>WASHINGTON, DC, 09/30/10 -  The National Association of Manufacturers (NAM) President John Engler issued a statement today following the Department of Interior’s announcement of new rules for offshore exploration and development and the continued offshore drilling moratorium:   “</w:t>
      </w:r>
      <w:r w:rsidRPr="00B0372A">
        <w:rPr>
          <w:rStyle w:val="StyleBoldUnderline"/>
          <w:rFonts w:asciiTheme="minorHAnsi" w:hAnsiTheme="minorHAnsi"/>
        </w:rPr>
        <w:t>Manufacturers continue to call on the Administration to lift the offshore drilling moratorium. Every day the moratorium continues costs our nation’s economy, manufacturers and hard-working Americans</w:t>
      </w:r>
      <w:r w:rsidRPr="00B228C1">
        <w:rPr>
          <w:sz w:val="16"/>
        </w:rPr>
        <w:t xml:space="preserve">.     We are alarmed by Interior officials’ recent comments indicating that once the formal moratorium is lifted, it will take weeks and months for permits to be issued.     This will not only create an unpredictable approval process, it will increase costs and place even more uncertainty on our already struggling economy. By dragging out the permitting process, our nation will be forced to rely even more on foreign producers, which will only discourage new investment in new projects and stifle job creation.     </w:t>
      </w:r>
      <w:r w:rsidRPr="00B0372A">
        <w:rPr>
          <w:rStyle w:val="StyleBoldUnderline"/>
          <w:rFonts w:asciiTheme="minorHAnsi" w:hAnsiTheme="minorHAnsi"/>
        </w:rPr>
        <w:t>Our nation already faces a high unemployment rate</w:t>
      </w:r>
      <w:r w:rsidRPr="00B228C1">
        <w:rPr>
          <w:sz w:val="16"/>
        </w:rPr>
        <w:t xml:space="preserve">, and estimates show that in the short term this moratorium could cost 46,200 jobs and more than $2.7 billion in economic activity.     </w:t>
      </w:r>
      <w:r w:rsidRPr="00B0372A">
        <w:rPr>
          <w:rStyle w:val="StyleBoldUnderline"/>
          <w:rFonts w:asciiTheme="minorHAnsi" w:hAnsiTheme="minorHAnsi"/>
        </w:rPr>
        <w:t xml:space="preserve">Manufacturers who make and supply equipment, services, engines, boats and materials such as steel and concrete will suffer </w:t>
      </w:r>
      <w:r w:rsidRPr="00B228C1">
        <w:rPr>
          <w:rStyle w:val="Emphasis"/>
        </w:rPr>
        <w:t>massive economic consequences</w:t>
      </w:r>
      <w:r w:rsidRPr="00B0372A">
        <w:rPr>
          <w:rStyle w:val="StyleBoldUnderline"/>
          <w:rFonts w:asciiTheme="minorHAnsi" w:hAnsiTheme="minorHAnsi"/>
        </w:rPr>
        <w:t xml:space="preserve"> as a result of the President’s overly broad moratorium.     The development of the </w:t>
      </w:r>
      <w:r w:rsidRPr="00B228C1">
        <w:rPr>
          <w:rStyle w:val="StyleBoldUnderline"/>
          <w:rFonts w:asciiTheme="minorHAnsi" w:hAnsiTheme="minorHAnsi"/>
        </w:rPr>
        <w:t>Outer Continental Shelf</w:t>
      </w:r>
      <w:r w:rsidRPr="00B0372A">
        <w:rPr>
          <w:rStyle w:val="StyleBoldUnderline"/>
          <w:rFonts w:asciiTheme="minorHAnsi" w:hAnsiTheme="minorHAnsi"/>
        </w:rPr>
        <w:t xml:space="preserve"> is </w:t>
      </w:r>
      <w:r w:rsidRPr="00B228C1">
        <w:rPr>
          <w:rStyle w:val="Emphasis"/>
        </w:rPr>
        <w:t>vital</w:t>
      </w:r>
      <w:r w:rsidRPr="00B0372A">
        <w:rPr>
          <w:rStyle w:val="StyleBoldUnderline"/>
          <w:rFonts w:asciiTheme="minorHAnsi" w:hAnsiTheme="minorHAnsi"/>
        </w:rPr>
        <w:t xml:space="preserve"> to affordable, reliable energy, the long-term health of our economy and the prosperity of American workers</w:t>
      </w:r>
      <w:r w:rsidRPr="00B228C1">
        <w:rPr>
          <w:sz w:val="16"/>
        </w:rPr>
        <w:t xml:space="preserve">.   Manufacturers will continue to work with the Administration and Congress to lift this moratorium that is hurting our economy and our ability to create jobs.” </w:t>
      </w:r>
    </w:p>
    <w:p w:rsidR="007F7E42" w:rsidRPr="001D3DAB" w:rsidRDefault="007F7E42" w:rsidP="007F7E42">
      <w:pPr>
        <w:pStyle w:val="Heading3"/>
      </w:pPr>
      <w:r w:rsidRPr="001D3DAB">
        <w:t>Econ</w:t>
      </w:r>
      <w:r w:rsidR="006B562D">
        <w:t xml:space="preserve"> ADV – OCS solves – all sectors </w:t>
      </w:r>
      <w:r w:rsidRPr="001D3DAB">
        <w:t xml:space="preserve"> </w:t>
      </w:r>
    </w:p>
    <w:p w:rsidR="007F7E42" w:rsidRPr="001D3DAB" w:rsidRDefault="007F7E42" w:rsidP="007F7E42">
      <w:pPr>
        <w:pStyle w:val="Heading4"/>
        <w:rPr>
          <w:szCs w:val="26"/>
        </w:rPr>
      </w:pPr>
      <w:r w:rsidRPr="001D3DAB">
        <w:rPr>
          <w:szCs w:val="26"/>
        </w:rPr>
        <w:t xml:space="preserve">OCS development causes job growth in every sector of the economy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6"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Pr>
        <w:rPr>
          <w:sz w:val="16"/>
        </w:rPr>
      </w:pPr>
    </w:p>
    <w:p w:rsidR="007F7E42" w:rsidRDefault="007F7E42" w:rsidP="007F7E42">
      <w:pPr>
        <w:rPr>
          <w:sz w:val="16"/>
        </w:rPr>
      </w:pPr>
      <w:r w:rsidRPr="001D3DAB">
        <w:rPr>
          <w:sz w:val="16"/>
        </w:rPr>
        <w:t xml:space="preserve">Employment </w:t>
      </w:r>
      <w:r w:rsidRPr="001D3DAB">
        <w:rPr>
          <w:b/>
          <w:u w:val="single"/>
        </w:rPr>
        <w:t xml:space="preserve">Atlantic OCS oil </w:t>
      </w:r>
      <w:r w:rsidRPr="001D3DAB">
        <w:rPr>
          <w:sz w:val="16"/>
        </w:rPr>
        <w:t xml:space="preserve">and natural gas </w:t>
      </w:r>
      <w:r w:rsidRPr="001D3DAB">
        <w:rPr>
          <w:b/>
          <w:u w:val="single"/>
        </w:rPr>
        <w:t xml:space="preserve">development is expected to lead to </w:t>
      </w:r>
      <w:r w:rsidRPr="001D3DAB">
        <w:rPr>
          <w:rStyle w:val="Emphasis"/>
        </w:rPr>
        <w:t>significant employment gains</w:t>
      </w:r>
      <w:r w:rsidRPr="001D3DAB">
        <w:rPr>
          <w:sz w:val="16"/>
        </w:rPr>
        <w:t xml:space="preserve">, both along the east c oast and nationally. </w:t>
      </w:r>
      <w:r w:rsidRPr="001D3DAB">
        <w:rPr>
          <w:b/>
          <w:u w:val="single"/>
        </w:rPr>
        <w:t>Employment impacts are expected to grow throughout the forecast period, with total incremental U.S. employment reaching nearly 280 thousand jobs by 2035</w:t>
      </w:r>
      <w:r w:rsidRPr="001D3DAB">
        <w:rPr>
          <w:sz w:val="16"/>
        </w:rPr>
        <w:t xml:space="preserve">. 4 Total Atlantic coast employment in 2035 is projected to reach over 215 thousand jobs with employment spread across the region. States outside the region are projected to see employment gains of nearly 65 thousand jobs in 2035. The largest employment impact of Atlantic OCS oil and natural gas activity is projected in the Mid - Atlantic s tates of North and South Carolina and Virginia. North Atlantic states such as Massachusetts, Maine, and New Yor k are all also projected to see employment increases of at least 10 thousand jobs by 2035. The share of incremental employment within the Atlantic coast region is anticipated to steadily grow as the proportion of goods and services that are supplied locally increases. (Figure 3) </w:t>
      </w:r>
      <w:r w:rsidRPr="001D3DAB">
        <w:rPr>
          <w:b/>
          <w:u w:val="single"/>
        </w:rPr>
        <w:t xml:space="preserve">The resulting impact of Atlantic OCS development upon the economy will be </w:t>
      </w:r>
      <w:r w:rsidRPr="001D3DAB">
        <w:rPr>
          <w:rStyle w:val="Emphasis"/>
        </w:rPr>
        <w:t>widespread</w:t>
      </w:r>
      <w:r w:rsidRPr="001D3DAB">
        <w:rPr>
          <w:b/>
          <w:u w:val="single"/>
        </w:rPr>
        <w:t xml:space="preserve"> among industries</w:t>
      </w:r>
      <w:r w:rsidRPr="001D3DAB">
        <w:rPr>
          <w:sz w:val="16"/>
        </w:rPr>
        <w:t xml:space="preserve">. </w:t>
      </w:r>
      <w:r w:rsidRPr="001D3DAB">
        <w:rPr>
          <w:b/>
          <w:u w:val="single"/>
        </w:rPr>
        <w:t xml:space="preserve">Industries which are directly involved in oil </w:t>
      </w:r>
      <w:r w:rsidRPr="001D3DAB">
        <w:rPr>
          <w:sz w:val="16"/>
        </w:rPr>
        <w:t xml:space="preserve">and natural gas </w:t>
      </w:r>
      <w:r w:rsidRPr="001D3DAB">
        <w:rPr>
          <w:b/>
          <w:u w:val="single"/>
        </w:rPr>
        <w:t xml:space="preserve">activities such as the mining sector </w:t>
      </w:r>
      <w:r w:rsidRPr="001D3DAB">
        <w:rPr>
          <w:sz w:val="16"/>
        </w:rPr>
        <w:t xml:space="preserve">( which includ es oil and gas development ), </w:t>
      </w:r>
      <w:r w:rsidRPr="001D3DAB">
        <w:rPr>
          <w:b/>
          <w:u w:val="single"/>
        </w:rPr>
        <w:t>manufacturing, professional, scientific,</w:t>
      </w:r>
      <w:r w:rsidRPr="001D3DAB">
        <w:rPr>
          <w:sz w:val="16"/>
        </w:rPr>
        <w:t xml:space="preserve"> and technical s ervices ( </w:t>
      </w:r>
      <w:r w:rsidRPr="001D3DAB">
        <w:rPr>
          <w:b/>
          <w:u w:val="single"/>
        </w:rPr>
        <w:t>engineering</w:t>
      </w:r>
      <w:r w:rsidRPr="001D3DAB">
        <w:rPr>
          <w:sz w:val="16"/>
        </w:rPr>
        <w:t xml:space="preserve">), </w:t>
      </w:r>
      <w:r w:rsidRPr="001D3DAB">
        <w:rPr>
          <w:b/>
          <w:u w:val="single"/>
        </w:rPr>
        <w:t>and c onstruction</w:t>
      </w:r>
      <w:r w:rsidRPr="001D3DAB">
        <w:rPr>
          <w:sz w:val="16"/>
        </w:rPr>
        <w:t xml:space="preserve"> (installation) </w:t>
      </w:r>
      <w:r w:rsidRPr="001D3DAB">
        <w:rPr>
          <w:b/>
          <w:u w:val="single"/>
        </w:rPr>
        <w:t xml:space="preserve">are expected to see </w:t>
      </w:r>
      <w:r w:rsidRPr="001D3DAB">
        <w:rPr>
          <w:sz w:val="16"/>
        </w:rPr>
        <w:t xml:space="preserve">the </w:t>
      </w:r>
      <w:r w:rsidRPr="001D3DAB">
        <w:rPr>
          <w:b/>
          <w:u w:val="single"/>
        </w:rPr>
        <w:t>large</w:t>
      </w:r>
      <w:r w:rsidRPr="001D3DAB">
        <w:rPr>
          <w:sz w:val="16"/>
        </w:rPr>
        <w:t xml:space="preserve">st </w:t>
      </w:r>
      <w:r w:rsidRPr="001D3DAB">
        <w:rPr>
          <w:b/>
          <w:u w:val="single"/>
        </w:rPr>
        <w:t>employment effects with a combined 125 thousand jobs in 2035</w:t>
      </w:r>
      <w:r w:rsidRPr="001D3DAB">
        <w:rPr>
          <w:sz w:val="16"/>
        </w:rPr>
        <w:t xml:space="preserve">. Of that total, employment in the oil and gas sector is projected to be 45 thousand jobs. </w:t>
      </w:r>
      <w:r w:rsidRPr="001D3DAB">
        <w:rPr>
          <w:b/>
          <w:u w:val="single"/>
        </w:rPr>
        <w:t>By 2035 , the manufacturing sector which includes businesses that manufacture and fabricate oil and gas equipment, platforms and otherwise produce the goods required to develop oil and natural gas fields is projected at around 30 thousand jobs, of which over 20 thousand of these jobs are expected in the Atlantic coast states</w:t>
      </w:r>
      <w:r w:rsidRPr="001D3DAB">
        <w:rPr>
          <w:sz w:val="16"/>
        </w:rPr>
        <w:t xml:space="preserve">. </w:t>
      </w:r>
      <w:r w:rsidRPr="001D3DAB">
        <w:rPr>
          <w:b/>
          <w:u w:val="single"/>
        </w:rPr>
        <w:t>The p rofessional, scientific, and technical service sector, which includes engineering employment, is expected to see employment in excess of 32 thousand additional jobs. Employment in the construction sector which includes offshore installation employment is p rojected to be around 19 thousand jobs in 2035. Sectors not directly related to oil</w:t>
      </w:r>
      <w:r w:rsidRPr="001D3DAB">
        <w:rPr>
          <w:sz w:val="16"/>
        </w:rPr>
        <w:t xml:space="preserve"> and gas </w:t>
      </w:r>
      <w:r w:rsidRPr="001D3DAB">
        <w:rPr>
          <w:b/>
          <w:u w:val="single"/>
        </w:rPr>
        <w:t>development or the supply chain will also see impacts, mainly due to a general increase of income in the economy.</w:t>
      </w:r>
      <w:r w:rsidRPr="001D3DAB">
        <w:rPr>
          <w:sz w:val="16"/>
        </w:rPr>
        <w:t xml:space="preserve"> </w:t>
      </w:r>
      <w:r w:rsidRPr="001D3DAB">
        <w:rPr>
          <w:b/>
          <w:u w:val="single"/>
        </w:rPr>
        <w:t>Retail sector employment is projected to increase by over 20 thousand jobs in 2035 due to Atlantic OCS development. H ealth care and social assistance could increase by nearly 19 thousand jobs, administrative and waste management services by over 18 thousand jobs, food services and drinking places by over 13 thousand jobs, and finance and insurance, and real estate, rental, and leasing are both projected to see the creati on of over 11 thousand jobs in each sector by 2035</w:t>
      </w:r>
      <w:r w:rsidRPr="001D3DAB">
        <w:rPr>
          <w:sz w:val="16"/>
        </w:rPr>
        <w:t xml:space="preserve"> .</w:t>
      </w:r>
    </w:p>
    <w:p w:rsidR="006B562D" w:rsidRPr="001D3DAB" w:rsidRDefault="006B562D" w:rsidP="006B562D">
      <w:pPr>
        <w:pStyle w:val="Heading3"/>
      </w:pPr>
      <w:r w:rsidRPr="001D3DAB">
        <w:t>Econ</w:t>
      </w:r>
      <w:r>
        <w:t xml:space="preserve"> ADV – OCS solves – </w:t>
      </w:r>
      <w:r w:rsidR="00022F02">
        <w:t>trade deficit</w:t>
      </w:r>
    </w:p>
    <w:p w:rsidR="001D3DAB" w:rsidRPr="001D3DAB" w:rsidRDefault="001D3DAB" w:rsidP="001D3DAB">
      <w:pPr>
        <w:pStyle w:val="Heading4"/>
        <w:rPr>
          <w:szCs w:val="26"/>
        </w:rPr>
      </w:pPr>
      <w:r w:rsidRPr="001D3DAB">
        <w:rPr>
          <w:szCs w:val="26"/>
        </w:rPr>
        <w:t xml:space="preserve">Production directly linked to growth, jobs, and lower trade deficit </w:t>
      </w:r>
    </w:p>
    <w:p w:rsidR="001D3DAB" w:rsidRPr="006B562D" w:rsidRDefault="001D3DAB" w:rsidP="001D3DAB">
      <w:r w:rsidRPr="001D3DAB">
        <w:rPr>
          <w:rStyle w:val="StyleStyleBold12pt"/>
          <w:szCs w:val="26"/>
        </w:rPr>
        <w:t>Furman 13</w:t>
      </w:r>
      <w:r w:rsidRPr="001D3DAB">
        <w:t xml:space="preserve"> (Jason Furman is Chairman of the Council of Economic Advisors, Gene Sperling is the Director of the National Economic Council, “Reducing America’s Dependence on Foreign Oil As a Strategy to Increase Economic Growth and Reduce Economic Vulnerability,” Aug 29, </w:t>
      </w:r>
      <w:hyperlink r:id="rId17" w:history="1">
        <w:r w:rsidRPr="001D3DAB">
          <w:rPr>
            <w:rStyle w:val="Hyperlink"/>
          </w:rPr>
          <w:t>http://www.whitehouse.gov/blog/2013/08/29/reducing-america-s-dependence-foreign-oil-strategy-increase-economic-growth-and-redu</w:t>
        </w:r>
      </w:hyperlink>
      <w:r w:rsidRPr="001D3DAB">
        <w:t xml:space="preserve">) </w:t>
      </w:r>
    </w:p>
    <w:p w:rsidR="001D3DAB" w:rsidRPr="001D3DAB" w:rsidRDefault="001D3DAB" w:rsidP="001D3DAB">
      <w:pPr>
        <w:rPr>
          <w:sz w:val="16"/>
        </w:rPr>
      </w:pPr>
    </w:p>
    <w:p w:rsidR="001D3DAB" w:rsidRPr="001D3DAB" w:rsidRDefault="001D3DAB" w:rsidP="001D3DAB">
      <w:pPr>
        <w:rPr>
          <w:sz w:val="16"/>
        </w:rPr>
      </w:pPr>
      <w:r w:rsidRPr="001D3DAB">
        <w:rPr>
          <w:sz w:val="16"/>
        </w:rPr>
        <w:t xml:space="preserve">But among its greatest effects are economic. </w:t>
      </w:r>
      <w:r w:rsidRPr="006B562D">
        <w:rPr>
          <w:b/>
          <w:highlight w:val="green"/>
          <w:u w:val="single"/>
        </w:rPr>
        <w:t>Every barrel of oil</w:t>
      </w:r>
      <w:r w:rsidRPr="001D3DAB">
        <w:rPr>
          <w:sz w:val="16"/>
        </w:rPr>
        <w:t xml:space="preserve"> or cubic foot of gas </w:t>
      </w:r>
      <w:r w:rsidRPr="001D3DAB">
        <w:rPr>
          <w:b/>
          <w:u w:val="single"/>
        </w:rPr>
        <w:t xml:space="preserve">that </w:t>
      </w:r>
      <w:r w:rsidRPr="006B562D">
        <w:rPr>
          <w:b/>
          <w:highlight w:val="green"/>
          <w:u w:val="single"/>
        </w:rPr>
        <w:t>we produce</w:t>
      </w:r>
      <w:r w:rsidRPr="001D3DAB">
        <w:rPr>
          <w:b/>
          <w:u w:val="single"/>
        </w:rPr>
        <w:t xml:space="preserve"> at home </w:t>
      </w:r>
      <w:r w:rsidRPr="006B562D">
        <w:rPr>
          <w:b/>
          <w:highlight w:val="green"/>
          <w:u w:val="single"/>
        </w:rPr>
        <w:t>instead of importing</w:t>
      </w:r>
      <w:r w:rsidRPr="001D3DAB">
        <w:rPr>
          <w:b/>
          <w:u w:val="single"/>
        </w:rPr>
        <w:t xml:space="preserve"> from abroad </w:t>
      </w:r>
      <w:r w:rsidRPr="006B562D">
        <w:rPr>
          <w:b/>
          <w:highlight w:val="green"/>
          <w:u w:val="single"/>
        </w:rPr>
        <w:t>means</w:t>
      </w:r>
      <w:r w:rsidRPr="006B562D">
        <w:rPr>
          <w:sz w:val="16"/>
          <w:highlight w:val="green"/>
        </w:rPr>
        <w:t xml:space="preserve">: </w:t>
      </w:r>
      <w:r w:rsidRPr="006B562D">
        <w:rPr>
          <w:rStyle w:val="Emphasis"/>
          <w:highlight w:val="green"/>
        </w:rPr>
        <w:t>More jobs</w:t>
      </w:r>
      <w:r w:rsidRPr="001D3DAB">
        <w:rPr>
          <w:sz w:val="16"/>
        </w:rPr>
        <w:t xml:space="preserve">. Creates American jobs, adds to our national income, and reduces our trade deficit. </w:t>
      </w:r>
      <w:r w:rsidRPr="001D3DAB">
        <w:rPr>
          <w:b/>
          <w:u w:val="single"/>
        </w:rPr>
        <w:t>Nearly 35,000 jobs have been created over the past four years in oil and gas extraction alone, with more jobs along the crude oil supply chain</w:t>
      </w:r>
      <w:r w:rsidRPr="001D3DAB">
        <w:rPr>
          <w:sz w:val="16"/>
        </w:rPr>
        <w:t xml:space="preserve">. North Dakota, for instance, has achieved the lowest unemployment rate in the nation (3.1 percent in June), while developing into a center of the resurgence of domestic oil production. </w:t>
      </w:r>
      <w:r w:rsidRPr="001D3DAB">
        <w:rPr>
          <w:rStyle w:val="Emphasis"/>
        </w:rPr>
        <w:t>Faster growth</w:t>
      </w:r>
      <w:r w:rsidRPr="001D3DAB">
        <w:rPr>
          <w:sz w:val="16"/>
        </w:rPr>
        <w:t xml:space="preserve">. </w:t>
      </w:r>
      <w:r w:rsidRPr="006B562D">
        <w:rPr>
          <w:rStyle w:val="StyleBoldUnderline"/>
          <w:highlight w:val="green"/>
        </w:rPr>
        <w:t>Increasing productivity</w:t>
      </w:r>
      <w:r w:rsidRPr="001D3DAB">
        <w:rPr>
          <w:rStyle w:val="StyleBoldUnderline"/>
        </w:rPr>
        <w:t xml:space="preserve"> through new techniques and technologies raises national income and </w:t>
      </w:r>
      <w:r w:rsidRPr="006B562D">
        <w:rPr>
          <w:rStyle w:val="StyleBoldUnderline"/>
          <w:highlight w:val="green"/>
        </w:rPr>
        <w:t>increases growth. And</w:t>
      </w:r>
      <w:r w:rsidRPr="001D3DAB">
        <w:rPr>
          <w:sz w:val="16"/>
        </w:rPr>
        <w:t xml:space="preserve"> </w:t>
      </w:r>
      <w:r w:rsidRPr="001D3DAB">
        <w:rPr>
          <w:rStyle w:val="StyleBoldUnderline"/>
        </w:rPr>
        <w:t xml:space="preserve">improving the terms-of-trade by </w:t>
      </w:r>
      <w:r w:rsidRPr="006B562D">
        <w:rPr>
          <w:rStyle w:val="StyleBoldUnderline"/>
          <w:highlight w:val="green"/>
        </w:rPr>
        <w:t>reducing America’s dependence</w:t>
      </w:r>
      <w:r w:rsidRPr="001D3DAB">
        <w:rPr>
          <w:rStyle w:val="StyleBoldUnderline"/>
        </w:rPr>
        <w:t xml:space="preserve"> on foreign oil and increasing our net exports </w:t>
      </w:r>
      <w:r w:rsidRPr="006B562D">
        <w:rPr>
          <w:rStyle w:val="StyleBoldUnderline"/>
          <w:highlight w:val="green"/>
        </w:rPr>
        <w:t>shows up in</w:t>
      </w:r>
      <w:r w:rsidRPr="001D3DAB">
        <w:rPr>
          <w:rStyle w:val="StyleBoldUnderline"/>
        </w:rPr>
        <w:t xml:space="preserve"> higher standards of living and also </w:t>
      </w:r>
      <w:r w:rsidRPr="006B562D">
        <w:rPr>
          <w:rStyle w:val="StyleBoldUnderline"/>
          <w:highlight w:val="green"/>
        </w:rPr>
        <w:t>higher growth rates</w:t>
      </w:r>
      <w:r w:rsidRPr="001D3DAB">
        <w:rPr>
          <w:sz w:val="16"/>
        </w:rPr>
        <w:t xml:space="preserve">. Most recently, revised net export numbers—including </w:t>
      </w:r>
      <w:r w:rsidRPr="006B562D">
        <w:rPr>
          <w:rStyle w:val="StyleBoldUnderline"/>
          <w:highlight w:val="green"/>
        </w:rPr>
        <w:t>a substantial contribution from petroleum</w:t>
      </w:r>
      <w:r w:rsidRPr="001D3DAB">
        <w:rPr>
          <w:sz w:val="16"/>
        </w:rPr>
        <w:t xml:space="preserve"> products—</w:t>
      </w:r>
      <w:r w:rsidRPr="006B562D">
        <w:rPr>
          <w:rStyle w:val="StyleBoldUnderline"/>
          <w:highlight w:val="green"/>
        </w:rPr>
        <w:t>play</w:t>
      </w:r>
      <w:r w:rsidRPr="001D3DAB">
        <w:rPr>
          <w:sz w:val="16"/>
        </w:rPr>
        <w:t xml:space="preserve">ed </w:t>
      </w:r>
      <w:r w:rsidRPr="006B562D">
        <w:rPr>
          <w:rStyle w:val="StyleBoldUnderline"/>
          <w:highlight w:val="green"/>
        </w:rPr>
        <w:t>a large role in</w:t>
      </w:r>
      <w:r w:rsidRPr="001D3DAB">
        <w:rPr>
          <w:sz w:val="16"/>
        </w:rPr>
        <w:t xml:space="preserve"> the upward revision of GDP growth in Q2. </w:t>
      </w:r>
      <w:r w:rsidRPr="006B562D">
        <w:rPr>
          <w:rStyle w:val="Emphasis"/>
          <w:highlight w:val="green"/>
        </w:rPr>
        <w:t>A lower trade deficit</w:t>
      </w:r>
      <w:r w:rsidRPr="001D3DAB">
        <w:rPr>
          <w:sz w:val="16"/>
        </w:rPr>
        <w:t xml:space="preserve">. </w:t>
      </w:r>
      <w:r w:rsidRPr="006B562D">
        <w:rPr>
          <w:b/>
          <w:highlight w:val="green"/>
          <w:u w:val="single"/>
        </w:rPr>
        <w:t>The oil</w:t>
      </w:r>
      <w:r w:rsidRPr="001D3DAB">
        <w:rPr>
          <w:b/>
          <w:u w:val="single"/>
        </w:rPr>
        <w:t xml:space="preserve"> and gas </w:t>
      </w:r>
      <w:r w:rsidRPr="006B562D">
        <w:rPr>
          <w:b/>
          <w:highlight w:val="green"/>
          <w:u w:val="single"/>
        </w:rPr>
        <w:t>boom has</w:t>
      </w:r>
      <w:r w:rsidRPr="001D3DAB">
        <w:rPr>
          <w:sz w:val="16"/>
        </w:rPr>
        <w:t xml:space="preserve"> also </w:t>
      </w:r>
      <w:r w:rsidRPr="006B562D">
        <w:rPr>
          <w:b/>
          <w:highlight w:val="green"/>
          <w:u w:val="single"/>
        </w:rPr>
        <w:t>substantially reduced the trade deficit</w:t>
      </w:r>
      <w:r w:rsidRPr="001D3DAB">
        <w:rPr>
          <w:sz w:val="16"/>
        </w:rPr>
        <w:t xml:space="preserve">. The real (inflation-adjusted) trade deficit in petroleum products fell to a record monthly low in June. The chart below shows that through the first six months of 2013, the petroleum deficit is on pace to set a new annual low this year, after adjusting for price changes. And through June 2013, the petroleum share of the real trade deficit in goods has fallen from over 40 percent in 2009 to 25 percent since then, a pattern that will improve as foreign imports continue to fall and domestic production continues to rise (see chart). </w:t>
      </w:r>
      <w:r w:rsidRPr="001D3DAB">
        <w:rPr>
          <w:b/>
          <w:u w:val="single"/>
        </w:rPr>
        <w:t xml:space="preserve">Economic news like this is just one more reason for us to celebrate </w:t>
      </w:r>
      <w:r w:rsidRPr="001D3DAB">
        <w:rPr>
          <w:sz w:val="16"/>
        </w:rPr>
        <w:t xml:space="preserve">the resurgence of </w:t>
      </w:r>
      <w:r w:rsidRPr="001D3DAB">
        <w:rPr>
          <w:b/>
          <w:u w:val="single"/>
        </w:rPr>
        <w:t>domestic oil and gas production</w:t>
      </w:r>
      <w:r w:rsidRPr="001D3DAB">
        <w:rPr>
          <w:sz w:val="16"/>
        </w:rPr>
        <w:t>.</w:t>
      </w:r>
    </w:p>
    <w:p w:rsidR="001D3DAB" w:rsidRPr="001D3DAB" w:rsidRDefault="001D3DAB" w:rsidP="001D3DAB"/>
    <w:p w:rsidR="001D3DAB" w:rsidRPr="001D3DAB" w:rsidRDefault="001D3DAB" w:rsidP="001D3DAB"/>
    <w:p w:rsidR="007F7E42" w:rsidRPr="001D3DAB" w:rsidRDefault="00022F02" w:rsidP="007F7E42">
      <w:pPr>
        <w:pStyle w:val="Heading3"/>
      </w:pPr>
      <w:r w:rsidRPr="001D3DAB">
        <w:t>Econ</w:t>
      </w:r>
      <w:r>
        <w:t xml:space="preserve"> ADV – OCS solves – </w:t>
      </w:r>
      <w:r w:rsidR="007F7E42" w:rsidRPr="001D3DAB">
        <w:t xml:space="preserve">Manufacturing </w:t>
      </w:r>
    </w:p>
    <w:p w:rsidR="007F7E42" w:rsidRPr="001D3DAB" w:rsidRDefault="007F7E42" w:rsidP="007F7E42">
      <w:pPr>
        <w:pStyle w:val="Heading4"/>
        <w:rPr>
          <w:szCs w:val="26"/>
        </w:rPr>
      </w:pPr>
      <w:r w:rsidRPr="001D3DAB">
        <w:rPr>
          <w:szCs w:val="26"/>
        </w:rPr>
        <w:t xml:space="preserve">OCS projects spur widespread growth of US manufacturing base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8"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Pr>
        <w:rPr>
          <w:sz w:val="16"/>
        </w:rPr>
      </w:pPr>
    </w:p>
    <w:p w:rsidR="007F7E42" w:rsidRPr="001D3DAB" w:rsidRDefault="007F7E42" w:rsidP="007F7E42">
      <w:pPr>
        <w:rPr>
          <w:sz w:val="16"/>
        </w:rPr>
      </w:pPr>
      <w:r w:rsidRPr="007E0B05">
        <w:rPr>
          <w:b/>
          <w:highlight w:val="green"/>
          <w:u w:val="single"/>
        </w:rPr>
        <w:t>The supply chain</w:t>
      </w:r>
      <w:r w:rsidRPr="001D3DAB">
        <w:rPr>
          <w:b/>
          <w:u w:val="single"/>
        </w:rPr>
        <w:t xml:space="preserve"> required </w:t>
      </w:r>
      <w:r w:rsidRPr="007E0B05">
        <w:rPr>
          <w:b/>
          <w:highlight w:val="green"/>
          <w:u w:val="single"/>
        </w:rPr>
        <w:t>to develop an offshore oil</w:t>
      </w:r>
      <w:r w:rsidRPr="001D3DAB">
        <w:rPr>
          <w:b/>
          <w:u w:val="single"/>
        </w:rPr>
        <w:t xml:space="preserve"> </w:t>
      </w:r>
      <w:r w:rsidRPr="001D3DAB">
        <w:rPr>
          <w:sz w:val="16"/>
        </w:rPr>
        <w:t xml:space="preserve">and natural gas </w:t>
      </w:r>
      <w:r w:rsidRPr="001D3DAB">
        <w:rPr>
          <w:b/>
          <w:u w:val="single"/>
        </w:rPr>
        <w:t xml:space="preserve">project </w:t>
      </w:r>
      <w:r w:rsidRPr="007E0B05">
        <w:rPr>
          <w:b/>
          <w:highlight w:val="green"/>
          <w:u w:val="single"/>
        </w:rPr>
        <w:t>is</w:t>
      </w:r>
      <w:r w:rsidRPr="001D3DAB">
        <w:rPr>
          <w:b/>
          <w:u w:val="single"/>
        </w:rPr>
        <w:t xml:space="preserve"> incredibly </w:t>
      </w:r>
      <w:r w:rsidRPr="007E0B05">
        <w:rPr>
          <w:b/>
          <w:highlight w:val="green"/>
          <w:u w:val="single"/>
        </w:rPr>
        <w:t>complex, with suppliers located throughout the country and</w:t>
      </w:r>
      <w:r w:rsidRPr="001D3DAB">
        <w:rPr>
          <w:b/>
          <w:u w:val="single"/>
        </w:rPr>
        <w:t xml:space="preserve"> often the </w:t>
      </w:r>
      <w:r w:rsidRPr="007E0B05">
        <w:rPr>
          <w:b/>
          <w:highlight w:val="green"/>
          <w:u w:val="single"/>
        </w:rPr>
        <w:t>world</w:t>
      </w:r>
      <w:r w:rsidRPr="001D3DAB">
        <w:rPr>
          <w:sz w:val="16"/>
        </w:rPr>
        <w:t xml:space="preserve">. </w:t>
      </w:r>
      <w:r w:rsidRPr="001D3DAB">
        <w:rPr>
          <w:b/>
          <w:u w:val="single"/>
        </w:rPr>
        <w:t xml:space="preserve">Certain activities, such as </w:t>
      </w:r>
      <w:r w:rsidRPr="007E0B05">
        <w:rPr>
          <w:b/>
          <w:highlight w:val="green"/>
          <w:u w:val="single"/>
        </w:rPr>
        <w:t>specialized manufacturing of equipment</w:t>
      </w:r>
      <w:r w:rsidRPr="001D3DAB">
        <w:rPr>
          <w:b/>
          <w:u w:val="single"/>
        </w:rPr>
        <w:t xml:space="preserve"> components often </w:t>
      </w:r>
      <w:r w:rsidRPr="007E0B05">
        <w:rPr>
          <w:b/>
          <w:highlight w:val="green"/>
          <w:u w:val="single"/>
        </w:rPr>
        <w:t>take place far from the area of</w:t>
      </w:r>
      <w:r w:rsidRPr="001D3DAB">
        <w:rPr>
          <w:b/>
          <w:u w:val="single"/>
        </w:rPr>
        <w:t xml:space="preserve"> exploration and </w:t>
      </w:r>
      <w:r w:rsidRPr="007E0B05">
        <w:rPr>
          <w:b/>
          <w:highlight w:val="green"/>
          <w:u w:val="single"/>
        </w:rPr>
        <w:t>production</w:t>
      </w:r>
      <w:r w:rsidRPr="001D3DAB">
        <w:rPr>
          <w:b/>
          <w:u w:val="single"/>
        </w:rPr>
        <w:t xml:space="preserve">, while other work must take place within the region. </w:t>
      </w:r>
      <w:r w:rsidRPr="00C23805">
        <w:rPr>
          <w:b/>
          <w:highlight w:val="green"/>
          <w:u w:val="single"/>
        </w:rPr>
        <w:t>Especially in an area</w:t>
      </w:r>
      <w:r w:rsidRPr="001D3DAB">
        <w:rPr>
          <w:b/>
          <w:u w:val="single"/>
        </w:rPr>
        <w:t xml:space="preserve"> that is </w:t>
      </w:r>
      <w:r w:rsidRPr="00C23805">
        <w:rPr>
          <w:b/>
          <w:highlight w:val="green"/>
          <w:u w:val="single"/>
        </w:rPr>
        <w:t>new to oil</w:t>
      </w:r>
      <w:r w:rsidRPr="001D3DAB">
        <w:rPr>
          <w:sz w:val="16"/>
        </w:rPr>
        <w:t xml:space="preserve"> and gas </w:t>
      </w:r>
      <w:r w:rsidRPr="00C23805">
        <w:rPr>
          <w:b/>
          <w:highlight w:val="green"/>
          <w:u w:val="single"/>
        </w:rPr>
        <w:t>development</w:t>
      </w:r>
      <w:r w:rsidRPr="001D3DAB">
        <w:rPr>
          <w:sz w:val="16"/>
        </w:rPr>
        <w:t xml:space="preserve">, </w:t>
      </w:r>
      <w:r w:rsidRPr="00C23805">
        <w:rPr>
          <w:b/>
          <w:highlight w:val="green"/>
          <w:u w:val="single"/>
        </w:rPr>
        <w:t>a significant amount of</w:t>
      </w:r>
      <w:r w:rsidRPr="001D3DAB">
        <w:rPr>
          <w:b/>
          <w:u w:val="single"/>
        </w:rPr>
        <w:t xml:space="preserve"> spending on fabrication and </w:t>
      </w:r>
      <w:r w:rsidRPr="00C23805">
        <w:rPr>
          <w:b/>
          <w:highlight w:val="green"/>
          <w:u w:val="single"/>
        </w:rPr>
        <w:t>manufacturing</w:t>
      </w:r>
      <w:r w:rsidRPr="001D3DAB">
        <w:rPr>
          <w:b/>
          <w:u w:val="single"/>
        </w:rPr>
        <w:t xml:space="preserve"> normally </w:t>
      </w:r>
      <w:r w:rsidRPr="00C23805">
        <w:rPr>
          <w:b/>
          <w:highlight w:val="green"/>
          <w:u w:val="single"/>
        </w:rPr>
        <w:t>takes place outside the region</w:t>
      </w:r>
      <w:r w:rsidRPr="001D3DAB">
        <w:rPr>
          <w:b/>
          <w:u w:val="single"/>
        </w:rPr>
        <w:t xml:space="preserve"> due to the undeveloped nature of the local supply chain and knowledge base</w:t>
      </w:r>
      <w:r w:rsidRPr="001D3DAB">
        <w:rPr>
          <w:sz w:val="16"/>
        </w:rPr>
        <w:t xml:space="preserve">. </w:t>
      </w:r>
      <w:r w:rsidRPr="00C23805">
        <w:rPr>
          <w:b/>
          <w:highlight w:val="green"/>
          <w:u w:val="single"/>
        </w:rPr>
        <w:t>Overtime, suppliers</w:t>
      </w:r>
      <w:r w:rsidRPr="001D3DAB">
        <w:rPr>
          <w:b/>
          <w:u w:val="single"/>
        </w:rPr>
        <w:t xml:space="preserve"> of offshore oil </w:t>
      </w:r>
      <w:r w:rsidRPr="001D3DAB">
        <w:rPr>
          <w:sz w:val="16"/>
        </w:rPr>
        <w:t xml:space="preserve">and natural gas </w:t>
      </w:r>
      <w:r w:rsidRPr="001D3DAB">
        <w:rPr>
          <w:b/>
          <w:u w:val="single"/>
        </w:rPr>
        <w:t xml:space="preserve">equipment </w:t>
      </w:r>
      <w:r w:rsidRPr="00C23805">
        <w:rPr>
          <w:b/>
          <w:highlight w:val="green"/>
          <w:u w:val="single"/>
        </w:rPr>
        <w:t>begin to produce a more significant share of equipment locally</w:t>
      </w:r>
      <w:r w:rsidRPr="001D3DAB">
        <w:rPr>
          <w:sz w:val="16"/>
        </w:rPr>
        <w:t xml:space="preserve">. </w:t>
      </w:r>
      <w:r w:rsidRPr="00C23805">
        <w:rPr>
          <w:b/>
          <w:highlight w:val="green"/>
          <w:u w:val="single"/>
        </w:rPr>
        <w:t>In an area with</w:t>
      </w:r>
      <w:r w:rsidRPr="001D3DAB">
        <w:rPr>
          <w:b/>
          <w:u w:val="single"/>
        </w:rPr>
        <w:t xml:space="preserve"> the </w:t>
      </w:r>
      <w:r w:rsidRPr="00C23805">
        <w:rPr>
          <w:b/>
          <w:highlight w:val="green"/>
          <w:u w:val="single"/>
        </w:rPr>
        <w:t>high - tech manufacturing capabilities</w:t>
      </w:r>
      <w:r w:rsidRPr="001D3DAB">
        <w:rPr>
          <w:b/>
          <w:u w:val="single"/>
        </w:rPr>
        <w:t xml:space="preserve">, knowledge base, </w:t>
      </w:r>
      <w:r w:rsidRPr="00C23805">
        <w:rPr>
          <w:b/>
          <w:highlight w:val="green"/>
          <w:u w:val="single"/>
        </w:rPr>
        <w:t xml:space="preserve">and extensive maritime infrastructure of the Atlantic coast states, this trend would be </w:t>
      </w:r>
      <w:r w:rsidRPr="00C23805">
        <w:rPr>
          <w:rStyle w:val="Emphasis"/>
          <w:highlight w:val="green"/>
        </w:rPr>
        <w:t>expected to continue</w:t>
      </w:r>
      <w:r w:rsidRPr="001D3DAB">
        <w:rPr>
          <w:sz w:val="16"/>
        </w:rPr>
        <w:t xml:space="preserve"> . This study projects that the percentage of spending that will take place in the Atlantic coast states will progress from 48 percent in the first five year s of activity to 64 percent in the last five years. Spending in the Atlantic coast st ates is projected to vary based on the location of the individual states relative to offshore oil and natural gas reserves, projects, and production ; as well as the makeup of the individual state’s economies. </w:t>
      </w:r>
    </w:p>
    <w:p w:rsidR="007F7E42" w:rsidRPr="001D3DAB" w:rsidRDefault="00022F02" w:rsidP="007F7E42">
      <w:pPr>
        <w:pStyle w:val="Heading3"/>
      </w:pPr>
      <w:r w:rsidRPr="001D3DAB">
        <w:t>Econ</w:t>
      </w:r>
      <w:r>
        <w:t xml:space="preserve"> ADV – OCS solves – </w:t>
      </w:r>
      <w:r w:rsidR="007F7E42" w:rsidRPr="001D3DAB">
        <w:t xml:space="preserve">Process </w:t>
      </w:r>
    </w:p>
    <w:p w:rsidR="007F7E42" w:rsidRPr="001D3DAB" w:rsidRDefault="007F7E42" w:rsidP="007F7E42">
      <w:pPr>
        <w:pStyle w:val="Heading4"/>
        <w:rPr>
          <w:szCs w:val="26"/>
        </w:rPr>
      </w:pPr>
      <w:r w:rsidRPr="001D3DAB">
        <w:rPr>
          <w:szCs w:val="26"/>
        </w:rPr>
        <w:t xml:space="preserve">Initiation of project alone enhances economic activity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19"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Pr>
        <w:rPr>
          <w:sz w:val="16"/>
        </w:rPr>
      </w:pPr>
    </w:p>
    <w:p w:rsidR="007F7E42" w:rsidRPr="001D3DAB" w:rsidRDefault="007F7E42" w:rsidP="007F7E42">
      <w:pPr>
        <w:rPr>
          <w:sz w:val="16"/>
        </w:rPr>
      </w:pPr>
      <w:r w:rsidRPr="001D3DAB">
        <w:rPr>
          <w:sz w:val="16"/>
        </w:rPr>
        <w:t xml:space="preserve">Projects </w:t>
      </w:r>
      <w:r w:rsidRPr="00022F02">
        <w:rPr>
          <w:rStyle w:val="StyleBoldUnderline"/>
          <w:highlight w:val="green"/>
        </w:rPr>
        <w:t>Offshore project development is the key factor in oil</w:t>
      </w:r>
      <w:r w:rsidRPr="001D3DAB">
        <w:rPr>
          <w:sz w:val="16"/>
        </w:rPr>
        <w:t xml:space="preserve"> and natural gas </w:t>
      </w:r>
      <w:r w:rsidRPr="00022F02">
        <w:rPr>
          <w:rStyle w:val="StyleBoldUnderline"/>
          <w:highlight w:val="green"/>
        </w:rPr>
        <w:t>production</w:t>
      </w:r>
      <w:r w:rsidRPr="001D3DAB">
        <w:rPr>
          <w:rStyle w:val="StyleBoldUnderline"/>
        </w:rPr>
        <w:t xml:space="preserve"> . </w:t>
      </w:r>
      <w:r w:rsidRPr="00022F02">
        <w:rPr>
          <w:rStyle w:val="StyleBoldUnderline"/>
          <w:highlight w:val="green"/>
        </w:rPr>
        <w:t>It is also the main factor in</w:t>
      </w:r>
      <w:r w:rsidRPr="001D3DAB">
        <w:rPr>
          <w:rStyle w:val="StyleBoldUnderline"/>
        </w:rPr>
        <w:t xml:space="preserve"> the capital and operational expenditures that lead to </w:t>
      </w:r>
      <w:r w:rsidRPr="00022F02">
        <w:rPr>
          <w:rStyle w:val="StyleBoldUnderline"/>
          <w:highlight w:val="green"/>
        </w:rPr>
        <w:t>increases in employment and economic activity</w:t>
      </w:r>
      <w:r w:rsidRPr="00022F02">
        <w:rPr>
          <w:sz w:val="16"/>
          <w:highlight w:val="green"/>
        </w:rPr>
        <w:t>.</w:t>
      </w:r>
      <w:r w:rsidRPr="001D3DAB">
        <w:rPr>
          <w:sz w:val="16"/>
        </w:rPr>
        <w:t xml:space="preserve"> </w:t>
      </w:r>
      <w:r w:rsidRPr="001D3DAB">
        <w:rPr>
          <w:b/>
          <w:u w:val="single"/>
        </w:rPr>
        <w:t>Offshore projects are complex, requiring a multitude of diverse engineers, contractors , and equipment suppliers working over a number of years prior to the start of production</w:t>
      </w:r>
      <w:r w:rsidRPr="001D3DAB">
        <w:rPr>
          <w:sz w:val="16"/>
        </w:rPr>
        <w:t>. For the purposes of this study, offshore project development was generalized into six project types based on project size and water depth. This study estimates that if there were regular lease sales and no regulatory restraints to development, 69 projects would begin oil and natural gas production in the Atlantic OCS betwee n 2017 and 2035, of which 52 would be deepwater projects and 17 would be shallow water projects.</w:t>
      </w:r>
    </w:p>
    <w:p w:rsidR="007F7E42" w:rsidRPr="001D3DAB" w:rsidRDefault="00022F02" w:rsidP="007F7E42">
      <w:pPr>
        <w:pStyle w:val="Heading3"/>
      </w:pPr>
      <w:r w:rsidRPr="001D3DAB">
        <w:t>Econ</w:t>
      </w:r>
      <w:r>
        <w:t xml:space="preserve"> ADV – OCS solves – </w:t>
      </w:r>
      <w:r w:rsidR="007F7E42" w:rsidRPr="001D3DAB">
        <w:t xml:space="preserve">Revenue </w:t>
      </w:r>
    </w:p>
    <w:p w:rsidR="007F7E42" w:rsidRPr="001D3DAB" w:rsidRDefault="007F7E42" w:rsidP="007F7E42">
      <w:pPr>
        <w:pStyle w:val="Heading4"/>
        <w:rPr>
          <w:szCs w:val="26"/>
        </w:rPr>
      </w:pPr>
      <w:r w:rsidRPr="001D3DAB">
        <w:rPr>
          <w:szCs w:val="26"/>
        </w:rPr>
        <w:t xml:space="preserve">OCS development enhances state and federal revenue streams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20"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 w:rsidR="007F7E42" w:rsidRPr="001D3DAB" w:rsidRDefault="007F7E42" w:rsidP="007F7E42">
      <w:pPr>
        <w:rPr>
          <w:sz w:val="16"/>
        </w:rPr>
      </w:pPr>
      <w:r w:rsidRPr="001D3DAB">
        <w:rPr>
          <w:sz w:val="16"/>
        </w:rPr>
        <w:t xml:space="preserve">Contributions to the Economy and Government Revenues </w:t>
      </w:r>
      <w:r w:rsidRPr="001D3DAB">
        <w:rPr>
          <w:b/>
          <w:u w:val="single"/>
        </w:rPr>
        <w:t>Spending by the oil</w:t>
      </w:r>
      <w:r w:rsidRPr="001D3DAB">
        <w:rPr>
          <w:sz w:val="16"/>
        </w:rPr>
        <w:t xml:space="preserve"> and gas </w:t>
      </w:r>
      <w:r w:rsidRPr="001D3DAB">
        <w:rPr>
          <w:b/>
          <w:u w:val="single"/>
        </w:rPr>
        <w:t>industry</w:t>
      </w:r>
      <w:r w:rsidRPr="001D3DAB">
        <w:rPr>
          <w:sz w:val="16"/>
        </w:rPr>
        <w:t xml:space="preserve">, </w:t>
      </w:r>
      <w:r w:rsidRPr="001D3DAB">
        <w:rPr>
          <w:b/>
          <w:u w:val="single"/>
        </w:rPr>
        <w:t>as well as the impact of increased revenues to state governments is expected to lead to a significant increase of the nation’s GDP</w:t>
      </w:r>
      <w:r w:rsidRPr="001D3DAB">
        <w:rPr>
          <w:sz w:val="16"/>
        </w:rPr>
        <w:t xml:space="preserve"> . </w:t>
      </w:r>
      <w:r w:rsidRPr="001D3DAB">
        <w:rPr>
          <w:b/>
          <w:u w:val="single"/>
        </w:rPr>
        <w:t>Total contributions to the economy are projected to be</w:t>
      </w:r>
      <w:r w:rsidRPr="001D3DAB">
        <w:rPr>
          <w:sz w:val="16"/>
        </w:rPr>
        <w:t xml:space="preserve"> nearly $</w:t>
      </w:r>
      <w:r w:rsidRPr="001D3DAB">
        <w:rPr>
          <w:b/>
          <w:u w:val="single"/>
        </w:rPr>
        <w:t>23.5 billion per year in 2035</w:t>
      </w:r>
      <w:r w:rsidRPr="001D3DAB">
        <w:rPr>
          <w:sz w:val="16"/>
        </w:rPr>
        <w:t xml:space="preserve">, with roughly 75 percent of the total expected impact to occur in Atlantic coast states and 25 percent in the rest of the U. S. The largest contributions to states’ economies are expected to be seen in the Mid - Atlantic states of North Carolina, South Carolina, and Virginia as well as North Atlantic states such as Massachusetts, New York and Maine. (Figure 4 ) </w:t>
      </w:r>
      <w:r w:rsidRPr="001D3DAB">
        <w:rPr>
          <w:b/>
          <w:u w:val="single"/>
        </w:rPr>
        <w:t>Atlantic OCS oil</w:t>
      </w:r>
      <w:r w:rsidRPr="001D3DAB">
        <w:rPr>
          <w:sz w:val="16"/>
        </w:rPr>
        <w:t xml:space="preserve"> and natural gas </w:t>
      </w:r>
      <w:r w:rsidRPr="001D3DAB">
        <w:rPr>
          <w:b/>
          <w:u w:val="single"/>
        </w:rPr>
        <w:t>development has the potential to significantly increase government revenue from royalties, bonus bids, and rents on leases, a cumulative $ 51 billion from 2017 to 2035</w:t>
      </w:r>
      <w:r w:rsidRPr="001D3DAB">
        <w:rPr>
          <w:sz w:val="16"/>
        </w:rPr>
        <w:t xml:space="preserve">. </w:t>
      </w:r>
      <w:r w:rsidRPr="001D3DAB">
        <w:rPr>
          <w:b/>
          <w:u w:val="single"/>
        </w:rPr>
        <w:t>Total government revenues are projected to reach over $12 billion dollars per year in 2035 and are projected to grow beyond the forecast.</w:t>
      </w:r>
      <w:r w:rsidRPr="001D3DAB">
        <w:rPr>
          <w:sz w:val="16"/>
        </w:rPr>
        <w:t xml:space="preserve">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 .5 percent to the Federal government . This is similar to the arrangement in the Gulf of Mexico without an associated cap on state government revenue . Actual revenue proportion going to state governments, if any, would be determined by future legislation . </w:t>
      </w:r>
      <w:r w:rsidRPr="001D3DAB">
        <w:rPr>
          <w:b/>
          <w:u w:val="single"/>
        </w:rPr>
        <w:t>Combined state revenues for the Atlantic coast states would reach approximately $4. 5 billion per year by 2035</w:t>
      </w:r>
      <w:r w:rsidRPr="001D3DAB">
        <w:rPr>
          <w:sz w:val="16"/>
        </w:rPr>
        <w:t xml:space="preserve">, given that assumption. (Figure 5) State Results Although the impacts of Atlantic OCS oil and natural gas development would be felt nationwide, the majority of the employment, economic, and revenue effects of increased access benefits would be expected to go to the states along the east coast . Although some states such as the Carolinas, Virginia, Massachusetts, New York and Maine are expected to see larger benefits, the effects of offshore oil and natural gas activity are expected to be felt all along the Atlantic coast . Each state is expected to see annual spending by the industry of over $100 million dollars per year by 2028, with spending continuing to increase on average through 2035. </w:t>
      </w:r>
      <w:r w:rsidRPr="001D3DAB">
        <w:rPr>
          <w:b/>
          <w:u w:val="single"/>
        </w:rPr>
        <w:t>Each state is also expected to see between three thousand five hundred and 55 thousand jobs created by 2035, and contributions to their economies ranging from $3 15 million to over $ 4 billion per year</w:t>
      </w:r>
      <w:r w:rsidRPr="001D3DAB">
        <w:rPr>
          <w:sz w:val="16"/>
        </w:rPr>
        <w:t xml:space="preserve"> . Additionally, </w:t>
      </w:r>
      <w:r w:rsidRPr="001D3DAB">
        <w:rPr>
          <w:b/>
          <w:u w:val="single"/>
        </w:rPr>
        <w:t>state governments have the potential to receive large increases in revenues if state/Federal revenue sharing legislation is enacted.</w:t>
      </w:r>
      <w:r w:rsidRPr="001D3DAB">
        <w:rPr>
          <w:sz w:val="16"/>
        </w:rPr>
        <w:t xml:space="preserve"> A 37.5 percent </w:t>
      </w:r>
      <w:r w:rsidRPr="001D3DAB">
        <w:rPr>
          <w:b/>
          <w:u w:val="single"/>
        </w:rPr>
        <w:t>sharing agreement would produce cumulative state government revenues of $ 330 million to $ 4 billion</w:t>
      </w:r>
      <w:r w:rsidRPr="001D3DAB">
        <w:rPr>
          <w:sz w:val="16"/>
        </w:rPr>
        <w:t>. (Table 3 )</w:t>
      </w:r>
      <w:r w:rsidRPr="001D3DAB">
        <w:rPr>
          <w:b/>
          <w:u w:val="single"/>
        </w:rPr>
        <w:t>Allowing access to the Atlantic OCS for oil and natural gas exploration and production activities would increase employment, economic activity, and government revenues over the long - term with comparatively little additional spending required by federal and state governments. The nation as a whole</w:t>
      </w:r>
      <w:r w:rsidRPr="001D3DAB">
        <w:rPr>
          <w:sz w:val="16"/>
        </w:rPr>
        <w:t xml:space="preserve">, but especially the Atlantic coast states </w:t>
      </w:r>
      <w:r w:rsidRPr="001D3DAB">
        <w:rPr>
          <w:b/>
          <w:u w:val="single"/>
        </w:rPr>
        <w:t>would likely see large employment increases, increased economic activity and increased government revenue as well as increased domestic oil</w:t>
      </w:r>
      <w:r w:rsidRPr="001D3DAB">
        <w:rPr>
          <w:sz w:val="16"/>
        </w:rPr>
        <w:t xml:space="preserve"> and natural gas </w:t>
      </w:r>
      <w:r w:rsidRPr="001D3DAB">
        <w:rPr>
          <w:b/>
          <w:u w:val="single"/>
        </w:rPr>
        <w:t>production</w:t>
      </w:r>
      <w:r w:rsidRPr="001D3DAB">
        <w:rPr>
          <w:sz w:val="16"/>
        </w:rPr>
        <w:t xml:space="preserve"> , increasing the nation’s energy security. </w:t>
      </w:r>
    </w:p>
    <w:p w:rsidR="007F7E42" w:rsidRPr="001D3DAB" w:rsidRDefault="007F7E42" w:rsidP="007F7E42">
      <w:pPr>
        <w:rPr>
          <w:sz w:val="16"/>
        </w:rPr>
      </w:pPr>
    </w:p>
    <w:p w:rsidR="007F7E42" w:rsidRPr="001D3DAB" w:rsidRDefault="00022F02" w:rsidP="007F7E42">
      <w:pPr>
        <w:pStyle w:val="Heading3"/>
      </w:pPr>
      <w:r w:rsidRPr="001D3DAB">
        <w:t>Econ</w:t>
      </w:r>
      <w:r>
        <w:t xml:space="preserve"> ADV – OCS solves – </w:t>
      </w:r>
      <w:r w:rsidR="007F7E42" w:rsidRPr="001D3DAB">
        <w:t xml:space="preserve">Florida </w:t>
      </w:r>
    </w:p>
    <w:p w:rsidR="007F7E42" w:rsidRPr="001D3DAB" w:rsidRDefault="007F7E42" w:rsidP="007F7E42">
      <w:pPr>
        <w:pStyle w:val="Heading4"/>
        <w:rPr>
          <w:szCs w:val="26"/>
        </w:rPr>
      </w:pPr>
      <w:r w:rsidRPr="001D3DAB">
        <w:rPr>
          <w:szCs w:val="26"/>
        </w:rPr>
        <w:t xml:space="preserve">Florida economy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21"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 w:rsidR="007F7E42" w:rsidRPr="001D3DAB" w:rsidRDefault="007F7E42" w:rsidP="007F7E42">
      <w:pPr>
        <w:rPr>
          <w:sz w:val="16"/>
        </w:rPr>
      </w:pPr>
      <w:r w:rsidRPr="001D3DAB">
        <w:rPr>
          <w:sz w:val="16"/>
        </w:rPr>
        <w:t xml:space="preserve">6 .8 - Florida </w:t>
      </w:r>
      <w:r w:rsidRPr="001D3DAB">
        <w:rPr>
          <w:b/>
          <w:u w:val="single"/>
        </w:rPr>
        <w:t>Florida is expected to see annual spending near $460 million per year due to the offshore Atlantic oil</w:t>
      </w:r>
      <w:r w:rsidRPr="001D3DAB">
        <w:rPr>
          <w:sz w:val="16"/>
        </w:rPr>
        <w:t xml:space="preserve"> and natural gas </w:t>
      </w:r>
      <w:r w:rsidRPr="001D3DAB">
        <w:rPr>
          <w:b/>
          <w:u w:val="single"/>
        </w:rPr>
        <w:t>industry</w:t>
      </w:r>
      <w:r w:rsidRPr="001D3DAB">
        <w:rPr>
          <w:sz w:val="16"/>
        </w:rPr>
        <w:t xml:space="preserve"> in 2035, </w:t>
      </w:r>
      <w:r w:rsidRPr="001D3DAB">
        <w:rPr>
          <w:b/>
          <w:u w:val="single"/>
        </w:rPr>
        <w:t>with spending</w:t>
      </w:r>
      <w:r w:rsidRPr="001D3DAB">
        <w:rPr>
          <w:sz w:val="16"/>
        </w:rPr>
        <w:t xml:space="preserve"> primarily </w:t>
      </w:r>
      <w:r w:rsidRPr="001D3DAB">
        <w:rPr>
          <w:b/>
          <w:u w:val="single"/>
        </w:rPr>
        <w:t>focused on operational expendi tures and engineering.</w:t>
      </w:r>
      <w:r w:rsidRPr="001D3DAB">
        <w:rPr>
          <w:sz w:val="16"/>
        </w:rPr>
        <w:t xml:space="preserve"> (Figure 49 ) Spending on operation expenditures is projected to reach over $160 million per year in 2035, with engineering spending at nearly $100 million per year . </w:t>
      </w:r>
      <w:r w:rsidRPr="001D3DAB">
        <w:rPr>
          <w:b/>
          <w:u w:val="single"/>
        </w:rPr>
        <w:t>Florida is already host to major oil</w:t>
      </w:r>
      <w:r w:rsidRPr="001D3DAB">
        <w:rPr>
          <w:sz w:val="16"/>
        </w:rPr>
        <w:t xml:space="preserve"> and natural gas </w:t>
      </w:r>
      <w:r w:rsidRPr="001D3DAB">
        <w:rPr>
          <w:b/>
          <w:u w:val="single"/>
        </w:rPr>
        <w:t>industry suppliers</w:t>
      </w:r>
      <w:r w:rsidRPr="001D3DAB">
        <w:rPr>
          <w:sz w:val="16"/>
        </w:rPr>
        <w:t xml:space="preserve"> such as Crowley, one of the largest oper ators of large offshore tugs used for the transportation of drilling rigs and production units and Oceaneering’s Panama City umbilical plant which is one of the largest facilities of its type in the world. </w:t>
      </w:r>
      <w:r w:rsidRPr="001D3DAB">
        <w:rPr>
          <w:b/>
          <w:u w:val="single"/>
        </w:rPr>
        <w:t>Employment in Florida due to spending by the Atlan tic offshore oil</w:t>
      </w:r>
      <w:r w:rsidRPr="001D3DAB">
        <w:rPr>
          <w:sz w:val="16"/>
        </w:rPr>
        <w:t xml:space="preserve"> and natural gas </w:t>
      </w:r>
      <w:r w:rsidRPr="001D3DAB">
        <w:rPr>
          <w:b/>
          <w:u w:val="single"/>
        </w:rPr>
        <w:t>industry is projected to reach over nine thousand jobs in 2035</w:t>
      </w:r>
      <w:r w:rsidRPr="001D3DAB">
        <w:rPr>
          <w:sz w:val="16"/>
        </w:rPr>
        <w:t xml:space="preserve">. Direct employment due to offshore oil and natural gas exploration and production is expected to reach over three thousand jobs in 2035, with indirect and induc ed employment of over six thousand jobs expected in the same year. (Figure 50 ) </w:t>
      </w:r>
      <w:r w:rsidRPr="001D3DAB">
        <w:rPr>
          <w:b/>
          <w:u w:val="single"/>
        </w:rPr>
        <w:t>Contributions to Florida’s state economy due to spending by the Atlantic OCS oil</w:t>
      </w:r>
      <w:r w:rsidRPr="001D3DAB">
        <w:rPr>
          <w:sz w:val="16"/>
        </w:rPr>
        <w:t xml:space="preserve"> and natural gas i ndustry </w:t>
      </w:r>
      <w:r w:rsidRPr="001D3DAB">
        <w:rPr>
          <w:b/>
          <w:u w:val="single"/>
        </w:rPr>
        <w:t>are projected to be nearly $7 00 million per year by 2035</w:t>
      </w:r>
      <w:r w:rsidRPr="001D3DAB">
        <w:rPr>
          <w:sz w:val="16"/>
        </w:rPr>
        <w:t xml:space="preserve">. (Figure 51 ) With an assumed 37.5 percent revenue sharing agreement in place, </w:t>
      </w:r>
      <w:r w:rsidRPr="001D3DAB">
        <w:rPr>
          <w:b/>
          <w:u w:val="single"/>
        </w:rPr>
        <w:t>Atlantic OCS oil</w:t>
      </w:r>
      <w:r w:rsidRPr="001D3DAB">
        <w:rPr>
          <w:sz w:val="16"/>
        </w:rPr>
        <w:t xml:space="preserve"> and natural gas </w:t>
      </w:r>
      <w:r w:rsidRPr="001D3DAB">
        <w:rPr>
          <w:b/>
          <w:u w:val="single"/>
        </w:rPr>
        <w:t>activities are projected to contribute $265 million per year to the Florida’s budget in 2035, cumulative contributions from 2017 to 2035 are proj ected to be over $ 1 billion</w:t>
      </w:r>
      <w:r w:rsidRPr="001D3DAB">
        <w:rPr>
          <w:sz w:val="16"/>
        </w:rPr>
        <w:t>. If a different revenue perc entage were enacted, projected s tate revenues should be adjusted proportionally.</w:t>
      </w:r>
    </w:p>
    <w:p w:rsidR="007F7E42" w:rsidRPr="001D3DAB" w:rsidRDefault="00022F02" w:rsidP="007F7E42">
      <w:pPr>
        <w:pStyle w:val="Heading3"/>
      </w:pPr>
      <w:r w:rsidRPr="001D3DAB">
        <w:t>Econ</w:t>
      </w:r>
      <w:r>
        <w:t xml:space="preserve"> ADV – OCS solves – </w:t>
      </w:r>
      <w:r w:rsidR="007F7E42" w:rsidRPr="001D3DAB">
        <w:t xml:space="preserve">Virginia </w:t>
      </w:r>
    </w:p>
    <w:p w:rsidR="007F7E42" w:rsidRPr="001D3DAB" w:rsidRDefault="007F7E42" w:rsidP="007F7E42">
      <w:pPr>
        <w:pStyle w:val="Heading4"/>
        <w:rPr>
          <w:szCs w:val="26"/>
        </w:rPr>
      </w:pPr>
      <w:r w:rsidRPr="001D3DAB">
        <w:rPr>
          <w:szCs w:val="26"/>
        </w:rPr>
        <w:t xml:space="preserve">Virginia economy </w:t>
      </w:r>
    </w:p>
    <w:p w:rsidR="007F7E42" w:rsidRPr="001D3DAB" w:rsidRDefault="007F7E42" w:rsidP="007F7E42">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22" w:history="1">
        <w:r w:rsidRPr="001D3DAB">
          <w:rPr>
            <w:rStyle w:val="Hyperlink"/>
          </w:rPr>
          <w:t>http://www.noia.org/wp-content/uploads/2013/12/The-Economic-Benefits-of-Increasing-US-Access-to-Offshore-Oil-and-Natura....pdf</w:t>
        </w:r>
      </w:hyperlink>
      <w:r w:rsidRPr="001D3DAB">
        <w:t xml:space="preserve">) </w:t>
      </w:r>
    </w:p>
    <w:p w:rsidR="007F7E42" w:rsidRPr="001D3DAB" w:rsidRDefault="007F7E42" w:rsidP="007F7E42"/>
    <w:p w:rsidR="007F7E42" w:rsidRDefault="007F7E42" w:rsidP="007F7E42">
      <w:pPr>
        <w:rPr>
          <w:sz w:val="16"/>
        </w:rPr>
      </w:pPr>
      <w:r w:rsidRPr="001D3DAB">
        <w:rPr>
          <w:sz w:val="16"/>
        </w:rPr>
        <w:t xml:space="preserve">6 .4 - Virginia </w:t>
      </w:r>
      <w:r w:rsidRPr="001D3DAB">
        <w:rPr>
          <w:b/>
          <w:u w:val="single"/>
        </w:rPr>
        <w:t>Virginia would</w:t>
      </w:r>
      <w:r w:rsidRPr="001D3DAB">
        <w:rPr>
          <w:sz w:val="16"/>
        </w:rPr>
        <w:t xml:space="preserve"> be projected to </w:t>
      </w:r>
      <w:r w:rsidRPr="001D3DAB">
        <w:rPr>
          <w:b/>
          <w:u w:val="single"/>
        </w:rPr>
        <w:t>receive the third highest levels of spending, employment and gross domestic product due to Atlantic offshore oil</w:t>
      </w:r>
      <w:r w:rsidRPr="001D3DAB">
        <w:rPr>
          <w:sz w:val="16"/>
        </w:rPr>
        <w:t xml:space="preserve"> and natural gas </w:t>
      </w:r>
      <w:r w:rsidRPr="001D3DAB">
        <w:rPr>
          <w:b/>
          <w:u w:val="single"/>
        </w:rPr>
        <w:t>development</w:t>
      </w:r>
      <w:r w:rsidRPr="001D3DAB">
        <w:rPr>
          <w:sz w:val="16"/>
        </w:rPr>
        <w:t xml:space="preserve"> . </w:t>
      </w:r>
      <w:r w:rsidRPr="001D3DAB">
        <w:rPr>
          <w:b/>
          <w:u w:val="single"/>
        </w:rPr>
        <w:t>Annual spending from Atlantic OCS oil</w:t>
      </w:r>
      <w:r w:rsidRPr="001D3DAB">
        <w:rPr>
          <w:sz w:val="16"/>
        </w:rPr>
        <w:t xml:space="preserve"> and natural gas </w:t>
      </w:r>
      <w:r w:rsidRPr="001D3DAB">
        <w:rPr>
          <w:b/>
          <w:u w:val="single"/>
        </w:rPr>
        <w:t>activity</w:t>
      </w:r>
      <w:r w:rsidRPr="001D3DAB">
        <w:rPr>
          <w:sz w:val="16"/>
        </w:rPr>
        <w:t xml:space="preserve"> </w:t>
      </w:r>
      <w:r w:rsidRPr="001D3DAB">
        <w:rPr>
          <w:b/>
          <w:u w:val="single"/>
        </w:rPr>
        <w:t>in Virginia is projected to peak at the end of the study period in 2035 at nearly $1.8 billion per year . Virginia is expected to see high spending levels due to the significant oil</w:t>
      </w:r>
      <w:r w:rsidRPr="001D3DAB">
        <w:rPr>
          <w:sz w:val="16"/>
        </w:rPr>
        <w:t xml:space="preserve"> and gas development </w:t>
      </w:r>
      <w:r w:rsidRPr="001D3DAB">
        <w:rPr>
          <w:b/>
          <w:u w:val="single"/>
        </w:rPr>
        <w:t>activity in the resour ce rich waters around the state . Spending driven by projects ,</w:t>
      </w:r>
      <w:r w:rsidRPr="001D3DAB">
        <w:rPr>
          <w:sz w:val="16"/>
        </w:rPr>
        <w:t xml:space="preserve"> and mainly due to state’s large estimated resource base, </w:t>
      </w:r>
      <w:r w:rsidRPr="001D3DAB">
        <w:rPr>
          <w:b/>
          <w:u w:val="single"/>
        </w:rPr>
        <w:t>include operational expenditures</w:t>
      </w:r>
      <w:r w:rsidRPr="001D3DAB">
        <w:rPr>
          <w:sz w:val="16"/>
        </w:rPr>
        <w:t xml:space="preserve"> (projected to be just over $ 665 million per year in 2035), </w:t>
      </w:r>
      <w:r w:rsidRPr="001D3DAB">
        <w:rPr>
          <w:b/>
          <w:u w:val="single"/>
        </w:rPr>
        <w:t>drilling spending</w:t>
      </w:r>
      <w:r w:rsidRPr="001D3DAB">
        <w:rPr>
          <w:sz w:val="16"/>
        </w:rPr>
        <w:t xml:space="preserve"> ($ 330 million per year in 2 035), </w:t>
      </w:r>
      <w:r w:rsidRPr="001D3DAB">
        <w:rPr>
          <w:b/>
          <w:u w:val="single"/>
        </w:rPr>
        <w:t>and installation spending</w:t>
      </w:r>
      <w:r w:rsidRPr="001D3DAB">
        <w:rPr>
          <w:sz w:val="16"/>
        </w:rPr>
        <w:t xml:space="preserve"> ( over $ 135 million per year ). (Figure 37 The makeup of Virginia’s economy, as well as the large amount of development activity projected off its coast is expected to lead to high levels of engineering activity in the state , with spending projected to r each nearly $ 400 million dollars a year in 2035. Virginia possesses a strong marine background, hosting major offshore industry supplier Oceaneering’s marine service division in Chesapeake, as well as one of the largest dry docks in the U . S . at Newport News Shipbuilding. Other existing industry suppliers in Virginia include Bauer Compressors in Norfolk who supplies compression equi pment for use on offshore platforms, PaR Marine Services which provides cargo handling equipment for offshore vessels and platforms, and Strongwell of Bristol which provides high - tech building materials used in the construction of floating production units . </w:t>
      </w:r>
      <w:r w:rsidRPr="001D3DAB">
        <w:rPr>
          <w:b/>
          <w:u w:val="single"/>
        </w:rPr>
        <w:t>Virginia employment due to Atlantic OCS oil and gas exploration and development activities is projected to reach nearly 25 thousand jobs in 2035, with a direct employment level due to development activity of nearly nine thousand jobs and an indirect and induc ed employment level of nearly 16 thousand jobs</w:t>
      </w:r>
      <w:r w:rsidRPr="001D3DAB">
        <w:rPr>
          <w:sz w:val="16"/>
        </w:rPr>
        <w:t xml:space="preserve">. (Figure 38 ) </w:t>
      </w:r>
      <w:r w:rsidRPr="001D3DAB">
        <w:rPr>
          <w:b/>
          <w:u w:val="single"/>
        </w:rPr>
        <w:t>Atlantic OCS oil</w:t>
      </w:r>
      <w:r w:rsidRPr="001D3DAB">
        <w:rPr>
          <w:sz w:val="16"/>
        </w:rPr>
        <w:t xml:space="preserve"> and natural gas </w:t>
      </w:r>
      <w:r w:rsidRPr="001D3DAB">
        <w:rPr>
          <w:b/>
          <w:u w:val="single"/>
        </w:rPr>
        <w:t>production is also expected to contribute significant sums to the Virginia state economy</w:t>
      </w:r>
      <w:r w:rsidRPr="001D3DAB">
        <w:rPr>
          <w:sz w:val="16"/>
        </w:rPr>
        <w:t xml:space="preserve">. In 2035, the contributions of this activity are projected to reach nearly $2.2 billion per year . (Figure 39 ) </w:t>
      </w:r>
      <w:r w:rsidRPr="001D3DAB">
        <w:rPr>
          <w:b/>
          <w:u w:val="single"/>
        </w:rPr>
        <w:t>Potential s tate government revenue from offshore development would be dependent on any future legislated revenue shari ng agreements</w:t>
      </w:r>
      <w:r w:rsidRPr="001D3DAB">
        <w:rPr>
          <w:sz w:val="16"/>
        </w:rPr>
        <w:t>. Under a similar s tate percentage of revenue sharing as in the Gulf of Mexico at 37.5 percent, Virginia state revenues are projected to reach $ 400 million per year by 2035 at the end of the study period, with the cumulative effects on the state budget from 2017 to 2035 projected to reach nearly $ 1.9 billion. If a different revenue perc entage were enacted, projected s tate revenues should be adjusted proportionally.</w:t>
      </w:r>
    </w:p>
    <w:p w:rsidR="00EC230B" w:rsidRPr="00705BFC" w:rsidRDefault="00EC230B" w:rsidP="00EC230B">
      <w:pPr>
        <w:pStyle w:val="Heading3"/>
      </w:pPr>
      <w:r>
        <w:t>Econ ADV – turns DA – environment</w:t>
      </w:r>
    </w:p>
    <w:p w:rsidR="00EC230B" w:rsidRPr="002E2C7F" w:rsidRDefault="00EC230B" w:rsidP="00EC230B">
      <w:pPr>
        <w:pStyle w:val="Heading4"/>
      </w:pPr>
      <w:r w:rsidRPr="002E2C7F">
        <w:t>Econ</w:t>
      </w:r>
      <w:r>
        <w:t>omic</w:t>
      </w:r>
      <w:r w:rsidRPr="002E2C7F">
        <w:t xml:space="preserve"> decline leads to environmental collapse</w:t>
      </w:r>
    </w:p>
    <w:p w:rsidR="00EC230B" w:rsidRPr="002E2C7F" w:rsidRDefault="00EC230B" w:rsidP="00EC230B">
      <w:r w:rsidRPr="002E2C7F">
        <w:rPr>
          <w:rStyle w:val="StyleStyleBold12pt"/>
        </w:rPr>
        <w:t>Richard 2008</w:t>
      </w:r>
      <w:r w:rsidRPr="002E2C7F">
        <w:t xml:space="preserve"> Michael Graham, staff writer, Tree Hugger, 2/4/8, http://www.treehugger.com/files/2008/02/4_reasons_recession_bad_environment.php</w:t>
      </w:r>
    </w:p>
    <w:p w:rsidR="00EC230B" w:rsidRPr="002E2C7F" w:rsidRDefault="00EC230B" w:rsidP="00EC230B"/>
    <w:p w:rsidR="00EC230B" w:rsidRPr="00AC3ADA" w:rsidRDefault="00EC230B" w:rsidP="00EC230B">
      <w:pPr>
        <w:rPr>
          <w:sz w:val="16"/>
        </w:rPr>
      </w:pPr>
      <w:r w:rsidRPr="002E2C7F">
        <w:rPr>
          <w:sz w:val="16"/>
        </w:rPr>
        <w:t xml:space="preserve">As a counter-point to Lloyd's tongue-in-cheek post about </w:t>
      </w:r>
      <w:hyperlink r:id="rId23" w:history="1">
        <w:r w:rsidRPr="002E2C7F">
          <w:rPr>
            <w:sz w:val="16"/>
          </w:rPr>
          <w:t>10 Ways the Recession Can Help the Environment</w:t>
        </w:r>
      </w:hyperlink>
      <w:r w:rsidRPr="002E2C7F">
        <w:rPr>
          <w:sz w:val="16"/>
        </w:rPr>
        <w:t xml:space="preserve">, here are some eco-reasons why we should wish a speedy recovery (we won't get into non-green reasons here): </w:t>
      </w:r>
      <w:r w:rsidRPr="00705BFC">
        <w:rPr>
          <w:rStyle w:val="StyleBoldUnderline"/>
        </w:rPr>
        <w:t>Firstly, when squeezed, companies will reduce their investments into research &amp; development and green programs</w:t>
      </w:r>
      <w:r w:rsidRPr="00A90857">
        <w:rPr>
          <w:rFonts w:ascii="Times New Roman" w:hAnsi="Times New Roman"/>
          <w:u w:val="single"/>
        </w:rPr>
        <w:t>.</w:t>
      </w:r>
      <w:r w:rsidRPr="002E2C7F">
        <w:rPr>
          <w:sz w:val="16"/>
        </w:rPr>
        <w:t xml:space="preserve"> These are usually not short-term profit centers, so that is what's axed first. Some progress has been made in the past few years, it would be sad to lose ground now.  </w:t>
      </w:r>
      <w:r w:rsidRPr="00705BFC">
        <w:rPr>
          <w:rStyle w:val="StyleBoldUnderline"/>
        </w:rPr>
        <w:t>Secondly, average people, when money is tight, will look for less expensive products (duh). Right now, that usually means that greener products won't make it.</w:t>
      </w:r>
      <w:r w:rsidRPr="00A90857">
        <w:rPr>
          <w:rFonts w:ascii="Times New Roman" w:hAnsi="Times New Roman"/>
          <w:u w:val="single"/>
        </w:rPr>
        <w:t xml:space="preserve"> </w:t>
      </w:r>
      <w:r w:rsidRPr="002E2C7F">
        <w:rPr>
          <w:sz w:val="16"/>
        </w:rPr>
        <w:t xml:space="preserve">Maybe someday if we start taxing "bads" instead of "goods" (pollution, carbon, toxins instead of labor, income, capital gains) the least expensive products will also be the greenest, but right now that's not the case.  </w:t>
      </w:r>
      <w:r w:rsidRPr="00705BFC">
        <w:rPr>
          <w:rStyle w:val="StyleBoldUnderline"/>
        </w:rPr>
        <w:t>Thirdly, there's less money going into the stock markets and bank loans are harder to get, which means that many small firms and startups working on the breakthrough green technologies of tomorrow can have trouble getting funds or can even go bankrupt,</w:t>
      </w:r>
      <w:r w:rsidRPr="002E2C7F">
        <w:rPr>
          <w:sz w:val="16"/>
        </w:rPr>
        <w:t xml:space="preserve"> especially if their clients or backers decide to make cuts.  </w:t>
      </w:r>
      <w:r w:rsidRPr="00705BFC">
        <w:rPr>
          <w:rStyle w:val="StyleBoldUnderline"/>
        </w:rPr>
        <w:t>Fourthly, during economic crises, voters want the government to appear to be doing something about the economy</w:t>
      </w:r>
      <w:r w:rsidRPr="00A90857">
        <w:rPr>
          <w:b/>
          <w:u w:val="single"/>
        </w:rPr>
        <w:t xml:space="preserve"> </w:t>
      </w:r>
      <w:r w:rsidRPr="002E2C7F">
        <w:rPr>
          <w:sz w:val="16"/>
        </w:rPr>
        <w:t xml:space="preserve">(even if it's government that screwed things up in the first place). </w:t>
      </w:r>
      <w:r w:rsidRPr="00705BFC">
        <w:rPr>
          <w:rStyle w:val="StyleBoldUnderline"/>
        </w:rPr>
        <w:t>They'll accept all kinds of measures and laws, including those that aren't good for the environment. Massive corn subsidies anyone</w:t>
      </w:r>
      <w:r w:rsidRPr="00A90857">
        <w:rPr>
          <w:rFonts w:ascii="Times New Roman" w:hAnsi="Times New Roman"/>
          <w:u w:val="single"/>
        </w:rPr>
        <w:t>?</w:t>
      </w:r>
      <w:r w:rsidRPr="002E2C7F">
        <w:rPr>
          <w:sz w:val="16"/>
        </w:rPr>
        <w:t xml:space="preserve"> </w:t>
      </w:r>
      <w:r w:rsidRPr="00705BFC">
        <w:rPr>
          <w:rStyle w:val="StyleBoldUnderline"/>
        </w:rPr>
        <w:t>Don't even think about progress on global warming</w:t>
      </w:r>
      <w:r w:rsidRPr="002E2C7F">
        <w:rPr>
          <w:sz w:val="16"/>
        </w:rPr>
        <w:t>...</w:t>
      </w:r>
    </w:p>
    <w:p w:rsidR="00EC230B" w:rsidRPr="00705BFC" w:rsidRDefault="00EC230B" w:rsidP="00EC230B">
      <w:pPr>
        <w:pStyle w:val="Heading3"/>
      </w:pPr>
      <w:r w:rsidRPr="00705BFC">
        <w:t>E</w:t>
      </w:r>
      <w:r>
        <w:t xml:space="preserve">con ADV – turns DA – hegemony </w:t>
      </w:r>
    </w:p>
    <w:p w:rsidR="00EC230B" w:rsidRPr="00AC3ADA" w:rsidRDefault="00EC230B" w:rsidP="00EC230B">
      <w:pPr>
        <w:pStyle w:val="Heading4"/>
      </w:pPr>
      <w:r w:rsidRPr="00AC3ADA">
        <w:t xml:space="preserve">Econ decline collapses heg – nuke war  </w:t>
      </w:r>
    </w:p>
    <w:p w:rsidR="00EC230B" w:rsidRPr="00AC3ADA" w:rsidRDefault="00EC230B" w:rsidP="00EC230B">
      <w:r w:rsidRPr="00AC3ADA">
        <w:rPr>
          <w:rStyle w:val="StyleStyleBold12pt"/>
        </w:rPr>
        <w:t>Harris and Burrows 9</w:t>
      </w:r>
      <w:r w:rsidRPr="00AC3ADA">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rsidR="00EC230B" w:rsidRPr="00AC3ADA" w:rsidRDefault="00EC230B" w:rsidP="00EC230B"/>
    <w:p w:rsidR="00EC230B" w:rsidRPr="00AC3ADA" w:rsidRDefault="00EC230B" w:rsidP="00EC230B">
      <w:pPr>
        <w:rPr>
          <w:b/>
          <w:bCs/>
          <w:u w:val="single"/>
        </w:rPr>
      </w:pPr>
      <w:r w:rsidRPr="00AC3ADA">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705BFC">
        <w:rPr>
          <w:rStyle w:val="StyleBoldUnderline"/>
        </w:rPr>
        <w:t>history may be more instructive than ever.</w:t>
      </w:r>
      <w:r w:rsidRPr="00AC3ADA">
        <w:rPr>
          <w:sz w:val="16"/>
        </w:rPr>
        <w:t xml:space="preserve"> While we continue to believe that </w:t>
      </w:r>
      <w:r w:rsidRPr="00705BFC">
        <w:rPr>
          <w:rStyle w:val="StyleBoldUnderline"/>
          <w:highlight w:val="cyan"/>
        </w:rPr>
        <w:t>the Great Depression</w:t>
      </w:r>
      <w:r w:rsidRPr="00AC3ADA">
        <w:rPr>
          <w:sz w:val="16"/>
        </w:rPr>
        <w:t xml:space="preserve"> is not likely to be repeated, the </w:t>
      </w:r>
      <w:r w:rsidRPr="00705BFC">
        <w:rPr>
          <w:rStyle w:val="StyleBoldUnderline"/>
          <w:highlight w:val="cyan"/>
        </w:rPr>
        <w:t>lessons</w:t>
      </w:r>
      <w:r w:rsidRPr="00AC3ADA">
        <w:rPr>
          <w:sz w:val="16"/>
        </w:rPr>
        <w:t xml:space="preserve"> to be drawn from that period </w:t>
      </w:r>
      <w:r w:rsidRPr="00705BFC">
        <w:rPr>
          <w:rStyle w:val="StyleBoldUnderline"/>
          <w:highlight w:val="cyan"/>
        </w:rPr>
        <w:t>include</w:t>
      </w:r>
      <w:r w:rsidRPr="00705BFC">
        <w:rPr>
          <w:rStyle w:val="StyleBoldUnderline"/>
        </w:rPr>
        <w:t xml:space="preserve"> the harmful effects on fledgling democracies and multiethnic societies (think Central Europe in 1920s and 1930s) and on the sustainability of multilateral institutions </w:t>
      </w:r>
      <w:r w:rsidRPr="00AC3ADA">
        <w:rPr>
          <w:sz w:val="16"/>
        </w:rPr>
        <w:t xml:space="preserve">(think League of Nations in the same period). </w:t>
      </w:r>
      <w:r w:rsidRPr="00705BFC">
        <w:rPr>
          <w:rStyle w:val="StyleBoldUnderline"/>
        </w:rPr>
        <w:t xml:space="preserve">There is no reason to think that this would not be true in the twenty-first as much as in the twentieth century. </w:t>
      </w:r>
      <w:r w:rsidRPr="00AC3ADA">
        <w:rPr>
          <w:sz w:val="16"/>
        </w:rPr>
        <w:t xml:space="preserve">For that reason, the ways in which </w:t>
      </w:r>
      <w:r w:rsidRPr="00705BFC">
        <w:rPr>
          <w:rStyle w:val="StyleBoldUnderline"/>
          <w:highlight w:val="cyan"/>
        </w:rPr>
        <w:t>the potential for greater conflict could grow</w:t>
      </w:r>
      <w:r w:rsidRPr="00705BFC">
        <w:rPr>
          <w:rStyle w:val="StyleBoldUnderline"/>
        </w:rPr>
        <w:t xml:space="preserve"> </w:t>
      </w:r>
      <w:r w:rsidRPr="00AC3ADA">
        <w:rPr>
          <w:sz w:val="16"/>
        </w:rPr>
        <w:t xml:space="preserve">would seem to be even more apt </w:t>
      </w:r>
      <w:r w:rsidRPr="00705BFC">
        <w:rPr>
          <w:rStyle w:val="StyleBoldUnderline"/>
          <w:highlight w:val="cyan"/>
        </w:rPr>
        <w:t>in a constantly volatile economic environment</w:t>
      </w:r>
      <w:r w:rsidRPr="00705BFC">
        <w:rPr>
          <w:rStyle w:val="StyleBoldUnderline"/>
        </w:rPr>
        <w:t xml:space="preserve"> </w:t>
      </w:r>
      <w:r w:rsidRPr="00AC3ADA">
        <w:rPr>
          <w:sz w:val="16"/>
        </w:rPr>
        <w:t xml:space="preserve">as they would be if change would be steadier. In surveying those risks, the report stressed the likelihood that terrorism and nonproliferation will remain priorities even as resource issues move up on the international agenda. </w:t>
      </w:r>
      <w:r w:rsidRPr="00705BFC">
        <w:rPr>
          <w:rStyle w:val="StyleBoldUnderline"/>
        </w:rPr>
        <w:t>Terrorism’s appeal will decline if economic growth continues in the Middle East and youth unemployment is reduced.</w:t>
      </w:r>
      <w:r w:rsidRPr="00AC3ADA">
        <w:rPr>
          <w:sz w:val="16"/>
        </w:rPr>
        <w:t xml:space="preserve"> For those terrorist groups that remain active in 2025, however, the diffusion of technologies and scientific knowledge will place some of the world’s most dangerous capabilities within their reach. </w:t>
      </w:r>
      <w:r w:rsidRPr="00705BFC">
        <w:rPr>
          <w:rStyle w:val="StyleBoldUnderline"/>
        </w:rPr>
        <w:t>Terrorist groups</w:t>
      </w:r>
      <w:r w:rsidRPr="00AC3ADA">
        <w:rPr>
          <w:sz w:val="16"/>
        </w:rPr>
        <w:t xml:space="preserve"> in 2025 </w:t>
      </w:r>
      <w:r w:rsidRPr="00705BFC">
        <w:rPr>
          <w:rStyle w:val="StyleBoldUnderline"/>
        </w:rPr>
        <w:t xml:space="preserve">will </w:t>
      </w:r>
      <w:r w:rsidRPr="00AC3ADA">
        <w:rPr>
          <w:sz w:val="16"/>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705BFC">
        <w:rPr>
          <w:rStyle w:val="StyleBoldUnderline"/>
        </w:rPr>
        <w:t xml:space="preserve">become self-radicalized, particularly in the absence of economic outlets that would become narrower in an economic downturn. The most dangerous casualty of any </w:t>
      </w:r>
      <w:r w:rsidRPr="00705BFC">
        <w:rPr>
          <w:rStyle w:val="StyleBoldUnderline"/>
          <w:highlight w:val="cyan"/>
        </w:rPr>
        <w:t xml:space="preserve">economically-induced drawdown of U.S. military presence </w:t>
      </w:r>
      <w:r w:rsidRPr="00705BFC">
        <w:rPr>
          <w:rStyle w:val="StyleBoldUnderline"/>
        </w:rPr>
        <w:t>would</w:t>
      </w:r>
      <w:r w:rsidRPr="00AC3ADA">
        <w:rPr>
          <w:sz w:val="16"/>
        </w:rPr>
        <w:t xml:space="preserve"> almost certainly </w:t>
      </w:r>
      <w:r w:rsidRPr="00705BFC">
        <w:rPr>
          <w:rStyle w:val="StyleBoldUnderline"/>
        </w:rPr>
        <w:t>be the Middle East</w:t>
      </w:r>
      <w:r w:rsidRPr="00AC3ADA">
        <w:rPr>
          <w:sz w:val="16"/>
        </w:rPr>
        <w:t xml:space="preserve">. Although Iran’s acquisition of nuclear weapons is not inevitable, </w:t>
      </w:r>
      <w:r w:rsidRPr="00705BFC">
        <w:rPr>
          <w:rStyle w:val="StyleBoldUnderline"/>
        </w:rPr>
        <w:t xml:space="preserve">worries </w:t>
      </w:r>
      <w:r w:rsidRPr="00AC3ADA">
        <w:rPr>
          <w:sz w:val="16"/>
        </w:rPr>
        <w:t xml:space="preserve">about a nuclear-armed </w:t>
      </w:r>
      <w:r w:rsidRPr="00705BFC">
        <w:rPr>
          <w:rStyle w:val="StyleBoldUnderline"/>
        </w:rPr>
        <w:t>Iran</w:t>
      </w:r>
      <w:r w:rsidRPr="00AC3ADA">
        <w:rPr>
          <w:sz w:val="16"/>
        </w:rPr>
        <w:t xml:space="preserve"> </w:t>
      </w:r>
      <w:r w:rsidRPr="00705BFC">
        <w:rPr>
          <w:rStyle w:val="StyleBoldUnderline"/>
          <w:highlight w:val="cyan"/>
        </w:rPr>
        <w:t>could lead states in the region to develop new security arrangements</w:t>
      </w:r>
      <w:r w:rsidRPr="00705BFC">
        <w:rPr>
          <w:rStyle w:val="StyleBoldUnderline"/>
        </w:rPr>
        <w:t xml:space="preserve"> with external powers, acquire additional weapons, </w:t>
      </w:r>
      <w:r w:rsidRPr="00705BFC">
        <w:rPr>
          <w:rStyle w:val="StyleBoldUnderline"/>
          <w:highlight w:val="cyan"/>
        </w:rPr>
        <w:t>and consider pursuing their own nuclear ambitions</w:t>
      </w:r>
      <w:r w:rsidRPr="00705BFC">
        <w:rPr>
          <w:rStyle w:val="StyleBoldUnderline"/>
        </w:rPr>
        <w:t>.</w:t>
      </w:r>
      <w:r w:rsidRPr="00AC3ADA">
        <w:rPr>
          <w:sz w:val="16"/>
        </w:rPr>
        <w:t xml:space="preserve"> It is not clear that the type of stable deterrent relationship that existed between the great powers for most of the Cold War would emerge naturally in the Middle East with a nuclear Iran. Episodes of low intensity </w:t>
      </w:r>
      <w:r w:rsidRPr="00705BFC">
        <w:rPr>
          <w:rStyle w:val="StyleBoldUnderline"/>
          <w:highlight w:val="cyan"/>
        </w:rPr>
        <w:t>conflict</w:t>
      </w:r>
      <w:r w:rsidRPr="00705BFC">
        <w:rPr>
          <w:rStyle w:val="StyleBoldUnderline"/>
        </w:rPr>
        <w:t xml:space="preserve"> </w:t>
      </w:r>
      <w:r w:rsidRPr="00AC3ADA">
        <w:rPr>
          <w:sz w:val="16"/>
        </w:rPr>
        <w:t xml:space="preserve">and terrorism taking place under a nuclear umbrella </w:t>
      </w:r>
      <w:r w:rsidRPr="00705BFC">
        <w:rPr>
          <w:rStyle w:val="StyleBoldUnderline"/>
          <w:highlight w:val="cyan"/>
        </w:rPr>
        <w:t>could lead to</w:t>
      </w:r>
      <w:r w:rsidRPr="00705BFC">
        <w:rPr>
          <w:rStyle w:val="StyleBoldUnderline"/>
        </w:rPr>
        <w:t xml:space="preserve"> an </w:t>
      </w:r>
      <w:r w:rsidRPr="00705BFC">
        <w:rPr>
          <w:rStyle w:val="StyleBoldUnderline"/>
          <w:highlight w:val="cyan"/>
        </w:rPr>
        <w:t>unintended escalation and broader conflict</w:t>
      </w:r>
      <w:r w:rsidRPr="00AC3ADA">
        <w:rPr>
          <w:sz w:val="16"/>
        </w:rPr>
        <w:t xml:space="preserve"> if clear red lines between those states involved are not well established. </w:t>
      </w:r>
      <w:r w:rsidRPr="00705BFC">
        <w:rPr>
          <w:rStyle w:val="StyleBoldUnderline"/>
          <w:highlight w:val="cyan"/>
        </w:rPr>
        <w:t xml:space="preserve">The close proximity of </w:t>
      </w:r>
      <w:r w:rsidRPr="00705BFC">
        <w:rPr>
          <w:rStyle w:val="StyleBoldUnderline"/>
        </w:rPr>
        <w:t xml:space="preserve">potential </w:t>
      </w:r>
      <w:r w:rsidRPr="00705BFC">
        <w:rPr>
          <w:rStyle w:val="StyleBoldUnderline"/>
          <w:highlight w:val="cyan"/>
        </w:rPr>
        <w:t>nuclear rivals</w:t>
      </w:r>
      <w:r w:rsidRPr="00AC3ADA">
        <w:rPr>
          <w:sz w:val="16"/>
        </w:rPr>
        <w:t xml:space="preserve"> combined with underdeveloped surveillance capabilities and mobile dual-capable Iranian missile systems also </w:t>
      </w:r>
      <w:r w:rsidRPr="00705BFC">
        <w:rPr>
          <w:rStyle w:val="StyleBoldUnderline"/>
          <w:highlight w:val="cyan"/>
        </w:rPr>
        <w:t>will produce inherent difficulties</w:t>
      </w:r>
      <w:r w:rsidRPr="00AC3ADA">
        <w:rPr>
          <w:sz w:val="16"/>
        </w:rPr>
        <w:t xml:space="preserve"> in achieving reliable indications and warning of an impending nuclear attack. The lack of strategic depth in neighboring states like Israel, </w:t>
      </w:r>
      <w:r w:rsidRPr="00705BFC">
        <w:rPr>
          <w:rStyle w:val="StyleBoldUnderline"/>
          <w:highlight w:val="cyan"/>
        </w:rPr>
        <w:t>short warning and</w:t>
      </w:r>
      <w:r w:rsidRPr="00705BFC">
        <w:rPr>
          <w:rStyle w:val="StyleBoldUnderline"/>
        </w:rPr>
        <w:t xml:space="preserve"> missile </w:t>
      </w:r>
      <w:r w:rsidRPr="00705BFC">
        <w:rPr>
          <w:rStyle w:val="StyleBoldUnderline"/>
          <w:highlight w:val="cyan"/>
        </w:rPr>
        <w:t>flight times</w:t>
      </w:r>
      <w:r w:rsidRPr="00705BFC">
        <w:rPr>
          <w:rStyle w:val="StyleBoldUnderline"/>
        </w:rPr>
        <w:t xml:space="preserve">, and uncertainty </w:t>
      </w:r>
      <w:r w:rsidRPr="00AC3ADA">
        <w:rPr>
          <w:sz w:val="16"/>
        </w:rPr>
        <w:t xml:space="preserve">of Iranian intentions </w:t>
      </w:r>
      <w:r w:rsidRPr="00705BFC">
        <w:rPr>
          <w:rStyle w:val="StyleBoldUnderline"/>
          <w:highlight w:val="cyan"/>
        </w:rPr>
        <w:t>may place</w:t>
      </w:r>
      <w:r w:rsidRPr="00705BFC">
        <w:rPr>
          <w:rStyle w:val="StyleBoldUnderline"/>
        </w:rPr>
        <w:t xml:space="preserve"> more </w:t>
      </w:r>
      <w:r w:rsidRPr="00705BFC">
        <w:rPr>
          <w:rStyle w:val="StyleBoldUnderline"/>
          <w:highlight w:val="cyan"/>
        </w:rPr>
        <w:t>focus on preemption</w:t>
      </w:r>
      <w:r w:rsidRPr="00AC3ADA">
        <w:rPr>
          <w:sz w:val="16"/>
        </w:rPr>
        <w:t xml:space="preserve"> rather than defense, potentially </w:t>
      </w:r>
      <w:r w:rsidRPr="00705BFC">
        <w:rPr>
          <w:rStyle w:val="StyleBoldUnderline"/>
          <w:highlight w:val="cyan"/>
        </w:rPr>
        <w:t>leading to escalating crises</w:t>
      </w:r>
      <w:r w:rsidRPr="00705BFC">
        <w:rPr>
          <w:rStyle w:val="StyleBoldUnderline"/>
        </w:rPr>
        <w:t>.</w:t>
      </w:r>
      <w:r w:rsidRPr="00AC3ADA">
        <w:rPr>
          <w:sz w:val="16"/>
        </w:rPr>
        <w:t xml:space="preserve"> </w:t>
      </w:r>
      <w:r w:rsidRPr="00AC3ADA">
        <w:rPr>
          <w:sz w:val="16"/>
          <w:szCs w:val="18"/>
        </w:rPr>
        <w:t>36</w:t>
      </w:r>
      <w:r w:rsidRPr="00AC3ADA">
        <w:rPr>
          <w:sz w:val="16"/>
        </w:rPr>
        <w:t xml:space="preserve"> Types of </w:t>
      </w:r>
      <w:r w:rsidRPr="00705BFC">
        <w:rPr>
          <w:rStyle w:val="StyleBoldUnderline"/>
          <w:highlight w:val="cyan"/>
        </w:rPr>
        <w:t>conflict</w:t>
      </w:r>
      <w:r w:rsidRPr="00705BFC">
        <w:rPr>
          <w:rStyle w:val="StyleBoldUnderline"/>
        </w:rPr>
        <w:t xml:space="preserve"> </w:t>
      </w:r>
      <w:r w:rsidRPr="00AC3ADA">
        <w:rPr>
          <w:sz w:val="16"/>
        </w:rPr>
        <w:t xml:space="preserve">that the world continues to experience, such as </w:t>
      </w:r>
      <w:r w:rsidRPr="00705BFC">
        <w:rPr>
          <w:rStyle w:val="StyleBoldUnderline"/>
          <w:highlight w:val="cyan"/>
        </w:rPr>
        <w:t>over resources, could reemerge</w:t>
      </w:r>
      <w:r w:rsidRPr="00AC3ADA">
        <w:rPr>
          <w:sz w:val="16"/>
        </w:rPr>
        <w:t xml:space="preserve">, particularly if </w:t>
      </w:r>
      <w:r w:rsidRPr="00705BFC">
        <w:rPr>
          <w:rStyle w:val="StyleBoldUnderline"/>
          <w:highlight w:val="cyan"/>
        </w:rPr>
        <w:t>protectionism grows</w:t>
      </w:r>
      <w:r w:rsidRPr="00705BFC">
        <w:rPr>
          <w:rStyle w:val="StyleBoldUnderline"/>
        </w:rPr>
        <w:t xml:space="preserve"> and there is a resort to neo-mercantilist practices. </w:t>
      </w:r>
      <w:r w:rsidRPr="00705BFC">
        <w:rPr>
          <w:rStyle w:val="StyleBoldUnderline"/>
          <w:highlight w:val="cyan"/>
        </w:rPr>
        <w:t>Perceptions</w:t>
      </w:r>
      <w:r w:rsidRPr="00AC3ADA">
        <w:rPr>
          <w:sz w:val="16"/>
        </w:rPr>
        <w:t xml:space="preserve"> of renewed energy scarcity will drive countries to take actions to assure their future access to energy supplies. In the worst case, this </w:t>
      </w:r>
      <w:r w:rsidRPr="00705BFC">
        <w:rPr>
          <w:rStyle w:val="StyleBoldUnderline"/>
        </w:rPr>
        <w:t>could result in interstate conflicts if government leaders deem assured access to energy resources,</w:t>
      </w:r>
      <w:r w:rsidRPr="00AC3ADA">
        <w:rPr>
          <w:sz w:val="16"/>
        </w:rPr>
        <w:t xml:space="preserve"> for example, to be </w:t>
      </w:r>
      <w:r w:rsidRPr="00705BFC">
        <w:rPr>
          <w:rStyle w:val="StyleBoldUnderline"/>
        </w:rPr>
        <w:t>essential for</w:t>
      </w:r>
      <w:r w:rsidRPr="00AC3ADA">
        <w:rPr>
          <w:sz w:val="16"/>
        </w:rPr>
        <w:t xml:space="preserve"> maintaining domestic stability and the </w:t>
      </w:r>
      <w:r w:rsidRPr="00705BFC">
        <w:rPr>
          <w:rStyle w:val="StyleBoldUnderline"/>
        </w:rPr>
        <w:t>survival of their regime</w:t>
      </w:r>
      <w:r w:rsidRPr="00AC3ADA">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705BFC">
        <w:rPr>
          <w:rStyle w:val="StyleBoldUnderline"/>
        </w:rPr>
        <w:t xml:space="preserve">If </w:t>
      </w:r>
      <w:r w:rsidRPr="00AC3ADA">
        <w:rPr>
          <w:sz w:val="16"/>
        </w:rPr>
        <w:t xml:space="preserve">the </w:t>
      </w:r>
      <w:r w:rsidRPr="00705BFC">
        <w:rPr>
          <w:rStyle w:val="StyleBoldUnderline"/>
        </w:rPr>
        <w:t>fiscal stimulus focus for</w:t>
      </w:r>
      <w:r w:rsidRPr="00AC3ADA">
        <w:rPr>
          <w:sz w:val="16"/>
        </w:rPr>
        <w:t xml:space="preserve"> these </w:t>
      </w:r>
      <w:r w:rsidRPr="00705BFC">
        <w:rPr>
          <w:rStyle w:val="StyleBoldUnderline"/>
        </w:rPr>
        <w:t xml:space="preserve">countries indeed turns inward, </w:t>
      </w:r>
      <w:r w:rsidRPr="00705BFC">
        <w:rPr>
          <w:rStyle w:val="StyleBoldUnderline"/>
          <w:highlight w:val="cyan"/>
        </w:rPr>
        <w:t>one of the most obvious funding targets may be military.</w:t>
      </w:r>
      <w:r w:rsidRPr="00705BFC">
        <w:rPr>
          <w:rStyle w:val="StyleBoldUnderline"/>
        </w:rPr>
        <w:t xml:space="preserve"> Buildup of regional</w:t>
      </w:r>
      <w:r w:rsidRPr="00AC3ADA">
        <w:rPr>
          <w:sz w:val="16"/>
        </w:rPr>
        <w:t xml:space="preserve"> naval </w:t>
      </w:r>
      <w:r w:rsidRPr="00705BFC">
        <w:rPr>
          <w:rStyle w:val="StyleBoldUnderline"/>
        </w:rPr>
        <w:t>capabilities could lead to increased tensions, rivalries, and counterbalancing moves</w:t>
      </w:r>
      <w:r w:rsidRPr="00AC3ADA">
        <w:rPr>
          <w:sz w:val="16"/>
        </w:rPr>
        <w:t xml:space="preserve">, but it also will create opportunities for multinational cooperation in protecting critical sea lanes. </w:t>
      </w:r>
      <w:r w:rsidRPr="00705BFC">
        <w:rPr>
          <w:rStyle w:val="StyleBoldUnderline"/>
        </w:rPr>
        <w:t>With water</w:t>
      </w:r>
      <w:r w:rsidRPr="00AC3ADA">
        <w:rPr>
          <w:sz w:val="16"/>
        </w:rPr>
        <w:t xml:space="preserve"> also </w:t>
      </w:r>
      <w:r w:rsidRPr="00705BFC">
        <w:rPr>
          <w:rStyle w:val="StyleBoldUnderline"/>
        </w:rPr>
        <w:t xml:space="preserve">becoming scarcer in Asia and the Middle East, cooperation to manage changing water resources is likely to be increasingly difficult both within and between states in a more dog-eat-dog world. </w:t>
      </w:r>
    </w:p>
    <w:p w:rsidR="00EC230B" w:rsidRPr="00705BFC" w:rsidRDefault="00EC230B" w:rsidP="00EC230B">
      <w:pPr>
        <w:pStyle w:val="Heading3"/>
      </w:pPr>
      <w:r w:rsidRPr="00705BFC">
        <w:t xml:space="preserve">Econ </w:t>
      </w:r>
      <w:r>
        <w:t xml:space="preserve">ADV – turns DA – trade </w:t>
      </w:r>
    </w:p>
    <w:p w:rsidR="00EC230B" w:rsidRPr="00AC3ADA" w:rsidRDefault="00EC230B" w:rsidP="00EC230B">
      <w:pPr>
        <w:pStyle w:val="Heading4"/>
      </w:pPr>
      <w:r w:rsidRPr="00AC3ADA">
        <w:t xml:space="preserve">Econ collapse causes protectionism </w:t>
      </w:r>
    </w:p>
    <w:p w:rsidR="00EC230B" w:rsidRPr="00AC3ADA" w:rsidRDefault="00EC230B" w:rsidP="00EC230B">
      <w:r w:rsidRPr="00AC3ADA">
        <w:t xml:space="preserve">Aaron </w:t>
      </w:r>
      <w:r w:rsidRPr="00AC3ADA">
        <w:rPr>
          <w:rStyle w:val="StyleStyleBold12pt"/>
        </w:rPr>
        <w:t>Friedberg,</w:t>
      </w:r>
      <w:r w:rsidRPr="00AC3ADA">
        <w:t xml:space="preserve"> professor of politics and international relations at Princeton University's Woodrow Wilson School, </w:t>
      </w:r>
      <w:r w:rsidRPr="00AC3ADA">
        <w:rPr>
          <w:rStyle w:val="StyleStyleBold12pt"/>
        </w:rPr>
        <w:t>and</w:t>
      </w:r>
      <w:r w:rsidRPr="00AC3ADA">
        <w:t xml:space="preserve"> Gabriel </w:t>
      </w:r>
      <w:r w:rsidRPr="00AC3ADA">
        <w:rPr>
          <w:rStyle w:val="StyleStyleBold12pt"/>
        </w:rPr>
        <w:t>Schoenfeld</w:t>
      </w:r>
      <w:r>
        <w:rPr>
          <w:rStyle w:val="StyleStyleBold12pt"/>
        </w:rPr>
        <w:t xml:space="preserve"> 2008</w:t>
      </w:r>
      <w:r w:rsidRPr="00AC3ADA">
        <w:t>, senior editor of Commentary and visiting scholar at the Witherspoon Institute, 10/21/08, “The Dangers of a Diminished America”, http://online.wsj.com/article/SB122455074012352571.html?mod=djemEditorialPage, umn</w:t>
      </w:r>
    </w:p>
    <w:p w:rsidR="00EC230B" w:rsidRPr="00AC3ADA" w:rsidRDefault="00EC230B" w:rsidP="00EC230B"/>
    <w:p w:rsidR="00EC230B" w:rsidRPr="00AC3ADA" w:rsidRDefault="00EC230B" w:rsidP="00EC230B">
      <w:pPr>
        <w:rPr>
          <w:color w:val="000000"/>
          <w:sz w:val="16"/>
        </w:rPr>
      </w:pPr>
      <w:r w:rsidRPr="00AC3ADA">
        <w:rPr>
          <w:rStyle w:val="StyleBoldUnderline"/>
          <w:highlight w:val="green"/>
        </w:rPr>
        <w:t>Protectionist sentiments are sure</w:t>
      </w:r>
      <w:r w:rsidRPr="00705BFC">
        <w:rPr>
          <w:rStyle w:val="StyleBoldUnderline"/>
          <w:highlight w:val="green"/>
        </w:rPr>
        <w:t xml:space="preserve"> to grow stronger</w:t>
      </w:r>
      <w:r w:rsidRPr="00A90857">
        <w:rPr>
          <w:color w:val="000000"/>
          <w:sz w:val="16"/>
          <w:shd w:val="clear" w:color="auto" w:fill="00FF00"/>
        </w:rPr>
        <w:t xml:space="preserve"> </w:t>
      </w:r>
      <w:r w:rsidRPr="00705BFC">
        <w:rPr>
          <w:rStyle w:val="StyleBoldUnderline"/>
          <w:highlight w:val="green"/>
        </w:rPr>
        <w:t>as</w:t>
      </w:r>
      <w:r w:rsidRPr="00A90857">
        <w:rPr>
          <w:color w:val="000000"/>
          <w:sz w:val="16"/>
          <w:shd w:val="clear" w:color="auto" w:fill="00FF00"/>
        </w:rPr>
        <w:t xml:space="preserve"> </w:t>
      </w:r>
      <w:r w:rsidRPr="00705BFC">
        <w:rPr>
          <w:rStyle w:val="StyleBoldUnderline"/>
          <w:highlight w:val="green"/>
        </w:rPr>
        <w:t>jobs disappear in the coming slowdown</w:t>
      </w:r>
      <w:r w:rsidRPr="00A90857">
        <w:rPr>
          <w:color w:val="000000"/>
          <w:sz w:val="16"/>
        </w:rPr>
        <w:t xml:space="preserve">. Even before our current woes, </w:t>
      </w:r>
      <w:r w:rsidRPr="00705BFC">
        <w:rPr>
          <w:rStyle w:val="StyleBoldUnderline"/>
          <w:highlight w:val="green"/>
        </w:rPr>
        <w:t>calls to save jobs by restricting imports had begun to gather support</w:t>
      </w:r>
      <w:r w:rsidRPr="00705BFC">
        <w:rPr>
          <w:rStyle w:val="StyleBoldUnderline"/>
        </w:rPr>
        <w:t xml:space="preserve"> among many Democrats and some Republicans</w:t>
      </w:r>
      <w:r w:rsidRPr="00A90857">
        <w:rPr>
          <w:color w:val="000000"/>
          <w:sz w:val="16"/>
        </w:rPr>
        <w:t xml:space="preserve">. </w:t>
      </w:r>
      <w:r w:rsidRPr="00705BFC">
        <w:rPr>
          <w:rStyle w:val="StyleBoldUnderline"/>
          <w:highlight w:val="green"/>
        </w:rPr>
        <w:t>In a prolonged recession</w:t>
      </w:r>
      <w:r w:rsidRPr="00A90857">
        <w:rPr>
          <w:color w:val="000000"/>
          <w:sz w:val="16"/>
        </w:rPr>
        <w:t xml:space="preserve">, gale-force </w:t>
      </w:r>
      <w:r w:rsidRPr="00705BFC">
        <w:rPr>
          <w:rStyle w:val="StyleBoldUnderline"/>
          <w:highlight w:val="green"/>
        </w:rPr>
        <w:t>winds of protectionism will blow</w:t>
      </w:r>
      <w:r w:rsidRPr="00A90857">
        <w:rPr>
          <w:color w:val="000000"/>
          <w:sz w:val="16"/>
        </w:rPr>
        <w:t xml:space="preserve">.  </w:t>
      </w:r>
    </w:p>
    <w:p w:rsidR="00EC230B" w:rsidRPr="00705BFC" w:rsidRDefault="00EC230B" w:rsidP="00EC230B">
      <w:pPr>
        <w:pStyle w:val="Heading3"/>
      </w:pPr>
      <w:r w:rsidRPr="00705BFC">
        <w:t xml:space="preserve">Econ </w:t>
      </w:r>
      <w:r>
        <w:t xml:space="preserve">ADV – turns DA – </w:t>
      </w:r>
      <w:r w:rsidRPr="00705BFC">
        <w:t>China Relations</w:t>
      </w:r>
    </w:p>
    <w:p w:rsidR="00EC230B" w:rsidRPr="00AC3ADA" w:rsidRDefault="00EC230B" w:rsidP="00EC230B">
      <w:pPr>
        <w:pStyle w:val="Heading4"/>
      </w:pPr>
      <w:r w:rsidRPr="00AC3ADA">
        <w:t>Economic decline kills US-China relations</w:t>
      </w:r>
    </w:p>
    <w:p w:rsidR="00EC230B" w:rsidRPr="00AC3ADA" w:rsidRDefault="00EC230B" w:rsidP="00EC230B">
      <w:r w:rsidRPr="00AC3ADA">
        <w:rPr>
          <w:rStyle w:val="StyleStyleBold12pt"/>
        </w:rPr>
        <w:t>WSJ 09</w:t>
      </w:r>
      <w:r w:rsidRPr="00AC3ADA">
        <w:t xml:space="preserve"> - Wall Street Journal, “Chinese Premier Blames Recession on U.S. Actions,” http://online.wsj.com/article/SB123318934318826787.html, 1-29-09</w:t>
      </w:r>
    </w:p>
    <w:p w:rsidR="00EC230B" w:rsidRPr="00AC3ADA" w:rsidRDefault="00EC230B" w:rsidP="00EC230B"/>
    <w:p w:rsidR="00EC230B" w:rsidRPr="00E91F28" w:rsidRDefault="00EC230B" w:rsidP="00EC230B">
      <w:pPr>
        <w:rPr>
          <w:color w:val="000000"/>
          <w:sz w:val="16"/>
        </w:rPr>
      </w:pPr>
      <w:r w:rsidRPr="00705BFC">
        <w:rPr>
          <w:rStyle w:val="StyleBoldUnderline"/>
        </w:rPr>
        <w:t>Chinese Premier Wen Jiabao</w:t>
      </w:r>
      <w:r w:rsidRPr="00E91F28">
        <w:rPr>
          <w:color w:val="000000"/>
          <w:sz w:val="16"/>
        </w:rPr>
        <w:t xml:space="preserve"> squarely </w:t>
      </w:r>
      <w:r w:rsidRPr="00705BFC">
        <w:rPr>
          <w:rStyle w:val="StyleBoldUnderline"/>
        </w:rPr>
        <w:t>blamed the U.S.-led financial system for the world's deepening economic slump, in the most public indication yet of discord between the U.S. government and its largest creditor</w:t>
      </w:r>
      <w:r w:rsidRPr="00E91F28">
        <w:rPr>
          <w:color w:val="000000"/>
          <w:sz w:val="16"/>
        </w:rPr>
        <w:t xml:space="preserve">.  </w:t>
      </w:r>
      <w:r w:rsidRPr="00705BFC">
        <w:rPr>
          <w:rStyle w:val="StyleBoldUnderline"/>
          <w:highlight w:val="green"/>
        </w:rPr>
        <w:t>Leaders in China</w:t>
      </w:r>
      <w:r w:rsidRPr="00E91F28">
        <w:rPr>
          <w:color w:val="000000"/>
          <w:sz w:val="16"/>
        </w:rPr>
        <w:t xml:space="preserve">, the world's third-largest economy, </w:t>
      </w:r>
      <w:r w:rsidRPr="00705BFC">
        <w:rPr>
          <w:rStyle w:val="StyleBoldUnderline"/>
          <w:highlight w:val="green"/>
        </w:rPr>
        <w:t>have been</w:t>
      </w:r>
      <w:r w:rsidRPr="00E91F28">
        <w:rPr>
          <w:color w:val="000000"/>
          <w:sz w:val="16"/>
        </w:rPr>
        <w:t xml:space="preserve"> surprised and </w:t>
      </w:r>
      <w:r w:rsidRPr="00705BFC">
        <w:rPr>
          <w:rStyle w:val="StyleBoldUnderline"/>
          <w:highlight w:val="green"/>
        </w:rPr>
        <w:t xml:space="preserve">upset over how </w:t>
      </w:r>
      <w:r w:rsidRPr="00705BFC">
        <w:rPr>
          <w:rStyle w:val="StyleBoldUnderline"/>
        </w:rPr>
        <w:t>much the</w:t>
      </w:r>
      <w:r w:rsidRPr="00705BFC">
        <w:rPr>
          <w:rStyle w:val="StyleBoldUnderline"/>
          <w:highlight w:val="green"/>
        </w:rPr>
        <w:t xml:space="preserve"> problems of the U.S. financial sector have hurt China's holdings</w:t>
      </w:r>
      <w:r w:rsidRPr="00705BFC">
        <w:rPr>
          <w:rStyle w:val="StyleBoldUnderline"/>
        </w:rPr>
        <w:t>. In response, Beijing is re-examining its U.S. investments</w:t>
      </w:r>
      <w:r w:rsidRPr="00E91F28">
        <w:rPr>
          <w:color w:val="000000"/>
          <w:sz w:val="16"/>
        </w:rPr>
        <w:t xml:space="preserve">, say people familiar with the government's thinking.  </w:t>
      </w:r>
      <w:r w:rsidRPr="00705BFC">
        <w:rPr>
          <w:rStyle w:val="StyleBoldUnderline"/>
        </w:rPr>
        <w:t xml:space="preserve">Mr. </w:t>
      </w:r>
      <w:r w:rsidRPr="00705BFC">
        <w:rPr>
          <w:rStyle w:val="StyleBoldUnderline"/>
          <w:highlight w:val="green"/>
        </w:rPr>
        <w:t>Wen</w:t>
      </w:r>
      <w:r w:rsidRPr="00E91F28">
        <w:rPr>
          <w:color w:val="000000"/>
          <w:sz w:val="16"/>
        </w:rPr>
        <w:t xml:space="preserve">, the first Chinese premier to visit the annual global gathering of economic and political leaders in Davos, Switzerland, </w:t>
      </w:r>
      <w:r w:rsidRPr="00705BFC">
        <w:rPr>
          <w:rStyle w:val="StyleBoldUnderline"/>
          <w:highlight w:val="green"/>
        </w:rPr>
        <w:t xml:space="preserve">delivered a strongly worded indictment of the causes of the crisis, clearly aimed </w:t>
      </w:r>
      <w:r w:rsidRPr="00705BFC">
        <w:rPr>
          <w:rStyle w:val="StyleBoldUnderline"/>
        </w:rPr>
        <w:t>largely</w:t>
      </w:r>
      <w:r w:rsidRPr="00705BFC">
        <w:rPr>
          <w:rStyle w:val="StyleBoldUnderline"/>
          <w:highlight w:val="green"/>
        </w:rPr>
        <w:t xml:space="preserve"> at the </w:t>
      </w:r>
      <w:r w:rsidRPr="00E91F28">
        <w:rPr>
          <w:rFonts w:cs="Arial"/>
          <w:color w:val="000000"/>
          <w:sz w:val="19"/>
          <w:u w:val="thick"/>
          <w:bdr w:val="single" w:sz="12" w:space="0" w:color="auto"/>
          <w:shd w:val="clear" w:color="auto" w:fill="00FF00"/>
        </w:rPr>
        <w:t>U</w:t>
      </w:r>
      <w:r w:rsidRPr="00705BFC">
        <w:rPr>
          <w:rStyle w:val="StyleBoldUnderline"/>
        </w:rPr>
        <w:t xml:space="preserve">nited </w:t>
      </w:r>
      <w:r w:rsidRPr="00E91F28">
        <w:rPr>
          <w:rFonts w:cs="Arial"/>
          <w:color w:val="000000"/>
          <w:sz w:val="19"/>
          <w:u w:val="thick"/>
          <w:bdr w:val="single" w:sz="12" w:space="0" w:color="auto"/>
          <w:shd w:val="clear" w:color="auto" w:fill="00FF00"/>
        </w:rPr>
        <w:t>S</w:t>
      </w:r>
      <w:r w:rsidRPr="00705BFC">
        <w:rPr>
          <w:rStyle w:val="StyleBoldUnderline"/>
        </w:rPr>
        <w:t xml:space="preserve">tates </w:t>
      </w:r>
      <w:r w:rsidRPr="00E91F28">
        <w:rPr>
          <w:color w:val="000000"/>
          <w:sz w:val="16"/>
        </w:rPr>
        <w:t xml:space="preserve">though he didn't name it. Mr. </w:t>
      </w:r>
      <w:r w:rsidRPr="00705BFC">
        <w:rPr>
          <w:rStyle w:val="StyleBoldUnderline"/>
        </w:rPr>
        <w:t>Wen blamed</w:t>
      </w:r>
      <w:r w:rsidRPr="00E91F28">
        <w:rPr>
          <w:color w:val="000000"/>
          <w:sz w:val="16"/>
        </w:rPr>
        <w:t xml:space="preserve"> an "excessive expansion of financial institutions in blind pursuit of profit," </w:t>
      </w:r>
      <w:r w:rsidRPr="00705BFC">
        <w:rPr>
          <w:rStyle w:val="StyleBoldUnderline"/>
        </w:rPr>
        <w:t>a failure of government supervision of the financial sector, and an "unsustainable model of development,</w:t>
      </w:r>
      <w:r w:rsidRPr="00E91F28">
        <w:rPr>
          <w:color w:val="000000"/>
          <w:sz w:val="16"/>
        </w:rPr>
        <w:t xml:space="preserve"> characterized by prolonged low savings and high consumption."  </w:t>
      </w:r>
      <w:r w:rsidRPr="00705BFC">
        <w:rPr>
          <w:rStyle w:val="StyleBoldUnderline"/>
        </w:rPr>
        <w:t>Chinese leaders have felt burned by a series of bad experiences with U.S. investments</w:t>
      </w:r>
      <w:r w:rsidRPr="00E91F28">
        <w:rPr>
          <w:color w:val="000000"/>
          <w:sz w:val="16"/>
        </w:rPr>
        <w:t xml:space="preserve"> they had believed were safe, say people familiar with their thinking, including holdings in Morgan Stanley, the collapsed Reserve Primary Fund and mortgage giants Fannie Mae and Freddie Mac. </w:t>
      </w:r>
      <w:r w:rsidRPr="00705BFC">
        <w:rPr>
          <w:rStyle w:val="StyleBoldUnderline"/>
        </w:rPr>
        <w:t>As a result, the people say, government leaders decided not to make new investments</w:t>
      </w:r>
      <w:r w:rsidRPr="00E91F28">
        <w:rPr>
          <w:color w:val="000000"/>
          <w:sz w:val="16"/>
        </w:rPr>
        <w:t xml:space="preserve"> in a number of U.S. companies that sought China's capital. China's pullback from Fannie and Freddie debt helped push up rates on U.S. mortgages last year just as Washington was seeking to revive the U.S. housing market.  To be sure, China's economy now is so closely intertwined with the U.S.'s that major, abrupt changes are unlikely. The U.S.-China economic relationship has become arguably the world's most important. China has been recycling its vast export earnings by financing the U.S. deficit through buying Treasurys, helping to keep U.S. interest rates low and give American consumers more spending power to buy Chinese exports.  China now has roughly $2 trillion in foreign exchange reserves, and has continued to buy U.S. government debt -- surpassing Japan in September as the biggest foreign holder of Treasurys, by one official U.S. measure. China must continue to recycle its trade surplus if it doesn't want its currency to appreciate too quickly.  Still, </w:t>
      </w:r>
      <w:r w:rsidRPr="00705BFC">
        <w:rPr>
          <w:rStyle w:val="StyleBoldUnderline"/>
          <w:highlight w:val="green"/>
        </w:rPr>
        <w:t xml:space="preserve">the </w:t>
      </w:r>
      <w:r w:rsidRPr="00705BFC">
        <w:rPr>
          <w:rStyle w:val="StyleBoldUnderline"/>
        </w:rPr>
        <w:t>relatively</w:t>
      </w:r>
      <w:r w:rsidRPr="00705BFC">
        <w:rPr>
          <w:rStyle w:val="StyleBoldUnderline"/>
          <w:highlight w:val="green"/>
        </w:rPr>
        <w:t xml:space="preserve"> smooth financial ties between the two powers t</w:t>
      </w:r>
      <w:r w:rsidRPr="00705BFC">
        <w:rPr>
          <w:rStyle w:val="StyleBoldUnderline"/>
        </w:rPr>
        <w:t>hat underpinned the global economic boom of recent years</w:t>
      </w:r>
      <w:r w:rsidRPr="00705BFC">
        <w:rPr>
          <w:rStyle w:val="StyleBoldUnderline"/>
          <w:highlight w:val="green"/>
        </w:rPr>
        <w:t xml:space="preserve"> are being tested. As both sides survey the wreckage </w:t>
      </w:r>
      <w:r w:rsidRPr="00705BFC">
        <w:rPr>
          <w:rStyle w:val="StyleBoldUnderline"/>
        </w:rPr>
        <w:t>of the U.S. housing bubble and credit crunch,</w:t>
      </w:r>
      <w:r w:rsidRPr="00705BFC">
        <w:rPr>
          <w:rStyle w:val="StyleBoldUnderline"/>
          <w:highlight w:val="green"/>
        </w:rPr>
        <w:t xml:space="preserve"> </w:t>
      </w:r>
      <w:r w:rsidRPr="00E91F28">
        <w:rPr>
          <w:rFonts w:cs="Arial"/>
          <w:color w:val="000000"/>
          <w:sz w:val="19"/>
          <w:u w:val="thick"/>
          <w:bdr w:val="single" w:sz="12" w:space="0" w:color="auto"/>
          <w:shd w:val="clear" w:color="auto" w:fill="00FF00"/>
        </w:rPr>
        <w:t>mutual recriminations are raising doubts about the relationship</w:t>
      </w:r>
      <w:r w:rsidRPr="00E91F28">
        <w:rPr>
          <w:color w:val="000000"/>
          <w:sz w:val="16"/>
        </w:rPr>
        <w:t xml:space="preserve">.  </w:t>
      </w:r>
      <w:r w:rsidRPr="00705BFC">
        <w:rPr>
          <w:rStyle w:val="StyleBoldUnderline"/>
        </w:rPr>
        <w:t>The Chinese premier's remarks came a few days after</w:t>
      </w:r>
      <w:r w:rsidRPr="00E91F28">
        <w:rPr>
          <w:color w:val="000000"/>
          <w:sz w:val="16"/>
        </w:rPr>
        <w:t xml:space="preserve"> Treasury Secretary Timothy </w:t>
      </w:r>
      <w:r w:rsidRPr="00705BFC">
        <w:rPr>
          <w:rStyle w:val="StyleBoldUnderline"/>
        </w:rPr>
        <w:t>Geithner</w:t>
      </w:r>
      <w:r w:rsidRPr="00E91F28">
        <w:rPr>
          <w:color w:val="000000"/>
          <w:sz w:val="16"/>
        </w:rPr>
        <w:t xml:space="preserve"> fanned the flames when he </w:t>
      </w:r>
      <w:r w:rsidRPr="00705BFC">
        <w:rPr>
          <w:rStyle w:val="StyleBoldUnderline"/>
        </w:rPr>
        <w:t>accused China of "manipulating" its currency during</w:t>
      </w:r>
      <w:r w:rsidRPr="00E91F28">
        <w:rPr>
          <w:color w:val="000000"/>
          <w:sz w:val="16"/>
        </w:rPr>
        <w:t xml:space="preserve"> his confirmation process. </w:t>
      </w:r>
      <w:r w:rsidRPr="00705BFC">
        <w:rPr>
          <w:rStyle w:val="StyleBoldUnderline"/>
        </w:rPr>
        <w:t>That was widely seen as an escalation of long-standing U.S. complaints that China artificially depresses the value of the yuan to bolster its exports, and prompted strong denials from Beijing.</w:t>
      </w:r>
      <w:r w:rsidRPr="00E91F28">
        <w:rPr>
          <w:color w:val="000000"/>
          <w:sz w:val="16"/>
        </w:rPr>
        <w:t xml:space="preserve"> The Obama administration has since played down the statement's significance.</w:t>
      </w:r>
    </w:p>
    <w:p w:rsidR="00EC230B" w:rsidRPr="00AC3ADA" w:rsidRDefault="00EC230B" w:rsidP="00EC230B">
      <w:pPr>
        <w:pStyle w:val="Heading4"/>
      </w:pPr>
      <w:r w:rsidRPr="00AC3ADA">
        <w:t>Nuclear war</w:t>
      </w:r>
    </w:p>
    <w:p w:rsidR="00EC230B" w:rsidRPr="00AC3ADA" w:rsidRDefault="00EC230B" w:rsidP="00EC230B">
      <w:r w:rsidRPr="00AC3ADA">
        <w:rPr>
          <w:rStyle w:val="StyleStyleBold12pt"/>
        </w:rPr>
        <w:t>Adhariri 99</w:t>
      </w:r>
      <w:r w:rsidRPr="00AC3ADA">
        <w:t xml:space="preserve"> - Eschan Adhariri, Armed Forces college national security professor, August 1, 1999 (Jane’s Intelligence Review, online)</w:t>
      </w:r>
    </w:p>
    <w:p w:rsidR="00EC230B" w:rsidRPr="00AC3ADA" w:rsidRDefault="00EC230B" w:rsidP="00EC230B"/>
    <w:p w:rsidR="00EC230B" w:rsidRDefault="00EC230B" w:rsidP="00EC230B">
      <w:pPr>
        <w:rPr>
          <w:sz w:val="16"/>
        </w:rPr>
      </w:pPr>
      <w:r w:rsidRPr="00AC3ADA">
        <w:rPr>
          <w:sz w:val="16"/>
        </w:rPr>
        <w:t xml:space="preserve">Looking ahead, </w:t>
      </w:r>
      <w:r w:rsidRPr="00705BFC">
        <w:rPr>
          <w:rStyle w:val="StyleBoldUnderline"/>
        </w:rPr>
        <w:t xml:space="preserve">a </w:t>
      </w:r>
      <w:r w:rsidRPr="00705BFC">
        <w:rPr>
          <w:rStyle w:val="StyleBoldUnderline"/>
          <w:highlight w:val="green"/>
        </w:rPr>
        <w:t>continued deterioration of Sino-US ties does not bode well for t</w:t>
      </w:r>
      <w:r w:rsidRPr="00705BFC">
        <w:rPr>
          <w:rStyle w:val="StyleBoldUnderline"/>
        </w:rPr>
        <w:t xml:space="preserve">he </w:t>
      </w:r>
      <w:r w:rsidRPr="00705BFC">
        <w:rPr>
          <w:rStyle w:val="StyleBoldUnderline"/>
          <w:highlight w:val="green"/>
        </w:rPr>
        <w:t>regional stability</w:t>
      </w:r>
      <w:r w:rsidRPr="00705BFC">
        <w:rPr>
          <w:rStyle w:val="StyleBoldUnderline"/>
        </w:rPr>
        <w:t xml:space="preserve"> of the</w:t>
      </w:r>
      <w:r w:rsidRPr="00AC3ADA">
        <w:rPr>
          <w:sz w:val="16"/>
        </w:rPr>
        <w:t xml:space="preserve"> very large and equally important </w:t>
      </w:r>
      <w:r w:rsidRPr="00705BFC">
        <w:rPr>
          <w:rStyle w:val="StyleBoldUnderline"/>
        </w:rPr>
        <w:t>Asia Pacific</w:t>
      </w:r>
      <w:r w:rsidRPr="00AC3ADA">
        <w:rPr>
          <w:sz w:val="16"/>
        </w:rPr>
        <w:t xml:space="preserve">. Yet this regional stability might be negatively affected for a long time if </w:t>
      </w:r>
      <w:smartTag w:uri="urn:schemas-microsoft-com:office:smarttags" w:element="State">
        <w:r w:rsidRPr="00AC3ADA">
          <w:rPr>
            <w:sz w:val="16"/>
          </w:rPr>
          <w:t>Washington</w:t>
        </w:r>
      </w:smartTag>
      <w:r w:rsidRPr="00AC3ADA">
        <w:rPr>
          <w:sz w:val="16"/>
        </w:rPr>
        <w:t xml:space="preserve"> and </w:t>
      </w:r>
      <w:smartTag w:uri="urn:schemas-microsoft-com:office:smarttags" w:element="place">
        <w:smartTag w:uri="urn:schemas-microsoft-com:office:smarttags" w:element="City">
          <w:r w:rsidRPr="00AC3ADA">
            <w:rPr>
              <w:sz w:val="16"/>
            </w:rPr>
            <w:t>Beijing</w:t>
          </w:r>
        </w:smartTag>
      </w:smartTag>
      <w:r w:rsidRPr="00AC3ADA">
        <w:rPr>
          <w:sz w:val="16"/>
        </w:rPr>
        <w:t xml:space="preserve"> fail to bounce back from this fiasco and assiduously work to improve their strategic relations. In the meantime, </w:t>
      </w:r>
      <w:r w:rsidRPr="00705BFC">
        <w:rPr>
          <w:rStyle w:val="StyleBoldUnderline"/>
          <w:highlight w:val="green"/>
        </w:rPr>
        <w:t xml:space="preserve">the issue </w:t>
      </w:r>
      <w:r w:rsidRPr="00AC3ADA">
        <w:rPr>
          <w:sz w:val="16"/>
        </w:rPr>
        <w:t>of immediate concern for the USA</w:t>
      </w:r>
      <w:r w:rsidRPr="00705BFC">
        <w:rPr>
          <w:rStyle w:val="StyleBoldUnderline"/>
          <w:highlight w:val="green"/>
        </w:rPr>
        <w:t xml:space="preserve"> is nuclear non-proliferation</w:t>
      </w:r>
      <w:r w:rsidRPr="00AC3ADA">
        <w:rPr>
          <w:sz w:val="16"/>
        </w:rPr>
        <w:t xml:space="preserve">. Immediate work has to be done by both sides to minimize damages on this issue. </w:t>
      </w:r>
      <w:r w:rsidRPr="00705BFC">
        <w:rPr>
          <w:rStyle w:val="StyleBoldUnderline"/>
        </w:rPr>
        <w:t xml:space="preserve">The PRC, armed with the knowledge of America's premier nuclear programs, is likely to be </w:t>
      </w:r>
      <w:r w:rsidRPr="00AC3ADA">
        <w:rPr>
          <w:sz w:val="16"/>
        </w:rPr>
        <w:t>a much more sought after sources</w:t>
      </w:r>
      <w:r w:rsidRPr="00705BFC">
        <w:rPr>
          <w:rStyle w:val="StyleBoldUnderline"/>
        </w:rPr>
        <w:t xml:space="preserve"> for nuclear proliferation</w:t>
      </w:r>
      <w:r w:rsidRPr="00AC3ADA">
        <w:rPr>
          <w:sz w:val="16"/>
        </w:rPr>
        <w:t xml:space="preserve"> than it has ever been in the past </w:t>
      </w:r>
      <w:r w:rsidRPr="00705BFC">
        <w:rPr>
          <w:rStyle w:val="StyleBoldUnderline"/>
        </w:rPr>
        <w:t>by those countries</w:t>
      </w:r>
      <w:r w:rsidRPr="00AC3ADA">
        <w:rPr>
          <w:sz w:val="16"/>
        </w:rPr>
        <w:t xml:space="preserve"> keenly </w:t>
      </w:r>
      <w:r w:rsidRPr="00705BFC">
        <w:rPr>
          <w:rStyle w:val="StyleBoldUnderline"/>
        </w:rPr>
        <w:t>interested in enhancing the sophistication of their extant nuclear programs and by those who have not yet developed indigenous nuclear know-how</w:t>
      </w:r>
      <w:r w:rsidRPr="00AC3ADA">
        <w:rPr>
          <w:sz w:val="16"/>
        </w:rPr>
        <w:t xml:space="preserve"> but desire to purchase it. </w:t>
      </w:r>
      <w:r w:rsidRPr="00705BFC">
        <w:rPr>
          <w:rStyle w:val="StyleBoldUnderline"/>
          <w:highlight w:val="green"/>
        </w:rPr>
        <w:t>China</w:t>
      </w:r>
      <w:r w:rsidRPr="00AC3ADA">
        <w:rPr>
          <w:sz w:val="16"/>
        </w:rPr>
        <w:t xml:space="preserve">, along with </w:t>
      </w:r>
      <w:smartTag w:uri="urn:schemas-microsoft-com:office:smarttags" w:element="place">
        <w:smartTag w:uri="urn:schemas-microsoft-com:office:smarttags" w:element="country-region">
          <w:r w:rsidRPr="00AC3ADA">
            <w:rPr>
              <w:sz w:val="16"/>
            </w:rPr>
            <w:t>Russia</w:t>
          </w:r>
        </w:smartTag>
      </w:smartTag>
      <w:r w:rsidRPr="00AC3ADA">
        <w:rPr>
          <w:sz w:val="16"/>
        </w:rPr>
        <w:t xml:space="preserve">, </w:t>
      </w:r>
      <w:r w:rsidRPr="00705BFC">
        <w:rPr>
          <w:rStyle w:val="StyleBoldUnderline"/>
          <w:highlight w:val="green"/>
        </w:rPr>
        <w:t>has an established record proliferating nuclear technology.</w:t>
      </w:r>
      <w:r w:rsidRPr="00AC3ADA">
        <w:rPr>
          <w:sz w:val="16"/>
        </w:rPr>
        <w:t xml:space="preserve"> </w:t>
      </w:r>
      <w:r w:rsidRPr="00705BFC">
        <w:rPr>
          <w:rStyle w:val="StyleBoldUnderline"/>
        </w:rPr>
        <w:t>This</w:t>
      </w:r>
      <w:r w:rsidRPr="00AC3ADA">
        <w:rPr>
          <w:sz w:val="16"/>
        </w:rPr>
        <w:t xml:space="preserve"> reality </w:t>
      </w:r>
      <w:r w:rsidRPr="00705BFC">
        <w:rPr>
          <w:rStyle w:val="StyleBoldUnderline"/>
        </w:rPr>
        <w:t>is not likely to change</w:t>
      </w:r>
      <w:r w:rsidRPr="00AC3ADA">
        <w:rPr>
          <w:sz w:val="16"/>
        </w:rPr>
        <w:t xml:space="preserve"> in the foreseeable future, </w:t>
      </w:r>
      <w:r w:rsidRPr="00705BFC">
        <w:rPr>
          <w:rStyle w:val="StyleBoldUnderline"/>
        </w:rPr>
        <w:t>much to the</w:t>
      </w:r>
      <w:r w:rsidRPr="00AC3ADA">
        <w:rPr>
          <w:sz w:val="16"/>
        </w:rPr>
        <w:t xml:space="preserve"> continued </w:t>
      </w:r>
      <w:r w:rsidRPr="00705BFC">
        <w:rPr>
          <w:rStyle w:val="StyleBoldUnderline"/>
        </w:rPr>
        <w:t xml:space="preserve">consternation of </w:t>
      </w:r>
      <w:r w:rsidRPr="00705BFC">
        <w:rPr>
          <w:rStyle w:val="StyleBoldUnderline"/>
          <w:highlight w:val="green"/>
        </w:rPr>
        <w:t>now-nuclear India</w:t>
      </w:r>
      <w:r w:rsidRPr="00705BFC">
        <w:rPr>
          <w:rStyle w:val="StyleBoldUnderline"/>
        </w:rPr>
        <w:t xml:space="preserve">. The increased nuclear sophistication on the troubled subcontinent carries with it the </w:t>
      </w:r>
      <w:r w:rsidRPr="00705BFC">
        <w:rPr>
          <w:rStyle w:val="StyleBoldUnderline"/>
          <w:highlight w:val="green"/>
        </w:rPr>
        <w:t>risk of a potential nuclear holocaust</w:t>
      </w:r>
      <w:r w:rsidRPr="00705BFC">
        <w:rPr>
          <w:rStyle w:val="StyleBoldUnderline"/>
        </w:rPr>
        <w:t>. The Kashmir issue still remains unresolved and very explosive</w:t>
      </w:r>
      <w:r w:rsidRPr="00AC3ADA">
        <w:rPr>
          <w:sz w:val="16"/>
        </w:rPr>
        <w:t xml:space="preserve"> given the continued intransigence of both </w:t>
      </w:r>
      <w:smartTag w:uri="urn:schemas-microsoft-com:office:smarttags" w:element="country-region">
        <w:r w:rsidRPr="00AC3ADA">
          <w:rPr>
            <w:sz w:val="16"/>
          </w:rPr>
          <w:t>India</w:t>
        </w:r>
      </w:smartTag>
      <w:r w:rsidRPr="00AC3ADA">
        <w:rPr>
          <w:sz w:val="16"/>
        </w:rPr>
        <w:t xml:space="preserve"> and </w:t>
      </w:r>
      <w:smartTag w:uri="urn:schemas-microsoft-com:office:smarttags" w:element="place">
        <w:smartTag w:uri="urn:schemas-microsoft-com:office:smarttags" w:element="country-region">
          <w:r w:rsidRPr="00AC3ADA">
            <w:rPr>
              <w:sz w:val="16"/>
            </w:rPr>
            <w:t>Pakistan</w:t>
          </w:r>
        </w:smartTag>
      </w:smartTag>
      <w:r w:rsidRPr="00AC3ADA">
        <w:rPr>
          <w:sz w:val="16"/>
        </w:rPr>
        <w:t xml:space="preserve"> to amicably resolve it.</w:t>
      </w:r>
    </w:p>
    <w:p w:rsidR="00EC230B" w:rsidRPr="00AC3ADA" w:rsidRDefault="00EC230B" w:rsidP="00EC230B">
      <w:pPr>
        <w:pStyle w:val="Heading3"/>
      </w:pPr>
      <w:r w:rsidRPr="00705BFC">
        <w:t xml:space="preserve">Econ </w:t>
      </w:r>
      <w:r>
        <w:t xml:space="preserve">ADV – turns DA – </w:t>
      </w:r>
      <w:r w:rsidRPr="00AC3ADA">
        <w:t>Disease</w:t>
      </w:r>
    </w:p>
    <w:p w:rsidR="00EC230B" w:rsidRPr="00AC3ADA" w:rsidRDefault="00EC230B" w:rsidP="00EC230B">
      <w:pPr>
        <w:pStyle w:val="Heading4"/>
      </w:pPr>
      <w:r w:rsidRPr="00AC3ADA">
        <w:t>Economic decline kills disease research</w:t>
      </w:r>
    </w:p>
    <w:p w:rsidR="00EC230B" w:rsidRPr="00AC3ADA" w:rsidRDefault="00EC230B" w:rsidP="00EC230B">
      <w:r w:rsidRPr="00AC3ADA">
        <w:rPr>
          <w:rStyle w:val="StyleStyleBold12pt"/>
        </w:rPr>
        <w:t>MSNBC 09</w:t>
      </w:r>
      <w:r w:rsidRPr="00AC3ADA">
        <w:t>, Recession may worsen spread of exotic diseases, http://www.msnbc.msn.com/id/29599786/, Krishy D</w:t>
      </w:r>
    </w:p>
    <w:p w:rsidR="00EC230B" w:rsidRPr="00AC3ADA" w:rsidRDefault="00EC230B" w:rsidP="00EC230B"/>
    <w:p w:rsidR="00EC230B" w:rsidRPr="00705BFC" w:rsidRDefault="00EC230B" w:rsidP="00EC230B">
      <w:pPr>
        <w:ind w:right="432"/>
        <w:rPr>
          <w:rStyle w:val="StyleBoldUnderline"/>
        </w:rPr>
      </w:pPr>
      <w:r w:rsidRPr="00705BFC">
        <w:rPr>
          <w:rStyle w:val="StyleBoldUnderline"/>
          <w:highlight w:val="green"/>
        </w:rPr>
        <w:t>A significant amount of</w:t>
      </w:r>
      <w:r w:rsidRPr="00705BFC">
        <w:rPr>
          <w:rStyle w:val="StyleBoldUnderline"/>
        </w:rPr>
        <w:t xml:space="preserve"> the </w:t>
      </w:r>
      <w:r w:rsidRPr="00705BFC">
        <w:rPr>
          <w:rStyle w:val="StyleBoldUnderline"/>
          <w:highlight w:val="green"/>
        </w:rPr>
        <w:t>CDC funding</w:t>
      </w:r>
      <w:r w:rsidRPr="00705BFC">
        <w:rPr>
          <w:rStyle w:val="StyleBoldUnderline"/>
        </w:rPr>
        <w:t xml:space="preserve"> for emerging diseases </w:t>
      </w:r>
      <w:r w:rsidRPr="00705BFC">
        <w:rPr>
          <w:rStyle w:val="StyleBoldUnderline"/>
          <w:highlight w:val="green"/>
        </w:rPr>
        <w:t>goes to</w:t>
      </w:r>
      <w:r w:rsidRPr="00705BFC">
        <w:rPr>
          <w:rStyle w:val="StyleBoldUnderline"/>
        </w:rPr>
        <w:t xml:space="preserve"> salaries and </w:t>
      </w:r>
      <w:r w:rsidRPr="00705BFC">
        <w:rPr>
          <w:rStyle w:val="StyleBoldUnderline"/>
          <w:highlight w:val="green"/>
        </w:rPr>
        <w:t>state</w:t>
      </w:r>
      <w:r w:rsidRPr="00705BFC">
        <w:rPr>
          <w:rStyle w:val="StyleBoldUnderline"/>
        </w:rPr>
        <w:t xml:space="preserve"> and local </w:t>
      </w:r>
      <w:r w:rsidRPr="00705BFC">
        <w:rPr>
          <w:rStyle w:val="StyleBoldUnderline"/>
          <w:highlight w:val="green"/>
        </w:rPr>
        <w:t>health departments</w:t>
      </w:r>
      <w:r w:rsidRPr="00E91F28">
        <w:rPr>
          <w:color w:val="000000"/>
          <w:sz w:val="16"/>
          <w:shd w:val="clear" w:color="auto" w:fill="00FF00"/>
        </w:rPr>
        <w:t xml:space="preserve">, </w:t>
      </w:r>
      <w:r w:rsidRPr="00E91F28">
        <w:rPr>
          <w:color w:val="000000"/>
          <w:sz w:val="16"/>
        </w:rPr>
        <w:t xml:space="preserve">explained Dr. Ali Kahn, deputy director of the National Center for Zoonotic, Vector-Borne and Enteric Diseases at the CDC, “There is no doubt </w:t>
      </w:r>
      <w:r w:rsidRPr="00705BFC">
        <w:rPr>
          <w:rStyle w:val="StyleBoldUnderline"/>
          <w:highlight w:val="green"/>
        </w:rPr>
        <w:t>we could do a lot more</w:t>
      </w:r>
      <w:r w:rsidRPr="00E91F28">
        <w:rPr>
          <w:color w:val="000000"/>
          <w:sz w:val="16"/>
        </w:rPr>
        <w:t xml:space="preserve"> in the U.S. and worldwide </w:t>
      </w:r>
      <w:r w:rsidRPr="00705BFC">
        <w:rPr>
          <w:rStyle w:val="StyleBoldUnderline"/>
          <w:highlight w:val="green"/>
        </w:rPr>
        <w:t>with additional funds</w:t>
      </w:r>
      <w:r w:rsidRPr="00E91F28">
        <w:rPr>
          <w:color w:val="000000"/>
          <w:sz w:val="16"/>
        </w:rPr>
        <w:t xml:space="preserve">,” said Kahn. </w:t>
      </w:r>
      <w:r w:rsidRPr="00705BFC">
        <w:rPr>
          <w:rStyle w:val="StyleBoldUnderline"/>
          <w:highlight w:val="green"/>
        </w:rPr>
        <w:t>The recession has weakened the government's ability to</w:t>
      </w:r>
      <w:r w:rsidRPr="00705BFC">
        <w:rPr>
          <w:rStyle w:val="StyleBoldUnderline"/>
        </w:rPr>
        <w:t xml:space="preserve"> develop better treatments, vaccines or </w:t>
      </w:r>
      <w:r w:rsidRPr="00705BFC">
        <w:rPr>
          <w:rStyle w:val="StyleBoldUnderline"/>
          <w:highlight w:val="green"/>
        </w:rPr>
        <w:t>prevent an epidemic, experts said.  “States do not have resources to keep people on board</w:t>
      </w:r>
      <w:r w:rsidRPr="00705BFC">
        <w:rPr>
          <w:rStyle w:val="StyleBoldUnderline"/>
        </w:rPr>
        <w:t xml:space="preserve"> and these people are monitoring diseases, the epidemiologists doing shoe leather investigations</w:t>
      </w:r>
      <w:r w:rsidRPr="00E91F28">
        <w:rPr>
          <w:color w:val="000000"/>
          <w:sz w:val="16"/>
        </w:rPr>
        <w:t>,” said Jeffrey Levi, executive director of Trust for America’s Health. “You cannot turn them on and off with a switch</w:t>
      </w:r>
      <w:r w:rsidRPr="00705BFC">
        <w:rPr>
          <w:rStyle w:val="StyleBoldUnderline"/>
        </w:rPr>
        <w:t xml:space="preserve">. If you lose them you’ve lost them forever.” </w:t>
      </w:r>
    </w:p>
    <w:p w:rsidR="00EC230B" w:rsidRPr="00AC3ADA" w:rsidRDefault="00EC230B" w:rsidP="00EC230B">
      <w:pPr>
        <w:pStyle w:val="Heading4"/>
      </w:pPr>
      <w:r w:rsidRPr="00AC3ADA">
        <w:t>Extinction</w:t>
      </w:r>
    </w:p>
    <w:p w:rsidR="00EC230B" w:rsidRPr="00AC3ADA" w:rsidRDefault="00EC230B" w:rsidP="00EC230B">
      <w:r w:rsidRPr="00AC3ADA">
        <w:rPr>
          <w:rStyle w:val="StyleStyleBold12pt"/>
        </w:rPr>
        <w:t>Steinbruner 98</w:t>
      </w:r>
      <w:r w:rsidRPr="00AC3ADA">
        <w:t xml:space="preserve"> - John D. Steinbruner, Senior Fellow, Brookings Institution, “Biological Weapons: A Plague Upon All Houses,” FOREIGN POLICY n. 109, Winter 1997/1998, pp. 85-96, ASP.</w:t>
      </w:r>
    </w:p>
    <w:p w:rsidR="00EC230B" w:rsidRPr="00AC3ADA" w:rsidRDefault="00EC230B" w:rsidP="00EC230B"/>
    <w:p w:rsidR="00EC230B" w:rsidRPr="005171BA" w:rsidRDefault="00EC230B" w:rsidP="00EC230B">
      <w:pPr>
        <w:rPr>
          <w:rStyle w:val="StyleBoldUnderline"/>
        </w:rPr>
      </w:pPr>
      <w:r w:rsidRPr="00AC3ADA">
        <w:rPr>
          <w:sz w:val="16"/>
        </w:rPr>
        <w:t>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New diseases emerge, while old diseases mutate and adapt.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AIDS each year. Malaria, tuberculosis, and cholera - once thought to be under control - are now making a comeback. As we enter the twenty-first century,</w:t>
      </w:r>
      <w:r w:rsidRPr="00E91F28">
        <w:rPr>
          <w:u w:val="single"/>
        </w:rPr>
        <w:t xml:space="preserve"> </w:t>
      </w:r>
      <w:r w:rsidRPr="00705BFC">
        <w:rPr>
          <w:rStyle w:val="StyleBoldUnderline"/>
          <w:highlight w:val="green"/>
        </w:rPr>
        <w:t>changing conditions have enhanced the potential for widespread contagion</w:t>
      </w:r>
      <w:r w:rsidRPr="00705BFC">
        <w:rPr>
          <w:rStyle w:val="StyleBoldUnderline"/>
        </w:rPr>
        <w:t xml:space="preserve">. </w:t>
      </w:r>
      <w:r w:rsidRPr="00AC3ADA">
        <w:rPr>
          <w:sz w:val="16"/>
        </w:rPr>
        <w:t xml:space="preserve">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 </w:t>
      </w:r>
      <w:r w:rsidRPr="00705BFC">
        <w:rPr>
          <w:rStyle w:val="StyleBoldUnderline"/>
          <w:highlight w:val="green"/>
        </w:rPr>
        <w:t>The threat of infectious pathogens is</w:t>
      </w:r>
      <w:r w:rsidRPr="00705BFC">
        <w:rPr>
          <w:rStyle w:val="StyleBoldUnderline"/>
        </w:rPr>
        <w:t xml:space="preserve"> not just an issue of public health, but </w:t>
      </w:r>
      <w:r w:rsidRPr="00705BFC">
        <w:rPr>
          <w:rStyle w:val="StyleBoldUnderline"/>
          <w:highlight w:val="green"/>
        </w:rPr>
        <w:t>a fundamental security problem for the species as a whole</w:t>
      </w:r>
      <w:r w:rsidRPr="00705BFC">
        <w:rPr>
          <w:rStyle w:val="StyleBoldUnderline"/>
        </w:rPr>
        <w:t xml:space="preserve">. </w:t>
      </w:r>
    </w:p>
    <w:p w:rsidR="00EC230B" w:rsidRPr="00705BFC" w:rsidRDefault="00EC230B" w:rsidP="00EC230B">
      <w:pPr>
        <w:pStyle w:val="Heading3"/>
      </w:pPr>
      <w:r w:rsidRPr="00705BFC">
        <w:t xml:space="preserve">Econ </w:t>
      </w:r>
      <w:r>
        <w:t xml:space="preserve">ADV – turns DA – </w:t>
      </w:r>
      <w:r w:rsidRPr="00705BFC">
        <w:t>Racism</w:t>
      </w:r>
    </w:p>
    <w:p w:rsidR="00EC230B" w:rsidRPr="00826DA0" w:rsidRDefault="00EC230B" w:rsidP="00EC230B">
      <w:pPr>
        <w:pStyle w:val="Heading4"/>
      </w:pPr>
      <w:r w:rsidRPr="00826DA0">
        <w:t>Econ decline causes racism</w:t>
      </w:r>
    </w:p>
    <w:p w:rsidR="00EC230B" w:rsidRPr="00826DA0" w:rsidRDefault="00EC230B" w:rsidP="00EC230B">
      <w:r w:rsidRPr="00826DA0">
        <w:rPr>
          <w:rStyle w:val="StyleStyleBold12pt"/>
        </w:rPr>
        <w:t>Knight 09</w:t>
      </w:r>
      <w:r w:rsidRPr="00826DA0">
        <w:t xml:space="preserve"> - Lesley-Anne Knight, secretary-general of Caritas Internationalis, one of the largest advocacy networks dedicated to solving inequality and poverty, “Italy: More attention needed for forgotten migrants and refugees,” http://www.jrs.net/reports/inde</w:t>
      </w:r>
      <w:r>
        <w:t>x.php?lang=en&amp;sid=4484</w:t>
      </w:r>
    </w:p>
    <w:p w:rsidR="00EC230B" w:rsidRPr="00826DA0" w:rsidRDefault="00EC230B" w:rsidP="00EC230B"/>
    <w:p w:rsidR="00EC230B" w:rsidRPr="00826DA0" w:rsidRDefault="00EC230B" w:rsidP="00EC230B">
      <w:pPr>
        <w:rPr>
          <w:rFonts w:cs="Arial"/>
          <w:color w:val="000000"/>
          <w:sz w:val="16"/>
        </w:rPr>
      </w:pPr>
      <w:r w:rsidRPr="00705BFC">
        <w:rPr>
          <w:rStyle w:val="StyleBoldUnderline"/>
        </w:rPr>
        <w:t>The effect of the economic crisis has been to increase the proportion of international migration that is irregular</w:t>
      </w:r>
      <w:r w:rsidRPr="00E91F28">
        <w:rPr>
          <w:rFonts w:cs="Arial"/>
          <w:color w:val="000000"/>
          <w:sz w:val="16"/>
        </w:rPr>
        <w:t xml:space="preserve"> and unauthorised, </w:t>
      </w:r>
      <w:r w:rsidRPr="00705BFC">
        <w:rPr>
          <w:rStyle w:val="StyleBoldUnderline"/>
        </w:rPr>
        <w:t>leaving migrants even more vulnerable to abuse and exploitation</w:t>
      </w:r>
      <w:r w:rsidRPr="00E91F28">
        <w:rPr>
          <w:rFonts w:cs="Arial"/>
          <w:color w:val="000000"/>
          <w:sz w:val="16"/>
        </w:rPr>
        <w:t xml:space="preserve">. Lack of legal status leaves them reluctant to seek police protection, means to redress or access to justice. </w:t>
      </w:r>
      <w:r w:rsidRPr="00705BFC">
        <w:rPr>
          <w:rStyle w:val="StyleBoldUnderline"/>
        </w:rPr>
        <w:t>Trafficking and migrant smuggling are on the rise in parallel with increasing obstacles to legal migration. Migrants are considered to be 'removable' when domestic unemployment rises or when rising political tensions prompt the targeting of scapegoats</w:t>
      </w:r>
      <w:r w:rsidRPr="00E91F28">
        <w:rPr>
          <w:rFonts w:cs="Arial"/>
          <w:color w:val="000000"/>
          <w:sz w:val="16"/>
        </w:rPr>
        <w:t xml:space="preserve">.   The UN High Commissioner for Human Rights, Navi Pillay has noted that migrant workers are already being affected in many countries, and that </w:t>
      </w:r>
      <w:r w:rsidRPr="00826DA0">
        <w:rPr>
          <w:rStyle w:val="Emphasis"/>
          <w:highlight w:val="green"/>
        </w:rPr>
        <w:t>there is a clear risk of increased xenophobia as a result of the global financial crisis.</w:t>
      </w:r>
      <w:r w:rsidRPr="00E91F28">
        <w:rPr>
          <w:rFonts w:cs="Arial"/>
          <w:color w:val="000000"/>
          <w:sz w:val="16"/>
        </w:rPr>
        <w:t xml:space="preserve"> Migrants will be the first to lose their jobs, not only because their status is called into question, but also because they are employed in sectors that are particularly affected by the economic crisis. </w:t>
      </w:r>
      <w:r w:rsidRPr="00705BFC">
        <w:rPr>
          <w:rStyle w:val="StyleBoldUnderline"/>
          <w:highlight w:val="green"/>
        </w:rPr>
        <w:t>Recession</w:t>
      </w:r>
      <w:r w:rsidRPr="00705BFC">
        <w:rPr>
          <w:rStyle w:val="StyleBoldUnderline"/>
        </w:rPr>
        <w:t xml:space="preserve"> also </w:t>
      </w:r>
      <w:r w:rsidRPr="00705BFC">
        <w:rPr>
          <w:rStyle w:val="StyleBoldUnderline"/>
          <w:highlight w:val="green"/>
        </w:rPr>
        <w:t>leads to greater</w:t>
      </w:r>
      <w:r w:rsidRPr="00705BFC">
        <w:rPr>
          <w:rStyle w:val="StyleBoldUnderline"/>
        </w:rPr>
        <w:t xml:space="preserve"> xenophobia, </w:t>
      </w:r>
      <w:r w:rsidRPr="00705BFC">
        <w:rPr>
          <w:rStyle w:val="StyleBoldUnderline"/>
          <w:highlight w:val="green"/>
        </w:rPr>
        <w:t>discrimination</w:t>
      </w:r>
      <w:r w:rsidRPr="00705BFC">
        <w:rPr>
          <w:rStyle w:val="StyleBoldUnderline"/>
        </w:rPr>
        <w:t xml:space="preserve"> and even attacks against migrant workers and their families4</w:t>
      </w:r>
      <w:r w:rsidRPr="00E91F28">
        <w:rPr>
          <w:rFonts w:cs="Arial"/>
          <w:color w:val="000000"/>
          <w:sz w:val="16"/>
        </w:rPr>
        <w:t xml:space="preserve">.   </w:t>
      </w:r>
      <w:r w:rsidRPr="00705BFC">
        <w:rPr>
          <w:rStyle w:val="StyleBoldUnderline"/>
        </w:rPr>
        <w:t xml:space="preserve">Examples of anti-foreigner hostility are being reported around the world. These include exclusion, hostility and violence based on migrants perceived status as foreigners, as well as discrimination in employment, housing or health care. </w:t>
      </w:r>
      <w:r w:rsidRPr="00E91F28">
        <w:rPr>
          <w:rFonts w:cs="Arial"/>
          <w:color w:val="000000"/>
          <w:sz w:val="16"/>
        </w:rPr>
        <w:t xml:space="preserve">  </w:t>
      </w:r>
      <w:r w:rsidRPr="00705BFC">
        <w:rPr>
          <w:rStyle w:val="StyleBoldUnderline"/>
        </w:rPr>
        <w:t>In the Middle East there has been a large influx of women service workers</w:t>
      </w:r>
      <w:r w:rsidRPr="00E91F28">
        <w:rPr>
          <w:rFonts w:cs="Arial"/>
          <w:color w:val="000000"/>
          <w:sz w:val="16"/>
        </w:rPr>
        <w:t xml:space="preserve"> from countries such as Sri Lanka, Bangladesh, Indonesia and the Philippines. </w:t>
      </w:r>
      <w:r w:rsidRPr="00705BFC">
        <w:rPr>
          <w:rStyle w:val="StyleBoldUnderline"/>
        </w:rPr>
        <w:t>Migration has often been encouraged by Asian governments</w:t>
      </w:r>
      <w:r w:rsidRPr="00E91F28">
        <w:rPr>
          <w:rFonts w:cs="Arial"/>
          <w:color w:val="000000"/>
          <w:sz w:val="16"/>
        </w:rPr>
        <w:t xml:space="preserve"> as a source of foreign income in the form of remittances. Asian female live-in domestic workers in Middle Eastern countries often live under conditions close to slavery. </w:t>
      </w:r>
      <w:r w:rsidRPr="00705BFC">
        <w:rPr>
          <w:rStyle w:val="StyleBoldUnderline"/>
        </w:rPr>
        <w:t>There is widespread abuse of these women, who suffer violence, sexual abuse, torture, restriction of movement and exploitative employment</w:t>
      </w:r>
      <w:r w:rsidRPr="00E91F28">
        <w:rPr>
          <w:color w:val="000000"/>
          <w:sz w:val="16"/>
        </w:rPr>
        <w:t>5</w:t>
      </w:r>
      <w:r w:rsidRPr="00E91F28">
        <w:rPr>
          <w:rFonts w:cs="Arial"/>
          <w:color w:val="000000"/>
          <w:sz w:val="16"/>
        </w:rPr>
        <w:t xml:space="preserve">.  On a visit to Sri Lanka last year I met a woman who had been burnt with an iron by her employer and thrown out of an upstairs window. Another woman told me she was desperately trying to trace her daughter who had gone abroad to work and had not been heard of for two years.   </w:t>
      </w:r>
      <w:r w:rsidRPr="00705BFC">
        <w:rPr>
          <w:rStyle w:val="StyleBoldUnderline"/>
        </w:rPr>
        <w:t xml:space="preserve">In Latin America, migrant workers </w:t>
      </w:r>
      <w:r w:rsidRPr="00E91F28">
        <w:rPr>
          <w:rFonts w:cs="Arial"/>
          <w:color w:val="000000"/>
          <w:sz w:val="16"/>
        </w:rPr>
        <w:t xml:space="preserve">from Bolivia, Paraguay and Peru now </w:t>
      </w:r>
      <w:r w:rsidRPr="00705BFC">
        <w:rPr>
          <w:rStyle w:val="StyleBoldUnderline"/>
        </w:rPr>
        <w:t>make up 80 per cent of the foreigners living in Argentina</w:t>
      </w:r>
      <w:r w:rsidRPr="00E91F28">
        <w:rPr>
          <w:rFonts w:cs="Arial"/>
          <w:color w:val="000000"/>
          <w:sz w:val="16"/>
        </w:rPr>
        <w:t xml:space="preserve">. Most of them are women, who have travelled alone, often leaving their children behind. </w:t>
      </w:r>
      <w:r w:rsidRPr="00705BFC">
        <w:rPr>
          <w:rStyle w:val="StyleBoldUnderline"/>
        </w:rPr>
        <w:t>Increased migration has unleashed a wave of xenophobia against immigrants from within the Latin American region, who are seen as a threat to Argentina's 'European' identity</w:t>
      </w:r>
      <w:r w:rsidRPr="00E91F28">
        <w:rPr>
          <w:rFonts w:cs="Arial"/>
          <w:color w:val="000000"/>
          <w:sz w:val="16"/>
        </w:rPr>
        <w:t xml:space="preserve">6.   </w:t>
      </w:r>
      <w:r w:rsidRPr="00705BFC">
        <w:rPr>
          <w:rStyle w:val="StyleBoldUnderline"/>
          <w:highlight w:val="green"/>
        </w:rPr>
        <w:t>In Africa, refugees</w:t>
      </w:r>
      <w:r w:rsidRPr="00705BFC">
        <w:rPr>
          <w:rStyle w:val="StyleBoldUnderline"/>
        </w:rPr>
        <w:t xml:space="preserve"> </w:t>
      </w:r>
      <w:r w:rsidRPr="00E91F28">
        <w:rPr>
          <w:rFonts w:cs="Arial"/>
          <w:color w:val="000000"/>
          <w:sz w:val="16"/>
        </w:rPr>
        <w:t xml:space="preserve">from Somalia, Zimbabwe, Rwanda, Ethiopia, and the Democratic Republic of Congo, </w:t>
      </w:r>
      <w:r w:rsidRPr="00705BFC">
        <w:rPr>
          <w:rStyle w:val="StyleBoldUnderline"/>
          <w:highlight w:val="green"/>
        </w:rPr>
        <w:t>were subjected to violent attacks when poor South Africans</w:t>
      </w:r>
      <w:r w:rsidRPr="00705BFC">
        <w:rPr>
          <w:rStyle w:val="StyleBoldUnderline"/>
        </w:rPr>
        <w:t xml:space="preserve"> struggling to survive tu</w:t>
      </w:r>
      <w:r w:rsidRPr="00705BFC">
        <w:rPr>
          <w:rStyle w:val="StyleBoldUnderline"/>
          <w:highlight w:val="green"/>
        </w:rPr>
        <w:t>rned against their foreign neighbours</w:t>
      </w:r>
      <w:r w:rsidRPr="00705BFC">
        <w:rPr>
          <w:rStyle w:val="StyleBoldUnderline"/>
        </w:rPr>
        <w:t>, accusing them of stealing jobs and committing crimes</w:t>
      </w:r>
      <w:r w:rsidRPr="00E91F28">
        <w:rPr>
          <w:rFonts w:cs="Arial"/>
          <w:color w:val="000000"/>
          <w:sz w:val="16"/>
        </w:rPr>
        <w:t xml:space="preserve">. More than 60 people were killed and tens of thousands fled their homes7.   And finally, </w:t>
      </w:r>
      <w:r w:rsidRPr="00705BFC">
        <w:rPr>
          <w:rStyle w:val="StyleBoldUnderline"/>
          <w:highlight w:val="green"/>
        </w:rPr>
        <w:t>in Europe</w:t>
      </w:r>
      <w:r w:rsidRPr="00705BFC">
        <w:rPr>
          <w:rStyle w:val="StyleBoldUnderline"/>
        </w:rPr>
        <w:t xml:space="preserve"> a survey carried out</w:t>
      </w:r>
      <w:r w:rsidRPr="00E91F28">
        <w:rPr>
          <w:rFonts w:cs="Arial"/>
          <w:color w:val="000000"/>
          <w:sz w:val="16"/>
        </w:rPr>
        <w:t xml:space="preserve"> in 12 countries, </w:t>
      </w:r>
      <w:r w:rsidRPr="00705BFC">
        <w:rPr>
          <w:rStyle w:val="StyleBoldUnderline"/>
        </w:rPr>
        <w:t xml:space="preserve">found that </w:t>
      </w:r>
      <w:r w:rsidRPr="00705BFC">
        <w:rPr>
          <w:rStyle w:val="StyleBoldUnderline"/>
          <w:highlight w:val="green"/>
        </w:rPr>
        <w:t xml:space="preserve">30 per cent </w:t>
      </w:r>
      <w:r w:rsidRPr="00705BFC">
        <w:rPr>
          <w:rStyle w:val="StyleBoldUnderline"/>
        </w:rPr>
        <w:t xml:space="preserve">of respondents </w:t>
      </w:r>
      <w:r w:rsidRPr="00705BFC">
        <w:rPr>
          <w:rStyle w:val="StyleBoldUnderline"/>
          <w:highlight w:val="green"/>
        </w:rPr>
        <w:t>had experienced discrimination in their employment</w:t>
      </w:r>
      <w:r w:rsidRPr="00705BFC">
        <w:rPr>
          <w:rStyle w:val="StyleBoldUnderline"/>
        </w:rPr>
        <w:t xml:space="preserve">. A quarter reported discrimination by the police </w:t>
      </w:r>
      <w:r w:rsidRPr="00E91F28">
        <w:rPr>
          <w:rFonts w:cs="Arial"/>
          <w:color w:val="000000"/>
          <w:sz w:val="16"/>
        </w:rPr>
        <w:t xml:space="preserve">and in education. </w:t>
      </w:r>
      <w:r w:rsidRPr="00705BFC">
        <w:rPr>
          <w:rStyle w:val="StyleBoldUnderline"/>
        </w:rPr>
        <w:t>Twenty-nine per cent reported discrimination in commercial transactions</w:t>
      </w:r>
      <w:r w:rsidRPr="00E91F28">
        <w:rPr>
          <w:rFonts w:cs="Arial"/>
          <w:color w:val="000000"/>
          <w:sz w:val="16"/>
        </w:rPr>
        <w:t>8.  And eighty-six per cent of respondents who had experienced discriminatory practices did not report their experience to any authority.</w:t>
      </w:r>
    </w:p>
    <w:p w:rsidR="00EC230B" w:rsidRPr="00705BFC" w:rsidRDefault="00EC230B" w:rsidP="00EC230B">
      <w:pPr>
        <w:pStyle w:val="Heading3"/>
      </w:pPr>
      <w:r w:rsidRPr="00705BFC">
        <w:t>E</w:t>
      </w:r>
      <w:r>
        <w:t xml:space="preserve">con ADV – turns DA – </w:t>
      </w:r>
      <w:r w:rsidRPr="00705BFC">
        <w:t>Russia Relations</w:t>
      </w:r>
    </w:p>
    <w:p w:rsidR="00EC230B" w:rsidRPr="00C7599B" w:rsidRDefault="00EC230B" w:rsidP="00EC230B">
      <w:pPr>
        <w:pStyle w:val="Heading4"/>
      </w:pPr>
      <w:r w:rsidRPr="00C7599B">
        <w:t>Economic decline kills US-Russia relations</w:t>
      </w:r>
    </w:p>
    <w:p w:rsidR="00EC230B" w:rsidRPr="00C7599B" w:rsidRDefault="00EC230B" w:rsidP="00EC230B">
      <w:r w:rsidRPr="00C7599B">
        <w:rPr>
          <w:rStyle w:val="StyleStyleBold12pt"/>
        </w:rPr>
        <w:t>WSJ 09</w:t>
      </w:r>
      <w:r w:rsidRPr="00C7599B">
        <w:t xml:space="preserve"> - Wall Street Journal, “Chinese Premier Blames Recession on U.S. Actions,” http://online.wsj.com/article/SB123318934318826787.html, 1-29-09</w:t>
      </w:r>
    </w:p>
    <w:p w:rsidR="00EC230B" w:rsidRPr="00C7599B" w:rsidRDefault="00EC230B" w:rsidP="00EC230B"/>
    <w:p w:rsidR="00EC230B" w:rsidRPr="00C7599B" w:rsidRDefault="00EC230B" w:rsidP="00EC230B">
      <w:pPr>
        <w:rPr>
          <w:rFonts w:cs="Arial"/>
          <w:color w:val="000000"/>
          <w:sz w:val="16"/>
        </w:rPr>
      </w:pPr>
      <w:r w:rsidRPr="00705BFC">
        <w:rPr>
          <w:rStyle w:val="StyleBoldUnderline"/>
          <w:highlight w:val="green"/>
        </w:rPr>
        <w:t>The premiers of Russia</w:t>
      </w:r>
      <w:r w:rsidRPr="00E91F28">
        <w:rPr>
          <w:rFonts w:cs="Arial"/>
          <w:color w:val="000000"/>
          <w:sz w:val="16"/>
        </w:rPr>
        <w:t xml:space="preserve"> and China </w:t>
      </w:r>
      <w:r w:rsidRPr="00705BFC">
        <w:rPr>
          <w:rStyle w:val="StyleBoldUnderline"/>
          <w:highlight w:val="green"/>
        </w:rPr>
        <w:t>slammed the U.S. economic system</w:t>
      </w:r>
      <w:r w:rsidRPr="00E91F28">
        <w:rPr>
          <w:rFonts w:cs="Arial"/>
          <w:color w:val="000000"/>
          <w:sz w:val="16"/>
        </w:rPr>
        <w:t xml:space="preserve"> in speeches Wednesday, </w:t>
      </w:r>
      <w:r w:rsidRPr="00705BFC">
        <w:rPr>
          <w:rStyle w:val="StyleBoldUnderline"/>
          <w:highlight w:val="green"/>
        </w:rPr>
        <w:t>holding it responsible for the global economic crisis</w:t>
      </w:r>
      <w:r w:rsidRPr="00E91F28">
        <w:rPr>
          <w:rFonts w:cs="Arial"/>
          <w:color w:val="000000"/>
          <w:sz w:val="16"/>
        </w:rPr>
        <w:t xml:space="preserve">.  </w:t>
      </w:r>
      <w:r w:rsidRPr="00705BFC">
        <w:rPr>
          <w:rStyle w:val="StyleBoldUnderline"/>
        </w:rPr>
        <w:t>Both focused on the role of the U.S. dollar, with</w:t>
      </w:r>
      <w:r w:rsidRPr="00E91F28">
        <w:rPr>
          <w:rFonts w:cs="Arial"/>
          <w:color w:val="000000"/>
          <w:sz w:val="16"/>
        </w:rPr>
        <w:t xml:space="preserve"> China's Premier Wen Jiabao calling for better regulation of major reserve currencies and Russia's Prime Minister Vladimir </w:t>
      </w:r>
      <w:r w:rsidRPr="00705BFC">
        <w:rPr>
          <w:rStyle w:val="StyleBoldUnderline"/>
        </w:rPr>
        <w:t>Putin calling over-reliance on the dollar "dangerous</w:t>
      </w:r>
      <w:r w:rsidRPr="00E91F28">
        <w:rPr>
          <w:rFonts w:cs="Arial"/>
          <w:color w:val="000000"/>
          <w:sz w:val="16"/>
        </w:rPr>
        <w:t xml:space="preserve">."  Speaking on the opening day of the World Economic Forum in Davos, Switzerland, they both urged more international cooperation to escape the downturn. They also talked up the abilities of their own economies to ride out the recession. Mr. Wen said he was "confident" China would hit its 8% growth target for this year even though that was "a tall order." (See the full text.)  The </w:t>
      </w:r>
      <w:r w:rsidRPr="00705BFC">
        <w:rPr>
          <w:rStyle w:val="StyleBoldUnderline"/>
        </w:rPr>
        <w:t>Russian</w:t>
      </w:r>
      <w:r w:rsidRPr="00E91F28">
        <w:rPr>
          <w:rFonts w:cs="Arial"/>
          <w:color w:val="000000"/>
          <w:sz w:val="16"/>
        </w:rPr>
        <w:t xml:space="preserve"> and Chinese </w:t>
      </w:r>
      <w:r w:rsidRPr="00705BFC">
        <w:rPr>
          <w:rStyle w:val="StyleBoldUnderline"/>
        </w:rPr>
        <w:t>leaders</w:t>
      </w:r>
      <w:r w:rsidRPr="00E91F28">
        <w:rPr>
          <w:rFonts w:cs="Arial"/>
          <w:color w:val="000000"/>
          <w:sz w:val="16"/>
        </w:rPr>
        <w:t xml:space="preserve"> also </w:t>
      </w:r>
      <w:r w:rsidRPr="00705BFC">
        <w:rPr>
          <w:rStyle w:val="StyleBoldUnderline"/>
        </w:rPr>
        <w:t>called for cooperation with</w:t>
      </w:r>
      <w:r w:rsidRPr="00E91F28">
        <w:rPr>
          <w:rFonts w:cs="Arial"/>
          <w:color w:val="000000"/>
          <w:sz w:val="16"/>
        </w:rPr>
        <w:t xml:space="preserve"> U.S. President Barack </w:t>
      </w:r>
      <w:r w:rsidRPr="00705BFC">
        <w:rPr>
          <w:rStyle w:val="StyleBoldUnderline"/>
        </w:rPr>
        <w:t xml:space="preserve">Obama, but </w:t>
      </w:r>
      <w:r w:rsidRPr="00705BFC">
        <w:rPr>
          <w:rStyle w:val="StyleBoldUnderline"/>
          <w:highlight w:val="green"/>
        </w:rPr>
        <w:t>it was a chilly reception</w:t>
      </w:r>
      <w:r w:rsidRPr="00705BFC">
        <w:rPr>
          <w:rStyle w:val="StyleBoldUnderline"/>
        </w:rPr>
        <w:t xml:space="preserve"> for the new administration that reflected growing anger in economies that are now getting hit hard by a financial crisis that began with subprime mortgages sold in the U.S.</w:t>
      </w:r>
      <w:r w:rsidRPr="00E91F28">
        <w:rPr>
          <w:rFonts w:cs="Arial"/>
          <w:color w:val="000000"/>
          <w:sz w:val="16"/>
        </w:rPr>
        <w:t xml:space="preserve">  Mr. </w:t>
      </w:r>
      <w:r w:rsidRPr="00705BFC">
        <w:rPr>
          <w:rStyle w:val="StyleBoldUnderline"/>
          <w:highlight w:val="green"/>
        </w:rPr>
        <w:t>Putin was</w:t>
      </w:r>
      <w:r w:rsidRPr="00E91F28">
        <w:rPr>
          <w:rFonts w:cs="Arial"/>
          <w:color w:val="000000"/>
          <w:sz w:val="16"/>
        </w:rPr>
        <w:t xml:space="preserve"> characteristically </w:t>
      </w:r>
      <w:r w:rsidRPr="00705BFC">
        <w:rPr>
          <w:rStyle w:val="StyleBoldUnderline"/>
          <w:highlight w:val="green"/>
        </w:rPr>
        <w:t>blunt.</w:t>
      </w:r>
      <w:r w:rsidRPr="00705BFC">
        <w:rPr>
          <w:rStyle w:val="StyleBoldUnderline"/>
        </w:rPr>
        <w:t xml:space="preserve"> He called for the development of multiple, regional reserve currencies in addition to the dollar. "Excessive dependence on a single reserve currency is dangerous for the global economy</w:t>
      </w:r>
      <w:r w:rsidRPr="00E91F28">
        <w:rPr>
          <w:rFonts w:cs="Arial"/>
          <w:color w:val="000000"/>
          <w:sz w:val="16"/>
        </w:rPr>
        <w:t xml:space="preserve">," Mr. Putin said. (See the full text.)  </w:t>
      </w:r>
      <w:r w:rsidRPr="00705BFC">
        <w:rPr>
          <w:rStyle w:val="StyleBoldUnderline"/>
          <w:highlight w:val="green"/>
        </w:rPr>
        <w:t xml:space="preserve">The </w:t>
      </w:r>
      <w:r w:rsidRPr="00705BFC">
        <w:rPr>
          <w:rStyle w:val="StyleBoldUnderline"/>
        </w:rPr>
        <w:t xml:space="preserve">Russian </w:t>
      </w:r>
      <w:r w:rsidRPr="00705BFC">
        <w:rPr>
          <w:rStyle w:val="StyleBoldUnderline"/>
          <w:highlight w:val="green"/>
        </w:rPr>
        <w:t>leader mocked U.S. businessmen</w:t>
      </w:r>
      <w:r w:rsidRPr="00705BFC">
        <w:rPr>
          <w:rStyle w:val="StyleBoldUnderline"/>
        </w:rPr>
        <w:t xml:space="preserve"> who he said had boasted at last year's Davos meeting of the U.S. economy's fundamental strength and "cloudless" prospects. "Today, investment banks, the pride of Wall Street, have virtually ceased to exist," he said</w:t>
      </w:r>
      <w:r w:rsidRPr="00E91F28">
        <w:rPr>
          <w:rFonts w:cs="Arial"/>
          <w:color w:val="000000"/>
          <w:sz w:val="16"/>
        </w:rPr>
        <w:t>.</w:t>
      </w:r>
    </w:p>
    <w:p w:rsidR="00EC230B" w:rsidRDefault="00EC230B" w:rsidP="00EC230B">
      <w:pPr>
        <w:pStyle w:val="Heading3"/>
      </w:pPr>
      <w:r w:rsidRPr="001D3DAB">
        <w:t>Econ</w:t>
      </w:r>
      <w:r>
        <w:t xml:space="preserve"> ADV – A2 US resilient </w:t>
      </w:r>
    </w:p>
    <w:p w:rsidR="00EC230B" w:rsidRPr="001D3DAB" w:rsidRDefault="00EC230B" w:rsidP="00EC230B">
      <w:pPr>
        <w:pStyle w:val="Heading4"/>
      </w:pPr>
      <w:r w:rsidRPr="001D3DAB">
        <w:t>No resiliency—we’ve pulled out all the stops—recession now will trigger a depression</w:t>
      </w:r>
    </w:p>
    <w:p w:rsidR="00EC230B" w:rsidRPr="001D3DAB" w:rsidRDefault="00EC230B" w:rsidP="00EC230B">
      <w:pPr>
        <w:rPr>
          <w:rFonts w:eastAsia="Calibri" w:cs="Arial"/>
        </w:rPr>
      </w:pPr>
      <w:r w:rsidRPr="001D3DAB">
        <w:rPr>
          <w:rFonts w:eastAsia="Calibri" w:cs="Arial"/>
        </w:rPr>
        <w:t xml:space="preserve">Chris </w:t>
      </w:r>
      <w:r w:rsidRPr="001D3DAB">
        <w:rPr>
          <w:rStyle w:val="StyleStyleBold12pt"/>
          <w:szCs w:val="26"/>
        </w:rPr>
        <w:t>Isidore</w:t>
      </w:r>
      <w:r w:rsidRPr="001D3DAB">
        <w:rPr>
          <w:rFonts w:eastAsia="Calibri" w:cs="Arial"/>
        </w:rPr>
        <w:t>, CNN Money, 8/10/</w:t>
      </w:r>
      <w:r w:rsidRPr="001D3DAB">
        <w:rPr>
          <w:rStyle w:val="StyleStyleBold12pt"/>
          <w:szCs w:val="26"/>
        </w:rPr>
        <w:t>11</w:t>
      </w:r>
      <w:r w:rsidRPr="001D3DAB">
        <w:rPr>
          <w:rFonts w:eastAsia="Calibri" w:cs="Arial"/>
        </w:rPr>
        <w:t xml:space="preserve">, “Recession 2.0 would hurt worse”, lexis, </w:t>
      </w:r>
    </w:p>
    <w:p w:rsidR="00EC230B" w:rsidRPr="001D3DAB" w:rsidRDefault="00EC230B" w:rsidP="00EC230B">
      <w:pPr>
        <w:rPr>
          <w:rFonts w:eastAsia="Calibri" w:cs="Arial"/>
        </w:rPr>
      </w:pPr>
    </w:p>
    <w:p w:rsidR="00EC230B" w:rsidRPr="00326187" w:rsidRDefault="00EC230B" w:rsidP="00EC230B">
      <w:pPr>
        <w:rPr>
          <w:sz w:val="16"/>
        </w:rPr>
      </w:pPr>
      <w:r w:rsidRPr="001D3DAB">
        <w:rPr>
          <w:rStyle w:val="StyleBoldUnderline"/>
          <w:highlight w:val="green"/>
        </w:rPr>
        <w:t>The risk of double dip recession is rising</w:t>
      </w:r>
      <w:r w:rsidRPr="00326187">
        <w:rPr>
          <w:sz w:val="16"/>
        </w:rPr>
        <w:t xml:space="preserve">. And while economists disagree on just how likely the U.S. economy is to fall into another downturn, they generally agree on one thing -- </w:t>
      </w:r>
      <w:r w:rsidRPr="001D3DAB">
        <w:rPr>
          <w:rStyle w:val="StyleBoldUnderline"/>
        </w:rPr>
        <w:t>a new recession would be worse than the last and very difficult to pull out of</w:t>
      </w:r>
      <w:r w:rsidRPr="00326187">
        <w:rPr>
          <w:sz w:val="16"/>
        </w:rPr>
        <w:t>. "</w:t>
      </w:r>
      <w:r w:rsidRPr="001D3DAB">
        <w:rPr>
          <w:rStyle w:val="StyleBoldUnderline"/>
          <w:highlight w:val="green"/>
        </w:rPr>
        <w:t>Going back into recession now would be scary, because we don't have the resources or</w:t>
      </w:r>
      <w:r w:rsidRPr="001D3DAB">
        <w:rPr>
          <w:rStyle w:val="StyleBoldUnderline"/>
        </w:rPr>
        <w:t xml:space="preserve"> the </w:t>
      </w:r>
      <w:r w:rsidRPr="001D3DAB">
        <w:rPr>
          <w:rStyle w:val="StyleBoldUnderline"/>
          <w:highlight w:val="green"/>
        </w:rPr>
        <w:t>will to respond</w:t>
      </w:r>
      <w:r w:rsidRPr="00326187">
        <w:rPr>
          <w:sz w:val="16"/>
        </w:rPr>
        <w:t xml:space="preserve">, and our initial starting point is such a point of weakness," </w:t>
      </w:r>
      <w:r w:rsidRPr="001D3DAB">
        <w:rPr>
          <w:rStyle w:val="StyleBoldUnderline"/>
        </w:rPr>
        <w:t>said Mark Zandi, chief economist at Moody's Analytics</w:t>
      </w:r>
      <w:r w:rsidRPr="00326187">
        <w:rPr>
          <w:sz w:val="16"/>
        </w:rPr>
        <w:t xml:space="preserve">. </w:t>
      </w:r>
      <w:r w:rsidRPr="001D3DAB">
        <w:rPr>
          <w:rStyle w:val="StyleBoldUnderline"/>
        </w:rPr>
        <w:t xml:space="preserve">"It won't feel like a new recession. </w:t>
      </w:r>
      <w:r w:rsidRPr="001D3DAB">
        <w:rPr>
          <w:rStyle w:val="StyleBoldUnderline"/>
          <w:highlight w:val="green"/>
        </w:rPr>
        <w:t>It would</w:t>
      </w:r>
      <w:r w:rsidRPr="00326187">
        <w:rPr>
          <w:sz w:val="16"/>
        </w:rPr>
        <w:t xml:space="preserve"> likely </w:t>
      </w:r>
      <w:r w:rsidRPr="001D3DAB">
        <w:rPr>
          <w:rStyle w:val="StyleBoldUnderline"/>
          <w:highlight w:val="green"/>
        </w:rPr>
        <w:t>feel like a depression</w:t>
      </w:r>
      <w:r w:rsidRPr="00326187">
        <w:rPr>
          <w:sz w:val="16"/>
        </w:rPr>
        <w:t xml:space="preserve">." Zandi said the recent sell-off in stocks have caused him to raise the odds of a new recession to 33% from 25% only 10 days ago. Other economists surveyed by CNNMoney are also raising their recession risk estimates. The survey found an average chance of a new recession to be about 25%, up from a 15% chance only three months ago. Of the 21 economists who responded to the survey, six have joined Zandi in increasing their estimates in just the last few days. The main reason: the huge slide in stocks. Standard &amp; Poor's downgrade of the U.S. credit rating is another concern. "The correction in equity markets raises the risk of recession due to the negative hit to wealth and confidence," said Sal Guatieri, senior economist for BMO Capital Markets. Even with a 430-point rebound in the Dow Jones industrial average Tuesday following the Federal Reserve meeting, major U.S. stock indexes have lost more than 11% of their value over the last 12 trading days. A plunge in stocks doesn't necessarily mean a new recession. The economy avoided a recession after the stock market crash of 1987. "Stock price declines are often misleading indicators of future recessions," said David Berson, chief economist of BMI Group. But </w:t>
      </w:r>
      <w:r w:rsidRPr="001D3DAB">
        <w:rPr>
          <w:rStyle w:val="StyleBoldUnderline"/>
          <w:highlight w:val="green"/>
        </w:rPr>
        <w:t>with the economy</w:t>
      </w:r>
      <w:r w:rsidRPr="001D3DAB">
        <w:rPr>
          <w:rStyle w:val="StyleBoldUnderline"/>
        </w:rPr>
        <w:t xml:space="preserve"> already </w:t>
      </w:r>
      <w:r w:rsidRPr="001D3DAB">
        <w:rPr>
          <w:rStyle w:val="StyleBoldUnderline"/>
          <w:highlight w:val="green"/>
        </w:rPr>
        <w:t>so fragile, the shock of another</w:t>
      </w:r>
      <w:r w:rsidRPr="00326187">
        <w:rPr>
          <w:sz w:val="16"/>
        </w:rPr>
        <w:t>stock market</w:t>
      </w:r>
      <w:r w:rsidRPr="001D3DAB">
        <w:rPr>
          <w:rStyle w:val="StyleBoldUnderline"/>
          <w:highlight w:val="green"/>
        </w:rPr>
        <w:t>drop</w:t>
      </w:r>
      <w:r w:rsidRPr="001D3DAB">
        <w:rPr>
          <w:rStyle w:val="StyleBoldUnderline"/>
        </w:rPr>
        <w:t xml:space="preserve"> and resulting loss of wealth</w:t>
      </w:r>
      <w:r w:rsidRPr="001D3DAB">
        <w:rPr>
          <w:rStyle w:val="StyleBoldUnderline"/>
          <w:highlight w:val="green"/>
        </w:rPr>
        <w:t xml:space="preserve">could be the tipping point. </w:t>
      </w:r>
      <w:r w:rsidRPr="00326187">
        <w:rPr>
          <w:sz w:val="16"/>
        </w:rPr>
        <w:t xml:space="preserve">"It really does matter where the economy is when it gets hit by these shocks," said Zandi. "If we all pull back on spending,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1D3DAB">
        <w:rPr>
          <w:rStyle w:val="StyleBoldUnderline"/>
          <w:highlight w:val="green"/>
        </w:rPr>
        <w:t>Another recession could be even worse than the last</w:t>
      </w:r>
      <w:r w:rsidRPr="001D3DAB">
        <w:rPr>
          <w:rStyle w:val="StyleBoldUnderline"/>
        </w:rPr>
        <w:t xml:space="preserve"> one for a few reason</w:t>
      </w:r>
      <w:r w:rsidRPr="00326187">
        <w:rPr>
          <w:sz w:val="16"/>
        </w:rPr>
        <w:t>s. For starters</w:t>
      </w:r>
      <w:r w:rsidRPr="00326187">
        <w:rPr>
          <w:sz w:val="16"/>
          <w:shd w:val="clear" w:color="auto" w:fill="00FF00"/>
        </w:rPr>
        <w:t xml:space="preserve">, </w:t>
      </w:r>
      <w:r w:rsidRPr="001D3DAB">
        <w:rPr>
          <w:rStyle w:val="StyleBoldUnderline"/>
          <w:highlight w:val="green"/>
        </w:rPr>
        <w:t xml:space="preserve">the economy is </w:t>
      </w:r>
      <w:r w:rsidRPr="001D3DAB">
        <w:rPr>
          <w:rStyle w:val="StyleBoldUnderline"/>
        </w:rPr>
        <w:t xml:space="preserve">more vulnerable than it was in </w:t>
      </w:r>
      <w:r w:rsidRPr="00326187">
        <w:rPr>
          <w:sz w:val="16"/>
        </w:rPr>
        <w:t>20</w:t>
      </w:r>
      <w:r w:rsidRPr="001D3DAB">
        <w:rPr>
          <w:rStyle w:val="StyleBoldUnderline"/>
        </w:rPr>
        <w:t>07 when the Great Recession began.</w:t>
      </w:r>
      <w:r w:rsidRPr="00326187">
        <w:rPr>
          <w:sz w:val="16"/>
        </w:rPr>
        <w:t xml:space="preserve"> In fact, </w:t>
      </w:r>
      <w:r w:rsidRPr="001D3DAB">
        <w:rPr>
          <w:rStyle w:val="StyleBoldUnderline"/>
        </w:rPr>
        <w:t xml:space="preserve">the economy would enter the new recession </w:t>
      </w:r>
      <w:r w:rsidRPr="001D3DAB">
        <w:rPr>
          <w:rStyle w:val="StyleBoldUnderline"/>
          <w:highlight w:val="green"/>
        </w:rPr>
        <w:t>much weaker than</w:t>
      </w:r>
      <w:r w:rsidRPr="001D3DAB">
        <w:rPr>
          <w:rStyle w:val="StyleBoldUnderline"/>
        </w:rPr>
        <w:t xml:space="preserve"> the start of </w:t>
      </w:r>
      <w:r w:rsidRPr="001D3DAB">
        <w:rPr>
          <w:rStyle w:val="StyleBoldUnderline"/>
          <w:highlight w:val="green"/>
        </w:rPr>
        <w:t xml:space="preserve">any other downturn since </w:t>
      </w:r>
      <w:r w:rsidRPr="001D3DAB">
        <w:rPr>
          <w:rStyle w:val="StyleBoldUnderline"/>
        </w:rPr>
        <w:t xml:space="preserve">the end of </w:t>
      </w:r>
      <w:r w:rsidRPr="001D3DAB">
        <w:rPr>
          <w:rStyle w:val="StyleBoldUnderline"/>
          <w:highlight w:val="green"/>
        </w:rPr>
        <w:t>World War II</w:t>
      </w:r>
      <w:r w:rsidRPr="00326187">
        <w:rPr>
          <w:sz w:val="16"/>
        </w:rPr>
        <w:t xml:space="preserve">. </w:t>
      </w:r>
      <w:r w:rsidRPr="001D3DAB">
        <w:rPr>
          <w:rStyle w:val="StyleBoldUnderline"/>
        </w:rPr>
        <w:t xml:space="preserve">Unemployment currently stands at 9.1%. </w:t>
      </w:r>
      <w:r w:rsidRPr="00326187">
        <w:rPr>
          <w:sz w:val="16"/>
        </w:rPr>
        <w:t xml:space="preserve">In November 2007, the month </w:t>
      </w:r>
      <w:r w:rsidRPr="001D3DAB">
        <w:rPr>
          <w:rStyle w:val="StyleBoldUnderline"/>
        </w:rPr>
        <w:t>before the start of the Great Recession, it was just 4.7%.</w:t>
      </w:r>
      <w:r w:rsidRPr="00326187">
        <w:rPr>
          <w:sz w:val="16"/>
        </w:rPr>
        <w:t xml:space="preserve"> And the large number of Americans who have stopped looking for work in the last few years has left the percentage of the population with a job at a 28-year low. </w:t>
      </w:r>
      <w:r w:rsidRPr="001D3DAB">
        <w:rPr>
          <w:rStyle w:val="StyleBoldUnderline"/>
          <w:highlight w:val="green"/>
        </w:rPr>
        <w:t>Various parts of the economy</w:t>
      </w:r>
      <w:r w:rsidRPr="001D3DAB">
        <w:rPr>
          <w:rStyle w:val="StyleBoldUnderline"/>
        </w:rPr>
        <w:t xml:space="preserve"> also </w:t>
      </w:r>
      <w:r w:rsidRPr="001D3DAB">
        <w:rPr>
          <w:rStyle w:val="StyleBoldUnderline"/>
          <w:highlight w:val="green"/>
        </w:rPr>
        <w:t>have yet to recover from the last recession</w:t>
      </w:r>
      <w:r w:rsidRPr="001D3DAB">
        <w:rPr>
          <w:rStyle w:val="StyleBoldUnderline"/>
        </w:rPr>
        <w:t xml:space="preserve"> and would be at serious risk of lasting damage in a new downturn. </w:t>
      </w:r>
      <w:r w:rsidRPr="00326187">
        <w:rPr>
          <w:sz w:val="16"/>
        </w:rPr>
        <w:t xml:space="preserve">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t>
      </w:r>
      <w:r w:rsidRPr="001D3DAB">
        <w:rPr>
          <w:rStyle w:val="StyleBoldUnderline"/>
        </w:rPr>
        <w:t xml:space="preserve">what has economists particularly worried is that the </w:t>
      </w:r>
      <w:r w:rsidRPr="001D3DAB">
        <w:rPr>
          <w:rStyle w:val="StyleBoldUnderline"/>
          <w:highlight w:val="green"/>
        </w:rPr>
        <w:t>tools generally used to</w:t>
      </w:r>
      <w:r w:rsidRPr="001D3DAB">
        <w:rPr>
          <w:rStyle w:val="StyleBoldUnderline"/>
        </w:rPr>
        <w:t xml:space="preserve"> try to </w:t>
      </w:r>
      <w:r w:rsidRPr="001D3DAB">
        <w:rPr>
          <w:rStyle w:val="StyleBoldUnderline"/>
          <w:highlight w:val="green"/>
        </w:rPr>
        <w:t>jumpstart an economy teetering on the edge</w:t>
      </w:r>
      <w:r w:rsidRPr="001D3DAB">
        <w:rPr>
          <w:rStyle w:val="StyleBoldUnderline"/>
        </w:rPr>
        <w:t xml:space="preserve"> of recession </w:t>
      </w:r>
      <w:r w:rsidRPr="001D3DAB">
        <w:rPr>
          <w:rStyle w:val="StyleBoldUnderline"/>
          <w:highlight w:val="green"/>
        </w:rPr>
        <w:t xml:space="preserve">aren't available this time </w:t>
      </w:r>
      <w:r w:rsidRPr="001D3DAB">
        <w:rPr>
          <w:rStyle w:val="StyleBoldUnderline"/>
        </w:rPr>
        <w:t>around."</w:t>
      </w:r>
      <w:r w:rsidRPr="001D3DAB">
        <w:rPr>
          <w:rStyle w:val="StyleBoldUnderline"/>
          <w:highlight w:val="green"/>
        </w:rPr>
        <w:t>The reason we didn't go into a depression three years ago is the policy response by Congress and the Fed</w:t>
      </w:r>
      <w:r w:rsidRPr="00326187">
        <w:rPr>
          <w:sz w:val="16"/>
        </w:rPr>
        <w:t>," said Dan Seiver, a finance professor at San Diego State University. "</w:t>
      </w:r>
      <w:r w:rsidRPr="001D3DAB">
        <w:rPr>
          <w:rStyle w:val="StyleBoldUnderline"/>
        </w:rPr>
        <w:t xml:space="preserve">We won't see that this time." </w:t>
      </w:r>
      <w:r w:rsidRPr="00326187">
        <w:rPr>
          <w:sz w:val="16"/>
        </w:rPr>
        <w:t xml:space="preserve">Three times between 2008 and 2010, Congress approved massive spending or temporary tax cuts to try to stimulate the economy. But </w:t>
      </w:r>
      <w:r w:rsidRPr="001D3DAB">
        <w:rPr>
          <w:rStyle w:val="StyleBoldUnderline"/>
        </w:rPr>
        <w:t>fresh from the bruising debt ceiling battle and credit rating downgrade, and with elections looming, the federal government has shown little inclination to move in that direction</w:t>
      </w:r>
      <w:r w:rsidRPr="00326187">
        <w:rPr>
          <w:sz w:val="16"/>
        </w:rPr>
        <w:t xml:space="preserve">. So </w:t>
      </w:r>
      <w:r w:rsidRPr="001D3DAB">
        <w:rPr>
          <w:rStyle w:val="StyleBoldUnderline"/>
          <w:highlight w:val="green"/>
        </w:rPr>
        <w:t>this new recession would</w:t>
      </w:r>
      <w:r w:rsidRPr="001D3DAB">
        <w:rPr>
          <w:rStyle w:val="StyleBoldUnderline"/>
        </w:rPr>
        <w:t xml:space="preserve"> likely </w:t>
      </w:r>
      <w:r w:rsidRPr="001D3DAB">
        <w:rPr>
          <w:rStyle w:val="StyleBoldUnderline"/>
          <w:highlight w:val="green"/>
        </w:rPr>
        <w:t>have</w:t>
      </w:r>
      <w:r w:rsidRPr="001D3DAB">
        <w:rPr>
          <w:rStyle w:val="StyleBoldUnderline"/>
        </w:rPr>
        <w:t xml:space="preserve"> virtually </w:t>
      </w:r>
      <w:r w:rsidRPr="001D3DAB">
        <w:rPr>
          <w:rStyle w:val="StyleBoldUnderline"/>
          <w:highlight w:val="green"/>
        </w:rPr>
        <w:t>no policy effort to counteract it</w:t>
      </w:r>
      <w:r w:rsidRPr="00326187">
        <w:rPr>
          <w:sz w:val="16"/>
        </w:rPr>
        <w:t>.</w:t>
      </w:r>
    </w:p>
    <w:p w:rsidR="00EC230B" w:rsidRDefault="00EC230B" w:rsidP="00EC230B"/>
    <w:p w:rsidR="00EC230B" w:rsidRDefault="00EC230B" w:rsidP="00EC230B"/>
    <w:p w:rsidR="00EC230B" w:rsidRDefault="00EC230B" w:rsidP="00EC230B">
      <w:r>
        <w:t>If oil is “just another commodity,” then there shouldn’t be any connection between oil prices, debt levels, interest rates, and total rates of return. But there clearly is a connection.</w:t>
      </w:r>
    </w:p>
    <w:p w:rsidR="00EC230B" w:rsidRDefault="00EC230B" w:rsidP="00EC230B"/>
    <w:p w:rsidR="00EC230B" w:rsidRDefault="00EC230B" w:rsidP="00EC230B">
      <w:r>
        <w:t xml:space="preserve">On one hand, </w:t>
      </w:r>
      <w:r w:rsidRPr="00F13D50">
        <w:rPr>
          <w:rStyle w:val="StyleBoldUnderline"/>
        </w:rPr>
        <w:t>spikes in oil prices are connected with recessions</w:t>
      </w:r>
      <w:r>
        <w:t xml:space="preserve">. According to economist James Hamilton, </w:t>
      </w:r>
      <w:r w:rsidRPr="00F13D50">
        <w:rPr>
          <w:rStyle w:val="StyleBoldUnderline"/>
        </w:rPr>
        <w:t>ten out of eleven post-World War II recessions have been associated with spikes in oil prices</w:t>
      </w:r>
      <w:r>
        <w:t xml:space="preserve">. </w:t>
      </w:r>
      <w:r w:rsidRPr="00F13D50">
        <w:rPr>
          <w:rStyle w:val="StyleBoldUnderline"/>
        </w:rPr>
        <w:t>There</w:t>
      </w:r>
      <w:r>
        <w:t xml:space="preserve"> also </w:t>
      </w:r>
      <w:r w:rsidRPr="00F13D50">
        <w:rPr>
          <w:rStyle w:val="StyleBoldUnderline"/>
        </w:rPr>
        <w:t>is a logical reason for oil prices spikes to be associated with recession: oil is used in making and transporting food, and in commuting to work. These are necessities</w:t>
      </w:r>
      <w:r>
        <w:t xml:space="preserve"> for most people. </w:t>
      </w:r>
      <w:r w:rsidRPr="00F13D50">
        <w:rPr>
          <w:rStyle w:val="StyleBoldUnderline"/>
        </w:rPr>
        <w:t>If these costs rise, there is a need to cut back</w:t>
      </w:r>
      <w:r>
        <w:t xml:space="preserve"> on non-essential goods, leading to layoffs in discretionary sectors, and </w:t>
      </w:r>
      <w:r w:rsidRPr="00F13D50">
        <w:rPr>
          <w:rStyle w:val="StyleBoldUnderline"/>
        </w:rPr>
        <w:t>thus recession</w:t>
      </w:r>
      <w:r>
        <w:t>.</w:t>
      </w:r>
    </w:p>
    <w:p w:rsidR="00EC230B" w:rsidRDefault="00EC230B" w:rsidP="00EC230B"/>
    <w:p w:rsidR="00EC230B" w:rsidRDefault="00EC230B" w:rsidP="00EC230B">
      <w:r>
        <w:t>On the other hand, the manipulation of interest rates and the addition of governmental debt (by spending more than is collected in tax dollars) are the primary ways of “fixing” recession. According to Keynesian economics, output is strongly influenced by aggregate demand–in other words, total spending in the economy. Any approach that can increase total spending–either more debt, or more affordable debt will increase economic output.</w:t>
      </w:r>
    </w:p>
    <w:p w:rsidR="00EC230B" w:rsidRDefault="00EC230B" w:rsidP="00EC230B"/>
    <w:p w:rsidR="00EC230B" w:rsidRDefault="00EC230B" w:rsidP="00EC230B">
      <w:r>
        <w:t>What is the Direct Connection Between Increased Debt and Oil Prices?</w:t>
      </w:r>
    </w:p>
    <w:p w:rsidR="00EC230B" w:rsidRDefault="00EC230B" w:rsidP="00EC230B"/>
    <w:p w:rsidR="00EC230B" w:rsidRDefault="00EC230B" w:rsidP="00EC230B">
      <w:r>
        <w:t>The economy doesn’t just grow by itself (contrary to the belief of many economists). It grows because affordable energy products allow raw materials to be transformed into finished products. Increased debt helps energy products become more affordable.</w:t>
      </w:r>
    </w:p>
    <w:p w:rsidR="00EC230B" w:rsidRDefault="00EC230B" w:rsidP="00EC230B"/>
    <w:p w:rsidR="00EC230B" w:rsidRDefault="00EC230B" w:rsidP="00EC230B"/>
    <w:p w:rsidR="00EC230B" w:rsidRDefault="00EC230B" w:rsidP="00EC230B"/>
    <w:p w:rsidR="000E14D1" w:rsidRDefault="000E14D1" w:rsidP="000E14D1">
      <w:pPr>
        <w:pStyle w:val="Heading3"/>
      </w:pPr>
      <w:r>
        <w:t>Econ Adv: A2 Resilient</w:t>
      </w:r>
    </w:p>
    <w:p w:rsidR="000E14D1" w:rsidRPr="004357B8" w:rsidRDefault="000E14D1" w:rsidP="000E14D1">
      <w:pPr>
        <w:pStyle w:val="Heading4"/>
      </w:pPr>
      <w:r w:rsidRPr="004357B8">
        <w:t>The economy isn’t resilient – tapped out fiscal policy and high unemployment mean the economy is uniquely vulnerable to coming shocks like the European and Asian debt crises – that’s Morici and Isidore</w:t>
      </w:r>
    </w:p>
    <w:p w:rsidR="000E14D1" w:rsidRPr="004357B8" w:rsidRDefault="000E14D1" w:rsidP="000E14D1">
      <w:pPr>
        <w:pStyle w:val="Heading4"/>
      </w:pPr>
      <w:r w:rsidRPr="004357B8">
        <w:t>We’re on the brink of collapse – all previous declines have been leading up to this</w:t>
      </w:r>
    </w:p>
    <w:p w:rsidR="000E14D1" w:rsidRPr="004357B8" w:rsidRDefault="000E14D1" w:rsidP="000E14D1">
      <w:r w:rsidRPr="004357B8">
        <w:t xml:space="preserve">Christopher </w:t>
      </w:r>
      <w:r w:rsidRPr="00E55DE4">
        <w:rPr>
          <w:rStyle w:val="StyleStyleBold12pt"/>
        </w:rPr>
        <w:t>Clarke 2012</w:t>
      </w:r>
      <w:r w:rsidRPr="004357B8">
        <w:t>, senior lecturer in accounting and finance at Nottingham Business School, 9/18/12, “World Economy: The Brink of Disaster”, lexis, mnrs</w:t>
      </w:r>
    </w:p>
    <w:p w:rsidR="000E14D1" w:rsidRPr="004357B8" w:rsidRDefault="000E14D1" w:rsidP="000E14D1"/>
    <w:p w:rsidR="000E14D1" w:rsidRPr="00A90857" w:rsidRDefault="000E14D1" w:rsidP="000E14D1">
      <w:pPr>
        <w:rPr>
          <w:color w:val="000000"/>
          <w:sz w:val="16"/>
        </w:rPr>
      </w:pPr>
      <w:r w:rsidRPr="00A90857">
        <w:rPr>
          <w:color w:val="000000"/>
          <w:sz w:val="16"/>
        </w:rPr>
        <w:t xml:space="preserve">There's no doubt about it: </w:t>
      </w:r>
      <w:r w:rsidRPr="004357B8">
        <w:rPr>
          <w:rStyle w:val="StyleBoldUnderline"/>
          <w:rFonts w:asciiTheme="minorHAnsi" w:hAnsiTheme="minorHAnsi"/>
          <w:highlight w:val="green"/>
        </w:rPr>
        <w:t>the world is hovering on the brink of economic disaster</w:t>
      </w:r>
      <w:r w:rsidRPr="004357B8">
        <w:rPr>
          <w:rStyle w:val="StyleBoldUnderline"/>
          <w:rFonts w:asciiTheme="minorHAnsi" w:hAnsiTheme="minorHAnsi"/>
        </w:rPr>
        <w:t xml:space="preserve"> and few</w:t>
      </w:r>
      <w:r w:rsidRPr="00A90857">
        <w:rPr>
          <w:color w:val="000000"/>
          <w:sz w:val="16"/>
        </w:rPr>
        <w:t xml:space="preserve">, if any, </w:t>
      </w:r>
      <w:r w:rsidRPr="004357B8">
        <w:rPr>
          <w:rStyle w:val="StyleBoldUnderline"/>
          <w:rFonts w:asciiTheme="minorHAnsi" w:hAnsiTheme="minorHAnsi"/>
        </w:rPr>
        <w:t>of the world's leaders seem to want to acknowledge the situation</w:t>
      </w:r>
      <w:r w:rsidRPr="00A90857">
        <w:rPr>
          <w:color w:val="000000"/>
          <w:sz w:val="16"/>
        </w:rPr>
        <w:t xml:space="preserve">. In fact, </w:t>
      </w:r>
      <w:r w:rsidRPr="004357B8">
        <w:rPr>
          <w:rStyle w:val="StyleBoldUnderline"/>
          <w:rFonts w:asciiTheme="minorHAnsi" w:hAnsiTheme="minorHAnsi"/>
          <w:highlight w:val="green"/>
        </w:rPr>
        <w:t>it's hard to believe just how grave the</w:t>
      </w:r>
      <w:r w:rsidRPr="004357B8">
        <w:rPr>
          <w:rStyle w:val="StyleBoldUnderline"/>
          <w:rFonts w:asciiTheme="minorHAnsi" w:hAnsiTheme="minorHAnsi"/>
        </w:rPr>
        <w:t xml:space="preserve"> current </w:t>
      </w:r>
      <w:r w:rsidRPr="004357B8">
        <w:rPr>
          <w:rStyle w:val="StyleBoldUnderline"/>
          <w:rFonts w:asciiTheme="minorHAnsi" w:hAnsiTheme="minorHAnsi"/>
          <w:highlight w:val="green"/>
        </w:rPr>
        <w:t>situation is</w:t>
      </w:r>
      <w:r w:rsidRPr="00A90857">
        <w:rPr>
          <w:color w:val="000000"/>
          <w:sz w:val="16"/>
        </w:rPr>
        <w:t xml:space="preserve">.  </w:t>
      </w:r>
      <w:r w:rsidRPr="004357B8">
        <w:rPr>
          <w:rStyle w:val="StyleBoldUnderline"/>
          <w:rFonts w:asciiTheme="minorHAnsi" w:hAnsiTheme="minorHAnsi"/>
          <w:highlight w:val="green"/>
        </w:rPr>
        <w:t>The</w:t>
      </w:r>
      <w:r w:rsidRPr="004357B8">
        <w:rPr>
          <w:rStyle w:val="StyleBoldUnderline"/>
          <w:rFonts w:asciiTheme="minorHAnsi" w:hAnsiTheme="minorHAnsi"/>
        </w:rPr>
        <w:t xml:space="preserve"> chattering </w:t>
      </w:r>
      <w:r w:rsidRPr="004357B8">
        <w:rPr>
          <w:rStyle w:val="StyleBoldUnderline"/>
          <w:rFonts w:asciiTheme="minorHAnsi" w:hAnsiTheme="minorHAnsi"/>
          <w:highlight w:val="green"/>
        </w:rPr>
        <w:t>classes should be worried</w:t>
      </w:r>
      <w:r w:rsidRPr="004357B8">
        <w:rPr>
          <w:rStyle w:val="StyleBoldUnderline"/>
          <w:rFonts w:asciiTheme="minorHAnsi" w:hAnsiTheme="minorHAnsi"/>
        </w:rPr>
        <w:t xml:space="preserve"> in </w:t>
      </w:r>
      <w:r w:rsidRPr="004357B8">
        <w:rPr>
          <w:rStyle w:val="StyleBoldUnderline"/>
          <w:rFonts w:asciiTheme="minorHAnsi" w:hAnsiTheme="minorHAnsi"/>
          <w:highlight w:val="green"/>
        </w:rPr>
        <w:t>the same way that they should have been</w:t>
      </w:r>
      <w:r w:rsidRPr="004357B8">
        <w:rPr>
          <w:rStyle w:val="StyleBoldUnderline"/>
          <w:rFonts w:asciiTheme="minorHAnsi" w:hAnsiTheme="minorHAnsi"/>
        </w:rPr>
        <w:t xml:space="preserve"> worried </w:t>
      </w:r>
      <w:r w:rsidRPr="004357B8">
        <w:rPr>
          <w:rStyle w:val="StyleBoldUnderline"/>
          <w:rFonts w:asciiTheme="minorHAnsi" w:hAnsiTheme="minorHAnsi"/>
          <w:highlight w:val="green"/>
        </w:rPr>
        <w:t>during the</w:t>
      </w:r>
      <w:r w:rsidRPr="00A90857">
        <w:rPr>
          <w:color w:val="000000"/>
          <w:sz w:val="16"/>
        </w:rPr>
        <w:t xml:space="preserve"> three </w:t>
      </w:r>
      <w:r w:rsidRPr="004357B8">
        <w:rPr>
          <w:rStyle w:val="StyleBoldUnderline"/>
          <w:rFonts w:asciiTheme="minorHAnsi" w:hAnsiTheme="minorHAnsi"/>
          <w:highlight w:val="green"/>
        </w:rPr>
        <w:t>major crises of the 20th century</w:t>
      </w:r>
      <w:r w:rsidRPr="00445835">
        <w:rPr>
          <w:color w:val="000000"/>
          <w:sz w:val="16"/>
          <w:shd w:val="clear" w:color="auto" w:fill="00FF00"/>
        </w:rPr>
        <w:t>:</w:t>
      </w:r>
      <w:r w:rsidRPr="00A90857">
        <w:rPr>
          <w:color w:val="000000"/>
          <w:sz w:val="16"/>
        </w:rPr>
        <w:t xml:space="preserve"> In </w:t>
      </w:r>
      <w:r w:rsidRPr="004357B8">
        <w:rPr>
          <w:rStyle w:val="StyleBoldUnderline"/>
          <w:rFonts w:asciiTheme="minorHAnsi" w:hAnsiTheme="minorHAnsi"/>
        </w:rPr>
        <w:t>1914</w:t>
      </w:r>
      <w:r w:rsidRPr="00A90857">
        <w:rPr>
          <w:color w:val="000000"/>
          <w:sz w:val="16"/>
        </w:rPr>
        <w:t xml:space="preserve"> when the French, German and Russian armies were mobilised and a catastrophic war became inevitable; in </w:t>
      </w:r>
      <w:r w:rsidRPr="004357B8">
        <w:rPr>
          <w:rStyle w:val="StyleBoldUnderline"/>
          <w:rFonts w:asciiTheme="minorHAnsi" w:hAnsiTheme="minorHAnsi"/>
        </w:rPr>
        <w:t>1936</w:t>
      </w:r>
      <w:r w:rsidRPr="00A90857">
        <w:rPr>
          <w:color w:val="000000"/>
          <w:sz w:val="16"/>
        </w:rPr>
        <w:t xml:space="preserve"> when Hitler's true intentions became apparent ; </w:t>
      </w:r>
      <w:r w:rsidRPr="004357B8">
        <w:rPr>
          <w:rStyle w:val="StyleBoldUnderline"/>
          <w:rFonts w:asciiTheme="minorHAnsi" w:hAnsiTheme="minorHAnsi"/>
        </w:rPr>
        <w:t>and</w:t>
      </w:r>
      <w:r w:rsidRPr="00A90857">
        <w:rPr>
          <w:color w:val="000000"/>
          <w:sz w:val="16"/>
        </w:rPr>
        <w:t xml:space="preserve"> in </w:t>
      </w:r>
      <w:r w:rsidRPr="004357B8">
        <w:rPr>
          <w:rStyle w:val="StyleBoldUnderline"/>
          <w:rFonts w:asciiTheme="minorHAnsi" w:hAnsiTheme="minorHAnsi"/>
        </w:rPr>
        <w:t>1962</w:t>
      </w:r>
      <w:r w:rsidRPr="00A90857">
        <w:rPr>
          <w:color w:val="000000"/>
          <w:sz w:val="16"/>
        </w:rPr>
        <w:t xml:space="preserve"> when the USSR sent nuclear missiles to Cuba</w:t>
      </w:r>
      <w:r w:rsidRPr="004357B8">
        <w:rPr>
          <w:rStyle w:val="StyleBoldUnderline"/>
          <w:rFonts w:asciiTheme="minorHAnsi" w:hAnsiTheme="minorHAnsi"/>
        </w:rPr>
        <w:t>. During</w:t>
      </w:r>
      <w:r w:rsidRPr="00A90857">
        <w:rPr>
          <w:color w:val="000000"/>
          <w:sz w:val="16"/>
        </w:rPr>
        <w:t xml:space="preserve"> the first </w:t>
      </w:r>
      <w:r w:rsidRPr="004357B8">
        <w:rPr>
          <w:rStyle w:val="StyleBoldUnderline"/>
          <w:rFonts w:asciiTheme="minorHAnsi" w:hAnsiTheme="minorHAnsi"/>
        </w:rPr>
        <w:t>two of these crises, world leaders failed to act and disaster ensued - the third of crisis was only resolved at the eleventh hour, narrowly averting nuclear war</w:t>
      </w:r>
      <w:r w:rsidRPr="00A90857">
        <w:rPr>
          <w:color w:val="000000"/>
          <w:sz w:val="16"/>
        </w:rPr>
        <w:t xml:space="preserve"> between America and the Soviet Union. </w:t>
      </w:r>
      <w:r w:rsidRPr="004357B8">
        <w:rPr>
          <w:rStyle w:val="StyleBoldUnderline"/>
          <w:rFonts w:asciiTheme="minorHAnsi" w:hAnsiTheme="minorHAnsi"/>
          <w:highlight w:val="green"/>
        </w:rPr>
        <w:t>The current economic crisis was</w:t>
      </w:r>
      <w:r w:rsidRPr="004357B8">
        <w:rPr>
          <w:rStyle w:val="StyleBoldUnderline"/>
          <w:rFonts w:asciiTheme="minorHAnsi" w:hAnsiTheme="minorHAnsi"/>
        </w:rPr>
        <w:t xml:space="preserve"> been </w:t>
      </w:r>
      <w:r w:rsidRPr="004357B8">
        <w:rPr>
          <w:rStyle w:val="StyleBoldUnderline"/>
          <w:rFonts w:asciiTheme="minorHAnsi" w:hAnsiTheme="minorHAnsi"/>
          <w:highlight w:val="green"/>
        </w:rPr>
        <w:t>building for</w:t>
      </w:r>
      <w:r w:rsidRPr="004357B8">
        <w:rPr>
          <w:rStyle w:val="StyleBoldUnderline"/>
          <w:rFonts w:asciiTheme="minorHAnsi" w:hAnsiTheme="minorHAnsi"/>
        </w:rPr>
        <w:t xml:space="preserve"> over </w:t>
      </w:r>
      <w:r w:rsidRPr="004357B8">
        <w:rPr>
          <w:rStyle w:val="StyleBoldUnderline"/>
          <w:rFonts w:asciiTheme="minorHAnsi" w:hAnsiTheme="minorHAnsi"/>
          <w:highlight w:val="green"/>
        </w:rPr>
        <w:t>50 years</w:t>
      </w:r>
      <w:r w:rsidRPr="00A90857">
        <w:rPr>
          <w:color w:val="000000"/>
          <w:sz w:val="16"/>
        </w:rPr>
        <w:t xml:space="preserve">, based largely on unrestrained consumerism and the closely associated allegiance of Western governments to Keynesian economics. </w:t>
      </w:r>
      <w:r w:rsidRPr="004357B8">
        <w:rPr>
          <w:rStyle w:val="StyleBoldUnderline"/>
          <w:rFonts w:asciiTheme="minorHAnsi" w:hAnsiTheme="minorHAnsi"/>
        </w:rPr>
        <w:t>This has resulted</w:t>
      </w:r>
      <w:r w:rsidRPr="00A90857">
        <w:rPr>
          <w:color w:val="000000"/>
          <w:sz w:val="16"/>
        </w:rPr>
        <w:t xml:space="preserve">, inevitably, </w:t>
      </w:r>
      <w:r w:rsidRPr="004357B8">
        <w:rPr>
          <w:rStyle w:val="StyleBoldUnderline"/>
          <w:rFonts w:asciiTheme="minorHAnsi" w:hAnsiTheme="minorHAnsi"/>
        </w:rPr>
        <w:t>in mountains of debt which can only be repaid,</w:t>
      </w:r>
      <w:r w:rsidRPr="00A90857">
        <w:rPr>
          <w:color w:val="000000"/>
          <w:sz w:val="16"/>
        </w:rPr>
        <w:t xml:space="preserve"> according to economists, </w:t>
      </w:r>
      <w:r w:rsidRPr="004357B8">
        <w:rPr>
          <w:rStyle w:val="StyleBoldUnderline"/>
          <w:rFonts w:asciiTheme="minorHAnsi" w:hAnsiTheme="minorHAnsi"/>
        </w:rPr>
        <w:t xml:space="preserve">through more "economic growth" </w:t>
      </w:r>
      <w:r w:rsidRPr="00A90857">
        <w:rPr>
          <w:color w:val="000000"/>
          <w:sz w:val="16"/>
        </w:rPr>
        <w:t xml:space="preserve">- in other words, more of the same nonsense. It appears that no other solution can be contemplated because any attempt to revert to common sense and sustainability would be instantly rejected by the electorate. Thus, </w:t>
      </w:r>
      <w:r w:rsidRPr="004357B8">
        <w:rPr>
          <w:rStyle w:val="StyleBoldUnderline"/>
          <w:rFonts w:asciiTheme="minorHAnsi" w:hAnsiTheme="minorHAnsi"/>
          <w:highlight w:val="green"/>
        </w:rPr>
        <w:t>the crisis will</w:t>
      </w:r>
      <w:r w:rsidRPr="004357B8">
        <w:rPr>
          <w:rStyle w:val="StyleBoldUnderline"/>
          <w:rFonts w:asciiTheme="minorHAnsi" w:hAnsiTheme="minorHAnsi"/>
        </w:rPr>
        <w:t xml:space="preserve"> be allowed to </w:t>
      </w:r>
      <w:r w:rsidRPr="004357B8">
        <w:rPr>
          <w:rStyle w:val="StyleBoldUnderline"/>
          <w:rFonts w:asciiTheme="minorHAnsi" w:hAnsiTheme="minorHAnsi"/>
          <w:highlight w:val="green"/>
        </w:rPr>
        <w:t>grind on until it reaches</w:t>
      </w:r>
      <w:r w:rsidRPr="004357B8">
        <w:rPr>
          <w:rStyle w:val="StyleBoldUnderline"/>
          <w:rFonts w:asciiTheme="minorHAnsi" w:hAnsiTheme="minorHAnsi"/>
        </w:rPr>
        <w:t xml:space="preserve"> the point of </w:t>
      </w:r>
      <w:r w:rsidRPr="00F06C0E">
        <w:rPr>
          <w:rStyle w:val="box"/>
          <w:shd w:val="clear" w:color="auto" w:fill="00FF00"/>
        </w:rPr>
        <w:t>total economic collapse</w:t>
      </w:r>
      <w:r w:rsidRPr="00A90857">
        <w:rPr>
          <w:color w:val="000000"/>
          <w:sz w:val="16"/>
        </w:rPr>
        <w:t>.</w:t>
      </w:r>
    </w:p>
    <w:p w:rsidR="000E14D1" w:rsidRPr="004357B8" w:rsidRDefault="000E14D1" w:rsidP="000E14D1">
      <w:pPr>
        <w:pStyle w:val="Heading4"/>
      </w:pPr>
      <w:r w:rsidRPr="004357B8">
        <w:t>Economy is not resilient—will crash without fixing employment</w:t>
      </w:r>
    </w:p>
    <w:p w:rsidR="000E14D1" w:rsidRPr="004357B8" w:rsidRDefault="000E14D1" w:rsidP="000E14D1">
      <w:r w:rsidRPr="004357B8">
        <w:t xml:space="preserve">Susanna </w:t>
      </w:r>
      <w:r w:rsidRPr="00E55DE4">
        <w:rPr>
          <w:rStyle w:val="StyleStyleBold12pt"/>
        </w:rPr>
        <w:t>Kim 2012</w:t>
      </w:r>
      <w:r w:rsidRPr="004357B8">
        <w:t>, ABC News, 9-15-12. “U.S. Economy Still at 'Grave Risk' on 4-Year Anniversary of Lehman Brothers Collapse” http://abcnews.go.com/Business/us-economy-grave-risk-year-anniversary-lehman-brothers/story?id=17237918#.UFSs_rKPWWF</w:t>
      </w:r>
    </w:p>
    <w:p w:rsidR="000E14D1" w:rsidRPr="004357B8" w:rsidRDefault="000E14D1" w:rsidP="000E14D1"/>
    <w:p w:rsidR="000E14D1" w:rsidRPr="00A23387" w:rsidRDefault="000E14D1" w:rsidP="000E14D1">
      <w:pPr>
        <w:rPr>
          <w:color w:val="000000"/>
          <w:sz w:val="16"/>
        </w:rPr>
      </w:pPr>
      <w:r w:rsidRPr="00A23387">
        <w:rPr>
          <w:color w:val="000000"/>
          <w:sz w:val="12"/>
        </w:rPr>
        <w:t xml:space="preserve">The </w:t>
      </w:r>
      <w:r w:rsidRPr="004357B8">
        <w:rPr>
          <w:rStyle w:val="StyleBoldUnderline"/>
          <w:rFonts w:asciiTheme="minorHAnsi" w:hAnsiTheme="minorHAnsi"/>
          <w:highlight w:val="green"/>
        </w:rPr>
        <w:t>authors focused on four categories of cost: unemployment, destroyed household wealth, government bailouts and support, and human suffering</w:t>
      </w:r>
      <w:r w:rsidRPr="00A23387">
        <w:rPr>
          <w:color w:val="000000"/>
          <w:sz w:val="12"/>
        </w:rPr>
        <w:t>. They chose to use the estimated lost Gross Domestic Product from 2008 to 2018, including projections of U.S. GDP before the crisis took place, from the Congressional Budget Office. The estimated lost GDP is $7.6 trillion.  The report also estimates "avoided GDP loss" from 2008 to 2012 at $5.2 trillion, saying that figure describes "</w:t>
      </w:r>
      <w:r w:rsidRPr="004357B8">
        <w:rPr>
          <w:rStyle w:val="StyleBoldUnderline"/>
          <w:rFonts w:asciiTheme="minorHAnsi" w:hAnsiTheme="minorHAnsi"/>
        </w:rPr>
        <w:t>the estimated additional amount of GDP loss that was prevented only by extraordinary fiscal and monetary policy actions</w:t>
      </w:r>
      <w:r w:rsidRPr="00A23387">
        <w:rPr>
          <w:color w:val="000000"/>
          <w:sz w:val="12"/>
        </w:rPr>
        <w:t xml:space="preserve">."  That figure is based on a model created by economists Alan Blinder and Mark Zandi, of </w:t>
      </w:r>
      <w:smartTag w:uri="urn:schemas-microsoft-com:office:smarttags" w:element="place">
        <w:smartTag w:uri="urn:schemas-microsoft-com:office:smarttags" w:element="PlaceName">
          <w:r w:rsidRPr="00A23387">
            <w:rPr>
              <w:color w:val="000000"/>
              <w:sz w:val="12"/>
            </w:rPr>
            <w:t>Princeton</w:t>
          </w:r>
        </w:smartTag>
        <w:r w:rsidRPr="00A23387">
          <w:rPr>
            <w:color w:val="000000"/>
            <w:sz w:val="12"/>
          </w:rPr>
          <w:t xml:space="preserve"> </w:t>
        </w:r>
        <w:smartTag w:uri="urn:schemas-microsoft-com:office:smarttags" w:element="PlaceType">
          <w:r w:rsidRPr="00A23387">
            <w:rPr>
              <w:color w:val="000000"/>
              <w:sz w:val="12"/>
            </w:rPr>
            <w:t>University</w:t>
          </w:r>
        </w:smartTag>
      </w:smartTag>
      <w:r w:rsidRPr="00A23387">
        <w:rPr>
          <w:color w:val="000000"/>
          <w:sz w:val="12"/>
        </w:rPr>
        <w:t xml:space="preserve"> and Moody's Analytics, respectively, who wrote the paper "How the Great Recession Was Brought to an End."  "You can end up running down rabbit holes like '</w:t>
      </w:r>
      <w:smartTag w:uri="urn:schemas-microsoft-com:office:smarttags" w:element="City">
        <w:smartTag w:uri="urn:schemas-microsoft-com:office:smarttags" w:element="place">
          <w:r w:rsidRPr="00A23387">
            <w:rPr>
              <w:color w:val="000000"/>
              <w:sz w:val="12"/>
            </w:rPr>
            <w:t>Alice</w:t>
          </w:r>
        </w:smartTag>
      </w:smartTag>
      <w:r w:rsidRPr="00A23387">
        <w:rPr>
          <w:color w:val="000000"/>
          <w:sz w:val="12"/>
        </w:rPr>
        <w:t xml:space="preserve"> in Wonderland' trying to understand," Kelleher said. "We wanted to find something robust and real with standard methodology but could also be understood."  Kelleher said he agrees "on a theoretical level" that some of the lost GDP is not attributable to the financial crisis.  "The problem is there is no data on it," he said.  Kelleher said </w:t>
      </w:r>
      <w:r w:rsidRPr="004357B8">
        <w:rPr>
          <w:rStyle w:val="StyleBoldUnderline"/>
          <w:rFonts w:asciiTheme="minorHAnsi" w:hAnsiTheme="minorHAnsi"/>
          <w:highlight w:val="green"/>
        </w:rPr>
        <w:t>the U</w:t>
      </w:r>
      <w:r w:rsidRPr="004357B8">
        <w:rPr>
          <w:rStyle w:val="StyleBoldUnderline"/>
          <w:rFonts w:asciiTheme="minorHAnsi" w:hAnsiTheme="minorHAnsi"/>
        </w:rPr>
        <w:t xml:space="preserve">nited </w:t>
      </w:r>
      <w:r w:rsidRPr="004357B8">
        <w:rPr>
          <w:rStyle w:val="StyleBoldUnderline"/>
          <w:rFonts w:asciiTheme="minorHAnsi" w:hAnsiTheme="minorHAnsi"/>
          <w:highlight w:val="green"/>
        </w:rPr>
        <w:t>S</w:t>
      </w:r>
      <w:r w:rsidRPr="004357B8">
        <w:rPr>
          <w:rStyle w:val="StyleBoldUnderline"/>
          <w:rFonts w:asciiTheme="minorHAnsi" w:hAnsiTheme="minorHAnsi"/>
        </w:rPr>
        <w:t xml:space="preserve">tates </w:t>
      </w:r>
      <w:r w:rsidRPr="004357B8">
        <w:rPr>
          <w:rStyle w:val="StyleBoldUnderline"/>
          <w:rFonts w:asciiTheme="minorHAnsi" w:hAnsiTheme="minorHAnsi"/>
          <w:highlight w:val="green"/>
        </w:rPr>
        <w:t>is at "</w:t>
      </w:r>
      <w:r w:rsidRPr="004357B8">
        <w:rPr>
          <w:rStyle w:val="Emphasis"/>
          <w:highlight w:val="green"/>
        </w:rPr>
        <w:t>grave risk"</w:t>
      </w:r>
      <w:r w:rsidRPr="004357B8">
        <w:rPr>
          <w:rStyle w:val="StyleBoldUnderline"/>
          <w:rFonts w:asciiTheme="minorHAnsi" w:hAnsiTheme="minorHAnsi"/>
          <w:highlight w:val="green"/>
        </w:rPr>
        <w:t xml:space="preserve"> of another financial crisis despite the Wall Street financial overhaul </w:t>
      </w:r>
      <w:r w:rsidRPr="004357B8">
        <w:rPr>
          <w:rStyle w:val="StyleBoldUnderline"/>
          <w:rFonts w:asciiTheme="minorHAnsi" w:hAnsiTheme="minorHAnsi"/>
        </w:rPr>
        <w:t>implemented by the Dodd-Frank Act</w:t>
      </w:r>
      <w:r w:rsidRPr="00A23387">
        <w:rPr>
          <w:color w:val="000000"/>
          <w:sz w:val="12"/>
        </w:rPr>
        <w:t xml:space="preserve">.  "The problem is when you have such a massive crisis like this, it requires passing a law that is equal to the crisis. It just takes time to implement laws," he said.  Using a baseball metaphor to describe the status of </w:t>
      </w:r>
      <w:smartTag w:uri="urn:schemas-microsoft-com:office:smarttags" w:element="place">
        <w:smartTag w:uri="urn:schemas-microsoft-com:office:smarttags" w:element="country-region">
          <w:r w:rsidRPr="00A23387">
            <w:rPr>
              <w:color w:val="000000"/>
              <w:sz w:val="12"/>
            </w:rPr>
            <w:t>U.S.</w:t>
          </w:r>
        </w:smartTag>
      </w:smartTag>
      <w:r w:rsidRPr="00A23387">
        <w:rPr>
          <w:color w:val="000000"/>
          <w:sz w:val="12"/>
        </w:rPr>
        <w:t xml:space="preserve"> financial overhaul, Kelleher said "we're probably in fourth or fifth inning ... because there are so many parts of it."  J.D. Foster, a senior fellow at the conservative Heritage Foundation, said any figure to calculate the cost of the financial crisis would be "suggestive but not definitive."  "The financial crisis was a global financial crisis," Foster said. "It cost a lot of money and hardship in the </w:t>
      </w:r>
      <w:smartTag w:uri="urn:schemas-microsoft-com:office:smarttags" w:element="country-region">
        <w:smartTag w:uri="urn:schemas-microsoft-com:office:smarttags" w:element="place">
          <w:r w:rsidRPr="00A23387">
            <w:rPr>
              <w:color w:val="000000"/>
              <w:sz w:val="12"/>
            </w:rPr>
            <w:t>U.S.</w:t>
          </w:r>
        </w:smartTag>
      </w:smartTag>
      <w:r w:rsidRPr="00A23387">
        <w:rPr>
          <w:color w:val="000000"/>
          <w:sz w:val="12"/>
        </w:rPr>
        <w:t xml:space="preserve"> and around the world. Because it was a global event, it also had global causes."  Foster said </w:t>
      </w:r>
      <w:r w:rsidRPr="004357B8">
        <w:rPr>
          <w:rStyle w:val="StyleBoldUnderline"/>
          <w:rFonts w:asciiTheme="minorHAnsi" w:hAnsiTheme="minorHAnsi"/>
          <w:highlight w:val="green"/>
        </w:rPr>
        <w:t>putting in place more regulations will not necessarily prevent a future financial crisis</w:t>
      </w:r>
      <w:r w:rsidRPr="00A23387">
        <w:rPr>
          <w:color w:val="000000"/>
          <w:sz w:val="12"/>
        </w:rPr>
        <w:t xml:space="preserve"> and Dodd-Frank would not have prevented the last disaster, nor could it at this point prevent contagion from a future crisis in </w:t>
      </w:r>
      <w:smartTag w:uri="urn:schemas-microsoft-com:office:smarttags" w:element="place">
        <w:r w:rsidRPr="00A23387">
          <w:rPr>
            <w:color w:val="000000"/>
            <w:sz w:val="12"/>
          </w:rPr>
          <w:t>Europe</w:t>
        </w:r>
      </w:smartTag>
      <w:r w:rsidRPr="00A23387">
        <w:rPr>
          <w:color w:val="000000"/>
          <w:sz w:val="12"/>
        </w:rPr>
        <w:t xml:space="preserve">.  "The one thing we know works is requiring financial institutions to hold substantial amounts of capital," Foster said.  But the </w:t>
      </w:r>
      <w:smartTag w:uri="urn:schemas-microsoft-com:office:smarttags" w:element="place">
        <w:smartTag w:uri="urn:schemas-microsoft-com:office:smarttags" w:element="City">
          <w:r w:rsidRPr="00A23387">
            <w:rPr>
              <w:color w:val="000000"/>
              <w:sz w:val="12"/>
            </w:rPr>
            <w:t>Basel</w:t>
          </w:r>
        </w:smartTag>
      </w:smartTag>
      <w:r w:rsidRPr="00A23387">
        <w:rPr>
          <w:color w:val="000000"/>
          <w:sz w:val="12"/>
        </w:rPr>
        <w:t xml:space="preserve"> capital requirements, from the global Basel Committee on Banking Supervision, have become too convoluted, even for regulators.  "Rather than trying to be sophisticated about risk weighting, just require capital," Foster urged.  James Gattuso, a senior fellow in regulatory policy at the Heritage Foundation, said </w:t>
      </w:r>
      <w:r w:rsidRPr="004357B8">
        <w:rPr>
          <w:rStyle w:val="StyleBoldUnderline"/>
          <w:rFonts w:asciiTheme="minorHAnsi" w:hAnsiTheme="minorHAnsi"/>
        </w:rPr>
        <w:t>the collapse of Lehman Brothers was one trigger</w:t>
      </w:r>
      <w:r w:rsidRPr="00A23387">
        <w:rPr>
          <w:color w:val="000000"/>
          <w:sz w:val="12"/>
        </w:rPr>
        <w:t xml:space="preserve"> of the recession.  "</w:t>
      </w:r>
      <w:r w:rsidRPr="004357B8">
        <w:rPr>
          <w:rStyle w:val="StyleBoldUnderline"/>
          <w:rFonts w:asciiTheme="minorHAnsi" w:hAnsiTheme="minorHAnsi"/>
        </w:rPr>
        <w:t>There have been huge economic policy mistakes that have occurred since 2008</w:t>
      </w:r>
      <w:r w:rsidRPr="00A23387">
        <w:rPr>
          <w:color w:val="000000"/>
          <w:sz w:val="12"/>
        </w:rPr>
        <w:t xml:space="preserve">," Gattuso said.  Gattuso said the report fails to fully account for the costs of over-regulation, increased debt and overspending.  "To isolate the effects of the banking crisis and the other bad economic policies is essential if you're going to estimate the cost of the banking crisis," he said.  Gattuso said the </w:t>
      </w:r>
      <w:smartTag w:uri="urn:schemas-microsoft-com:office:smarttags" w:element="place">
        <w:smartTag w:uri="urn:schemas-microsoft-com:office:smarttags" w:element="country-region">
          <w:r w:rsidRPr="00A23387">
            <w:rPr>
              <w:color w:val="000000"/>
              <w:sz w:val="12"/>
            </w:rPr>
            <w:t>United States</w:t>
          </w:r>
        </w:smartTag>
      </w:smartTag>
      <w:r w:rsidRPr="00A23387">
        <w:rPr>
          <w:color w:val="000000"/>
          <w:sz w:val="12"/>
        </w:rPr>
        <w:t xml:space="preserve"> needs a "properly functioning bankruptcy system" and a "financial industry that works, where failure is punished and success is rewarded."  Kelleher agreed on that point, saying his report's objective was to start a discussion in light of the still-troubled </w:t>
      </w:r>
      <w:smartTag w:uri="urn:schemas-microsoft-com:office:smarttags" w:element="place">
        <w:smartTag w:uri="urn:schemas-microsoft-com:office:smarttags" w:element="country-region">
          <w:r w:rsidRPr="00A23387">
            <w:rPr>
              <w:color w:val="000000"/>
              <w:sz w:val="12"/>
            </w:rPr>
            <w:t>U.S.</w:t>
          </w:r>
        </w:smartTag>
      </w:smartTag>
      <w:r w:rsidRPr="00A23387">
        <w:rPr>
          <w:color w:val="000000"/>
          <w:sz w:val="12"/>
        </w:rPr>
        <w:t xml:space="preserve"> economy.  "</w:t>
      </w:r>
      <w:r w:rsidRPr="004357B8">
        <w:rPr>
          <w:rStyle w:val="StyleBoldUnderline"/>
          <w:rFonts w:asciiTheme="minorHAnsi" w:hAnsiTheme="minorHAnsi"/>
          <w:highlight w:val="green"/>
        </w:rPr>
        <w:t>There are 23.1 million Americans who cannot find work</w:t>
      </w:r>
      <w:r w:rsidRPr="00A23387">
        <w:rPr>
          <w:color w:val="000000"/>
          <w:sz w:val="12"/>
        </w:rPr>
        <w:t xml:space="preserve"> and 11 million homeowners, almost one in four, saddled with mortgages higher than their homes, so-called underwater mortgages," Kelleher said</w:t>
      </w:r>
      <w:r w:rsidRPr="00A23387">
        <w:rPr>
          <w:color w:val="000000"/>
          <w:sz w:val="16"/>
        </w:rPr>
        <w:t>.</w:t>
      </w:r>
    </w:p>
    <w:p w:rsidR="000E14D1" w:rsidRPr="005F421A" w:rsidRDefault="000E14D1" w:rsidP="000E14D1"/>
    <w:p w:rsidR="00EC230B" w:rsidRPr="00705BFC" w:rsidRDefault="00EC230B" w:rsidP="00EC230B">
      <w:pPr>
        <w:pStyle w:val="Heading3"/>
      </w:pPr>
      <w:r w:rsidRPr="00705BFC">
        <w:t>E</w:t>
      </w:r>
      <w:r>
        <w:t xml:space="preserve">con ADV – A2 no econ war – </w:t>
      </w:r>
      <w:r w:rsidRPr="00705BFC">
        <w:t>Diversionary Theory</w:t>
      </w:r>
    </w:p>
    <w:p w:rsidR="00EC230B" w:rsidRPr="00C7599B" w:rsidRDefault="00EC230B" w:rsidP="00EC230B">
      <w:pPr>
        <w:pStyle w:val="Heading4"/>
      </w:pPr>
      <w:r w:rsidRPr="00C7599B">
        <w:t>Diversionary theory is true - the 1930s prove</w:t>
      </w:r>
    </w:p>
    <w:p w:rsidR="00EC230B" w:rsidRPr="00C7599B" w:rsidRDefault="00EC230B" w:rsidP="00EC230B">
      <w:r w:rsidRPr="00C7599B">
        <w:rPr>
          <w:rStyle w:val="StyleStyleBold12pt"/>
        </w:rPr>
        <w:t>Lind</w:t>
      </w:r>
      <w:r>
        <w:rPr>
          <w:rStyle w:val="StyleStyleBold12pt"/>
        </w:rPr>
        <w:t xml:space="preserve"> 2010</w:t>
      </w:r>
      <w:r w:rsidRPr="00C7599B">
        <w:t xml:space="preserve"> New America Foundation Economic Growth Program Policy Director, 5/11/10 [Michael, "Will the great recession lead to World War IV?," http://www.salon.com/news/economics/index.html?story=/opinion/feature/2010/05/11/great_recession_world_war_iv]</w:t>
      </w:r>
    </w:p>
    <w:p w:rsidR="00EC230B" w:rsidRPr="00C7599B" w:rsidRDefault="00EC230B" w:rsidP="00EC230B"/>
    <w:p w:rsidR="00EC230B" w:rsidRPr="00705BFC" w:rsidRDefault="00EC230B" w:rsidP="00EC230B">
      <w:pPr>
        <w:rPr>
          <w:rStyle w:val="StyleBoldUnderline"/>
          <w:rFonts w:asciiTheme="minorHAnsi" w:hAnsiTheme="minorHAnsi"/>
        </w:rPr>
      </w:pPr>
      <w:r w:rsidRPr="00C7599B">
        <w:rPr>
          <w:sz w:val="16"/>
        </w:rPr>
        <w:t>If history is any guide,</w:t>
      </w:r>
      <w:r w:rsidRPr="00705BFC">
        <w:rPr>
          <w:rStyle w:val="StyleBoldUnderline"/>
          <w:rFonts w:asciiTheme="minorHAnsi" w:hAnsiTheme="minorHAnsi"/>
        </w:rPr>
        <w:t xml:space="preserve"> an era of global </w:t>
      </w:r>
      <w:r w:rsidRPr="00705BFC">
        <w:rPr>
          <w:rStyle w:val="StyleBoldUnderline"/>
          <w:rFonts w:asciiTheme="minorHAnsi" w:hAnsiTheme="minorHAnsi"/>
          <w:highlight w:val="cyan"/>
        </w:rPr>
        <w:t xml:space="preserve">economic stagnation will help the nationalist </w:t>
      </w:r>
      <w:r w:rsidRPr="00705BFC">
        <w:rPr>
          <w:rStyle w:val="StyleBoldUnderline"/>
          <w:rFonts w:asciiTheme="minorHAnsi" w:hAnsiTheme="minorHAnsi"/>
        </w:rPr>
        <w:t xml:space="preserve">and populist </w:t>
      </w:r>
      <w:r w:rsidRPr="00705BFC">
        <w:rPr>
          <w:rStyle w:val="StyleBoldUnderline"/>
          <w:rFonts w:asciiTheme="minorHAnsi" w:hAnsiTheme="minorHAnsi"/>
          <w:highlight w:val="cyan"/>
        </w:rPr>
        <w:t>right</w:t>
      </w:r>
      <w:r w:rsidRPr="00705BFC">
        <w:rPr>
          <w:rStyle w:val="StyleBoldUnderline"/>
          <w:rFonts w:asciiTheme="minorHAnsi" w:hAnsiTheme="minorHAnsi"/>
        </w:rPr>
        <w:t>, at the expense of the neoliberal and cosmopolitan/</w:t>
      </w:r>
      <w:r w:rsidRPr="00C7599B">
        <w:rPr>
          <w:sz w:val="16"/>
        </w:rPr>
        <w:t xml:space="preserve">multicultural </w:t>
      </w:r>
      <w:r w:rsidRPr="00705BFC">
        <w:rPr>
          <w:rStyle w:val="StyleBoldUnderline"/>
          <w:rFonts w:asciiTheme="minorHAnsi" w:hAnsiTheme="minorHAnsi"/>
        </w:rPr>
        <w:t>left. During the Long Depression of the late 19th century</w:t>
      </w:r>
      <w:r w:rsidRPr="00C7599B">
        <w:rPr>
          <w:sz w:val="16"/>
        </w:rPr>
        <w:t xml:space="preserve">, which some historians claim lasted from 1873 to 1896, </w:t>
      </w:r>
      <w:r w:rsidRPr="00705BFC">
        <w:rPr>
          <w:rStyle w:val="StyleBoldUnderline"/>
          <w:rFonts w:asciiTheme="minorHAnsi" w:hAnsiTheme="minorHAnsi"/>
        </w:rPr>
        <w:t>the nations of the West adopted protectionist measures to promote their industries</w:t>
      </w:r>
      <w:r w:rsidRPr="00C7599B">
        <w:rPr>
          <w:sz w:val="16"/>
        </w:rPr>
        <w:t xml:space="preserve">. Beginning with Bismarck’s Germany, many countries also adopted social reforms like government pensions and health insurance. These reforms were often favored by the nationalist right, as a way of luring the working class away from the temptations of Marxism and left-liberalism. By and large the strategy worked. </w:t>
      </w:r>
      <w:r w:rsidRPr="00705BFC">
        <w:rPr>
          <w:rStyle w:val="StyleBoldUnderline"/>
          <w:rFonts w:asciiTheme="minorHAnsi" w:hAnsiTheme="minorHAnsi"/>
          <w:highlight w:val="cyan"/>
        </w:rPr>
        <w:t xml:space="preserve">When World War I broke out, the working classes </w:t>
      </w:r>
      <w:r w:rsidRPr="00705BFC">
        <w:rPr>
          <w:rStyle w:val="StyleBoldUnderline"/>
          <w:rFonts w:asciiTheme="minorHAnsi" w:hAnsiTheme="minorHAnsi"/>
        </w:rPr>
        <w:t xml:space="preserve">and farmers in most countries </w:t>
      </w:r>
      <w:r w:rsidRPr="00705BFC">
        <w:rPr>
          <w:rStyle w:val="StyleBoldUnderline"/>
          <w:rFonts w:asciiTheme="minorHAnsi" w:hAnsiTheme="minorHAnsi"/>
          <w:highlight w:val="cyan"/>
        </w:rPr>
        <w:t xml:space="preserve">rallied </w:t>
      </w:r>
      <w:r w:rsidRPr="00705BFC">
        <w:rPr>
          <w:rStyle w:val="StyleBoldUnderline"/>
          <w:rFonts w:asciiTheme="minorHAnsi" w:hAnsiTheme="minorHAnsi"/>
        </w:rPr>
        <w:t xml:space="preserve">enthusiastically </w:t>
      </w:r>
      <w:r w:rsidRPr="00705BFC">
        <w:rPr>
          <w:rStyle w:val="StyleBoldUnderline"/>
          <w:rFonts w:asciiTheme="minorHAnsi" w:hAnsiTheme="minorHAnsi"/>
          <w:highlight w:val="cyan"/>
        </w:rPr>
        <w:t>around their respective flags.</w:t>
      </w:r>
      <w:r w:rsidRPr="00C7599B">
        <w:rPr>
          <w:sz w:val="16"/>
          <w:highlight w:val="cyan"/>
        </w:rPr>
        <w:t xml:space="preserve"> </w:t>
      </w:r>
      <w:r w:rsidRPr="00705BFC">
        <w:rPr>
          <w:rStyle w:val="StyleBoldUnderline"/>
          <w:rFonts w:asciiTheme="minorHAnsi" w:hAnsiTheme="minorHAnsi"/>
        </w:rPr>
        <w:t xml:space="preserve">The Great Depression of </w:t>
      </w:r>
      <w:r w:rsidRPr="00705BFC">
        <w:rPr>
          <w:rStyle w:val="StyleBoldUnderline"/>
          <w:rFonts w:asciiTheme="minorHAnsi" w:hAnsiTheme="minorHAnsi"/>
          <w:highlight w:val="cyan"/>
        </w:rPr>
        <w:t xml:space="preserve">the 1930s similarly led to the rise of </w:t>
      </w:r>
      <w:r w:rsidRPr="00705BFC">
        <w:rPr>
          <w:rStyle w:val="StyleBoldUnderline"/>
          <w:rFonts w:asciiTheme="minorHAnsi" w:hAnsiTheme="minorHAnsi"/>
        </w:rPr>
        <w:t xml:space="preserve">one or </w:t>
      </w:r>
      <w:r w:rsidRPr="00705BFC">
        <w:rPr>
          <w:rStyle w:val="StyleBoldUnderline"/>
          <w:rFonts w:asciiTheme="minorHAnsi" w:hAnsiTheme="minorHAnsi"/>
          <w:highlight w:val="cyan"/>
        </w:rPr>
        <w:t xml:space="preserve">another version of the authoritarian, </w:t>
      </w:r>
      <w:r w:rsidRPr="00705BFC">
        <w:rPr>
          <w:rStyle w:val="StyleBoldUnderline"/>
          <w:rFonts w:asciiTheme="minorHAnsi" w:hAnsiTheme="minorHAnsi"/>
        </w:rPr>
        <w:t xml:space="preserve">nationalist </w:t>
      </w:r>
      <w:r w:rsidRPr="00705BFC">
        <w:rPr>
          <w:rStyle w:val="StyleBoldUnderline"/>
          <w:rFonts w:asciiTheme="minorHAnsi" w:hAnsiTheme="minorHAnsi"/>
          <w:highlight w:val="cyan"/>
        </w:rPr>
        <w:t xml:space="preserve">right </w:t>
      </w:r>
      <w:r w:rsidRPr="00705BFC">
        <w:rPr>
          <w:rStyle w:val="StyleBoldUnderline"/>
          <w:rFonts w:asciiTheme="minorHAnsi" w:hAnsiTheme="minorHAnsi"/>
        </w:rPr>
        <w:t>in Europe. Only in a few societies with deeply established liberal traditions</w:t>
      </w:r>
      <w:r w:rsidRPr="00C7599B">
        <w:rPr>
          <w:sz w:val="16"/>
        </w:rPr>
        <w:t>, like the English-speaking countries and Scandinavia,</w:t>
      </w:r>
      <w:r w:rsidRPr="00705BFC">
        <w:rPr>
          <w:rStyle w:val="StyleBoldUnderline"/>
          <w:rFonts w:asciiTheme="minorHAnsi" w:hAnsiTheme="minorHAnsi"/>
        </w:rPr>
        <w:t xml:space="preserve"> did liberals or liberal conservatives hold on. And Franklin Delano Roosevelt’s New Deal Democratic Party,</w:t>
      </w:r>
      <w:r w:rsidRPr="00C7599B">
        <w:rPr>
          <w:sz w:val="16"/>
        </w:rPr>
        <w:t xml:space="preserve"> a coalition that included racist Southerners and traditionalist Catholic immigrants, </w:t>
      </w:r>
      <w:r w:rsidRPr="00705BFC">
        <w:rPr>
          <w:rStyle w:val="StyleBoldUnderline"/>
          <w:rFonts w:asciiTheme="minorHAnsi" w:hAnsiTheme="minorHAnsi"/>
        </w:rPr>
        <w:t xml:space="preserve">was not particularly liberal </w:t>
      </w:r>
      <w:r w:rsidRPr="00C7599B">
        <w:rPr>
          <w:sz w:val="16"/>
        </w:rPr>
        <w:t xml:space="preserve">by today’s standards. </w:t>
      </w:r>
      <w:r w:rsidRPr="00705BFC">
        <w:rPr>
          <w:rStyle w:val="StyleBoldUnderline"/>
          <w:rFonts w:asciiTheme="minorHAnsi" w:hAnsiTheme="minorHAnsi"/>
          <w:highlight w:val="cyan"/>
        </w:rPr>
        <w:t>In both eras of depression, great-power rivalry for resources and markets intensified and ultimately led to a world war</w:t>
      </w:r>
      <w:r w:rsidRPr="00705BFC">
        <w:rPr>
          <w:rStyle w:val="StyleBoldUnderline"/>
          <w:rFonts w:asciiTheme="minorHAnsi" w:hAnsiTheme="minorHAnsi"/>
        </w:rPr>
        <w:t>.</w:t>
      </w:r>
      <w:r w:rsidRPr="00C7599B">
        <w:rPr>
          <w:sz w:val="16"/>
        </w:rPr>
        <w:t xml:space="preserve"> Following World War II, the U.S. sought to avert a repetition of that pattern, by creating a global market secured by a global great-power concert in the form of the Security Council. But the project of economic disarmament and security cooperation broke down almost immediately after 1945 and the split between the Soviets and the Anglo-Americans produced the Cold War. The second attempt at a global market that began after the Cold War may be breaking down now, as the most important economic powers pursue their conflicting national interests. A functioning global market system can work only if its members abandon mercantilism -- the policy of trying to enjoy perpetual trade surpluses, by fair means or foul. However, the nations with the three largest economies after the U.S. -- China, Japan and Germany -- all want to enjoy never-ending merchandise trade surpluses. All three have used "currency mercantilism" to help their export industries, to the detriment of the global economic system. China and Japan, by different methods, have deliberately undervalued their currencies, to help their exports and keep imports out of their markets. Germany accomplished something similar, by persuading its trade partners to give up independent currencies that they were able to revalue for the crippling straitjacket of the euro. The system worked only as long as Americans borrowed to pay for imports from Japan and China, while southern Europeans borrowed to pay for imports from Germany. But the consumers are tapped out and neither Americans nor southern Europeans are in a mood for austerity measures in the middle of a near-depression. Unless the Chinese, Japanese and Germans turn into credit-happy consumer societies the global economy may be in for prolonged stagnation. Instead of changing their ways, however, the surplus countries are denouncing their own customers for their profligacy in buying their goods and insisting that the same customers be penalized by austerity programs.</w:t>
      </w:r>
      <w:r w:rsidRPr="00705BFC">
        <w:rPr>
          <w:rStyle w:val="StyleBoldUnderline"/>
          <w:rFonts w:asciiTheme="minorHAnsi" w:hAnsiTheme="minorHAnsi"/>
        </w:rPr>
        <w:t xml:space="preserve"> This will not end happily.</w:t>
      </w:r>
      <w:r w:rsidRPr="00C7599B">
        <w:rPr>
          <w:sz w:val="16"/>
        </w:rPr>
        <w:t xml:space="preserve"> As the oversold promise of free-market globalization fades, countries large and small may turn increasingly toward state capitalism. At home, this would mean permanent state support of troubled industries like banking and the automobile industries, which all of the major industrial countries have bailed out. In trade, this would mean a retreat from global trade areas toward regional blocs and bilateral deals. Examples include agreements between energy-hungry governments like those of China and Japan and the state-owned oil or natural gas companies of Saudi Arabia and Russia. In a world of diplomatic rivalries among great powers to win contracts with state-owned corporations, the distinctions between geoeconomics and geopolitics would erode, with potentially dangerous consequences.</w:t>
      </w:r>
      <w:r w:rsidRPr="00705BFC">
        <w:rPr>
          <w:rStyle w:val="StyleBoldUnderline"/>
          <w:rFonts w:asciiTheme="minorHAnsi" w:hAnsiTheme="minorHAnsi"/>
        </w:rPr>
        <w:t xml:space="preserve"> </w:t>
      </w:r>
      <w:r w:rsidRPr="00705BFC">
        <w:rPr>
          <w:rStyle w:val="StyleBoldUnderline"/>
          <w:rFonts w:asciiTheme="minorHAnsi" w:hAnsiTheme="minorHAnsi"/>
          <w:highlight w:val="cyan"/>
        </w:rPr>
        <w:t xml:space="preserve">Direct war between great powers </w:t>
      </w:r>
      <w:r w:rsidRPr="00705BFC">
        <w:rPr>
          <w:rStyle w:val="StyleBoldUnderline"/>
          <w:rFonts w:asciiTheme="minorHAnsi" w:hAnsiTheme="minorHAnsi"/>
        </w:rPr>
        <w:t xml:space="preserve">seems unlikely, but if the Cold War was World War III, then a cold World War IV resembling Orwell’s shifting coalitions of Eurasia, Eastasia and Oceania in 1984 </w:t>
      </w:r>
      <w:r w:rsidRPr="00705BFC">
        <w:rPr>
          <w:rStyle w:val="StyleBoldUnderline"/>
          <w:rFonts w:asciiTheme="minorHAnsi" w:hAnsiTheme="minorHAnsi"/>
          <w:highlight w:val="cyan"/>
        </w:rPr>
        <w:t xml:space="preserve">is </w:t>
      </w:r>
      <w:r w:rsidRPr="00705BFC">
        <w:rPr>
          <w:rStyle w:val="StyleBoldUnderline"/>
          <w:rFonts w:asciiTheme="minorHAnsi" w:hAnsiTheme="minorHAnsi"/>
        </w:rPr>
        <w:t xml:space="preserve">all </w:t>
      </w:r>
      <w:r w:rsidRPr="00705BFC">
        <w:rPr>
          <w:rStyle w:val="StyleBoldUnderline"/>
          <w:rFonts w:asciiTheme="minorHAnsi" w:hAnsiTheme="minorHAnsi"/>
          <w:highlight w:val="cyan"/>
        </w:rPr>
        <w:t>too easy to imagine</w:t>
      </w:r>
      <w:r w:rsidRPr="00705BFC">
        <w:rPr>
          <w:rStyle w:val="StyleBoldUnderline"/>
          <w:rFonts w:asciiTheme="minorHAnsi" w:hAnsiTheme="minorHAnsi"/>
        </w:rPr>
        <w:t>.</w:t>
      </w:r>
    </w:p>
    <w:p w:rsidR="00EC230B" w:rsidRPr="005F421A" w:rsidRDefault="00EC230B" w:rsidP="00EC230B"/>
    <w:p w:rsidR="006B562D" w:rsidRPr="00F25BE8" w:rsidRDefault="00EC230B" w:rsidP="006B562D">
      <w:pPr>
        <w:pStyle w:val="Heading3"/>
      </w:pPr>
      <w:r>
        <w:t>Econ ADV – Add-on</w:t>
      </w:r>
      <w:r w:rsidR="006B562D">
        <w:t xml:space="preserve"> – food prices  </w:t>
      </w:r>
    </w:p>
    <w:p w:rsidR="006B562D" w:rsidRPr="001D3DAB" w:rsidRDefault="0009547F" w:rsidP="006B562D">
      <w:pPr>
        <w:pStyle w:val="Heading4"/>
        <w:rPr>
          <w:szCs w:val="26"/>
        </w:rPr>
      </w:pPr>
      <w:r>
        <w:rPr>
          <w:szCs w:val="26"/>
        </w:rPr>
        <w:t xml:space="preserve">High oil prices driver higher food prices </w:t>
      </w:r>
    </w:p>
    <w:p w:rsidR="006B562D" w:rsidRPr="001D3DAB" w:rsidRDefault="006B562D" w:rsidP="006B562D">
      <w:r w:rsidRPr="001D3DAB">
        <w:rPr>
          <w:rStyle w:val="StyleStyleBold12pt"/>
          <w:szCs w:val="26"/>
        </w:rPr>
        <w:t>Tverberg13</w:t>
      </w:r>
      <w:r w:rsidRPr="001D3DAB">
        <w:t xml:space="preserve"> (Gail, M. S. from the University of Illinois, Chicago in Mathematics, and Fellow of the Casualty Actuarial Society and a Member of the American Academy of Actuaries, oil expert, 1/8/13, “Why 2013 Will End in a Severe Recession” Oil Price)</w:t>
      </w:r>
    </w:p>
    <w:p w:rsidR="006B562D" w:rsidRPr="001D3DAB" w:rsidRDefault="006B562D" w:rsidP="006B562D"/>
    <w:p w:rsidR="006B562D" w:rsidRPr="007101F0" w:rsidRDefault="006B562D" w:rsidP="006B562D">
      <w:pPr>
        <w:rPr>
          <w:rStyle w:val="StyleBoldUnderline"/>
          <w:rFonts w:asciiTheme="minorHAnsi" w:hAnsiTheme="minorHAnsi"/>
        </w:rPr>
      </w:pPr>
      <w:r w:rsidRPr="007101F0">
        <w:rPr>
          <w:rStyle w:val="StyleBoldUnderline"/>
          <w:rFonts w:asciiTheme="minorHAnsi" w:hAnsiTheme="minorHAnsi"/>
        </w:rPr>
        <w:t>T</w:t>
      </w:r>
      <w:r w:rsidRPr="00022F02">
        <w:rPr>
          <w:rStyle w:val="StyleBoldUnderline"/>
          <w:rFonts w:asciiTheme="minorHAnsi" w:hAnsiTheme="minorHAnsi"/>
        </w:rPr>
        <w:t xml:space="preserve">his recession is likely be </w:t>
      </w:r>
      <w:r w:rsidRPr="00022F02">
        <w:rPr>
          <w:rStyle w:val="StyleBoldUnderline"/>
        </w:rPr>
        <w:t>very long term</w:t>
      </w:r>
      <w:r w:rsidRPr="00022F02">
        <w:rPr>
          <w:rStyle w:val="StyleBoldUnderline"/>
          <w:rFonts w:asciiTheme="minorHAnsi" w:hAnsiTheme="minorHAnsi"/>
        </w:rPr>
        <w:t>.</w:t>
      </w:r>
      <w:r w:rsidRPr="007101F0">
        <w:rPr>
          <w:sz w:val="16"/>
        </w:rPr>
        <w:t xml:space="preserve"> In fact, based on my view of the reasons for the recession, it may never be possible to exit from it completely.  I base the foregoing views on several observations:  1. </w:t>
      </w:r>
      <w:r w:rsidRPr="00022F02">
        <w:rPr>
          <w:rStyle w:val="StyleBoldUnderline"/>
          <w:highlight w:val="green"/>
        </w:rPr>
        <w:t>High oil prices are a major cause of</w:t>
      </w:r>
      <w:r w:rsidRPr="007101F0">
        <w:rPr>
          <w:rStyle w:val="StyleBoldUnderline"/>
          <w:rFonts w:asciiTheme="minorHAnsi" w:hAnsiTheme="minorHAnsi"/>
        </w:rPr>
        <w:t xml:space="preserve"> the</w:t>
      </w:r>
      <w:r w:rsidR="00022F02">
        <w:rPr>
          <w:rStyle w:val="StyleBoldUnderline"/>
          <w:rFonts w:asciiTheme="minorHAnsi" w:hAnsiTheme="minorHAnsi"/>
        </w:rPr>
        <w:t xml:space="preserve"> </w:t>
      </w:r>
      <w:r w:rsidRPr="00022F02">
        <w:rPr>
          <w:rStyle w:val="StyleBoldUnderline"/>
          <w:highlight w:val="green"/>
        </w:rPr>
        <w:t>United States</w:t>
      </w:r>
      <w:r w:rsidRPr="007101F0">
        <w:rPr>
          <w:sz w:val="16"/>
        </w:rPr>
        <w:t xml:space="preserve"> Federal Government’s </w:t>
      </w:r>
      <w:r w:rsidRPr="007101F0">
        <w:rPr>
          <w:rStyle w:val="StyleBoldUnderline"/>
          <w:rFonts w:asciiTheme="minorHAnsi" w:hAnsiTheme="minorHAnsi"/>
        </w:rPr>
        <w:t xml:space="preserve">current </w:t>
      </w:r>
      <w:r w:rsidRPr="00022F02">
        <w:rPr>
          <w:rStyle w:val="StyleBoldUnderline"/>
          <w:rFonts w:asciiTheme="minorHAnsi" w:hAnsiTheme="minorHAnsi"/>
          <w:highlight w:val="green"/>
        </w:rPr>
        <w:t>financial problems</w:t>
      </w:r>
      <w:r w:rsidRPr="007101F0">
        <w:rPr>
          <w:rStyle w:val="StyleBoldUnderline"/>
          <w:rFonts w:asciiTheme="minorHAnsi" w:hAnsiTheme="minorHAnsi"/>
        </w:rPr>
        <w:t>.</w:t>
      </w:r>
      <w:r w:rsidRPr="007101F0">
        <w:rPr>
          <w:sz w:val="16"/>
        </w:rPr>
        <w:t xml:space="preserve"> The financial difficulties occur because </w:t>
      </w:r>
      <w:r w:rsidRPr="00022F02">
        <w:rPr>
          <w:rStyle w:val="StyleBoldUnderline"/>
          <w:rFonts w:asciiTheme="minorHAnsi" w:hAnsiTheme="minorHAnsi"/>
          <w:highlight w:val="green"/>
        </w:rPr>
        <w:t>high oil prices</w:t>
      </w:r>
      <w:r w:rsidRPr="007101F0">
        <w:rPr>
          <w:rStyle w:val="StyleBoldUnderline"/>
          <w:rFonts w:asciiTheme="minorHAnsi" w:hAnsiTheme="minorHAnsi"/>
        </w:rPr>
        <w:t xml:space="preserve"> tend to </w:t>
      </w:r>
      <w:r w:rsidRPr="00022F02">
        <w:rPr>
          <w:rStyle w:val="StyleBoldUnderline"/>
          <w:rFonts w:asciiTheme="minorHAnsi" w:hAnsiTheme="minorHAnsi"/>
          <w:highlight w:val="green"/>
        </w:rPr>
        <w:t>lead to unemployment, and high unemployment</w:t>
      </w:r>
      <w:r w:rsidRPr="007101F0">
        <w:rPr>
          <w:rStyle w:val="StyleBoldUnderline"/>
          <w:rFonts w:asciiTheme="minorHAnsi" w:hAnsiTheme="minorHAnsi"/>
        </w:rPr>
        <w:t xml:space="preserve"> tends to </w:t>
      </w:r>
      <w:r w:rsidRPr="00022F02">
        <w:rPr>
          <w:rStyle w:val="StyleBoldUnderline"/>
          <w:rFonts w:asciiTheme="minorHAnsi" w:hAnsiTheme="minorHAnsi"/>
          <w:highlight w:val="green"/>
        </w:rPr>
        <w:t>lead to</w:t>
      </w:r>
      <w:r w:rsidRPr="007101F0">
        <w:rPr>
          <w:rStyle w:val="StyleBoldUnderline"/>
          <w:rFonts w:asciiTheme="minorHAnsi" w:hAnsiTheme="minorHAnsi"/>
        </w:rPr>
        <w:t xml:space="preserve"> higher government expenditures and </w:t>
      </w:r>
      <w:r w:rsidRPr="00022F02">
        <w:rPr>
          <w:rStyle w:val="StyleBoldUnderline"/>
          <w:rFonts w:asciiTheme="minorHAnsi" w:hAnsiTheme="minorHAnsi"/>
          <w:highlight w:val="green"/>
        </w:rPr>
        <w:t>lower government revenue.</w:t>
      </w:r>
      <w:r w:rsidRPr="007101F0">
        <w:rPr>
          <w:sz w:val="16"/>
        </w:rPr>
        <w:t xml:space="preserve"> This is especially true for oil importers.  2. The United States and world’s oil problems have not been solved. While there are new sources of oil, they tend to be sources of expensive oil, so they don’t solve the problem of high-priced oil. Furthermore, if our real economic problem is high-priced oil, and we have no way of permanently reducing oil prices, high oil prices can be expected to cause a long-term drag on economic growth.3. </w:t>
      </w:r>
      <w:r w:rsidRPr="007101F0">
        <w:rPr>
          <w:rStyle w:val="StyleBoldUnderline"/>
          <w:rFonts w:asciiTheme="minorHAnsi" w:hAnsiTheme="minorHAnsi"/>
        </w:rPr>
        <w:t xml:space="preserve">A cutback in discretionary spending  is likely. </w:t>
      </w:r>
      <w:r w:rsidRPr="007101F0">
        <w:rPr>
          <w:sz w:val="16"/>
        </w:rPr>
        <w:t xml:space="preserve">US workers are already struggling with wages that are not rising as fast as GDP (Figure 2). Starting in January, 2013, US workers have the additional problem of rising Social Security taxes, and later this year, a likely cutback in government expenditures. The combination is likely to lead to a cutback in discretionary spending.  4. The size of our current financial problems, both in terms of US government income/outgo imbalance and debt level, is extremely large.  </w:t>
      </w:r>
      <w:r w:rsidRPr="007101F0">
        <w:rPr>
          <w:rStyle w:val="StyleBoldUnderline"/>
          <w:rFonts w:asciiTheme="minorHAnsi" w:hAnsiTheme="minorHAnsi"/>
        </w:rPr>
        <w:t>If high oil prices present a permanent drag on the economy, we cannot expect economic growth to resume in a way that would fix these problems.</w:t>
      </w:r>
      <w:r w:rsidRPr="007101F0">
        <w:rPr>
          <w:sz w:val="16"/>
        </w:rPr>
        <w:t xml:space="preserve">  5. The financial symptoms that the US and many other oil importers are experiencing bear striking similarities to the problems that many civilizations experienced prior to collapse, based on my reading of Peter Turchin and Sergey Nefedov’s book Secular Cycles. According to this analysis of eight collapses over the last 2000 years, the collapses did not take place overnight. Instead, economies moved from an Expansion Phase, to a Stagflation Phase, to a Crisis Phase, to a Depression/Intercycle Phase. Timing varies, but typically totals around 300 years for the four phases combined.  It appears to me that the corresponding secular cycle for the US began in roughly 1800, with the ramp up of coal use. Later other modern fuels, including oil, were added. Since the 1970s, the US has mostly been experiencing the Stagflation Phase. The Crisis Phase appears to be not far away.  The Turkin analysis started with a model. This model was verified based on the experiences of  eight agricultural civilization (beginning dates between 350 BCE and 1620 CE). While the situation is different today, there may be lessons that can be learned. Below the fold, I discuss these observations further.  Issue 1. High oil prices tend to lead to government financial problems</w:t>
      </w:r>
      <w:r w:rsidRPr="00022F02">
        <w:rPr>
          <w:rStyle w:val="Emphasis"/>
          <w:highlight w:val="green"/>
        </w:rPr>
        <w:t>.  Food prices</w:t>
      </w:r>
      <w:r w:rsidRPr="00022F02">
        <w:t xml:space="preserve"> </w:t>
      </w:r>
      <w:r w:rsidRPr="007101F0">
        <w:rPr>
          <w:rStyle w:val="StyleBoldUnderline"/>
          <w:rFonts w:asciiTheme="minorHAnsi" w:hAnsiTheme="minorHAnsi"/>
        </w:rPr>
        <w:t xml:space="preserve">tend </w:t>
      </w:r>
      <w:r w:rsidRPr="00022F02">
        <w:rPr>
          <w:rStyle w:val="StyleBoldUnderline"/>
        </w:rPr>
        <w:t xml:space="preserve">to </w:t>
      </w:r>
      <w:r w:rsidRPr="00022F02">
        <w:rPr>
          <w:rStyle w:val="Emphasis"/>
          <w:highlight w:val="green"/>
        </w:rPr>
        <w:t>rise at the same time as oil prices</w:t>
      </w:r>
      <w:r w:rsidRPr="007101F0">
        <w:rPr>
          <w:rStyle w:val="StyleBoldUnderline"/>
          <w:rFonts w:asciiTheme="minorHAnsi" w:hAnsiTheme="minorHAnsi"/>
        </w:rPr>
        <w:t xml:space="preserve">, partly </w:t>
      </w:r>
      <w:r w:rsidRPr="00022F02">
        <w:rPr>
          <w:rStyle w:val="StyleBoldUnderline"/>
          <w:rFonts w:asciiTheme="minorHAnsi" w:hAnsiTheme="minorHAnsi"/>
          <w:highlight w:val="green"/>
        </w:rPr>
        <w:t>because oil is used in the production of food</w:t>
      </w:r>
      <w:r w:rsidRPr="007101F0">
        <w:rPr>
          <w:sz w:val="16"/>
        </w:rPr>
        <w:t xml:space="preserve">(for example, plowing, irrigation, herbicides and insecticides, harvesting, transport to market). Also, </w:t>
      </w:r>
      <w:r w:rsidRPr="007101F0">
        <w:rPr>
          <w:rStyle w:val="StyleBoldUnderline"/>
          <w:rFonts w:asciiTheme="minorHAnsi" w:hAnsiTheme="minorHAnsi"/>
        </w:rPr>
        <w:t>because oil is in short supply, corn is now being grown for use as ethanol to be used as a gasoline-extender.</w:t>
      </w:r>
      <w:r w:rsidR="0009547F">
        <w:rPr>
          <w:rStyle w:val="StyleBoldUnderline"/>
          <w:rFonts w:asciiTheme="minorHAnsi" w:hAnsiTheme="minorHAnsi"/>
        </w:rPr>
        <w:t xml:space="preserve"> </w:t>
      </w:r>
      <w:r w:rsidRPr="007101F0">
        <w:rPr>
          <w:rStyle w:val="StyleBoldUnderline"/>
          <w:rFonts w:asciiTheme="minorHAnsi" w:hAnsiTheme="minorHAnsi"/>
        </w:rPr>
        <w:t>Growing additional corn puts pressure on food prices, because it drives up the price of land and encourages farmers to put more land into corn production, and less into other crops.</w:t>
      </w:r>
      <w:r w:rsidRPr="007101F0">
        <w:rPr>
          <w:sz w:val="16"/>
        </w:rPr>
        <w:t xml:space="preserve">  The reason governments are affected by high oil and food prices is as follows. </w:t>
      </w:r>
      <w:r w:rsidRPr="0009547F">
        <w:rPr>
          <w:rStyle w:val="StyleBoldUnderline"/>
          <w:rFonts w:asciiTheme="minorHAnsi" w:hAnsiTheme="minorHAnsi"/>
          <w:highlight w:val="green"/>
        </w:rPr>
        <w:t>When oil and food prices rise</w:t>
      </w:r>
      <w:r w:rsidRPr="007101F0">
        <w:rPr>
          <w:rStyle w:val="StyleBoldUnderline"/>
          <w:rFonts w:asciiTheme="minorHAnsi" w:hAnsiTheme="minorHAnsi"/>
        </w:rPr>
        <w:t>, buyers cut back in discretionary spending, so as to have enough for “basics,”</w:t>
      </w:r>
      <w:r w:rsidRPr="007101F0">
        <w:rPr>
          <w:sz w:val="16"/>
        </w:rPr>
        <w:t xml:space="preserve"> including food and commuting expenses. </w:t>
      </w:r>
      <w:r w:rsidRPr="0009547F">
        <w:rPr>
          <w:rStyle w:val="StyleBoldUnderline"/>
          <w:rFonts w:asciiTheme="minorHAnsi" w:hAnsiTheme="minorHAnsi"/>
          <w:highlight w:val="green"/>
        </w:rPr>
        <w:t>Workers are laid off in discretionary industries</w:t>
      </w:r>
      <w:r w:rsidRPr="007101F0">
        <w:rPr>
          <w:sz w:val="16"/>
        </w:rPr>
        <w:t xml:space="preserve">, such as vacation travel and restaurants. These laid off-workers pay less taxes, and sometimes default on loans. Governments are quickly drawn into these problems, for two reasons:  1.    Their tax revenue is lower, because of layoffs in discretionary sectors. 2.    Their expenditures are higher, because of the need to pay more unemployment benefits, provide economic stimulus, and bail out banks.  </w:t>
      </w:r>
      <w:r w:rsidRPr="007101F0">
        <w:rPr>
          <w:rStyle w:val="StyleBoldUnderline"/>
          <w:rFonts w:asciiTheme="minorHAnsi" w:hAnsiTheme="minorHAnsi"/>
        </w:rPr>
        <w:t>Oil importers are especially affected, because they are also paying out funds to oil exporters.</w:t>
      </w:r>
      <w:r w:rsidRPr="007101F0">
        <w:rPr>
          <w:sz w:val="16"/>
        </w:rPr>
        <w:t xml:space="preserve"> The countries with well-publicized financial problems (including several European countries, the United States, and Japan) tend to be major oil importers.  Oil exporters are not adversely affected to the same extent, because they have  additional revenue from higher prices on oil they are exporting. They may still be somewhat affected because of rising food prices, and the fact that higher oil revenues do not necessarily go to those buying food. A recent study shows that food shortages helped trigger the Arab Spring protests</w:t>
      </w:r>
      <w:r w:rsidRPr="007101F0">
        <w:rPr>
          <w:rStyle w:val="StyleBoldUnderline"/>
          <w:rFonts w:asciiTheme="minorHAnsi" w:hAnsiTheme="minorHAnsi"/>
        </w:rPr>
        <w:t xml:space="preserve">.  Part of </w:t>
      </w:r>
      <w:r w:rsidRPr="0009547F">
        <w:rPr>
          <w:rStyle w:val="StyleBoldUnderline"/>
          <w:rFonts w:asciiTheme="minorHAnsi" w:hAnsiTheme="minorHAnsi"/>
          <w:highlight w:val="green"/>
        </w:rPr>
        <w:t>the reason that the impact of high oil prices is</w:t>
      </w:r>
      <w:r w:rsidRPr="007101F0">
        <w:rPr>
          <w:rStyle w:val="StyleBoldUnderline"/>
          <w:rFonts w:asciiTheme="minorHAnsi" w:hAnsiTheme="minorHAnsi"/>
        </w:rPr>
        <w:t xml:space="preserve"> as </w:t>
      </w:r>
      <w:r w:rsidRPr="0009547F">
        <w:rPr>
          <w:rStyle w:val="Emphasis"/>
          <w:highlight w:val="green"/>
        </w:rPr>
        <w:t>severe</w:t>
      </w:r>
      <w:r w:rsidRPr="007101F0">
        <w:rPr>
          <w:rStyle w:val="StyleBoldUnderline"/>
          <w:rFonts w:asciiTheme="minorHAnsi" w:hAnsiTheme="minorHAnsi"/>
        </w:rPr>
        <w:t xml:space="preserve"> as it is, </w:t>
      </w:r>
      <w:r w:rsidRPr="0009547F">
        <w:rPr>
          <w:rStyle w:val="StyleBoldUnderline"/>
          <w:rFonts w:asciiTheme="minorHAnsi" w:hAnsiTheme="minorHAnsi"/>
          <w:highlight w:val="green"/>
        </w:rPr>
        <w:t>is because there are many follow-on effects</w:t>
      </w:r>
      <w:r w:rsidRPr="007101F0">
        <w:rPr>
          <w:rStyle w:val="StyleBoldUnderline"/>
          <w:rFonts w:asciiTheme="minorHAnsi" w:hAnsiTheme="minorHAnsi"/>
        </w:rPr>
        <w:t>.</w:t>
      </w:r>
      <w:r w:rsidR="0009547F">
        <w:rPr>
          <w:rStyle w:val="StyleBoldUnderline"/>
          <w:rFonts w:asciiTheme="minorHAnsi" w:hAnsiTheme="minorHAnsi"/>
        </w:rPr>
        <w:t xml:space="preserve"> </w:t>
      </w:r>
      <w:r w:rsidRPr="007101F0">
        <w:rPr>
          <w:rStyle w:val="StyleBoldUnderline"/>
          <w:rFonts w:asciiTheme="minorHAnsi" w:hAnsiTheme="minorHAnsi"/>
        </w:rPr>
        <w:t>For example, if oil prices rise, the price of shipping goods of all types rises. If businesses are able to pass through these higher costs, discretionary income of buyers for other goods falls. If not, businesses find that their higher costs lead to lower profits.</w:t>
      </w:r>
      <w:r w:rsidRPr="007101F0">
        <w:rPr>
          <w:sz w:val="16"/>
        </w:rPr>
        <w:t xml:space="preserve">To bring profit margins back up to an acceptable level, businesses may lay off workers.  As another example, prices of homes are likely to be adversely affected by high oil prices, because a family with inadequate discretionary income will forgo moving to a larger home, and may even default on a mortgage.  It should be noted that the impact of high oil prices doesn’t completely go away unless oil prices go down and stay down. Businesses can partly mitigate the impact of high oil prices by laying off workers in discretionary segments. </w:t>
      </w:r>
      <w:r w:rsidRPr="007101F0">
        <w:rPr>
          <w:rStyle w:val="StyleBoldUnderline"/>
          <w:rFonts w:asciiTheme="minorHAnsi" w:hAnsiTheme="minorHAnsi"/>
        </w:rPr>
        <w:t>Some businesses will fail completely</w:t>
      </w:r>
      <w:r w:rsidRPr="007101F0">
        <w:rPr>
          <w:sz w:val="16"/>
        </w:rPr>
        <w:t>, however. Replacement may be by an overseas company, with a lower cost structure that uses less oil. See my post on energy leveraging.  Workers generally must permanently adjust their budgets to higher food and oil prices. This is often difficult to do.</w:t>
      </w:r>
      <w:r w:rsidRPr="007101F0">
        <w:rPr>
          <w:rStyle w:val="StyleBoldUnderline"/>
          <w:rFonts w:asciiTheme="minorHAnsi" w:hAnsiTheme="minorHAnsi"/>
        </w:rPr>
        <w:t xml:space="preserve">The lack of jobs is a particular problem–something that workers cannot fix by themselves. Government programs can mitigate the job shortfall, by paying benefits to unemployed workers and by reducing interest rates, so that businesses can more easily make investments that will lead to more employment. These programs are costly, though, and are a major cause of the current mismatch between government income and expense. </w:t>
      </w:r>
    </w:p>
    <w:p w:rsidR="00BF3EEB" w:rsidRPr="001D3DAB" w:rsidRDefault="00BF3EEB" w:rsidP="00BF3EEB">
      <w:pPr>
        <w:pStyle w:val="Heading4"/>
        <w:rPr>
          <w:szCs w:val="26"/>
        </w:rPr>
      </w:pPr>
      <w:r w:rsidRPr="001D3DAB">
        <w:rPr>
          <w:szCs w:val="26"/>
        </w:rPr>
        <w:t xml:space="preserve">Food price spikes risk internal revolts in Russia, China, and India </w:t>
      </w:r>
    </w:p>
    <w:p w:rsidR="00BF3EEB" w:rsidRPr="001D3DAB" w:rsidRDefault="00BF3EEB" w:rsidP="00BF3EEB">
      <w:pPr>
        <w:rPr>
          <w:color w:val="000000"/>
        </w:rPr>
      </w:pPr>
      <w:r w:rsidRPr="001D3DAB">
        <w:rPr>
          <w:rStyle w:val="StyleStyleBold12pt"/>
          <w:szCs w:val="26"/>
        </w:rPr>
        <w:t>Global Torchligh</w:t>
      </w:r>
      <w:r w:rsidRPr="00BF3EEB">
        <w:rPr>
          <w:rStyle w:val="StyleStyleBold12pt"/>
        </w:rPr>
        <w:t>t 2012</w:t>
      </w:r>
      <w:r w:rsidRPr="001D3DAB">
        <w:rPr>
          <w:color w:val="000000"/>
        </w:rPr>
        <w:t xml:space="preserve"> (Global Torchlight, specialised consultancy advising on a full spectrum of international political and security issues, founding members include John C. Amble, former intelligence officer at the Defense Intelligence Agency, and David J. Chmiel, MA from the War Studies Department at King’s College London, "Drought, Rising Food Prices, and Political Instability,"</w:t>
      </w:r>
      <w:r w:rsidRPr="00BF3EEB">
        <w:t xml:space="preserve"> 8--20--12, </w:t>
      </w:r>
      <w:r w:rsidRPr="001D3DAB">
        <w:rPr>
          <w:color w:val="000000"/>
        </w:rPr>
        <w:t>http:</w:t>
      </w:r>
      <w:r>
        <w:rPr>
          <w:color w:val="000000"/>
        </w:rPr>
        <w:t>//globaltorchlight.com/?p=2289</w:t>
      </w:r>
    </w:p>
    <w:p w:rsidR="00BF3EEB" w:rsidRPr="001D3DAB" w:rsidRDefault="00BF3EEB" w:rsidP="00BF3EEB">
      <w:pPr>
        <w:rPr>
          <w:color w:val="000000"/>
        </w:rPr>
      </w:pPr>
    </w:p>
    <w:p w:rsidR="00BF3EEB" w:rsidRPr="00BF3EEB" w:rsidRDefault="00BF3EEB" w:rsidP="00BF3EEB">
      <w:pPr>
        <w:rPr>
          <w:color w:val="000000"/>
          <w:sz w:val="16"/>
        </w:rPr>
      </w:pPr>
      <w:r w:rsidRPr="001D3DAB">
        <w:rPr>
          <w:rStyle w:val="StyleBoldUnderline"/>
          <w:highlight w:val="green"/>
        </w:rPr>
        <w:t xml:space="preserve">Adverse climatic conditions </w:t>
      </w:r>
      <w:r w:rsidRPr="001D3DAB">
        <w:rPr>
          <w:rStyle w:val="StyleBoldUnderline"/>
        </w:rPr>
        <w:t xml:space="preserve">this year </w:t>
      </w:r>
      <w:r w:rsidRPr="001D3DAB">
        <w:rPr>
          <w:rStyle w:val="StyleBoldUnderline"/>
          <w:highlight w:val="green"/>
        </w:rPr>
        <w:t>in regions such as the U</w:t>
      </w:r>
      <w:r w:rsidRPr="001D3DAB">
        <w:rPr>
          <w:color w:val="000000"/>
          <w:sz w:val="16"/>
        </w:rPr>
        <w:t xml:space="preserve">nited </w:t>
      </w:r>
      <w:r w:rsidRPr="001D3DAB">
        <w:rPr>
          <w:rStyle w:val="StyleBoldUnderline"/>
          <w:highlight w:val="green"/>
        </w:rPr>
        <w:t>S</w:t>
      </w:r>
      <w:r w:rsidRPr="001D3DAB">
        <w:rPr>
          <w:rStyle w:val="StyleBoldUnderline"/>
        </w:rPr>
        <w:t>t</w:t>
      </w:r>
      <w:r w:rsidRPr="001D3DAB">
        <w:rPr>
          <w:color w:val="000000"/>
          <w:sz w:val="16"/>
        </w:rPr>
        <w:t xml:space="preserve">ates, </w:t>
      </w:r>
      <w:r w:rsidRPr="001D3DAB">
        <w:rPr>
          <w:rStyle w:val="StyleBoldUnderline"/>
        </w:rPr>
        <w:t xml:space="preserve">the </w:t>
      </w:r>
      <w:r w:rsidRPr="001D3DAB">
        <w:rPr>
          <w:rStyle w:val="StyleBoldUnderline"/>
          <w:highlight w:val="green"/>
        </w:rPr>
        <w:t xml:space="preserve">Black Sea, and India are combining to generate lower than average crop yields and put upward pressure on food prices </w:t>
      </w:r>
      <w:r w:rsidRPr="00BF3EEB">
        <w:t xml:space="preserve">that will last well into 2013. </w:t>
      </w:r>
      <w:r w:rsidRPr="001D3DAB">
        <w:rPr>
          <w:color w:val="000000"/>
          <w:sz w:val="16"/>
        </w:rPr>
        <w:t xml:space="preserve">While those with international business interests will be attuned to the economic and financial consequences of such price increases, equal </w:t>
      </w:r>
      <w:r w:rsidRPr="001D3DAB">
        <w:rPr>
          <w:rStyle w:val="StyleBoldUnderline"/>
          <w:highlight w:val="green"/>
        </w:rPr>
        <w:t>attention should be paid to their potential impact on the political and security risk environment</w:t>
      </w:r>
      <w:r w:rsidRPr="001D3DAB">
        <w:rPr>
          <w:rStyle w:val="StyleBoldUnderline"/>
        </w:rPr>
        <w:t xml:space="preserve"> in emerging and developing markets over the coming months.</w:t>
      </w:r>
      <w:r w:rsidRPr="001D3DAB">
        <w:rPr>
          <w:color w:val="000000"/>
          <w:sz w:val="16"/>
        </w:rPr>
        <w:t xml:space="preserve">  Such risks could take many forms, but three warrant particular mention. </w:t>
      </w:r>
      <w:r w:rsidRPr="001D3DAB">
        <w:rPr>
          <w:rStyle w:val="StyleBoldUnderline"/>
        </w:rPr>
        <w:t>First, substantial and sustained rises in food prices are likely to place pressure on governments in many emerging markets to subsidise the prices of staple foods.</w:t>
      </w:r>
      <w:r w:rsidRPr="001D3DAB">
        <w:rPr>
          <w:color w:val="000000"/>
          <w:sz w:val="16"/>
        </w:rPr>
        <w:t xml:space="preserve"> As has been noted in previous analysis on globaltorchlight.com, </w:t>
      </w:r>
      <w:r w:rsidRPr="001D3DAB">
        <w:rPr>
          <w:rStyle w:val="StyleBoldUnderline"/>
        </w:rPr>
        <w:t>such subsidies often do more harm than good to an economy in the long run. They distort market mechanisms and give rise to increased potential for fraud and corruption in how the program is administered.</w:t>
      </w:r>
      <w:r w:rsidRPr="001D3DAB">
        <w:rPr>
          <w:color w:val="000000"/>
          <w:sz w:val="16"/>
        </w:rPr>
        <w:t xml:space="preserve">  Nevertheless, when confronted with prospects of civil unrest relating to rising food prices, political leaders may judge subsidies the easiest means of placating a restive population. </w:t>
      </w:r>
      <w:r w:rsidRPr="001D3DAB">
        <w:rPr>
          <w:rStyle w:val="StyleBoldUnderline"/>
        </w:rPr>
        <w:t>Second, this will</w:t>
      </w:r>
      <w:r w:rsidRPr="001D3DAB">
        <w:rPr>
          <w:color w:val="000000"/>
          <w:sz w:val="16"/>
        </w:rPr>
        <w:t xml:space="preserve"> also </w:t>
      </w:r>
      <w:r w:rsidRPr="001D3DAB">
        <w:rPr>
          <w:rStyle w:val="StyleBoldUnderline"/>
        </w:rPr>
        <w:t>mean that existing subsidy programs will likely remain in place while food prices continue to rise.  In the past couple of years, countries as disparate as Bolivia, Nigeria, and Tunisia have experienced civil unrest following decisions to reduce or eliminate subsidies on food</w:t>
      </w:r>
      <w:r w:rsidRPr="001D3DAB">
        <w:rPr>
          <w:color w:val="000000"/>
          <w:sz w:val="16"/>
        </w:rPr>
        <w:t xml:space="preserve">, fuel, and other staples. </w:t>
      </w:r>
      <w:r w:rsidRPr="001D3DAB">
        <w:rPr>
          <w:rStyle w:val="StyleBoldUnderline"/>
        </w:rPr>
        <w:t>The prospects of similar disruption to internal security will be fresh in the minds of many governments. Countries that do choose to abolish subsidies are likely to confront considerable resistance when doing so. Finally, the effects of</w:t>
      </w:r>
      <w:r w:rsidRPr="001D3DAB">
        <w:rPr>
          <w:rStyle w:val="StyleBoldUnderline"/>
          <w:highlight w:val="green"/>
        </w:rPr>
        <w:t xml:space="preserve"> this </w:t>
      </w:r>
      <w:r w:rsidRPr="001D3DAB">
        <w:rPr>
          <w:rStyle w:val="StyleBoldUnderline"/>
        </w:rPr>
        <w:t xml:space="preserve">issue are not limited to smaller developing economies but </w:t>
      </w:r>
      <w:r w:rsidRPr="001D3DAB">
        <w:rPr>
          <w:rStyle w:val="StyleBoldUnderline"/>
          <w:highlight w:val="green"/>
        </w:rPr>
        <w:t xml:space="preserve">could generate political upheaval in some of the world’s most important economies, </w:t>
      </w:r>
      <w:r w:rsidRPr="001D3DAB">
        <w:rPr>
          <w:rStyle w:val="Emphasis"/>
          <w:highlight w:val="green"/>
        </w:rPr>
        <w:t>including China, Russia, and India</w:t>
      </w:r>
      <w:r w:rsidRPr="001D3DAB">
        <w:rPr>
          <w:rStyle w:val="StyleBoldUnderline"/>
          <w:highlight w:val="green"/>
        </w:rPr>
        <w:t xml:space="preserve">.  </w:t>
      </w:r>
      <w:r w:rsidRPr="001D3DAB">
        <w:rPr>
          <w:rStyle w:val="StyleBoldUnderline"/>
        </w:rPr>
        <w:t xml:space="preserve">It is widely acknowledged that </w:t>
      </w:r>
      <w:r w:rsidRPr="001D3DAB">
        <w:rPr>
          <w:rStyle w:val="StyleBoldUnderline"/>
          <w:highlight w:val="green"/>
        </w:rPr>
        <w:t>food price inflation is an issue of significant political sensitivity in China</w:t>
      </w:r>
      <w:r w:rsidRPr="001D3DAB">
        <w:rPr>
          <w:rStyle w:val="StyleBoldUnderline"/>
        </w:rPr>
        <w:t xml:space="preserve"> and </w:t>
      </w:r>
      <w:r w:rsidRPr="001D3DAB">
        <w:rPr>
          <w:rStyle w:val="StyleBoldUnderline"/>
          <w:highlight w:val="green"/>
        </w:rPr>
        <w:t xml:space="preserve">any sustained increase </w:t>
      </w:r>
      <w:r w:rsidRPr="001D3DAB">
        <w:rPr>
          <w:rStyle w:val="StyleBoldUnderline"/>
        </w:rPr>
        <w:t>in food prices</w:t>
      </w:r>
      <w:r w:rsidRPr="001D3DAB">
        <w:rPr>
          <w:rStyle w:val="StyleBoldUnderline"/>
          <w:highlight w:val="green"/>
        </w:rPr>
        <w:t xml:space="preserve"> could cause grave concern in China’s </w:t>
      </w:r>
      <w:r w:rsidRPr="001D3DAB">
        <w:rPr>
          <w:rStyle w:val="StyleBoldUnderline"/>
        </w:rPr>
        <w:t>Communist</w:t>
      </w:r>
      <w:r w:rsidRPr="001D3DAB">
        <w:rPr>
          <w:rStyle w:val="StyleBoldUnderline"/>
          <w:highlight w:val="green"/>
        </w:rPr>
        <w:t xml:space="preserve"> government. In Russia, </w:t>
      </w:r>
      <w:r w:rsidRPr="001D3DAB">
        <w:rPr>
          <w:rStyle w:val="StyleBoldUnderline"/>
        </w:rPr>
        <w:t>similar</w:t>
      </w:r>
      <w:r w:rsidRPr="001D3DAB">
        <w:rPr>
          <w:rStyle w:val="StyleBoldUnderline"/>
          <w:highlight w:val="green"/>
        </w:rPr>
        <w:t xml:space="preserve"> inflationary trends could impact hardest </w:t>
      </w:r>
      <w:r w:rsidRPr="001D3DAB">
        <w:rPr>
          <w:rStyle w:val="StyleBoldUnderline"/>
        </w:rPr>
        <w:t xml:space="preserve">upon </w:t>
      </w:r>
      <w:r w:rsidRPr="001D3DAB">
        <w:rPr>
          <w:rStyle w:val="StyleBoldUnderline"/>
          <w:highlight w:val="green"/>
        </w:rPr>
        <w:t>the rural and poorer parts of the country on which</w:t>
      </w:r>
      <w:r w:rsidRPr="001D3DAB">
        <w:rPr>
          <w:rStyle w:val="StyleBoldUnderline"/>
        </w:rPr>
        <w:t xml:space="preserve"> President Vladimir </w:t>
      </w:r>
      <w:r w:rsidRPr="001D3DAB">
        <w:rPr>
          <w:rStyle w:val="StyleBoldUnderline"/>
          <w:highlight w:val="green"/>
        </w:rPr>
        <w:t xml:space="preserve">Putin </w:t>
      </w:r>
      <w:r w:rsidRPr="001D3DAB">
        <w:rPr>
          <w:rStyle w:val="StyleBoldUnderline"/>
        </w:rPr>
        <w:t xml:space="preserve">traditionally </w:t>
      </w:r>
      <w:r w:rsidRPr="001D3DAB">
        <w:rPr>
          <w:rStyle w:val="StyleBoldUnderline"/>
          <w:highlight w:val="green"/>
        </w:rPr>
        <w:t>relies for support.  Protest movements against Putin have previously lacked momentum due to his</w:t>
      </w:r>
      <w:r w:rsidRPr="001D3DAB">
        <w:rPr>
          <w:rStyle w:val="StyleBoldUnderline"/>
        </w:rPr>
        <w:t xml:space="preserve"> ongoing </w:t>
      </w:r>
      <w:r w:rsidRPr="001D3DAB">
        <w:rPr>
          <w:rStyle w:val="StyleBoldUnderline"/>
          <w:highlight w:val="green"/>
        </w:rPr>
        <w:t>support in Russia’s hinterland; however, an erosion in support for his government in those parts of the country could alter that dynamic</w:t>
      </w:r>
      <w:r w:rsidRPr="001D3DAB">
        <w:rPr>
          <w:rStyle w:val="StyleBoldUnderline"/>
        </w:rPr>
        <w:t xml:space="preserve">. </w:t>
      </w:r>
      <w:r w:rsidRPr="001D3DAB">
        <w:rPr>
          <w:color w:val="000000"/>
          <w:sz w:val="16"/>
        </w:rPr>
        <w:t xml:space="preserve">However, </w:t>
      </w:r>
      <w:r w:rsidRPr="001D3DAB">
        <w:rPr>
          <w:rStyle w:val="StyleBoldUnderline"/>
        </w:rPr>
        <w:t xml:space="preserve">the potential </w:t>
      </w:r>
      <w:r w:rsidRPr="001D3DAB">
        <w:rPr>
          <w:rStyle w:val="StyleBoldUnderline"/>
          <w:highlight w:val="green"/>
        </w:rPr>
        <w:t xml:space="preserve">consequences of food price insecurity would </w:t>
      </w:r>
      <w:r w:rsidRPr="001D3DAB">
        <w:rPr>
          <w:rStyle w:val="StyleBoldUnderline"/>
        </w:rPr>
        <w:t xml:space="preserve">perhaps </w:t>
      </w:r>
      <w:r w:rsidRPr="001D3DAB">
        <w:rPr>
          <w:rStyle w:val="StyleBoldUnderline"/>
          <w:highlight w:val="green"/>
        </w:rPr>
        <w:t xml:space="preserve">be most deeply problematic for India, whose government is </w:t>
      </w:r>
      <w:r w:rsidRPr="001D3DAB">
        <w:rPr>
          <w:rStyle w:val="StyleBoldUnderline"/>
        </w:rPr>
        <w:t>already</w:t>
      </w:r>
      <w:r w:rsidRPr="001D3DAB">
        <w:rPr>
          <w:rStyle w:val="StyleBoldUnderline"/>
          <w:highlight w:val="green"/>
        </w:rPr>
        <w:t xml:space="preserve"> struggling with </w:t>
      </w:r>
      <w:r w:rsidRPr="001D3DAB">
        <w:rPr>
          <w:rStyle w:val="StyleBoldUnderline"/>
        </w:rPr>
        <w:t>the challenge of</w:t>
      </w:r>
      <w:r w:rsidRPr="001D3DAB">
        <w:rPr>
          <w:rStyle w:val="StyleBoldUnderline"/>
          <w:highlight w:val="green"/>
        </w:rPr>
        <w:t xml:space="preserve"> restoring order following</w:t>
      </w:r>
      <w:r w:rsidRPr="001D3DAB">
        <w:rPr>
          <w:color w:val="000000"/>
          <w:sz w:val="16"/>
        </w:rPr>
        <w:t xml:space="preserve"> the eruption of </w:t>
      </w:r>
      <w:r w:rsidRPr="001D3DAB">
        <w:rPr>
          <w:rStyle w:val="StyleBoldUnderline"/>
          <w:highlight w:val="green"/>
        </w:rPr>
        <w:t>sectarian violence</w:t>
      </w:r>
      <w:r w:rsidRPr="001D3DAB">
        <w:rPr>
          <w:color w:val="000000"/>
          <w:sz w:val="16"/>
        </w:rPr>
        <w:t xml:space="preserve"> in the north-eastern Assam state.  Any civil unrest related to rising food prices would present the government with a further substantial challenge to its attempts to sustain the country’s economic growth and attract further foreign investment capital. </w:t>
      </w:r>
    </w:p>
    <w:p w:rsidR="00BF3EEB" w:rsidRPr="001D3DAB" w:rsidRDefault="00BF3EEB" w:rsidP="00BF3EEB">
      <w:pPr>
        <w:pStyle w:val="Heading4"/>
      </w:pPr>
      <w:r w:rsidRPr="001D3DAB">
        <w:t>Russian instability causes global nuclear war</w:t>
      </w:r>
    </w:p>
    <w:p w:rsidR="00BF3EEB" w:rsidRPr="001D3DAB" w:rsidRDefault="00BF3EEB" w:rsidP="00BF3EEB">
      <w:r w:rsidRPr="001D3DAB">
        <w:t>Dimitri</w:t>
      </w:r>
      <w:r w:rsidRPr="001D3DAB">
        <w:rPr>
          <w:rStyle w:val="StyleStyleBold12pt"/>
          <w:szCs w:val="26"/>
        </w:rPr>
        <w:t>Simes</w:t>
      </w:r>
      <w:r w:rsidRPr="001D3DAB">
        <w:t>, Senior Associate, Carnegie Endowment for International Peace, “The Return of Russian History,” FOREIGN AFFAIRS, January/February 19</w:t>
      </w:r>
      <w:r w:rsidRPr="001D3DAB">
        <w:rPr>
          <w:rStyle w:val="StyleStyleBold12pt"/>
          <w:szCs w:val="26"/>
        </w:rPr>
        <w:t>94</w:t>
      </w:r>
      <w:r w:rsidRPr="001D3DAB">
        <w:t>, p. 67+, LN.</w:t>
      </w:r>
    </w:p>
    <w:p w:rsidR="00BF3EEB" w:rsidRPr="001D3DAB" w:rsidRDefault="00BF3EEB" w:rsidP="00BF3EEB">
      <w:pPr>
        <w:ind w:left="432" w:right="432"/>
        <w:rPr>
          <w:rFonts w:cs="Arial"/>
          <w:color w:val="000000"/>
          <w:sz w:val="16"/>
        </w:rPr>
      </w:pPr>
    </w:p>
    <w:p w:rsidR="00BF3EEB" w:rsidRPr="00BF3EEB" w:rsidRDefault="00BF3EEB" w:rsidP="00BF3EEB">
      <w:pPr>
        <w:rPr>
          <w:sz w:val="16"/>
        </w:rPr>
      </w:pPr>
      <w:r w:rsidRPr="00BF3EEB">
        <w:rPr>
          <w:sz w:val="16"/>
        </w:rPr>
        <w:t>For the United States, neither Yeltsin's political future nor even the future of Russian democracy should be ends in themselves. What the United States needs most in its greatly weakened but still potentially formidable superpower rival is a combination of domestic stability and a system of checks and balances.</w:t>
      </w:r>
      <w:r w:rsidRPr="001D3DAB">
        <w:rPr>
          <w:rStyle w:val="StyleBoldUnderline"/>
          <w:highlight w:val="green"/>
        </w:rPr>
        <w:t>Stability is important for a nation with thousands of nuclear weapons and continuing territorial tensions</w:t>
      </w:r>
      <w:r w:rsidRPr="00BF3EEB">
        <w:rPr>
          <w:sz w:val="16"/>
        </w:rPr>
        <w:t>with its newly independent neighbors.</w:t>
      </w:r>
      <w:r w:rsidRPr="001D3DAB">
        <w:rPr>
          <w:rStyle w:val="StyleBoldUnderline"/>
          <w:highlight w:val="green"/>
        </w:rPr>
        <w:t>Too much disunity in Russia</w:t>
      </w:r>
      <w:r w:rsidRPr="00BF3EEB">
        <w:rPr>
          <w:sz w:val="16"/>
        </w:rPr>
        <w:t xml:space="preserve"> (as appealing as it is to those who "love" that country so much that they would prefer to see several Russias) </w:t>
      </w:r>
      <w:r w:rsidRPr="001D3DAB">
        <w:rPr>
          <w:rStyle w:val="StyleBoldUnderline"/>
          <w:highlight w:val="green"/>
        </w:rPr>
        <w:t>increases the likelihood of a civil war that could easily engulf most, if not all, of the post-Soviet states, creating not only nuclear</w:t>
      </w:r>
      <w:r w:rsidRPr="00BF3EEB">
        <w:rPr>
          <w:sz w:val="16"/>
        </w:rPr>
        <w:t>and environmental</w:t>
      </w:r>
      <w:r w:rsidRPr="001D3DAB">
        <w:rPr>
          <w:rStyle w:val="StyleBoldUnderline"/>
          <w:highlight w:val="green"/>
        </w:rPr>
        <w:t>disasters but a grave threat to world peace</w:t>
      </w:r>
      <w:r w:rsidRPr="00BF3EEB">
        <w:rPr>
          <w:sz w:val="16"/>
        </w:rPr>
        <w:t xml:space="preserve"> as well. Thus, it is in the U.S. interest to have a government in Moscow that is strong and determined enough to draw the line and to prevent centrifugal, separatist trends from going out of control.Conversely, the more stable the Russian government, the more the United States should be interested in seeing that there are meaningful checks and balances to prevent the reemergence of a unitary authoritarian state. Without such checks and balances, there would be no assurance that Russia would not again become a threat to its neighbors and a destabilizing factor in world politics. The United States has a vested interest in seeing Russian governments rely more on democratic legitimacy than on the support of the military and security services.</w:t>
      </w:r>
    </w:p>
    <w:p w:rsidR="006B562D" w:rsidRPr="001D3DAB" w:rsidRDefault="006B562D" w:rsidP="006B562D">
      <w:pPr>
        <w:rPr>
          <w:rFonts w:eastAsia="Calibri" w:cs="Arial"/>
        </w:rPr>
      </w:pPr>
    </w:p>
    <w:p w:rsidR="000E14D1" w:rsidRPr="001D3DAB" w:rsidRDefault="000E14D1" w:rsidP="000E14D1">
      <w:pPr>
        <w:pStyle w:val="Heading2"/>
      </w:pPr>
      <w:r>
        <w:t xml:space="preserve">ADV Economy – oil prices </w:t>
      </w:r>
    </w:p>
    <w:p w:rsidR="000E14D1" w:rsidRPr="001D3DAB" w:rsidRDefault="000E14D1" w:rsidP="000E14D1">
      <w:pPr>
        <w:pStyle w:val="Heading3"/>
      </w:pPr>
      <w:r>
        <w:t xml:space="preserve">ADV Economy 1ac – oil prices </w:t>
      </w:r>
    </w:p>
    <w:p w:rsidR="000E14D1" w:rsidRDefault="000E14D1" w:rsidP="000E14D1">
      <w:pPr>
        <w:pStyle w:val="Heading4"/>
      </w:pPr>
      <w:r>
        <w:t xml:space="preserve">Oil demand and prices to remain high – supply risk remain high and current production does not offset it </w:t>
      </w:r>
    </w:p>
    <w:p w:rsidR="000E14D1" w:rsidRDefault="000E14D1" w:rsidP="000E14D1">
      <w:r w:rsidRPr="006F5881">
        <w:rPr>
          <w:rStyle w:val="StyleStyleBold12pt"/>
        </w:rPr>
        <w:t>Prairie Business 7/11</w:t>
      </w:r>
      <w:r>
        <w:t xml:space="preserve">/2014 “IEA: U.S. oil boom to extend into 2015, supply risks strong”, </w:t>
      </w:r>
      <w:hyperlink r:id="rId24" w:anchor="sthash.rxdUyE8k.dpuf" w:history="1">
        <w:r w:rsidRPr="00AF2D3C">
          <w:rPr>
            <w:rStyle w:val="Hyperlink"/>
          </w:rPr>
          <w:t>http://www.prairiebizmag.com/event/article/id/19949/#sthash.rxdUyE8k.dpuf</w:t>
        </w:r>
      </w:hyperlink>
      <w:r>
        <w:t>”</w:t>
      </w:r>
    </w:p>
    <w:p w:rsidR="000E14D1" w:rsidRDefault="000E14D1" w:rsidP="000E14D1"/>
    <w:p w:rsidR="000E14D1" w:rsidRPr="00DC7E4C" w:rsidRDefault="000E14D1" w:rsidP="000E14D1">
      <w:pPr>
        <w:rPr>
          <w:sz w:val="16"/>
        </w:rPr>
      </w:pPr>
      <w:r w:rsidRPr="00DC7E4C">
        <w:rPr>
          <w:sz w:val="16"/>
        </w:rPr>
        <w:t xml:space="preserve">LONDON — </w:t>
      </w:r>
      <w:r w:rsidRPr="00DC7E4C">
        <w:rPr>
          <w:rStyle w:val="StyleBoldUnderline"/>
          <w:highlight w:val="green"/>
        </w:rPr>
        <w:t>Global oil demand</w:t>
      </w:r>
      <w:r w:rsidRPr="00A956C1">
        <w:rPr>
          <w:rStyle w:val="StyleBoldUnderline"/>
        </w:rPr>
        <w:t xml:space="preserve"> growth </w:t>
      </w:r>
      <w:r w:rsidRPr="00DC7E4C">
        <w:rPr>
          <w:rStyle w:val="StyleBoldUnderline"/>
          <w:highlight w:val="green"/>
        </w:rPr>
        <w:t>will accelerate</w:t>
      </w:r>
      <w:r w:rsidRPr="00DC7E4C">
        <w:rPr>
          <w:sz w:val="16"/>
        </w:rPr>
        <w:t xml:space="preserve"> next year </w:t>
      </w:r>
      <w:r w:rsidRPr="00DC7E4C">
        <w:rPr>
          <w:rStyle w:val="StyleBoldUnderline"/>
          <w:highlight w:val="green"/>
        </w:rPr>
        <w:t>as the</w:t>
      </w:r>
      <w:r w:rsidRPr="00A956C1">
        <w:rPr>
          <w:rStyle w:val="StyleBoldUnderline"/>
        </w:rPr>
        <w:t xml:space="preserve"> world </w:t>
      </w:r>
      <w:r w:rsidRPr="00DC7E4C">
        <w:rPr>
          <w:rStyle w:val="StyleBoldUnderline"/>
          <w:highlight w:val="green"/>
        </w:rPr>
        <w:t>economy expands</w:t>
      </w:r>
      <w:r w:rsidRPr="00DC7E4C">
        <w:rPr>
          <w:sz w:val="16"/>
        </w:rPr>
        <w:t xml:space="preserve"> and will again be met by rising supplies from the United States and Canada, further eroding OPEC’s market share, the West’s energy watchdog said on Friday.</w:t>
      </w:r>
      <w:r w:rsidRPr="00463568">
        <w:t>¶</w:t>
      </w:r>
      <w:r w:rsidRPr="00DC7E4C">
        <w:rPr>
          <w:sz w:val="16"/>
        </w:rPr>
        <w:t xml:space="preserve"> </w:t>
      </w:r>
      <w:r w:rsidRPr="00DC7E4C">
        <w:rPr>
          <w:rStyle w:val="StyleBoldUnderline"/>
          <w:highlight w:val="green"/>
        </w:rPr>
        <w:t>But</w:t>
      </w:r>
      <w:r w:rsidRPr="00680086">
        <w:rPr>
          <w:rStyle w:val="StyleBoldUnderline"/>
        </w:rPr>
        <w:t xml:space="preserve"> </w:t>
      </w:r>
      <w:r w:rsidRPr="00DC7E4C">
        <w:rPr>
          <w:sz w:val="16"/>
        </w:rPr>
        <w:t xml:space="preserve">the International Energy Agency said in its monthly report that </w:t>
      </w:r>
      <w:r w:rsidRPr="00DC7E4C">
        <w:rPr>
          <w:rStyle w:val="StyleBoldUnderline"/>
          <w:highlight w:val="green"/>
        </w:rPr>
        <w:t>risks to oil production</w:t>
      </w:r>
      <w:r w:rsidRPr="00680086">
        <w:rPr>
          <w:rStyle w:val="StyleBoldUnderline"/>
        </w:rPr>
        <w:t xml:space="preserve"> in several regions </w:t>
      </w:r>
      <w:r w:rsidRPr="00DC7E4C">
        <w:rPr>
          <w:rStyle w:val="StyleBoldUnderline"/>
          <w:highlight w:val="green"/>
        </w:rPr>
        <w:t>remain</w:t>
      </w:r>
      <w:r w:rsidRPr="00680086">
        <w:rPr>
          <w:rStyle w:val="StyleBoldUnderline"/>
        </w:rPr>
        <w:t xml:space="preserve">ed </w:t>
      </w:r>
      <w:r w:rsidRPr="00DC7E4C">
        <w:rPr>
          <w:rStyle w:val="StyleBoldUnderline"/>
          <w:highlight w:val="green"/>
        </w:rPr>
        <w:t>acute</w:t>
      </w:r>
      <w:r w:rsidRPr="00DC7E4C">
        <w:rPr>
          <w:sz w:val="16"/>
        </w:rPr>
        <w:t>.</w:t>
      </w:r>
      <w:r w:rsidRPr="00463568">
        <w:t>¶</w:t>
      </w:r>
      <w:r w:rsidRPr="00DC7E4C">
        <w:rPr>
          <w:sz w:val="16"/>
        </w:rPr>
        <w:t xml:space="preserve"> “</w:t>
      </w:r>
      <w:r w:rsidRPr="006F5881">
        <w:rPr>
          <w:rStyle w:val="StyleBoldUnderline"/>
          <w:highlight w:val="green"/>
        </w:rPr>
        <w:t>Supply risks in the Middle East</w:t>
      </w:r>
      <w:r w:rsidRPr="00DC7E4C">
        <w:rPr>
          <w:sz w:val="16"/>
        </w:rPr>
        <w:t xml:space="preserve"> and </w:t>
      </w:r>
      <w:r w:rsidRPr="006F5881">
        <w:rPr>
          <w:rStyle w:val="StyleBoldUnderline"/>
          <w:highlight w:val="green"/>
        </w:rPr>
        <w:t>North Africa</w:t>
      </w:r>
      <w:r w:rsidRPr="00680086">
        <w:rPr>
          <w:rStyle w:val="StyleBoldUnderline"/>
        </w:rPr>
        <w:t xml:space="preserve">, not least in </w:t>
      </w:r>
      <w:r w:rsidRPr="006F5881">
        <w:rPr>
          <w:rStyle w:val="StyleBoldUnderline"/>
          <w:highlight w:val="green"/>
        </w:rPr>
        <w:t>Iraq and Libya</w:t>
      </w:r>
      <w:r w:rsidRPr="006F5881">
        <w:rPr>
          <w:sz w:val="16"/>
          <w:highlight w:val="green"/>
        </w:rPr>
        <w:t xml:space="preserve">, </w:t>
      </w:r>
      <w:r w:rsidRPr="006F5881">
        <w:rPr>
          <w:rStyle w:val="Emphasis"/>
          <w:highlight w:val="green"/>
        </w:rPr>
        <w:t>remain extraordinarily high</w:t>
      </w:r>
      <w:r w:rsidRPr="00DC7E4C">
        <w:rPr>
          <w:sz w:val="16"/>
        </w:rPr>
        <w:t>,” the IEA said. “</w:t>
      </w:r>
      <w:r w:rsidRPr="006F5881">
        <w:rPr>
          <w:rStyle w:val="StyleBoldUnderline"/>
          <w:highlight w:val="green"/>
        </w:rPr>
        <w:t>Oil prices remain historically high and there is no sign of a turning of the tide</w:t>
      </w:r>
      <w:r w:rsidRPr="00DC7E4C">
        <w:rPr>
          <w:sz w:val="16"/>
        </w:rPr>
        <w:t xml:space="preserve"> just yet.”</w:t>
      </w:r>
      <w:r w:rsidRPr="00463568">
        <w:t>¶</w:t>
      </w:r>
      <w:r w:rsidRPr="00DC7E4C">
        <w:rPr>
          <w:sz w:val="16"/>
        </w:rPr>
        <w:t xml:space="preserve"> “Whether in crude or product markets, </w:t>
      </w:r>
      <w:r w:rsidRPr="006F5881">
        <w:rPr>
          <w:rStyle w:val="Emphasis"/>
          <w:highlight w:val="green"/>
        </w:rPr>
        <w:t>there is little room for complacency</w:t>
      </w:r>
      <w:r w:rsidRPr="00DC7E4C">
        <w:rPr>
          <w:sz w:val="16"/>
        </w:rPr>
        <w:t>,” it added.</w:t>
      </w:r>
      <w:r w:rsidRPr="00463568">
        <w:t>¶</w:t>
      </w:r>
      <w:r w:rsidRPr="00DC7E4C">
        <w:rPr>
          <w:sz w:val="16"/>
        </w:rPr>
        <w:t xml:space="preserve"> North Sea Brent crude oil hit a nine-month high above $115 a barrel in June as a Sunni Islamist insurgency swept across northwestern Iraq, taking control of large parts of the oil producing country and shutting down its largest refinery.</w:t>
      </w:r>
      <w:r w:rsidRPr="00463568">
        <w:t>¶</w:t>
      </w:r>
      <w:r w:rsidRPr="00DC7E4C">
        <w:rPr>
          <w:sz w:val="16"/>
        </w:rPr>
        <w:t xml:space="preserve"> </w:t>
      </w:r>
      <w:r w:rsidRPr="006F5881">
        <w:rPr>
          <w:rStyle w:val="StyleBoldUnderline"/>
          <w:highlight w:val="green"/>
        </w:rPr>
        <w:t>The oil market</w:t>
      </w:r>
      <w:r w:rsidRPr="00DC7E4C">
        <w:rPr>
          <w:sz w:val="16"/>
        </w:rPr>
        <w:t xml:space="preserve"> has weakened over the last month but </w:t>
      </w:r>
      <w:r w:rsidRPr="006F5881">
        <w:rPr>
          <w:rStyle w:val="StyleBoldUnderline"/>
          <w:highlight w:val="green"/>
        </w:rPr>
        <w:t>remains nervous about</w:t>
      </w:r>
      <w:r w:rsidRPr="00DC7E4C">
        <w:rPr>
          <w:sz w:val="16"/>
        </w:rPr>
        <w:t xml:space="preserve"> further</w:t>
      </w:r>
      <w:r w:rsidRPr="00680086">
        <w:rPr>
          <w:rStyle w:val="StyleBoldUnderline"/>
        </w:rPr>
        <w:t xml:space="preserve"> </w:t>
      </w:r>
      <w:r w:rsidRPr="006F5881">
        <w:rPr>
          <w:rStyle w:val="StyleBoldUnderline"/>
          <w:highlight w:val="green"/>
        </w:rPr>
        <w:t>supply shocks</w:t>
      </w:r>
      <w:r w:rsidRPr="00DC7E4C">
        <w:rPr>
          <w:sz w:val="16"/>
        </w:rPr>
        <w:t>. Brent was trading at around $108.20 a barrel early on Friday.</w:t>
      </w:r>
      <w:r w:rsidRPr="00463568">
        <w:t>¶</w:t>
      </w:r>
      <w:r w:rsidRPr="00DC7E4C">
        <w:rPr>
          <w:sz w:val="16"/>
        </w:rPr>
        <w:t xml:space="preserve"> </w:t>
      </w:r>
      <w:r w:rsidRPr="00C45E3D">
        <w:rPr>
          <w:rStyle w:val="StyleBoldUnderline"/>
        </w:rPr>
        <w:t>Making its</w:t>
      </w:r>
      <w:r w:rsidRPr="00DC7E4C">
        <w:rPr>
          <w:sz w:val="16"/>
        </w:rPr>
        <w:t xml:space="preserve"> first </w:t>
      </w:r>
      <w:r w:rsidRPr="006F5881">
        <w:rPr>
          <w:rStyle w:val="StyleBoldUnderline"/>
          <w:highlight w:val="green"/>
        </w:rPr>
        <w:t>forecasts for 2015</w:t>
      </w:r>
      <w:r w:rsidRPr="00DC7E4C">
        <w:rPr>
          <w:sz w:val="16"/>
        </w:rPr>
        <w:t xml:space="preserve"> in a monthly report, </w:t>
      </w:r>
      <w:r w:rsidRPr="00C45E3D">
        <w:rPr>
          <w:rStyle w:val="StyleBoldUnderline"/>
        </w:rPr>
        <w:t>the IEA</w:t>
      </w:r>
      <w:r w:rsidRPr="00DC7E4C">
        <w:rPr>
          <w:sz w:val="16"/>
        </w:rPr>
        <w:t xml:space="preserve"> which advises major consuming nations on energy policy, said it </w:t>
      </w:r>
      <w:r w:rsidRPr="006F5881">
        <w:rPr>
          <w:rStyle w:val="StyleBoldUnderline"/>
          <w:highlight w:val="green"/>
        </w:rPr>
        <w:t>expected global oil demand to grow by 1.4 million barrels per day</w:t>
      </w:r>
      <w:r w:rsidRPr="00DC7E4C">
        <w:rPr>
          <w:sz w:val="16"/>
        </w:rPr>
        <w:t xml:space="preserve"> (bpd) next year, up from 1.2 million this year.</w:t>
      </w:r>
      <w:r w:rsidRPr="00463568">
        <w:t>¶</w:t>
      </w:r>
      <w:r w:rsidRPr="00DC7E4C">
        <w:rPr>
          <w:sz w:val="16"/>
        </w:rPr>
        <w:t xml:space="preserve"> “</w:t>
      </w:r>
      <w:r w:rsidRPr="00C45E3D">
        <w:rPr>
          <w:rStyle w:val="StyleBoldUnderline"/>
        </w:rPr>
        <w:t xml:space="preserve">Newly industrialized and </w:t>
      </w:r>
      <w:r w:rsidRPr="006F5881">
        <w:rPr>
          <w:rStyle w:val="StyleBoldUnderline"/>
          <w:highlight w:val="green"/>
        </w:rPr>
        <w:t>emerging market economies are</w:t>
      </w:r>
      <w:r w:rsidRPr="00DC7E4C">
        <w:rPr>
          <w:sz w:val="16"/>
        </w:rPr>
        <w:t xml:space="preserve"> once again </w:t>
      </w:r>
      <w:r w:rsidRPr="006F5881">
        <w:rPr>
          <w:rStyle w:val="StyleBoldUnderline"/>
          <w:highlight w:val="green"/>
        </w:rPr>
        <w:t>forecast to lead the gains</w:t>
      </w:r>
      <w:r w:rsidRPr="00DC7E4C">
        <w:rPr>
          <w:sz w:val="16"/>
        </w:rPr>
        <w:t>,” it said.</w:t>
      </w:r>
      <w:r w:rsidRPr="00463568">
        <w:t>¶</w:t>
      </w:r>
      <w:r w:rsidRPr="00DC7E4C">
        <w:rPr>
          <w:sz w:val="16"/>
        </w:rPr>
        <w:t xml:space="preserve"> The world’s second largest oil consumer, </w:t>
      </w:r>
      <w:r w:rsidRPr="00DC7E4C">
        <w:rPr>
          <w:rStyle w:val="StyleBoldUnderline"/>
        </w:rPr>
        <w:t>China, will see oil demand growing by 4.2 percent</w:t>
      </w:r>
      <w:r w:rsidRPr="00DC7E4C">
        <w:rPr>
          <w:sz w:val="16"/>
        </w:rPr>
        <w:t>, up from 3.3 percent this year, while the largest oil user, the United States, will only see gains of 0.2 percent to 19.1 million barrels per day, up from a growth of 0.6 percent this year.</w:t>
      </w:r>
      <w:r w:rsidRPr="00463568">
        <w:t>¶</w:t>
      </w:r>
      <w:r w:rsidRPr="00DC7E4C">
        <w:rPr>
          <w:sz w:val="16"/>
        </w:rPr>
        <w:t xml:space="preserve"> North America leads supply gains</w:t>
      </w:r>
      <w:r w:rsidRPr="00463568">
        <w:t>¶</w:t>
      </w:r>
      <w:r w:rsidRPr="00DC7E4C">
        <w:rPr>
          <w:sz w:val="16"/>
        </w:rPr>
        <w:t xml:space="preserve"> The IEA said it expected non-OPEC supply growth to average 1.2 million bpd next year, in line with increases in 2013 and 2014.</w:t>
      </w:r>
      <w:r w:rsidRPr="00463568">
        <w:t>¶</w:t>
      </w:r>
      <w:r w:rsidRPr="00DC7E4C">
        <w:rPr>
          <w:sz w:val="16"/>
        </w:rPr>
        <w:t xml:space="preserve"> “The U.S. and Canada remain the mainstays for growth, but sources are expected to be more diverse than in 2014,” said the IEA, naming Brazil, Britain, Vietnam, Malaysia, Norway and Columbia among countries which will grow output in 2015.</w:t>
      </w:r>
      <w:r w:rsidRPr="00463568">
        <w:t>¶</w:t>
      </w:r>
      <w:r w:rsidRPr="00DC7E4C">
        <w:rPr>
          <w:sz w:val="16"/>
        </w:rPr>
        <w:t xml:space="preserve"> North America will remain the leader in 2015, contributing about two-thirds of the net non-OPEC supply increase compared to 85 percent in 2014.</w:t>
      </w:r>
      <w:r w:rsidRPr="00463568">
        <w:t>¶</w:t>
      </w:r>
      <w:r w:rsidRPr="00DC7E4C">
        <w:rPr>
          <w:sz w:val="16"/>
        </w:rPr>
        <w:t xml:space="preserve"> U.S. light tight oil, mostly from North Dakota and Texas, as well as Canadian bitumen, represent well over half of 2014 non-OPEC supply growth, the IEA said.</w:t>
      </w:r>
      <w:r w:rsidRPr="00463568">
        <w:t>¶</w:t>
      </w:r>
      <w:r w:rsidRPr="00DC7E4C">
        <w:rPr>
          <w:sz w:val="16"/>
        </w:rPr>
        <w:t xml:space="preserve"> It added that the Eagle Ford Shale Play in south Texas will remain one of the most dynamic oil provinces with output growing by 34 percent to 1.4 million bpd this year and exceeding 1.6 million next year.</w:t>
      </w:r>
      <w:r w:rsidRPr="00463568">
        <w:t>¶</w:t>
      </w:r>
      <w:r w:rsidRPr="00DC7E4C">
        <w:rPr>
          <w:sz w:val="16"/>
        </w:rPr>
        <w:t xml:space="preserve"> “Certain OPEC countries have experienced severe disruptions, so North America has made the difference in terms of avoiding severely constrained global supply,” the IEA said.</w:t>
      </w:r>
      <w:r w:rsidRPr="00463568">
        <w:t>¶</w:t>
      </w:r>
      <w:r w:rsidRPr="00DC7E4C">
        <w:rPr>
          <w:sz w:val="16"/>
        </w:rPr>
        <w:t xml:space="preserve"> Iraqi bloodshed</w:t>
      </w:r>
      <w:r w:rsidRPr="00463568">
        <w:t>¶</w:t>
      </w:r>
      <w:r w:rsidRPr="00DC7E4C">
        <w:rPr>
          <w:sz w:val="16"/>
        </w:rPr>
        <w:t xml:space="preserve"> The U.S. shale oil boom has eroded the market share of the Organization of Petroleum Exporting Countries and the trend will likely continue next year, it said.</w:t>
      </w:r>
      <w:r w:rsidRPr="00463568">
        <w:t>¶</w:t>
      </w:r>
      <w:r w:rsidRPr="00DC7E4C">
        <w:rPr>
          <w:sz w:val="16"/>
        </w:rPr>
        <w:t xml:space="preserve"> The IEA forecast demand for OPEC crude would edge down in 2015 to 29.8 million bpd, from 29.9 million this year. That is slightly below the level pumped by the group in June at just over 30 million bpd.</w:t>
      </w:r>
      <w:r w:rsidRPr="00463568">
        <w:t>¶</w:t>
      </w:r>
      <w:r w:rsidRPr="00DC7E4C">
        <w:rPr>
          <w:sz w:val="16"/>
        </w:rPr>
        <w:t xml:space="preserve"> </w:t>
      </w:r>
      <w:r w:rsidRPr="006C2063">
        <w:rPr>
          <w:rStyle w:val="StyleBoldUnderline"/>
          <w:highlight w:val="green"/>
        </w:rPr>
        <w:t>Insurgency in Iraq remains</w:t>
      </w:r>
      <w:r w:rsidRPr="00DC7E4C">
        <w:rPr>
          <w:sz w:val="16"/>
        </w:rPr>
        <w:t xml:space="preserve"> among </w:t>
      </w:r>
      <w:r w:rsidRPr="006C2063">
        <w:rPr>
          <w:rStyle w:val="StyleBoldUnderline"/>
          <w:highlight w:val="green"/>
        </w:rPr>
        <w:t>the main threats to OPEC’s production targets</w:t>
      </w:r>
      <w:r w:rsidRPr="00DC7E4C">
        <w:rPr>
          <w:sz w:val="16"/>
        </w:rPr>
        <w:t xml:space="preserve"> with output down by 260,000 bpd in June alone to 3.17 million bpd after an assault by radical Islamist militants forced the closure of the Iraq’s biggest refinery at Baiji and cut production from the giant Kirkuk field.</w:t>
      </w:r>
      <w:r w:rsidRPr="00463568">
        <w:t>¶</w:t>
      </w:r>
      <w:r w:rsidRPr="00DC7E4C">
        <w:rPr>
          <w:sz w:val="16"/>
        </w:rPr>
        <w:t xml:space="preserve"> “A month-long military campaign by radical militants has shaken Iraq’s foundation and threatened oil operations in the north of the country, but the prized oil fields in the south are so far insulated from the fighting,” the IEA said.</w:t>
      </w:r>
      <w:r w:rsidRPr="00463568">
        <w:t>¶</w:t>
      </w:r>
      <w:r w:rsidRPr="00DC7E4C">
        <w:rPr>
          <w:sz w:val="16"/>
        </w:rPr>
        <w:t xml:space="preserve"> It added that exports from Iraq’s giant southern fields were down in June mostly due to logistical snags and maintenance works at the Gulf Basra terminal.</w:t>
      </w:r>
      <w:r w:rsidRPr="00463568">
        <w:t>¶</w:t>
      </w:r>
      <w:r w:rsidRPr="00DC7E4C">
        <w:rPr>
          <w:sz w:val="16"/>
        </w:rPr>
        <w:t xml:space="preserve"> “</w:t>
      </w:r>
      <w:r w:rsidRPr="00DC7E4C">
        <w:rPr>
          <w:rStyle w:val="StyleBoldUnderline"/>
        </w:rPr>
        <w:t>Prolonged sectarian bloodshed may shake investor confidence and set back longer-term growth in the country that had been poised to provide the biggest source of new OPEC capacity over the next decade</w:t>
      </w:r>
      <w:r w:rsidRPr="00DC7E4C">
        <w:rPr>
          <w:sz w:val="16"/>
        </w:rPr>
        <w:t>,” the IEA said.</w:t>
      </w:r>
    </w:p>
    <w:p w:rsidR="000E14D1" w:rsidRDefault="000E14D1" w:rsidP="000E14D1">
      <w:pPr>
        <w:pStyle w:val="Heading4"/>
      </w:pPr>
      <w:r>
        <w:t xml:space="preserve">US economy is ticking up, but energy shortages can reverse gains and cause a crash  </w:t>
      </w:r>
    </w:p>
    <w:p w:rsidR="000E14D1" w:rsidRDefault="000E14D1" w:rsidP="000E14D1">
      <w:r w:rsidRPr="005F421A">
        <w:rPr>
          <w:rStyle w:val="StyleStyleBold12pt"/>
        </w:rPr>
        <w:t>InterNations</w:t>
      </w:r>
      <w:r>
        <w:t xml:space="preserve"> February 6 </w:t>
      </w:r>
      <w:r w:rsidRPr="005F421A">
        <w:rPr>
          <w:rStyle w:val="StyleStyleBold12pt"/>
        </w:rPr>
        <w:t>2014</w:t>
      </w:r>
      <w:r>
        <w:t xml:space="preserve"> “The US Economy”, </w:t>
      </w:r>
      <w:hyperlink r:id="rId25" w:history="1">
        <w:r w:rsidRPr="00AF2D3C">
          <w:rPr>
            <w:rStyle w:val="Hyperlink"/>
          </w:rPr>
          <w:t>http://www.internations.org/usa-expats/guide/16293-economy-finance/the-us-economy-16281</w:t>
        </w:r>
      </w:hyperlink>
    </w:p>
    <w:p w:rsidR="000E14D1" w:rsidRDefault="000E14D1" w:rsidP="000E14D1"/>
    <w:p w:rsidR="000E14D1" w:rsidRPr="00326187" w:rsidRDefault="000E14D1" w:rsidP="000E14D1">
      <w:pPr>
        <w:rPr>
          <w:sz w:val="16"/>
        </w:rPr>
      </w:pPr>
      <w:r w:rsidRPr="00B4737A">
        <w:rPr>
          <w:rStyle w:val="StyleBoldUnderline"/>
        </w:rPr>
        <w:t xml:space="preserve">After the recent financial crisis and global recession, </w:t>
      </w:r>
      <w:r w:rsidRPr="00F11E0A">
        <w:rPr>
          <w:rStyle w:val="StyleBoldUnderline"/>
          <w:highlight w:val="green"/>
        </w:rPr>
        <w:t>the US economy is gradually making a comeback</w:t>
      </w:r>
      <w:r w:rsidRPr="00F11E0A">
        <w:rPr>
          <w:sz w:val="16"/>
          <w:highlight w:val="green"/>
        </w:rPr>
        <w:t>.</w:t>
      </w:r>
      <w:r w:rsidRPr="005F421A">
        <w:rPr>
          <w:sz w:val="16"/>
        </w:rPr>
        <w:t xml:space="preserve"> Read this InterNations article to find out which industries are expected to play an important role in the coming years and what long-term problems the US economic system still faces.</w:t>
      </w:r>
      <w:r w:rsidRPr="00463568">
        <w:t>¶</w:t>
      </w:r>
      <w:r w:rsidRPr="005F421A">
        <w:rPr>
          <w:sz w:val="16"/>
        </w:rPr>
        <w:t xml:space="preserve"> Introduction</w:t>
      </w:r>
      <w:r w:rsidRPr="00463568">
        <w:t>¶</w:t>
      </w:r>
      <w:r w:rsidRPr="005F421A">
        <w:rPr>
          <w:sz w:val="16"/>
        </w:rPr>
        <w:t xml:space="preserve"> </w:t>
      </w:r>
      <w:r w:rsidRPr="00B4737A">
        <w:rPr>
          <w:rStyle w:val="StyleBoldUnderline"/>
        </w:rPr>
        <w:t>The United States has the world’s</w:t>
      </w:r>
      <w:r w:rsidRPr="005F421A">
        <w:rPr>
          <w:sz w:val="16"/>
        </w:rPr>
        <w:t xml:space="preserve"> largest and </w:t>
      </w:r>
      <w:r w:rsidRPr="00B4737A">
        <w:rPr>
          <w:rStyle w:val="StyleBoldUnderline"/>
        </w:rPr>
        <w:t>most powerful economy</w:t>
      </w:r>
      <w:r w:rsidRPr="005F421A">
        <w:rPr>
          <w:sz w:val="16"/>
        </w:rPr>
        <w:t>. It has a GDP of USD 15.94 trillion, and a per capita GDP of USD 49,800. In this market-oriented system, private companies and powerful businessmen and women make the important decisions. As opposed to Western Europe and Japan, US businesses enjoy more flexibility in terms of the power to make decisions to develop new products, expand capital, and lay off surplus workers. US companies are market leaders when it comes to technological advances in the medical, computer, aerospace, and military equipment fields.</w:t>
      </w:r>
      <w:r w:rsidRPr="00463568">
        <w:t>¶</w:t>
      </w:r>
      <w:r w:rsidRPr="005F421A">
        <w:rPr>
          <w:sz w:val="16"/>
        </w:rPr>
        <w:t xml:space="preserve"> When the GDP is broken into sectors, the service sector comes out overwhelmingly on top, with 79.7% of the total. In comparison, the secondary sector only accounts for 19.2% of the GDP and the primary sector only a miniscule 1.1%.</w:t>
      </w:r>
      <w:r w:rsidRPr="00463568">
        <w:t>¶</w:t>
      </w:r>
      <w:r w:rsidRPr="005F421A">
        <w:rPr>
          <w:sz w:val="16"/>
        </w:rPr>
        <w:t xml:space="preserve"> The United States has a labor force of 155 million, with 37.3% working in managerial, professional, and technical fields. Then come sales and office positions, which account for 24.2% of the workforce, followed closely by 20.3% with jobs in the fields of manufacturing, extraction, transportation, and crafts. The remaining 18.3% of the labor force are employed either in farming, forestry, and fishing (0.7%) or positions in the service sector not covered by the previous categories.</w:t>
      </w:r>
      <w:r w:rsidRPr="00463568">
        <w:t>¶</w:t>
      </w:r>
      <w:r w:rsidRPr="005F421A">
        <w:rPr>
          <w:sz w:val="16"/>
        </w:rPr>
        <w:t xml:space="preserve"> Financial Crisis and Recession</w:t>
      </w:r>
      <w:r w:rsidRPr="00463568">
        <w:t>¶</w:t>
      </w:r>
      <w:r w:rsidRPr="005F421A">
        <w:rPr>
          <w:sz w:val="16"/>
        </w:rPr>
        <w:t xml:space="preserve"> </w:t>
      </w:r>
      <w:r w:rsidRPr="00F11E0A">
        <w:rPr>
          <w:rStyle w:val="StyleBoldUnderline"/>
          <w:highlight w:val="green"/>
        </w:rPr>
        <w:t>Between 2001 and 2006,</w:t>
      </w:r>
      <w:r w:rsidRPr="00B4737A">
        <w:rPr>
          <w:rStyle w:val="StyleBoldUnderline"/>
        </w:rPr>
        <w:t xml:space="preserve"> crude </w:t>
      </w:r>
      <w:r w:rsidRPr="00F11E0A">
        <w:rPr>
          <w:rStyle w:val="StyleBoldUnderline"/>
          <w:highlight w:val="green"/>
        </w:rPr>
        <w:t>oil prices rose significantly, which caused</w:t>
      </w:r>
      <w:r w:rsidRPr="00B4737A">
        <w:rPr>
          <w:rStyle w:val="StyleBoldUnderline"/>
        </w:rPr>
        <w:t xml:space="preserve"> hardships</w:t>
      </w:r>
      <w:r w:rsidRPr="005F421A">
        <w:rPr>
          <w:sz w:val="16"/>
        </w:rPr>
        <w:t xml:space="preserve"> for many Americans, as imported oil accounts for 55% of US consumption. When home prices also peaked in 2006, many Americans fell behind in their mortgage payments. </w:t>
      </w:r>
      <w:r w:rsidRPr="00B4737A">
        <w:rPr>
          <w:rStyle w:val="StyleBoldUnderline"/>
        </w:rPr>
        <w:t xml:space="preserve">Crude oil prices continued to climb another 50% over the next two years, and this period also saw </w:t>
      </w:r>
      <w:r w:rsidRPr="00F11E0A">
        <w:rPr>
          <w:rStyle w:val="StyleBoldUnderline"/>
          <w:highlight w:val="green"/>
        </w:rPr>
        <w:t>the collapse of the US housing bubble</w:t>
      </w:r>
      <w:r w:rsidRPr="005F421A">
        <w:rPr>
          <w:sz w:val="16"/>
        </w:rPr>
        <w:t xml:space="preserve">, which resulted in the doubling of bank foreclosures on homes. The sub-prime mortgage crisis, falling home prices, investment bank failures, tight credit, </w:t>
      </w:r>
      <w:r w:rsidRPr="00F11E0A">
        <w:rPr>
          <w:rStyle w:val="StyleBoldUnderline"/>
          <w:highlight w:val="green"/>
        </w:rPr>
        <w:t>and the resultant global economic downturn</w:t>
      </w:r>
      <w:r w:rsidRPr="005F421A">
        <w:rPr>
          <w:sz w:val="16"/>
        </w:rPr>
        <w:t>, all united to push the US economy into recession by the middle of 2008.</w:t>
      </w:r>
      <w:r w:rsidRPr="00463568">
        <w:t>¶</w:t>
      </w:r>
      <w:r w:rsidRPr="005F421A">
        <w:rPr>
          <w:sz w:val="16"/>
        </w:rPr>
        <w:t xml:space="preserve"> The GDP continued to contract until the third quarter of 2009, making this the deepest and longest recession since the Great Depression in the 1930s. With financial help from the government to stimulate the economy and the passing of acts to promote financial stability through improved accountability and transparency in the financial system, as well as stricter regulations for banks, steady improvement started to be made as of 2010.</w:t>
      </w:r>
      <w:r w:rsidRPr="00463568">
        <w:t>¶</w:t>
      </w:r>
      <w:r w:rsidRPr="005F421A">
        <w:rPr>
          <w:sz w:val="16"/>
        </w:rPr>
        <w:t xml:space="preserve"> Economic Outlook</w:t>
      </w:r>
      <w:r w:rsidRPr="00463568">
        <w:t>¶</w:t>
      </w:r>
      <w:r w:rsidRPr="005F421A">
        <w:rPr>
          <w:sz w:val="16"/>
        </w:rPr>
        <w:t xml:space="preserve"> </w:t>
      </w:r>
      <w:r w:rsidRPr="00F11E0A">
        <w:rPr>
          <w:rStyle w:val="StyleBoldUnderline"/>
          <w:highlight w:val="green"/>
        </w:rPr>
        <w:t>The US economy has experienced slow</w:t>
      </w:r>
      <w:r w:rsidRPr="00B4737A">
        <w:rPr>
          <w:rStyle w:val="StyleBoldUnderline"/>
        </w:rPr>
        <w:t xml:space="preserve"> </w:t>
      </w:r>
      <w:r w:rsidRPr="005F421A">
        <w:rPr>
          <w:sz w:val="16"/>
        </w:rPr>
        <w:t xml:space="preserve">and gradual </w:t>
      </w:r>
      <w:r w:rsidRPr="00F11E0A">
        <w:rPr>
          <w:rStyle w:val="StyleBoldUnderline"/>
          <w:highlight w:val="green"/>
        </w:rPr>
        <w:t>growth since</w:t>
      </w:r>
      <w:r w:rsidRPr="00B4737A">
        <w:rPr>
          <w:rStyle w:val="StyleBoldUnderline"/>
        </w:rPr>
        <w:t xml:space="preserve"> the official end of the recession in</w:t>
      </w:r>
      <w:r w:rsidRPr="005F421A">
        <w:rPr>
          <w:sz w:val="16"/>
        </w:rPr>
        <w:t xml:space="preserve"> mid-</w:t>
      </w:r>
      <w:r w:rsidRPr="00F11E0A">
        <w:rPr>
          <w:rStyle w:val="StyleBoldUnderline"/>
          <w:highlight w:val="green"/>
        </w:rPr>
        <w:t>2009</w:t>
      </w:r>
      <w:r w:rsidRPr="00B4737A">
        <w:rPr>
          <w:rStyle w:val="StyleBoldUnderline"/>
        </w:rPr>
        <w:t>.</w:t>
      </w:r>
      <w:r w:rsidRPr="005F421A">
        <w:rPr>
          <w:sz w:val="16"/>
        </w:rPr>
        <w:t xml:space="preserve"> </w:t>
      </w:r>
      <w:r w:rsidRPr="00F11E0A">
        <w:rPr>
          <w:rStyle w:val="StyleBoldUnderline"/>
          <w:highlight w:val="green"/>
        </w:rPr>
        <w:t>Unemployment has decreased</w:t>
      </w:r>
      <w:r w:rsidRPr="005F421A">
        <w:rPr>
          <w:sz w:val="16"/>
        </w:rPr>
        <w:t xml:space="preserve"> from 10% at </w:t>
      </w:r>
      <w:r w:rsidRPr="00F11E0A">
        <w:rPr>
          <w:rStyle w:val="StyleBoldUnderline"/>
          <w:highlight w:val="green"/>
        </w:rPr>
        <w:t>the</w:t>
      </w:r>
      <w:r w:rsidRPr="005F421A">
        <w:rPr>
          <w:sz w:val="16"/>
        </w:rPr>
        <w:t xml:space="preserve"> high point of the recession to 7.3% in October 2013, although part of this is due to the fact that many people have stopped looking for jobs and dropped out of the labor force altogether. In 2013, </w:t>
      </w:r>
      <w:r w:rsidRPr="00F11E0A">
        <w:rPr>
          <w:rStyle w:val="StyleBoldUnderline"/>
          <w:highlight w:val="green"/>
        </w:rPr>
        <w:t>sequestration</w:t>
      </w:r>
      <w:r w:rsidRPr="005F421A">
        <w:rPr>
          <w:sz w:val="16"/>
        </w:rPr>
        <w:t xml:space="preserve"> and the government shutdown in October </w:t>
      </w:r>
      <w:r w:rsidRPr="00F11E0A">
        <w:rPr>
          <w:rStyle w:val="StyleBoldUnderline"/>
          <w:highlight w:val="green"/>
        </w:rPr>
        <w:t>impeded</w:t>
      </w:r>
      <w:r w:rsidRPr="005F421A">
        <w:rPr>
          <w:sz w:val="16"/>
        </w:rPr>
        <w:t xml:space="preserve"> further </w:t>
      </w:r>
      <w:r w:rsidRPr="00F11E0A">
        <w:rPr>
          <w:rStyle w:val="StyleBoldUnderline"/>
          <w:highlight w:val="green"/>
        </w:rPr>
        <w:t>growth, but</w:t>
      </w:r>
      <w:r w:rsidRPr="005F421A">
        <w:rPr>
          <w:sz w:val="16"/>
        </w:rPr>
        <w:t xml:space="preserve"> with a budget deal reached by the House and Senate, </w:t>
      </w:r>
      <w:r w:rsidRPr="00F11E0A">
        <w:rPr>
          <w:rStyle w:val="StyleBoldUnderline"/>
          <w:highlight w:val="green"/>
        </w:rPr>
        <w:t>faster growth can be expected in 2014</w:t>
      </w:r>
      <w:r w:rsidRPr="005F421A">
        <w:rPr>
          <w:rStyle w:val="StyleBoldUnderline"/>
        </w:rPr>
        <w:t>.</w:t>
      </w:r>
      <w:r w:rsidRPr="00463568">
        <w:t>¶</w:t>
      </w:r>
      <w:r w:rsidRPr="005F421A">
        <w:rPr>
          <w:sz w:val="16"/>
        </w:rPr>
        <w:t xml:space="preserve"> Continuing and </w:t>
      </w:r>
      <w:r w:rsidRPr="00F11E0A">
        <w:rPr>
          <w:rStyle w:val="StyleBoldUnderline"/>
          <w:highlight w:val="green"/>
        </w:rPr>
        <w:t>long-term problems</w:t>
      </w:r>
      <w:r w:rsidRPr="005F421A">
        <w:rPr>
          <w:sz w:val="16"/>
        </w:rPr>
        <w:t xml:space="preserve"> that </w:t>
      </w:r>
      <w:r w:rsidRPr="00F11E0A">
        <w:rPr>
          <w:rStyle w:val="StyleBoldUnderline"/>
          <w:highlight w:val="green"/>
        </w:rPr>
        <w:t>still face the</w:t>
      </w:r>
      <w:r w:rsidRPr="005F421A">
        <w:rPr>
          <w:rStyle w:val="StyleBoldUnderline"/>
        </w:rPr>
        <w:t xml:space="preserve"> US </w:t>
      </w:r>
      <w:r w:rsidRPr="00F11E0A">
        <w:rPr>
          <w:rStyle w:val="StyleBoldUnderline"/>
          <w:highlight w:val="green"/>
        </w:rPr>
        <w:t>economy</w:t>
      </w:r>
      <w:r w:rsidRPr="005F421A">
        <w:rPr>
          <w:sz w:val="16"/>
        </w:rPr>
        <w:t xml:space="preserve"> are </w:t>
      </w:r>
      <w:r w:rsidRPr="005F421A">
        <w:rPr>
          <w:rStyle w:val="StyleBoldUnderline"/>
        </w:rPr>
        <w:t>the</w:t>
      </w:r>
      <w:r w:rsidRPr="005F421A">
        <w:rPr>
          <w:sz w:val="16"/>
        </w:rPr>
        <w:t xml:space="preserve"> rapidly increasing medical and pension costs of an aging population, </w:t>
      </w:r>
      <w:r w:rsidRPr="00F11E0A">
        <w:rPr>
          <w:rStyle w:val="StyleBoldUnderline"/>
          <w:highlight w:val="green"/>
        </w:rPr>
        <w:t>energy shortages</w:t>
      </w:r>
      <w:r w:rsidRPr="005F421A">
        <w:rPr>
          <w:sz w:val="16"/>
        </w:rPr>
        <w:t xml:space="preserve">, the stagnation of the salaries for low-income families, inadequate investment in the deteriorating infrastructure, </w:t>
      </w:r>
      <w:r w:rsidRPr="00F11E0A">
        <w:rPr>
          <w:rStyle w:val="StyleBoldUnderline"/>
          <w:highlight w:val="green"/>
        </w:rPr>
        <w:t>and large budget deficits</w:t>
      </w:r>
      <w:r w:rsidRPr="005F421A">
        <w:rPr>
          <w:sz w:val="16"/>
        </w:rPr>
        <w:t>.</w:t>
      </w:r>
    </w:p>
    <w:p w:rsidR="000E14D1" w:rsidRPr="001D3DAB" w:rsidRDefault="000E14D1" w:rsidP="000E14D1">
      <w:pPr>
        <w:pStyle w:val="Heading4"/>
      </w:pPr>
      <w:r w:rsidRPr="001D3DAB">
        <w:t>Plan sends a signal to oil markets that immediately brings down prices</w:t>
      </w:r>
    </w:p>
    <w:p w:rsidR="000E14D1" w:rsidRPr="001D3DAB" w:rsidRDefault="000E14D1" w:rsidP="000E14D1">
      <w:pPr>
        <w:rPr>
          <w:rFonts w:eastAsia="Calibri" w:cs="Arial"/>
        </w:rPr>
      </w:pPr>
      <w:r w:rsidRPr="001D3DAB">
        <w:rPr>
          <w:rFonts w:eastAsia="Calibri" w:cs="Arial"/>
        </w:rPr>
        <w:t xml:space="preserve">Peter </w:t>
      </w:r>
      <w:r w:rsidRPr="001D3DAB">
        <w:rPr>
          <w:rStyle w:val="StyleStyleBold12pt"/>
          <w:szCs w:val="26"/>
        </w:rPr>
        <w:t>Ferrera</w:t>
      </w:r>
      <w:r>
        <w:rPr>
          <w:rStyle w:val="StyleStyleBold12pt"/>
          <w:szCs w:val="26"/>
        </w:rPr>
        <w:t xml:space="preserve"> 2011</w:t>
      </w:r>
      <w:r w:rsidRPr="001D3DAB">
        <w:rPr>
          <w:rFonts w:eastAsia="Calibri" w:cs="Arial"/>
        </w:rPr>
        <w:t xml:space="preserve">, Director, Entitlement and Budget Policy, Heartland Institute, "Obama's War on Oil," AMERICAN SPECTATOR, </w:t>
      </w:r>
      <w:r w:rsidRPr="00F11E0A">
        <w:t>5--4--11,</w:t>
      </w:r>
      <w:r w:rsidRPr="001D3DAB">
        <w:rPr>
          <w:rFonts w:eastAsia="Calibri" w:cs="Arial"/>
        </w:rPr>
        <w:t xml:space="preserve"> http://spectator.org/archives/2011/05/04/obamas-war-on-oil</w:t>
      </w:r>
    </w:p>
    <w:p w:rsidR="000E14D1" w:rsidRPr="001D3DAB" w:rsidRDefault="000E14D1" w:rsidP="000E14D1"/>
    <w:p w:rsidR="000E14D1" w:rsidRDefault="000E14D1" w:rsidP="000E14D1">
      <w:pPr>
        <w:rPr>
          <w:sz w:val="16"/>
        </w:rPr>
      </w:pPr>
      <w:r w:rsidRPr="001D3DAB">
        <w:rPr>
          <w:rStyle w:val="StyleBoldUnderline"/>
          <w:highlight w:val="green"/>
        </w:rPr>
        <w:t>Supply down, prices up</w:t>
      </w:r>
      <w:r w:rsidRPr="00326187">
        <w:rPr>
          <w:sz w:val="16"/>
        </w:rPr>
        <w:t xml:space="preserve">. That should not be too hard to understand even for a grassroots Democrat. But highly skilled Obama propagandists say, hold on, domestic oil production for 2009 and 2010 is up, not down. President Obama cited the figures himself, saying, “So any notion that my administration has shut down oil production might make for a good political sound bite, but it doesn’t match up with reality.” But the reality is that just </w:t>
      </w:r>
      <w:r w:rsidRPr="001D3DAB">
        <w:rPr>
          <w:rStyle w:val="StyleBoldUnderline"/>
        </w:rPr>
        <w:t>as the economy grows over time, oil production is supposed to grow with it.</w:t>
      </w:r>
      <w:r w:rsidRPr="00326187">
        <w:rPr>
          <w:sz w:val="16"/>
        </w:rPr>
        <w:t xml:space="preserve"> All of </w:t>
      </w:r>
      <w:r w:rsidRPr="001D3DAB">
        <w:rPr>
          <w:rStyle w:val="StyleBoldUnderline"/>
          <w:highlight w:val="green"/>
        </w:rPr>
        <w:t>the</w:t>
      </w:r>
      <w:r w:rsidRPr="00326187">
        <w:rPr>
          <w:sz w:val="16"/>
        </w:rPr>
        <w:t xml:space="preserve"> above </w:t>
      </w:r>
      <w:r w:rsidRPr="001D3DAB">
        <w:rPr>
          <w:rStyle w:val="StyleBoldUnderline"/>
          <w:highlight w:val="green"/>
        </w:rPr>
        <w:t xml:space="preserve">actions </w:t>
      </w:r>
      <w:r w:rsidRPr="001D3DAB">
        <w:rPr>
          <w:rStyle w:val="StyleBoldUnderline"/>
        </w:rPr>
        <w:t>the</w:t>
      </w:r>
      <w:r w:rsidRPr="001D3DAB">
        <w:rPr>
          <w:rStyle w:val="StyleBoldUnderline"/>
          <w:highlight w:val="green"/>
        </w:rPr>
        <w:t>Obama</w:t>
      </w:r>
      <w:r w:rsidRPr="001D3DAB">
        <w:rPr>
          <w:rStyle w:val="StyleBoldUnderline"/>
        </w:rPr>
        <w:t>Administration</w:t>
      </w:r>
      <w:r w:rsidRPr="001D3DAB">
        <w:rPr>
          <w:rStyle w:val="StyleBoldUnderline"/>
          <w:highlight w:val="green"/>
        </w:rPr>
        <w:t xml:space="preserve"> has taken to shut down oil production means </w:t>
      </w:r>
      <w:r w:rsidRPr="001D3DAB">
        <w:rPr>
          <w:rStyle w:val="StyleBoldUnderline"/>
        </w:rPr>
        <w:t xml:space="preserve">unambiguously </w:t>
      </w:r>
      <w:r w:rsidRPr="001D3DAB">
        <w:rPr>
          <w:rStyle w:val="StyleBoldUnderline"/>
          <w:highlight w:val="green"/>
        </w:rPr>
        <w:t xml:space="preserve">that </w:t>
      </w:r>
      <w:r w:rsidRPr="00326187">
        <w:rPr>
          <w:rStyle w:val="StyleBoldUnderline"/>
          <w:highlight w:val="green"/>
        </w:rPr>
        <w:t>oil production</w:t>
      </w:r>
      <w:r w:rsidRPr="00326187">
        <w:rPr>
          <w:rStyle w:val="StyleBoldUnderline"/>
        </w:rPr>
        <w:t xml:space="preserve"> is</w:t>
      </w:r>
      <w:r w:rsidRPr="00326187">
        <w:rPr>
          <w:sz w:val="16"/>
        </w:rPr>
        <w:t xml:space="preserve"> now or soon </w:t>
      </w:r>
      <w:r w:rsidRPr="00326187">
        <w:rPr>
          <w:rStyle w:val="StyleBoldUnderline"/>
          <w:highlight w:val="green"/>
        </w:rPr>
        <w:t xml:space="preserve">will be </w:t>
      </w:r>
      <w:r w:rsidRPr="001D3DAB">
        <w:rPr>
          <w:rStyle w:val="StyleBoldUnderline"/>
          <w:highlight w:val="green"/>
        </w:rPr>
        <w:t>lower than it would have been otherwise. Which means prices are higher</w:t>
      </w:r>
      <w:r w:rsidRPr="00326187">
        <w:rPr>
          <w:sz w:val="16"/>
        </w:rPr>
        <w:t xml:space="preserve"> than they would have been otherwise. Moreover, oil is not produced by flipping a switch. It takes years of development. Which means the increasing oil production in 2009 and 2010 that Obama and his propagandists cite is due to the policies of the Bush Administration. The impact of the policies adopted by the Obama Administration over the last two years, as part of its War on Oil, will be seen in oil production figures in the years ahead. Already the Energy Department projects that oil production in the Gulf will be down 20% just this year. That translates into a loss of 375,000 much needed, good paying jobs. The Department further projects that domestic oil production overall will drop sharply over the next two years. In addition, </w:t>
      </w:r>
      <w:r w:rsidRPr="001D3DAB">
        <w:rPr>
          <w:rStyle w:val="StyleBoldUnderline"/>
          <w:highlight w:val="green"/>
        </w:rPr>
        <w:t xml:space="preserve">oil markets </w:t>
      </w:r>
      <w:r w:rsidRPr="001D3DAB">
        <w:rPr>
          <w:rStyle w:val="StyleBoldUnderline"/>
        </w:rPr>
        <w:t>today</w:t>
      </w:r>
      <w:r w:rsidRPr="001D3DAB">
        <w:rPr>
          <w:rStyle w:val="StyleBoldUnderline"/>
          <w:highlight w:val="green"/>
        </w:rPr>
        <w:t xml:space="preserve"> are not blind to what is coming </w:t>
      </w:r>
      <w:r w:rsidRPr="00326187">
        <w:rPr>
          <w:sz w:val="16"/>
        </w:rPr>
        <w:t>down the pike.</w:t>
      </w:r>
      <w:r w:rsidRPr="001D3DAB">
        <w:rPr>
          <w:rStyle w:val="StyleBoldUnderline"/>
          <w:highlight w:val="green"/>
        </w:rPr>
        <w:t xml:space="preserve"> Today’s </w:t>
      </w:r>
      <w:r w:rsidRPr="001D3DAB">
        <w:rPr>
          <w:rStyle w:val="StyleBoldUnderline"/>
        </w:rPr>
        <w:t>oil</w:t>
      </w:r>
      <w:r w:rsidRPr="001D3DAB">
        <w:rPr>
          <w:rStyle w:val="StyleBoldUnderline"/>
          <w:highlight w:val="green"/>
        </w:rPr>
        <w:t xml:space="preserve"> price reflects the outlook for tomorrow. </w:t>
      </w:r>
      <w:r w:rsidRPr="001D3DAB">
        <w:rPr>
          <w:rStyle w:val="StyleBoldUnderline"/>
        </w:rPr>
        <w:t>And</w:t>
      </w:r>
      <w:r w:rsidRPr="001D3DAB">
        <w:rPr>
          <w:rStyle w:val="StyleBoldUnderline"/>
          <w:highlight w:val="green"/>
        </w:rPr>
        <w:t xml:space="preserve"> constrained supplies tomorrow mean higher prices today. Opening up new oil </w:t>
      </w:r>
      <w:r w:rsidRPr="001D3DAB">
        <w:rPr>
          <w:rStyle w:val="StyleBoldUnderline"/>
        </w:rPr>
        <w:t>supplies</w:t>
      </w:r>
      <w:r w:rsidRPr="001D3DAB">
        <w:rPr>
          <w:rStyle w:val="StyleBoldUnderline"/>
          <w:highlight w:val="green"/>
        </w:rPr>
        <w:t xml:space="preserve"> for tomorrow will </w:t>
      </w:r>
      <w:r w:rsidRPr="001D3DAB">
        <w:rPr>
          <w:rStyle w:val="StyleBoldUnderline"/>
        </w:rPr>
        <w:t>similarly</w:t>
      </w:r>
      <w:r w:rsidRPr="001D3DAB">
        <w:rPr>
          <w:rStyle w:val="StyleBoldUnderline"/>
          <w:highlight w:val="green"/>
        </w:rPr>
        <w:t xml:space="preserve"> mean lower prices today</w:t>
      </w:r>
      <w:r w:rsidRPr="00326187">
        <w:rPr>
          <w:sz w:val="16"/>
        </w:rPr>
        <w:t>.</w:t>
      </w:r>
    </w:p>
    <w:p w:rsidR="000E14D1" w:rsidRPr="001D3DAB" w:rsidRDefault="000E14D1" w:rsidP="000E14D1">
      <w:pPr>
        <w:pStyle w:val="Heading4"/>
        <w:rPr>
          <w:szCs w:val="26"/>
        </w:rPr>
      </w:pPr>
      <w:r w:rsidRPr="001D3DAB">
        <w:rPr>
          <w:szCs w:val="26"/>
        </w:rPr>
        <w:t>OCS development ensures huge employment gains in numerous sectors</w:t>
      </w:r>
      <w:r>
        <w:rPr>
          <w:szCs w:val="26"/>
        </w:rPr>
        <w:t xml:space="preserve"> throughout the country </w:t>
      </w:r>
      <w:r w:rsidRPr="001D3DAB">
        <w:rPr>
          <w:szCs w:val="26"/>
        </w:rPr>
        <w:t xml:space="preserve"> </w:t>
      </w:r>
    </w:p>
    <w:p w:rsidR="000E14D1" w:rsidRPr="001D3DAB" w:rsidRDefault="000E14D1" w:rsidP="000E14D1">
      <w:r w:rsidRPr="001D3DAB">
        <w:rPr>
          <w:rStyle w:val="StyleStyleBold12pt"/>
          <w:szCs w:val="26"/>
        </w:rPr>
        <w:t>Hillegeist 13</w:t>
      </w:r>
      <w:r w:rsidRPr="001D3DAB">
        <w:t xml:space="preserve">—President &amp; COO @ Quest Offshore (Paul, “The Economic Benefits of Increasing U.S. Access to Offshore Oil and Natural Gas Resources in the Atlantic,” December, </w:t>
      </w:r>
      <w:hyperlink r:id="rId26" w:history="1">
        <w:r w:rsidRPr="001D3DAB">
          <w:rPr>
            <w:rStyle w:val="Hyperlink"/>
          </w:rPr>
          <w:t>http://www.noia.org/wp-content/uploads/2013/12/The-Economic-Benefits-of-Increasing-US-Access-to-Offshore-Oil-and-Natura....pdf</w:t>
        </w:r>
      </w:hyperlink>
      <w:r w:rsidRPr="001D3DAB">
        <w:t xml:space="preserve">) </w:t>
      </w:r>
    </w:p>
    <w:p w:rsidR="000E14D1" w:rsidRPr="001D3DAB" w:rsidRDefault="000E14D1" w:rsidP="000E14D1">
      <w:pPr>
        <w:rPr>
          <w:sz w:val="16"/>
        </w:rPr>
      </w:pPr>
    </w:p>
    <w:p w:rsidR="000E14D1" w:rsidRPr="00326187" w:rsidRDefault="000E14D1" w:rsidP="000E14D1">
      <w:pPr>
        <w:rPr>
          <w:sz w:val="16"/>
        </w:rPr>
      </w:pPr>
      <w:r w:rsidRPr="001D3DAB">
        <w:rPr>
          <w:sz w:val="16"/>
        </w:rPr>
        <w:t xml:space="preserve">4.6 – Employment </w:t>
      </w:r>
      <w:r w:rsidRPr="00326187">
        <w:rPr>
          <w:rStyle w:val="StyleBoldUnderline"/>
          <w:highlight w:val="green"/>
        </w:rPr>
        <w:t>Spending on goods and services to develop oil</w:t>
      </w:r>
      <w:r w:rsidRPr="001D3DAB">
        <w:rPr>
          <w:sz w:val="16"/>
        </w:rPr>
        <w:t xml:space="preserve"> and natural gas </w:t>
      </w:r>
      <w:r w:rsidRPr="00326187">
        <w:rPr>
          <w:b/>
          <w:highlight w:val="green"/>
          <w:u w:val="single"/>
        </w:rPr>
        <w:t>in the Atlantic OCS is expected to provide large employment gains</w:t>
      </w:r>
      <w:r w:rsidRPr="001D3DAB">
        <w:rPr>
          <w:sz w:val="16"/>
        </w:rPr>
        <w:t xml:space="preserve"> both </w:t>
      </w:r>
      <w:r w:rsidRPr="001D3DAB">
        <w:rPr>
          <w:b/>
          <w:u w:val="single"/>
        </w:rPr>
        <w:t>nationally and regionally</w:t>
      </w:r>
      <w:r w:rsidRPr="001D3DAB">
        <w:rPr>
          <w:sz w:val="16"/>
        </w:rPr>
        <w:t xml:space="preserve">. Employment generally follows spending patterns. </w:t>
      </w:r>
      <w:r w:rsidRPr="00326187">
        <w:rPr>
          <w:b/>
          <w:highlight w:val="green"/>
          <w:u w:val="single"/>
        </w:rPr>
        <w:t>Employment effects are expected to steadily grow</w:t>
      </w:r>
      <w:r w:rsidRPr="001D3DAB">
        <w:rPr>
          <w:b/>
          <w:u w:val="single"/>
        </w:rPr>
        <w:t xml:space="preserve">, reaching </w:t>
      </w:r>
      <w:r w:rsidRPr="001D3DAB">
        <w:rPr>
          <w:sz w:val="16"/>
        </w:rPr>
        <w:t xml:space="preserve">nearly </w:t>
      </w:r>
      <w:r w:rsidRPr="001D3DAB">
        <w:rPr>
          <w:b/>
          <w:u w:val="single"/>
        </w:rPr>
        <w:t>280 thousand jobs in 2035.</w:t>
      </w:r>
      <w:r w:rsidRPr="001D3DAB">
        <w:rPr>
          <w:sz w:val="16"/>
        </w:rPr>
        <w:t xml:space="preserve"> Total Atlantic coast employment in 2035 is projected to reach over 215 thousand jobs in 2035, with employment spread across the r egion. U.S. states outside the e ast coast region are projected to see employment of approximately 65 thousand jobs in 2035, down from a peak of a round 85 thousand jobs in 2030 as more employment shifts into the Atlantic coast region. (Figure 20 ) The largest impact on employment by number of jobs is expected to be seen in the M id - Atlantic states of North and South Carolina and Virginia, while North Atlantic states such as Massachusetts, Maine, and New York are all also projected to see employment of over 10 thousand jobs by 2035. Over 10 thousand jobs in Atlantic coast states will be created by 2022. </w:t>
      </w:r>
      <w:r w:rsidRPr="00326187">
        <w:rPr>
          <w:b/>
          <w:highlight w:val="green"/>
          <w:u w:val="single"/>
        </w:rPr>
        <w:t>As the Atlantic OCS is developed, the oil</w:t>
      </w:r>
      <w:r w:rsidRPr="001D3DAB">
        <w:rPr>
          <w:sz w:val="16"/>
        </w:rPr>
        <w:t xml:space="preserve"> and gas </w:t>
      </w:r>
      <w:r w:rsidRPr="00326187">
        <w:rPr>
          <w:b/>
          <w:highlight w:val="green"/>
          <w:u w:val="single"/>
        </w:rPr>
        <w:t>industry is expected to take advantage of the skilled workforce</w:t>
      </w:r>
      <w:r w:rsidRPr="001D3DAB">
        <w:rPr>
          <w:b/>
          <w:u w:val="single"/>
        </w:rPr>
        <w:t xml:space="preserve"> and extensive infrastructure in place </w:t>
      </w:r>
      <w:r w:rsidRPr="00326187">
        <w:rPr>
          <w:b/>
          <w:highlight w:val="green"/>
          <w:u w:val="single"/>
        </w:rPr>
        <w:t>within the region</w:t>
      </w:r>
      <w:r w:rsidRPr="001D3DAB">
        <w:rPr>
          <w:sz w:val="16"/>
        </w:rPr>
        <w:t xml:space="preserve">. The mix between east coast and other U.S. state employment effects are projected to be highly dependent on the type of activity taking place in a given year, as well as the projected in region supply chain shift over time. In the early years of the forecast period from 2017 to 2021, prior to the beginning of significant project development, an average of 53 percent of employment benefits are expected to accrue to the Atlantic coast region. As spending on items such as SURF equipment and platforms that will initially be produ ced outside the region increases, the percentage of overall employment effects in Atlantic coast states is expected to fall as low as 42 percent in 2023, albeit with overall employment in the region still growing rapidly. By 2035, the Atlantic coast states are projected account for 77 percent of the employment effects of Atl antic OCS development. (Figure 21 ) </w:t>
      </w:r>
      <w:r w:rsidRPr="001D3DAB">
        <w:rPr>
          <w:b/>
          <w:u w:val="single"/>
        </w:rPr>
        <w:t xml:space="preserve">The opening of </w:t>
      </w:r>
      <w:r w:rsidRPr="00326187">
        <w:rPr>
          <w:b/>
          <w:highlight w:val="green"/>
          <w:u w:val="single"/>
        </w:rPr>
        <w:t>the Atlantic OCS</w:t>
      </w:r>
      <w:r w:rsidRPr="001D3DAB">
        <w:rPr>
          <w:b/>
          <w:u w:val="single"/>
        </w:rPr>
        <w:t xml:space="preserve"> to offshore oil</w:t>
      </w:r>
      <w:r w:rsidRPr="001D3DAB">
        <w:rPr>
          <w:sz w:val="16"/>
        </w:rPr>
        <w:t xml:space="preserve"> and natural gas </w:t>
      </w:r>
      <w:r w:rsidRPr="001D3DAB">
        <w:rPr>
          <w:b/>
          <w:u w:val="single"/>
        </w:rPr>
        <w:t xml:space="preserve">production is </w:t>
      </w:r>
      <w:r w:rsidRPr="00326187">
        <w:rPr>
          <w:b/>
          <w:highlight w:val="green"/>
          <w:u w:val="single"/>
        </w:rPr>
        <w:t>expected to increase employment not only through direct employment</w:t>
      </w:r>
      <w:r w:rsidRPr="001D3DAB">
        <w:rPr>
          <w:b/>
          <w:u w:val="single"/>
        </w:rPr>
        <w:t xml:space="preserve"> in the industry, </w:t>
      </w:r>
      <w:r w:rsidRPr="00326187">
        <w:rPr>
          <w:b/>
          <w:highlight w:val="green"/>
          <w:u w:val="single"/>
        </w:rPr>
        <w:t>but also indirectly</w:t>
      </w:r>
      <w:r w:rsidRPr="001D3DAB">
        <w:rPr>
          <w:sz w:val="16"/>
        </w:rPr>
        <w:t xml:space="preserve">. </w:t>
      </w:r>
      <w:r w:rsidRPr="001D3DAB">
        <w:rPr>
          <w:b/>
          <w:u w:val="single"/>
        </w:rPr>
        <w:t>Indirect employment occurs through the purchases of needed goods and services and the induced employment impact of greater income in the economy</w:t>
      </w:r>
      <w:r w:rsidRPr="001D3DAB">
        <w:rPr>
          <w:sz w:val="16"/>
        </w:rPr>
        <w:t xml:space="preserve">. </w:t>
      </w:r>
      <w:r w:rsidRPr="001D3DAB">
        <w:rPr>
          <w:b/>
          <w:u w:val="single"/>
        </w:rPr>
        <w:t>Direct employment by oil</w:t>
      </w:r>
      <w:r w:rsidRPr="001D3DAB">
        <w:rPr>
          <w:sz w:val="16"/>
        </w:rPr>
        <w:t xml:space="preserve"> and natural gas </w:t>
      </w:r>
      <w:r w:rsidRPr="001D3DAB">
        <w:rPr>
          <w:b/>
          <w:u w:val="single"/>
        </w:rPr>
        <w:t>companies and their suppliers is projected to reach</w:t>
      </w:r>
      <w:r w:rsidRPr="001D3DAB">
        <w:rPr>
          <w:sz w:val="16"/>
        </w:rPr>
        <w:t xml:space="preserve"> nearly </w:t>
      </w:r>
      <w:r w:rsidRPr="001D3DAB">
        <w:rPr>
          <w:b/>
          <w:u w:val="single"/>
        </w:rPr>
        <w:t>95 thousand jobs in 2035 . Jobs generated through the purchase of goods and servic es coupled with the income effects of increased employment are expected to contribute a further 185 thousand jobs</w:t>
      </w:r>
      <w:r w:rsidRPr="001D3DAB">
        <w:rPr>
          <w:sz w:val="16"/>
        </w:rPr>
        <w:t xml:space="preserve"> . (Figure 22 ) </w:t>
      </w:r>
      <w:r w:rsidRPr="001D3DAB">
        <w:rPr>
          <w:b/>
          <w:u w:val="single"/>
        </w:rPr>
        <w:t>Offshore oil</w:t>
      </w:r>
      <w:r w:rsidRPr="001D3DAB">
        <w:rPr>
          <w:sz w:val="16"/>
        </w:rPr>
        <w:t xml:space="preserve"> and natural gas </w:t>
      </w:r>
      <w:r w:rsidRPr="001D3DAB">
        <w:rPr>
          <w:b/>
          <w:u w:val="single"/>
        </w:rPr>
        <w:t xml:space="preserve">development in the </w:t>
      </w:r>
      <w:r w:rsidRPr="00326187">
        <w:rPr>
          <w:b/>
          <w:highlight w:val="green"/>
          <w:u w:val="single"/>
        </w:rPr>
        <w:t>Atlantic OCS is expected to benefit a diverse spectrum of industries</w:t>
      </w:r>
      <w:r w:rsidRPr="001D3DAB">
        <w:rPr>
          <w:b/>
          <w:u w:val="single"/>
        </w:rPr>
        <w:t xml:space="preserve"> both nationally and in Atlantic coast states. Industry sectors which are directly involved in oil</w:t>
      </w:r>
      <w:r w:rsidRPr="001D3DAB">
        <w:rPr>
          <w:sz w:val="16"/>
        </w:rPr>
        <w:t xml:space="preserve"> and natural gas activities </w:t>
      </w:r>
      <w:r w:rsidRPr="001D3DAB">
        <w:rPr>
          <w:b/>
          <w:u w:val="single"/>
        </w:rPr>
        <w:t>such as mining</w:t>
      </w:r>
      <w:r w:rsidRPr="001D3DAB">
        <w:rPr>
          <w:sz w:val="16"/>
        </w:rPr>
        <w:t xml:space="preserve"> , which includes the oil and gas industry, </w:t>
      </w:r>
      <w:r w:rsidRPr="001D3DAB">
        <w:rPr>
          <w:b/>
          <w:u w:val="single"/>
        </w:rPr>
        <w:t>manufacturing, professional, scientific, and technical Services</w:t>
      </w:r>
      <w:r w:rsidRPr="001D3DAB">
        <w:rPr>
          <w:sz w:val="16"/>
        </w:rPr>
        <w:t xml:space="preserve"> (engineering), </w:t>
      </w:r>
      <w:r w:rsidRPr="001D3DAB">
        <w:rPr>
          <w:b/>
          <w:u w:val="single"/>
        </w:rPr>
        <w:t>and Construction</w:t>
      </w:r>
      <w:r w:rsidRPr="001D3DAB">
        <w:rPr>
          <w:sz w:val="16"/>
        </w:rPr>
        <w:t xml:space="preserve"> (installation) </w:t>
      </w:r>
      <w:r w:rsidRPr="001D3DAB">
        <w:rPr>
          <w:b/>
          <w:u w:val="single"/>
        </w:rPr>
        <w:t>are expected to see the largest employment impacts with a combined 125 thousand jobs in 203</w:t>
      </w:r>
      <w:r w:rsidRPr="001D3DAB">
        <w:rPr>
          <w:sz w:val="16"/>
        </w:rPr>
        <w:t xml:space="preserve">5. Additionally, employment impacts expected to be significant for a variety of other industries outside oil and gas, with 155 thousand jobs projected outside of these four categories in 2035. (Figure 23 ) </w:t>
      </w:r>
      <w:r w:rsidRPr="00326187">
        <w:rPr>
          <w:b/>
          <w:highlight w:val="green"/>
          <w:u w:val="single"/>
        </w:rPr>
        <w:t>The manufacturing sector</w:t>
      </w:r>
      <w:r w:rsidRPr="001D3DAB">
        <w:rPr>
          <w:b/>
          <w:u w:val="single"/>
        </w:rPr>
        <w:t xml:space="preserve"> includes those businesses that manufacture and fabricate oil and gas equipment, platforms and otherwise produce the goods required to develop oil and natural gas fields</w:t>
      </w:r>
      <w:r w:rsidRPr="001D3DAB">
        <w:rPr>
          <w:sz w:val="16"/>
        </w:rPr>
        <w:t xml:space="preserve">. </w:t>
      </w:r>
      <w:r w:rsidRPr="001D3DAB">
        <w:rPr>
          <w:b/>
          <w:u w:val="single"/>
        </w:rPr>
        <w:t xml:space="preserve">Manufacturing </w:t>
      </w:r>
      <w:r w:rsidRPr="00326187">
        <w:rPr>
          <w:b/>
          <w:highlight w:val="green"/>
          <w:u w:val="single"/>
        </w:rPr>
        <w:t>is projected to see some of the largest gains</w:t>
      </w:r>
      <w:r w:rsidRPr="001D3DAB">
        <w:rPr>
          <w:b/>
          <w:u w:val="single"/>
        </w:rPr>
        <w:t xml:space="preserve"> due to Atlantic OCS offshore oil</w:t>
      </w:r>
      <w:r w:rsidRPr="001D3DAB">
        <w:rPr>
          <w:sz w:val="16"/>
        </w:rPr>
        <w:t xml:space="preserve"> and natural gas </w:t>
      </w:r>
      <w:r w:rsidRPr="001D3DAB">
        <w:rPr>
          <w:b/>
          <w:u w:val="single"/>
        </w:rPr>
        <w:t>production, with</w:t>
      </w:r>
      <w:r w:rsidRPr="001D3DAB">
        <w:rPr>
          <w:sz w:val="16"/>
        </w:rPr>
        <w:t xml:space="preserve"> around </w:t>
      </w:r>
      <w:r w:rsidRPr="001D3DAB">
        <w:rPr>
          <w:b/>
          <w:u w:val="single"/>
        </w:rPr>
        <w:t>30 thousand jobs created by 2035, with over 20 thousand jobs in Atlantic coast states and over nine thousand in the res t of the U. S</w:t>
      </w:r>
      <w:r w:rsidRPr="001D3DAB">
        <w:rPr>
          <w:sz w:val="16"/>
        </w:rPr>
        <w:t xml:space="preserve">. (Figure 24 ) </w:t>
      </w:r>
      <w:r w:rsidRPr="001D3DAB">
        <w:rPr>
          <w:rStyle w:val="StyleBoldUnderline"/>
        </w:rPr>
        <w:t>Employment in the mining sector</w:t>
      </w:r>
      <w:r w:rsidRPr="001D3DAB">
        <w:rPr>
          <w:sz w:val="16"/>
        </w:rPr>
        <w:t xml:space="preserve">, which includes oil and gas, </w:t>
      </w:r>
      <w:r w:rsidRPr="001D3DAB">
        <w:rPr>
          <w:rStyle w:val="StyleBoldUnderline"/>
        </w:rPr>
        <w:t>is</w:t>
      </w:r>
      <w:r w:rsidRPr="001D3DAB">
        <w:rPr>
          <w:sz w:val="16"/>
        </w:rPr>
        <w:t xml:space="preserve"> also </w:t>
      </w:r>
      <w:r w:rsidRPr="001D3DAB">
        <w:rPr>
          <w:rStyle w:val="StyleBoldUnderline"/>
        </w:rPr>
        <w:t>expected to see significant growth</w:t>
      </w:r>
      <w:r w:rsidRPr="001D3DAB">
        <w:rPr>
          <w:sz w:val="16"/>
        </w:rPr>
        <w:t xml:space="preserve">. In 2035 total employment is projected to reach around 45 thousand jobs representing 39 thousand jobs expected in the Atlantic coast states and over six thousand jobs in the rest of the U . S. (Figure 25 ) </w:t>
      </w:r>
      <w:r w:rsidRPr="001D3DAB">
        <w:rPr>
          <w:rStyle w:val="StyleBoldUnderline"/>
        </w:rPr>
        <w:t>Another employment sector expected to see large gains</w:t>
      </w:r>
      <w:r w:rsidRPr="001D3DAB">
        <w:rPr>
          <w:sz w:val="16"/>
        </w:rPr>
        <w:t xml:space="preserve"> as a result of Atlantic OCS offshore oil and natural gas activity </w:t>
      </w:r>
      <w:r w:rsidRPr="001D3DAB">
        <w:rPr>
          <w:rStyle w:val="StyleBoldUnderline"/>
        </w:rPr>
        <w:t>is the professional, scientific, and tech</w:t>
      </w:r>
      <w:r w:rsidRPr="001D3DAB">
        <w:rPr>
          <w:sz w:val="16"/>
        </w:rPr>
        <w:t xml:space="preserve">nical </w:t>
      </w:r>
      <w:r w:rsidRPr="001D3DAB">
        <w:rPr>
          <w:rStyle w:val="StyleBoldUnderline"/>
        </w:rPr>
        <w:t>service sector which includes high value engineering employment</w:t>
      </w:r>
      <w:r w:rsidRPr="001D3DAB">
        <w:rPr>
          <w:sz w:val="16"/>
        </w:rPr>
        <w:t xml:space="preserve"> . This sector is projected to see in excess of 32 thousand additional jobs in 2035, with nearly 24 thousand jobs in the Atlantic coast states and over eight thousand jo bs in other U . S . states. (Figure 26 ) </w:t>
      </w:r>
      <w:r w:rsidRPr="001D3DAB">
        <w:rPr>
          <w:rStyle w:val="StyleBoldUnderline"/>
        </w:rPr>
        <w:t>The construction sector</w:t>
      </w:r>
      <w:r w:rsidRPr="001D3DAB">
        <w:rPr>
          <w:sz w:val="16"/>
        </w:rPr>
        <w:t xml:space="preserve">, which includes industrial construction activities such as offshore installation and construction of natural gas processing infrastructure, </w:t>
      </w:r>
      <w:r w:rsidRPr="001D3DAB">
        <w:rPr>
          <w:rStyle w:val="StyleBoldUnderline"/>
        </w:rPr>
        <w:t>is</w:t>
      </w:r>
      <w:r w:rsidRPr="001D3DAB">
        <w:rPr>
          <w:sz w:val="16"/>
        </w:rPr>
        <w:t xml:space="preserve"> also </w:t>
      </w:r>
      <w:r w:rsidRPr="001D3DAB">
        <w:rPr>
          <w:rStyle w:val="StyleBoldUnderline"/>
        </w:rPr>
        <w:t>expected to see large employment gains</w:t>
      </w:r>
      <w:r w:rsidRPr="001D3DAB">
        <w:rPr>
          <w:sz w:val="16"/>
        </w:rPr>
        <w:t xml:space="preserve">. Due to the cyclical nature of installation, construction employment is expected to be more variable than most other sectors. After 2027, employment in the construction sector is expected to fluctuate between 15 thousand and 30 thousand jobs though in 2035. (Figure 27 ) </w:t>
      </w:r>
      <w:r w:rsidRPr="00326187">
        <w:rPr>
          <w:rStyle w:val="StyleBoldUnderline"/>
          <w:highlight w:val="green"/>
        </w:rPr>
        <w:t>Many employment sectors of the economy outside oil</w:t>
      </w:r>
      <w:r w:rsidRPr="001D3DAB">
        <w:rPr>
          <w:rStyle w:val="StyleBoldUnderline"/>
        </w:rPr>
        <w:t xml:space="preserve"> </w:t>
      </w:r>
      <w:r w:rsidRPr="001D3DAB">
        <w:rPr>
          <w:sz w:val="16"/>
        </w:rPr>
        <w:t xml:space="preserve">and gas </w:t>
      </w:r>
      <w:r w:rsidRPr="00326187">
        <w:rPr>
          <w:rStyle w:val="StyleBoldUnderline"/>
          <w:highlight w:val="green"/>
        </w:rPr>
        <w:t>development</w:t>
      </w:r>
      <w:r w:rsidRPr="001D3DAB">
        <w:rPr>
          <w:sz w:val="16"/>
        </w:rPr>
        <w:t xml:space="preserve"> or the direct supply chain </w:t>
      </w:r>
      <w:r w:rsidRPr="00326187">
        <w:rPr>
          <w:rStyle w:val="StyleBoldUnderline"/>
          <w:highlight w:val="green"/>
        </w:rPr>
        <w:t>will</w:t>
      </w:r>
      <w:r w:rsidRPr="001D3DAB">
        <w:rPr>
          <w:rStyle w:val="StyleBoldUnderline"/>
        </w:rPr>
        <w:t xml:space="preserve"> also </w:t>
      </w:r>
      <w:r w:rsidRPr="00326187">
        <w:rPr>
          <w:rStyle w:val="StyleBoldUnderline"/>
          <w:highlight w:val="green"/>
        </w:rPr>
        <w:t>be impacted</w:t>
      </w:r>
      <w:r w:rsidRPr="001D3DAB">
        <w:rPr>
          <w:sz w:val="16"/>
        </w:rPr>
        <w:t xml:space="preserve"> , mainly </w:t>
      </w:r>
      <w:r w:rsidRPr="001D3DAB">
        <w:rPr>
          <w:rStyle w:val="StyleBoldUnderline"/>
        </w:rPr>
        <w:t>due to greater income in the economy</w:t>
      </w:r>
      <w:r w:rsidRPr="001D3DAB">
        <w:rPr>
          <w:sz w:val="16"/>
        </w:rPr>
        <w:t xml:space="preserve">. </w:t>
      </w:r>
      <w:r>
        <w:rPr>
          <w:rStyle w:val="StyleBoldUnderline"/>
        </w:rPr>
        <w:t>The most affected secto</w:t>
      </w:r>
      <w:r w:rsidRPr="001D3DAB">
        <w:rPr>
          <w:rStyle w:val="StyleBoldUnderline"/>
        </w:rPr>
        <w:t>rs are projected to be retail with over 20 thousand jobs created in 2035</w:t>
      </w:r>
      <w:r w:rsidRPr="001D3DAB">
        <w:rPr>
          <w:sz w:val="16"/>
        </w:rPr>
        <w:t>, health care and social assistance with nearly 19 thousand jobs created, administrative and waste management services with over 1 7 thousand jobs, food services and drinking places with over 13 thousand jobs, and finance and insurance, and real estate, rental and leasing with both industries individually projec ted to see the creation of over 11 thousand jobs by 2035. As production in creases along the coastline of the Atlantic OCS, employment relating to oil and gas production is expected to migrate towards the Mid - Atlantic states of North Carolina, South Carolina, and Virginia with employment reaching around 5 5 thousand, 35 thousand, and 25 thousand jobs respectively in 2035. Large employment gains are also expected in the North Atlantic states of Massachusetts, New York, and Maine where employment in 2035 is projected to reach 15 thousand, 12 thousand and 10 thousand jobs respectively . (Table 10 )</w:t>
      </w:r>
    </w:p>
    <w:p w:rsidR="000E14D1" w:rsidRPr="001D3DAB" w:rsidRDefault="000E14D1" w:rsidP="000E14D1">
      <w:pPr>
        <w:pStyle w:val="Heading4"/>
      </w:pPr>
      <w:r w:rsidRPr="001D3DAB">
        <w:t xml:space="preserve">Plan </w:t>
      </w:r>
      <w:r>
        <w:t>creates a ripple effect</w:t>
      </w:r>
      <w:r w:rsidRPr="001D3DAB">
        <w:t>, driving economic growth</w:t>
      </w:r>
    </w:p>
    <w:p w:rsidR="000E14D1" w:rsidRPr="001D3DAB" w:rsidRDefault="000E14D1" w:rsidP="000E14D1">
      <w:pPr>
        <w:rPr>
          <w:rFonts w:eastAsia="Calibri" w:cs="Arial"/>
        </w:rPr>
      </w:pPr>
      <w:r w:rsidRPr="001D3DAB">
        <w:rPr>
          <w:rFonts w:eastAsia="Calibri" w:cs="Arial"/>
        </w:rPr>
        <w:t xml:space="preserve">Mark P. </w:t>
      </w:r>
      <w:r w:rsidRPr="001D3DAB">
        <w:rPr>
          <w:rStyle w:val="StyleStyleBold12pt"/>
          <w:szCs w:val="26"/>
        </w:rPr>
        <w:t>Mills</w:t>
      </w:r>
      <w:r w:rsidRPr="001D3DAB">
        <w:rPr>
          <w:rFonts w:eastAsia="Calibri" w:cs="Arial"/>
        </w:rPr>
        <w:t>, fellow, Manhattan Institute, "Jobs in a Ripple-Out Economy Come from Oil, Gas, Coal, and then the Cloud," FORBES, 10--24--</w:t>
      </w:r>
      <w:r w:rsidRPr="001D3DAB">
        <w:rPr>
          <w:rStyle w:val="StyleStyleBold12pt"/>
          <w:szCs w:val="26"/>
        </w:rPr>
        <w:t>12</w:t>
      </w:r>
      <w:r w:rsidRPr="001D3DAB">
        <w:rPr>
          <w:rFonts w:eastAsia="Calibri" w:cs="Arial"/>
        </w:rPr>
        <w:t>, www.manhattan-institute.org/html/miarticle.htm?id=8673#.UOPIgW_Ad8E</w:t>
      </w:r>
    </w:p>
    <w:p w:rsidR="000E14D1" w:rsidRPr="001D3DAB" w:rsidRDefault="000E14D1" w:rsidP="000E14D1">
      <w:pPr>
        <w:ind w:left="432" w:right="432"/>
        <w:rPr>
          <w:rFonts w:eastAsia="Calibri" w:cs="Arial"/>
          <w:color w:val="000000"/>
          <w:sz w:val="16"/>
        </w:rPr>
      </w:pPr>
    </w:p>
    <w:p w:rsidR="000E14D1" w:rsidRPr="00326187" w:rsidRDefault="000E14D1" w:rsidP="000E14D1">
      <w:pPr>
        <w:rPr>
          <w:sz w:val="16"/>
        </w:rPr>
      </w:pPr>
      <w:r w:rsidRPr="00326187">
        <w:rPr>
          <w:rStyle w:val="StyleBoldUnderline"/>
          <w:rFonts w:asciiTheme="minorHAnsi" w:hAnsiTheme="minorHAnsi"/>
        </w:rPr>
        <w:t>The nation stands to gain more than 4 million jobs</w:t>
      </w:r>
      <w:r w:rsidRPr="00326187">
        <w:rPr>
          <w:sz w:val="16"/>
        </w:rPr>
        <w:t xml:space="preserve"> in the near future from expanding hydrocarbon production – oil, natural gas and coal. (For more on the state-by-state numbers, see Prime the Jobs Pump.) Consider the context. </w:t>
      </w:r>
      <w:r w:rsidRPr="00326187">
        <w:rPr>
          <w:rStyle w:val="StyleBoldUnderline"/>
          <w:rFonts w:asciiTheme="minorHAnsi" w:hAnsiTheme="minorHAnsi"/>
        </w:rPr>
        <w:t>Over 8 million Americans lost jobs between February 2008 and 2010.</w:t>
      </w:r>
      <w:r w:rsidRPr="00326187">
        <w:rPr>
          <w:sz w:val="16"/>
        </w:rPr>
        <w:t xml:space="preserve"> Since then, through August 2012, barely more than 4 million jobs have been created. </w:t>
      </w:r>
      <w:r w:rsidRPr="00326187">
        <w:rPr>
          <w:rStyle w:val="Emphasis"/>
          <w:highlight w:val="green"/>
        </w:rPr>
        <w:t>We need a lot more jobs, and quickly</w:t>
      </w:r>
      <w:r w:rsidRPr="00326187">
        <w:rPr>
          <w:rStyle w:val="StyleBoldUnderline"/>
          <w:rFonts w:asciiTheme="minorHAnsi" w:hAnsiTheme="minorHAnsi"/>
          <w:highlight w:val="green"/>
        </w:rPr>
        <w:t>. Why not embrace the hydrocarbon boom</w:t>
      </w:r>
      <w:r w:rsidRPr="00326187">
        <w:rPr>
          <w:rStyle w:val="StyleBoldUnderline"/>
          <w:rFonts w:asciiTheme="minorHAnsi" w:hAnsiTheme="minorHAnsi"/>
        </w:rPr>
        <w:t xml:space="preserve"> that began, quietly, unbidden, </w:t>
      </w:r>
      <w:r w:rsidRPr="00326187">
        <w:rPr>
          <w:rStyle w:val="StyleBoldUnderline"/>
          <w:rFonts w:asciiTheme="minorHAnsi" w:hAnsiTheme="minorHAnsi"/>
          <w:highlight w:val="green"/>
        </w:rPr>
        <w:t xml:space="preserve">and </w:t>
      </w:r>
      <w:r w:rsidRPr="00326187">
        <w:rPr>
          <w:rStyle w:val="StyleBoldUnderline"/>
          <w:rFonts w:asciiTheme="minorHAnsi" w:hAnsiTheme="minorHAnsi"/>
        </w:rPr>
        <w:t xml:space="preserve">even </w:t>
      </w:r>
      <w:r w:rsidRPr="00326187">
        <w:rPr>
          <w:rStyle w:val="StyleBoldUnderline"/>
          <w:rFonts w:asciiTheme="minorHAnsi" w:hAnsiTheme="minorHAnsi"/>
          <w:highlight w:val="green"/>
        </w:rPr>
        <w:t>accelerate it?</w:t>
      </w:r>
      <w:r w:rsidRPr="00326187">
        <w:rPr>
          <w:sz w:val="16"/>
        </w:rPr>
        <w:t xml:space="preserve"> (To drill deeper on the facts that make this possible, see Unleashing the North American Energy Colossus, and from the U.S. Chamber we welcome the additional perspective of a new report with a full-throated embrace of this paradigm.) </w:t>
      </w:r>
      <w:r w:rsidRPr="00326187">
        <w:rPr>
          <w:rStyle w:val="StyleBoldUnderline"/>
          <w:rFonts w:asciiTheme="minorHAnsi" w:hAnsiTheme="minorHAnsi"/>
        </w:rPr>
        <w:t>The hydrocarbon boom is galloping along despite regulatory headwinds</w:t>
      </w:r>
      <w:r w:rsidRPr="00326187">
        <w:rPr>
          <w:sz w:val="16"/>
        </w:rPr>
        <w:t xml:space="preserve"> bemoaned by everyone on the front lines, and without specific federal incentives. </w:t>
      </w:r>
      <w:r w:rsidRPr="00326187">
        <w:rPr>
          <w:rStyle w:val="StyleBoldUnderline"/>
          <w:rFonts w:asciiTheme="minorHAnsi" w:hAnsiTheme="minorHAnsi"/>
        </w:rPr>
        <w:t>America’s oil output has risen more than anywhere else in the world</w:t>
      </w:r>
      <w:r w:rsidRPr="00326187">
        <w:rPr>
          <w:sz w:val="16"/>
        </w:rPr>
        <w:t xml:space="preserve">, with domestic production reversing a four-decade decline. There’s so much oil that we’re shipping it around the country by truck and rail for goodness sake, awaiting new more cost-effective pipelines. Natural gas production has soared so much that there’s a glut, and a back-up in applications to export it. And coal exports are soaring to meet world demand, also in spite of bottlenecks in getting export facilities expanded. </w:t>
      </w:r>
      <w:r w:rsidRPr="00326187">
        <w:rPr>
          <w:rStyle w:val="StyleBoldUnderline"/>
          <w:rFonts w:asciiTheme="minorHAnsi" w:hAnsiTheme="minorHAnsi"/>
          <w:highlight w:val="green"/>
        </w:rPr>
        <w:t>This boom can be squelched by</w:t>
      </w:r>
      <w:r w:rsidRPr="00326187">
        <w:rPr>
          <w:rStyle w:val="StyleBoldUnderline"/>
          <w:rFonts w:asciiTheme="minorHAnsi" w:hAnsiTheme="minorHAnsi"/>
        </w:rPr>
        <w:t xml:space="preserve"> oppressive </w:t>
      </w:r>
      <w:r w:rsidRPr="00326187">
        <w:rPr>
          <w:rStyle w:val="StyleBoldUnderline"/>
          <w:rFonts w:asciiTheme="minorHAnsi" w:hAnsiTheme="minorHAnsi"/>
          <w:highlight w:val="green"/>
        </w:rPr>
        <w:t>regulation, or</w:t>
      </w:r>
      <w:r w:rsidRPr="00326187">
        <w:rPr>
          <w:rStyle w:val="StyleBoldUnderline"/>
          <w:rFonts w:asciiTheme="minorHAnsi" w:hAnsiTheme="minorHAnsi"/>
        </w:rPr>
        <w:t xml:space="preserve"> it can </w:t>
      </w:r>
      <w:r w:rsidRPr="00326187">
        <w:rPr>
          <w:rStyle w:val="StyleBoldUnderline"/>
          <w:rFonts w:asciiTheme="minorHAnsi" w:hAnsiTheme="minorHAnsi"/>
          <w:highlight w:val="green"/>
        </w:rPr>
        <w:t>embraced, with</w:t>
      </w:r>
      <w:r w:rsidRPr="00326187">
        <w:rPr>
          <w:rStyle w:val="StyleBoldUnderline"/>
          <w:rFonts w:asciiTheme="minorHAnsi" w:hAnsiTheme="minorHAnsi"/>
        </w:rPr>
        <w:t xml:space="preserve"> attendant </w:t>
      </w:r>
      <w:r w:rsidRPr="00326187">
        <w:rPr>
          <w:rStyle w:val="StyleBoldUnderline"/>
          <w:rFonts w:asciiTheme="minorHAnsi" w:hAnsiTheme="minorHAnsi"/>
          <w:highlight w:val="green"/>
        </w:rPr>
        <w:t>job acceleration</w:t>
      </w:r>
      <w:r w:rsidRPr="00326187">
        <w:rPr>
          <w:rStyle w:val="StyleBoldUnderline"/>
          <w:rFonts w:asciiTheme="minorHAnsi" w:hAnsiTheme="minorHAnsi"/>
        </w:rPr>
        <w:t xml:space="preserve"> in dozens of states.</w:t>
      </w:r>
      <w:r w:rsidRPr="00326187">
        <w:rPr>
          <w:sz w:val="16"/>
        </w:rPr>
        <w:t xml:space="preserve"> And while there are a lot of old-fashioned hard-hat jobs in this boom, that’s not what this is all about. </w:t>
      </w:r>
      <w:r w:rsidRPr="00326187">
        <w:rPr>
          <w:rStyle w:val="StyleBoldUnderline"/>
          <w:rFonts w:asciiTheme="minorHAnsi" w:hAnsiTheme="minorHAnsi"/>
          <w:highlight w:val="green"/>
        </w:rPr>
        <w:t>For every direct hydrocarbon job</w:t>
      </w:r>
      <w:r w:rsidRPr="00326187">
        <w:rPr>
          <w:rStyle w:val="StyleBoldUnderline"/>
          <w:rFonts w:asciiTheme="minorHAnsi" w:hAnsiTheme="minorHAnsi"/>
        </w:rPr>
        <w:t xml:space="preserve"> created in the field, </w:t>
      </w:r>
      <w:r w:rsidRPr="00326187">
        <w:rPr>
          <w:rStyle w:val="StyleBoldUnderline"/>
          <w:rFonts w:asciiTheme="minorHAnsi" w:hAnsiTheme="minorHAnsi"/>
          <w:highlight w:val="green"/>
        </w:rPr>
        <w:t>another six</w:t>
      </w:r>
      <w:r w:rsidRPr="00326187">
        <w:rPr>
          <w:rStyle w:val="StyleBoldUnderline"/>
          <w:rFonts w:asciiTheme="minorHAnsi" w:hAnsiTheme="minorHAnsi"/>
        </w:rPr>
        <w:t xml:space="preserve"> jobs </w:t>
      </w:r>
      <w:r w:rsidRPr="00326187">
        <w:rPr>
          <w:rStyle w:val="StyleBoldUnderline"/>
          <w:rFonts w:asciiTheme="minorHAnsi" w:hAnsiTheme="minorHAnsi"/>
          <w:highlight w:val="green"/>
        </w:rPr>
        <w:t>are created</w:t>
      </w:r>
      <w:r w:rsidRPr="00326187">
        <w:rPr>
          <w:rStyle w:val="StyleBoldUnderline"/>
          <w:rFonts w:asciiTheme="minorHAnsi" w:hAnsiTheme="minorHAnsi"/>
        </w:rPr>
        <w:t xml:space="preserve"> in the economy </w:t>
      </w:r>
      <w:r w:rsidRPr="00326187">
        <w:rPr>
          <w:rStyle w:val="StyleBoldUnderline"/>
          <w:rFonts w:asciiTheme="minorHAnsi" w:hAnsiTheme="minorHAnsi"/>
          <w:highlight w:val="green"/>
        </w:rPr>
        <w:t>from manufacturing and education, to health care and information services. The economic boom leads to enhanced royalties and taxes that help</w:t>
      </w:r>
      <w:r w:rsidRPr="00326187">
        <w:rPr>
          <w:rStyle w:val="StyleBoldUnderline"/>
          <w:rFonts w:asciiTheme="minorHAnsi" w:hAnsiTheme="minorHAnsi"/>
        </w:rPr>
        <w:t xml:space="preserve"> to </w:t>
      </w:r>
      <w:r w:rsidRPr="00326187">
        <w:rPr>
          <w:rStyle w:val="StyleBoldUnderline"/>
          <w:rFonts w:asciiTheme="minorHAnsi" w:hAnsiTheme="minorHAnsi"/>
          <w:highlight w:val="green"/>
        </w:rPr>
        <w:t>fund social programs, research and education. It’s</w:t>
      </w:r>
      <w:r w:rsidRPr="00326187">
        <w:rPr>
          <w:rStyle w:val="StyleBoldUnderline"/>
          <w:rFonts w:asciiTheme="minorHAnsi" w:hAnsiTheme="minorHAnsi"/>
        </w:rPr>
        <w:t xml:space="preserve"> how </w:t>
      </w:r>
      <w:r w:rsidRPr="00326187">
        <w:rPr>
          <w:rStyle w:val="Emphasis"/>
          <w:highlight w:val="green"/>
        </w:rPr>
        <w:t>a ripple-out economy</w:t>
      </w:r>
      <w:r w:rsidRPr="00326187">
        <w:rPr>
          <w:rStyle w:val="StyleBoldUnderline"/>
          <w:rFonts w:asciiTheme="minorHAnsi" w:hAnsiTheme="minorHAnsi"/>
        </w:rPr>
        <w:t xml:space="preserve"> works. </w:t>
      </w:r>
      <w:r w:rsidRPr="00326187">
        <w:rPr>
          <w:rStyle w:val="StyleBoldUnderline"/>
          <w:rFonts w:asciiTheme="minorHAnsi" w:hAnsiTheme="minorHAnsi"/>
          <w:highlight w:val="green"/>
        </w:rPr>
        <w:t>Employment from expanded domestic oil</w:t>
      </w:r>
      <w:r w:rsidRPr="00326187">
        <w:rPr>
          <w:sz w:val="16"/>
        </w:rPr>
        <w:t xml:space="preserve">, gas and coal output– </w:t>
      </w:r>
      <w:r w:rsidRPr="00326187">
        <w:rPr>
          <w:rStyle w:val="StyleBoldUnderline"/>
          <w:rFonts w:asciiTheme="minorHAnsi" w:hAnsiTheme="minorHAnsi"/>
          <w:highlight w:val="green"/>
        </w:rPr>
        <w:t>and,</w:t>
      </w:r>
      <w:r w:rsidRPr="00326187">
        <w:rPr>
          <w:rStyle w:val="StyleBoldUnderline"/>
          <w:rFonts w:asciiTheme="minorHAnsi" w:hAnsiTheme="minorHAnsi"/>
        </w:rPr>
        <w:t xml:space="preserve"> importantly, </w:t>
      </w:r>
      <w:r w:rsidRPr="00326187">
        <w:rPr>
          <w:rStyle w:val="StyleBoldUnderline"/>
          <w:rFonts w:asciiTheme="minorHAnsi" w:hAnsiTheme="minorHAnsi"/>
          <w:highlight w:val="green"/>
        </w:rPr>
        <w:t>exports –is associated with over $2 trillion in total economic benefits</w:t>
      </w:r>
      <w:r w:rsidRPr="00326187">
        <w:rPr>
          <w:sz w:val="16"/>
        </w:rPr>
        <w:t xml:space="preserve"> to our society from all the hydrocarbon production. We don’t need stimulus funds to create such jobs, so taxpayers are off the hook. Hydrocarbon employment creates a net societal benefit of $500,000 per job. The broad economic benefits show up not just in jobs and incomes, but also in huge reductions in imports and our trade deficit, as well as reductions in both state and federal debt. All we need to do is ensure that regulations meet the intent of the rules and are not punitive or obfuscatory.</w:t>
      </w:r>
    </w:p>
    <w:p w:rsidR="000E14D1" w:rsidRPr="001D3DAB" w:rsidRDefault="000E14D1" w:rsidP="000E14D1">
      <w:pPr>
        <w:pStyle w:val="Heading4"/>
      </w:pPr>
      <w:r w:rsidRPr="001D3DAB">
        <w:t>US is key to the global economy</w:t>
      </w:r>
    </w:p>
    <w:p w:rsidR="000E14D1" w:rsidRPr="001D3DAB" w:rsidRDefault="000E14D1" w:rsidP="000E14D1">
      <w:r w:rsidRPr="001D3DAB">
        <w:rPr>
          <w:rStyle w:val="StyleStyleBold12pt"/>
          <w:szCs w:val="26"/>
        </w:rPr>
        <w:t>Caploe9</w:t>
      </w:r>
      <w:r w:rsidRPr="001D3DAB">
        <w:t xml:space="preserve"> (David, PhD in International political economy from Princeton, “Focus still on America to lead global recovery,” The Straits Times, 8/2/12)</w:t>
      </w:r>
    </w:p>
    <w:p w:rsidR="000E14D1" w:rsidRPr="001D3DAB" w:rsidRDefault="000E14D1" w:rsidP="000E14D1"/>
    <w:p w:rsidR="000E14D1" w:rsidRPr="00326187" w:rsidRDefault="000E14D1" w:rsidP="000E14D1">
      <w:pPr>
        <w:rPr>
          <w:b/>
          <w:bCs/>
          <w:u w:val="single"/>
        </w:rPr>
      </w:pPr>
      <w:r w:rsidRPr="00326187">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1D3DAB">
        <w:rPr>
          <w:rStyle w:val="StyleBoldUnderline"/>
        </w:rPr>
        <w:t xml:space="preserve">'The </w:t>
      </w:r>
      <w:r w:rsidRPr="001D3DAB">
        <w:rPr>
          <w:rStyle w:val="StyleBoldUnderline"/>
          <w:highlight w:val="green"/>
        </w:rPr>
        <w:t>world has become accustomed to the US being</w:t>
      </w:r>
      <w:r w:rsidRPr="001D3DAB">
        <w:rPr>
          <w:rStyle w:val="StyleBoldUnderline"/>
        </w:rPr>
        <w:t xml:space="preserve"> a voracious consumer market, </w:t>
      </w:r>
      <w:r w:rsidRPr="001D3DAB">
        <w:rPr>
          <w:rStyle w:val="StyleBoldUnderline"/>
          <w:highlight w:val="green"/>
        </w:rPr>
        <w:t>the engine that drives</w:t>
      </w:r>
      <w:r w:rsidRPr="001D3DAB">
        <w:rPr>
          <w:rStyle w:val="StyleBoldUnderline"/>
        </w:rPr>
        <w:t xml:space="preserve"> a lot of economic </w:t>
      </w:r>
      <w:r w:rsidRPr="001D3DAB">
        <w:rPr>
          <w:rStyle w:val="StyleBoldUnderline"/>
          <w:highlight w:val="green"/>
        </w:rPr>
        <w:t>growth</w:t>
      </w:r>
      <w:r w:rsidRPr="001D3DAB">
        <w:rPr>
          <w:rStyle w:val="StyleBoldUnderline"/>
        </w:rPr>
        <w:t xml:space="preserve"> worldwide</w:t>
      </w:r>
      <w:r w:rsidRPr="00326187">
        <w:rPr>
          <w:b/>
          <w:sz w:val="16"/>
        </w:rPr>
        <w:t xml:space="preserve">,' he said. </w:t>
      </w:r>
      <w:r w:rsidRPr="001D3DAB">
        <w:rPr>
          <w:rStyle w:val="StyleBoldUnderline"/>
        </w:rPr>
        <w:t>'If there is going to be renewed growth, it just can't be the US as the engine</w:t>
      </w:r>
      <w:r w:rsidRPr="001D3DAB">
        <w:rPr>
          <w:u w:val="single"/>
        </w:rPr>
        <w:t xml:space="preserve">.' </w:t>
      </w:r>
      <w:r w:rsidRPr="00326187">
        <w:rPr>
          <w:sz w:val="16"/>
        </w:rPr>
        <w:t xml:space="preserve">While superficially sensible, this view is deeply problematic. </w:t>
      </w:r>
      <w:r w:rsidRPr="001D3DAB">
        <w:rPr>
          <w:rStyle w:val="StyleBoldUnderline"/>
        </w:rPr>
        <w:t xml:space="preserve">To begin with, it ignores the fact that </w:t>
      </w:r>
      <w:r w:rsidRPr="001D3DAB">
        <w:rPr>
          <w:rStyle w:val="StyleBoldUnderline"/>
          <w:highlight w:val="green"/>
        </w:rPr>
        <w:t>the global economy has in fact been 'America-centred' for more than 60 years</w:t>
      </w:r>
      <w:r w:rsidRPr="00326187">
        <w:rPr>
          <w:b/>
          <w:sz w:val="16"/>
          <w:highlight w:val="green"/>
        </w:rPr>
        <w:t xml:space="preserve">. </w:t>
      </w:r>
      <w:r w:rsidRPr="001D3DAB">
        <w:rPr>
          <w:rStyle w:val="StyleBoldUnderline"/>
          <w:highlight w:val="green"/>
        </w:rPr>
        <w:t>Countries</w:t>
      </w:r>
      <w:r w:rsidRPr="001D3DAB">
        <w:rPr>
          <w:rStyle w:val="StyleBoldUnderline"/>
        </w:rPr>
        <w:t xml:space="preserve"> - China, Japan, Canada, Brazil, Korea, Mexico and so on - </w:t>
      </w:r>
      <w:r w:rsidRPr="001D3DAB">
        <w:rPr>
          <w:rStyle w:val="StyleBoldUnderline"/>
          <w:highlight w:val="green"/>
        </w:rPr>
        <w:t>either sell to the US or</w:t>
      </w:r>
      <w:r w:rsidRPr="001D3DAB">
        <w:rPr>
          <w:rStyle w:val="StyleBoldUnderline"/>
        </w:rPr>
        <w:t xml:space="preserve"> they sell </w:t>
      </w:r>
      <w:r w:rsidRPr="001D3DAB">
        <w:rPr>
          <w:rStyle w:val="StyleBoldUnderline"/>
          <w:highlight w:val="green"/>
        </w:rPr>
        <w:t>tocountries that sell to the US</w:t>
      </w:r>
      <w:r w:rsidRPr="00326187">
        <w:rPr>
          <w:sz w:val="16"/>
        </w:rPr>
        <w:t xml:space="preserve">. This system has generally been advantageous for all concerned. </w:t>
      </w:r>
      <w:r w:rsidRPr="001D3DAB">
        <w:rPr>
          <w:rStyle w:val="StyleBoldUnderline"/>
          <w:highlight w:val="green"/>
        </w:rPr>
        <w:t>America gained</w:t>
      </w:r>
      <w:r w:rsidRPr="001D3DAB">
        <w:rPr>
          <w:rStyle w:val="StyleBoldUnderline"/>
        </w:rPr>
        <w:t xml:space="preserve"> certain historically unprecedented </w:t>
      </w:r>
      <w:r w:rsidRPr="001D3DAB">
        <w:rPr>
          <w:rStyle w:val="StyleBoldUnderline"/>
          <w:highlight w:val="green"/>
        </w:rPr>
        <w:t>benefits, but the system also enabled participating countries</w:t>
      </w:r>
      <w:r w:rsidRPr="001D3DAB">
        <w:rPr>
          <w:rStyle w:val="StyleBoldUnderline"/>
        </w:rPr>
        <w:t xml:space="preserve"> - first in Western Europe and Japan, and later, many in the Third World - </w:t>
      </w:r>
      <w:r w:rsidRPr="001D3DAB">
        <w:rPr>
          <w:rStyle w:val="StyleBoldUnderline"/>
          <w:highlight w:val="green"/>
        </w:rPr>
        <w:t>to achieve undreamt-of prosperity.</w:t>
      </w:r>
      <w:r w:rsidRPr="001D3DAB">
        <w:rPr>
          <w:rStyle w:val="StyleBoldUnderline"/>
        </w:rPr>
        <w:t xml:space="preserve">At the same time, </w:t>
      </w:r>
      <w:r w:rsidRPr="001D3DAB">
        <w:rPr>
          <w:rStyle w:val="StyleBoldUnderline"/>
          <w:highlight w:val="green"/>
        </w:rPr>
        <w:t>this deep inter-connection between the US and the rest of the world also explains how the collapse of a relatively small sector of the US economy</w:t>
      </w:r>
      <w:r w:rsidRPr="001D3DAB">
        <w:rPr>
          <w:rStyle w:val="StyleBoldUnderline"/>
        </w:rPr>
        <w:t xml:space="preserve"> - 'sub-prime' housing, logarithmically exponentialised by Wall Street's ingenious chicanery - </w:t>
      </w:r>
      <w:r w:rsidRPr="001D3DAB">
        <w:rPr>
          <w:rStyle w:val="StyleBoldUnderline"/>
          <w:highlight w:val="green"/>
        </w:rPr>
        <w:t>has cascaded into the worst global economic crisis since the Great Depression</w:t>
      </w:r>
      <w:r w:rsidRPr="001D3DAB">
        <w:rPr>
          <w:u w:val="single"/>
        </w:rPr>
        <w:t xml:space="preserve">. </w:t>
      </w:r>
      <w:r w:rsidRPr="00326187">
        <w:rPr>
          <w:sz w:val="16"/>
        </w:rPr>
        <w:t xml:space="preserve">To put it simply, Mr 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1D3DAB">
        <w:rPr>
          <w:rStyle w:val="StyleBoldUnderline"/>
          <w:highlight w:val="green"/>
        </w:rPr>
        <w:t>If the US</w:t>
      </w:r>
      <w:r w:rsidRPr="001D3DAB">
        <w:rPr>
          <w:rStyle w:val="StyleBoldUnderline"/>
        </w:rPr>
        <w:t xml:space="preserve"> can't or won't or </w:t>
      </w:r>
      <w:r w:rsidRPr="001D3DAB">
        <w:rPr>
          <w:rStyle w:val="StyleBoldUnderline"/>
          <w:highlight w:val="green"/>
        </w:rPr>
        <w:t>doesn't want to be the global economic engine, which country will?The obvious answer is China. But that is unrealistic</w:t>
      </w:r>
      <w:r w:rsidRPr="001D3DAB">
        <w:rPr>
          <w:rStyle w:val="StyleBoldUnderline"/>
        </w:rPr>
        <w:t xml:space="preserve"> for three reasons. First, </w:t>
      </w:r>
      <w:r w:rsidRPr="001D3DAB">
        <w:rPr>
          <w:rStyle w:val="StyleBoldUnderline"/>
          <w:highlight w:val="green"/>
        </w:rPr>
        <w:t>China's economic health is more tied to America's than practically any other country in the world</w:t>
      </w:r>
      <w:r w:rsidRPr="001D3DAB">
        <w:rPr>
          <w:rStyle w:val="StyleBoldUnderline"/>
        </w:rPr>
        <w:t>. Indeed, the reason China has so many dollars to invest everywhere - whether in US Treasury bonds or in Africa - is precisely that it has structured its own economy to complement America's</w:t>
      </w:r>
      <w:r w:rsidRPr="00326187">
        <w:rPr>
          <w:sz w:val="16"/>
        </w:rPr>
        <w:t xml:space="preserve">.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w:t>
      </w:r>
      <w:r w:rsidRPr="001D3DAB">
        <w:rPr>
          <w:rStyle w:val="StyleBoldUnderline"/>
          <w:highlight w:val="green"/>
        </w:rPr>
        <w:t>China</w:t>
      </w:r>
      <w:r w:rsidRPr="001D3DAB">
        <w:rPr>
          <w:rStyle w:val="StyleBoldUnderline"/>
        </w:rPr>
        <w:t xml:space="preserve">, however, </w:t>
      </w:r>
      <w:r w:rsidRPr="001D3DAB">
        <w:rPr>
          <w:rStyle w:val="StyleBoldUnderline"/>
          <w:highlight w:val="green"/>
        </w:rPr>
        <w:t>is a poor country, with low per capita income</w:t>
      </w:r>
      <w:r w:rsidRPr="001D3DAB">
        <w:rPr>
          <w:rStyle w:val="StyleBoldUnderline"/>
        </w:rPr>
        <w:t>, even though it will soon pass Japan as the world's second largest economy</w:t>
      </w:r>
      <w:r w:rsidRPr="00326187">
        <w:rPr>
          <w:sz w:val="16"/>
        </w:rPr>
        <w:t xml:space="preserve">.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1D3DAB">
        <w:rPr>
          <w:rStyle w:val="StyleBoldUnderline"/>
        </w:rPr>
        <w:t>Finally, the key 'system' issue for China - or for the European Union - in thinking about becoming the engine of the world economy - is monetary:</w:t>
      </w:r>
      <w:r w:rsidRPr="00326187">
        <w:rPr>
          <w:sz w:val="16"/>
        </w:rPr>
        <w:t xml:space="preserve"> What are the implications of having your domestic currency become the global reserve currency? This is an extremely complex issue that the US has struggled with, not always successfully, from 1959 to the present. </w:t>
      </w:r>
      <w:r w:rsidRPr="001D3DAB">
        <w:rPr>
          <w:rStyle w:val="StyleBoldUnderline"/>
        </w:rPr>
        <w:t xml:space="preserve">Without going into detail, </w:t>
      </w:r>
      <w:r w:rsidRPr="001D3DAB">
        <w:rPr>
          <w:rStyle w:val="StyleBoldUnderline"/>
          <w:highlight w:val="green"/>
        </w:rPr>
        <w:t>it can safely be said that though having the US dollar as the world's medium of exchange has given the US some tremendous advantages, it has also created huge problems,</w:t>
      </w:r>
      <w:r w:rsidRPr="001D3DAB">
        <w:rPr>
          <w:rStyle w:val="StyleBoldUnderline"/>
        </w:rPr>
        <w:t xml:space="preserve"> both </w:t>
      </w:r>
      <w:r w:rsidRPr="001D3DAB">
        <w:rPr>
          <w:rStyle w:val="StyleBoldUnderline"/>
          <w:highlight w:val="green"/>
        </w:rPr>
        <w:t>for</w:t>
      </w:r>
      <w:r w:rsidRPr="001D3DAB">
        <w:rPr>
          <w:rStyle w:val="StyleBoldUnderline"/>
        </w:rPr>
        <w:t xml:space="preserve"> America and the </w:t>
      </w:r>
      <w:r w:rsidRPr="001D3DAB">
        <w:rPr>
          <w:rStyle w:val="StyleBoldUnderline"/>
          <w:highlight w:val="green"/>
        </w:rPr>
        <w:t>global economic system</w:t>
      </w:r>
      <w:r w:rsidRPr="00326187">
        <w:rPr>
          <w:sz w:val="16"/>
        </w:rPr>
        <w:t xml:space="preserve">. The Chinese leadership is certainly familiar with this history. It will try to avoid the yuan becoming an international medium of exchange until it feels much more confident in its ability to handle the manifold currency problems that the US has grappled with for decades. </w:t>
      </w:r>
      <w:r w:rsidRPr="001D3DAB">
        <w:rPr>
          <w:rStyle w:val="StyleBoldUnderline"/>
        </w:rPr>
        <w:t xml:space="preserve">Given all this, </w:t>
      </w:r>
      <w:r w:rsidRPr="001D3DAB">
        <w:rPr>
          <w:rStyle w:val="StyleBoldUnderline"/>
          <w:highlight w:val="green"/>
        </w:rPr>
        <w:t>the US will remain the engine of global economic recovery for the foreseeable future</w:t>
      </w:r>
      <w:r w:rsidRPr="001D3DAB">
        <w:rPr>
          <w:rStyle w:val="StyleBoldUnderline"/>
        </w:rPr>
        <w:t xml:space="preserve">, even though other countries must certainly help. </w:t>
      </w:r>
    </w:p>
    <w:p w:rsidR="000E14D1" w:rsidRPr="001D3DAB" w:rsidRDefault="000E14D1" w:rsidP="000E14D1">
      <w:pPr>
        <w:pStyle w:val="Heading4"/>
      </w:pPr>
      <w:r w:rsidRPr="001D3DAB">
        <w:t>Economic decline causes war—studies prove</w:t>
      </w:r>
    </w:p>
    <w:p w:rsidR="000E14D1" w:rsidRPr="001D3DAB" w:rsidRDefault="000E14D1" w:rsidP="000E14D1">
      <w:pPr>
        <w:rPr>
          <w:rFonts w:eastAsia="Calibri" w:cs="Arial"/>
        </w:rPr>
      </w:pPr>
      <w:r w:rsidRPr="001D3DAB">
        <w:rPr>
          <w:rStyle w:val="StyleStyleBold12pt"/>
          <w:szCs w:val="26"/>
        </w:rPr>
        <w:t>Royal</w:t>
      </w:r>
      <w:r w:rsidRPr="001D3DAB">
        <w:rPr>
          <w:rFonts w:eastAsia="Calibri" w:cs="Arial"/>
        </w:rPr>
        <w:t>, Department of Defense Cooperative threat reduction director, 20</w:t>
      </w:r>
      <w:r w:rsidRPr="001D3DAB">
        <w:rPr>
          <w:rStyle w:val="StyleStyleBold12pt"/>
          <w:szCs w:val="26"/>
        </w:rPr>
        <w:t>10</w:t>
      </w:r>
      <w:r w:rsidRPr="001D3DAB">
        <w:rPr>
          <w:rFonts w:eastAsia="Calibri" w:cs="Arial"/>
        </w:rPr>
        <w:t xml:space="preserve"> [Jedediah, Economic Integration, Economic Signaling and the Problem of Economic Crises, in Economics of War and Peace: Economic, Legal and Political Perspectives, p.213-4]</w:t>
      </w:r>
    </w:p>
    <w:p w:rsidR="000E14D1" w:rsidRPr="001D3DAB" w:rsidRDefault="000E14D1" w:rsidP="000E14D1">
      <w:pPr>
        <w:rPr>
          <w:rFonts w:eastAsia="Calibri" w:cs="Arial"/>
        </w:rPr>
      </w:pPr>
    </w:p>
    <w:p w:rsidR="000E14D1" w:rsidRDefault="000E14D1" w:rsidP="000E14D1">
      <w:pPr>
        <w:rPr>
          <w:sz w:val="16"/>
        </w:rPr>
      </w:pPr>
      <w:r w:rsidRPr="00326187">
        <w:rPr>
          <w:sz w:val="16"/>
        </w:rPr>
        <w:t>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w:t>
      </w:r>
      <w:r w:rsidRPr="001D3DAB">
        <w:rPr>
          <w:rStyle w:val="StyleBoldUnderline"/>
        </w:rPr>
        <w:t xml:space="preserve">, </w:t>
      </w:r>
      <w:r w:rsidRPr="001D3DAB">
        <w:rPr>
          <w:rStyle w:val="StyleBoldUnderline"/>
          <w:highlight w:val="green"/>
        </w:rPr>
        <w:t xml:space="preserve">if the expectations of future trade decline, particularly for </w:t>
      </w:r>
      <w:r w:rsidRPr="001D3DAB">
        <w:rPr>
          <w:rStyle w:val="StyleBoldUnderline"/>
        </w:rPr>
        <w:t xml:space="preserve">difficult to replace </w:t>
      </w:r>
      <w:r w:rsidRPr="001D3DAB">
        <w:rPr>
          <w:rStyle w:val="StyleBoldUnderline"/>
          <w:highlight w:val="green"/>
        </w:rPr>
        <w:t>items such as energy resources,</w:t>
      </w:r>
      <w:r w:rsidRPr="001D3DAB">
        <w:rPr>
          <w:rStyle w:val="StyleBoldUnderline"/>
        </w:rPr>
        <w:t xml:space="preserve"> the </w:t>
      </w:r>
      <w:r w:rsidRPr="001D3DAB">
        <w:rPr>
          <w:rStyle w:val="StyleBoldUnderline"/>
          <w:highlight w:val="green"/>
        </w:rPr>
        <w:t>likelihood for conflict increases</w:t>
      </w:r>
      <w:r w:rsidRPr="001D3DAB">
        <w:rPr>
          <w:rStyle w:val="StyleBoldUnderline"/>
        </w:rPr>
        <w:t xml:space="preserve">, as </w:t>
      </w:r>
      <w:r w:rsidRPr="001D3DAB">
        <w:rPr>
          <w:rStyle w:val="StyleBoldUnderline"/>
          <w:highlight w:val="green"/>
        </w:rPr>
        <w:t xml:space="preserve">states will </w:t>
      </w:r>
      <w:r w:rsidRPr="001D3DAB">
        <w:rPr>
          <w:rStyle w:val="StyleBoldUnderline"/>
        </w:rPr>
        <w:t xml:space="preserve">be inclined to </w:t>
      </w:r>
      <w:r w:rsidRPr="001D3DAB">
        <w:rPr>
          <w:rStyle w:val="StyleBoldUnderline"/>
          <w:highlight w:val="green"/>
        </w:rPr>
        <w:t>use force to gain access to those resources</w:t>
      </w:r>
      <w:r w:rsidRPr="00326187">
        <w:rPr>
          <w:sz w:val="16"/>
          <w:shd w:val="clear" w:color="auto" w:fill="00FF00"/>
        </w:rPr>
        <w:t>.</w:t>
      </w:r>
      <w:r w:rsidRPr="001D3DAB">
        <w:rPr>
          <w:rStyle w:val="StyleBoldUnderline"/>
          <w:highlight w:val="green"/>
        </w:rPr>
        <w:t>Crises could</w:t>
      </w:r>
      <w:r w:rsidRPr="00326187">
        <w:rPr>
          <w:sz w:val="16"/>
        </w:rPr>
        <w:t xml:space="preserve">potentially </w:t>
      </w:r>
      <w:r w:rsidRPr="001D3DAB">
        <w:rPr>
          <w:rStyle w:val="StyleBoldUnderline"/>
        </w:rPr>
        <w:t xml:space="preserve">be the </w:t>
      </w:r>
      <w:r w:rsidRPr="001D3DAB">
        <w:rPr>
          <w:rStyle w:val="StyleBoldUnderline"/>
          <w:highlight w:val="green"/>
        </w:rPr>
        <w:t>trigger</w:t>
      </w:r>
      <w:r w:rsidRPr="001D3DAB">
        <w:rPr>
          <w:rStyle w:val="StyleBoldUnderline"/>
        </w:rPr>
        <w:t xml:space="preserve"> for </w:t>
      </w:r>
      <w:r w:rsidRPr="001D3DAB">
        <w:rPr>
          <w:rStyle w:val="StyleBoldUnderline"/>
          <w:highlight w:val="green"/>
        </w:rPr>
        <w:t xml:space="preserve">decreased trade expectations </w:t>
      </w:r>
      <w:r w:rsidRPr="001D3DAB">
        <w:rPr>
          <w:rStyle w:val="StyleBoldUnderline"/>
        </w:rPr>
        <w:t xml:space="preserve">either </w:t>
      </w:r>
      <w:r w:rsidRPr="001D3DAB">
        <w:rPr>
          <w:rStyle w:val="StyleBoldUnderline"/>
          <w:highlight w:val="green"/>
        </w:rPr>
        <w:t>on its own or because it triggers protectionist moves</w:t>
      </w:r>
      <w:r w:rsidRPr="001D3DAB">
        <w:rPr>
          <w:rStyle w:val="StyleBoldUnderline"/>
        </w:rPr>
        <w:t xml:space="preserve"> by interdependent states</w:t>
      </w:r>
      <w:r w:rsidRPr="00326187">
        <w:rPr>
          <w:sz w:val="16"/>
        </w:rPr>
        <w:t xml:space="preserve">.4 Third, others have considered </w:t>
      </w:r>
      <w:r w:rsidRPr="001D3DAB">
        <w:rPr>
          <w:rStyle w:val="StyleBoldUnderline"/>
        </w:rPr>
        <w:t>the link between economic decline and external armed conflict</w:t>
      </w:r>
      <w:r w:rsidRPr="00326187">
        <w:rPr>
          <w:sz w:val="16"/>
        </w:rPr>
        <w:t xml:space="preserve"> at a national level. Bloomberg and Hess (2002) </w:t>
      </w:r>
      <w:r w:rsidRPr="001D3DAB">
        <w:rPr>
          <w:rStyle w:val="StyleBoldUnderline"/>
        </w:rPr>
        <w:t>find a strong correlation between internal conflict and external conflict, particularly during periods of economic downturn.</w:t>
      </w:r>
      <w:r w:rsidRPr="00326187">
        <w:rPr>
          <w:sz w:val="16"/>
        </w:rPr>
        <w:t xml:space="preserve"> They write, </w:t>
      </w:r>
      <w:r w:rsidRPr="001D3DAB">
        <w:rPr>
          <w:rStyle w:val="StyleBoldUnderline"/>
        </w:rPr>
        <w:t>The linkages between internal and external conflict and prosperity are strong and mutually reinforcing</w:t>
      </w:r>
      <w:r w:rsidRPr="00326187">
        <w:rPr>
          <w:sz w:val="16"/>
        </w:rPr>
        <w:t>. Economic conflict tends to spawn internal conflict, which in turn returns the favour. Moreover, the presence of a recession tends to amplify the extent to which international and external conflicts self-reinforce each other (Bloomberg &amp; Hess, 2002, p.89) Economic decline has also been linked with an increase in the likelihood of terrorism (Blomberg, Hess, &amp;Weerapana, 2004), which has the capacity to spill across borders and lead to external tensions. Furthermore, crises generally reduce the popularity of a sitting government. ‘</w:t>
      </w:r>
      <w:r w:rsidRPr="001D3DAB">
        <w:rPr>
          <w:rStyle w:val="StyleBoldUnderline"/>
          <w:highlight w:val="green"/>
        </w:rPr>
        <w:t>Diversionary theory’ suggests</w:t>
      </w:r>
      <w:r w:rsidRPr="001D3DAB">
        <w:rPr>
          <w:rStyle w:val="StyleBoldUnderline"/>
        </w:rPr>
        <w:t xml:space="preserve"> that, when </w:t>
      </w:r>
      <w:r w:rsidRPr="001D3DAB">
        <w:rPr>
          <w:rStyle w:val="StyleBoldUnderline"/>
          <w:highlight w:val="green"/>
        </w:rPr>
        <w:t>facing unpopularity</w:t>
      </w:r>
      <w:r w:rsidRPr="001D3DAB">
        <w:rPr>
          <w:rStyle w:val="StyleBoldUnderline"/>
        </w:rPr>
        <w:t xml:space="preserve"> arising from economic decline, </w:t>
      </w:r>
      <w:r w:rsidRPr="001D3DAB">
        <w:rPr>
          <w:rStyle w:val="StyleBoldUnderline"/>
          <w:highlight w:val="green"/>
        </w:rPr>
        <w:t>sitting governments have increased incentives to fabricate external military conflicts</w:t>
      </w:r>
      <w:r w:rsidRPr="00326187">
        <w:rPr>
          <w:sz w:val="16"/>
        </w:rPr>
        <w:t xml:space="preserve">to create a 'rally around the flag' effect. Wang (1996), DeRouen (1995), and Bloomberg,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w:t>
      </w:r>
      <w:r w:rsidRPr="001D3DAB">
        <w:rPr>
          <w:rStyle w:val="StyleBoldUnderline"/>
          <w:highlight w:val="green"/>
        </w:rPr>
        <w:t>periods of weak economic performance in the U</w:t>
      </w:r>
      <w:r w:rsidRPr="001D3DAB">
        <w:rPr>
          <w:rStyle w:val="StyleBoldUnderline"/>
        </w:rPr>
        <w:t xml:space="preserve">nited </w:t>
      </w:r>
      <w:r w:rsidRPr="001D3DAB">
        <w:rPr>
          <w:rStyle w:val="StyleBoldUnderline"/>
          <w:highlight w:val="green"/>
        </w:rPr>
        <w:t>S</w:t>
      </w:r>
      <w:r w:rsidRPr="001D3DAB">
        <w:rPr>
          <w:rStyle w:val="StyleBoldUnderline"/>
        </w:rPr>
        <w:t xml:space="preserve">tates, and thus weak Presidential popularity, </w:t>
      </w:r>
      <w:r w:rsidRPr="001D3DAB">
        <w:rPr>
          <w:rStyle w:val="StyleBoldUnderline"/>
          <w:highlight w:val="green"/>
        </w:rPr>
        <w:t>are statistically linked to an increase in the use of force</w:t>
      </w:r>
      <w:r w:rsidRPr="00326187">
        <w:rPr>
          <w:sz w:val="16"/>
        </w:rPr>
        <w:t xml:space="preserve">. In summary, recent economic scholarship positively correlates economic integration with an increase in the frequency of economic crises, whereas </w:t>
      </w:r>
      <w:r w:rsidRPr="001D3DAB">
        <w:rPr>
          <w:rStyle w:val="StyleBoldUnderline"/>
          <w:highlight w:val="green"/>
        </w:rPr>
        <w:t>political science scholarship links economic decline with external conflict</w:t>
      </w:r>
      <w:r w:rsidRPr="00326187">
        <w:rPr>
          <w:sz w:val="16"/>
        </w:rPr>
        <w:t xml:space="preserve"> at systemic, dyadic and national levels.5 This implied connection between integration, crises and armed conflict has not featured prominently in the economic-security debate and deserves more attention.</w:t>
      </w:r>
    </w:p>
    <w:p w:rsidR="000E14D1" w:rsidRPr="00676C14" w:rsidRDefault="000E14D1" w:rsidP="000E14D1">
      <w:pPr>
        <w:pStyle w:val="Heading4"/>
      </w:pPr>
      <w:r w:rsidRPr="00676C14">
        <w:t>US economic collapse emboldens adversaries – ensures global warfare</w:t>
      </w:r>
    </w:p>
    <w:p w:rsidR="000E14D1" w:rsidRPr="00676C14" w:rsidRDefault="000E14D1" w:rsidP="000E14D1">
      <w:r w:rsidRPr="00676C14">
        <w:rPr>
          <w:rStyle w:val="StyleStyleBold12pt"/>
        </w:rPr>
        <w:t>Lieberthal</w:t>
      </w:r>
      <w:r w:rsidRPr="00676C14">
        <w:t xml:space="preserve"> and O'Hanlon, Director of the China center and Director of research at Brookings, </w:t>
      </w:r>
      <w:r w:rsidRPr="00676C14">
        <w:rPr>
          <w:rStyle w:val="StyleStyleBold12pt"/>
        </w:rPr>
        <w:t>12</w:t>
      </w:r>
      <w:r w:rsidRPr="00676C14">
        <w:t xml:space="preserve"> </w:t>
      </w:r>
    </w:p>
    <w:p w:rsidR="000E14D1" w:rsidRDefault="000E14D1" w:rsidP="000E14D1">
      <w:r w:rsidRPr="00676C14">
        <w:t xml:space="preserve">(7/10, The Real National Security Threat: America's Debt, </w:t>
      </w:r>
      <w:hyperlink r:id="rId27" w:history="1">
        <w:r w:rsidRPr="00425C32">
          <w:rPr>
            <w:rStyle w:val="Hyperlink"/>
          </w:rPr>
          <w:t>www.brookings.edu/research/opinions/2012/07/10-economy-foreign-policy-lieberthal-ohanlon</w:t>
        </w:r>
      </w:hyperlink>
      <w:r w:rsidRPr="00676C14">
        <w:t>)</w:t>
      </w:r>
    </w:p>
    <w:p w:rsidR="000E14D1" w:rsidRDefault="000E14D1" w:rsidP="000E14D1"/>
    <w:p w:rsidR="000E14D1" w:rsidRPr="00463568" w:rsidRDefault="000E14D1" w:rsidP="000E14D1">
      <w:pPr>
        <w:rPr>
          <w:sz w:val="16"/>
        </w:rPr>
      </w:pPr>
      <w:r w:rsidRPr="00463568">
        <w:rPr>
          <w:sz w:val="16"/>
        </w:rPr>
        <w:t xml:space="preserve">Lastly, </w:t>
      </w:r>
      <w:r w:rsidRPr="00676C14">
        <w:rPr>
          <w:rStyle w:val="StyleBoldUnderline"/>
        </w:rPr>
        <w:t xml:space="preserve">American </w:t>
      </w:r>
      <w:r w:rsidRPr="00F11E0A">
        <w:rPr>
          <w:rStyle w:val="StyleBoldUnderline"/>
          <w:highlight w:val="green"/>
        </w:rPr>
        <w:t>economic weakness undercuts U.S. leadership</w:t>
      </w:r>
      <w:r w:rsidRPr="00676C14">
        <w:rPr>
          <w:rStyle w:val="StyleBoldUnderline"/>
        </w:rPr>
        <w:t xml:space="preserve"> abroad. </w:t>
      </w:r>
      <w:r w:rsidRPr="00F11E0A">
        <w:rPr>
          <w:rStyle w:val="StyleBoldUnderline"/>
          <w:highlight w:val="green"/>
        </w:rPr>
        <w:t>Other countries sense our weakness and</w:t>
      </w:r>
      <w:r w:rsidRPr="00F11E0A">
        <w:rPr>
          <w:rStyle w:val="StyleBoldUnderline"/>
        </w:rPr>
        <w:t xml:space="preserve"> wonder about our purported decline</w:t>
      </w:r>
      <w:r w:rsidRPr="00676C14">
        <w:rPr>
          <w:rStyle w:val="StyleBoldUnderline"/>
        </w:rPr>
        <w:t>. If this perception becomes more widespread</w:t>
      </w:r>
      <w:r w:rsidRPr="00463568">
        <w:rPr>
          <w:sz w:val="16"/>
        </w:rPr>
        <w:t xml:space="preserve">, and the case that we are in decline becomes more persuasive, </w:t>
      </w:r>
      <w:r w:rsidRPr="00F11E0A">
        <w:rPr>
          <w:rStyle w:val="StyleBoldUnderline"/>
        </w:rPr>
        <w:t xml:space="preserve">countries </w:t>
      </w:r>
      <w:r w:rsidRPr="00F11E0A">
        <w:rPr>
          <w:rStyle w:val="StyleBoldUnderline"/>
          <w:highlight w:val="green"/>
        </w:rPr>
        <w:t xml:space="preserve">will begin to take actions </w:t>
      </w:r>
      <w:r w:rsidRPr="00F11E0A">
        <w:rPr>
          <w:rStyle w:val="StyleBoldUnderline"/>
        </w:rPr>
        <w:t xml:space="preserve">that reflect their skepticism about America's future. </w:t>
      </w:r>
      <w:r w:rsidRPr="00F11E0A">
        <w:rPr>
          <w:rStyle w:val="StyleBoldUnderline"/>
          <w:highlight w:val="green"/>
        </w:rPr>
        <w:t xml:space="preserve">Allies </w:t>
      </w:r>
      <w:r w:rsidRPr="00F11E0A">
        <w:rPr>
          <w:rStyle w:val="StyleBoldUnderline"/>
        </w:rPr>
        <w:t xml:space="preserve">and friends </w:t>
      </w:r>
      <w:r w:rsidRPr="00F11E0A">
        <w:rPr>
          <w:rStyle w:val="StyleBoldUnderline"/>
          <w:highlight w:val="green"/>
        </w:rPr>
        <w:t>will doubt our commitment and</w:t>
      </w:r>
      <w:r w:rsidRPr="00463568">
        <w:rPr>
          <w:sz w:val="16"/>
        </w:rPr>
        <w:t xml:space="preserve"> may </w:t>
      </w:r>
      <w:r w:rsidRPr="00F11E0A">
        <w:rPr>
          <w:rStyle w:val="StyleBoldUnderline"/>
          <w:highlight w:val="green"/>
        </w:rPr>
        <w:t>pursue nuclear weapons</w:t>
      </w:r>
      <w:r w:rsidRPr="00463568">
        <w:rPr>
          <w:sz w:val="16"/>
        </w:rPr>
        <w:t xml:space="preserve"> for their own security, for example; </w:t>
      </w:r>
      <w:r w:rsidRPr="00F11E0A">
        <w:rPr>
          <w:rStyle w:val="StyleBoldUnderline"/>
          <w:highlight w:val="green"/>
        </w:rPr>
        <w:t xml:space="preserve">adversaries will </w:t>
      </w:r>
      <w:r w:rsidRPr="00F11E0A">
        <w:rPr>
          <w:rStyle w:val="StyleBoldUnderline"/>
        </w:rPr>
        <w:t xml:space="preserve">sense opportunity and </w:t>
      </w:r>
      <w:r w:rsidRPr="00F11E0A">
        <w:rPr>
          <w:rStyle w:val="StyleBoldUnderline"/>
          <w:highlight w:val="green"/>
        </w:rPr>
        <w:t>be less restrained in throwing around their weight</w:t>
      </w:r>
      <w:r w:rsidRPr="00463568">
        <w:rPr>
          <w:sz w:val="16"/>
        </w:rPr>
        <w:t xml:space="preserve"> in their own neighborhoods. </w:t>
      </w:r>
      <w:r w:rsidRPr="00F11E0A">
        <w:rPr>
          <w:rStyle w:val="StyleBoldUnderline"/>
          <w:highlight w:val="green"/>
        </w:rPr>
        <w:t>The</w:t>
      </w:r>
      <w:r w:rsidRPr="00463568">
        <w:rPr>
          <w:sz w:val="16"/>
        </w:rPr>
        <w:t xml:space="preserve"> crucial </w:t>
      </w:r>
      <w:r w:rsidRPr="00F11E0A">
        <w:rPr>
          <w:rStyle w:val="StyleBoldUnderline"/>
          <w:highlight w:val="green"/>
        </w:rPr>
        <w:t>Persian Gulf and</w:t>
      </w:r>
      <w:r w:rsidRPr="00463568">
        <w:rPr>
          <w:sz w:val="16"/>
        </w:rPr>
        <w:t xml:space="preserve"> Western </w:t>
      </w:r>
      <w:r w:rsidRPr="00F11E0A">
        <w:rPr>
          <w:rStyle w:val="StyleBoldUnderline"/>
          <w:highlight w:val="green"/>
        </w:rPr>
        <w:t>Pacific regions will</w:t>
      </w:r>
      <w:r w:rsidRPr="00463568">
        <w:rPr>
          <w:sz w:val="16"/>
        </w:rPr>
        <w:t xml:space="preserve"> likely </w:t>
      </w:r>
      <w:r w:rsidRPr="00F11E0A">
        <w:rPr>
          <w:rStyle w:val="StyleBoldUnderline"/>
          <w:highlight w:val="green"/>
        </w:rPr>
        <w:t xml:space="preserve">become less stable. </w:t>
      </w:r>
      <w:r w:rsidRPr="00F11E0A">
        <w:rPr>
          <w:rStyle w:val="Emphasis"/>
          <w:highlight w:val="green"/>
        </w:rPr>
        <w:t>Major war will become more likely.</w:t>
      </w:r>
      <w:r w:rsidRPr="00463568">
        <w:rPr>
          <w:sz w:val="16"/>
        </w:rPr>
        <w:t xml:space="preserve">  When running for president last time, </w:t>
      </w:r>
      <w:r w:rsidRPr="00676C14">
        <w:rPr>
          <w:rStyle w:val="StyleBoldUnderline"/>
        </w:rPr>
        <w:t xml:space="preserve">Obama </w:t>
      </w:r>
      <w:r w:rsidRPr="00463568">
        <w:rPr>
          <w:sz w:val="16"/>
        </w:rPr>
        <w:t xml:space="preserve">eloquently </w:t>
      </w:r>
      <w:r w:rsidRPr="00676C14">
        <w:rPr>
          <w:rStyle w:val="StyleBoldUnderline"/>
        </w:rPr>
        <w:t>articulated big foreign policy visions</w:t>
      </w:r>
      <w:r w:rsidRPr="00463568">
        <w:rPr>
          <w:sz w:val="16"/>
        </w:rPr>
        <w:t xml:space="preserve">: healing America's breach with the Muslim world, controlling global climate change, dramatically curbing global poverty through development aid, moving toward a world free of nuclear weapons. These were, and remain, worthy if elusive goals. </w:t>
      </w:r>
      <w:r w:rsidRPr="00676C14">
        <w:rPr>
          <w:rStyle w:val="StyleBoldUnderline"/>
        </w:rPr>
        <w:t>However, for Obama or his successor</w:t>
      </w:r>
      <w:r w:rsidRPr="00463568">
        <w:rPr>
          <w:sz w:val="16"/>
        </w:rPr>
        <w:t xml:space="preserve">, there is now </w:t>
      </w:r>
      <w:r w:rsidRPr="00676C14">
        <w:rPr>
          <w:rStyle w:val="StyleBoldUnderline"/>
        </w:rPr>
        <w:t>a</w:t>
      </w:r>
      <w:r w:rsidRPr="00463568">
        <w:rPr>
          <w:sz w:val="16"/>
        </w:rPr>
        <w:t xml:space="preserve"> much </w:t>
      </w:r>
      <w:r w:rsidRPr="00676C14">
        <w:rPr>
          <w:rStyle w:val="StyleBoldUnderline"/>
        </w:rPr>
        <w:t>more urgent big-picture issue</w:t>
      </w:r>
      <w:r w:rsidRPr="00F11E0A">
        <w:rPr>
          <w:rStyle w:val="StyleBoldUnderline"/>
        </w:rPr>
        <w:t xml:space="preserve">: restoring </w:t>
      </w:r>
      <w:r w:rsidRPr="00F11E0A">
        <w:rPr>
          <w:rStyle w:val="StyleBoldUnderline"/>
          <w:highlight w:val="green"/>
        </w:rPr>
        <w:t>U.S. economic strength</w:t>
      </w:r>
      <w:r w:rsidRPr="00463568">
        <w:rPr>
          <w:sz w:val="16"/>
        </w:rPr>
        <w:t xml:space="preserve">. </w:t>
      </w:r>
      <w:r w:rsidRPr="00F11E0A">
        <w:rPr>
          <w:rStyle w:val="StyleBoldUnderline"/>
        </w:rPr>
        <w:t xml:space="preserve">Nothing else </w:t>
      </w:r>
      <w:r w:rsidRPr="00F11E0A">
        <w:rPr>
          <w:rStyle w:val="StyleBoldUnderline"/>
          <w:highlight w:val="green"/>
        </w:rPr>
        <w:t xml:space="preserve">is </w:t>
      </w:r>
      <w:r w:rsidRPr="00F11E0A">
        <w:rPr>
          <w:rStyle w:val="StyleBoldUnderline"/>
        </w:rPr>
        <w:t xml:space="preserve">really possible if </w:t>
      </w:r>
      <w:r w:rsidRPr="00F11E0A">
        <w:rPr>
          <w:rStyle w:val="StyleBoldUnderline"/>
          <w:highlight w:val="green"/>
        </w:rPr>
        <w:t xml:space="preserve">that fundamental prerequisite to </w:t>
      </w:r>
      <w:r w:rsidRPr="00F11E0A">
        <w:rPr>
          <w:rStyle w:val="StyleBoldUnderline"/>
        </w:rPr>
        <w:t xml:space="preserve">effective </w:t>
      </w:r>
      <w:r w:rsidRPr="00F11E0A">
        <w:rPr>
          <w:rStyle w:val="StyleBoldUnderline"/>
          <w:highlight w:val="green"/>
        </w:rPr>
        <w:t xml:space="preserve">foreign policy </w:t>
      </w:r>
      <w:r w:rsidRPr="00F11E0A">
        <w:rPr>
          <w:rStyle w:val="StyleBoldUnderline"/>
        </w:rPr>
        <w:t>is not reestablished.</w:t>
      </w:r>
    </w:p>
    <w:p w:rsidR="003729F0" w:rsidRDefault="003729F0" w:rsidP="003729F0">
      <w:pPr>
        <w:pStyle w:val="Heading3"/>
      </w:pPr>
      <w:r>
        <w:t xml:space="preserve">Econ ADV – UQ – Yes high prices </w:t>
      </w:r>
    </w:p>
    <w:p w:rsidR="003729F0" w:rsidRDefault="003729F0" w:rsidP="003729F0">
      <w:pPr>
        <w:pStyle w:val="Heading4"/>
      </w:pPr>
      <w:r>
        <w:t xml:space="preserve">Oil prices will continue climb – unrest in Iraq and Africa keeps supply tight </w:t>
      </w:r>
    </w:p>
    <w:p w:rsidR="003729F0" w:rsidRDefault="003729F0" w:rsidP="003729F0">
      <w:r w:rsidRPr="00E05044">
        <w:rPr>
          <w:rStyle w:val="StyleStyleBold12pt"/>
        </w:rPr>
        <w:t>EIA 7/8</w:t>
      </w:r>
      <w:r>
        <w:t xml:space="preserve">/2014 “SHORT-TERM ENERGY OUTLOOK”, </w:t>
      </w:r>
    </w:p>
    <w:p w:rsidR="003729F0" w:rsidRDefault="003729F0" w:rsidP="003729F0">
      <w:hyperlink r:id="rId28" w:history="1">
        <w:r w:rsidRPr="00AF2D3C">
          <w:rPr>
            <w:rStyle w:val="Hyperlink"/>
          </w:rPr>
          <w:t>http://www.eia.gov/forecasts/steo/</w:t>
        </w:r>
      </w:hyperlink>
    </w:p>
    <w:p w:rsidR="003729F0" w:rsidRDefault="003729F0" w:rsidP="003729F0"/>
    <w:p w:rsidR="003729F0" w:rsidRPr="005B0616" w:rsidRDefault="003729F0" w:rsidP="003729F0">
      <w:pPr>
        <w:rPr>
          <w:sz w:val="16"/>
        </w:rPr>
      </w:pPr>
      <w:r w:rsidRPr="009D0A60">
        <w:rPr>
          <w:rStyle w:val="StyleBoldUnderline"/>
        </w:rPr>
        <w:t xml:space="preserve">Unrest in Iraq put </w:t>
      </w:r>
      <w:r w:rsidRPr="009D0A60">
        <w:rPr>
          <w:rStyle w:val="Emphasis"/>
        </w:rPr>
        <w:t>upward pressure</w:t>
      </w:r>
      <w:r w:rsidRPr="009D0A60">
        <w:rPr>
          <w:rStyle w:val="StyleBoldUnderline"/>
        </w:rPr>
        <w:t xml:space="preserve"> on world oil prices </w:t>
      </w:r>
      <w:r w:rsidRPr="009D0A60">
        <w:rPr>
          <w:sz w:val="16"/>
        </w:rPr>
        <w:t xml:space="preserve">last month, </w:t>
      </w:r>
      <w:r w:rsidRPr="009D0A60">
        <w:rPr>
          <w:rStyle w:val="StyleBoldUnderline"/>
        </w:rPr>
        <w:t xml:space="preserve">helping </w:t>
      </w:r>
      <w:r w:rsidRPr="009D0A60">
        <w:rPr>
          <w:sz w:val="16"/>
        </w:rPr>
        <w:t xml:space="preserve">North Sea Brent crude </w:t>
      </w:r>
      <w:r w:rsidRPr="009D0A60">
        <w:rPr>
          <w:rStyle w:val="StyleBoldUnderline"/>
        </w:rPr>
        <w:t>oil</w:t>
      </w:r>
      <w:r w:rsidRPr="009D0A60">
        <w:rPr>
          <w:sz w:val="16"/>
        </w:rPr>
        <w:t xml:space="preserve"> spot </w:t>
      </w:r>
      <w:r w:rsidRPr="009D0A60">
        <w:rPr>
          <w:rStyle w:val="StyleBoldUnderline"/>
        </w:rPr>
        <w:t>prices reach their highest daily level of the year at</w:t>
      </w:r>
      <w:r w:rsidRPr="009D0A60">
        <w:rPr>
          <w:sz w:val="16"/>
        </w:rPr>
        <w:t xml:space="preserve"> just over </w:t>
      </w:r>
      <w:r w:rsidRPr="009D0A60">
        <w:rPr>
          <w:rStyle w:val="StyleBoldUnderline"/>
        </w:rPr>
        <w:t>$115/barrel</w:t>
      </w:r>
      <w:r w:rsidRPr="009D0A60">
        <w:rPr>
          <w:sz w:val="16"/>
        </w:rPr>
        <w:t xml:space="preserve"> (bbl) on June 19. North Sea Brent crude oil spot prices increased from a monthly average of $110/bbl in May to $112/bbl in June. This was the 12th consecutive month in which the average Brent crude oil spot price ranged between $107/bbl and $112/bbl. EIA projects Brent crude oil prices to average $110/bbl in 2014 and $105/bbl in 2015, $2/bbl and $3/bbl higher than projected in last month's STEO, respectively. The West Texas Intermediate (WTI) crude oil price discount to Brent is expected to average $9/bbl and $10/bbl in 2014 and 2015, respectively.</w:t>
      </w:r>
      <w:r w:rsidRPr="00463568">
        <w:t>¶</w:t>
      </w:r>
      <w:r w:rsidRPr="009D0A60">
        <w:rPr>
          <w:sz w:val="16"/>
        </w:rPr>
        <w:t xml:space="preserve"> During this year's April-through-September summer driving season, regular gasoline retail prices are forecast to average $3.66/gallon (gal), 8 cents higher than last year. Regular gasoline retail prices are projected to fall from an average of $3.68/gal during the second quarter to $3.64/gal during the third quarter as lower refinery margins more than offset higher crude oil prices. EIA expects regular gasoline retail prices to average $3.54/gal in 2014 and $3.45/gal in 2015, compared with $3.51/gal in 2013.</w:t>
      </w:r>
      <w:r w:rsidRPr="00463568">
        <w:t>¶</w:t>
      </w:r>
      <w:r w:rsidRPr="009D0A60">
        <w:rPr>
          <w:sz w:val="16"/>
        </w:rPr>
        <w:t xml:space="preserve"> </w:t>
      </w:r>
      <w:r w:rsidRPr="009D0A60">
        <w:rPr>
          <w:rStyle w:val="StyleBoldUnderline"/>
        </w:rPr>
        <w:t>U.S. total crude oil production</w:t>
      </w:r>
      <w:r w:rsidRPr="009D0A60">
        <w:rPr>
          <w:sz w:val="16"/>
        </w:rPr>
        <w:t xml:space="preserve">, which averaged 7.4 million barrels per day (bbl/d) in 2013, is </w:t>
      </w:r>
      <w:r w:rsidRPr="009D0A60">
        <w:rPr>
          <w:rStyle w:val="StyleBoldUnderline"/>
        </w:rPr>
        <w:t>expected to average 8.5 million</w:t>
      </w:r>
      <w:r w:rsidRPr="009D0A60">
        <w:rPr>
          <w:sz w:val="16"/>
        </w:rPr>
        <w:t xml:space="preserve"> bbl/d in 2014 and 9.3 million bbl/d in 2015. </w:t>
      </w:r>
      <w:r w:rsidRPr="00463568">
        <w:t>¶</w:t>
      </w:r>
      <w:r w:rsidRPr="009D0A60">
        <w:rPr>
          <w:sz w:val="16"/>
        </w:rPr>
        <w:t xml:space="preserve"> </w:t>
      </w:r>
      <w:r w:rsidRPr="009D0A60">
        <w:rPr>
          <w:rStyle w:val="StyleBoldUnderline"/>
        </w:rPr>
        <w:t xml:space="preserve">The 2015 forecast represents the highest </w:t>
      </w:r>
      <w:r w:rsidRPr="009D0A60">
        <w:t xml:space="preserve">annual </w:t>
      </w:r>
      <w:r w:rsidRPr="009D0A60">
        <w:rPr>
          <w:rStyle w:val="StyleBoldUnderline"/>
        </w:rPr>
        <w:t>average level of oil production since 1972</w:t>
      </w:r>
      <w:r w:rsidRPr="009D0A60">
        <w:rPr>
          <w:sz w:val="16"/>
        </w:rPr>
        <w:t>. Natural gas plant liquids production increases from an average of 2.6 million bbl/d in 2013 to 3.0 million bbl/d in 2015. The growth in domestic production has contributed to a significant decline in petroleum imports. The share of total U.S. liquid fuels consumption met by net imports fell from 60% in 2005 to an average of 33% in 2013. EIA expects the net import share to decline to 22% in 2015, which would be the lowest level since 1970.</w:t>
      </w:r>
    </w:p>
    <w:p w:rsidR="003729F0" w:rsidRPr="001D3DAB" w:rsidRDefault="003729F0" w:rsidP="003729F0">
      <w:pPr>
        <w:pStyle w:val="Heading3"/>
      </w:pPr>
      <w:r w:rsidRPr="001D3DAB">
        <w:t>Econ</w:t>
      </w:r>
      <w:r>
        <w:t xml:space="preserve"> ADV – UQ – Oil Shock vulnerability </w:t>
      </w:r>
    </w:p>
    <w:p w:rsidR="003729F0" w:rsidRPr="001D3DAB" w:rsidRDefault="003729F0" w:rsidP="003729F0">
      <w:pPr>
        <w:pStyle w:val="Heading4"/>
        <w:rPr>
          <w:szCs w:val="26"/>
        </w:rPr>
      </w:pPr>
      <w:r w:rsidRPr="001D3DAB">
        <w:rPr>
          <w:szCs w:val="26"/>
        </w:rPr>
        <w:t xml:space="preserve">U.S. highly vulnerable to oil shocks—collapses the U.S. economy—biggest internal link </w:t>
      </w:r>
    </w:p>
    <w:p w:rsidR="003729F0" w:rsidRPr="001D3DAB" w:rsidRDefault="003729F0" w:rsidP="003729F0">
      <w:r w:rsidRPr="001D3DAB">
        <w:rPr>
          <w:rStyle w:val="StyleStyleBold12pt"/>
          <w:szCs w:val="26"/>
        </w:rPr>
        <w:t>Conway 13</w:t>
      </w:r>
      <w:r w:rsidRPr="001D3DAB">
        <w:t>--former commandant of the United States Marine Corps and president of the Marine Corps University (General James, As the senior operations officer on the Joint Chiefs of Staff, he was the principle advisor on the Iraq and Afghanistan wars to the president of the United States, the National Security Council and the secretary of defense, “GEN. JAMES CONWAY: Oil dependence limits U.S. military options,”, July 29, http://rare.us/story/gen-james-conway-oil-dependence-limits-u-s-military-options/)</w:t>
      </w:r>
    </w:p>
    <w:p w:rsidR="003729F0" w:rsidRPr="001D3DAB" w:rsidRDefault="003729F0" w:rsidP="003729F0"/>
    <w:p w:rsidR="003729F0" w:rsidRPr="00022F02" w:rsidRDefault="003729F0" w:rsidP="003729F0">
      <w:pPr>
        <w:rPr>
          <w:sz w:val="16"/>
        </w:rPr>
      </w:pPr>
      <w:r w:rsidRPr="00940ACA">
        <w:rPr>
          <w:b/>
          <w:highlight w:val="green"/>
          <w:u w:val="single"/>
        </w:rPr>
        <w:t>Oil markets are</w:t>
      </w:r>
      <w:r w:rsidRPr="001D3DAB">
        <w:rPr>
          <w:sz w:val="16"/>
        </w:rPr>
        <w:t xml:space="preserve"> also </w:t>
      </w:r>
      <w:r w:rsidRPr="00940ACA">
        <w:rPr>
          <w:rStyle w:val="Emphasis"/>
          <w:highlight w:val="green"/>
        </w:rPr>
        <w:t>highly volatile</w:t>
      </w:r>
      <w:r w:rsidRPr="001D3DAB">
        <w:rPr>
          <w:sz w:val="16"/>
        </w:rPr>
        <w:t xml:space="preserve"> </w:t>
      </w:r>
      <w:r w:rsidRPr="00940ACA">
        <w:rPr>
          <w:rStyle w:val="StyleBoldUnderline"/>
          <w:highlight w:val="green"/>
        </w:rPr>
        <w:t>because there is very little flexibility</w:t>
      </w:r>
      <w:r w:rsidRPr="001D3DAB">
        <w:rPr>
          <w:sz w:val="16"/>
        </w:rPr>
        <w:t xml:space="preserve"> at any point in time. In a very real sense, </w:t>
      </w:r>
      <w:r w:rsidRPr="00940ACA">
        <w:rPr>
          <w:b/>
          <w:highlight w:val="green"/>
          <w:u w:val="single"/>
        </w:rPr>
        <w:t xml:space="preserve">oil dependence tethers </w:t>
      </w:r>
      <w:r w:rsidRPr="00940ACA">
        <w:rPr>
          <w:rStyle w:val="Emphasis"/>
          <w:highlight w:val="green"/>
        </w:rPr>
        <w:t>the fate of our economy</w:t>
      </w:r>
      <w:r w:rsidRPr="00940ACA">
        <w:rPr>
          <w:b/>
          <w:highlight w:val="green"/>
          <w:u w:val="single"/>
        </w:rPr>
        <w:t xml:space="preserve"> to the</w:t>
      </w:r>
      <w:r w:rsidRPr="001D3DAB">
        <w:rPr>
          <w:b/>
          <w:u w:val="single"/>
        </w:rPr>
        <w:t xml:space="preserve"> vacillations of </w:t>
      </w:r>
      <w:r w:rsidRPr="00940ACA">
        <w:rPr>
          <w:b/>
          <w:highlight w:val="green"/>
          <w:u w:val="single"/>
        </w:rPr>
        <w:t>the global oil market</w:t>
      </w:r>
      <w:r w:rsidRPr="001D3DAB">
        <w:rPr>
          <w:sz w:val="16"/>
        </w:rPr>
        <w:t xml:space="preserve">. </w:t>
      </w:r>
      <w:r w:rsidRPr="00940ACA">
        <w:rPr>
          <w:b/>
          <w:highlight w:val="green"/>
          <w:u w:val="single"/>
        </w:rPr>
        <w:t>Political instability,</w:t>
      </w:r>
      <w:r w:rsidRPr="001D3DAB">
        <w:rPr>
          <w:b/>
          <w:u w:val="single"/>
        </w:rPr>
        <w:t xml:space="preserve"> terrorism, war – </w:t>
      </w:r>
      <w:r w:rsidRPr="00940ACA">
        <w:rPr>
          <w:b/>
          <w:highlight w:val="green"/>
          <w:u w:val="single"/>
        </w:rPr>
        <w:t>even weather events</w:t>
      </w:r>
      <w:r w:rsidRPr="001D3DAB">
        <w:rPr>
          <w:b/>
          <w:u w:val="single"/>
        </w:rPr>
        <w:t xml:space="preserve"> – in a far-flung corner of the globe </w:t>
      </w:r>
      <w:r w:rsidRPr="00940ACA">
        <w:rPr>
          <w:b/>
          <w:highlight w:val="green"/>
          <w:u w:val="single"/>
        </w:rPr>
        <w:t xml:space="preserve">can send </w:t>
      </w:r>
      <w:r w:rsidRPr="00940ACA">
        <w:rPr>
          <w:rStyle w:val="Emphasis"/>
          <w:highlight w:val="green"/>
        </w:rPr>
        <w:t>shockwaves</w:t>
      </w:r>
      <w:r w:rsidRPr="00940ACA">
        <w:rPr>
          <w:b/>
          <w:highlight w:val="green"/>
          <w:u w:val="single"/>
        </w:rPr>
        <w:t xml:space="preserve"> that affect America</w:t>
      </w:r>
      <w:r w:rsidRPr="001D3DAB">
        <w:rPr>
          <w:b/>
          <w:u w:val="single"/>
        </w:rPr>
        <w:t>ns at home</w:t>
      </w:r>
      <w:r w:rsidRPr="001D3DAB">
        <w:rPr>
          <w:sz w:val="16"/>
        </w:rPr>
        <w:t xml:space="preserve">. Because we lack substitutes to oil (particularly in the transportation sector, which relies on oil for 93 percent of its fuel), U.S. consumers and businesses have no choice but to pay higher energy prices when the volatile price of oil moves higher. Needless to say, </w:t>
      </w:r>
      <w:r w:rsidRPr="001D3DAB">
        <w:rPr>
          <w:b/>
          <w:u w:val="single"/>
        </w:rPr>
        <w:t xml:space="preserve">being forced to </w:t>
      </w:r>
      <w:r w:rsidRPr="00940ACA">
        <w:rPr>
          <w:b/>
          <w:highlight w:val="green"/>
          <w:u w:val="single"/>
        </w:rPr>
        <w:t xml:space="preserve">pay higher energy costs is </w:t>
      </w:r>
      <w:r w:rsidRPr="00940ACA">
        <w:rPr>
          <w:rStyle w:val="Emphasis"/>
          <w:highlight w:val="green"/>
        </w:rPr>
        <w:t>extremely damaging</w:t>
      </w:r>
      <w:r w:rsidRPr="00940ACA">
        <w:rPr>
          <w:b/>
          <w:highlight w:val="green"/>
          <w:u w:val="single"/>
        </w:rPr>
        <w:t xml:space="preserve"> to our economy</w:t>
      </w:r>
      <w:r w:rsidRPr="00940ACA">
        <w:rPr>
          <w:sz w:val="16"/>
          <w:highlight w:val="green"/>
        </w:rPr>
        <w:t xml:space="preserve">. </w:t>
      </w:r>
      <w:r w:rsidRPr="00940ACA">
        <w:rPr>
          <w:b/>
          <w:highlight w:val="green"/>
          <w:u w:val="single"/>
        </w:rPr>
        <w:t>It breaks budgets, costs jobs and</w:t>
      </w:r>
      <w:r w:rsidRPr="001D3DAB">
        <w:rPr>
          <w:b/>
          <w:u w:val="single"/>
        </w:rPr>
        <w:t xml:space="preserve"> even worsens our fiscal nightmare because it </w:t>
      </w:r>
      <w:r w:rsidRPr="00940ACA">
        <w:rPr>
          <w:b/>
          <w:highlight w:val="green"/>
          <w:u w:val="single"/>
        </w:rPr>
        <w:t>dampens overall economic growth</w:t>
      </w:r>
      <w:r w:rsidRPr="001D3DAB">
        <w:rPr>
          <w:sz w:val="16"/>
        </w:rPr>
        <w:t xml:space="preserve">. It is no coincidence that </w:t>
      </w:r>
      <w:r w:rsidRPr="00940ACA">
        <w:rPr>
          <w:rStyle w:val="Emphasis"/>
          <w:highlight w:val="green"/>
        </w:rPr>
        <w:t>every U.S. recession</w:t>
      </w:r>
      <w:r w:rsidRPr="001D3DAB">
        <w:rPr>
          <w:rStyle w:val="Emphasis"/>
        </w:rPr>
        <w:t xml:space="preserve"> for the past 40 years </w:t>
      </w:r>
      <w:r w:rsidRPr="00940ACA">
        <w:rPr>
          <w:rStyle w:val="Emphasis"/>
          <w:highlight w:val="green"/>
        </w:rPr>
        <w:t>has coincided with a spike in oil prices</w:t>
      </w:r>
      <w:r w:rsidRPr="001D3DAB">
        <w:rPr>
          <w:sz w:val="16"/>
        </w:rPr>
        <w:t xml:space="preserve">. This </w:t>
      </w:r>
      <w:r w:rsidRPr="001D3DAB">
        <w:rPr>
          <w:b/>
          <w:u w:val="single"/>
        </w:rPr>
        <w:t>economic vulnerability directly weakens national security. Because of America’s dependence on oil, the U.S. military is forced to shoulder the tremendous burden – both in dollars and military resources – of guarding against oil supply disruptions across the globe</w:t>
      </w:r>
      <w:r w:rsidRPr="001D3DAB">
        <w:rPr>
          <w:sz w:val="16"/>
        </w:rPr>
        <w:t xml:space="preserve">. </w:t>
      </w:r>
    </w:p>
    <w:p w:rsidR="003729F0" w:rsidRPr="001D3DAB" w:rsidRDefault="003729F0" w:rsidP="003729F0">
      <w:pPr>
        <w:pStyle w:val="Heading3"/>
      </w:pPr>
      <w:r>
        <w:t xml:space="preserve">Econ ADV – UQ – </w:t>
      </w:r>
      <w:r w:rsidRPr="001D3DAB">
        <w:t>Yes Supply Disruptions</w:t>
      </w:r>
    </w:p>
    <w:p w:rsidR="003729F0" w:rsidRPr="001D3DAB" w:rsidRDefault="003729F0" w:rsidP="003729F0">
      <w:pPr>
        <w:pStyle w:val="Heading4"/>
        <w:rPr>
          <w:szCs w:val="26"/>
        </w:rPr>
      </w:pPr>
      <w:r w:rsidRPr="001D3DAB">
        <w:rPr>
          <w:szCs w:val="26"/>
        </w:rPr>
        <w:t xml:space="preserve">High risk of supply disruptions—ensures high risk of economic shocks </w:t>
      </w:r>
    </w:p>
    <w:p w:rsidR="003729F0" w:rsidRPr="001D3DAB" w:rsidRDefault="003729F0" w:rsidP="003729F0">
      <w:r w:rsidRPr="001D3DAB">
        <w:rPr>
          <w:rStyle w:val="StyleStyleBold12pt"/>
          <w:szCs w:val="26"/>
        </w:rPr>
        <w:t>Blair 14</w:t>
      </w:r>
      <w:r w:rsidRPr="001D3DAB">
        <w:t xml:space="preserve"> (Admiral Dennis C. Blair, U.S. Navy (Ret.) Former Director of National Intelligence and Former Commander-in-Chief, U.S. Pacific Command, “Oil Security 2025 U.S. National Security Policy in an Era of Domestic Oil Abundance,” Jan 22, http://www.resilience.org/stories/2014-01-22/oil-security-2025-report-us-remains-vulnerable</w:t>
      </w:r>
    </w:p>
    <w:p w:rsidR="003729F0" w:rsidRPr="001D3DAB" w:rsidRDefault="003729F0" w:rsidP="003729F0"/>
    <w:p w:rsidR="003729F0" w:rsidRDefault="003729F0" w:rsidP="003729F0">
      <w:pPr>
        <w:rPr>
          <w:sz w:val="16"/>
        </w:rPr>
      </w:pPr>
      <w:r w:rsidRPr="001D3DAB">
        <w:rPr>
          <w:sz w:val="16"/>
        </w:rPr>
        <w:t xml:space="preserve">Nevertheless, </w:t>
      </w:r>
      <w:r w:rsidRPr="001D3DAB">
        <w:rPr>
          <w:b/>
          <w:u w:val="single"/>
        </w:rPr>
        <w:t>today the U</w:t>
      </w:r>
      <w:r w:rsidRPr="001D3DAB">
        <w:rPr>
          <w:sz w:val="16"/>
        </w:rPr>
        <w:t xml:space="preserve">nited </w:t>
      </w:r>
      <w:r w:rsidRPr="001D3DAB">
        <w:rPr>
          <w:b/>
          <w:u w:val="single"/>
        </w:rPr>
        <w:t>S</w:t>
      </w:r>
      <w:r w:rsidRPr="001D3DAB">
        <w:rPr>
          <w:sz w:val="16"/>
        </w:rPr>
        <w:t xml:space="preserve">tates </w:t>
      </w:r>
      <w:r w:rsidRPr="001D3DAB">
        <w:rPr>
          <w:b/>
          <w:u w:val="single"/>
        </w:rPr>
        <w:t>still consumes more oil than China, Japan, and Russia combined</w:t>
      </w:r>
      <w:r w:rsidRPr="001D3DAB">
        <w:rPr>
          <w:sz w:val="16"/>
        </w:rPr>
        <w:t xml:space="preserve">.308 Moreover, </w:t>
      </w:r>
      <w:r w:rsidRPr="001D3DAB">
        <w:rPr>
          <w:b/>
          <w:u w:val="single"/>
        </w:rPr>
        <w:t>although they are declining, imports</w:t>
      </w:r>
      <w:r w:rsidRPr="001D3DAB">
        <w:rPr>
          <w:sz w:val="16"/>
        </w:rPr>
        <w:t xml:space="preserve">—particularly </w:t>
      </w:r>
      <w:r w:rsidRPr="001D3DAB">
        <w:rPr>
          <w:b/>
          <w:u w:val="single"/>
        </w:rPr>
        <w:t>of crude oil</w:t>
      </w:r>
      <w:r w:rsidRPr="001D3DAB">
        <w:rPr>
          <w:sz w:val="16"/>
        </w:rPr>
        <w:t>—</w:t>
      </w:r>
      <w:r w:rsidRPr="001D3DAB">
        <w:rPr>
          <w:b/>
          <w:u w:val="single"/>
        </w:rPr>
        <w:t>still account for a meaningful portion of supplies</w:t>
      </w:r>
      <w:r w:rsidRPr="001D3DAB">
        <w:rPr>
          <w:sz w:val="16"/>
        </w:rPr>
        <w:t xml:space="preserve">. </w:t>
      </w:r>
      <w:r w:rsidRPr="001D3DAB">
        <w:rPr>
          <w:b/>
          <w:u w:val="single"/>
        </w:rPr>
        <w:t xml:space="preserve">Imported crude accounted for </w:t>
      </w:r>
      <w:r w:rsidRPr="001D3DAB">
        <w:rPr>
          <w:sz w:val="16"/>
        </w:rPr>
        <w:t xml:space="preserve">slightly </w:t>
      </w:r>
      <w:r w:rsidRPr="001D3DAB">
        <w:rPr>
          <w:b/>
          <w:u w:val="single"/>
        </w:rPr>
        <w:t>more than 50 percent of U.S. supplies in 2013</w:t>
      </w:r>
      <w:r w:rsidRPr="001D3DAB">
        <w:rPr>
          <w:sz w:val="16"/>
        </w:rPr>
        <w:t xml:space="preserve">.309 </w:t>
      </w:r>
      <w:r w:rsidRPr="001D3DAB">
        <w:rPr>
          <w:b/>
          <w:u w:val="single"/>
        </w:rPr>
        <w:t>Even more importantly, the impact of U.S. oil dependence has risen in recent years as oil prices have reached new highs</w:t>
      </w:r>
      <w:r w:rsidRPr="001D3DAB">
        <w:rPr>
          <w:sz w:val="16"/>
        </w:rPr>
        <w:t xml:space="preserve">, thereby </w:t>
      </w:r>
      <w:r w:rsidRPr="001D3DAB">
        <w:rPr>
          <w:rStyle w:val="Emphasis"/>
        </w:rPr>
        <w:t>limiting U.S. economic growth</w:t>
      </w:r>
      <w:r w:rsidRPr="001D3DAB">
        <w:rPr>
          <w:sz w:val="16"/>
        </w:rPr>
        <w:t xml:space="preserve">. Thus, </w:t>
      </w:r>
      <w:r w:rsidRPr="001D3DAB">
        <w:rPr>
          <w:b/>
          <w:u w:val="single"/>
        </w:rPr>
        <w:t>despite rising effi ciency and rising domestic oil production, the U</w:t>
      </w:r>
      <w:r w:rsidRPr="001D3DAB">
        <w:rPr>
          <w:sz w:val="16"/>
        </w:rPr>
        <w:t xml:space="preserve">nited </w:t>
      </w:r>
      <w:r w:rsidRPr="001D3DAB">
        <w:rPr>
          <w:b/>
          <w:u w:val="single"/>
        </w:rPr>
        <w:t>S</w:t>
      </w:r>
      <w:r w:rsidRPr="001D3DAB">
        <w:rPr>
          <w:sz w:val="16"/>
        </w:rPr>
        <w:t xml:space="preserve">tates </w:t>
      </w:r>
      <w:r w:rsidRPr="001D3DAB">
        <w:rPr>
          <w:rStyle w:val="Emphasis"/>
        </w:rPr>
        <w:t>remains vulnerable</w:t>
      </w:r>
      <w:r w:rsidRPr="001D3DAB">
        <w:rPr>
          <w:b/>
          <w:u w:val="single"/>
        </w:rPr>
        <w:t xml:space="preserve"> to price fl uctuations in the short-to-medium term</w:t>
      </w:r>
      <w:r w:rsidRPr="001D3DAB">
        <w:rPr>
          <w:sz w:val="16"/>
        </w:rPr>
        <w:t xml:space="preserve">. The two </w:t>
      </w:r>
      <w:r w:rsidRPr="001D3DAB">
        <w:rPr>
          <w:b/>
          <w:u w:val="single"/>
        </w:rPr>
        <w:t>recommendations</w:t>
      </w:r>
      <w:r w:rsidRPr="001D3DAB">
        <w:rPr>
          <w:sz w:val="16"/>
        </w:rPr>
        <w:t xml:space="preserve"> below </w:t>
      </w:r>
      <w:r w:rsidRPr="001D3DAB">
        <w:rPr>
          <w:b/>
          <w:u w:val="single"/>
        </w:rPr>
        <w:t xml:space="preserve">will </w:t>
      </w:r>
      <w:r w:rsidRPr="001D3DAB">
        <w:rPr>
          <w:rStyle w:val="Emphasis"/>
        </w:rPr>
        <w:t xml:space="preserve">strengthen </w:t>
      </w:r>
      <w:r w:rsidRPr="001D3DAB">
        <w:rPr>
          <w:b/>
          <w:u w:val="single"/>
        </w:rPr>
        <w:t>the U.S. economy’s resistance to and resilience in the face of high and volatile prices</w:t>
      </w:r>
      <w:r w:rsidRPr="001D3DAB">
        <w:rPr>
          <w:sz w:val="16"/>
        </w:rPr>
        <w:t>, with sizeable economic and national security benefi ts.</w:t>
      </w:r>
    </w:p>
    <w:p w:rsidR="003729F0" w:rsidRDefault="003729F0" w:rsidP="003729F0">
      <w:pPr>
        <w:pStyle w:val="Heading4"/>
      </w:pPr>
      <w:r>
        <w:t xml:space="preserve">Supply risk remain high – will keep market tight – risk shocks </w:t>
      </w:r>
    </w:p>
    <w:p w:rsidR="003729F0" w:rsidRDefault="003729F0" w:rsidP="003729F0">
      <w:r>
        <w:t xml:space="preserve">Jenny </w:t>
      </w:r>
      <w:r w:rsidRPr="00A956C1">
        <w:rPr>
          <w:rStyle w:val="StyleStyleBold12pt"/>
        </w:rPr>
        <w:t>Cosgrave 7/11</w:t>
      </w:r>
      <w:r>
        <w:t xml:space="preserve">/2014 “Oil supply risks for 2015 'extraordinarily high'”, </w:t>
      </w:r>
      <w:hyperlink r:id="rId29" w:history="1">
        <w:r w:rsidRPr="00AF2D3C">
          <w:rPr>
            <w:rStyle w:val="Hyperlink"/>
          </w:rPr>
          <w:t>http://www.cnbc.com/id/101828921</w:t>
        </w:r>
      </w:hyperlink>
    </w:p>
    <w:p w:rsidR="003729F0" w:rsidRDefault="003729F0" w:rsidP="003729F0"/>
    <w:p w:rsidR="003729F0" w:rsidRPr="005D152A" w:rsidRDefault="003729F0" w:rsidP="003729F0">
      <w:pPr>
        <w:rPr>
          <w:sz w:val="16"/>
        </w:rPr>
      </w:pPr>
      <w:r w:rsidRPr="009044D6">
        <w:rPr>
          <w:rStyle w:val="StyleBoldUnderline"/>
        </w:rPr>
        <w:t>Oil prices are heading for their third consecutive</w:t>
      </w:r>
      <w:r w:rsidRPr="009044D6">
        <w:rPr>
          <w:sz w:val="16"/>
        </w:rPr>
        <w:t xml:space="preserve"> weekly </w:t>
      </w:r>
      <w:r w:rsidRPr="009044D6">
        <w:rPr>
          <w:rStyle w:val="StyleBoldUnderline"/>
        </w:rPr>
        <w:t>loss as tensions in the Middle East and North Africa ease</w:t>
      </w:r>
      <w:r w:rsidRPr="009044D6">
        <w:rPr>
          <w:sz w:val="16"/>
        </w:rPr>
        <w:t xml:space="preserve">, </w:t>
      </w:r>
      <w:r w:rsidRPr="009044D6">
        <w:rPr>
          <w:rStyle w:val="Emphasis"/>
        </w:rPr>
        <w:t>but supply risks in the region for next year remain "extraordinarily high</w:t>
      </w:r>
      <w:r w:rsidRPr="009044D6">
        <w:rPr>
          <w:sz w:val="16"/>
        </w:rPr>
        <w:t>", the International Energy Agency (IEA) warned.</w:t>
      </w:r>
      <w:r w:rsidRPr="00463568">
        <w:t>¶</w:t>
      </w:r>
      <w:r w:rsidRPr="009044D6">
        <w:rPr>
          <w:sz w:val="16"/>
        </w:rPr>
        <w:t xml:space="preserve"> Markets are "more optimistic" about future supply, the energy watchdog said in its July report on Friday, as it predicted that </w:t>
      </w:r>
      <w:r w:rsidRPr="009044D6">
        <w:rPr>
          <w:rStyle w:val="StyleBoldUnderline"/>
        </w:rPr>
        <w:t>global demand was set to climb to 1.4 million barrels a day</w:t>
      </w:r>
      <w:r w:rsidRPr="009044D6">
        <w:rPr>
          <w:sz w:val="16"/>
        </w:rPr>
        <w:t xml:space="preserve"> (mb/d) </w:t>
      </w:r>
      <w:r w:rsidRPr="009044D6">
        <w:rPr>
          <w:rStyle w:val="StyleBoldUnderline"/>
        </w:rPr>
        <w:t>in 2015,</w:t>
      </w:r>
      <w:r w:rsidRPr="009044D6">
        <w:rPr>
          <w:sz w:val="16"/>
        </w:rPr>
        <w:t xml:space="preserve"> from 1.2 million mb/d in 2014.</w:t>
      </w:r>
      <w:r w:rsidRPr="00463568">
        <w:t>¶</w:t>
      </w:r>
      <w:r w:rsidRPr="009044D6">
        <w:rPr>
          <w:sz w:val="16"/>
        </w:rPr>
        <w:t xml:space="preserve"> </w:t>
      </w:r>
      <w:r w:rsidRPr="009044D6">
        <w:rPr>
          <w:rStyle w:val="StyleBoldUnderline"/>
        </w:rPr>
        <w:t>But</w:t>
      </w:r>
      <w:r w:rsidRPr="009044D6">
        <w:rPr>
          <w:sz w:val="16"/>
        </w:rPr>
        <w:t xml:space="preserve"> it </w:t>
      </w:r>
      <w:r w:rsidRPr="009044D6">
        <w:rPr>
          <w:rStyle w:val="StyleBoldUnderline"/>
        </w:rPr>
        <w:t>warned that geopolitical uncertainty would remain very much in focus for the year ahead</w:t>
      </w:r>
      <w:r w:rsidRPr="009044D6">
        <w:rPr>
          <w:sz w:val="16"/>
        </w:rPr>
        <w:t>.</w:t>
      </w:r>
      <w:r w:rsidRPr="00463568">
        <w:t>¶</w:t>
      </w:r>
      <w:r w:rsidRPr="009044D6">
        <w:rPr>
          <w:sz w:val="16"/>
        </w:rPr>
        <w:t xml:space="preserve"> "</w:t>
      </w:r>
      <w:r w:rsidRPr="009044D6">
        <w:rPr>
          <w:rStyle w:val="StyleBoldUnderline"/>
        </w:rPr>
        <w:t>The global economy is</w:t>
      </w:r>
      <w:r w:rsidRPr="009044D6">
        <w:rPr>
          <w:sz w:val="16"/>
        </w:rPr>
        <w:t xml:space="preserve"> still </w:t>
      </w:r>
      <w:r w:rsidRPr="009044D6">
        <w:rPr>
          <w:rStyle w:val="StyleBoldUnderline"/>
        </w:rPr>
        <w:t>expected to gain momentum</w:t>
      </w:r>
      <w:r w:rsidRPr="009044D6">
        <w:rPr>
          <w:sz w:val="16"/>
        </w:rPr>
        <w:t xml:space="preserve"> in 2015. </w:t>
      </w:r>
      <w:r w:rsidRPr="009044D6">
        <w:rPr>
          <w:rStyle w:val="StyleBoldUnderline"/>
        </w:rPr>
        <w:t>Supply risks</w:t>
      </w:r>
      <w:r w:rsidRPr="009044D6">
        <w:rPr>
          <w:sz w:val="16"/>
        </w:rPr>
        <w:t xml:space="preserve"> in the Middle East and North Africa, not least in Iraq and Libya, </w:t>
      </w:r>
      <w:r w:rsidRPr="009044D6">
        <w:rPr>
          <w:rStyle w:val="Emphasis"/>
        </w:rPr>
        <w:t>remain extraordinarily high</w:t>
      </w:r>
      <w:r w:rsidRPr="009044D6">
        <w:rPr>
          <w:sz w:val="16"/>
        </w:rPr>
        <w:t>," IEA said, making its first forecasts for next year.</w:t>
      </w:r>
      <w:r w:rsidRPr="00463568">
        <w:t>¶</w:t>
      </w:r>
      <w:r w:rsidRPr="009044D6">
        <w:rPr>
          <w:sz w:val="16"/>
        </w:rPr>
        <w:t xml:space="preserve"> "</w:t>
      </w:r>
      <w:r w:rsidRPr="009044D6">
        <w:rPr>
          <w:rStyle w:val="StyleBoldUnderline"/>
        </w:rPr>
        <w:t>The risks associated with</w:t>
      </w:r>
      <w:r w:rsidRPr="009044D6">
        <w:rPr>
          <w:sz w:val="16"/>
        </w:rPr>
        <w:t xml:space="preserve"> the </w:t>
      </w:r>
      <w:r w:rsidRPr="009044D6">
        <w:rPr>
          <w:rStyle w:val="StyleBoldUnderline"/>
        </w:rPr>
        <w:t>2015</w:t>
      </w:r>
      <w:r w:rsidRPr="009044D6">
        <w:rPr>
          <w:sz w:val="16"/>
        </w:rPr>
        <w:t xml:space="preserve"> forecast </w:t>
      </w:r>
      <w:r w:rsidRPr="009044D6">
        <w:rPr>
          <w:rStyle w:val="StyleBoldUnderline"/>
        </w:rPr>
        <w:t xml:space="preserve">are particularly high. Notably, </w:t>
      </w:r>
      <w:r w:rsidRPr="009044D6">
        <w:rPr>
          <w:rStyle w:val="Emphasis"/>
        </w:rPr>
        <w:t>geopolitical uncertainty</w:t>
      </w:r>
      <w:r w:rsidRPr="009044D6">
        <w:rPr>
          <w:sz w:val="16"/>
        </w:rPr>
        <w:t xml:space="preserve"> </w:t>
      </w:r>
      <w:r w:rsidRPr="009044D6">
        <w:rPr>
          <w:rStyle w:val="StyleBoldUnderline"/>
        </w:rPr>
        <w:t>in Iraq, Ukraine, Libya, Nigeria and Venezuela bring with them macroeconomic uncertainty</w:t>
      </w:r>
      <w:r w:rsidRPr="009044D6">
        <w:rPr>
          <w:sz w:val="16"/>
        </w:rPr>
        <w:t>."</w:t>
      </w:r>
      <w:r w:rsidRPr="00463568">
        <w:t>¶</w:t>
      </w:r>
      <w:r w:rsidRPr="009044D6">
        <w:rPr>
          <w:sz w:val="16"/>
        </w:rPr>
        <w:t xml:space="preserve"> </w:t>
      </w:r>
      <w:r w:rsidRPr="00A956C1">
        <w:rPr>
          <w:rStyle w:val="StyleBoldUnderline"/>
        </w:rPr>
        <w:t>Oil futures climbed to a nine month high of more than $115 per barrel in June</w:t>
      </w:r>
      <w:r w:rsidRPr="009044D6">
        <w:rPr>
          <w:sz w:val="16"/>
        </w:rPr>
        <w:t xml:space="preserve"> amid the Iraq crisis, but Brent prices have since fallen to around $108 dollars a barrel, as supply concerns eased.</w:t>
      </w:r>
      <w:r w:rsidRPr="00463568">
        <w:t>¶</w:t>
      </w:r>
      <w:r w:rsidRPr="009044D6">
        <w:rPr>
          <w:sz w:val="16"/>
        </w:rPr>
        <w:t xml:space="preserve"> Commodity analysts at Commerzbank said that Brent's fall below $108 on Thursday - after nine straight days of falls, as geopolitical tensions cooled - was the longest losing streak for over four years.</w:t>
      </w:r>
      <w:r w:rsidRPr="00463568">
        <w:t>¶</w:t>
      </w:r>
      <w:r w:rsidRPr="009044D6">
        <w:rPr>
          <w:sz w:val="16"/>
        </w:rPr>
        <w:t xml:space="preserve"> "The continuing prospect of increased oil supplies from Libya in the wake of operations resuming at a major oilfield and the two biggest oil ports are a negative factor for prices," Eugen Weinberg, head of commodity research at Commerzbank, said in a note Thursday.</w:t>
      </w:r>
      <w:r w:rsidRPr="00463568">
        <w:t>¶</w:t>
      </w:r>
      <w:r w:rsidRPr="009044D6">
        <w:rPr>
          <w:sz w:val="16"/>
        </w:rPr>
        <w:t xml:space="preserve"> "Another setback came (Wednesday) with the announcement of China's crude oil imports. According to the customs authorities, China imported 5.67 million barrels of crude oil a day in June, almost 8 percent less than in May." </w:t>
      </w:r>
      <w:r w:rsidRPr="00463568">
        <w:t>¶</w:t>
      </w:r>
      <w:r w:rsidRPr="009044D6">
        <w:rPr>
          <w:sz w:val="16"/>
        </w:rPr>
        <w:t xml:space="preserve"> </w:t>
      </w:r>
      <w:r w:rsidRPr="009044D6">
        <w:rPr>
          <w:rStyle w:val="StyleBoldUnderline"/>
        </w:rPr>
        <w:t>Oil demand in 2015 will be led by the non-OECD sector</w:t>
      </w:r>
      <w:r w:rsidRPr="009044D6">
        <w:rPr>
          <w:sz w:val="16"/>
        </w:rPr>
        <w:t>, the IEA said. Demand in this region overtook the OECD's in 2014, and it is expected to widen its lead in 2015.</w:t>
      </w:r>
      <w:r w:rsidRPr="00463568">
        <w:t>¶</w:t>
      </w:r>
      <w:r w:rsidRPr="009044D6">
        <w:rPr>
          <w:sz w:val="16"/>
        </w:rPr>
        <w:t xml:space="preserve"> Read MoreOil is not Nigeria's future: Finance Minister</w:t>
      </w:r>
      <w:r w:rsidRPr="00463568">
        <w:t>¶</w:t>
      </w:r>
      <w:r w:rsidRPr="009044D6">
        <w:rPr>
          <w:sz w:val="16"/>
        </w:rPr>
        <w:t xml:space="preserve"> "Many </w:t>
      </w:r>
      <w:r w:rsidRPr="009044D6">
        <w:rPr>
          <w:rStyle w:val="StyleBoldUnderline"/>
        </w:rPr>
        <w:t>non‐OECD economies are entering a stage of development where rising household incomes and expanding industrial activity typically fuel relatively fast oil consumption growth</w:t>
      </w:r>
      <w:r w:rsidRPr="009044D6">
        <w:rPr>
          <w:sz w:val="16"/>
        </w:rPr>
        <w:t>," according to the group.</w:t>
      </w:r>
    </w:p>
    <w:p w:rsidR="003729F0" w:rsidRPr="001D3DAB" w:rsidRDefault="003729F0" w:rsidP="003729F0"/>
    <w:p w:rsidR="009018D3" w:rsidRPr="001D3DAB" w:rsidRDefault="009018D3" w:rsidP="009018D3">
      <w:pPr>
        <w:pStyle w:val="Heading2"/>
      </w:pPr>
      <w:r w:rsidRPr="001D3DAB">
        <w:t xml:space="preserve">ADV Geopolitics </w:t>
      </w:r>
    </w:p>
    <w:p w:rsidR="00295E1E" w:rsidRDefault="00295E1E" w:rsidP="00295E1E">
      <w:pPr>
        <w:pStyle w:val="Heading3"/>
      </w:pPr>
      <w:r>
        <w:t>ADV Geopolitics 1ac</w:t>
      </w:r>
    </w:p>
    <w:p w:rsidR="00295E1E" w:rsidRPr="001D3DAB" w:rsidRDefault="00295E1E" w:rsidP="00295E1E">
      <w:pPr>
        <w:pStyle w:val="Heading4"/>
        <w:rPr>
          <w:szCs w:val="26"/>
        </w:rPr>
      </w:pPr>
      <w:r>
        <w:rPr>
          <w:szCs w:val="26"/>
        </w:rPr>
        <w:t xml:space="preserve">Oil dependence constrains </w:t>
      </w:r>
      <w:r w:rsidR="004D2E68">
        <w:rPr>
          <w:szCs w:val="26"/>
        </w:rPr>
        <w:t>the US military</w:t>
      </w:r>
      <w:r w:rsidR="0066771B">
        <w:rPr>
          <w:szCs w:val="26"/>
        </w:rPr>
        <w:t xml:space="preserve"> credibility</w:t>
      </w:r>
      <w:r w:rsidR="004D2E68">
        <w:rPr>
          <w:szCs w:val="26"/>
        </w:rPr>
        <w:t xml:space="preserve">, </w:t>
      </w:r>
      <w:r w:rsidR="0066771B">
        <w:rPr>
          <w:szCs w:val="26"/>
        </w:rPr>
        <w:t xml:space="preserve">it </w:t>
      </w:r>
      <w:r>
        <w:rPr>
          <w:szCs w:val="26"/>
        </w:rPr>
        <w:t>locks in intervention</w:t>
      </w:r>
      <w:r w:rsidR="0066771B">
        <w:rPr>
          <w:szCs w:val="26"/>
        </w:rPr>
        <w:t xml:space="preserve"> and constrains options</w:t>
      </w:r>
      <w:r>
        <w:rPr>
          <w:szCs w:val="26"/>
        </w:rPr>
        <w:t xml:space="preserve"> – </w:t>
      </w:r>
      <w:r w:rsidRPr="001D3DAB">
        <w:rPr>
          <w:szCs w:val="26"/>
        </w:rPr>
        <w:t xml:space="preserve">Alleviating oil dependence key to U.S. </w:t>
      </w:r>
      <w:r w:rsidR="0066771B">
        <w:rPr>
          <w:szCs w:val="26"/>
        </w:rPr>
        <w:t xml:space="preserve">credibility </w:t>
      </w:r>
      <w:r w:rsidRPr="001D3DAB">
        <w:rPr>
          <w:szCs w:val="26"/>
        </w:rPr>
        <w:t xml:space="preserve"> </w:t>
      </w:r>
    </w:p>
    <w:p w:rsidR="00295E1E" w:rsidRPr="001D3DAB" w:rsidRDefault="00295E1E" w:rsidP="00295E1E">
      <w:r w:rsidRPr="001D3DAB">
        <w:rPr>
          <w:rStyle w:val="StyleStyleBold12pt"/>
          <w:szCs w:val="26"/>
        </w:rPr>
        <w:t>Blair 14</w:t>
      </w:r>
      <w:r w:rsidRPr="001D3DAB">
        <w:t xml:space="preserve"> (Admiral Dennis C. Blair, U.S. Navy (Ret.) Former Director of National Intelligence and Former Commander-in-Chief, U.S. Pacific Command, “Oil Security 2025 U.S. National Security Policy in an Era of Domestic Oil Abundance,” Jan 22, http://www.resilience.org/stories/2014-01-22/oil-security-2025-report-us-remains-vulnerable</w:t>
      </w:r>
    </w:p>
    <w:p w:rsidR="00295E1E" w:rsidRPr="001D3DAB" w:rsidRDefault="00295E1E" w:rsidP="00295E1E">
      <w:pPr>
        <w:rPr>
          <w:rStyle w:val="StyleBoldUnderline"/>
        </w:rPr>
      </w:pPr>
    </w:p>
    <w:p w:rsidR="00295E1E" w:rsidRPr="00295E1E" w:rsidRDefault="00295E1E" w:rsidP="00295E1E">
      <w:pPr>
        <w:rPr>
          <w:sz w:val="16"/>
        </w:rPr>
      </w:pPr>
      <w:r w:rsidRPr="00B76E5D">
        <w:rPr>
          <w:rStyle w:val="StyleBoldUnderline"/>
          <w:highlight w:val="green"/>
        </w:rPr>
        <w:t>The national security</w:t>
      </w:r>
      <w:r w:rsidRPr="001D3DAB">
        <w:rPr>
          <w:rStyle w:val="StyleBoldUnderline"/>
        </w:rPr>
        <w:t xml:space="preserve">, foreign policy, </w:t>
      </w:r>
      <w:r w:rsidRPr="00B76E5D">
        <w:rPr>
          <w:rStyle w:val="StyleBoldUnderline"/>
          <w:highlight w:val="green"/>
        </w:rPr>
        <w:t>and geopolitical impacts of U.S. oil abundance are</w:t>
      </w:r>
      <w:r w:rsidRPr="001D3DAB">
        <w:rPr>
          <w:sz w:val="16"/>
        </w:rPr>
        <w:t xml:space="preserve"> more </w:t>
      </w:r>
      <w:r w:rsidRPr="00B76E5D">
        <w:rPr>
          <w:rStyle w:val="StyleBoldUnderline"/>
          <w:highlight w:val="green"/>
        </w:rPr>
        <w:t>nuanced and less understood</w:t>
      </w:r>
      <w:r w:rsidRPr="00B76E5D">
        <w:rPr>
          <w:rStyle w:val="StyleBoldUnderline"/>
        </w:rPr>
        <w:t>. A wide range of</w:t>
      </w:r>
      <w:r w:rsidRPr="001D3DAB">
        <w:rPr>
          <w:sz w:val="16"/>
        </w:rPr>
        <w:t xml:space="preserve"> market observers, </w:t>
      </w:r>
      <w:r w:rsidRPr="00B76E5D">
        <w:rPr>
          <w:rStyle w:val="StyleBoldUnderline"/>
          <w:highlight w:val="green"/>
        </w:rPr>
        <w:t>policymakers</w:t>
      </w:r>
      <w:r w:rsidRPr="001D3DAB">
        <w:rPr>
          <w:sz w:val="16"/>
        </w:rPr>
        <w:t xml:space="preserve">, and other stakeholders </w:t>
      </w:r>
      <w:r w:rsidRPr="00B76E5D">
        <w:rPr>
          <w:rStyle w:val="StyleBoldUnderline"/>
          <w:highlight w:val="green"/>
        </w:rPr>
        <w:t>have suggested that</w:t>
      </w:r>
      <w:r w:rsidRPr="001D3DAB">
        <w:rPr>
          <w:sz w:val="16"/>
        </w:rPr>
        <w:t xml:space="preserve"> today’s </w:t>
      </w:r>
      <w:r w:rsidRPr="00B76E5D">
        <w:rPr>
          <w:rStyle w:val="StyleBoldUnderline"/>
          <w:highlight w:val="green"/>
        </w:rPr>
        <w:t>shifts in energy market dynamics</w:t>
      </w:r>
      <w:r w:rsidRPr="001D3DAB">
        <w:rPr>
          <w:sz w:val="16"/>
        </w:rPr>
        <w:t xml:space="preserve">, extrapolated to the future, </w:t>
      </w:r>
      <w:r w:rsidRPr="00B76E5D">
        <w:rPr>
          <w:rStyle w:val="StyleBoldUnderline"/>
          <w:highlight w:val="green"/>
        </w:rPr>
        <w:t>will result in major changes in global economics and</w:t>
      </w:r>
      <w:r w:rsidRPr="001D3DAB">
        <w:rPr>
          <w:rStyle w:val="StyleBoldUnderline"/>
        </w:rPr>
        <w:t xml:space="preserve"> regional </w:t>
      </w:r>
      <w:r w:rsidRPr="00B76E5D">
        <w:rPr>
          <w:rStyle w:val="StyleBoldUnderline"/>
          <w:highlight w:val="green"/>
        </w:rPr>
        <w:t>security dynamics</w:t>
      </w:r>
      <w:r w:rsidRPr="001D3DAB">
        <w:rPr>
          <w:sz w:val="16"/>
        </w:rPr>
        <w:t xml:space="preserve">—particularly in the Middle East and North Africa (MENA)—with attendant benefi ts for the United States. For example, </w:t>
      </w:r>
      <w:r w:rsidRPr="001D040A">
        <w:rPr>
          <w:rStyle w:val="StyleBoldUnderline"/>
          <w:highlight w:val="green"/>
        </w:rPr>
        <w:t>as reliance on foreign oil</w:t>
      </w:r>
      <w:r w:rsidRPr="001D3DAB">
        <w:rPr>
          <w:rStyle w:val="StyleBoldUnderline"/>
        </w:rPr>
        <w:t xml:space="preserve"> supplies </w:t>
      </w:r>
      <w:r w:rsidRPr="001D040A">
        <w:rPr>
          <w:rStyle w:val="StyleBoldUnderline"/>
          <w:highlight w:val="green"/>
        </w:rPr>
        <w:t>decreases</w:t>
      </w:r>
      <w:r w:rsidRPr="001D3DAB">
        <w:rPr>
          <w:sz w:val="16"/>
        </w:rPr>
        <w:t xml:space="preserve">, it is often suggested that </w:t>
      </w:r>
      <w:r w:rsidRPr="001D040A">
        <w:rPr>
          <w:rStyle w:val="StyleBoldUnderline"/>
          <w:highlight w:val="green"/>
        </w:rPr>
        <w:t xml:space="preserve">the United States could </w:t>
      </w:r>
      <w:r w:rsidRPr="001D040A">
        <w:rPr>
          <w:rStyle w:val="Emphasis"/>
          <w:highlight w:val="green"/>
        </w:rPr>
        <w:t>disengage militarily</w:t>
      </w:r>
      <w:r w:rsidRPr="001D040A">
        <w:rPr>
          <w:rStyle w:val="StyleBoldUnderline"/>
          <w:highlight w:val="green"/>
        </w:rPr>
        <w:t xml:space="preserve"> from volatile</w:t>
      </w:r>
      <w:r w:rsidRPr="001D3DAB">
        <w:rPr>
          <w:rStyle w:val="StyleBoldUnderline"/>
        </w:rPr>
        <w:t xml:space="preserve"> oil-producing </w:t>
      </w:r>
      <w:r w:rsidRPr="001D040A">
        <w:rPr>
          <w:rStyle w:val="StyleBoldUnderline"/>
          <w:highlight w:val="green"/>
        </w:rPr>
        <w:t xml:space="preserve">regions, clearing the way for a </w:t>
      </w:r>
      <w:r w:rsidRPr="001D040A">
        <w:rPr>
          <w:rStyle w:val="Emphasis"/>
          <w:highlight w:val="green"/>
        </w:rPr>
        <w:t>larger security role</w:t>
      </w:r>
      <w:r w:rsidRPr="001D3DAB">
        <w:rPr>
          <w:rStyle w:val="StyleBoldUnderline"/>
        </w:rPr>
        <w:t xml:space="preserve"> and </w:t>
      </w:r>
      <w:r w:rsidRPr="001D3DAB">
        <w:rPr>
          <w:rStyle w:val="Emphasis"/>
        </w:rPr>
        <w:t>increased burden-sharing</w:t>
      </w:r>
      <w:r w:rsidRPr="001D3DAB">
        <w:rPr>
          <w:rStyle w:val="StyleBoldUnderline"/>
        </w:rPr>
        <w:t xml:space="preserve"> by energy-hungry emerging economies</w:t>
      </w:r>
      <w:r w:rsidRPr="001D3DAB">
        <w:rPr>
          <w:sz w:val="16"/>
        </w:rPr>
        <w:t xml:space="preserve">, especially China and India. Although there may one day be some truth to such assertions, very little of this analysis is based on a rigorous framework for understanding energy market dynamics, and much of it ignores the potential for wide ranging uncertainty in current forecasts. Nonetheless, shifts in U.S. energy supply are likely to have unexpected consequences for global energy suppliers, consumers, and even prices. For example, many long-time U.S. oil suppliers (such as Algeria, Angola, and Nigeria) have already begun to turn to new markets as U.S. demand for their oil declines, incurring substantial transaction costs and losing revenue in the process. Such changes could, in turn, have important social, political, and economic impacts in these and other countries. While navigating such changes, </w:t>
      </w:r>
      <w:r w:rsidRPr="001D3DAB">
        <w:rPr>
          <w:rStyle w:val="StyleBoldUnderline"/>
        </w:rPr>
        <w:t>the U</w:t>
      </w:r>
      <w:r w:rsidRPr="001D3DAB">
        <w:rPr>
          <w:sz w:val="16"/>
        </w:rPr>
        <w:t xml:space="preserve">nited </w:t>
      </w:r>
      <w:r w:rsidRPr="001D3DAB">
        <w:rPr>
          <w:rStyle w:val="StyleBoldUnderline"/>
        </w:rPr>
        <w:t>S</w:t>
      </w:r>
      <w:r w:rsidRPr="001D3DAB">
        <w:rPr>
          <w:sz w:val="16"/>
        </w:rPr>
        <w:t xml:space="preserve">tates </w:t>
      </w:r>
      <w:r w:rsidRPr="001D3DAB">
        <w:rPr>
          <w:rStyle w:val="StyleBoldUnderline"/>
        </w:rPr>
        <w:t>will need to balance a combination of sometimes competing interests</w:t>
      </w:r>
      <w:r w:rsidRPr="001D3DAB">
        <w:rPr>
          <w:sz w:val="16"/>
        </w:rPr>
        <w:t xml:space="preserve">—diplomatic, military, and economic. </w:t>
      </w:r>
      <w:r w:rsidRPr="001D3DAB">
        <w:rPr>
          <w:rStyle w:val="StyleBoldUnderline"/>
        </w:rPr>
        <w:t>To best serve the national interest, it will be critical for U.S. policymakers to consider the potential of the various impacts and implications of U.S. oil abundance to initiate major changes in the global political and security environment.</w:t>
      </w:r>
      <w:r w:rsidRPr="001D3DAB">
        <w:rPr>
          <w:sz w:val="16"/>
        </w:rPr>
        <w:t xml:space="preserve"> The lack of a robust framework for examining these impacts stands out as a major gap in long-term policy planning. This report presents a scenario-based analysis through 2025 to help explore the likely impacts of rising U.S. oil production on a host of countries and regions across the globe—specifi cally, the Middle East and North Africa, Sub-Saharan Africa, Russia, and China. The scenarios comprise a combination of low and high cases for global oil demand and global oil supply, allowing rising U.S. oil production to be analyzed within the appropriate context of a global oil market. </w:t>
      </w:r>
      <w:r w:rsidRPr="001D3DAB">
        <w:rPr>
          <w:rStyle w:val="StyleBoldUnderline"/>
        </w:rPr>
        <w:t>A group of “</w:t>
      </w:r>
      <w:r w:rsidRPr="001D3DAB">
        <w:rPr>
          <w:rStyle w:val="Emphasis"/>
        </w:rPr>
        <w:t>wildcards</w:t>
      </w:r>
      <w:r w:rsidRPr="001D3DAB">
        <w:rPr>
          <w:rStyle w:val="StyleBoldUnderline"/>
        </w:rPr>
        <w:t>”—difficult-to-predict develop</w:t>
      </w:r>
      <w:r>
        <w:rPr>
          <w:rStyle w:val="StyleBoldUnderline"/>
        </w:rPr>
        <w:t>ments that could have a signifi</w:t>
      </w:r>
      <w:r w:rsidRPr="001D3DAB">
        <w:rPr>
          <w:rStyle w:val="StyleBoldUnderline"/>
        </w:rPr>
        <w:t>cant impact on either global oil supply or demand—are presented</w:t>
      </w:r>
      <w:r w:rsidRPr="001D3DAB">
        <w:rPr>
          <w:sz w:val="16"/>
        </w:rPr>
        <w:t xml:space="preserve"> alongside the scenarios. The results of this scenario analysis show that the global impacts of rising U.S. oil production depend greatly upon the assumptions made regarding the global oil demand and supply outlook. The most important potential implications for U.S. policymakers are highlighted in detail, and a suite of policy recommendations are outlined. Regardless of the direction the global oil market ultimately takes, </w:t>
      </w:r>
      <w:r w:rsidRPr="001D040A">
        <w:rPr>
          <w:rStyle w:val="StyleBoldUnderline"/>
          <w:highlight w:val="green"/>
        </w:rPr>
        <w:t xml:space="preserve">the importance of oil to the </w:t>
      </w:r>
      <w:r w:rsidRPr="001D040A">
        <w:rPr>
          <w:rStyle w:val="Emphasis"/>
          <w:highlight w:val="green"/>
        </w:rPr>
        <w:t>U.S. economy</w:t>
      </w:r>
      <w:r w:rsidRPr="001D040A">
        <w:rPr>
          <w:rStyle w:val="StyleBoldUnderline"/>
          <w:highlight w:val="green"/>
        </w:rPr>
        <w:t xml:space="preserve"> and the </w:t>
      </w:r>
      <w:r w:rsidRPr="001D040A">
        <w:rPr>
          <w:rStyle w:val="Emphasis"/>
          <w:highlight w:val="green"/>
        </w:rPr>
        <w:t>global economy</w:t>
      </w:r>
      <w:r w:rsidRPr="001D040A">
        <w:rPr>
          <w:rStyle w:val="StyleBoldUnderline"/>
          <w:highlight w:val="green"/>
        </w:rPr>
        <w:t xml:space="preserve"> will remain </w:t>
      </w:r>
      <w:r w:rsidRPr="001D040A">
        <w:rPr>
          <w:rStyle w:val="Emphasis"/>
          <w:highlight w:val="green"/>
        </w:rPr>
        <w:t>beyond dispute</w:t>
      </w:r>
      <w:r w:rsidRPr="001D040A">
        <w:rPr>
          <w:sz w:val="16"/>
          <w:highlight w:val="green"/>
        </w:rPr>
        <w:t>.</w:t>
      </w:r>
      <w:r w:rsidRPr="001D3DAB">
        <w:rPr>
          <w:sz w:val="16"/>
        </w:rPr>
        <w:t xml:space="preserve"> The Commission’s recommendations aim to better position the United States in the future by focusing on </w:t>
      </w:r>
      <w:r w:rsidRPr="001D040A">
        <w:rPr>
          <w:rStyle w:val="StyleBoldUnderline"/>
          <w:highlight w:val="green"/>
        </w:rPr>
        <w:t>policy changes in</w:t>
      </w:r>
      <w:r w:rsidRPr="001D040A">
        <w:rPr>
          <w:rStyle w:val="StyleBoldUnderline"/>
        </w:rPr>
        <w:t xml:space="preserve"> the</w:t>
      </w:r>
      <w:r w:rsidRPr="001D3DAB">
        <w:rPr>
          <w:sz w:val="16"/>
        </w:rPr>
        <w:t xml:space="preserve"> national security, diplomacy, and </w:t>
      </w:r>
      <w:r w:rsidRPr="001D040A">
        <w:rPr>
          <w:rStyle w:val="StyleBoldUnderline"/>
          <w:highlight w:val="green"/>
        </w:rPr>
        <w:t>energy spheres</w:t>
      </w:r>
      <w:r w:rsidRPr="001D3DAB">
        <w:rPr>
          <w:sz w:val="16"/>
        </w:rPr>
        <w:t xml:space="preserve"> that </w:t>
      </w:r>
      <w:r w:rsidRPr="001D040A">
        <w:rPr>
          <w:rStyle w:val="StyleBoldUnderline"/>
          <w:highlight w:val="green"/>
        </w:rPr>
        <w:t>will</w:t>
      </w:r>
      <w:r w:rsidRPr="001D3DAB">
        <w:rPr>
          <w:rStyle w:val="StyleBoldUnderline"/>
        </w:rPr>
        <w:t xml:space="preserve"> strengthen the country’s capability to </w:t>
      </w:r>
      <w:r w:rsidRPr="001D040A">
        <w:rPr>
          <w:rStyle w:val="StyleBoldUnderline"/>
          <w:highlight w:val="green"/>
        </w:rPr>
        <w:t xml:space="preserve">minimize global oil supply disruptions, enhance its </w:t>
      </w:r>
      <w:r w:rsidRPr="001D040A">
        <w:rPr>
          <w:rStyle w:val="Emphasis"/>
          <w:highlight w:val="green"/>
        </w:rPr>
        <w:t>resiliency</w:t>
      </w:r>
      <w:r w:rsidRPr="001D3DAB">
        <w:rPr>
          <w:rStyle w:val="StyleBoldUnderline"/>
        </w:rPr>
        <w:t xml:space="preserve"> </w:t>
      </w:r>
      <w:r w:rsidRPr="001D040A">
        <w:rPr>
          <w:rStyle w:val="StyleBoldUnderline"/>
          <w:highlight w:val="green"/>
        </w:rPr>
        <w:t>in the face of</w:t>
      </w:r>
      <w:r w:rsidRPr="001D3DAB">
        <w:rPr>
          <w:rStyle w:val="StyleBoldUnderline"/>
        </w:rPr>
        <w:t xml:space="preserve"> any such </w:t>
      </w:r>
      <w:r w:rsidRPr="001D040A">
        <w:rPr>
          <w:rStyle w:val="StyleBoldUnderline"/>
          <w:highlight w:val="green"/>
        </w:rPr>
        <w:t>disruption, and bolster its response capabilities</w:t>
      </w:r>
      <w:r w:rsidRPr="001D3DAB">
        <w:rPr>
          <w:sz w:val="16"/>
        </w:rPr>
        <w:t>.</w:t>
      </w:r>
    </w:p>
    <w:p w:rsidR="00151444" w:rsidRPr="00C528AC" w:rsidRDefault="00151444" w:rsidP="00151444">
      <w:pPr>
        <w:pStyle w:val="Heading4"/>
      </w:pPr>
      <w:r>
        <w:t>T</w:t>
      </w:r>
      <w:r w:rsidRPr="00C528AC">
        <w:t>he plan sends a signal of strength which is key to credibility</w:t>
      </w:r>
    </w:p>
    <w:p w:rsidR="00151444" w:rsidRPr="00C528AC" w:rsidRDefault="00151444" w:rsidP="00151444">
      <w:r w:rsidRPr="00C528AC">
        <w:rPr>
          <w:rStyle w:val="StyleStyleBold12pt"/>
        </w:rPr>
        <w:t>Manjarres 09</w:t>
      </w:r>
      <w:r w:rsidRPr="00C528AC">
        <w:t xml:space="preserve"> (Javier, political writer, 9/22/9, “Offshore Drilling is an Essential Step Towards Energy Independence” Red County) http://www.redcounty.com/node/32160</w:t>
      </w:r>
    </w:p>
    <w:p w:rsidR="00151444" w:rsidRPr="00C528AC" w:rsidRDefault="00151444" w:rsidP="00151444"/>
    <w:p w:rsidR="00151444" w:rsidRPr="00C528AC" w:rsidRDefault="00151444" w:rsidP="00151444">
      <w:pPr>
        <w:rPr>
          <w:b/>
          <w:bCs/>
          <w:sz w:val="16"/>
        </w:rPr>
      </w:pPr>
      <w:r w:rsidRPr="006B39E7">
        <w:rPr>
          <w:rStyle w:val="StyleBoldUnderline"/>
        </w:rPr>
        <w:t>Modern oil extraction technology is safe and efficient, with enormous advances having been made over the last 30 years</w:t>
      </w:r>
      <w:r w:rsidRPr="00C528AC">
        <w:rPr>
          <w:sz w:val="16"/>
        </w:rPr>
        <w:t xml:space="preserve">. Combined with more effective modern response techniques for oil spills, the opposition to offshore oil drilling is quick to resort to the same old alarmist rhetoric that is intended to spread fear rather than educate the public. We can immediately begin decreasing our dependency off foreign oil and provide Florida with an enormous economic boost if we were to open the coast of Florida to drilling immediately.   </w:t>
      </w:r>
      <w:r w:rsidRPr="006B39E7">
        <w:rPr>
          <w:rStyle w:val="StyleBoldUnderline"/>
        </w:rPr>
        <w:t xml:space="preserve"> </w:t>
      </w:r>
      <w:r w:rsidRPr="006B39E7">
        <w:rPr>
          <w:rStyle w:val="StyleBoldUnderline"/>
          <w:highlight w:val="green"/>
        </w:rPr>
        <w:t xml:space="preserve">Aside from the tangible beneficial effects that offshore drilling would </w:t>
      </w:r>
      <w:r w:rsidRPr="00C528AC">
        <w:rPr>
          <w:rStyle w:val="StyleBoldUnderline"/>
          <w:highlight w:val="green"/>
        </w:rPr>
        <w:t>bring to our economy,</w:t>
      </w:r>
      <w:r w:rsidRPr="006B39E7">
        <w:rPr>
          <w:rStyle w:val="StyleBoldUnderline"/>
        </w:rPr>
        <w:t xml:space="preserve"> </w:t>
      </w:r>
      <w:r w:rsidRPr="006B39E7">
        <w:rPr>
          <w:rStyle w:val="StyleBoldUnderline"/>
          <w:highlight w:val="green"/>
        </w:rPr>
        <w:t>we must</w:t>
      </w:r>
      <w:r w:rsidRPr="006B39E7">
        <w:rPr>
          <w:rStyle w:val="StyleBoldUnderline"/>
        </w:rPr>
        <w:t xml:space="preserve"> also </w:t>
      </w:r>
      <w:r w:rsidRPr="006B39E7">
        <w:rPr>
          <w:rStyle w:val="StyleBoldUnderline"/>
          <w:highlight w:val="green"/>
        </w:rPr>
        <w:t>consider the symbolic message</w:t>
      </w:r>
      <w:r w:rsidRPr="006B39E7">
        <w:rPr>
          <w:rStyle w:val="StyleBoldUnderline"/>
        </w:rPr>
        <w:t xml:space="preserve"> that it would send to the rest of the world. </w:t>
      </w:r>
      <w:r w:rsidRPr="00C528AC">
        <w:rPr>
          <w:rStyle w:val="StyleBoldUnderline"/>
        </w:rPr>
        <w:t xml:space="preserve">If we are </w:t>
      </w:r>
      <w:r w:rsidRPr="006B39E7">
        <w:rPr>
          <w:rStyle w:val="StyleBoldUnderline"/>
          <w:highlight w:val="green"/>
        </w:rPr>
        <w:t xml:space="preserve">being perceived by other </w:t>
      </w:r>
      <w:r w:rsidRPr="00C528AC">
        <w:rPr>
          <w:rStyle w:val="StyleBoldUnderline"/>
        </w:rPr>
        <w:t xml:space="preserve">developing </w:t>
      </w:r>
      <w:r w:rsidRPr="006B39E7">
        <w:rPr>
          <w:rStyle w:val="StyleBoldUnderline"/>
          <w:highlight w:val="green"/>
        </w:rPr>
        <w:t xml:space="preserve">nations as </w:t>
      </w:r>
      <w:r w:rsidRPr="006B39E7">
        <w:rPr>
          <w:rStyle w:val="Emphasis"/>
          <w:highlight w:val="green"/>
        </w:rPr>
        <w:t>indecisive and weak</w:t>
      </w:r>
      <w:r w:rsidRPr="006B39E7">
        <w:rPr>
          <w:rStyle w:val="StyleBoldUnderline"/>
          <w:highlight w:val="green"/>
        </w:rPr>
        <w:t xml:space="preserve">— unable to marshal energy resources right off our own shores— </w:t>
      </w:r>
      <w:r w:rsidRPr="00C528AC">
        <w:rPr>
          <w:rStyle w:val="StyleBoldUnderline"/>
        </w:rPr>
        <w:t xml:space="preserve">are we going to continue to pretend that other nations will not attempt to extract those same energy resources </w:t>
      </w:r>
      <w:r w:rsidRPr="006B39E7">
        <w:rPr>
          <w:rStyle w:val="StyleBoldUnderline"/>
        </w:rPr>
        <w:t>from right under our noses? Will opponents of offshore drilling continue to exude a false sense of moral superiority to the global community simply because we refuse to open our own coastlines to drilling— even as other nations begin to drill within 50 miles of our own shores?   The answer is simple—</w:t>
      </w:r>
      <w:r w:rsidRPr="006B39E7">
        <w:rPr>
          <w:rStyle w:val="Emphasis"/>
          <w:highlight w:val="green"/>
        </w:rPr>
        <w:t>we need to send a clear signal to the world</w:t>
      </w:r>
      <w:r w:rsidRPr="006B39E7">
        <w:rPr>
          <w:rStyle w:val="StyleBoldUnderline"/>
          <w:highlight w:val="green"/>
        </w:rPr>
        <w:t xml:space="preserve"> that we can and will </w:t>
      </w:r>
      <w:r w:rsidRPr="006B39E7">
        <w:rPr>
          <w:rStyle w:val="StyleBoldUnderline"/>
        </w:rPr>
        <w:t xml:space="preserve">responsibly </w:t>
      </w:r>
      <w:r w:rsidRPr="006B39E7">
        <w:rPr>
          <w:rStyle w:val="StyleBoldUnderline"/>
          <w:highlight w:val="green"/>
        </w:rPr>
        <w:t xml:space="preserve">explore and manage the energy resources </w:t>
      </w:r>
      <w:r w:rsidRPr="006B39E7">
        <w:rPr>
          <w:rStyle w:val="StyleBoldUnderline"/>
        </w:rPr>
        <w:t>both within our borders and</w:t>
      </w:r>
      <w:r w:rsidRPr="006B39E7">
        <w:rPr>
          <w:rStyle w:val="StyleBoldUnderline"/>
          <w:highlight w:val="green"/>
        </w:rPr>
        <w:t xml:space="preserve"> along our shorelines</w:t>
      </w:r>
      <w:r w:rsidRPr="006B39E7">
        <w:rPr>
          <w:rStyle w:val="StyleBoldUnderline"/>
        </w:rPr>
        <w:t xml:space="preserve">, </w:t>
      </w:r>
      <w:r w:rsidRPr="00C528AC">
        <w:rPr>
          <w:rStyle w:val="StyleBoldUnderline"/>
          <w:highlight w:val="green"/>
        </w:rPr>
        <w:t>thereby encouraging</w:t>
      </w:r>
      <w:r w:rsidRPr="006B39E7">
        <w:rPr>
          <w:rStyle w:val="StyleBoldUnderline"/>
        </w:rPr>
        <w:t xml:space="preserve"> our </w:t>
      </w:r>
      <w:r w:rsidRPr="00C528AC">
        <w:rPr>
          <w:rStyle w:val="StyleBoldUnderline"/>
          <w:highlight w:val="green"/>
        </w:rPr>
        <w:t>global competitors to take their</w:t>
      </w:r>
      <w:r w:rsidRPr="006B39E7">
        <w:rPr>
          <w:rStyle w:val="StyleBoldUnderline"/>
        </w:rPr>
        <w:t xml:space="preserve"> energy exploration </w:t>
      </w:r>
      <w:r w:rsidRPr="00C528AC">
        <w:rPr>
          <w:rStyle w:val="StyleBoldUnderline"/>
          <w:highlight w:val="green"/>
        </w:rPr>
        <w:t>efforts elsewhere</w:t>
      </w:r>
      <w:r w:rsidRPr="006B39E7">
        <w:rPr>
          <w:rStyle w:val="StyleBoldUnderline"/>
        </w:rPr>
        <w:t xml:space="preserve">. </w:t>
      </w:r>
      <w:r w:rsidRPr="00C528AC">
        <w:rPr>
          <w:sz w:val="16"/>
        </w:rPr>
        <w:t xml:space="preserve">  </w:t>
      </w:r>
      <w:r w:rsidRPr="00C528AC">
        <w:rPr>
          <w:rStyle w:val="StyleBoldUnderline"/>
          <w:highlight w:val="green"/>
        </w:rPr>
        <w:t>There are always critical junctures in a nation’s history</w:t>
      </w:r>
      <w:r w:rsidRPr="00C528AC">
        <w:rPr>
          <w:sz w:val="16"/>
        </w:rPr>
        <w:t xml:space="preserve"> when a people need to move past dialogue for its own sake and into meaningful action, and </w:t>
      </w:r>
      <w:r w:rsidRPr="00C528AC">
        <w:rPr>
          <w:rStyle w:val="Emphasis"/>
          <w:highlight w:val="green"/>
        </w:rPr>
        <w:t>we are at that juncture now,</w:t>
      </w:r>
      <w:r w:rsidRPr="00C528AC">
        <w:rPr>
          <w:sz w:val="16"/>
        </w:rPr>
        <w:t xml:space="preserve"> especially in the security-conscious post 9/11 era. </w:t>
      </w:r>
      <w:r w:rsidRPr="006B39E7">
        <w:rPr>
          <w:rStyle w:val="StyleBoldUnderline"/>
        </w:rPr>
        <w:t>Clear majorities of people believe that the merits of offshore drilling are essential to our nation’s progress and security.</w:t>
      </w:r>
      <w:r w:rsidRPr="00C528AC">
        <w:rPr>
          <w:sz w:val="16"/>
        </w:rPr>
        <w:t xml:space="preserve"> For those who claim that the proponents of offshore drilling are “rushing” into the endeavor, they should be reminded that our nation has been effectively dealing with offshore drilling bans emanating from different levels of government for over 30 years— it is only recently that majorities of people understand the full ramifications of continuing on with a self-defeating national energy policy.   We encourage the requisite players in the oil industry to be as transparent and forthcoming with the American people as possible as we begin to throw the chains off our national energy policy. Just as fear and ignorance in the ‘70s and ‘80s stalled the development of nuclear power in this country, similar public relations challenges confront the oil and gas industry. </w:t>
      </w:r>
      <w:r w:rsidRPr="006B39E7">
        <w:rPr>
          <w:rStyle w:val="StyleBoldUnderline"/>
        </w:rPr>
        <w:t xml:space="preserve">Informing and instructing the public about the necessity of oil exploration and drilling is an ongoing process that needs to continue until it achieves a consensus so broad that it will force our legislators to abandon their inaction and obstruction on a matter of critical importance to our nation’s future. </w:t>
      </w:r>
    </w:p>
    <w:p w:rsidR="00151444" w:rsidRPr="00C528AC" w:rsidRDefault="00151444" w:rsidP="00151444">
      <w:pPr>
        <w:pStyle w:val="Heading4"/>
      </w:pPr>
      <w:r w:rsidRPr="00C528AC">
        <w:t>Failed leadership causes extinction—no alternative to hegemony</w:t>
      </w:r>
    </w:p>
    <w:p w:rsidR="00151444" w:rsidRPr="00C528AC" w:rsidRDefault="00151444" w:rsidP="00151444">
      <w:r w:rsidRPr="00C528AC">
        <w:rPr>
          <w:rStyle w:val="StyleStyleBold12pt"/>
        </w:rPr>
        <w:t>Brzezinski 12</w:t>
      </w:r>
      <w:r w:rsidRPr="00C528AC">
        <w:t xml:space="preserve"> Zbigniew K. Brzezinski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151444" w:rsidRPr="00C528AC" w:rsidRDefault="00151444" w:rsidP="00151444"/>
    <w:p w:rsidR="00151444" w:rsidRDefault="00151444" w:rsidP="00151444">
      <w:pPr>
        <w:rPr>
          <w:sz w:val="16"/>
        </w:rPr>
      </w:pPr>
      <w:r w:rsidRPr="00C528AC">
        <w:rPr>
          <w:sz w:val="16"/>
        </w:rPr>
        <w:t xml:space="preserve">For </w:t>
      </w:r>
      <w:r w:rsidRPr="006B39E7">
        <w:rPr>
          <w:rStyle w:val="StyleBoldUnderline"/>
          <w:highlight w:val="green"/>
        </w:rPr>
        <w:t>if America falters</w:t>
      </w:r>
      <w:r w:rsidRPr="00C528AC">
        <w:rPr>
          <w:sz w:val="16"/>
          <w:shd w:val="clear" w:color="auto" w:fill="00FF00"/>
        </w:rPr>
        <w:t>,</w:t>
      </w:r>
      <w:r w:rsidRPr="00C528AC">
        <w:rPr>
          <w:sz w:val="16"/>
        </w:rPr>
        <w:t xml:space="preserve"> the world is unlikely to be dominated by a single preeminent successor -- not even China. International uncertainty, </w:t>
      </w:r>
      <w:r w:rsidRPr="006B39E7">
        <w:rPr>
          <w:rStyle w:val="StyleBoldUnderline"/>
          <w:highlight w:val="green"/>
        </w:rPr>
        <w:t>increased tension</w:t>
      </w:r>
      <w:r w:rsidRPr="00C528AC">
        <w:rPr>
          <w:sz w:val="16"/>
        </w:rPr>
        <w:t xml:space="preserve"> among global competitors, </w:t>
      </w:r>
      <w:r w:rsidRPr="006B39E7">
        <w:rPr>
          <w:rStyle w:val="StyleBoldUnderline"/>
          <w:highlight w:val="green"/>
        </w:rPr>
        <w:t>and</w:t>
      </w:r>
      <w:r w:rsidRPr="00C528AC">
        <w:rPr>
          <w:sz w:val="16"/>
          <w:shd w:val="clear" w:color="auto" w:fill="00FF00"/>
        </w:rPr>
        <w:t xml:space="preserve"> </w:t>
      </w:r>
      <w:r w:rsidRPr="00C528AC">
        <w:rPr>
          <w:sz w:val="16"/>
        </w:rPr>
        <w:t xml:space="preserve">even outright </w:t>
      </w:r>
      <w:r w:rsidRPr="006B39E7">
        <w:rPr>
          <w:rStyle w:val="StyleBoldUnderline"/>
          <w:highlight w:val="green"/>
        </w:rPr>
        <w:t>chaos</w:t>
      </w:r>
      <w:r w:rsidRPr="00C528AC">
        <w:rPr>
          <w:sz w:val="16"/>
          <w:shd w:val="clear" w:color="auto" w:fill="00FF00"/>
        </w:rPr>
        <w:t xml:space="preserve"> </w:t>
      </w:r>
      <w:r w:rsidRPr="006B39E7">
        <w:rPr>
          <w:rStyle w:val="StyleBoldUnderline"/>
          <w:highlight w:val="green"/>
        </w:rPr>
        <w:t>would be</w:t>
      </w:r>
      <w:r w:rsidRPr="00C528AC">
        <w:rPr>
          <w:sz w:val="16"/>
        </w:rPr>
        <w:t xml:space="preserve"> far more </w:t>
      </w:r>
      <w:r w:rsidRPr="006B39E7">
        <w:rPr>
          <w:rStyle w:val="StyleBoldUnderline"/>
          <w:highlight w:val="green"/>
        </w:rPr>
        <w:t>likely</w:t>
      </w:r>
      <w:r w:rsidRPr="00C528AC">
        <w:rPr>
          <w:sz w:val="16"/>
        </w:rPr>
        <w:t xml:space="preserve"> outcomes. While a sudden, massive crisis of the American system -- for instance, another financial crisis -- would produce a fast-moving chain reaction leading to global political and economic disorder</w:t>
      </w:r>
      <w:r w:rsidRPr="006B39E7">
        <w:rPr>
          <w:rStyle w:val="StyleBoldUnderline"/>
        </w:rPr>
        <w:t xml:space="preserve">, a steady </w:t>
      </w:r>
      <w:r w:rsidRPr="006B39E7">
        <w:rPr>
          <w:rStyle w:val="StyleBoldUnderline"/>
          <w:highlight w:val="green"/>
        </w:rPr>
        <w:t>drift by America into</w:t>
      </w:r>
      <w:r w:rsidRPr="00C528AC">
        <w:rPr>
          <w:sz w:val="16"/>
        </w:rPr>
        <w:t xml:space="preserve"> increasingly pervasive </w:t>
      </w:r>
      <w:r w:rsidRPr="006B39E7">
        <w:rPr>
          <w:rStyle w:val="StyleBoldUnderline"/>
          <w:highlight w:val="green"/>
        </w:rPr>
        <w:t>decay</w:t>
      </w:r>
      <w:r w:rsidRPr="00C528AC">
        <w:rPr>
          <w:sz w:val="16"/>
        </w:rPr>
        <w:t xml:space="preserve"> or endlessly widening warfare with Islam </w:t>
      </w:r>
      <w:r w:rsidRPr="006B39E7">
        <w:rPr>
          <w:rStyle w:val="StyleBoldUnderline"/>
          <w:highlight w:val="green"/>
        </w:rPr>
        <w:t>would be unlikely to produce</w:t>
      </w:r>
      <w:r w:rsidRPr="00C528AC">
        <w:rPr>
          <w:sz w:val="16"/>
        </w:rPr>
        <w:t xml:space="preserve">, even by 2025, </w:t>
      </w:r>
      <w:r w:rsidRPr="006B39E7">
        <w:rPr>
          <w:rStyle w:val="StyleBoldUnderline"/>
          <w:highlight w:val="green"/>
        </w:rPr>
        <w:t>an effective global successor</w:t>
      </w:r>
      <w:r w:rsidRPr="00C528AC">
        <w:rPr>
          <w:sz w:val="16"/>
        </w:rPr>
        <w:t xml:space="preserve">. No single power will be ready by then to exercise the role that the world, upon the fall of the Soviet Union in 1991, expected the United States to play: the leader of a new, globally cooperative world order. </w:t>
      </w:r>
      <w:r w:rsidRPr="006B39E7">
        <w:rPr>
          <w:rStyle w:val="StyleBoldUnderline"/>
          <w:highlight w:val="green"/>
        </w:rPr>
        <w:t>More probable would be a protracted phase of</w:t>
      </w:r>
      <w:r w:rsidRPr="006B39E7">
        <w:rPr>
          <w:rStyle w:val="StyleBoldUnderline"/>
        </w:rPr>
        <w:t xml:space="preserve"> rather </w:t>
      </w:r>
      <w:r w:rsidRPr="006B39E7">
        <w:rPr>
          <w:rStyle w:val="StyleBoldUnderline"/>
          <w:highlight w:val="green"/>
        </w:rPr>
        <w:t>inconclusive realignments</w:t>
      </w:r>
      <w:r w:rsidRPr="006B39E7">
        <w:rPr>
          <w:rStyle w:val="StyleBoldUnderline"/>
        </w:rPr>
        <w:t xml:space="preserve"> of both global and regional power, </w:t>
      </w:r>
      <w:r w:rsidRPr="006B39E7">
        <w:rPr>
          <w:rStyle w:val="StyleBoldUnderline"/>
          <w:highlight w:val="green"/>
        </w:rPr>
        <w:t>with no</w:t>
      </w:r>
      <w:r w:rsidRPr="00C528AC">
        <w:rPr>
          <w:sz w:val="16"/>
        </w:rPr>
        <w:t xml:space="preserve"> grand </w:t>
      </w:r>
      <w:r w:rsidRPr="006B39E7">
        <w:rPr>
          <w:rStyle w:val="StyleBoldUnderline"/>
          <w:highlight w:val="green"/>
        </w:rPr>
        <w:t>winners and</w:t>
      </w:r>
      <w:r w:rsidRPr="006B39E7">
        <w:rPr>
          <w:rStyle w:val="StyleBoldUnderline"/>
        </w:rPr>
        <w:t xml:space="preserve"> many more </w:t>
      </w:r>
      <w:r w:rsidRPr="006B39E7">
        <w:rPr>
          <w:rStyle w:val="StyleBoldUnderline"/>
          <w:highlight w:val="green"/>
        </w:rPr>
        <w:t>losers,</w:t>
      </w:r>
      <w:r w:rsidRPr="006B39E7">
        <w:rPr>
          <w:rStyle w:val="StyleBoldUnderline"/>
        </w:rPr>
        <w:t xml:space="preserve"> </w:t>
      </w:r>
      <w:r w:rsidRPr="006B39E7">
        <w:rPr>
          <w:rStyle w:val="StyleBoldUnderline"/>
          <w:highlight w:val="green"/>
        </w:rPr>
        <w:t>in a setting of international uncertainty and</w:t>
      </w:r>
      <w:r w:rsidRPr="006B39E7">
        <w:rPr>
          <w:rStyle w:val="StyleBoldUnderline"/>
        </w:rPr>
        <w:t xml:space="preserve"> even of potentially </w:t>
      </w:r>
      <w:r w:rsidRPr="006B39E7">
        <w:rPr>
          <w:rStyle w:val="Emphasis"/>
          <w:highlight w:val="green"/>
        </w:rPr>
        <w:t>fatal risks to global well-being</w:t>
      </w:r>
      <w:r w:rsidRPr="00C528AC">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6B39E7">
        <w:rPr>
          <w:rStyle w:val="StyleBoldUnderline"/>
        </w:rPr>
        <w:t>India, Japan, Russia, and</w:t>
      </w:r>
      <w:r w:rsidRPr="00C528AC">
        <w:rPr>
          <w:sz w:val="16"/>
        </w:rPr>
        <w:t xml:space="preserve"> some </w:t>
      </w:r>
      <w:r w:rsidRPr="006B39E7">
        <w:rPr>
          <w:rStyle w:val="StyleBoldUnderline"/>
        </w:rPr>
        <w:t>European countries, are already assessing the potential impact of U.S. decline</w:t>
      </w:r>
      <w:r w:rsidRPr="00C528AC">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6B39E7">
        <w:rPr>
          <w:rStyle w:val="StyleBoldUnderline"/>
          <w:highlight w:val="green"/>
        </w:rPr>
        <w:t>Russia</w:t>
      </w:r>
      <w:r w:rsidRPr="00C528AC">
        <w:rPr>
          <w:sz w:val="16"/>
        </w:rPr>
        <w:t xml:space="preserve">, while perhaps engaging in wishful thinking (even schadenfreude) about America's uncertain prospects, </w:t>
      </w:r>
      <w:r w:rsidRPr="006B39E7">
        <w:rPr>
          <w:rStyle w:val="StyleBoldUnderline"/>
          <w:highlight w:val="green"/>
        </w:rPr>
        <w:t xml:space="preserve">will </w:t>
      </w:r>
      <w:r w:rsidRPr="006B39E7">
        <w:rPr>
          <w:rStyle w:val="StyleBoldUnderline"/>
        </w:rPr>
        <w:t xml:space="preserve">almost certainly </w:t>
      </w:r>
      <w:r w:rsidRPr="006B39E7">
        <w:rPr>
          <w:rStyle w:val="StyleBoldUnderline"/>
          <w:highlight w:val="green"/>
        </w:rPr>
        <w:t>have its eye on</w:t>
      </w:r>
      <w:r w:rsidRPr="006B39E7">
        <w:rPr>
          <w:rStyle w:val="StyleBoldUnderline"/>
        </w:rPr>
        <w:t xml:space="preserve"> the independent states of </w:t>
      </w:r>
      <w:r w:rsidRPr="006B39E7">
        <w:rPr>
          <w:rStyle w:val="StyleBoldUnderline"/>
          <w:highlight w:val="green"/>
        </w:rPr>
        <w:t>the former Soviet Union. Europe</w:t>
      </w:r>
      <w:r w:rsidRPr="00C528AC">
        <w:rPr>
          <w:sz w:val="16"/>
        </w:rPr>
        <w:t xml:space="preserve">, not yet cohesive, </w:t>
      </w:r>
      <w:r w:rsidRPr="006B39E7">
        <w:rPr>
          <w:rStyle w:val="StyleBoldUnderline"/>
          <w:highlight w:val="green"/>
        </w:rPr>
        <w:t>would</w:t>
      </w:r>
      <w:r w:rsidRPr="006B39E7">
        <w:rPr>
          <w:rStyle w:val="StyleBoldUnderline"/>
        </w:rPr>
        <w:t xml:space="preserve"> likely</w:t>
      </w:r>
      <w:r w:rsidRPr="006B39E7">
        <w:rPr>
          <w:rStyle w:val="StyleBoldUnderline"/>
          <w:highlight w:val="green"/>
        </w:rPr>
        <w:t xml:space="preserve"> be pulled in several directions</w:t>
      </w:r>
      <w:r w:rsidRPr="006B39E7">
        <w:rPr>
          <w:rStyle w:val="StyleBoldUnderline"/>
        </w:rPr>
        <w:t>:</w:t>
      </w:r>
      <w:r w:rsidRPr="00C528AC">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6B39E7">
        <w:rPr>
          <w:rStyle w:val="StyleBoldUnderline"/>
        </w:rPr>
        <w:t>Others may move more rapidly to carve out their own regional spheres:</w:t>
      </w:r>
      <w:r w:rsidRPr="00C528AC">
        <w:rPr>
          <w:sz w:val="16"/>
        </w:rPr>
        <w:t xml:space="preserve"> Turkey in the area of the old Ottoman Empire, Brazil in the Southern Hemisphere, and so forth. </w:t>
      </w:r>
      <w:r w:rsidRPr="006B39E7">
        <w:rPr>
          <w:rStyle w:val="StyleBoldUnderline"/>
          <w:highlight w:val="green"/>
        </w:rPr>
        <w:t>None of these countries,</w:t>
      </w:r>
      <w:r w:rsidRPr="006B39E7">
        <w:rPr>
          <w:rStyle w:val="StyleBoldUnderline"/>
        </w:rPr>
        <w:t xml:space="preserve"> however, </w:t>
      </w:r>
      <w:r w:rsidRPr="006B39E7">
        <w:rPr>
          <w:rStyle w:val="StyleBoldUnderline"/>
          <w:highlight w:val="green"/>
        </w:rPr>
        <w:t xml:space="preserve">will have the </w:t>
      </w:r>
      <w:r w:rsidRPr="006B39E7">
        <w:rPr>
          <w:rStyle w:val="StyleBoldUnderline"/>
        </w:rPr>
        <w:t xml:space="preserve">requisite combination of economic, financial, technological, and military </w:t>
      </w:r>
      <w:r w:rsidRPr="006B39E7">
        <w:rPr>
          <w:rStyle w:val="StyleBoldUnderline"/>
          <w:highlight w:val="green"/>
        </w:rPr>
        <w:t>power even to consider inheriting America's leading role</w:t>
      </w:r>
      <w:r w:rsidRPr="006B39E7">
        <w:rPr>
          <w:rStyle w:val="StyleBoldUnderline"/>
        </w:rPr>
        <w:t xml:space="preserve">. </w:t>
      </w:r>
      <w:r w:rsidRPr="00C528AC">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6B39E7">
        <w:rPr>
          <w:rStyle w:val="StyleBoldUnderline"/>
          <w:highlight w:val="green"/>
        </w:rPr>
        <w:t>China is not</w:t>
      </w:r>
      <w:r w:rsidRPr="006B39E7">
        <w:rPr>
          <w:rStyle w:val="StyleBoldUnderline"/>
        </w:rPr>
        <w:t xml:space="preserve"> yet </w:t>
      </w:r>
      <w:r w:rsidRPr="006B39E7">
        <w:rPr>
          <w:rStyle w:val="StyleBoldUnderline"/>
          <w:highlight w:val="green"/>
        </w:rPr>
        <w:t>ready to assume</w:t>
      </w:r>
      <w:r w:rsidRPr="006B39E7">
        <w:rPr>
          <w:rStyle w:val="StyleBoldUnderline"/>
        </w:rPr>
        <w:t xml:space="preserve"> in full </w:t>
      </w:r>
      <w:r w:rsidRPr="006B39E7">
        <w:rPr>
          <w:rStyle w:val="StyleBoldUnderline"/>
          <w:highlight w:val="green"/>
        </w:rPr>
        <w:t>America's role in the world</w:t>
      </w:r>
      <w:r w:rsidRPr="00C528AC">
        <w:rPr>
          <w:sz w:val="16"/>
        </w:rPr>
        <w:t xml:space="preserve">. Beijing's leaders themselves have repeatedly emphasized that on every important measure of development, wealth, and power, </w:t>
      </w:r>
      <w:r w:rsidRPr="006B39E7">
        <w:rPr>
          <w:rStyle w:val="StyleBoldUnderline"/>
          <w:highlight w:val="green"/>
        </w:rPr>
        <w:t>China will still be a modernizing and developing</w:t>
      </w:r>
      <w:r w:rsidRPr="00C528AC">
        <w:rPr>
          <w:sz w:val="16"/>
        </w:rPr>
        <w:t xml:space="preserve"> state </w:t>
      </w:r>
      <w:r w:rsidRPr="006B39E7">
        <w:rPr>
          <w:rStyle w:val="StyleBoldUnderline"/>
        </w:rPr>
        <w:t xml:space="preserve">several </w:t>
      </w:r>
      <w:r w:rsidRPr="006B39E7">
        <w:rPr>
          <w:rStyle w:val="StyleBoldUnderline"/>
          <w:highlight w:val="green"/>
        </w:rPr>
        <w:t>decades from now</w:t>
      </w:r>
      <w:r w:rsidRPr="006B39E7">
        <w:rPr>
          <w:rStyle w:val="StyleBoldUnderline"/>
        </w:rPr>
        <w:t>, significantly behind not only the United States but also Europe and Japan in the major per capita indices of modernity and national power</w:t>
      </w:r>
      <w:r w:rsidRPr="00C528AC">
        <w:rPr>
          <w:sz w:val="16"/>
        </w:rPr>
        <w:t xml:space="preserve">. Accordingly, </w:t>
      </w:r>
      <w:r w:rsidRPr="006B39E7">
        <w:rPr>
          <w:rStyle w:val="StyleBoldUnderline"/>
        </w:rPr>
        <w:t xml:space="preserve">Chinese leaders have been restrained in laying any overt claims to global leadership. </w:t>
      </w:r>
      <w:r w:rsidRPr="00C528AC">
        <w:rPr>
          <w:sz w:val="16"/>
        </w:rPr>
        <w:t xml:space="preserve">At some stage, </w:t>
      </w:r>
      <w:r w:rsidRPr="006B39E7">
        <w:rPr>
          <w:rStyle w:val="StyleBoldUnderline"/>
        </w:rPr>
        <w:t xml:space="preserve">however, a </w:t>
      </w:r>
      <w:r w:rsidRPr="006B39E7">
        <w:rPr>
          <w:rStyle w:val="StyleBoldUnderline"/>
          <w:highlight w:val="green"/>
        </w:rPr>
        <w:t>more assertive Chinese nationalism could arise</w:t>
      </w:r>
      <w:r w:rsidRPr="00C528AC">
        <w:rPr>
          <w:sz w:val="16"/>
        </w:rPr>
        <w:t xml:space="preserve"> and damage China's international interests</w:t>
      </w:r>
      <w:r w:rsidRPr="006B39E7">
        <w:rPr>
          <w:rStyle w:val="StyleBoldUnderline"/>
          <w:highlight w:val="green"/>
        </w:rPr>
        <w:t>. A swaggering, nationalistic Beijing would</w:t>
      </w:r>
      <w:r w:rsidRPr="006B39E7">
        <w:rPr>
          <w:rStyle w:val="StyleBoldUnderline"/>
        </w:rPr>
        <w:t xml:space="preserve"> unintentionally mob</w:t>
      </w:r>
      <w:r w:rsidRPr="006B39E7">
        <w:rPr>
          <w:rStyle w:val="StyleBoldUnderline"/>
          <w:highlight w:val="green"/>
        </w:rPr>
        <w:t>ilize a powerful regional coalition against itself.</w:t>
      </w:r>
      <w:r w:rsidRPr="00C528AC">
        <w:rPr>
          <w:sz w:val="16"/>
        </w:rPr>
        <w:t xml:space="preserve"> None of China's key neighbors -- India, Japan, and Russia -- is ready to acknowledge China's entitlement to America's place on the global totem pole. </w:t>
      </w:r>
      <w:r w:rsidRPr="006B39E7">
        <w:rPr>
          <w:rStyle w:val="StyleBoldUnderline"/>
        </w:rPr>
        <w:t xml:space="preserve">They might even seek support from a waning America to offset an overly assertive China. </w:t>
      </w:r>
      <w:r w:rsidRPr="006B39E7">
        <w:rPr>
          <w:rStyle w:val="StyleBoldUnderline"/>
          <w:highlight w:val="green"/>
        </w:rPr>
        <w:t>The</w:t>
      </w:r>
      <w:r w:rsidRPr="006B39E7">
        <w:rPr>
          <w:rStyle w:val="StyleBoldUnderline"/>
        </w:rPr>
        <w:t xml:space="preserve"> resulting </w:t>
      </w:r>
      <w:r w:rsidRPr="006B39E7">
        <w:rPr>
          <w:rStyle w:val="StyleBoldUnderline"/>
          <w:highlight w:val="green"/>
        </w:rPr>
        <w:t>regional scramble could become intense</w:t>
      </w:r>
      <w:r w:rsidRPr="006B39E7">
        <w:rPr>
          <w:rStyle w:val="StyleBoldUnderline"/>
        </w:rPr>
        <w:t xml:space="preserve">, especially given the similar nationalistic tendencies among China's neighbors. A phase of acute international tension in Asia could ensue. </w:t>
      </w:r>
      <w:r w:rsidRPr="006B39E7">
        <w:rPr>
          <w:rStyle w:val="StyleBoldUnderline"/>
          <w:highlight w:val="green"/>
        </w:rPr>
        <w:t>Asia</w:t>
      </w:r>
      <w:r w:rsidRPr="00C528AC">
        <w:rPr>
          <w:sz w:val="16"/>
          <w:shd w:val="clear" w:color="auto" w:fill="00FF00"/>
        </w:rPr>
        <w:t xml:space="preserve"> </w:t>
      </w:r>
      <w:r w:rsidRPr="00C528AC">
        <w:rPr>
          <w:sz w:val="16"/>
        </w:rPr>
        <w:t xml:space="preserve">of the 21st century </w:t>
      </w:r>
      <w:r w:rsidRPr="006B39E7">
        <w:rPr>
          <w:rStyle w:val="Emphasis"/>
          <w:highlight w:val="green"/>
        </w:rPr>
        <w:t>could then begin to resemble Europe of the 20th century -- violent and bloodthirsty</w:t>
      </w:r>
      <w:r w:rsidRPr="006B39E7">
        <w:rPr>
          <w:rStyle w:val="StyleBoldUnderline"/>
        </w:rPr>
        <w:t xml:space="preserve">. </w:t>
      </w:r>
      <w:r w:rsidRPr="00C528AC">
        <w:rPr>
          <w:sz w:val="16"/>
        </w:rPr>
        <w:t xml:space="preserve">At the same time, </w:t>
      </w:r>
      <w:r w:rsidRPr="006B39E7">
        <w:rPr>
          <w:rStyle w:val="StyleBoldUnderline"/>
        </w:rPr>
        <w:t xml:space="preserve">the security of a number of </w:t>
      </w:r>
      <w:r w:rsidRPr="006B39E7">
        <w:rPr>
          <w:rStyle w:val="StyleBoldUnderline"/>
          <w:highlight w:val="green"/>
        </w:rPr>
        <w:t>weaker states</w:t>
      </w:r>
      <w:r w:rsidRPr="00C528AC">
        <w:rPr>
          <w:sz w:val="16"/>
        </w:rPr>
        <w:t xml:space="preserve"> located geographically next to major regional powers also </w:t>
      </w:r>
      <w:r w:rsidRPr="006B39E7">
        <w:rPr>
          <w:rStyle w:val="StyleBoldUnderline"/>
        </w:rPr>
        <w:t>depends on the international status quo reinforced by America's global preeminence</w:t>
      </w:r>
      <w:r w:rsidRPr="00C528AC">
        <w:rPr>
          <w:sz w:val="16"/>
        </w:rPr>
        <w:t xml:space="preserve"> -- and would be made significantly more vulnerable in proportion to America's decline. The states in that exposed position -- </w:t>
      </w:r>
      <w:r w:rsidRPr="006B39E7">
        <w:rPr>
          <w:rStyle w:val="StyleBoldUnderline"/>
        </w:rPr>
        <w:t xml:space="preserve">including Georgia, Taiwan, South Korea, Belarus, Ukraine, Afghanistan, Pakistan, Israel, and the greater Middle East </w:t>
      </w:r>
      <w:r w:rsidRPr="00C528AC">
        <w:rPr>
          <w:sz w:val="16"/>
        </w:rPr>
        <w:t xml:space="preserve">-- are today's geopolitical equivalents of nature's most endangered species. </w:t>
      </w:r>
      <w:r w:rsidRPr="006B39E7">
        <w:rPr>
          <w:rStyle w:val="StyleBoldUnderline"/>
        </w:rPr>
        <w:t xml:space="preserve">Their </w:t>
      </w:r>
      <w:r w:rsidRPr="006B39E7">
        <w:rPr>
          <w:rStyle w:val="StyleBoldUnderline"/>
          <w:highlight w:val="green"/>
        </w:rPr>
        <w:t>fates are closely tied to the nature of the international environment left behind by a waning America, be it ordered and restrained or</w:t>
      </w:r>
      <w:r w:rsidRPr="006B39E7">
        <w:rPr>
          <w:rStyle w:val="StyleBoldUnderline"/>
        </w:rPr>
        <w:t>, much more likely</w:t>
      </w:r>
      <w:r w:rsidRPr="006B39E7">
        <w:rPr>
          <w:rStyle w:val="StyleBoldUnderline"/>
          <w:highlight w:val="green"/>
        </w:rPr>
        <w:t xml:space="preserve">, self-serving and expansionist. </w:t>
      </w:r>
      <w:r w:rsidRPr="006B39E7">
        <w:rPr>
          <w:rStyle w:val="StyleBoldUnderline"/>
        </w:rPr>
        <w:t>A faltering United States could also find its strategic partnership with Mexico in jeopardy.</w:t>
      </w:r>
      <w:r w:rsidRPr="00C528AC">
        <w:rPr>
          <w:sz w:val="16"/>
        </w:rPr>
        <w:t xml:space="preserve"> America's economic resilience and political stability have so far mitigated many of the challenges posed by such sensitive neighborhood issues as economic dependence, immigration, and the narcotics trade. </w:t>
      </w:r>
      <w:r w:rsidRPr="006B39E7">
        <w:rPr>
          <w:rStyle w:val="StyleBoldUnderline"/>
        </w:rPr>
        <w:t xml:space="preserve">A decline in American power, however, would likely undermine the health and good judgment of the U.S. economic and political systems. </w:t>
      </w:r>
      <w:r w:rsidRPr="006B39E7">
        <w:rPr>
          <w:rStyle w:val="StyleBoldUnderline"/>
          <w:highlight w:val="green"/>
        </w:rPr>
        <w:t>A waning U</w:t>
      </w:r>
      <w:r w:rsidRPr="006B39E7">
        <w:rPr>
          <w:rStyle w:val="StyleBoldUnderline"/>
        </w:rPr>
        <w:t xml:space="preserve">nited </w:t>
      </w:r>
      <w:r w:rsidRPr="006B39E7">
        <w:rPr>
          <w:rStyle w:val="StyleBoldUnderline"/>
          <w:highlight w:val="green"/>
        </w:rPr>
        <w:t>S</w:t>
      </w:r>
      <w:r w:rsidRPr="006B39E7">
        <w:rPr>
          <w:rStyle w:val="StyleBoldUnderline"/>
        </w:rPr>
        <w:t xml:space="preserve">tates </w:t>
      </w:r>
      <w:r w:rsidRPr="006B39E7">
        <w:rPr>
          <w:rStyle w:val="StyleBoldUnderline"/>
          <w:highlight w:val="green"/>
        </w:rPr>
        <w:t>would</w:t>
      </w:r>
      <w:r w:rsidRPr="006B39E7">
        <w:rPr>
          <w:rStyle w:val="StyleBoldUnderline"/>
        </w:rPr>
        <w:t xml:space="preserve"> likely </w:t>
      </w:r>
      <w:r w:rsidRPr="006B39E7">
        <w:rPr>
          <w:rStyle w:val="StyleBoldUnderline"/>
          <w:highlight w:val="green"/>
        </w:rPr>
        <w:t>be more nationalistic, more defensive</w:t>
      </w:r>
      <w:r w:rsidRPr="006B39E7">
        <w:rPr>
          <w:rStyle w:val="StyleBoldUnderline"/>
        </w:rPr>
        <w:t xml:space="preserve"> about its national identity, </w:t>
      </w:r>
      <w:r w:rsidRPr="006B39E7">
        <w:rPr>
          <w:rStyle w:val="StyleBoldUnderline"/>
          <w:highlight w:val="green"/>
        </w:rPr>
        <w:t>more paranoid</w:t>
      </w:r>
      <w:r w:rsidRPr="006B39E7">
        <w:rPr>
          <w:rStyle w:val="StyleBoldUnderline"/>
        </w:rPr>
        <w:t xml:space="preserve"> about its homeland security, and less willing to sacrifice resources for the sake of others' development</w:t>
      </w:r>
      <w:r w:rsidRPr="00C528AC">
        <w:rPr>
          <w:sz w:val="16"/>
        </w:rPr>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6B39E7">
        <w:rPr>
          <w:rStyle w:val="StyleBoldUnderline"/>
          <w:highlight w:val="green"/>
        </w:rPr>
        <w:t xml:space="preserve">Another consequence of American decline could be a corrosion of the </w:t>
      </w:r>
      <w:r w:rsidRPr="006B39E7">
        <w:rPr>
          <w:rStyle w:val="StyleBoldUnderline"/>
        </w:rPr>
        <w:t xml:space="preserve">generally </w:t>
      </w:r>
      <w:r w:rsidRPr="006B39E7">
        <w:rPr>
          <w:rStyle w:val="StyleBoldUnderline"/>
          <w:highlight w:val="green"/>
        </w:rPr>
        <w:t>cooperative management of the global commons</w:t>
      </w:r>
      <w:r w:rsidRPr="00C528AC">
        <w:rPr>
          <w:sz w:val="16"/>
          <w:shd w:val="clear" w:color="auto" w:fill="00FF00"/>
        </w:rPr>
        <w:t xml:space="preserve"> -- </w:t>
      </w:r>
      <w:r w:rsidRPr="006B39E7">
        <w:rPr>
          <w:rStyle w:val="StyleBoldUnderline"/>
        </w:rPr>
        <w:t>shared interests such as</w:t>
      </w:r>
      <w:r w:rsidRPr="006B39E7">
        <w:rPr>
          <w:rStyle w:val="StyleBoldUnderline"/>
          <w:highlight w:val="green"/>
        </w:rPr>
        <w:t xml:space="preserve"> sea lanes, space, cyberspace, and the environment, whose protection is imperative </w:t>
      </w:r>
      <w:r w:rsidRPr="006B39E7">
        <w:rPr>
          <w:rStyle w:val="StyleBoldUnderline"/>
        </w:rPr>
        <w:t xml:space="preserve">to the long-term growth of the global economy and the continuation of </w:t>
      </w:r>
      <w:r w:rsidRPr="006B39E7">
        <w:rPr>
          <w:rStyle w:val="StyleBoldUnderline"/>
          <w:highlight w:val="green"/>
        </w:rPr>
        <w:t>basic geopolitical stability</w:t>
      </w:r>
      <w:r w:rsidRPr="006B39E7">
        <w:rPr>
          <w:rStyle w:val="StyleBoldUnderline"/>
        </w:rPr>
        <w:t xml:space="preserve">. </w:t>
      </w:r>
      <w:r w:rsidRPr="00C528AC">
        <w:rPr>
          <w:sz w:val="16"/>
        </w:rPr>
        <w:t xml:space="preserve">In almost every case, </w:t>
      </w:r>
      <w:r w:rsidRPr="006B39E7">
        <w:rPr>
          <w:rStyle w:val="StyleBoldUnderline"/>
        </w:rPr>
        <w:t>the potential</w:t>
      </w:r>
      <w:r w:rsidRPr="006B39E7">
        <w:rPr>
          <w:rStyle w:val="StyleBoldUnderline"/>
          <w:highlight w:val="green"/>
        </w:rPr>
        <w:t xml:space="preserve"> </w:t>
      </w:r>
      <w:r w:rsidRPr="006B39E7">
        <w:rPr>
          <w:rStyle w:val="Emphasis"/>
          <w:highlight w:val="green"/>
        </w:rPr>
        <w:t>absence of a constructive and influential U.S. role would fatally undermine the essential communality of the global commons</w:t>
      </w:r>
      <w:r w:rsidRPr="006B39E7">
        <w:rPr>
          <w:rStyle w:val="StyleBoldUnderline"/>
          <w:highlight w:val="green"/>
        </w:rPr>
        <w:t xml:space="preserve"> </w:t>
      </w:r>
      <w:r w:rsidRPr="006B39E7">
        <w:rPr>
          <w:rStyle w:val="StyleBoldUnderline"/>
        </w:rPr>
        <w:t>because the superiority and ubiquity of American power creates order where there would normally be conflict</w:t>
      </w:r>
      <w:r w:rsidRPr="00C528AC">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6B39E7">
        <w:rPr>
          <w:rStyle w:val="StyleBoldUnderline"/>
        </w:rPr>
        <w:t>the world after America would be increasingly complicated and chaotic,</w:t>
      </w:r>
      <w:r w:rsidRPr="00C528AC">
        <w:rPr>
          <w:sz w:val="16"/>
        </w:rPr>
        <w:t xml:space="preserve"> it is imperative that the United States pursue a new, timely strategic vision for its foreign policy -- or start bracing itself for a dangerous slide into global turmoil.</w:t>
      </w:r>
    </w:p>
    <w:p w:rsidR="00151444" w:rsidRPr="001D3DAB" w:rsidRDefault="00151444" w:rsidP="00151444">
      <w:pPr>
        <w:pStyle w:val="Heading4"/>
      </w:pPr>
      <w:r>
        <w:t xml:space="preserve">Effective OCS drilling critical to energy access </w:t>
      </w:r>
    </w:p>
    <w:p w:rsidR="00151444" w:rsidRPr="001D3DAB" w:rsidRDefault="00151444" w:rsidP="00151444">
      <w:r w:rsidRPr="001D3DAB">
        <w:rPr>
          <w:rStyle w:val="StyleStyleBold12pt"/>
          <w:szCs w:val="26"/>
        </w:rPr>
        <w:t>Mills 12</w:t>
      </w:r>
      <w:r w:rsidRPr="001D3DAB">
        <w:t xml:space="preserve"> (Mark, physicist, is an adjunct fellow with the Manhattan Institute and Forbes Energy Intelligence columnist, served in President Ronald Reagan’s White House Science Office, 7/25/12, “U.S. can become an energy export nation” Politico) http://www.politico.com/news/stories/0712/78978_Page2.html</w:t>
      </w:r>
    </w:p>
    <w:p w:rsidR="00151444" w:rsidRPr="001D3DAB" w:rsidRDefault="00151444" w:rsidP="00151444">
      <w:pPr>
        <w:ind w:left="432" w:right="432"/>
        <w:rPr>
          <w:color w:val="000000"/>
          <w:sz w:val="16"/>
        </w:rPr>
      </w:pPr>
    </w:p>
    <w:p w:rsidR="00151444" w:rsidRPr="00151444" w:rsidRDefault="00151444" w:rsidP="00151444">
      <w:pPr>
        <w:rPr>
          <w:rFonts w:ascii="Arial" w:hAnsi="Arial" w:cs="Arial"/>
          <w:b/>
          <w:color w:val="000000"/>
          <w:sz w:val="20"/>
          <w:u w:val="thick"/>
          <w:bdr w:val="single" w:sz="12" w:space="0" w:color="auto"/>
          <w:shd w:val="clear" w:color="auto" w:fill="00FF00"/>
        </w:rPr>
      </w:pPr>
      <w:r w:rsidRPr="001D3DAB">
        <w:rPr>
          <w:rStyle w:val="StyleBoldUnderline"/>
        </w:rPr>
        <w:t>A number of recent</w:t>
      </w:r>
      <w:r w:rsidRPr="001D3DAB">
        <w:rPr>
          <w:color w:val="000000"/>
          <w:sz w:val="16"/>
        </w:rPr>
        <w:t xml:space="preserve"> detailed </w:t>
      </w:r>
      <w:r w:rsidRPr="001D3DAB">
        <w:rPr>
          <w:rStyle w:val="StyleBoldUnderline"/>
        </w:rPr>
        <w:t xml:space="preserve">forecasts predict that </w:t>
      </w:r>
      <w:r w:rsidRPr="001D3DAB">
        <w:rPr>
          <w:rStyle w:val="StyleBoldUnderline"/>
          <w:highlight w:val="green"/>
        </w:rPr>
        <w:t xml:space="preserve">the U.S. could close in on zero imports if current trends continue. </w:t>
      </w:r>
      <w:r w:rsidRPr="001D3DAB">
        <w:rPr>
          <w:rStyle w:val="StyleBoldUnderline"/>
        </w:rPr>
        <w:t>We could finally realize that elusive goal of energy “independence.”</w:t>
      </w:r>
      <w:r w:rsidRPr="001D3DAB">
        <w:rPr>
          <w:color w:val="000000"/>
          <w:sz w:val="16"/>
        </w:rPr>
        <w:t xml:space="preserve"> In the process, we could add nearly $1 trillion in cumulative federal, state and local government tax revenues and generate 2 to 4 million new jobs. </w:t>
      </w:r>
      <w:r w:rsidRPr="001D3DAB">
        <w:rPr>
          <w:rStyle w:val="StyleBoldUnderline"/>
        </w:rPr>
        <w:t xml:space="preserve">But </w:t>
      </w:r>
      <w:r w:rsidRPr="001D3DAB">
        <w:rPr>
          <w:rStyle w:val="StyleBoldUnderline"/>
          <w:highlight w:val="green"/>
        </w:rPr>
        <w:t>independence misses the point</w:t>
      </w:r>
      <w:r w:rsidRPr="001D3DAB">
        <w:rPr>
          <w:rStyle w:val="StyleBoldUnderline"/>
        </w:rPr>
        <w:t xml:space="preserve"> in a world craving fuel. </w:t>
      </w:r>
      <w:r w:rsidRPr="001D3DAB">
        <w:rPr>
          <w:rStyle w:val="Emphasis"/>
          <w:highlight w:val="green"/>
        </w:rPr>
        <w:t>We need to become an exporter</w:t>
      </w:r>
      <w:r w:rsidRPr="001D3DAB">
        <w:rPr>
          <w:rStyle w:val="StyleBoldUnderline"/>
        </w:rPr>
        <w:t>.</w:t>
      </w:r>
      <w:r w:rsidRPr="001D3DAB">
        <w:rPr>
          <w:color w:val="000000"/>
          <w:sz w:val="16"/>
        </w:rPr>
        <w:t xml:space="preserve"> The U.S. could, in collaboration with Canada and Mexicosimilar to the North American Free Trade Agreement, forge policies to encourage hydrocarbon production and export. </w:t>
      </w:r>
      <w:r w:rsidRPr="001D3DAB">
        <w:rPr>
          <w:rStyle w:val="Emphasis"/>
          <w:highlight w:val="green"/>
        </w:rPr>
        <w:t>That would reset geopolitics.</w:t>
      </w:r>
      <w:r w:rsidRPr="001D3DAB">
        <w:rPr>
          <w:rStyle w:val="StyleBoldUnderline"/>
        </w:rPr>
        <w:t xml:space="preserve">And just starting down that path would really light a fire under job and economic growth. </w:t>
      </w:r>
      <w:r w:rsidRPr="001D3DAB">
        <w:rPr>
          <w:color w:val="000000"/>
          <w:sz w:val="16"/>
        </w:rPr>
        <w:t xml:space="preserve">We know </w:t>
      </w:r>
      <w:r w:rsidRPr="001D3DAB">
        <w:rPr>
          <w:rStyle w:val="StyleBoldUnderline"/>
          <w:highlight w:val="green"/>
        </w:rPr>
        <w:t xml:space="preserve">sufficient geophysical resources exist to support an export-nation policy. </w:t>
      </w:r>
      <w:r w:rsidRPr="001D3DAB">
        <w:rPr>
          <w:rStyle w:val="StyleBoldUnderline"/>
        </w:rPr>
        <w:t xml:space="preserve">U.S. Geological Survey data reveal that </w:t>
      </w:r>
      <w:r w:rsidRPr="001D3DAB">
        <w:rPr>
          <w:rStyle w:val="StyleBoldUnderline"/>
          <w:highlight w:val="green"/>
        </w:rPr>
        <w:t>this continent has more than 10,000 billion barrels of oil-equivalent</w:t>
      </w:r>
      <w:r w:rsidRPr="001D3DAB">
        <w:rPr>
          <w:rStyle w:val="StyleBoldUnderline"/>
        </w:rPr>
        <w:t xml:space="preserve"> in natural gas, oil and coal. That’s more than four times the resources of the Middle East. We consume only 20 billion of that a year. If we maximized North American hydrocarbon potential, our </w:t>
      </w:r>
      <w:r w:rsidRPr="001D3DAB">
        <w:rPr>
          <w:rStyle w:val="StyleBoldUnderline"/>
          <w:highlight w:val="green"/>
        </w:rPr>
        <w:t>energy exports to the world could exceed those from the Middle East</w:t>
      </w:r>
      <w:r w:rsidRPr="001D3DAB">
        <w:rPr>
          <w:rStyle w:val="StyleBoldUnderline"/>
        </w:rPr>
        <w:t xml:space="preserve"> by 2030. This would add</w:t>
      </w:r>
      <w:r w:rsidRPr="001D3DAB">
        <w:rPr>
          <w:color w:val="000000"/>
          <w:sz w:val="16"/>
        </w:rPr>
        <w:t xml:space="preserve"> something like </w:t>
      </w:r>
      <w:r w:rsidRPr="001D3DAB">
        <w:rPr>
          <w:rStyle w:val="StyleBoldUnderline"/>
        </w:rPr>
        <w:t xml:space="preserve">$7 trillion to our economies, spur manufacturing as well as research and development investment from the largesse and stimulate millions more high-paying jobs. </w:t>
      </w:r>
      <w:r w:rsidRPr="001D3DAB">
        <w:rPr>
          <w:color w:val="000000"/>
          <w:sz w:val="16"/>
        </w:rPr>
        <w:t xml:space="preserve">And it would send tremors through the fields of the Middle East and Russia.The key to converting resources to producible “reserves” for export lies in advancing technology. We might even embrace the shocking idea of subsidizing this. But </w:t>
      </w:r>
      <w:r w:rsidRPr="00326187">
        <w:rPr>
          <w:rStyle w:val="StyleBoldUnderline"/>
        </w:rPr>
        <w:t xml:space="preserve">we cannot be an export nation without </w:t>
      </w:r>
      <w:r w:rsidRPr="001D3DAB">
        <w:rPr>
          <w:rStyle w:val="StyleBoldUnderline"/>
        </w:rPr>
        <w:t>moving beyond a ball-and-chain regulatory system — including</w:t>
      </w:r>
      <w:r w:rsidRPr="001D3DAB">
        <w:rPr>
          <w:rStyle w:val="StyleBoldUnderline"/>
          <w:highlight w:val="green"/>
        </w:rPr>
        <w:t xml:space="preserve"> access to </w:t>
      </w:r>
      <w:r w:rsidRPr="001D3DAB">
        <w:rPr>
          <w:rStyle w:val="StyleBoldUnderline"/>
        </w:rPr>
        <w:t xml:space="preserve">the </w:t>
      </w:r>
      <w:r w:rsidRPr="0066771B">
        <w:rPr>
          <w:rStyle w:val="StyleBoldUnderline"/>
          <w:highlight w:val="green"/>
        </w:rPr>
        <w:t>vast</w:t>
      </w:r>
      <w:r w:rsidRPr="001D3DAB">
        <w:rPr>
          <w:rStyle w:val="StyleBoldUnderline"/>
        </w:rPr>
        <w:t xml:space="preserve"> swaths </w:t>
      </w:r>
      <w:r w:rsidRPr="0066771B">
        <w:rPr>
          <w:rStyle w:val="StyleBoldUnderline"/>
          <w:highlight w:val="green"/>
        </w:rPr>
        <w:t xml:space="preserve">of resources under off-limits </w:t>
      </w:r>
      <w:r w:rsidRPr="0066771B">
        <w:rPr>
          <w:rStyle w:val="StyleBoldUnderline"/>
        </w:rPr>
        <w:t xml:space="preserve">federal lands. </w:t>
      </w:r>
      <w:r w:rsidRPr="001D3DAB">
        <w:rPr>
          <w:rStyle w:val="StyleBoldUnderline"/>
          <w:highlight w:val="green"/>
        </w:rPr>
        <w:t xml:space="preserve">There is no doubt the world will use vastly more hydrocarbons in the future. The only </w:t>
      </w:r>
      <w:r w:rsidRPr="001D3DAB">
        <w:rPr>
          <w:rStyle w:val="StyleBoldUnderline"/>
        </w:rPr>
        <w:t>real</w:t>
      </w:r>
      <w:r w:rsidRPr="001D3DAB">
        <w:rPr>
          <w:rStyle w:val="StyleBoldUnderline"/>
          <w:highlight w:val="green"/>
        </w:rPr>
        <w:t xml:space="preserve"> variables are who will supply all that fuel — and</w:t>
      </w:r>
      <w:r w:rsidRPr="001D3DAB">
        <w:rPr>
          <w:color w:val="000000"/>
          <w:sz w:val="16"/>
        </w:rPr>
        <w:t xml:space="preserve"> thus </w:t>
      </w:r>
      <w:r w:rsidRPr="001D3DAB">
        <w:rPr>
          <w:rStyle w:val="StyleBoldUnderline"/>
          <w:highlight w:val="green"/>
        </w:rPr>
        <w:t>who will enjoy the</w:t>
      </w:r>
      <w:r w:rsidRPr="001D3DAB">
        <w:rPr>
          <w:rStyle w:val="StyleBoldUnderline"/>
        </w:rPr>
        <w:t xml:space="preserve"> economic and </w:t>
      </w:r>
      <w:r w:rsidRPr="001D3DAB">
        <w:rPr>
          <w:rStyle w:val="StyleBoldUnderline"/>
          <w:highlight w:val="green"/>
        </w:rPr>
        <w:t xml:space="preserve">geopolitical benefits. We have the potential to be that leader. If we don’t grab that chance, others will. Expanding North American hydrocarbon production for export may be our </w:t>
      </w:r>
      <w:r w:rsidRPr="001D3DAB">
        <w:rPr>
          <w:rStyle w:val="Emphasis"/>
          <w:highlight w:val="green"/>
        </w:rPr>
        <w:t xml:space="preserve">most important opportunity </w:t>
      </w:r>
      <w:r w:rsidRPr="001D3DAB">
        <w:rPr>
          <w:rStyle w:val="StyleBoldUnderline"/>
        </w:rPr>
        <w:t xml:space="preserve">for growth — as well as </w:t>
      </w:r>
      <w:r w:rsidRPr="00295E1E">
        <w:rPr>
          <w:rStyle w:val="Emphasis"/>
          <w:highlight w:val="green"/>
        </w:rPr>
        <w:t>for long-term peace.</w:t>
      </w:r>
      <w:r w:rsidRPr="001D3DAB">
        <w:rPr>
          <w:rStyle w:val="box"/>
          <w:sz w:val="20"/>
          <w:shd w:val="clear" w:color="auto" w:fill="00FF00"/>
        </w:rPr>
        <w:t xml:space="preserve"> </w:t>
      </w:r>
    </w:p>
    <w:p w:rsidR="007F7E42" w:rsidRPr="001D3DAB" w:rsidRDefault="004D2E68" w:rsidP="007F7E42">
      <w:pPr>
        <w:pStyle w:val="Heading3"/>
      </w:pPr>
      <w:r>
        <w:t xml:space="preserve">Geopolitics ADV – constrains US leadership </w:t>
      </w:r>
    </w:p>
    <w:p w:rsidR="007F7E42" w:rsidRPr="001D3DAB" w:rsidRDefault="007F7E42" w:rsidP="007F7E42">
      <w:pPr>
        <w:pStyle w:val="Heading4"/>
        <w:rPr>
          <w:szCs w:val="26"/>
        </w:rPr>
      </w:pPr>
      <w:r w:rsidRPr="001D3DAB">
        <w:rPr>
          <w:szCs w:val="26"/>
        </w:rPr>
        <w:t xml:space="preserve">Oil dependence causes strategic overstretch of the U.S. military and undermines overall foreign policy effectiveness </w:t>
      </w:r>
    </w:p>
    <w:p w:rsidR="007F7E42" w:rsidRPr="001D3DAB" w:rsidRDefault="007F7E42" w:rsidP="007F7E42">
      <w:r w:rsidRPr="001D3DAB">
        <w:rPr>
          <w:rStyle w:val="StyleStyleBold12pt"/>
          <w:szCs w:val="26"/>
        </w:rPr>
        <w:t>Blair 14</w:t>
      </w:r>
      <w:r w:rsidRPr="001D3DAB">
        <w:t xml:space="preserve"> (Admiral Dennis C. Blair, U.S. Navy (Ret.) Former Director of National Intelligence and Former Commander-in-Chief, U.S. Pacific Command, “Oil Security 2025 U.S. National Security Policy in an Era of Domestic Oil Abundance,” Jan 22, http://www.resilience.org/stories/2014-01-22/oil-security-2025-report-us-remains-vulnerable</w:t>
      </w:r>
    </w:p>
    <w:p w:rsidR="007F7E42" w:rsidRPr="001D3DAB" w:rsidRDefault="007F7E42" w:rsidP="007F7E42"/>
    <w:p w:rsidR="007F7E42" w:rsidRDefault="001D040A" w:rsidP="007F7E42">
      <w:pPr>
        <w:rPr>
          <w:sz w:val="16"/>
        </w:rPr>
      </w:pPr>
      <w:r w:rsidRPr="001D040A">
        <w:rPr>
          <w:rStyle w:val="StyleBoldUnderline"/>
          <w:highlight w:val="green"/>
        </w:rPr>
        <w:t>O</w:t>
      </w:r>
      <w:r w:rsidR="007F7E42" w:rsidRPr="001D040A">
        <w:rPr>
          <w:rStyle w:val="StyleBoldUnderline"/>
          <w:highlight w:val="green"/>
        </w:rPr>
        <w:t>il dependence challenges the u.s. military</w:t>
      </w:r>
      <w:r w:rsidR="007F7E42" w:rsidRPr="001D3DAB">
        <w:rPr>
          <w:rStyle w:val="StyleBoldUnderline"/>
        </w:rPr>
        <w:t xml:space="preserve"> and undermines foreign policy</w:t>
      </w:r>
      <w:r w:rsidR="007F7E42" w:rsidRPr="001D3DAB">
        <w:rPr>
          <w:sz w:val="16"/>
        </w:rPr>
        <w:t xml:space="preserve"> Throughout the 20th century and into the 21st, </w:t>
      </w:r>
      <w:r w:rsidR="007F7E42" w:rsidRPr="001D3DAB">
        <w:rPr>
          <w:rStyle w:val="StyleBoldUnderline"/>
        </w:rPr>
        <w:t>the U</w:t>
      </w:r>
      <w:r w:rsidR="007F7E42" w:rsidRPr="001D3DAB">
        <w:rPr>
          <w:sz w:val="16"/>
        </w:rPr>
        <w:t xml:space="preserve">nited </w:t>
      </w:r>
      <w:r w:rsidR="007F7E42" w:rsidRPr="001D3DAB">
        <w:rPr>
          <w:rStyle w:val="StyleBoldUnderline"/>
        </w:rPr>
        <w:t>S</w:t>
      </w:r>
      <w:r w:rsidR="007F7E42" w:rsidRPr="001D3DAB">
        <w:rPr>
          <w:sz w:val="16"/>
        </w:rPr>
        <w:t xml:space="preserve">tates </w:t>
      </w:r>
      <w:r w:rsidR="007F7E42" w:rsidRPr="001D3DAB">
        <w:rPr>
          <w:rStyle w:val="StyleBoldUnderline"/>
        </w:rPr>
        <w:t>has been the only country with the capacity to protect vulnerable energy infrastructure and maritime supply routes across the globe. This capability, combined with the critical importance of oil to the U.S. economy, has forced the country to accept the burden of securing the world’s oil supply</w:t>
      </w:r>
      <w:r w:rsidR="007F7E42" w:rsidRPr="001D3DAB">
        <w:rPr>
          <w:sz w:val="16"/>
        </w:rPr>
        <w:t xml:space="preserve">. Notably, </w:t>
      </w:r>
      <w:r w:rsidR="007F7E42" w:rsidRPr="001D040A">
        <w:rPr>
          <w:rStyle w:val="StyleBoldUnderline"/>
          <w:highlight w:val="green"/>
        </w:rPr>
        <w:t>much of the infrastructure that delivers oil to the world market each day is exposed and susceptible to attack in unstable regions</w:t>
      </w:r>
      <w:r w:rsidR="007F7E42" w:rsidRPr="001D3DAB">
        <w:rPr>
          <w:sz w:val="16"/>
        </w:rPr>
        <w:t xml:space="preserve">. </w:t>
      </w:r>
      <w:r w:rsidR="007F7E42" w:rsidRPr="001D3DAB">
        <w:rPr>
          <w:rStyle w:val="StyleBoldUnderline"/>
        </w:rPr>
        <w:t>More than 50 percent of the world’s oil supplies must transit through</w:t>
      </w:r>
      <w:r w:rsidR="007F7E42" w:rsidRPr="001D3DAB">
        <w:rPr>
          <w:sz w:val="16"/>
        </w:rPr>
        <w:t xml:space="preserve"> one of six </w:t>
      </w:r>
      <w:r w:rsidR="007F7E42" w:rsidRPr="001D3DAB">
        <w:rPr>
          <w:rStyle w:val="StyleBoldUnderline"/>
        </w:rPr>
        <w:t>maritime chokepoints</w:t>
      </w:r>
      <w:r w:rsidR="007F7E42" w:rsidRPr="001D3DAB">
        <w:rPr>
          <w:sz w:val="16"/>
        </w:rPr>
        <w:t xml:space="preserve">, narrow shipping channels </w:t>
      </w:r>
      <w:r w:rsidR="007F7E42" w:rsidRPr="001D3DAB">
        <w:rPr>
          <w:rStyle w:val="StyleBoldUnderline"/>
        </w:rPr>
        <w:t>like the Strait of Hormuz</w:t>
      </w:r>
      <w:r w:rsidR="007F7E42" w:rsidRPr="001D3DAB">
        <w:rPr>
          <w:sz w:val="16"/>
        </w:rPr>
        <w:t xml:space="preserve"> between Iran and Oman.41 </w:t>
      </w:r>
      <w:r w:rsidR="007F7E42" w:rsidRPr="001D3DAB">
        <w:rPr>
          <w:rStyle w:val="StyleBoldUnderline"/>
        </w:rPr>
        <w:t xml:space="preserve">Even a failed attempt to close one of these strategic passages could cause global oil prices to rise rapidly from current levels. A successful and extended closure could result in </w:t>
      </w:r>
      <w:r w:rsidR="007F7E42" w:rsidRPr="001D3DAB">
        <w:rPr>
          <w:rStyle w:val="Emphasis"/>
        </w:rPr>
        <w:t>severe negative economic consequences</w:t>
      </w:r>
      <w:r w:rsidR="007F7E42" w:rsidRPr="001D3DAB">
        <w:rPr>
          <w:sz w:val="16"/>
        </w:rPr>
        <w:t xml:space="preserve">. 40 SAFE analysis based on data from: DOC, BEA 41 U.S. EIA, World Oil Transit Chokepoints, last updated August 22, 2012 </w:t>
      </w:r>
      <w:r w:rsidR="007F7E42" w:rsidRPr="001D040A">
        <w:rPr>
          <w:rStyle w:val="StyleBoldUnderline"/>
          <w:highlight w:val="green"/>
        </w:rPr>
        <w:t xml:space="preserve">To mitigate this risk, U.S. armed forces expend </w:t>
      </w:r>
      <w:r w:rsidR="007F7E42" w:rsidRPr="001D040A">
        <w:rPr>
          <w:rStyle w:val="Emphasis"/>
          <w:highlight w:val="green"/>
        </w:rPr>
        <w:t>enormous resources</w:t>
      </w:r>
      <w:r w:rsidR="007F7E42" w:rsidRPr="001D040A">
        <w:rPr>
          <w:rStyle w:val="StyleBoldUnderline"/>
          <w:highlight w:val="green"/>
        </w:rPr>
        <w:t xml:space="preserve"> patrolling oil transit routes and protecting</w:t>
      </w:r>
      <w:r w:rsidR="007F7E42" w:rsidRPr="001D3DAB">
        <w:rPr>
          <w:rStyle w:val="StyleBoldUnderline"/>
        </w:rPr>
        <w:t xml:space="preserve"> chronically </w:t>
      </w:r>
      <w:r w:rsidR="007F7E42" w:rsidRPr="001D040A">
        <w:rPr>
          <w:rStyle w:val="StyleBoldUnderline"/>
          <w:highlight w:val="green"/>
        </w:rPr>
        <w:t>vulnerable infrastructure</w:t>
      </w:r>
      <w:r w:rsidR="007F7E42" w:rsidRPr="001D3DAB">
        <w:rPr>
          <w:rStyle w:val="StyleBoldUnderline"/>
        </w:rPr>
        <w:t xml:space="preserve"> in hostile corners of the globe</w:t>
      </w:r>
      <w:r w:rsidR="007F7E42" w:rsidRPr="001D3DAB">
        <w:rPr>
          <w:sz w:val="16"/>
        </w:rPr>
        <w:t xml:space="preserve">. </w:t>
      </w:r>
      <w:r w:rsidR="007F7E42" w:rsidRPr="001D040A">
        <w:rPr>
          <w:rStyle w:val="StyleBoldUnderline"/>
          <w:highlight w:val="green"/>
        </w:rPr>
        <w:t>This engagement</w:t>
      </w:r>
      <w:r w:rsidR="007F7E42" w:rsidRPr="001D3DAB">
        <w:rPr>
          <w:sz w:val="16"/>
        </w:rPr>
        <w:t xml:space="preserve"> benefi ts all nations, but </w:t>
      </w:r>
      <w:r w:rsidR="007F7E42" w:rsidRPr="001D040A">
        <w:rPr>
          <w:rStyle w:val="StyleBoldUnderline"/>
          <w:highlight w:val="green"/>
        </w:rPr>
        <w:t>comes primarily at the expense of the American military</w:t>
      </w:r>
      <w:r w:rsidR="007F7E42" w:rsidRPr="001D3DAB">
        <w:rPr>
          <w:rStyle w:val="StyleBoldUnderline"/>
        </w:rPr>
        <w:t xml:space="preserve"> and ultimately the American taxpayer</w:t>
      </w:r>
      <w:r w:rsidR="007F7E42" w:rsidRPr="001D3DAB">
        <w:rPr>
          <w:sz w:val="16"/>
        </w:rPr>
        <w:t xml:space="preserve">. A 2009 study by the </w:t>
      </w:r>
      <w:r w:rsidR="007F7E42" w:rsidRPr="001D3DAB">
        <w:rPr>
          <w:rStyle w:val="StyleBoldUnderline"/>
        </w:rPr>
        <w:t>RAND</w:t>
      </w:r>
      <w:r w:rsidR="007F7E42" w:rsidRPr="001D3DAB">
        <w:rPr>
          <w:sz w:val="16"/>
        </w:rPr>
        <w:t xml:space="preserve"> Corporation </w:t>
      </w:r>
      <w:r w:rsidR="007F7E42" w:rsidRPr="001D3DAB">
        <w:rPr>
          <w:rStyle w:val="StyleBoldUnderline"/>
        </w:rPr>
        <w:t xml:space="preserve">placed the cost of this defense burden at </w:t>
      </w:r>
      <w:r w:rsidR="007F7E42" w:rsidRPr="001D3DAB">
        <w:rPr>
          <w:sz w:val="16"/>
        </w:rPr>
        <w:t>between $67.5 billion and $</w:t>
      </w:r>
      <w:r w:rsidR="007F7E42" w:rsidRPr="001D3DAB">
        <w:rPr>
          <w:rStyle w:val="StyleBoldUnderline"/>
        </w:rPr>
        <w:t>83 billion annually</w:t>
      </w:r>
      <w:r w:rsidR="007F7E42" w:rsidRPr="001D3DAB">
        <w:rPr>
          <w:sz w:val="16"/>
        </w:rPr>
        <w:t xml:space="preserve">, plus an additional $8 billion in military operations.42 In proportional terms, these costs suggested that </w:t>
      </w:r>
      <w:r w:rsidR="007F7E42" w:rsidRPr="001D3DAB">
        <w:rPr>
          <w:rStyle w:val="StyleBoldUnderline"/>
        </w:rPr>
        <w:t>between 12 and 15 percent of the 2008 defense budget was devoted to guaranteeing the free f</w:t>
      </w:r>
      <w:r>
        <w:rPr>
          <w:rStyle w:val="StyleBoldUnderline"/>
        </w:rPr>
        <w:t>l</w:t>
      </w:r>
      <w:r w:rsidR="007F7E42" w:rsidRPr="001D3DAB">
        <w:rPr>
          <w:rStyle w:val="StyleBoldUnderline"/>
        </w:rPr>
        <w:t>ow of oil</w:t>
      </w:r>
      <w:r w:rsidR="007F7E42" w:rsidRPr="001D3DAB">
        <w:rPr>
          <w:sz w:val="16"/>
        </w:rPr>
        <w:t xml:space="preserve">.43 And </w:t>
      </w:r>
      <w:r w:rsidR="007F7E42" w:rsidRPr="001D3DAB">
        <w:rPr>
          <w:rStyle w:val="StyleBoldUnderline"/>
        </w:rPr>
        <w:t>that is to say nothing of the grave responsibility of putting American military personnel in harm’s way</w:t>
      </w:r>
      <w:r w:rsidR="007F7E42" w:rsidRPr="001D3DAB">
        <w:rPr>
          <w:sz w:val="16"/>
        </w:rPr>
        <w:t xml:space="preserve">. </w:t>
      </w:r>
      <w:r w:rsidR="007F7E42" w:rsidRPr="001D3DAB">
        <w:rPr>
          <w:rStyle w:val="StyleBoldUnderline"/>
        </w:rPr>
        <w:t>Fuel consumption by the armed forces has</w:t>
      </w:r>
      <w:r w:rsidR="007F7E42" w:rsidRPr="001D3DAB">
        <w:rPr>
          <w:sz w:val="16"/>
        </w:rPr>
        <w:t xml:space="preserve"> also </w:t>
      </w:r>
      <w:r w:rsidR="007F7E42" w:rsidRPr="001D3DAB">
        <w:rPr>
          <w:rStyle w:val="StyleBoldUnderline"/>
        </w:rPr>
        <w:t>increased substantially over time</w:t>
      </w:r>
      <w:r w:rsidR="007F7E42" w:rsidRPr="001D3DAB">
        <w:rPr>
          <w:sz w:val="16"/>
        </w:rPr>
        <w:t xml:space="preserve">. </w:t>
      </w:r>
      <w:r w:rsidR="007F7E42" w:rsidRPr="001D3DAB">
        <w:rPr>
          <w:rStyle w:val="StyleBoldUnderline"/>
        </w:rPr>
        <w:t>Between</w:t>
      </w:r>
      <w:r w:rsidR="007F7E42" w:rsidRPr="001D3DAB">
        <w:rPr>
          <w:sz w:val="16"/>
        </w:rPr>
        <w:t xml:space="preserve"> the </w:t>
      </w:r>
      <w:r w:rsidR="007F7E42" w:rsidRPr="001D3DAB">
        <w:rPr>
          <w:rStyle w:val="StyleBoldUnderline"/>
        </w:rPr>
        <w:t>Vietnam</w:t>
      </w:r>
      <w:r w:rsidR="007F7E42" w:rsidRPr="001D3DAB">
        <w:rPr>
          <w:sz w:val="16"/>
        </w:rPr>
        <w:t xml:space="preserve"> War and the 21st century confl icts in </w:t>
      </w:r>
      <w:r w:rsidR="007F7E42" w:rsidRPr="001D3DAB">
        <w:rPr>
          <w:rStyle w:val="StyleBoldUnderline"/>
        </w:rPr>
        <w:t>Iraq and Afghanistan, there has been a 175 percent increase in fuel used per U.S. soldier per day</w:t>
      </w:r>
      <w:r w:rsidR="007F7E42" w:rsidRPr="001D3DAB">
        <w:rPr>
          <w:sz w:val="16"/>
        </w:rPr>
        <w:t xml:space="preserve">, </w:t>
      </w:r>
      <w:r w:rsidR="007F7E42" w:rsidRPr="001D3DAB">
        <w:rPr>
          <w:rStyle w:val="StyleBoldUnderline"/>
        </w:rPr>
        <w:t>to</w:t>
      </w:r>
      <w:r w:rsidR="007F7E42" w:rsidRPr="001D3DAB">
        <w:rPr>
          <w:sz w:val="16"/>
        </w:rPr>
        <w:t xml:space="preserve"> approximately </w:t>
      </w:r>
      <w:r w:rsidR="007F7E42" w:rsidRPr="001D3DAB">
        <w:rPr>
          <w:rStyle w:val="StyleBoldUnderline"/>
        </w:rPr>
        <w:t>22 gallons per day</w:t>
      </w:r>
      <w:r w:rsidR="007F7E42" w:rsidRPr="001D3DAB">
        <w:rPr>
          <w:sz w:val="16"/>
        </w:rPr>
        <w:t xml:space="preserve">—an average annual growth rate of 2.6 percent over 40 years.44 </w:t>
      </w:r>
      <w:r w:rsidR="007F7E42" w:rsidRPr="001D3DAB">
        <w:rPr>
          <w:rStyle w:val="StyleBoldUnderline"/>
        </w:rPr>
        <w:t>Combine this with generally higher oil prices over the past decade, and the result is substantially higher fuel costs at the</w:t>
      </w:r>
      <w:r w:rsidR="007F7E42" w:rsidRPr="001D3DAB">
        <w:rPr>
          <w:sz w:val="16"/>
        </w:rPr>
        <w:t xml:space="preserve"> Department of Defense (</w:t>
      </w:r>
      <w:r w:rsidR="007F7E42" w:rsidRPr="001D3DAB">
        <w:rPr>
          <w:rStyle w:val="StyleBoldUnderline"/>
        </w:rPr>
        <w:t>DOD</w:t>
      </w:r>
      <w:r w:rsidR="007F7E42" w:rsidRPr="001D3DAB">
        <w:rPr>
          <w:sz w:val="16"/>
        </w:rPr>
        <w:t xml:space="preserve">). In 2011, DOD spent $17.5 billion on fuel for vehicles and other equipment, up from just $4.6 billion in 2005.45 Jet fuel was the military’s largest fuel requirement, accounting for 53 percent of total DOD energy demand.46 </w:t>
      </w:r>
      <w:r w:rsidR="007F7E42" w:rsidRPr="001D040A">
        <w:rPr>
          <w:rStyle w:val="StyleBoldUnderline"/>
          <w:highlight w:val="green"/>
        </w:rPr>
        <w:t xml:space="preserve">These military costs are </w:t>
      </w:r>
      <w:r w:rsidR="007F7E42" w:rsidRPr="001D040A">
        <w:rPr>
          <w:rStyle w:val="Emphasis"/>
          <w:highlight w:val="green"/>
        </w:rPr>
        <w:t>indisputably sizeable</w:t>
      </w:r>
      <w:r w:rsidR="007F7E42" w:rsidRPr="001D3DAB">
        <w:rPr>
          <w:sz w:val="16"/>
        </w:rPr>
        <w:t xml:space="preserve">. However, they do not completely encapsulate the entire national security costs of the country’s vulnerability to global oil market dynamics. </w:t>
      </w:r>
      <w:r w:rsidR="007F7E42" w:rsidRPr="001D040A">
        <w:rPr>
          <w:rStyle w:val="StyleBoldUnderline"/>
          <w:highlight w:val="green"/>
        </w:rPr>
        <w:t>The stranglehold that oil has on the U</w:t>
      </w:r>
      <w:r w:rsidR="007F7E42" w:rsidRPr="001D3DAB">
        <w:rPr>
          <w:rStyle w:val="StyleBoldUnderline"/>
        </w:rPr>
        <w:t xml:space="preserve">.S. and global economies </w:t>
      </w:r>
      <w:r w:rsidR="007F7E42" w:rsidRPr="001D040A">
        <w:rPr>
          <w:rStyle w:val="StyleBoldUnderline"/>
          <w:highlight w:val="green"/>
        </w:rPr>
        <w:t>has</w:t>
      </w:r>
      <w:r w:rsidR="007F7E42" w:rsidRPr="001D3DAB">
        <w:rPr>
          <w:sz w:val="16"/>
        </w:rPr>
        <w:t xml:space="preserve"> also </w:t>
      </w:r>
      <w:r w:rsidR="007F7E42" w:rsidRPr="001D3DAB">
        <w:rPr>
          <w:rStyle w:val="Emphasis"/>
        </w:rPr>
        <w:t xml:space="preserve">historically </w:t>
      </w:r>
      <w:r w:rsidR="007F7E42" w:rsidRPr="001D040A">
        <w:rPr>
          <w:rStyle w:val="Emphasis"/>
          <w:highlight w:val="green"/>
        </w:rPr>
        <w:t>undermined</w:t>
      </w:r>
      <w:r w:rsidR="007F7E42" w:rsidRPr="001D040A">
        <w:rPr>
          <w:rStyle w:val="StyleBoldUnderline"/>
          <w:highlight w:val="green"/>
        </w:rPr>
        <w:t xml:space="preserve"> the country’s ability to deal with </w:t>
      </w:r>
      <w:r w:rsidR="007F7E42" w:rsidRPr="001D040A">
        <w:rPr>
          <w:rStyle w:val="Emphasis"/>
          <w:highlight w:val="green"/>
        </w:rPr>
        <w:t>difficult foreign policy challenges</w:t>
      </w:r>
      <w:r w:rsidR="007F7E42" w:rsidRPr="001D3DAB">
        <w:rPr>
          <w:sz w:val="16"/>
        </w:rPr>
        <w:t xml:space="preserve">, including Iran. Here again, Iran’s strategic importance from an energy perspective emanates from its role in the global oil market. A strong case can be made that eff ective implementation of sanctions on the Iranian oil industry as far back as 2005 were seriously undermined by the impact such sanctions would have on global oil prices—and, therefore, the economies of major oil consumers. Notably, the surge in non-OPEC oil production in 2011 and 2012—led by the United States—aff orded the international community the requisite fl exibility to tighten sanctions on Iran in 2012. However, the eff ectiveness of this initiative continues to be undermined by shifting oil market dynamics, primarily rising oil demand in countries like China and India, and new </w:t>
      </w:r>
      <w:r w:rsidR="007F7E42" w:rsidRPr="001D3DAB">
        <w:rPr>
          <w:rStyle w:val="StyleBoldUnderline"/>
        </w:rPr>
        <w:t>disruptions</w:t>
      </w:r>
      <w:r w:rsidR="007F7E42" w:rsidRPr="001D3DAB">
        <w:rPr>
          <w:sz w:val="16"/>
        </w:rPr>
        <w:t xml:space="preserve"> to supply in Libya, Nigeria, and other countries. These dynamics have acted to </w:t>
      </w:r>
      <w:r w:rsidR="007F7E42" w:rsidRPr="001D3DAB">
        <w:rPr>
          <w:rStyle w:val="StyleBoldUnderline"/>
        </w:rPr>
        <w:t>tighten the market balance and reduce OPEC spare capacity</w:t>
      </w:r>
      <w:r w:rsidR="007F7E42" w:rsidRPr="001D3DAB">
        <w:rPr>
          <w:sz w:val="16"/>
        </w:rPr>
        <w:t>, making the approach to still tighter sanctions a diffi cult one.</w:t>
      </w:r>
    </w:p>
    <w:p w:rsidR="007F7E42" w:rsidRPr="001D3DAB" w:rsidRDefault="004D2E68" w:rsidP="007F7E42">
      <w:pPr>
        <w:pStyle w:val="Heading3"/>
      </w:pPr>
      <w:r>
        <w:t>Geopolitics</w:t>
      </w:r>
      <w:r w:rsidR="00115576">
        <w:t xml:space="preserve"> ADV</w:t>
      </w:r>
      <w:r>
        <w:t xml:space="preserve"> – </w:t>
      </w:r>
      <w:r w:rsidR="00B90599">
        <w:t xml:space="preserve">internal – dependence undermines heg </w:t>
      </w:r>
      <w:r>
        <w:t xml:space="preserve"> </w:t>
      </w:r>
    </w:p>
    <w:p w:rsidR="007F7E42" w:rsidRPr="001D3DAB" w:rsidRDefault="007F7E42" w:rsidP="007F7E42">
      <w:pPr>
        <w:pStyle w:val="Heading4"/>
        <w:rPr>
          <w:szCs w:val="26"/>
        </w:rPr>
      </w:pPr>
      <w:r w:rsidRPr="001D3DAB">
        <w:rPr>
          <w:szCs w:val="26"/>
        </w:rPr>
        <w:t xml:space="preserve">Market volatility ensures oil dependence undermines U.S. military and foreign policy </w:t>
      </w:r>
    </w:p>
    <w:p w:rsidR="007F7E42" w:rsidRPr="001D3DAB" w:rsidRDefault="007F7E42" w:rsidP="007F7E42">
      <w:r w:rsidRPr="001D3DAB">
        <w:rPr>
          <w:rStyle w:val="StyleStyleBold12pt"/>
          <w:szCs w:val="26"/>
        </w:rPr>
        <w:t>Blair 14</w:t>
      </w:r>
      <w:r w:rsidRPr="001D3DAB">
        <w:t xml:space="preserve"> (Admiral Dennis C. Blair, U.S. Navy (Ret.) Former Director of National Intelligence and Former Commander-in-Chief, U.S. Pacific Command, “Oil Security 2025 U.S. National Security Policy in an Era of Domestic Oil Abundance,” Jan 22, http://www.resilience.org/stories/2014-01-22/oil-security-2025-report-us-remains-vulnerable</w:t>
      </w:r>
    </w:p>
    <w:p w:rsidR="007F7E42" w:rsidRPr="001D3DAB" w:rsidRDefault="007F7E42" w:rsidP="007F7E42"/>
    <w:p w:rsidR="007F7E42" w:rsidRPr="001D3DAB" w:rsidRDefault="007F7E42" w:rsidP="007F7E42">
      <w:r w:rsidRPr="001D3DAB">
        <w:rPr>
          <w:sz w:val="16"/>
        </w:rPr>
        <w:t xml:space="preserve">Conclusion Despite a revival in domestic oil production and a decline in imports, </w:t>
      </w:r>
      <w:r w:rsidRPr="001D3DAB">
        <w:rPr>
          <w:rStyle w:val="StyleBoldUnderline"/>
        </w:rPr>
        <w:t xml:space="preserve">American </w:t>
      </w:r>
      <w:r w:rsidRPr="001D040A">
        <w:rPr>
          <w:rStyle w:val="StyleBoldUnderline"/>
          <w:highlight w:val="green"/>
        </w:rPr>
        <w:t>oil dependence</w:t>
      </w:r>
      <w:r w:rsidRPr="001D3DAB">
        <w:rPr>
          <w:rStyle w:val="StyleBoldUnderline"/>
        </w:rPr>
        <w:t xml:space="preserve"> continues to </w:t>
      </w:r>
      <w:r w:rsidRPr="001D040A">
        <w:rPr>
          <w:rStyle w:val="Emphasis"/>
          <w:highlight w:val="green"/>
        </w:rPr>
        <w:t>constrain U.S. foreign policy</w:t>
      </w:r>
      <w:r w:rsidRPr="001D3DAB">
        <w:rPr>
          <w:rStyle w:val="StyleBoldUnderline"/>
        </w:rPr>
        <w:t xml:space="preserve"> and </w:t>
      </w:r>
      <w:r w:rsidRPr="001D3DAB">
        <w:rPr>
          <w:rStyle w:val="Emphasis"/>
        </w:rPr>
        <w:t>burden a military</w:t>
      </w:r>
      <w:r w:rsidRPr="001D3DAB">
        <w:rPr>
          <w:rStyle w:val="StyleBoldUnderline"/>
        </w:rPr>
        <w:t xml:space="preserve"> that stands constantly ready as the protector of the world’s vital oil arteries</w:t>
      </w:r>
      <w:r w:rsidRPr="001D3DAB">
        <w:rPr>
          <w:sz w:val="16"/>
        </w:rPr>
        <w:t xml:space="preserve">. The implications of domestic oil abundance for U.S. foreign policy and national security will continue to be nuanced, and hard to predict and clearly quantify. Some </w:t>
      </w:r>
      <w:r w:rsidRPr="001D3DAB">
        <w:rPr>
          <w:b/>
          <w:u w:val="single"/>
        </w:rPr>
        <w:t>global impacts</w:t>
      </w:r>
      <w:r w:rsidRPr="001D3DAB">
        <w:rPr>
          <w:sz w:val="16"/>
        </w:rPr>
        <w:t xml:space="preserve">, for example, may not endure over the long term due to shifting market dynamics, but they </w:t>
      </w:r>
      <w:r w:rsidRPr="001D3DAB">
        <w:rPr>
          <w:b/>
          <w:u w:val="single"/>
        </w:rPr>
        <w:t>have</w:t>
      </w:r>
      <w:r w:rsidRPr="001D3DAB">
        <w:rPr>
          <w:sz w:val="16"/>
        </w:rPr>
        <w:t xml:space="preserve"> nonetheless </w:t>
      </w:r>
      <w:r w:rsidRPr="001D3DAB">
        <w:rPr>
          <w:b/>
          <w:u w:val="single"/>
        </w:rPr>
        <w:t>been very real</w:t>
      </w:r>
      <w:r w:rsidRPr="001D3DAB">
        <w:rPr>
          <w:sz w:val="16"/>
        </w:rPr>
        <w:t xml:space="preserve">. The surge in production of 2011 and 2012 that helped provide the international community the necessary fl exibility to tighten sanctions on Iran is a notable example. Changing trade patterns and relationships, highlighted by a steady decline in U.S. oil imports from Africa—and the subsequent search for new markets by several countries in the region—may be more long-lasting impacts. Today and into the foreseeable future, </w:t>
      </w:r>
      <w:r w:rsidRPr="00295E1E">
        <w:rPr>
          <w:rStyle w:val="StyleBoldUnderline"/>
          <w:highlight w:val="green"/>
        </w:rPr>
        <w:t>global oil market dynamics show few signs of a</w:t>
      </w:r>
      <w:r w:rsidRPr="001D3DAB">
        <w:rPr>
          <w:b/>
          <w:u w:val="single"/>
        </w:rPr>
        <w:t xml:space="preserve"> fundamental </w:t>
      </w:r>
      <w:r w:rsidRPr="00295E1E">
        <w:rPr>
          <w:b/>
          <w:highlight w:val="green"/>
          <w:u w:val="single"/>
        </w:rPr>
        <w:t>break from</w:t>
      </w:r>
      <w:r w:rsidRPr="001D3DAB">
        <w:rPr>
          <w:sz w:val="16"/>
        </w:rPr>
        <w:t xml:space="preserve"> this “new normal” of </w:t>
      </w:r>
      <w:r w:rsidRPr="001D3DAB">
        <w:rPr>
          <w:b/>
          <w:u w:val="single"/>
        </w:rPr>
        <w:t xml:space="preserve">high and </w:t>
      </w:r>
      <w:r w:rsidRPr="00295E1E">
        <w:rPr>
          <w:b/>
          <w:highlight w:val="green"/>
          <w:u w:val="single"/>
        </w:rPr>
        <w:t>volatile prices as global oil demand continues to grow</w:t>
      </w:r>
      <w:r w:rsidRPr="001D3DAB">
        <w:rPr>
          <w:b/>
          <w:u w:val="single"/>
        </w:rPr>
        <w:t xml:space="preserve"> rapidly</w:t>
      </w:r>
      <w:r w:rsidRPr="001D3DAB">
        <w:rPr>
          <w:sz w:val="16"/>
        </w:rPr>
        <w:t xml:space="preserve"> in emerging economies and global oil supply—significant bright spots notwithstanding—remains constrained due to geology, economics, or politics, or some combination of all three. However, </w:t>
      </w:r>
      <w:r w:rsidRPr="001D3DAB">
        <w:rPr>
          <w:b/>
          <w:u w:val="single"/>
        </w:rPr>
        <w:t>important shifts in</w:t>
      </w:r>
      <w:r w:rsidRPr="001D3DAB">
        <w:rPr>
          <w:sz w:val="16"/>
        </w:rPr>
        <w:t xml:space="preserve"> both </w:t>
      </w:r>
      <w:r w:rsidRPr="001D3DAB">
        <w:rPr>
          <w:b/>
          <w:u w:val="single"/>
        </w:rPr>
        <w:t>supply and demand trends are</w:t>
      </w:r>
      <w:r w:rsidRPr="001D3DAB">
        <w:rPr>
          <w:sz w:val="16"/>
        </w:rPr>
        <w:t xml:space="preserve"> almost </w:t>
      </w:r>
      <w:r w:rsidRPr="001D3DAB">
        <w:rPr>
          <w:b/>
          <w:u w:val="single"/>
        </w:rPr>
        <w:t>certain to occur</w:t>
      </w:r>
      <w:r w:rsidRPr="001D3DAB">
        <w:rPr>
          <w:sz w:val="16"/>
        </w:rPr>
        <w:t xml:space="preserve">. While it is impossible to know which of the market scenarios explored in Oil Security 2025 might play out in whole or in part, </w:t>
      </w:r>
      <w:r w:rsidRPr="00295E1E">
        <w:rPr>
          <w:b/>
          <w:highlight w:val="green"/>
          <w:u w:val="single"/>
        </w:rPr>
        <w:t>it is clear that global</w:t>
      </w:r>
      <w:r w:rsidRPr="001D3DAB">
        <w:rPr>
          <w:b/>
          <w:u w:val="single"/>
        </w:rPr>
        <w:t xml:space="preserve"> and regional </w:t>
      </w:r>
      <w:r w:rsidRPr="00295E1E">
        <w:rPr>
          <w:b/>
          <w:highlight w:val="green"/>
          <w:u w:val="single"/>
        </w:rPr>
        <w:t>trends in oil production</w:t>
      </w:r>
      <w:r w:rsidRPr="001D3DAB">
        <w:rPr>
          <w:b/>
          <w:u w:val="single"/>
        </w:rPr>
        <w:t xml:space="preserve"> and consumption </w:t>
      </w:r>
      <w:r w:rsidRPr="00295E1E">
        <w:rPr>
          <w:b/>
          <w:highlight w:val="green"/>
          <w:u w:val="single"/>
        </w:rPr>
        <w:t>will have significant impacts on</w:t>
      </w:r>
      <w:r w:rsidRPr="00295E1E">
        <w:rPr>
          <w:sz w:val="16"/>
          <w:highlight w:val="green"/>
        </w:rPr>
        <w:t>—</w:t>
      </w:r>
      <w:r w:rsidRPr="001D3DAB">
        <w:rPr>
          <w:sz w:val="16"/>
        </w:rPr>
        <w:t>and themselves be impacted by—</w:t>
      </w:r>
      <w:r w:rsidRPr="00295E1E">
        <w:rPr>
          <w:b/>
          <w:highlight w:val="green"/>
          <w:u w:val="single"/>
        </w:rPr>
        <w:t>the</w:t>
      </w:r>
      <w:r w:rsidRPr="001D3DAB">
        <w:rPr>
          <w:b/>
          <w:u w:val="single"/>
        </w:rPr>
        <w:t xml:space="preserve"> </w:t>
      </w:r>
      <w:r w:rsidRPr="001D3DAB">
        <w:rPr>
          <w:sz w:val="16"/>
        </w:rPr>
        <w:t xml:space="preserve">prevailing </w:t>
      </w:r>
      <w:r w:rsidRPr="001D3DAB">
        <w:rPr>
          <w:b/>
          <w:u w:val="single"/>
        </w:rPr>
        <w:t xml:space="preserve">political, </w:t>
      </w:r>
      <w:r w:rsidRPr="00295E1E">
        <w:rPr>
          <w:b/>
          <w:highlight w:val="green"/>
          <w:u w:val="single"/>
        </w:rPr>
        <w:t>security</w:t>
      </w:r>
      <w:r w:rsidRPr="001D3DAB">
        <w:rPr>
          <w:b/>
          <w:u w:val="single"/>
        </w:rPr>
        <w:t xml:space="preserve">, and economic </w:t>
      </w:r>
      <w:r w:rsidRPr="00295E1E">
        <w:rPr>
          <w:b/>
          <w:highlight w:val="green"/>
          <w:u w:val="single"/>
        </w:rPr>
        <w:t>conditions of the coming years</w:t>
      </w:r>
      <w:r w:rsidRPr="00295E1E">
        <w:rPr>
          <w:highlight w:val="green"/>
        </w:rPr>
        <w:t>.</w:t>
      </w:r>
      <w:r w:rsidRPr="001D3DAB">
        <w:t xml:space="preserve"> </w:t>
      </w:r>
    </w:p>
    <w:p w:rsidR="007F7E42" w:rsidRPr="001D3DAB" w:rsidRDefault="007F7E42" w:rsidP="007F7E42">
      <w:pPr>
        <w:pStyle w:val="Heading4"/>
        <w:rPr>
          <w:szCs w:val="26"/>
        </w:rPr>
      </w:pPr>
      <w:r w:rsidRPr="001D3DAB">
        <w:rPr>
          <w:szCs w:val="26"/>
        </w:rPr>
        <w:t xml:space="preserve">Oil dependence ensures U.S. military overstretch and global hostility—ending that key to enhanced military capability </w:t>
      </w:r>
    </w:p>
    <w:p w:rsidR="007F7E42" w:rsidRPr="001D3DAB" w:rsidRDefault="007F7E42" w:rsidP="007F7E42">
      <w:r w:rsidRPr="001D3DAB">
        <w:rPr>
          <w:rStyle w:val="StyleStyleBold12pt"/>
          <w:szCs w:val="26"/>
        </w:rPr>
        <w:t>Blair 14</w:t>
      </w:r>
      <w:r w:rsidRPr="001D3DAB">
        <w:t xml:space="preserve"> (Admiral Dennis C. Blair, U.S. Navy (Ret.) Former Director of National Intelligence and Former Commander-in-Chief, U.S. Pacific Command, “Oil Security 2025 U.S. National Security Policy in an Era of Domestic Oil Abundance,” Jan 22, http://www.resilience.org/stories/2014-01-22/oil-security-2025-report-us-remains-vulnerable</w:t>
      </w:r>
    </w:p>
    <w:p w:rsidR="007F7E42" w:rsidRPr="001D3DAB" w:rsidRDefault="007F7E42" w:rsidP="004D2E68"/>
    <w:p w:rsidR="007F7E42" w:rsidRPr="001D3DAB" w:rsidRDefault="007F7E42" w:rsidP="007F7E42">
      <w:pPr>
        <w:rPr>
          <w:sz w:val="16"/>
        </w:rPr>
      </w:pPr>
      <w:r w:rsidRPr="004D2E68">
        <w:rPr>
          <w:b/>
          <w:highlight w:val="green"/>
          <w:u w:val="single"/>
        </w:rPr>
        <w:t>Oil dependence</w:t>
      </w:r>
      <w:r w:rsidRPr="001D3DAB">
        <w:rPr>
          <w:b/>
          <w:u w:val="single"/>
        </w:rPr>
        <w:t xml:space="preserve"> has </w:t>
      </w:r>
      <w:r w:rsidRPr="004D2E68">
        <w:rPr>
          <w:b/>
          <w:highlight w:val="green"/>
          <w:u w:val="single"/>
        </w:rPr>
        <w:t>contributed to U.S. involvement in regions</w:t>
      </w:r>
      <w:r w:rsidRPr="001D3DAB">
        <w:rPr>
          <w:b/>
          <w:u w:val="single"/>
        </w:rPr>
        <w:t xml:space="preserve"> of the world </w:t>
      </w:r>
      <w:r w:rsidRPr="004D2E68">
        <w:rPr>
          <w:b/>
          <w:highlight w:val="green"/>
          <w:u w:val="single"/>
        </w:rPr>
        <w:t>that are</w:t>
      </w:r>
      <w:r w:rsidRPr="001D3DAB">
        <w:rPr>
          <w:b/>
          <w:u w:val="single"/>
        </w:rPr>
        <w:t xml:space="preserve"> </w:t>
      </w:r>
      <w:r w:rsidRPr="001D3DAB">
        <w:rPr>
          <w:sz w:val="16"/>
        </w:rPr>
        <w:t xml:space="preserve">often </w:t>
      </w:r>
      <w:r w:rsidRPr="004D2E68">
        <w:rPr>
          <w:rStyle w:val="Emphasis"/>
          <w:highlight w:val="green"/>
        </w:rPr>
        <w:t>unstable</w:t>
      </w:r>
      <w:r w:rsidRPr="001D3DAB">
        <w:rPr>
          <w:b/>
          <w:u w:val="single"/>
        </w:rPr>
        <w:t xml:space="preserve"> </w:t>
      </w:r>
      <w:r w:rsidRPr="004D2E68">
        <w:rPr>
          <w:b/>
          <w:highlight w:val="green"/>
          <w:u w:val="single"/>
        </w:rPr>
        <w:t>and</w:t>
      </w:r>
      <w:r w:rsidRPr="001D3DAB">
        <w:rPr>
          <w:b/>
          <w:u w:val="single"/>
        </w:rPr>
        <w:t xml:space="preserve"> </w:t>
      </w:r>
      <w:r w:rsidRPr="001D3DAB">
        <w:rPr>
          <w:sz w:val="16"/>
        </w:rPr>
        <w:t xml:space="preserve">sometimes </w:t>
      </w:r>
      <w:r w:rsidRPr="004D2E68">
        <w:rPr>
          <w:rStyle w:val="Emphasis"/>
          <w:highlight w:val="green"/>
        </w:rPr>
        <w:t>hostile</w:t>
      </w:r>
      <w:r w:rsidRPr="004D2E68">
        <w:rPr>
          <w:b/>
          <w:highlight w:val="green"/>
          <w:u w:val="single"/>
        </w:rPr>
        <w:t xml:space="preserve"> to American interests</w:t>
      </w:r>
      <w:r w:rsidRPr="001D3DAB">
        <w:rPr>
          <w:sz w:val="16"/>
        </w:rPr>
        <w:t xml:space="preserve">. Domestic oil abundance will not end these involvements, largely due to the enduring importance of oil to the U.S. economy and transportation sector in particular. As such—and contrary to some predictions—instability in the Middle East will continue to pose economic risk for the United States, a fact that will infl uence national security policy. In fact, no matter how close the country comes to oil self-suffi ciency, volatility in the global oil market will remain a serious concern. However, the Commission does believe that </w:t>
      </w:r>
      <w:r w:rsidRPr="00B90599">
        <w:rPr>
          <w:b/>
          <w:highlight w:val="green"/>
          <w:u w:val="single"/>
        </w:rPr>
        <w:t>rising domestic oil production and</w:t>
      </w:r>
      <w:r w:rsidRPr="001D3DAB">
        <w:rPr>
          <w:b/>
          <w:u w:val="single"/>
        </w:rPr>
        <w:t xml:space="preserve"> greater </w:t>
      </w:r>
      <w:r w:rsidRPr="00B90599">
        <w:rPr>
          <w:b/>
          <w:highlight w:val="green"/>
          <w:u w:val="single"/>
        </w:rPr>
        <w:t xml:space="preserve">self-sufficiency could create </w:t>
      </w:r>
      <w:r w:rsidRPr="00B90599">
        <w:rPr>
          <w:rStyle w:val="Emphasis"/>
          <w:highlight w:val="green"/>
        </w:rPr>
        <w:t>opportunities</w:t>
      </w:r>
      <w:r w:rsidRPr="00B90599">
        <w:rPr>
          <w:b/>
          <w:highlight w:val="green"/>
          <w:u w:val="single"/>
        </w:rPr>
        <w:t xml:space="preserve"> to strengthen America’s national security</w:t>
      </w:r>
      <w:r w:rsidRPr="001D3DAB">
        <w:rPr>
          <w:b/>
          <w:u w:val="single"/>
        </w:rPr>
        <w:t xml:space="preserve"> and economic prosperity in the future</w:t>
      </w:r>
      <w:r w:rsidRPr="001D3DAB">
        <w:rPr>
          <w:sz w:val="16"/>
        </w:rPr>
        <w:t xml:space="preserve">, particularly if this newfound abundance is augmented by smart policy. The Commission’s global and regional recommendations in this report are focused on the paramount goals of safeguarding the free fl ow of oil across the globe, promoting stability in key oil producing regions such as the Middle East, and expanding cooperation with major consumers toward meeting global demand needs and better responding to supply disruptions. Perhaps most importantly, </w:t>
      </w:r>
      <w:r w:rsidRPr="00B90599">
        <w:rPr>
          <w:rStyle w:val="StyleBoldUnderline"/>
          <w:highlight w:val="green"/>
        </w:rPr>
        <w:t>domestic oil abundance will allow the United States to pursue policy changes in</w:t>
      </w:r>
      <w:r w:rsidRPr="001D3DAB">
        <w:rPr>
          <w:sz w:val="16"/>
        </w:rPr>
        <w:t xml:space="preserve"> two </w:t>
      </w:r>
      <w:r w:rsidRPr="00B90599">
        <w:rPr>
          <w:b/>
          <w:highlight w:val="green"/>
          <w:u w:val="single"/>
        </w:rPr>
        <w:t>key epicenters in global oil</w:t>
      </w:r>
      <w:r w:rsidRPr="001D3DAB">
        <w:rPr>
          <w:b/>
          <w:u w:val="single"/>
        </w:rPr>
        <w:t>: the Middle East and China</w:t>
      </w:r>
      <w:r w:rsidRPr="001D3DAB">
        <w:rPr>
          <w:sz w:val="16"/>
        </w:rPr>
        <w:t xml:space="preserve">. In the Middle East, following two decades of heavy military and intelligence operations, </w:t>
      </w:r>
      <w:r w:rsidRPr="001D3DAB">
        <w:rPr>
          <w:b/>
          <w:u w:val="single"/>
        </w:rPr>
        <w:t>the Commission recommends</w:t>
      </w:r>
      <w:r w:rsidRPr="001D3DAB">
        <w:rPr>
          <w:sz w:val="16"/>
        </w:rPr>
        <w:t xml:space="preserve"> returning to a diplomacy-led framework, with </w:t>
      </w:r>
      <w:r w:rsidRPr="001D3DAB">
        <w:rPr>
          <w:b/>
          <w:u w:val="single"/>
        </w:rPr>
        <w:t xml:space="preserve">more </w:t>
      </w:r>
      <w:r w:rsidRPr="001D3DAB">
        <w:rPr>
          <w:rStyle w:val="Emphasis"/>
        </w:rPr>
        <w:t>flexible military deployments</w:t>
      </w:r>
      <w:r w:rsidRPr="001D3DAB">
        <w:rPr>
          <w:sz w:val="16"/>
        </w:rPr>
        <w:t xml:space="preserve"> supporting strong bilateral and regional initiatives and support for institution building. Regarding China, with whom the United States shares a common interest in ensuring the robust global supply of oil, the Commission recommends closer coordination on a variety of eff orts, including shale oil development, supply disruption response initiatives, and maritime security. Finally, the Commission endorses greater diversifi cation of energy sources in the U.S. transportation sector in order to decrease the economy’s exposure to the global oil market.</w:t>
      </w:r>
    </w:p>
    <w:p w:rsidR="00295E1E" w:rsidRDefault="00295E1E" w:rsidP="005B0616">
      <w:pPr>
        <w:pStyle w:val="Heading3"/>
      </w:pPr>
      <w:r>
        <w:t>Geopolitics</w:t>
      </w:r>
      <w:r w:rsidR="00115576">
        <w:t xml:space="preserve"> ADV</w:t>
      </w:r>
      <w:r>
        <w:t xml:space="preserve"> – </w:t>
      </w:r>
      <w:r w:rsidR="00B90599">
        <w:t>internal – I</w:t>
      </w:r>
      <w:r>
        <w:t xml:space="preserve">ntervention </w:t>
      </w:r>
    </w:p>
    <w:p w:rsidR="00295E1E" w:rsidRPr="001D3DAB" w:rsidRDefault="00295E1E" w:rsidP="00295E1E">
      <w:pPr>
        <w:pStyle w:val="Heading4"/>
      </w:pPr>
      <w:r w:rsidRPr="001D3DAB">
        <w:t>Oil distorts and constrains US hegemonic strategy by forcing interventionism</w:t>
      </w:r>
    </w:p>
    <w:p w:rsidR="00295E1E" w:rsidRPr="001D3DAB" w:rsidRDefault="00295E1E" w:rsidP="00295E1E">
      <w:r w:rsidRPr="001D3DAB">
        <w:rPr>
          <w:rStyle w:val="StyleStyleBold12pt"/>
          <w:szCs w:val="26"/>
        </w:rPr>
        <w:t>Electrification Coalition</w:t>
      </w:r>
      <w:r w:rsidRPr="001D3DAB">
        <w:t>, ELECTRIFICATION ROADMAP: REVOLUTIONIZING TRANSPORTATION AND ACHIEVING ENERGY SECURITY, 11—</w:t>
      </w:r>
      <w:r w:rsidRPr="001D3DAB">
        <w:rPr>
          <w:rStyle w:val="StyleStyleBold12pt"/>
          <w:szCs w:val="26"/>
        </w:rPr>
        <w:t>09</w:t>
      </w:r>
      <w:r w:rsidRPr="001D3DAB">
        <w:t>, p. 30.</w:t>
      </w:r>
    </w:p>
    <w:p w:rsidR="00295E1E" w:rsidRPr="001D3DAB" w:rsidRDefault="00295E1E" w:rsidP="00295E1E">
      <w:pPr>
        <w:ind w:left="432" w:right="432"/>
        <w:rPr>
          <w:b/>
          <w:color w:val="000000"/>
          <w:sz w:val="20"/>
          <w:u w:val="thick"/>
          <w:shd w:val="clear" w:color="auto" w:fill="00FF00"/>
        </w:rPr>
      </w:pPr>
    </w:p>
    <w:p w:rsidR="00295E1E" w:rsidRDefault="00295E1E" w:rsidP="00295E1E">
      <w:pPr>
        <w:rPr>
          <w:rStyle w:val="StyleBoldUnderline"/>
        </w:rPr>
      </w:pPr>
      <w:r w:rsidRPr="001D3DAB">
        <w:rPr>
          <w:rStyle w:val="StyleBoldUnderline"/>
        </w:rPr>
        <w:t>The importance of oil</w:t>
      </w:r>
      <w:r w:rsidRPr="001D3DAB">
        <w:rPr>
          <w:color w:val="000000"/>
          <w:sz w:val="16"/>
        </w:rPr>
        <w:t xml:space="preserve"> in the U.S. economy </w:t>
      </w:r>
      <w:r w:rsidRPr="001D3DAB">
        <w:rPr>
          <w:rStyle w:val="StyleBoldUnderline"/>
        </w:rPr>
        <w:t>has given it a place of prominence in foreign and military policy.</w:t>
      </w:r>
      <w:r w:rsidRPr="001D3DAB">
        <w:rPr>
          <w:color w:val="000000"/>
          <w:sz w:val="16"/>
        </w:rPr>
        <w:t xml:space="preserve"> In particular, </w:t>
      </w:r>
      <w:r w:rsidRPr="001D3DAB">
        <w:rPr>
          <w:rStyle w:val="StyleBoldUnderline"/>
        </w:rPr>
        <w:t>two key issues related to oil affect national security. First</w:t>
      </w:r>
      <w:r w:rsidRPr="001D3DAB">
        <w:rPr>
          <w:rStyle w:val="StyleBoldUnderline"/>
          <w:highlight w:val="green"/>
        </w:rPr>
        <w:t xml:space="preserve">, the vulnerability of global oil supply </w:t>
      </w:r>
      <w:r w:rsidRPr="001D3DAB">
        <w:rPr>
          <w:rStyle w:val="StyleBoldUnderline"/>
        </w:rPr>
        <w:t>lines and infrastructure</w:t>
      </w:r>
      <w:r w:rsidRPr="001D3DAB">
        <w:rPr>
          <w:rStyle w:val="StyleBoldUnderline"/>
          <w:highlight w:val="green"/>
        </w:rPr>
        <w:t xml:space="preserve"> has driven the </w:t>
      </w:r>
      <w:r w:rsidRPr="001D3DAB">
        <w:rPr>
          <w:rStyle w:val="Emphasis"/>
          <w:highlight w:val="green"/>
        </w:rPr>
        <w:t>U</w:t>
      </w:r>
      <w:r w:rsidRPr="001D3DAB">
        <w:rPr>
          <w:rStyle w:val="StyleBoldUnderline"/>
        </w:rPr>
        <w:t xml:space="preserve">nited </w:t>
      </w:r>
      <w:r w:rsidRPr="001D3DAB">
        <w:rPr>
          <w:rStyle w:val="Emphasis"/>
          <w:highlight w:val="green"/>
        </w:rPr>
        <w:t>S</w:t>
      </w:r>
      <w:r w:rsidRPr="001D3DAB">
        <w:rPr>
          <w:rStyle w:val="StyleBoldUnderline"/>
        </w:rPr>
        <w:t xml:space="preserve">tates </w:t>
      </w:r>
      <w:r w:rsidRPr="001D3DAB">
        <w:rPr>
          <w:rStyle w:val="StyleBoldUnderline"/>
          <w:highlight w:val="green"/>
        </w:rPr>
        <w:t xml:space="preserve">to accept the burden of securing the world’s oil supply. </w:t>
      </w:r>
      <w:r w:rsidRPr="001D3DAB">
        <w:rPr>
          <w:rStyle w:val="StyleBoldUnderline"/>
        </w:rPr>
        <w:t>Second,</w:t>
      </w:r>
      <w:r w:rsidRPr="001D3DAB">
        <w:rPr>
          <w:rStyle w:val="StyleBoldUnderline"/>
          <w:highlight w:val="green"/>
        </w:rPr>
        <w:t xml:space="preserve"> the importance of large individual oil producers constrains U.S. foreign policy options when dealing with </w:t>
      </w:r>
      <w:r w:rsidRPr="001D3DAB">
        <w:rPr>
          <w:rStyle w:val="StyleBoldUnderline"/>
        </w:rPr>
        <w:t xml:space="preserve">problems in </w:t>
      </w:r>
      <w:r w:rsidRPr="001D3DAB">
        <w:rPr>
          <w:rStyle w:val="StyleBoldUnderline"/>
          <w:highlight w:val="green"/>
        </w:rPr>
        <w:t>these nations.</w:t>
      </w:r>
      <w:r w:rsidRPr="001D3DAB">
        <w:rPr>
          <w:rStyle w:val="StyleBoldUnderline"/>
        </w:rPr>
        <w:t xml:space="preserve"> A crippling </w:t>
      </w:r>
      <w:r w:rsidRPr="001D3DAB">
        <w:rPr>
          <w:rStyle w:val="StyleBoldUnderline"/>
          <w:highlight w:val="green"/>
        </w:rPr>
        <w:t xml:space="preserve">disruption to </w:t>
      </w:r>
      <w:r w:rsidRPr="001D3DAB">
        <w:rPr>
          <w:rStyle w:val="StyleBoldUnderline"/>
        </w:rPr>
        <w:t>global</w:t>
      </w:r>
      <w:r w:rsidRPr="001D3DAB">
        <w:rPr>
          <w:rStyle w:val="StyleBoldUnderline"/>
          <w:highlight w:val="green"/>
        </w:rPr>
        <w:t xml:space="preserve"> oil supplies ranks among the most immediate threats to the </w:t>
      </w:r>
      <w:r w:rsidRPr="001D3DAB">
        <w:rPr>
          <w:rStyle w:val="Emphasis"/>
          <w:highlight w:val="green"/>
        </w:rPr>
        <w:t>U</w:t>
      </w:r>
      <w:r w:rsidRPr="001D3DAB">
        <w:rPr>
          <w:rStyle w:val="StyleBoldUnderline"/>
        </w:rPr>
        <w:t xml:space="preserve">nited </w:t>
      </w:r>
      <w:r w:rsidRPr="001D3DAB">
        <w:rPr>
          <w:rStyle w:val="Emphasis"/>
          <w:highlight w:val="green"/>
        </w:rPr>
        <w:t>S</w:t>
      </w:r>
      <w:r w:rsidRPr="001D3DAB">
        <w:rPr>
          <w:rStyle w:val="StyleBoldUnderline"/>
        </w:rPr>
        <w:t>tates today. A prolonged interruption</w:t>
      </w:r>
      <w:r w:rsidRPr="001D3DAB">
        <w:rPr>
          <w:color w:val="000000"/>
          <w:sz w:val="16"/>
        </w:rPr>
        <w:t xml:space="preserve"> due to war in the Middle East or the closure of a key oil transit route </w:t>
      </w:r>
      <w:r w:rsidRPr="001D3DAB">
        <w:rPr>
          <w:rStyle w:val="StyleBoldUnderline"/>
        </w:rPr>
        <w:t xml:space="preserve">would lead to severe economic dislocation. </w:t>
      </w:r>
      <w:r w:rsidRPr="001D3DAB">
        <w:rPr>
          <w:rStyle w:val="StyleBoldUnderline"/>
          <w:highlight w:val="green"/>
        </w:rPr>
        <w:t>U.S. leaders</w:t>
      </w:r>
      <w:r w:rsidRPr="001D3DAB">
        <w:rPr>
          <w:rStyle w:val="StyleBoldUnderline"/>
        </w:rPr>
        <w:t xml:space="preserve"> have recognized this for decades, and </w:t>
      </w:r>
      <w:r w:rsidRPr="001D3DAB">
        <w:rPr>
          <w:rStyle w:val="StyleBoldUnderline"/>
          <w:highlight w:val="green"/>
        </w:rPr>
        <w:t xml:space="preserve">have made it </w:t>
      </w:r>
      <w:r w:rsidRPr="001D3DAB">
        <w:rPr>
          <w:color w:val="000000"/>
          <w:sz w:val="16"/>
        </w:rPr>
        <w:t xml:space="preserve">a </w:t>
      </w:r>
      <w:r w:rsidRPr="001D3DAB">
        <w:rPr>
          <w:sz w:val="16"/>
        </w:rPr>
        <w:t>matter</w:t>
      </w:r>
      <w:r w:rsidRPr="001D3DAB">
        <w:rPr>
          <w:color w:val="000000"/>
          <w:sz w:val="16"/>
        </w:rPr>
        <w:t>of</w:t>
      </w:r>
      <w:r w:rsidRPr="001D3DAB">
        <w:rPr>
          <w:rStyle w:val="StyleBoldUnderline"/>
          <w:highlight w:val="green"/>
        </w:rPr>
        <w:t xml:space="preserve"> stated policy that the </w:t>
      </w:r>
      <w:r w:rsidRPr="001D3DAB">
        <w:rPr>
          <w:rStyle w:val="Emphasis"/>
          <w:highlight w:val="green"/>
        </w:rPr>
        <w:t>U</w:t>
      </w:r>
      <w:r w:rsidRPr="001D3DAB">
        <w:rPr>
          <w:rStyle w:val="StyleBoldUnderline"/>
        </w:rPr>
        <w:t xml:space="preserve">nited </w:t>
      </w:r>
      <w:r w:rsidRPr="001D3DAB">
        <w:rPr>
          <w:rStyle w:val="Emphasis"/>
          <w:highlight w:val="green"/>
        </w:rPr>
        <w:t>S</w:t>
      </w:r>
      <w:r w:rsidRPr="001D3DAB">
        <w:rPr>
          <w:rStyle w:val="StyleBoldUnderline"/>
        </w:rPr>
        <w:t xml:space="preserve">tates </w:t>
      </w:r>
      <w:r w:rsidRPr="001D3DAB">
        <w:rPr>
          <w:rStyle w:val="StyleBoldUnderline"/>
          <w:highlight w:val="green"/>
        </w:rPr>
        <w:t>will protect the free flow of oil with military force.</w:t>
      </w:r>
      <w:r w:rsidRPr="001D3DAB">
        <w:rPr>
          <w:rStyle w:val="StyleBoldUnderline"/>
        </w:rPr>
        <w:t xml:space="preserve"> Still, policy alone has consistently fallen short of complete deterrence, and the risk of oil supply interruptions has persisted for nearly 40 years.</w:t>
      </w:r>
      <w:r w:rsidRPr="001D3DAB">
        <w:rPr>
          <w:color w:val="000000"/>
          <w:sz w:val="16"/>
        </w:rPr>
        <w:t xml:space="preserve"> To mitigate this risk, U.S. armed forces expend enormous resources protecting chronically vulnerable infrastructure in hostile corners of the globe and patrolling oil transit routes. This engagement benefits all nations, but comes primarily at the expense of the American military and ultimately the American taxpayer. A 2009 study by the RAND Corporation placed the ongoing cost of this burden at between $67.5 billion and $83 billion annually, plus an additional $8 billion in military operations. 33 In proportional terms, these costs suggest that </w:t>
      </w:r>
      <w:r w:rsidRPr="001D3DAB">
        <w:rPr>
          <w:rStyle w:val="StyleBoldUnderline"/>
        </w:rPr>
        <w:t>between 12 and 15 percent of</w:t>
      </w:r>
      <w:r w:rsidRPr="001D3DAB">
        <w:rPr>
          <w:rStyle w:val="StyleBoldUnderline"/>
          <w:highlight w:val="green"/>
        </w:rPr>
        <w:t xml:space="preserve"> the </w:t>
      </w:r>
      <w:r w:rsidRPr="001D3DAB">
        <w:rPr>
          <w:rStyle w:val="StyleBoldUnderline"/>
        </w:rPr>
        <w:t xml:space="preserve">current </w:t>
      </w:r>
      <w:r w:rsidRPr="001D3DAB">
        <w:rPr>
          <w:rStyle w:val="StyleBoldUnderline"/>
          <w:highlight w:val="green"/>
        </w:rPr>
        <w:t xml:space="preserve">defense budget is devoted to </w:t>
      </w:r>
      <w:r w:rsidRPr="001D3DAB">
        <w:rPr>
          <w:rStyle w:val="StyleBoldUnderline"/>
        </w:rPr>
        <w:t xml:space="preserve">guaranteeing the free flow of </w:t>
      </w:r>
      <w:r w:rsidRPr="001D3DAB">
        <w:rPr>
          <w:rStyle w:val="StyleBoldUnderline"/>
          <w:highlight w:val="green"/>
        </w:rPr>
        <w:t xml:space="preserve">oil. </w:t>
      </w:r>
      <w:r w:rsidRPr="001D3DAB">
        <w:rPr>
          <w:rStyle w:val="StyleBoldUnderline"/>
        </w:rPr>
        <w:t>Foreign policy constraints related to oil dependence are</w:t>
      </w:r>
      <w:r w:rsidRPr="001D3DAB">
        <w:rPr>
          <w:color w:val="000000"/>
          <w:sz w:val="16"/>
        </w:rPr>
        <w:t xml:space="preserve"> less quantifiable, but no less </w:t>
      </w:r>
      <w:r w:rsidRPr="001D3DAB">
        <w:rPr>
          <w:rStyle w:val="StyleBoldUnderline"/>
        </w:rPr>
        <w:t xml:space="preserve">damaging. </w:t>
      </w:r>
      <w:r w:rsidRPr="001D3DAB">
        <w:rPr>
          <w:rStyle w:val="StyleBoldUnderline"/>
          <w:highlight w:val="green"/>
        </w:rPr>
        <w:t>Whether dealing with uranium enrichment in Iran, a hostile regime in Venezuela, or an increasingly assertive Russia, American diplomacy is distorted by our need to minimize disruptions to the flow of oil.</w:t>
      </w:r>
      <w:r w:rsidRPr="001D3DAB">
        <w:rPr>
          <w:rStyle w:val="StyleBoldUnderline"/>
        </w:rPr>
        <w:t xml:space="preserve"> Perhaps more frustrating, the importance of oil to the broader global economy has made it nearly impossible for the United States to build international consensus on a wide range of foreign policy and humanitarian issues.</w:t>
      </w:r>
    </w:p>
    <w:p w:rsidR="006B39E7" w:rsidRDefault="00C528AC" w:rsidP="00C528AC">
      <w:pPr>
        <w:pStyle w:val="Heading3"/>
      </w:pPr>
      <w:r>
        <w:t>Geopolitics</w:t>
      </w:r>
      <w:r w:rsidR="00115576">
        <w:t xml:space="preserve"> ADV</w:t>
      </w:r>
      <w:r>
        <w:t xml:space="preserve"> – internal – </w:t>
      </w:r>
      <w:r w:rsidR="00151444">
        <w:t xml:space="preserve">hegemony </w:t>
      </w:r>
    </w:p>
    <w:p w:rsidR="00151444" w:rsidRPr="001D3DAB" w:rsidRDefault="00151444" w:rsidP="00151444">
      <w:pPr>
        <w:pStyle w:val="Heading4"/>
      </w:pPr>
      <w:r w:rsidRPr="001D3DAB">
        <w:t>That’s key to benevolent hegemony</w:t>
      </w:r>
    </w:p>
    <w:p w:rsidR="00151444" w:rsidRPr="001D3DAB" w:rsidRDefault="00151444" w:rsidP="00151444">
      <w:r w:rsidRPr="001D3DAB">
        <w:rPr>
          <w:rStyle w:val="StyleStyleBold12pt"/>
          <w:szCs w:val="26"/>
        </w:rPr>
        <w:t>Schwark 12</w:t>
      </w:r>
      <w:r w:rsidRPr="001D3DAB">
        <w:t xml:space="preserve"> (Sebastian, associate director of Hill-Knowlton strategies, communications Strategist, Energy Specialist, 8/13/12, “e-Ideas (1): Politics and Walter Russell Mead’s Looming Energy Revolution” The Energy Collective) http://theenergycollective.com/sebastian-schwark/102696/e-ideas-1-politics-and-walter-russell-mead-s-looming-energy-revolution</w:t>
      </w:r>
    </w:p>
    <w:p w:rsidR="00151444" w:rsidRPr="001D3DAB" w:rsidRDefault="00151444" w:rsidP="00151444"/>
    <w:p w:rsidR="00151444" w:rsidRPr="00295E1E" w:rsidRDefault="00151444" w:rsidP="00151444">
      <w:pPr>
        <w:rPr>
          <w:b/>
          <w:bCs/>
          <w:highlight w:val="green"/>
          <w:u w:val="single"/>
        </w:rPr>
      </w:pPr>
      <w:r w:rsidRPr="001D3DAB">
        <w:rPr>
          <w:rStyle w:val="StyleBoldUnderline"/>
          <w:highlight w:val="green"/>
        </w:rPr>
        <w:t>This geopolitical shift will stabilize the</w:t>
      </w:r>
      <w:r w:rsidRPr="001D3DAB">
        <w:rPr>
          <w:rStyle w:val="StyleBoldUnderline"/>
        </w:rPr>
        <w:t xml:space="preserve"> liberal </w:t>
      </w:r>
      <w:r w:rsidRPr="001D3DAB">
        <w:rPr>
          <w:rStyle w:val="StyleBoldUnderline"/>
          <w:highlight w:val="green"/>
        </w:rPr>
        <w:t>global order</w:t>
      </w:r>
      <w:r w:rsidRPr="001D3DAB">
        <w:rPr>
          <w:rStyle w:val="StyleBoldUnderline"/>
        </w:rPr>
        <w:t xml:space="preserve">, stimulate global economic growth, </w:t>
      </w:r>
      <w:r w:rsidRPr="001D3DAB">
        <w:rPr>
          <w:rStyle w:val="StyleBoldUnderline"/>
          <w:highlight w:val="green"/>
        </w:rPr>
        <w:t>and allow the</w:t>
      </w:r>
      <w:r w:rsidRPr="001D3DAB">
        <w:rPr>
          <w:rStyle w:val="StyleBoldUnderline"/>
        </w:rPr>
        <w:t xml:space="preserve"> potential </w:t>
      </w:r>
      <w:r w:rsidRPr="001D3DAB">
        <w:rPr>
          <w:rStyle w:val="StyleBoldUnderline"/>
          <w:highlight w:val="green"/>
        </w:rPr>
        <w:t>rivalry between the U.S. and China to become</w:t>
      </w:r>
      <w:r w:rsidRPr="001D3DAB">
        <w:rPr>
          <w:rStyle w:val="StyleBoldUnderline"/>
        </w:rPr>
        <w:t xml:space="preserve"> ever more </w:t>
      </w:r>
      <w:r w:rsidRPr="001D3DAB">
        <w:rPr>
          <w:rStyle w:val="StyleBoldUnderline"/>
          <w:highlight w:val="green"/>
        </w:rPr>
        <w:t>cooperative.</w:t>
      </w:r>
      <w:r w:rsidRPr="001D3DAB">
        <w:rPr>
          <w:rStyle w:val="StyleBoldUnderline"/>
        </w:rPr>
        <w:t xml:space="preserve"> Because energy was critical to the first American century,</w:t>
      </w:r>
      <w:r w:rsidRPr="001D3DAB">
        <w:rPr>
          <w:color w:val="000000"/>
          <w:sz w:val="16"/>
        </w:rPr>
        <w:t xml:space="preserve"> Mead continues, </w:t>
      </w:r>
      <w:r w:rsidRPr="001D3DAB">
        <w:rPr>
          <w:rStyle w:val="StyleBoldUnderline"/>
        </w:rPr>
        <w:t xml:space="preserve">and </w:t>
      </w:r>
      <w:r w:rsidRPr="001D3DAB">
        <w:rPr>
          <w:rStyle w:val="StyleBoldUnderline"/>
          <w:highlight w:val="green"/>
        </w:rPr>
        <w:t xml:space="preserve">since the energy abundance that propelled the U.S. to global leadership is back, a new American century is in the making. A less Middle East-centric foreign policy will </w:t>
      </w:r>
      <w:r w:rsidRPr="001D3DAB">
        <w:rPr>
          <w:rStyle w:val="Emphasis"/>
          <w:highlight w:val="green"/>
        </w:rPr>
        <w:t>allow the U.S. to become more of the benevolent hegemon</w:t>
      </w:r>
      <w:r w:rsidRPr="001D3DAB">
        <w:rPr>
          <w:rStyle w:val="StyleBoldUnderline"/>
        </w:rPr>
        <w:t xml:space="preserve"> it has been after World War II, </w:t>
      </w:r>
      <w:r w:rsidRPr="001D3DAB">
        <w:rPr>
          <w:rStyle w:val="StyleBoldUnderline"/>
          <w:highlight w:val="green"/>
        </w:rPr>
        <w:t xml:space="preserve">securing the liberal capitalist global order, rather than fighting wars </w:t>
      </w:r>
      <w:r w:rsidRPr="00295E1E">
        <w:rPr>
          <w:rStyle w:val="StyleBoldUnderline"/>
        </w:rPr>
        <w:t>in the sands Iraq.</w:t>
      </w:r>
    </w:p>
    <w:p w:rsidR="00151444" w:rsidRPr="00295E1E" w:rsidRDefault="00151444" w:rsidP="00151444">
      <w:pPr>
        <w:pStyle w:val="Heading4"/>
      </w:pPr>
      <w:r w:rsidRPr="00295E1E">
        <w:t>Solves extinction</w:t>
      </w:r>
    </w:p>
    <w:p w:rsidR="00151444" w:rsidRPr="00295E1E" w:rsidRDefault="00151444" w:rsidP="00151444">
      <w:r w:rsidRPr="00295E1E">
        <w:t xml:space="preserve">Thomas P.M. </w:t>
      </w:r>
      <w:r w:rsidRPr="00295E1E">
        <w:rPr>
          <w:rStyle w:val="StyleStyleBold12pt"/>
        </w:rPr>
        <w:t>Barnett</w:t>
      </w:r>
      <w:r>
        <w:rPr>
          <w:rStyle w:val="StyleStyleBold12pt"/>
        </w:rPr>
        <w:t xml:space="preserve"> 2011</w:t>
      </w:r>
      <w:r w:rsidRPr="00295E1E">
        <w:t xml:space="preserve"> </w:t>
      </w:r>
      <w:r>
        <w:t>(</w:t>
      </w:r>
      <w:r w:rsidRPr="00295E1E">
        <w:t>chief a</w:t>
      </w:r>
      <w:r>
        <w:t>nalyst, Wikistrat)</w:t>
      </w:r>
      <w:r w:rsidRPr="00295E1E">
        <w:t xml:space="preserve"> “The New Rules: Leadership Fatigue Puts U.S. and Globalization, at Crossroads,” WORLD POLITICS REVIEW, 3—7—11, </w:t>
      </w:r>
      <w:hyperlink r:id="rId30" w:history="1">
        <w:r w:rsidRPr="00295E1E">
          <w:rPr>
            <w:rStyle w:val="Hyperlink"/>
          </w:rPr>
          <w:t>www.worldpoliticsreview.com/articles/8099/the-new-rules-leadership-fatigue-puts-u-s-and-globalization-at-crossroads</w:t>
        </w:r>
      </w:hyperlink>
    </w:p>
    <w:p w:rsidR="00151444" w:rsidRPr="00295E1E" w:rsidRDefault="00151444" w:rsidP="00151444"/>
    <w:p w:rsidR="006B39E7" w:rsidRPr="00151444" w:rsidRDefault="00151444" w:rsidP="006B39E7">
      <w:pPr>
        <w:rPr>
          <w:rStyle w:val="StyleBoldUnderline"/>
          <w:b w:val="0"/>
          <w:bCs w:val="0"/>
          <w:sz w:val="16"/>
          <w:u w:val="none"/>
        </w:rPr>
      </w:pPr>
      <w:r w:rsidRPr="00295E1E">
        <w:rPr>
          <w:sz w:val="16"/>
        </w:rPr>
        <w:t>Events in Libya are a further reminder for</w:t>
      </w:r>
      <w:r w:rsidRPr="001D3DAB">
        <w:rPr>
          <w:rStyle w:val="StyleBoldUnderline"/>
          <w:highlight w:val="green"/>
        </w:rPr>
        <w:t>American</w:t>
      </w:r>
      <w:r w:rsidRPr="001D3DAB">
        <w:rPr>
          <w:rStyle w:val="StyleBoldUnderline"/>
        </w:rPr>
        <w:t>s</w:t>
      </w:r>
      <w:r w:rsidRPr="00295E1E">
        <w:rPr>
          <w:sz w:val="16"/>
        </w:rPr>
        <w:t xml:space="preserve"> that we </w:t>
      </w:r>
      <w:r w:rsidRPr="001D3DAB">
        <w:rPr>
          <w:rStyle w:val="StyleBoldUnderline"/>
          <w:highlight w:val="green"/>
        </w:rPr>
        <w:t>stand at a crossroads</w:t>
      </w:r>
      <w:r>
        <w:rPr>
          <w:rStyle w:val="StyleBoldUnderline"/>
        </w:rPr>
        <w:t xml:space="preserve"> </w:t>
      </w:r>
      <w:r w:rsidRPr="00295E1E">
        <w:rPr>
          <w:sz w:val="16"/>
        </w:rPr>
        <w:t>in our continuing evolution</w:t>
      </w:r>
      <w:r w:rsidRPr="001D3DAB">
        <w:rPr>
          <w:rStyle w:val="StyleBoldUnderline"/>
          <w:highlight w:val="green"/>
        </w:rPr>
        <w:t xml:space="preserve">as the </w:t>
      </w:r>
      <w:r w:rsidRPr="00295E1E">
        <w:rPr>
          <w:sz w:val="16"/>
        </w:rPr>
        <w:t xml:space="preserve">world's sole full-service </w:t>
      </w:r>
      <w:r w:rsidRPr="001D3DAB">
        <w:rPr>
          <w:rStyle w:val="StyleBoldUnderline"/>
          <w:highlight w:val="green"/>
        </w:rPr>
        <w:t>superpower</w:t>
      </w:r>
      <w:r w:rsidRPr="00295E1E">
        <w:rPr>
          <w:sz w:val="16"/>
        </w:rPr>
        <w:t>.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As the guardian of globalization</w:t>
      </w:r>
      <w:r w:rsidRPr="001D3DAB">
        <w:rPr>
          <w:rStyle w:val="StyleBoldUnderline"/>
          <w:highlight w:val="green"/>
        </w:rPr>
        <w:t>, the U.S. military</w:t>
      </w:r>
      <w:r>
        <w:rPr>
          <w:rStyle w:val="StyleBoldUnderline"/>
          <w:highlight w:val="green"/>
        </w:rPr>
        <w:t xml:space="preserve"> </w:t>
      </w:r>
      <w:r w:rsidRPr="001D3DAB">
        <w:rPr>
          <w:rStyle w:val="StyleBoldUnderline"/>
          <w:highlight w:val="green"/>
        </w:rPr>
        <w:t xml:space="preserve">has been the greatest force for peace the world has </w:t>
      </w:r>
      <w:r w:rsidRPr="00C528AC">
        <w:rPr>
          <w:rStyle w:val="StyleBoldUnderline"/>
        </w:rPr>
        <w:t xml:space="preserve">ever </w:t>
      </w:r>
      <w:r w:rsidRPr="001D3DAB">
        <w:rPr>
          <w:rStyle w:val="StyleBoldUnderline"/>
          <w:highlight w:val="green"/>
        </w:rPr>
        <w:t xml:space="preserve">known. Had America been removed </w:t>
      </w:r>
      <w:r w:rsidRPr="00C528AC">
        <w:rPr>
          <w:rStyle w:val="StyleBoldUnderline"/>
        </w:rPr>
        <w:t>from the global dynamics</w:t>
      </w:r>
      <w:r>
        <w:rPr>
          <w:rStyle w:val="StyleBoldUnderline"/>
        </w:rPr>
        <w:t xml:space="preserve"> </w:t>
      </w:r>
      <w:r w:rsidRPr="00C528AC">
        <w:rPr>
          <w:sz w:val="16"/>
        </w:rPr>
        <w:t>that</w:t>
      </w:r>
      <w:r w:rsidRPr="00295E1E">
        <w:rPr>
          <w:sz w:val="16"/>
        </w:rPr>
        <w:t xml:space="preserve"> governed the 20th century, the mass murder never would have ended. Indeed, it's entirely conceivable</w:t>
      </w:r>
      <w:r>
        <w:rPr>
          <w:sz w:val="16"/>
        </w:rPr>
        <w:t xml:space="preserve"> </w:t>
      </w:r>
      <w:r w:rsidRPr="001D3DAB">
        <w:rPr>
          <w:rStyle w:val="StyleBoldUnderline"/>
          <w:highlight w:val="green"/>
        </w:rPr>
        <w:t>there would now be no</w:t>
      </w:r>
      <w:r w:rsidRPr="00295E1E">
        <w:rPr>
          <w:sz w:val="16"/>
        </w:rPr>
        <w:t xml:space="preserve"> identifiable </w:t>
      </w:r>
      <w:r w:rsidRPr="00C528AC">
        <w:rPr>
          <w:rStyle w:val="StyleBoldUnderline"/>
        </w:rPr>
        <w:t>human</w:t>
      </w:r>
      <w:r w:rsidRPr="001D3DAB">
        <w:rPr>
          <w:rStyle w:val="StyleBoldUnderline"/>
          <w:highlight w:val="green"/>
        </w:rPr>
        <w:t xml:space="preserve"> civilization </w:t>
      </w:r>
      <w:r w:rsidRPr="00C528AC">
        <w:rPr>
          <w:rStyle w:val="StyleBoldUnderline"/>
        </w:rPr>
        <w:t>left,</w:t>
      </w:r>
      <w:r w:rsidRPr="001D3DAB">
        <w:rPr>
          <w:rStyle w:val="StyleBoldUnderline"/>
          <w:highlight w:val="green"/>
        </w:rPr>
        <w:t xml:space="preserve"> once nuclear weapons </w:t>
      </w:r>
      <w:r w:rsidRPr="00C528AC">
        <w:rPr>
          <w:rStyle w:val="StyleBoldUnderline"/>
          <w:highlight w:val="green"/>
        </w:rPr>
        <w:t>entered the</w:t>
      </w:r>
      <w:r w:rsidRPr="00295E1E">
        <w:rPr>
          <w:sz w:val="16"/>
        </w:rPr>
        <w:t xml:space="preserve"> killing </w:t>
      </w:r>
      <w:r w:rsidRPr="00C528AC">
        <w:rPr>
          <w:rStyle w:val="StyleBoldUnderline"/>
          <w:highlight w:val="green"/>
        </w:rPr>
        <w:t>equation</w:t>
      </w:r>
      <w:r w:rsidRPr="00295E1E">
        <w:rPr>
          <w:sz w:val="16"/>
        </w:rPr>
        <w:t>.  But</w:t>
      </w:r>
      <w:r>
        <w:rPr>
          <w:sz w:val="16"/>
        </w:rPr>
        <w:t xml:space="preserve"> </w:t>
      </w:r>
      <w:r w:rsidRPr="001D3DAB">
        <w:rPr>
          <w:rStyle w:val="StyleBoldUnderline"/>
          <w:highlight w:val="green"/>
        </w:rPr>
        <w:t>the world did not keep sliding down</w:t>
      </w:r>
      <w:r>
        <w:rPr>
          <w:rStyle w:val="StyleBoldUnderline"/>
        </w:rPr>
        <w:t xml:space="preserve"> </w:t>
      </w:r>
      <w:r w:rsidRPr="00295E1E">
        <w:rPr>
          <w:sz w:val="16"/>
        </w:rPr>
        <w:t>that path of</w:t>
      </w:r>
      <w:r>
        <w:rPr>
          <w:sz w:val="16"/>
        </w:rPr>
        <w:t xml:space="preserve"> </w:t>
      </w:r>
      <w:r w:rsidRPr="001D3DAB">
        <w:rPr>
          <w:rStyle w:val="StyleBoldUnderline"/>
          <w:highlight w:val="green"/>
        </w:rPr>
        <w:t>perpetual war</w:t>
      </w:r>
      <w:r w:rsidRPr="00C528AC">
        <w:rPr>
          <w:rStyle w:val="StyleBoldUnderline"/>
          <w:highlight w:val="green"/>
        </w:rPr>
        <w:t>. Instead, America</w:t>
      </w:r>
      <w:r w:rsidRPr="00C528AC">
        <w:rPr>
          <w:rStyle w:val="Emphasis"/>
        </w:rPr>
        <w:t xml:space="preserve"> </w:t>
      </w:r>
      <w:r w:rsidRPr="00C528AC">
        <w:rPr>
          <w:rStyle w:val="Emphasis"/>
          <w:highlight w:val="green"/>
        </w:rPr>
        <w:t>stepped up</w:t>
      </w:r>
      <w:r w:rsidRPr="00C528AC">
        <w:rPr>
          <w:rStyle w:val="Emphasis"/>
        </w:rPr>
        <w:t xml:space="preserve"> </w:t>
      </w:r>
      <w:r w:rsidRPr="00295E1E">
        <w:rPr>
          <w:sz w:val="16"/>
        </w:rPr>
        <w:t>and</w:t>
      </w:r>
      <w:r>
        <w:rPr>
          <w:sz w:val="16"/>
        </w:rPr>
        <w:t xml:space="preserve"> </w:t>
      </w:r>
      <w:r w:rsidRPr="00C528AC">
        <w:rPr>
          <w:rStyle w:val="StyleBoldUnderline"/>
        </w:rPr>
        <w:t xml:space="preserve">changed everything by </w:t>
      </w:r>
      <w:r w:rsidRPr="001D3DAB">
        <w:rPr>
          <w:rStyle w:val="StyleBoldUnderline"/>
          <w:highlight w:val="green"/>
        </w:rPr>
        <w:t xml:space="preserve">ushering in </w:t>
      </w:r>
      <w:r w:rsidRPr="00295E1E">
        <w:rPr>
          <w:sz w:val="16"/>
        </w:rPr>
        <w:t xml:space="preserve">our now-perpetual </w:t>
      </w:r>
      <w:r w:rsidRPr="001D3DAB">
        <w:rPr>
          <w:rStyle w:val="StyleBoldUnderline"/>
          <w:highlight w:val="green"/>
        </w:rPr>
        <w:t xml:space="preserve">great-power peace. We </w:t>
      </w:r>
      <w:r w:rsidRPr="00C528AC">
        <w:rPr>
          <w:rStyle w:val="StyleBoldUnderline"/>
          <w:highlight w:val="green"/>
        </w:rPr>
        <w:t>introduced the international liberal trade order</w:t>
      </w:r>
      <w:r w:rsidRPr="00295E1E">
        <w:rPr>
          <w:sz w:val="16"/>
        </w:rPr>
        <w:t xml:space="preserve"> known as</w:t>
      </w:r>
      <w:r>
        <w:rPr>
          <w:sz w:val="16"/>
        </w:rPr>
        <w:t xml:space="preserve"> </w:t>
      </w:r>
      <w:r w:rsidRPr="00C528AC">
        <w:rPr>
          <w:rStyle w:val="StyleBoldUnderline"/>
          <w:highlight w:val="green"/>
        </w:rPr>
        <w:t>globalization and</w:t>
      </w:r>
      <w:r w:rsidRPr="00295E1E">
        <w:rPr>
          <w:sz w:val="16"/>
        </w:rPr>
        <w:t xml:space="preserve"> played loyal Leviathan over </w:t>
      </w:r>
      <w:r w:rsidRPr="00C528AC">
        <w:rPr>
          <w:rStyle w:val="StyleBoldUnderline"/>
          <w:highlight w:val="green"/>
        </w:rPr>
        <w:t>its</w:t>
      </w:r>
      <w:r w:rsidRPr="00295E1E">
        <w:rPr>
          <w:sz w:val="16"/>
        </w:rPr>
        <w:t xml:space="preserve"> spread. </w:t>
      </w:r>
      <w:r w:rsidRPr="00C528AC">
        <w:rPr>
          <w:rStyle w:val="StyleBoldUnderline"/>
        </w:rPr>
        <w:t xml:space="preserve">What </w:t>
      </w:r>
      <w:r w:rsidRPr="001D3DAB">
        <w:rPr>
          <w:rStyle w:val="StyleBoldUnderline"/>
          <w:highlight w:val="green"/>
        </w:rPr>
        <w:t>result</w:t>
      </w:r>
      <w:r w:rsidRPr="00C528AC">
        <w:rPr>
          <w:rStyle w:val="StyleBoldUnderline"/>
        </w:rPr>
        <w:t>ed was</w:t>
      </w:r>
      <w:r>
        <w:rPr>
          <w:rStyle w:val="StyleBoldUnderline"/>
        </w:rPr>
        <w:t xml:space="preserve"> </w:t>
      </w:r>
      <w:r w:rsidRPr="00295E1E">
        <w:rPr>
          <w:sz w:val="16"/>
        </w:rPr>
        <w:t xml:space="preserve">the collapse of empires, </w:t>
      </w:r>
      <w:r w:rsidRPr="00C528AC">
        <w:rPr>
          <w:rStyle w:val="StyleBoldUnderline"/>
          <w:highlight w:val="green"/>
        </w:rPr>
        <w:t>an explosion of</w:t>
      </w:r>
      <w:r w:rsidRPr="00C528AC">
        <w:rPr>
          <w:sz w:val="16"/>
          <w:highlight w:val="green"/>
        </w:rPr>
        <w:t xml:space="preserve"> </w:t>
      </w:r>
      <w:r w:rsidRPr="00C528AC">
        <w:rPr>
          <w:rStyle w:val="StyleBoldUnderline"/>
          <w:highlight w:val="green"/>
        </w:rPr>
        <w:t>democracy, the</w:t>
      </w:r>
      <w:r w:rsidRPr="00295E1E">
        <w:rPr>
          <w:sz w:val="16"/>
        </w:rPr>
        <w:t xml:space="preserve"> persistent </w:t>
      </w:r>
      <w:r w:rsidRPr="00C528AC">
        <w:rPr>
          <w:rStyle w:val="StyleBoldUnderline"/>
          <w:highlight w:val="green"/>
        </w:rPr>
        <w:t xml:space="preserve">spread of human </w:t>
      </w:r>
      <w:r w:rsidRPr="001D3DAB">
        <w:rPr>
          <w:rStyle w:val="StyleBoldUnderline"/>
          <w:highlight w:val="green"/>
        </w:rPr>
        <w:t>rights</w:t>
      </w:r>
      <w:r w:rsidRPr="00295E1E">
        <w:rPr>
          <w:sz w:val="16"/>
        </w:rPr>
        <w:t xml:space="preserve">, the liberation of women, the doubling of life expectancy, a roughly 10-fold increase in adjusted global GDP and a profound </w:t>
      </w:r>
      <w:r w:rsidRPr="00C528AC">
        <w:rPr>
          <w:rStyle w:val="StyleBoldUnderline"/>
          <w:highlight w:val="green"/>
        </w:rPr>
        <w:t>and</w:t>
      </w:r>
      <w:r w:rsidRPr="00295E1E">
        <w:rPr>
          <w:sz w:val="16"/>
        </w:rPr>
        <w:t xml:space="preserve"> persistent </w:t>
      </w:r>
      <w:r w:rsidRPr="00C528AC">
        <w:rPr>
          <w:rStyle w:val="StyleBoldUnderline"/>
          <w:highlight w:val="green"/>
        </w:rPr>
        <w:t>reduction in</w:t>
      </w:r>
      <w:r w:rsidRPr="00295E1E">
        <w:rPr>
          <w:sz w:val="16"/>
        </w:rPr>
        <w:t xml:space="preserve"> battle deaths from </w:t>
      </w:r>
      <w:r w:rsidRPr="00C528AC">
        <w:rPr>
          <w:rStyle w:val="StyleBoldUnderline"/>
          <w:highlight w:val="green"/>
        </w:rPr>
        <w:t>state-based conflicts.</w:t>
      </w:r>
      <w:r w:rsidRPr="00295E1E">
        <w:rPr>
          <w:sz w:val="16"/>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w:t>
      </w:r>
      <w:r>
        <w:rPr>
          <w:sz w:val="16"/>
        </w:rPr>
        <w:t xml:space="preserve"> </w:t>
      </w:r>
      <w:r w:rsidRPr="001D3DAB">
        <w:rPr>
          <w:rStyle w:val="StyleBoldUnderline"/>
          <w:highlight w:val="green"/>
        </w:rPr>
        <w:t>calculations suggest</w:t>
      </w:r>
      <w:r>
        <w:rPr>
          <w:rStyle w:val="StyleBoldUnderline"/>
        </w:rPr>
        <w:t xml:space="preserve"> </w:t>
      </w:r>
      <w:r w:rsidRPr="00295E1E">
        <w:rPr>
          <w:sz w:val="16"/>
        </w:rPr>
        <w:t>a 90 percent absolute drop and a</w:t>
      </w:r>
      <w:r>
        <w:rPr>
          <w:sz w:val="16"/>
        </w:rPr>
        <w:t xml:space="preserve"> </w:t>
      </w:r>
      <w:r w:rsidRPr="001D3DAB">
        <w:rPr>
          <w:rStyle w:val="StyleBoldUnderline"/>
          <w:highlight w:val="green"/>
        </w:rPr>
        <w:t>99 percent</w:t>
      </w:r>
      <w:r w:rsidRPr="00295E1E">
        <w:rPr>
          <w:sz w:val="16"/>
        </w:rPr>
        <w:t xml:space="preserve">relative </w:t>
      </w:r>
      <w:r w:rsidRPr="001D3DAB">
        <w:rPr>
          <w:rStyle w:val="StyleBoldUnderline"/>
          <w:highlight w:val="green"/>
        </w:rPr>
        <w:t>drop in deaths due to war.  We are</w:t>
      </w:r>
      <w:r w:rsidRPr="00295E1E">
        <w:rPr>
          <w:sz w:val="16"/>
        </w:rPr>
        <w:t>clearly</w:t>
      </w:r>
      <w:r w:rsidRPr="001D3DAB">
        <w:rPr>
          <w:rStyle w:val="StyleBoldUnderline"/>
          <w:highlight w:val="green"/>
        </w:rPr>
        <w:t>headed for a world</w:t>
      </w:r>
      <w:r>
        <w:rPr>
          <w:rStyle w:val="StyleBoldUnderline"/>
        </w:rPr>
        <w:t xml:space="preserve"> </w:t>
      </w:r>
      <w:r w:rsidRPr="00295E1E">
        <w:rPr>
          <w:sz w:val="16"/>
        </w:rPr>
        <w:t>order</w:t>
      </w:r>
      <w:r>
        <w:rPr>
          <w:sz w:val="16"/>
        </w:rPr>
        <w:t xml:space="preserve"> </w:t>
      </w:r>
      <w:r w:rsidRPr="001D3DAB">
        <w:rPr>
          <w:rStyle w:val="StyleBoldUnderline"/>
          <w:highlight w:val="green"/>
        </w:rPr>
        <w:t>characterized by multipolarity</w:t>
      </w:r>
      <w:r w:rsidRPr="001D3DAB">
        <w:rPr>
          <w:rStyle w:val="StyleBoldUnderline"/>
        </w:rPr>
        <w:t xml:space="preserve">, </w:t>
      </w:r>
      <w:r w:rsidRPr="00295E1E">
        <w:rPr>
          <w:sz w:val="16"/>
        </w:rPr>
        <w:t xml:space="preserve">something the American-birthed system was designed to both encourage and accommodate. </w:t>
      </w:r>
      <w:r w:rsidRPr="001D3DAB">
        <w:rPr>
          <w:rStyle w:val="StyleBoldUnderline"/>
          <w:highlight w:val="green"/>
        </w:rPr>
        <w:t xml:space="preserve">But </w:t>
      </w:r>
      <w:r w:rsidRPr="00295E1E">
        <w:rPr>
          <w:sz w:val="16"/>
        </w:rPr>
        <w:t>given how things turned out the last time we collectively faced such a fluid structure,</w:t>
      </w:r>
      <w:r w:rsidRPr="001D3DAB">
        <w:rPr>
          <w:rStyle w:val="StyleBoldUnderline"/>
          <w:highlight w:val="green"/>
        </w:rPr>
        <w:t>we would do well to keep U.S. power</w:t>
      </w:r>
      <w:r w:rsidRPr="001D3DAB">
        <w:rPr>
          <w:rStyle w:val="StyleBoldUnderline"/>
        </w:rPr>
        <w:t>, in all of its forms</w:t>
      </w:r>
      <w:r w:rsidRPr="00295E1E">
        <w:rPr>
          <w:sz w:val="16"/>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rsidR="00151444" w:rsidRPr="001D3DAB" w:rsidRDefault="00151444" w:rsidP="00151444">
      <w:pPr>
        <w:pStyle w:val="Heading3"/>
      </w:pPr>
      <w:r>
        <w:t>Geopolitics</w:t>
      </w:r>
      <w:r w:rsidR="00115576">
        <w:t xml:space="preserve"> ADV</w:t>
      </w:r>
      <w:r>
        <w:t xml:space="preserve"> – iran internal </w:t>
      </w:r>
    </w:p>
    <w:p w:rsidR="00151444" w:rsidRPr="001D3DAB" w:rsidRDefault="00151444" w:rsidP="00151444">
      <w:pPr>
        <w:pStyle w:val="Heading4"/>
        <w:rPr>
          <w:szCs w:val="26"/>
        </w:rPr>
      </w:pPr>
      <w:r w:rsidRPr="001D3DAB">
        <w:rPr>
          <w:szCs w:val="26"/>
        </w:rPr>
        <w:t xml:space="preserve">Oil dependence ensures failure of nuclear negotiations with Iran and overall U.S. foreign policy—causes defense overstretch, limits flexibility, and emboldens adversaries—new production key  </w:t>
      </w:r>
    </w:p>
    <w:p w:rsidR="00151444" w:rsidRPr="001D3DAB" w:rsidRDefault="00151444" w:rsidP="00151444">
      <w:r w:rsidRPr="001D3DAB">
        <w:rPr>
          <w:rStyle w:val="StyleStyleBold12pt"/>
          <w:szCs w:val="26"/>
        </w:rPr>
        <w:t>Conway 13</w:t>
      </w:r>
      <w:r w:rsidRPr="001D3DAB">
        <w:t>--former commandant of the United States Marine Corps and president of the Marine Corps University (General James, As the senior operations officer on the Joint Chiefs of Staff, he was the principle advisor on the Iraq and Afghanistan wars to the president of the United States, the National Security Council and the secretary of defense, “GEN. JAMES CONWAY: Oil dependence limits U.S. military options,”, July 29, http://rare.us/story/gen-james-conway-oil-dependence-limits-u-s-military-options/)</w:t>
      </w:r>
    </w:p>
    <w:p w:rsidR="00151444" w:rsidRPr="001D3DAB" w:rsidRDefault="00151444" w:rsidP="00151444"/>
    <w:p w:rsidR="00151444" w:rsidRDefault="00151444" w:rsidP="00151444">
      <w:pPr>
        <w:rPr>
          <w:sz w:val="16"/>
        </w:rPr>
      </w:pPr>
      <w:r w:rsidRPr="001D3DAB">
        <w:rPr>
          <w:sz w:val="16"/>
        </w:rPr>
        <w:t xml:space="preserve">Decker: What are the military and national-security implications of the energy debate? Conway: To provide more depth on this question, which I touched on above, </w:t>
      </w:r>
      <w:r w:rsidRPr="001D3DAB">
        <w:rPr>
          <w:b/>
          <w:u w:val="single"/>
        </w:rPr>
        <w:t>I would categorize the military and national-security implications of oil dependence as direct and indirect</w:t>
      </w:r>
      <w:r w:rsidRPr="001D3DAB">
        <w:rPr>
          <w:sz w:val="16"/>
        </w:rPr>
        <w:t xml:space="preserve">. First, </w:t>
      </w:r>
      <w:r w:rsidRPr="001D040A">
        <w:rPr>
          <w:b/>
          <w:highlight w:val="green"/>
          <w:u w:val="single"/>
        </w:rPr>
        <w:t>there is</w:t>
      </w:r>
      <w:r w:rsidRPr="001D3DAB">
        <w:rPr>
          <w:b/>
          <w:u w:val="single"/>
        </w:rPr>
        <w:t xml:space="preserve"> the </w:t>
      </w:r>
      <w:r w:rsidRPr="001D040A">
        <w:rPr>
          <w:b/>
          <w:highlight w:val="green"/>
          <w:u w:val="single"/>
        </w:rPr>
        <w:t>direct cost to our military of mitigating the risk of oil supply disruptions, a</w:t>
      </w:r>
      <w:r w:rsidRPr="001D3DAB">
        <w:rPr>
          <w:b/>
          <w:u w:val="single"/>
        </w:rPr>
        <w:t xml:space="preserve"> tremendous </w:t>
      </w:r>
      <w:r w:rsidRPr="001D040A">
        <w:rPr>
          <w:b/>
          <w:highlight w:val="green"/>
          <w:u w:val="single"/>
        </w:rPr>
        <w:t>burden that we have been forced to shoulder because of oil dependence</w:t>
      </w:r>
      <w:r w:rsidRPr="001D040A">
        <w:rPr>
          <w:sz w:val="16"/>
          <w:highlight w:val="green"/>
        </w:rPr>
        <w:t>.</w:t>
      </w:r>
      <w:r w:rsidRPr="001D3DAB">
        <w:rPr>
          <w:sz w:val="16"/>
        </w:rPr>
        <w:t xml:space="preserve"> A </w:t>
      </w:r>
      <w:r w:rsidRPr="001D3DAB">
        <w:rPr>
          <w:b/>
          <w:u w:val="single"/>
        </w:rPr>
        <w:t>RAND</w:t>
      </w:r>
      <w:r w:rsidRPr="001D3DAB">
        <w:rPr>
          <w:sz w:val="16"/>
        </w:rPr>
        <w:t xml:space="preserve"> Corporation study </w:t>
      </w:r>
      <w:r w:rsidRPr="001D3DAB">
        <w:rPr>
          <w:b/>
          <w:u w:val="single"/>
        </w:rPr>
        <w:t>estimated the cost at</w:t>
      </w:r>
      <w:r w:rsidRPr="001D3DAB">
        <w:rPr>
          <w:sz w:val="16"/>
        </w:rPr>
        <w:t xml:space="preserve"> between $67.5 billion and $</w:t>
      </w:r>
      <w:r w:rsidRPr="001D3DAB">
        <w:rPr>
          <w:b/>
          <w:u w:val="single"/>
        </w:rPr>
        <w:t>83 billion annually</w:t>
      </w:r>
      <w:r w:rsidRPr="001D3DAB">
        <w:rPr>
          <w:sz w:val="16"/>
        </w:rPr>
        <w:t xml:space="preserve">. Also, as </w:t>
      </w:r>
      <w:r w:rsidRPr="001D3DAB">
        <w:rPr>
          <w:b/>
          <w:u w:val="single"/>
        </w:rPr>
        <w:t>global oil prices have increased, Defense Department spending on petroleum fuel has risen</w:t>
      </w:r>
      <w:r w:rsidRPr="001D3DAB">
        <w:rPr>
          <w:sz w:val="16"/>
        </w:rPr>
        <w:t xml:space="preserve"> </w:t>
      </w:r>
      <w:r w:rsidRPr="001D3DAB">
        <w:rPr>
          <w:b/>
          <w:u w:val="single"/>
        </w:rPr>
        <w:t>from</w:t>
      </w:r>
      <w:r w:rsidRPr="001D3DAB">
        <w:rPr>
          <w:sz w:val="16"/>
        </w:rPr>
        <w:t xml:space="preserve"> </w:t>
      </w:r>
      <w:r w:rsidRPr="001D3DAB">
        <w:rPr>
          <w:b/>
          <w:u w:val="single"/>
        </w:rPr>
        <w:t>an average of $3.75 billion between 1999 and 2003 and $17.5 billion in 2011</w:t>
      </w:r>
      <w:r w:rsidRPr="001D3DAB">
        <w:rPr>
          <w:sz w:val="16"/>
        </w:rPr>
        <w:t xml:space="preserve">. It goes without saying that </w:t>
      </w:r>
      <w:r w:rsidRPr="001D3DAB">
        <w:rPr>
          <w:b/>
          <w:u w:val="single"/>
        </w:rPr>
        <w:t xml:space="preserve">this has been a </w:t>
      </w:r>
      <w:r w:rsidRPr="001D3DAB">
        <w:rPr>
          <w:rStyle w:val="Emphasis"/>
        </w:rPr>
        <w:t>disaster</w:t>
      </w:r>
      <w:r w:rsidRPr="001D3DAB">
        <w:rPr>
          <w:b/>
          <w:u w:val="single"/>
        </w:rPr>
        <w:t xml:space="preserve"> for defense budgets</w:t>
      </w:r>
      <w:r w:rsidRPr="001D3DAB">
        <w:rPr>
          <w:sz w:val="16"/>
        </w:rPr>
        <w:t xml:space="preserve">. Second, </w:t>
      </w:r>
      <w:r w:rsidRPr="001D040A">
        <w:rPr>
          <w:b/>
          <w:highlight w:val="green"/>
          <w:u w:val="single"/>
        </w:rPr>
        <w:t>oil dependence has a negative impact on foreign</w:t>
      </w:r>
      <w:r w:rsidRPr="001D3DAB">
        <w:rPr>
          <w:b/>
          <w:u w:val="single"/>
        </w:rPr>
        <w:t xml:space="preserve"> and defense </w:t>
      </w:r>
      <w:r w:rsidRPr="001D040A">
        <w:rPr>
          <w:b/>
          <w:highlight w:val="green"/>
          <w:u w:val="single"/>
        </w:rPr>
        <w:t xml:space="preserve">policies because it </w:t>
      </w:r>
      <w:r w:rsidRPr="001D040A">
        <w:rPr>
          <w:rStyle w:val="Emphasis"/>
          <w:highlight w:val="green"/>
        </w:rPr>
        <w:t>distorts priorities</w:t>
      </w:r>
      <w:r w:rsidRPr="001D040A">
        <w:rPr>
          <w:b/>
          <w:highlight w:val="green"/>
          <w:u w:val="single"/>
        </w:rPr>
        <w:t xml:space="preserve"> and </w:t>
      </w:r>
      <w:r w:rsidRPr="001D040A">
        <w:rPr>
          <w:rStyle w:val="Emphasis"/>
          <w:highlight w:val="green"/>
        </w:rPr>
        <w:t>limits options</w:t>
      </w:r>
      <w:r w:rsidRPr="001D040A">
        <w:rPr>
          <w:sz w:val="16"/>
          <w:highlight w:val="green"/>
        </w:rPr>
        <w:t xml:space="preserve">. </w:t>
      </w:r>
      <w:r w:rsidRPr="001D040A">
        <w:rPr>
          <w:b/>
          <w:highlight w:val="green"/>
          <w:u w:val="single"/>
        </w:rPr>
        <w:t>It</w:t>
      </w:r>
      <w:r w:rsidRPr="001D3DAB">
        <w:rPr>
          <w:b/>
          <w:u w:val="single"/>
        </w:rPr>
        <w:t xml:space="preserve"> also </w:t>
      </w:r>
      <w:r w:rsidRPr="001D040A">
        <w:rPr>
          <w:rStyle w:val="Emphasis"/>
          <w:highlight w:val="green"/>
        </w:rPr>
        <w:t>empowers hostile foreign actors</w:t>
      </w:r>
      <w:r w:rsidRPr="001D3DAB">
        <w:rPr>
          <w:sz w:val="16"/>
        </w:rPr>
        <w:t xml:space="preserve">. </w:t>
      </w:r>
      <w:r w:rsidRPr="001D040A">
        <w:rPr>
          <w:rStyle w:val="StyleBoldUnderline"/>
          <w:highlight w:val="green"/>
        </w:rPr>
        <w:t>Further, it provides</w:t>
      </w:r>
      <w:r w:rsidRPr="001D3DAB">
        <w:rPr>
          <w:b/>
          <w:u w:val="single"/>
        </w:rPr>
        <w:t xml:space="preserve"> members of the OPEC cartel and other </w:t>
      </w:r>
      <w:r w:rsidRPr="001D040A">
        <w:rPr>
          <w:b/>
          <w:highlight w:val="green"/>
          <w:u w:val="single"/>
        </w:rPr>
        <w:t>major producers</w:t>
      </w:r>
      <w:r w:rsidRPr="001D3DAB">
        <w:rPr>
          <w:sz w:val="16"/>
        </w:rPr>
        <w:t xml:space="preserve"> – and even lesser producers and non-producers in critical regions, such as the Middle East – </w:t>
      </w:r>
      <w:r w:rsidRPr="001D040A">
        <w:rPr>
          <w:b/>
          <w:highlight w:val="green"/>
          <w:u w:val="single"/>
        </w:rPr>
        <w:t>with leverage over the U.S.,</w:t>
      </w:r>
      <w:r w:rsidRPr="001D3DAB">
        <w:rPr>
          <w:b/>
          <w:u w:val="single"/>
        </w:rPr>
        <w:t xml:space="preserve"> as they know that any actions</w:t>
      </w:r>
      <w:r w:rsidRPr="001D3DAB">
        <w:rPr>
          <w:sz w:val="16"/>
        </w:rPr>
        <w:t xml:space="preserve"> causing oil prices to spike </w:t>
      </w:r>
      <w:r w:rsidRPr="001D3DAB">
        <w:rPr>
          <w:b/>
          <w:u w:val="single"/>
        </w:rPr>
        <w:t>will hurt America</w:t>
      </w:r>
      <w:r w:rsidRPr="001D3DAB">
        <w:rPr>
          <w:sz w:val="16"/>
        </w:rPr>
        <w:t xml:space="preserve">. </w:t>
      </w:r>
      <w:r w:rsidRPr="001D040A">
        <w:rPr>
          <w:sz w:val="16"/>
          <w:highlight w:val="green"/>
        </w:rPr>
        <w:t xml:space="preserve">For instance, </w:t>
      </w:r>
      <w:r w:rsidRPr="001D040A">
        <w:rPr>
          <w:b/>
          <w:highlight w:val="green"/>
          <w:u w:val="single"/>
        </w:rPr>
        <w:t>in</w:t>
      </w:r>
      <w:r w:rsidRPr="001D3DAB">
        <w:rPr>
          <w:b/>
          <w:u w:val="single"/>
        </w:rPr>
        <w:t xml:space="preserve"> the case of </w:t>
      </w:r>
      <w:r w:rsidRPr="001D040A">
        <w:rPr>
          <w:b/>
          <w:highlight w:val="green"/>
          <w:u w:val="single"/>
        </w:rPr>
        <w:t>preventing a nuclear Iran</w:t>
      </w:r>
      <w:r w:rsidRPr="001D3DAB">
        <w:rPr>
          <w:sz w:val="16"/>
        </w:rPr>
        <w:t xml:space="preserve"> – one of our top national-security priorities – </w:t>
      </w:r>
      <w:r w:rsidRPr="001D040A">
        <w:rPr>
          <w:rStyle w:val="Emphasis"/>
          <w:highlight w:val="green"/>
        </w:rPr>
        <w:t>it is clear</w:t>
      </w:r>
      <w:r w:rsidRPr="001D040A">
        <w:rPr>
          <w:b/>
          <w:highlight w:val="green"/>
          <w:u w:val="single"/>
        </w:rPr>
        <w:t xml:space="preserve"> that our dependence on oil </w:t>
      </w:r>
      <w:r w:rsidRPr="001D040A">
        <w:rPr>
          <w:rStyle w:val="Emphasis"/>
          <w:highlight w:val="green"/>
        </w:rPr>
        <w:t>weakened</w:t>
      </w:r>
      <w:r w:rsidRPr="001D3DAB">
        <w:rPr>
          <w:sz w:val="16"/>
        </w:rPr>
        <w:t xml:space="preserve"> the </w:t>
      </w:r>
      <w:r w:rsidRPr="001D040A">
        <w:rPr>
          <w:rStyle w:val="Emphasis"/>
          <w:highlight w:val="green"/>
        </w:rPr>
        <w:t>resolve</w:t>
      </w:r>
      <w:r w:rsidRPr="001D040A">
        <w:rPr>
          <w:b/>
          <w:highlight w:val="green"/>
          <w:u w:val="single"/>
        </w:rPr>
        <w:t xml:space="preserve"> to impose</w:t>
      </w:r>
      <w:r w:rsidRPr="001D3DAB">
        <w:rPr>
          <w:sz w:val="16"/>
        </w:rPr>
        <w:t xml:space="preserve"> crippling </w:t>
      </w:r>
      <w:r w:rsidRPr="001D040A">
        <w:rPr>
          <w:b/>
          <w:highlight w:val="green"/>
          <w:u w:val="single"/>
        </w:rPr>
        <w:t xml:space="preserve">sanctions to </w:t>
      </w:r>
      <w:r w:rsidRPr="001D040A">
        <w:rPr>
          <w:rStyle w:val="Emphasis"/>
          <w:highlight w:val="green"/>
        </w:rPr>
        <w:t>deprive the regime from acquiring nuclear capabilities</w:t>
      </w:r>
      <w:r w:rsidRPr="001D3DAB">
        <w:rPr>
          <w:sz w:val="16"/>
        </w:rPr>
        <w:t xml:space="preserve">. The recent </w:t>
      </w:r>
      <w:r w:rsidRPr="001D040A">
        <w:rPr>
          <w:rStyle w:val="StyleBoldUnderline"/>
          <w:highlight w:val="green"/>
        </w:rPr>
        <w:t>oil boom in non-OPEC countries</w:t>
      </w:r>
      <w:r w:rsidRPr="001D3DAB">
        <w:rPr>
          <w:sz w:val="16"/>
        </w:rPr>
        <w:t xml:space="preserve"> and relative slowdown in global oil demand </w:t>
      </w:r>
      <w:r w:rsidRPr="001D040A">
        <w:rPr>
          <w:rStyle w:val="StyleBoldUnderline"/>
          <w:highlight w:val="green"/>
        </w:rPr>
        <w:t>has strengthened this resolve</w:t>
      </w:r>
      <w:r w:rsidRPr="001D3DAB">
        <w:rPr>
          <w:sz w:val="16"/>
        </w:rPr>
        <w:t xml:space="preserve"> to a certain degree, </w:t>
      </w:r>
      <w:r w:rsidRPr="001D040A">
        <w:rPr>
          <w:sz w:val="16"/>
          <w:highlight w:val="green"/>
        </w:rPr>
        <w:t xml:space="preserve">but </w:t>
      </w:r>
      <w:r w:rsidRPr="001D040A">
        <w:rPr>
          <w:b/>
          <w:highlight w:val="green"/>
          <w:u w:val="single"/>
        </w:rPr>
        <w:t>it’s unambiguously clear that our oil dependence undermines</w:t>
      </w:r>
      <w:r w:rsidRPr="001D3DAB">
        <w:rPr>
          <w:b/>
          <w:u w:val="single"/>
        </w:rPr>
        <w:t xml:space="preserve"> our </w:t>
      </w:r>
      <w:r w:rsidRPr="001D040A">
        <w:rPr>
          <w:b/>
          <w:highlight w:val="green"/>
          <w:u w:val="single"/>
        </w:rPr>
        <w:t>national security and limits</w:t>
      </w:r>
      <w:r w:rsidRPr="001D3DAB">
        <w:rPr>
          <w:b/>
          <w:u w:val="single"/>
        </w:rPr>
        <w:t xml:space="preserve"> our </w:t>
      </w:r>
      <w:r w:rsidRPr="001D040A">
        <w:rPr>
          <w:b/>
          <w:highlight w:val="green"/>
          <w:u w:val="single"/>
        </w:rPr>
        <w:t>foreign policy options</w:t>
      </w:r>
      <w:r w:rsidRPr="001D3DAB">
        <w:rPr>
          <w:rStyle w:val="StyleBoldUnderline"/>
        </w:rPr>
        <w:t xml:space="preserve">. </w:t>
      </w:r>
      <w:r w:rsidRPr="001D040A">
        <w:rPr>
          <w:rStyle w:val="StyleBoldUnderline"/>
          <w:highlight w:val="green"/>
        </w:rPr>
        <w:t xml:space="preserve">Had we been </w:t>
      </w:r>
      <w:r w:rsidRPr="001D040A">
        <w:rPr>
          <w:rStyle w:val="Emphasis"/>
          <w:highlight w:val="green"/>
        </w:rPr>
        <w:t>less dependent on oil</w:t>
      </w:r>
      <w:r w:rsidRPr="001D040A">
        <w:rPr>
          <w:sz w:val="16"/>
          <w:highlight w:val="green"/>
        </w:rPr>
        <w:t xml:space="preserve">, </w:t>
      </w:r>
      <w:r w:rsidRPr="001D040A">
        <w:rPr>
          <w:b/>
          <w:highlight w:val="green"/>
          <w:u w:val="single"/>
        </w:rPr>
        <w:t>we could</w:t>
      </w:r>
      <w:r w:rsidRPr="001D3DAB">
        <w:rPr>
          <w:sz w:val="16"/>
        </w:rPr>
        <w:t xml:space="preserve"> have </w:t>
      </w:r>
      <w:r w:rsidRPr="001D040A">
        <w:rPr>
          <w:b/>
          <w:highlight w:val="green"/>
          <w:u w:val="single"/>
        </w:rPr>
        <w:t>impose</w:t>
      </w:r>
      <w:r w:rsidRPr="001D3DAB">
        <w:rPr>
          <w:sz w:val="16"/>
        </w:rPr>
        <w:t xml:space="preserve">d </w:t>
      </w:r>
      <w:r w:rsidRPr="001D040A">
        <w:rPr>
          <w:b/>
          <w:highlight w:val="green"/>
          <w:u w:val="single"/>
        </w:rPr>
        <w:t>devastating sanctions</w:t>
      </w:r>
      <w:r w:rsidRPr="001D3DAB">
        <w:rPr>
          <w:b/>
          <w:u w:val="single"/>
        </w:rPr>
        <w:t xml:space="preserve"> earlier </w:t>
      </w:r>
      <w:r w:rsidRPr="001D040A">
        <w:rPr>
          <w:b/>
          <w:highlight w:val="green"/>
          <w:u w:val="single"/>
        </w:rPr>
        <w:t>and</w:t>
      </w:r>
      <w:r w:rsidRPr="001D3DAB">
        <w:rPr>
          <w:sz w:val="16"/>
        </w:rPr>
        <w:t xml:space="preserve"> possibly </w:t>
      </w:r>
      <w:r w:rsidRPr="001D040A">
        <w:rPr>
          <w:rStyle w:val="StyleBoldUnderline"/>
          <w:highlight w:val="green"/>
        </w:rPr>
        <w:t>not be in the position we find ourselves in now</w:t>
      </w:r>
      <w:r w:rsidRPr="001D3DAB">
        <w:rPr>
          <w:sz w:val="16"/>
        </w:rPr>
        <w:t xml:space="preserve"> </w:t>
      </w:r>
      <w:r w:rsidRPr="001D3DAB">
        <w:rPr>
          <w:b/>
          <w:u w:val="single"/>
        </w:rPr>
        <w:t>with</w:t>
      </w:r>
      <w:r w:rsidRPr="001D3DAB">
        <w:rPr>
          <w:sz w:val="16"/>
        </w:rPr>
        <w:t xml:space="preserve"> regard to </w:t>
      </w:r>
      <w:r w:rsidRPr="001D3DAB">
        <w:rPr>
          <w:b/>
          <w:u w:val="single"/>
        </w:rPr>
        <w:t>Iran</w:t>
      </w:r>
      <w:r w:rsidRPr="001D3DAB">
        <w:rPr>
          <w:sz w:val="16"/>
        </w:rPr>
        <w:t xml:space="preserve">. When I was on the joint chiefs, we frequently discussed and weighed how our defense decisions could potentially impact the U.S. economy and oil prices for American consumers. Until we reduce our consumption and dependence on oil, that factor will continue to influence our foreign policy decisions. Decker: What do you think is the most imminent threat facing America today, and what should be done to address the problem? In other words, what keeps you up at night? Conway: Outside of pinnacle threats such as nuclear war or terrorists getting their hands on and using weapons of mass destruction, </w:t>
      </w:r>
      <w:r w:rsidRPr="001D3DAB">
        <w:rPr>
          <w:rStyle w:val="StyleBoldUnderline"/>
        </w:rPr>
        <w:t xml:space="preserve">oil dependence is among the </w:t>
      </w:r>
      <w:r w:rsidRPr="001D3DAB">
        <w:rPr>
          <w:rStyle w:val="Emphasis"/>
        </w:rPr>
        <w:t>very most severe problems</w:t>
      </w:r>
      <w:r w:rsidRPr="001D3DAB">
        <w:rPr>
          <w:rStyle w:val="StyleBoldUnderline"/>
        </w:rPr>
        <w:t xml:space="preserve"> facing our nation right now</w:t>
      </w:r>
      <w:r w:rsidRPr="001D3DAB">
        <w:rPr>
          <w:sz w:val="16"/>
        </w:rPr>
        <w:t xml:space="preserve">. </w:t>
      </w:r>
      <w:r w:rsidRPr="001D3DAB">
        <w:rPr>
          <w:rStyle w:val="StyleBoldUnderline"/>
        </w:rPr>
        <w:t xml:space="preserve">Our </w:t>
      </w:r>
      <w:r w:rsidRPr="001D040A">
        <w:rPr>
          <w:rStyle w:val="StyleBoldUnderline"/>
          <w:highlight w:val="green"/>
        </w:rPr>
        <w:t>future prosperity and security will be</w:t>
      </w:r>
      <w:r w:rsidRPr="001D3DAB">
        <w:rPr>
          <w:rStyle w:val="StyleBoldUnderline"/>
        </w:rPr>
        <w:t xml:space="preserve"> significantly </w:t>
      </w:r>
      <w:r w:rsidRPr="001D040A">
        <w:rPr>
          <w:rStyle w:val="Emphasis"/>
          <w:highlight w:val="green"/>
        </w:rPr>
        <w:t>determined</w:t>
      </w:r>
      <w:r w:rsidRPr="001D040A">
        <w:rPr>
          <w:rStyle w:val="StyleBoldUnderline"/>
          <w:highlight w:val="green"/>
        </w:rPr>
        <w:t xml:space="preserve"> by how we handle</w:t>
      </w:r>
      <w:r w:rsidRPr="001D3DAB">
        <w:rPr>
          <w:rStyle w:val="StyleBoldUnderline"/>
        </w:rPr>
        <w:t xml:space="preserve"> the </w:t>
      </w:r>
      <w:r w:rsidRPr="001D040A">
        <w:rPr>
          <w:rStyle w:val="StyleBoldUnderline"/>
          <w:highlight w:val="green"/>
        </w:rPr>
        <w:t>oil dependence</w:t>
      </w:r>
      <w:r w:rsidRPr="001D3DAB">
        <w:rPr>
          <w:rStyle w:val="StyleBoldUnderline"/>
        </w:rPr>
        <w:t xml:space="preserve"> crisis</w:t>
      </w:r>
      <w:r w:rsidRPr="001D3DAB">
        <w:rPr>
          <w:sz w:val="16"/>
        </w:rPr>
        <w:t xml:space="preserve">. We must implement a national, long-term strategy for achieving energy security. </w:t>
      </w:r>
      <w:r w:rsidRPr="001D040A">
        <w:rPr>
          <w:rStyle w:val="Emphasis"/>
          <w:highlight w:val="green"/>
        </w:rPr>
        <w:t>Congress should</w:t>
      </w:r>
      <w:r w:rsidRPr="001D3DAB">
        <w:rPr>
          <w:rStyle w:val="Emphasis"/>
        </w:rPr>
        <w:t xml:space="preserve"> develop a plan to take advantage of our incredible supply of natural resources – and mi</w:t>
      </w:r>
      <w:r w:rsidRPr="001D040A">
        <w:rPr>
          <w:rStyle w:val="Emphasis"/>
          <w:highlight w:val="green"/>
        </w:rPr>
        <w:t>tigate our over-dependence on imported oil</w:t>
      </w:r>
      <w:r w:rsidRPr="001D040A">
        <w:rPr>
          <w:sz w:val="16"/>
          <w:highlight w:val="green"/>
        </w:rPr>
        <w:t>.</w:t>
      </w:r>
    </w:p>
    <w:p w:rsidR="00151444" w:rsidRPr="00151444" w:rsidRDefault="00151444" w:rsidP="00151444">
      <w:pPr>
        <w:pStyle w:val="Heading4"/>
      </w:pPr>
      <w:r w:rsidRPr="00151444">
        <w:t>Oil dependence kills U.S. leverage over Iran</w:t>
      </w:r>
    </w:p>
    <w:p w:rsidR="00151444" w:rsidRPr="00151444" w:rsidRDefault="00151444" w:rsidP="00151444">
      <w:r w:rsidRPr="00151444">
        <w:rPr>
          <w:rStyle w:val="StyleStyleBold12pt"/>
        </w:rPr>
        <w:t>Luft 05</w:t>
      </w:r>
      <w:r w:rsidRPr="00151444">
        <w:t xml:space="preserve"> – DR. GAL LUFT, EXECUTIVE DIRECTOR @ INSTITUTE FOR THE ANALYSIS OF GLOBAL SECURITY (IAGS), CO-CHAIR @ SET AMERICA FREE COALITION, “America’s oil dependence and its implications for U.S. Middle East policy,” SENATE FOREIGN RELATIONS SUBCOMMITTEE ON NEAR EASTERN AND SOUTH ASIAN AFFAIRS, 10-20-05. http://www.foreign.senate.gov/imo/media/doc/LuftTestimony051020.pdf. LAP</w:t>
      </w:r>
    </w:p>
    <w:p w:rsidR="00151444" w:rsidRPr="00151444" w:rsidRDefault="00151444" w:rsidP="00151444"/>
    <w:p w:rsidR="00151444" w:rsidRPr="00B20110" w:rsidRDefault="00151444" w:rsidP="00151444">
      <w:pPr>
        <w:rPr>
          <w:color w:val="000000"/>
          <w:sz w:val="16"/>
        </w:rPr>
      </w:pPr>
      <w:r w:rsidRPr="006B39E7">
        <w:rPr>
          <w:rStyle w:val="StyleBoldUnderline"/>
          <w:highlight w:val="green"/>
        </w:rPr>
        <w:t>The growing</w:t>
      </w:r>
      <w:r w:rsidRPr="006B39E7">
        <w:rPr>
          <w:rStyle w:val="StyleBoldUnderline"/>
        </w:rPr>
        <w:t xml:space="preserve"> economic </w:t>
      </w:r>
      <w:r w:rsidRPr="006B39E7">
        <w:rPr>
          <w:rStyle w:val="StyleBoldUnderline"/>
          <w:highlight w:val="green"/>
        </w:rPr>
        <w:t>power of OPEC</w:t>
      </w:r>
      <w:r w:rsidRPr="006B39E7">
        <w:rPr>
          <w:rStyle w:val="StyleBoldUnderline"/>
        </w:rPr>
        <w:t xml:space="preserve"> producers </w:t>
      </w:r>
      <w:r w:rsidRPr="006B39E7">
        <w:rPr>
          <w:rStyle w:val="StyleBoldUnderline"/>
          <w:highlight w:val="green"/>
        </w:rPr>
        <w:t>enables them to resist U.S. pressure</w:t>
      </w:r>
      <w:r w:rsidRPr="006B39E7">
        <w:rPr>
          <w:rStyle w:val="StyleBoldUnderline"/>
        </w:rPr>
        <w:t xml:space="preserve"> on a variety of issues</w:t>
      </w:r>
      <w:r w:rsidRPr="00B20110">
        <w:rPr>
          <w:color w:val="000000"/>
          <w:sz w:val="16"/>
        </w:rPr>
        <w:t xml:space="preserve"> </w:t>
      </w:r>
      <w:r w:rsidRPr="006B39E7">
        <w:rPr>
          <w:rStyle w:val="StyleBoldUnderline"/>
        </w:rPr>
        <w:t xml:space="preserve">from human rights to nuclear proliferation. </w:t>
      </w:r>
      <w:r w:rsidRPr="00B20110">
        <w:rPr>
          <w:color w:val="000000"/>
          <w:sz w:val="16"/>
        </w:rPr>
        <w:t xml:space="preserve">As the second largest oil producer and holder of 10 percent of the world’s proven oil reserves </w:t>
      </w:r>
      <w:r w:rsidRPr="006B39E7">
        <w:rPr>
          <w:rStyle w:val="Emphasis"/>
          <w:highlight w:val="green"/>
        </w:rPr>
        <w:t>Iran is fully aware of the power of its oil</w:t>
      </w:r>
      <w:r w:rsidRPr="006B39E7">
        <w:rPr>
          <w:rStyle w:val="StyleBoldUnderline"/>
        </w:rPr>
        <w:t>.</w:t>
      </w:r>
      <w:r w:rsidRPr="00B20110">
        <w:rPr>
          <w:color w:val="000000"/>
          <w:sz w:val="16"/>
        </w:rPr>
        <w:t xml:space="preserve"> Its supreme leader Ayatollah Ali </w:t>
      </w:r>
      <w:r w:rsidRPr="006B39E7">
        <w:rPr>
          <w:rStyle w:val="StyleBoldUnderline"/>
          <w:highlight w:val="green"/>
        </w:rPr>
        <w:t>Khamenei warned</w:t>
      </w:r>
      <w:r w:rsidRPr="00B20110">
        <w:rPr>
          <w:color w:val="000000"/>
          <w:sz w:val="16"/>
        </w:rPr>
        <w:t xml:space="preserve"> in 2002: “</w:t>
      </w:r>
      <w:r w:rsidRPr="006B39E7">
        <w:rPr>
          <w:rStyle w:val="StyleBoldUnderline"/>
          <w:highlight w:val="green"/>
        </w:rPr>
        <w:t>If the west did not receive oil, their factories would grind to a halt.</w:t>
      </w:r>
      <w:r w:rsidRPr="006B39E7">
        <w:rPr>
          <w:rStyle w:val="StyleBoldUnderline"/>
        </w:rPr>
        <w:t xml:space="preserve"> </w:t>
      </w:r>
      <w:r w:rsidRPr="00B20110">
        <w:rPr>
          <w:color w:val="000000"/>
          <w:sz w:val="16"/>
        </w:rPr>
        <w:t xml:space="preserve">This will shake the world!" The </w:t>
      </w:r>
      <w:r w:rsidRPr="006B39E7">
        <w:rPr>
          <w:rStyle w:val="StyleBoldUnderline"/>
          <w:highlight w:val="green"/>
        </w:rPr>
        <w:t>Iranians</w:t>
      </w:r>
      <w:r w:rsidRPr="00B20110">
        <w:rPr>
          <w:color w:val="000000"/>
          <w:sz w:val="16"/>
          <w:shd w:val="clear" w:color="auto" w:fill="00FF00"/>
        </w:rPr>
        <w:t xml:space="preserve"> </w:t>
      </w:r>
      <w:r w:rsidRPr="00B20110">
        <w:rPr>
          <w:color w:val="000000"/>
          <w:sz w:val="16"/>
        </w:rPr>
        <w:t xml:space="preserve">also </w:t>
      </w:r>
      <w:r w:rsidRPr="006B39E7">
        <w:rPr>
          <w:rStyle w:val="StyleBoldUnderline"/>
          <w:highlight w:val="green"/>
        </w:rPr>
        <w:t>know</w:t>
      </w:r>
      <w:r w:rsidRPr="006B39E7">
        <w:rPr>
          <w:rStyle w:val="StyleBoldUnderline"/>
        </w:rPr>
        <w:t xml:space="preserve"> that </w:t>
      </w:r>
      <w:r w:rsidRPr="006B39E7">
        <w:rPr>
          <w:rStyle w:val="StyleBoldUnderline"/>
          <w:highlight w:val="green"/>
        </w:rPr>
        <w:t>oil is their insurance</w:t>
      </w:r>
      <w:r w:rsidRPr="006B39E7">
        <w:rPr>
          <w:rStyle w:val="StyleBoldUnderline"/>
        </w:rPr>
        <w:t xml:space="preserve"> policy and that the best way to forestall U.S. efforts in the UN is by bedding themselves with energy hungry powers such as Japan</w:t>
      </w:r>
      <w:r w:rsidRPr="00B20110">
        <w:rPr>
          <w:color w:val="000000"/>
          <w:sz w:val="16"/>
        </w:rPr>
        <w:t xml:space="preserve"> and the two fastest growing energy consumers—China and India. After securing the support of a third of humanity the Iranians are unfazed by the pressure coming from the U.S. and the EU. Last month Iran’s President Mahmoud Ahmadinejad warned that Iran could wield the oil weapon if Tehran's case was sent to the Security Council for possible sanctions.</w:t>
      </w:r>
      <w:r>
        <w:rPr>
          <w:color w:val="000000"/>
          <w:sz w:val="16"/>
        </w:rPr>
        <w:t xml:space="preserve">  </w:t>
      </w:r>
      <w:r w:rsidRPr="00B20110">
        <w:rPr>
          <w:color w:val="000000"/>
          <w:sz w:val="16"/>
        </w:rPr>
        <w:t xml:space="preserve">Mr. Chairman, Four years after September 11 it is essential that we view our geopolitical situation in the context of our oil dependence and realize that </w:t>
      </w:r>
      <w:r w:rsidRPr="006B39E7">
        <w:rPr>
          <w:rStyle w:val="StyleBoldUnderline"/>
          <w:highlight w:val="green"/>
        </w:rPr>
        <w:t>it will be extremely difficult to</w:t>
      </w:r>
      <w:r w:rsidRPr="006B39E7">
        <w:rPr>
          <w:rStyle w:val="StyleBoldUnderline"/>
        </w:rPr>
        <w:t xml:space="preserve"> win the war on terror and </w:t>
      </w:r>
      <w:r w:rsidRPr="006B39E7">
        <w:rPr>
          <w:rStyle w:val="StyleBoldUnderline"/>
          <w:highlight w:val="green"/>
        </w:rPr>
        <w:t>spread democracy</w:t>
      </w:r>
      <w:r w:rsidRPr="00B20110">
        <w:rPr>
          <w:color w:val="000000"/>
          <w:sz w:val="16"/>
        </w:rPr>
        <w:t xml:space="preserve"> around the </w:t>
      </w:r>
      <w:r w:rsidRPr="00B20110">
        <w:rPr>
          <w:color w:val="000000"/>
          <w:sz w:val="16"/>
          <w:shd w:val="clear" w:color="auto" w:fill="00FF00"/>
        </w:rPr>
        <w:t xml:space="preserve">world </w:t>
      </w:r>
      <w:r w:rsidRPr="006B39E7">
        <w:rPr>
          <w:rStyle w:val="StyleBoldUnderline"/>
          <w:highlight w:val="green"/>
        </w:rPr>
        <w:t>as long as we</w:t>
      </w:r>
      <w:r w:rsidRPr="006B39E7">
        <w:rPr>
          <w:rStyle w:val="StyleBoldUnderline"/>
        </w:rPr>
        <w:t xml:space="preserve"> continue to </w:t>
      </w:r>
      <w:r w:rsidRPr="006B39E7">
        <w:rPr>
          <w:rStyle w:val="StyleBoldUnderline"/>
          <w:highlight w:val="green"/>
        </w:rPr>
        <w:t>send petrodollars to those who do not share our vision</w:t>
      </w:r>
      <w:r w:rsidRPr="006B39E7">
        <w:rPr>
          <w:rStyle w:val="StyleBoldUnderline"/>
        </w:rPr>
        <w:t xml:space="preserve"> and values. </w:t>
      </w:r>
      <w:r w:rsidRPr="00B20110">
        <w:rPr>
          <w:color w:val="000000"/>
          <w:sz w:val="16"/>
        </w:rPr>
        <w:t>As long as the U.S. remains dependent on oil to the degree that its does today, its dependence on the Middle East will grow. The U.S. can no longer afford to postpone urgent action to strengthen its energy security and it must begin a bold process toward reducing its demand for oil.</w:t>
      </w:r>
    </w:p>
    <w:p w:rsidR="00151444" w:rsidRPr="00151444" w:rsidRDefault="00115576" w:rsidP="00115576">
      <w:pPr>
        <w:pStyle w:val="Heading3"/>
      </w:pPr>
      <w:r>
        <w:t xml:space="preserve">Geopolitics ADV – iran impact </w:t>
      </w:r>
    </w:p>
    <w:p w:rsidR="00151444" w:rsidRPr="00115576" w:rsidRDefault="00151444" w:rsidP="00115576">
      <w:pPr>
        <w:pStyle w:val="Heading4"/>
      </w:pPr>
      <w:r w:rsidRPr="00115576">
        <w:t>Iran prolif causes extinction</w:t>
      </w:r>
    </w:p>
    <w:p w:rsidR="00151444" w:rsidRPr="00115576" w:rsidRDefault="00151444" w:rsidP="00115576">
      <w:r w:rsidRPr="00115576">
        <w:rPr>
          <w:rStyle w:val="StyleStyleBold12pt"/>
        </w:rPr>
        <w:t xml:space="preserve">Rubin </w:t>
      </w:r>
      <w:r w:rsidR="00115576">
        <w:rPr>
          <w:rStyle w:val="StyleStyleBold12pt"/>
        </w:rPr>
        <w:t>200</w:t>
      </w:r>
      <w:r w:rsidRPr="00115576">
        <w:rPr>
          <w:rStyle w:val="StyleStyleBold12pt"/>
        </w:rPr>
        <w:t>9</w:t>
      </w:r>
      <w:r w:rsidRPr="00115576">
        <w:t xml:space="preserve"> – (Barry, Prof @ the Interdisciplinary Center, Director of the Global Research in International Affairs, Research Director of the IDC's Lauder School of Government, Diplomacy, and Strategy, “What if Iran gets a working nuclear weapon? How Middle East crisis would hit U.S.,” http://www.nydailynews.com/news/national/2009/03/09/2009-03-09_what_if_iran_gets_a_working_nuclear_weap.html)</w:t>
      </w:r>
    </w:p>
    <w:p w:rsidR="00151444" w:rsidRPr="00115576" w:rsidRDefault="00151444" w:rsidP="00115576"/>
    <w:p w:rsidR="00151444" w:rsidRPr="00B20110" w:rsidRDefault="00151444" w:rsidP="00115576">
      <w:pPr>
        <w:rPr>
          <w:sz w:val="16"/>
        </w:rPr>
      </w:pPr>
      <w:r w:rsidRPr="006B39E7">
        <w:rPr>
          <w:rStyle w:val="StyleBoldUnderline"/>
        </w:rPr>
        <w:t xml:space="preserve">If and </w:t>
      </w:r>
      <w:r w:rsidRPr="006B39E7">
        <w:rPr>
          <w:rStyle w:val="StyleBoldUnderline"/>
          <w:highlight w:val="green"/>
        </w:rPr>
        <w:t>when Iran</w:t>
      </w:r>
      <w:r w:rsidRPr="00B20110">
        <w:rPr>
          <w:sz w:val="16"/>
          <w:highlight w:val="green"/>
        </w:rPr>
        <w:t xml:space="preserve"> </w:t>
      </w:r>
      <w:r w:rsidRPr="006B39E7">
        <w:rPr>
          <w:rStyle w:val="StyleBoldUnderline"/>
          <w:highlight w:val="green"/>
        </w:rPr>
        <w:t xml:space="preserve">gets nuclear weapons it would set off a </w:t>
      </w:r>
      <w:r w:rsidRPr="00115576">
        <w:rPr>
          <w:rStyle w:val="Emphasis"/>
          <w:highlight w:val="green"/>
        </w:rPr>
        <w:t>global nightmare</w:t>
      </w:r>
      <w:r w:rsidRPr="00B20110">
        <w:rPr>
          <w:sz w:val="16"/>
        </w:rPr>
        <w:t xml:space="preserve">.  Most obviously, </w:t>
      </w:r>
      <w:r w:rsidRPr="006B39E7">
        <w:rPr>
          <w:rStyle w:val="StyleBoldUnderline"/>
          <w:highlight w:val="green"/>
        </w:rPr>
        <w:t>Iran could use nuclear arms to attack Israel</w:t>
      </w:r>
      <w:r w:rsidRPr="00B20110">
        <w:rPr>
          <w:sz w:val="16"/>
        </w:rPr>
        <w:t xml:space="preserve">. It’s easy to say that Iran’s leaders would be cautious, but </w:t>
      </w:r>
      <w:r w:rsidRPr="006B39E7">
        <w:rPr>
          <w:rStyle w:val="StyleBoldUnderline"/>
          <w:highlight w:val="green"/>
        </w:rPr>
        <w:t xml:space="preserve">what if </w:t>
      </w:r>
      <w:r w:rsidRPr="00115576">
        <w:rPr>
          <w:rStyle w:val="Emphasis"/>
          <w:highlight w:val="green"/>
        </w:rPr>
        <w:t>ideology, error, or an extremist faction</w:t>
      </w:r>
      <w:r w:rsidRPr="006B39E7">
        <w:rPr>
          <w:rStyle w:val="StyleBoldUnderline"/>
          <w:highlight w:val="green"/>
        </w:rPr>
        <w:t xml:space="preserve"> decides to wipe the Jewish state off the map</w:t>
      </w:r>
      <w:r w:rsidRPr="00B20110">
        <w:rPr>
          <w:sz w:val="16"/>
        </w:rPr>
        <w:t xml:space="preserve">? </w:t>
      </w:r>
      <w:r w:rsidRPr="006B39E7">
        <w:rPr>
          <w:rStyle w:val="StyleBoldUnderline"/>
        </w:rPr>
        <w:t>Even a 10-percent chance of nuclear holocaust is terrifying</w:t>
      </w:r>
      <w:r w:rsidRPr="00B20110">
        <w:rPr>
          <w:sz w:val="16"/>
        </w:rPr>
        <w:t xml:space="preserve">.  And if Israel decides its existence is at risk, </w:t>
      </w:r>
      <w:r w:rsidRPr="006B39E7">
        <w:rPr>
          <w:rStyle w:val="StyleBoldUnderline"/>
        </w:rPr>
        <w:t>it would launch a preemptive attack that would also produce a big crisis</w:t>
      </w:r>
      <w:r w:rsidRPr="00B20110">
        <w:rPr>
          <w:sz w:val="16"/>
        </w:rPr>
        <w:t xml:space="preserve">. That’s just for starters.  Once Iran has nuclear weapons, </w:t>
      </w:r>
      <w:r w:rsidRPr="006B39E7">
        <w:rPr>
          <w:rStyle w:val="StyleBoldUnderline"/>
          <w:highlight w:val="green"/>
        </w:rPr>
        <w:t>every Arab state</w:t>
      </w:r>
      <w:r w:rsidRPr="00B20110">
        <w:rPr>
          <w:sz w:val="16"/>
        </w:rPr>
        <w:t xml:space="preserve">, with the exception of Iran’s ally Syria, </w:t>
      </w:r>
      <w:r w:rsidRPr="006B39E7">
        <w:rPr>
          <w:rStyle w:val="StyleBoldUnderline"/>
          <w:highlight w:val="green"/>
        </w:rPr>
        <w:t>would also be imperiled</w:t>
      </w:r>
      <w:r w:rsidRPr="00B20110">
        <w:rPr>
          <w:sz w:val="16"/>
          <w:highlight w:val="green"/>
        </w:rPr>
        <w:t xml:space="preserve">. </w:t>
      </w:r>
      <w:r w:rsidRPr="006B39E7">
        <w:rPr>
          <w:rStyle w:val="StyleBoldUnderline"/>
          <w:highlight w:val="green"/>
        </w:rPr>
        <w:t xml:space="preserve">Those countries would </w:t>
      </w:r>
      <w:r w:rsidRPr="00115576">
        <w:rPr>
          <w:rStyle w:val="Emphasis"/>
          <w:highlight w:val="green"/>
        </w:rPr>
        <w:t>beg for U.S. protection</w:t>
      </w:r>
      <w:r w:rsidRPr="00B20110">
        <w:rPr>
          <w:sz w:val="16"/>
        </w:rPr>
        <w:t xml:space="preserve">. But could they depend on America, under the Barack Obama administration, to go to war – especially a nuclear one – to shield them?  Uncertain of U.S. reliability, these governments would rush to appease Iran. To survive, the </w:t>
      </w:r>
      <w:r w:rsidRPr="006B39E7">
        <w:rPr>
          <w:rStyle w:val="StyleBoldUnderline"/>
        </w:rPr>
        <w:t>Arab states will do whatever Iran wants</w:t>
      </w:r>
      <w:r w:rsidRPr="00B20110">
        <w:rPr>
          <w:sz w:val="16"/>
        </w:rPr>
        <w:t xml:space="preserve"> – which would come at high cost for America: </w:t>
      </w:r>
      <w:r w:rsidRPr="006B39E7">
        <w:rPr>
          <w:rStyle w:val="StyleBoldUnderline"/>
        </w:rPr>
        <w:t>alliances would weaken and military bases would close down</w:t>
      </w:r>
      <w:r w:rsidRPr="00B20110">
        <w:rPr>
          <w:sz w:val="16"/>
        </w:rPr>
        <w:t xml:space="preserve">. No Arab state would dare support peace with Israel, either. But </w:t>
      </w:r>
      <w:r w:rsidRPr="006B39E7">
        <w:rPr>
          <w:rStyle w:val="StyleBoldUnderline"/>
        </w:rPr>
        <w:t>Arab states wouldn’t feel safe with just appeasement</w:t>
      </w:r>
      <w:r w:rsidRPr="00B20110">
        <w:rPr>
          <w:sz w:val="16"/>
        </w:rPr>
        <w:t xml:space="preserve">. </w:t>
      </w:r>
      <w:r w:rsidRPr="006B39E7">
        <w:rPr>
          <w:rStyle w:val="StyleBoldUnderline"/>
        </w:rPr>
        <w:t>An arms’ race would escalate in which several other countries would try to buy or build nukes of their own</w:t>
      </w:r>
      <w:r w:rsidRPr="00B20110">
        <w:rPr>
          <w:sz w:val="16"/>
        </w:rPr>
        <w:t xml:space="preserve">. </w:t>
      </w:r>
      <w:r w:rsidRPr="006B39E7">
        <w:rPr>
          <w:rStyle w:val="StyleBoldUnderline"/>
          <w:highlight w:val="green"/>
        </w:rPr>
        <w:t xml:space="preserve">Tension, and chance for </w:t>
      </w:r>
      <w:r w:rsidRPr="00115576">
        <w:rPr>
          <w:rStyle w:val="Emphasis"/>
          <w:highlight w:val="green"/>
        </w:rPr>
        <w:t>nuclear war</w:t>
      </w:r>
      <w:r w:rsidRPr="00B20110">
        <w:rPr>
          <w:sz w:val="16"/>
        </w:rPr>
        <w:t xml:space="preserve">, </w:t>
      </w:r>
      <w:r w:rsidRPr="006B39E7">
        <w:rPr>
          <w:rStyle w:val="StyleBoldUnderline"/>
        </w:rPr>
        <w:t xml:space="preserve">whether through accident or miscalculation, </w:t>
      </w:r>
      <w:r w:rsidRPr="006B39E7">
        <w:rPr>
          <w:rStyle w:val="StyleBoldUnderline"/>
          <w:highlight w:val="green"/>
        </w:rPr>
        <w:t>would soar</w:t>
      </w:r>
      <w:r w:rsidRPr="00151444">
        <w:rPr>
          <w:rStyle w:val="StyleBoldUnderline"/>
          <w:highlight w:val="green"/>
        </w:rPr>
        <w:t>. The</w:t>
      </w:r>
      <w:r w:rsidRPr="00B20110">
        <w:rPr>
          <w:sz w:val="16"/>
        </w:rPr>
        <w:t xml:space="preserve"> </w:t>
      </w:r>
      <w:r w:rsidRPr="006B39E7">
        <w:rPr>
          <w:rStyle w:val="Emphasis"/>
          <w:highlight w:val="green"/>
        </w:rPr>
        <w:t>U</w:t>
      </w:r>
      <w:r w:rsidRPr="00B20110">
        <w:rPr>
          <w:sz w:val="16"/>
        </w:rPr>
        <w:t xml:space="preserve">nited </w:t>
      </w:r>
      <w:r w:rsidRPr="006B39E7">
        <w:rPr>
          <w:rStyle w:val="Emphasis"/>
          <w:highlight w:val="green"/>
        </w:rPr>
        <w:t>S</w:t>
      </w:r>
      <w:r w:rsidRPr="00B20110">
        <w:rPr>
          <w:sz w:val="16"/>
        </w:rPr>
        <w:t xml:space="preserve">tates </w:t>
      </w:r>
      <w:r w:rsidRPr="00151444">
        <w:rPr>
          <w:rStyle w:val="StyleBoldUnderline"/>
          <w:highlight w:val="green"/>
        </w:rPr>
        <w:t xml:space="preserve">would </w:t>
      </w:r>
      <w:r w:rsidRPr="006B39E7">
        <w:rPr>
          <w:rStyle w:val="StyleBoldUnderline"/>
        </w:rPr>
        <w:t xml:space="preserve">eventually have to </w:t>
      </w:r>
      <w:r w:rsidRPr="00151444">
        <w:rPr>
          <w:rStyle w:val="StyleBoldUnderline"/>
          <w:highlight w:val="green"/>
        </w:rPr>
        <w:t>get dragged in</w:t>
      </w:r>
      <w:r w:rsidRPr="00B20110">
        <w:rPr>
          <w:sz w:val="16"/>
        </w:rPr>
        <w:t xml:space="preserve">. European allies would also be scared. As reluctant as they are to help America in the Middle East, that </w:t>
      </w:r>
      <w:r w:rsidRPr="006B39E7">
        <w:rPr>
          <w:rStyle w:val="StyleBoldUnderline"/>
        </w:rPr>
        <w:t>paralysis would get worse</w:t>
      </w:r>
      <w:r w:rsidRPr="00B20110">
        <w:rPr>
          <w:sz w:val="16"/>
        </w:rPr>
        <w:t xml:space="preserve">. As willing as they are to appease Tehran, they’d go far beyond that. Meanwhile, </w:t>
      </w:r>
      <w:r w:rsidRPr="006B39E7">
        <w:rPr>
          <w:rStyle w:val="StyleBoldUnderline"/>
        </w:rPr>
        <w:t>an emboldened Iran would push to limit oil and gas production and increase prices</w:t>
      </w:r>
      <w:r w:rsidRPr="00B20110">
        <w:rPr>
          <w:sz w:val="16"/>
        </w:rPr>
        <w:t xml:space="preserve">. Other oil producers would feel compelled to move away from their former, more responsible practices. Consumers’ fears would push up the prices further. Yet there’s worse. Flush with a feel of victory, </w:t>
      </w:r>
      <w:r w:rsidRPr="006B39E7">
        <w:rPr>
          <w:rStyle w:val="StyleBoldUnderline"/>
          <w:highlight w:val="green"/>
        </w:rPr>
        <w:t>Iran and its allies</w:t>
      </w:r>
      <w:r w:rsidRPr="00B20110">
        <w:rPr>
          <w:sz w:val="16"/>
        </w:rPr>
        <w:t xml:space="preserve"> — Syria, Hamas, Hezbollah, and Iraqi insurgents — </w:t>
      </w:r>
      <w:r w:rsidRPr="00151444">
        <w:rPr>
          <w:rStyle w:val="StyleBoldUnderline"/>
          <w:highlight w:val="green"/>
        </w:rPr>
        <w:t>would recruit</w:t>
      </w:r>
      <w:r w:rsidRPr="006B39E7">
        <w:rPr>
          <w:rStyle w:val="StyleBoldUnderline"/>
          <w:highlight w:val="green"/>
        </w:rPr>
        <w:t xml:space="preserve"> more members to its cause</w:t>
      </w:r>
      <w:r w:rsidRPr="00B20110">
        <w:rPr>
          <w:sz w:val="16"/>
        </w:rPr>
        <w:t xml:space="preserve">. These </w:t>
      </w:r>
      <w:r w:rsidRPr="006B39E7">
        <w:rPr>
          <w:rStyle w:val="StyleBoldUnderline"/>
          <w:highlight w:val="green"/>
        </w:rPr>
        <w:t>terrorist groups would interpret the retreat</w:t>
      </w:r>
      <w:r w:rsidRPr="00B20110">
        <w:rPr>
          <w:sz w:val="16"/>
          <w:highlight w:val="green"/>
        </w:rPr>
        <w:t xml:space="preserve"> </w:t>
      </w:r>
      <w:r w:rsidRPr="006B39E7">
        <w:rPr>
          <w:rStyle w:val="StyleBoldUnderline"/>
          <w:highlight w:val="green"/>
        </w:rPr>
        <w:t>of</w:t>
      </w:r>
      <w:r w:rsidRPr="00B20110">
        <w:rPr>
          <w:sz w:val="16"/>
        </w:rPr>
        <w:t xml:space="preserve"> more moderate Arab countries and </w:t>
      </w:r>
      <w:r w:rsidRPr="006B39E7">
        <w:rPr>
          <w:rStyle w:val="StyleBoldUnderline"/>
          <w:highlight w:val="green"/>
        </w:rPr>
        <w:t xml:space="preserve">the West as </w:t>
      </w:r>
      <w:r w:rsidRPr="00115576">
        <w:rPr>
          <w:rStyle w:val="Emphasis"/>
          <w:highlight w:val="green"/>
        </w:rPr>
        <w:t>signs of weakness</w:t>
      </w:r>
      <w:r w:rsidRPr="006B39E7">
        <w:rPr>
          <w:rStyle w:val="StyleBoldUnderline"/>
          <w:highlight w:val="green"/>
        </w:rPr>
        <w:t xml:space="preserve"> and use it to </w:t>
      </w:r>
      <w:r w:rsidRPr="006B39E7">
        <w:rPr>
          <w:rStyle w:val="Emphasis"/>
          <w:highlight w:val="green"/>
        </w:rPr>
        <w:t>fuel more aggression</w:t>
      </w:r>
      <w:r w:rsidRPr="00B20110">
        <w:rPr>
          <w:sz w:val="16"/>
        </w:rPr>
        <w:t xml:space="preserve">. </w:t>
      </w:r>
      <w:r w:rsidRPr="006B39E7">
        <w:rPr>
          <w:rStyle w:val="StyleBoldUnderline"/>
        </w:rPr>
        <w:t>Such a terrible scenario is likely even if Iran never actual uses a nuclear weapon on another country</w:t>
      </w:r>
      <w:r w:rsidRPr="00B20110">
        <w:rPr>
          <w:sz w:val="16"/>
        </w:rPr>
        <w:t xml:space="preserve">.  </w:t>
      </w:r>
      <w:r w:rsidRPr="006B39E7">
        <w:rPr>
          <w:rStyle w:val="StyleBoldUnderline"/>
          <w:highlight w:val="green"/>
        </w:rPr>
        <w:t>This new era</w:t>
      </w:r>
      <w:r w:rsidRPr="00B20110">
        <w:rPr>
          <w:sz w:val="16"/>
        </w:rPr>
        <w:t xml:space="preserve"> in the Middle East </w:t>
      </w:r>
      <w:r w:rsidRPr="006B39E7">
        <w:rPr>
          <w:rStyle w:val="StyleBoldUnderline"/>
          <w:highlight w:val="green"/>
        </w:rPr>
        <w:t>would bring risks and the probability of war</w:t>
      </w:r>
      <w:r w:rsidRPr="00B20110">
        <w:rPr>
          <w:sz w:val="16"/>
        </w:rPr>
        <w:t xml:space="preserve"> for America </w:t>
      </w:r>
      <w:r w:rsidRPr="006B39E7">
        <w:rPr>
          <w:rStyle w:val="StyleBoldUnderline"/>
          <w:highlight w:val="green"/>
        </w:rPr>
        <w:t>that would dwarf all the region’s</w:t>
      </w:r>
      <w:r w:rsidRPr="00B20110">
        <w:rPr>
          <w:sz w:val="16"/>
        </w:rPr>
        <w:t xml:space="preserve"> current </w:t>
      </w:r>
      <w:r w:rsidRPr="00151444">
        <w:rPr>
          <w:rStyle w:val="StyleBoldUnderline"/>
          <w:highlight w:val="green"/>
        </w:rPr>
        <w:t>troubles a</w:t>
      </w:r>
      <w:r w:rsidRPr="006B39E7">
        <w:rPr>
          <w:rStyle w:val="StyleBoldUnderline"/>
          <w:highlight w:val="green"/>
        </w:rPr>
        <w:t>nd</w:t>
      </w:r>
      <w:r w:rsidRPr="00B20110">
        <w:rPr>
          <w:sz w:val="16"/>
        </w:rPr>
        <w:t xml:space="preserve"> the </w:t>
      </w:r>
      <w:r w:rsidRPr="006B39E7">
        <w:rPr>
          <w:rStyle w:val="StyleBoldUnderline"/>
          <w:highlight w:val="green"/>
        </w:rPr>
        <w:t xml:space="preserve">crises faced by the </w:t>
      </w:r>
      <w:r w:rsidRPr="006B39E7">
        <w:rPr>
          <w:rStyle w:val="Emphasis"/>
          <w:highlight w:val="green"/>
        </w:rPr>
        <w:t>U</w:t>
      </w:r>
      <w:r w:rsidRPr="00B20110">
        <w:rPr>
          <w:sz w:val="16"/>
        </w:rPr>
        <w:t xml:space="preserve">nited </w:t>
      </w:r>
      <w:r w:rsidRPr="006B39E7">
        <w:rPr>
          <w:rStyle w:val="Emphasis"/>
          <w:highlight w:val="green"/>
        </w:rPr>
        <w:t>S</w:t>
      </w:r>
      <w:r w:rsidRPr="00B20110">
        <w:rPr>
          <w:sz w:val="16"/>
        </w:rPr>
        <w:t>tates in the whole world. And that’s why it’s so important to avoid Iran getting nuclear weapons in the first place</w:t>
      </w:r>
      <w:ins w:id="1" w:author="Arjun Vellayappan, Team 2010" w:date="2010-08-02T11:47:00Z">
        <w:r w:rsidRPr="00B20110">
          <w:rPr>
            <w:sz w:val="16"/>
          </w:rPr>
          <w:t>.</w:t>
        </w:r>
      </w:ins>
    </w:p>
    <w:p w:rsidR="00151444" w:rsidRPr="00115576" w:rsidRDefault="00151444" w:rsidP="00115576">
      <w:pPr>
        <w:pStyle w:val="Heading4"/>
      </w:pPr>
      <w:r w:rsidRPr="00115576">
        <w:t>Nuclear Iran can’t be deterred—demographic decline means no rational self-interest</w:t>
      </w:r>
    </w:p>
    <w:p w:rsidR="00151444" w:rsidRPr="00115576" w:rsidRDefault="00151444" w:rsidP="00115576">
      <w:r w:rsidRPr="00115576">
        <w:rPr>
          <w:rStyle w:val="StyleStyleBold12pt"/>
        </w:rPr>
        <w:t xml:space="preserve">Goldman </w:t>
      </w:r>
      <w:r w:rsidR="00115576">
        <w:rPr>
          <w:rStyle w:val="StyleStyleBold12pt"/>
        </w:rPr>
        <w:t>2</w:t>
      </w:r>
      <w:r w:rsidRPr="00115576">
        <w:rPr>
          <w:rStyle w:val="StyleStyleBold12pt"/>
        </w:rPr>
        <w:t>11</w:t>
      </w:r>
      <w:r w:rsidRPr="00115576">
        <w:t xml:space="preserve"> – Interview between Front Page Magazine and David P. Goldman, “How Civilizations Die,” FRONT PAGE MAGAZINE, 11-14-11. http://frontpagemag.com/2011/jami</w:t>
      </w:r>
      <w:r w:rsidR="00115576" w:rsidRPr="00115576">
        <w:t>e-glazov/how-civilizations-die/</w:t>
      </w:r>
    </w:p>
    <w:p w:rsidR="00151444" w:rsidRPr="00115576" w:rsidRDefault="00151444" w:rsidP="00115576"/>
    <w:p w:rsidR="00151444" w:rsidRPr="00115576" w:rsidRDefault="00151444" w:rsidP="00151444">
      <w:pPr>
        <w:rPr>
          <w:ins w:id="2" w:author="Arjun Vellayappan, Team 2010" w:date="2010-08-02T11:48:00Z"/>
          <w:b/>
          <w:bCs/>
          <w:u w:val="single"/>
        </w:rPr>
      </w:pPr>
      <w:r w:rsidRPr="00B20110">
        <w:t>Goldman: With a hard hand, in the case of Iran. The foreign policy establishment has always seen Iran as a rational player. That was the view that Robert Gates brought into the Bush administration, and the reason that the Obama administration refused, disgracefully, to support the democracy movement that erupted in Iran in the summer of 2009.</w:t>
      </w:r>
      <w:r w:rsidR="00115576" w:rsidRPr="00115576">
        <w:rPr>
          <w:sz w:val="12"/>
        </w:rPr>
        <w:t xml:space="preserve">¶ </w:t>
      </w:r>
      <w:r w:rsidRPr="00B20110">
        <w:rPr>
          <w:color w:val="000000"/>
          <w:sz w:val="16"/>
        </w:rPr>
        <w:t xml:space="preserve">An individual, or </w:t>
      </w:r>
      <w:r w:rsidRPr="006B39E7">
        <w:rPr>
          <w:rStyle w:val="StyleBoldUnderline"/>
          <w:highlight w:val="green"/>
        </w:rPr>
        <w:t>a country</w:t>
      </w:r>
      <w:r w:rsidRPr="00B20110">
        <w:rPr>
          <w:color w:val="000000"/>
          <w:sz w:val="16"/>
          <w:shd w:val="clear" w:color="auto" w:fill="00FF00"/>
        </w:rPr>
        <w:t xml:space="preserve">, </w:t>
      </w:r>
      <w:r w:rsidRPr="006B39E7">
        <w:rPr>
          <w:rStyle w:val="StyleBoldUnderline"/>
          <w:highlight w:val="green"/>
        </w:rPr>
        <w:t xml:space="preserve">that knows it has no future has no rational self-interest. You can’t invert the population pyramid </w:t>
      </w:r>
      <w:r w:rsidRPr="006B39E7">
        <w:rPr>
          <w:rStyle w:val="StyleBoldUnderline"/>
        </w:rPr>
        <w:t xml:space="preserve">in a poor country </w:t>
      </w:r>
      <w:r w:rsidRPr="006B39E7">
        <w:rPr>
          <w:rStyle w:val="StyleBoldUnderline"/>
          <w:highlight w:val="green"/>
        </w:rPr>
        <w:t xml:space="preserve">within a single generation without economic collapse. </w:t>
      </w:r>
      <w:r w:rsidRPr="006B39E7">
        <w:rPr>
          <w:rStyle w:val="Emphasis"/>
          <w:highlight w:val="green"/>
        </w:rPr>
        <w:t>Iran knows its time is running out.</w:t>
      </w:r>
      <w:r w:rsidRPr="00B20110">
        <w:rPr>
          <w:color w:val="000000"/>
          <w:sz w:val="16"/>
        </w:rPr>
        <w:t xml:space="preserve"> Ahmadinejad is giving speeches calling the low birth rate a “genocide against the Iranian nation,” and </w:t>
      </w:r>
      <w:r w:rsidRPr="006B39E7">
        <w:rPr>
          <w:rStyle w:val="StyleBoldUnderline"/>
        </w:rPr>
        <w:t>Iran’s press is warning of a “tidal wave of elderly.” That feeds the apocalyptic impulse of Iran’s leaders.</w:t>
      </w:r>
      <w:r w:rsidRPr="00B20110">
        <w:rPr>
          <w:color w:val="000000"/>
          <w:sz w:val="16"/>
        </w:rPr>
        <w:t xml:space="preserve"> There weren’t a lot of Communists in Russia outside the Politbureau, we discovered in 1989, and there may not be a lot of Muslims in Iran. But the Russian danger peaked in the early 1980s when the Politbureau realized that time was running out to make their move.</w:t>
      </w:r>
      <w:r w:rsidR="00115576" w:rsidRPr="00115576">
        <w:rPr>
          <w:color w:val="000000"/>
          <w:sz w:val="12"/>
        </w:rPr>
        <w:t xml:space="preserve">¶ </w:t>
      </w:r>
      <w:r w:rsidRPr="006B39E7">
        <w:rPr>
          <w:rStyle w:val="StyleBoldUnderline"/>
          <w:highlight w:val="green"/>
        </w:rPr>
        <w:t>Demographic decline tells the ayatollahs that their window of opportunity is closing.</w:t>
      </w:r>
      <w:r w:rsidRPr="00B20110">
        <w:rPr>
          <w:color w:val="000000"/>
          <w:sz w:val="16"/>
          <w:shd w:val="clear" w:color="auto" w:fill="00FF00"/>
        </w:rPr>
        <w:t xml:space="preserve"> B</w:t>
      </w:r>
      <w:r w:rsidRPr="00B20110">
        <w:rPr>
          <w:color w:val="000000"/>
          <w:sz w:val="16"/>
        </w:rPr>
        <w:t xml:space="preserve">ut there’s a big difference. </w:t>
      </w:r>
      <w:r w:rsidRPr="006B39E7">
        <w:rPr>
          <w:rStyle w:val="StyleBoldUnderline"/>
          <w:highlight w:val="green"/>
        </w:rPr>
        <w:t>Deterrence worked with</w:t>
      </w:r>
      <w:r w:rsidRPr="00B20110">
        <w:rPr>
          <w:color w:val="000000"/>
          <w:sz w:val="16"/>
          <w:shd w:val="clear" w:color="auto" w:fill="00FF00"/>
        </w:rPr>
        <w:t xml:space="preserve"> </w:t>
      </w:r>
      <w:r w:rsidRPr="00B20110">
        <w:rPr>
          <w:color w:val="000000"/>
          <w:sz w:val="16"/>
        </w:rPr>
        <w:t xml:space="preserve">a nuclear-armed </w:t>
      </w:r>
      <w:r w:rsidRPr="006B39E7">
        <w:rPr>
          <w:rStyle w:val="StyleBoldUnderline"/>
          <w:highlight w:val="green"/>
        </w:rPr>
        <w:t xml:space="preserve">Russia. </w:t>
      </w:r>
      <w:r w:rsidRPr="006B39E7">
        <w:rPr>
          <w:rStyle w:val="Emphasis"/>
          <w:highlight w:val="green"/>
        </w:rPr>
        <w:t xml:space="preserve">It won’t work with the apocalyptic Shi’ite leadership of Iran. </w:t>
      </w:r>
      <w:r w:rsidRPr="00B20110">
        <w:rPr>
          <w:color w:val="000000"/>
          <w:sz w:val="16"/>
        </w:rPr>
        <w:t xml:space="preserve">As a practical matter, </w:t>
      </w:r>
      <w:r w:rsidRPr="006B39E7">
        <w:rPr>
          <w:rStyle w:val="StyleBoldUnderline"/>
          <w:highlight w:val="green"/>
        </w:rPr>
        <w:t>we must stop Iran from getting nuclear weapons,</w:t>
      </w:r>
      <w:r w:rsidRPr="006B39E7">
        <w:rPr>
          <w:rStyle w:val="StyleBoldUnderline"/>
        </w:rPr>
        <w:t xml:space="preserve"> no matter how great the cost.</w:t>
      </w:r>
    </w:p>
    <w:p w:rsidR="00151444" w:rsidRPr="00B20110" w:rsidRDefault="00151444" w:rsidP="00151444">
      <w:pPr>
        <w:pStyle w:val="Heading3"/>
      </w:pPr>
      <w:r>
        <w:t>Geopolitics</w:t>
      </w:r>
      <w:r w:rsidR="00115576">
        <w:t xml:space="preserve"> ADV</w:t>
      </w:r>
      <w:r>
        <w:t xml:space="preserve"> – impact – US/China war </w:t>
      </w:r>
    </w:p>
    <w:p w:rsidR="00151444" w:rsidRPr="00151444" w:rsidRDefault="00151444" w:rsidP="00151444">
      <w:pPr>
        <w:pStyle w:val="Heading4"/>
      </w:pPr>
      <w:r w:rsidRPr="00151444">
        <w:t>Offshore drilling is necessary to curb competition with China over resources</w:t>
      </w:r>
    </w:p>
    <w:p w:rsidR="00151444" w:rsidRPr="00151444" w:rsidRDefault="00151444" w:rsidP="00151444">
      <w:r w:rsidRPr="00151444">
        <w:rPr>
          <w:rStyle w:val="StyleStyleBold12pt"/>
        </w:rPr>
        <w:t>DiMicco and Pickens 10</w:t>
      </w:r>
      <w:r w:rsidRPr="00151444">
        <w:t xml:space="preserve"> (Dan DiMicco is chairman and chief executive officer of Nucor Corp. T. Boone Pickens is chief executive officer of BP Capital. 7/21/10, “No need to end offshore drilling” Politico) http://www.politico.com/news/stories/0710/39977.html</w:t>
      </w:r>
    </w:p>
    <w:p w:rsidR="00151444" w:rsidRPr="00151444" w:rsidRDefault="00151444" w:rsidP="00151444"/>
    <w:p w:rsidR="00151444" w:rsidRPr="00151444" w:rsidRDefault="00151444" w:rsidP="00151444">
      <w:pPr>
        <w:rPr>
          <w:sz w:val="16"/>
        </w:rPr>
      </w:pPr>
      <w:r w:rsidRPr="00151444">
        <w:rPr>
          <w:sz w:val="16"/>
        </w:rPr>
        <w:t xml:space="preserve">The oil spill in the Gulf of Mexico has led some people to call for a reversal of the decision to expand offshore drilling in our country, while others now want an end to offshore drilling entirely.  We believe this would be a mistake. We need a vigorous examination to determine the cause of the spill and ensure that such a disaster never happens again. But </w:t>
      </w:r>
      <w:r w:rsidRPr="006B39E7">
        <w:rPr>
          <w:rStyle w:val="StyleBoldUnderline"/>
          <w:highlight w:val="green"/>
        </w:rPr>
        <w:t>we cannot lose sight of the important role that offshore drilling</w:t>
      </w:r>
      <w:r w:rsidRPr="00151444">
        <w:rPr>
          <w:sz w:val="16"/>
          <w:shd w:val="clear" w:color="auto" w:fill="00FF00"/>
        </w:rPr>
        <w:t xml:space="preserve"> </w:t>
      </w:r>
      <w:r w:rsidRPr="00151444">
        <w:rPr>
          <w:sz w:val="16"/>
        </w:rPr>
        <w:t xml:space="preserve">— along with other domestic energy resources — </w:t>
      </w:r>
      <w:r w:rsidRPr="006B39E7">
        <w:rPr>
          <w:rStyle w:val="StyleBoldUnderline"/>
          <w:highlight w:val="green"/>
        </w:rPr>
        <w:t>plays in increasing U.S. energy</w:t>
      </w:r>
      <w:r w:rsidRPr="006B39E7">
        <w:rPr>
          <w:rStyle w:val="StyleBoldUnderline"/>
        </w:rPr>
        <w:t xml:space="preserve"> and economic </w:t>
      </w:r>
      <w:r w:rsidRPr="006B39E7">
        <w:rPr>
          <w:rStyle w:val="StyleBoldUnderline"/>
          <w:highlight w:val="green"/>
        </w:rPr>
        <w:t>security. We need to develop traditional energy resources</w:t>
      </w:r>
      <w:r w:rsidRPr="006B39E7">
        <w:rPr>
          <w:rStyle w:val="StyleBoldUnderline"/>
        </w:rPr>
        <w:t xml:space="preserve"> even as we build the necessary infrastructure for alternative energy use. </w:t>
      </w:r>
      <w:r w:rsidRPr="00151444">
        <w:rPr>
          <w:sz w:val="16"/>
        </w:rPr>
        <w:t xml:space="preserve"> We are both concerned about America’s future prosperity. </w:t>
      </w:r>
      <w:r w:rsidRPr="006B39E7">
        <w:rPr>
          <w:rStyle w:val="StyleBoldUnderline"/>
        </w:rPr>
        <w:t xml:space="preserve">Our nation seems to be going down a road that puts our energy and economic security at risk. While the recession has cut </w:t>
      </w:r>
      <w:r w:rsidRPr="006B39E7">
        <w:rPr>
          <w:rStyle w:val="StyleBoldUnderline"/>
          <w:highlight w:val="green"/>
        </w:rPr>
        <w:t xml:space="preserve">energy </w:t>
      </w:r>
      <w:r w:rsidRPr="006B39E7">
        <w:rPr>
          <w:rStyle w:val="StyleBoldUnderline"/>
        </w:rPr>
        <w:t>use here, it</w:t>
      </w:r>
      <w:r w:rsidRPr="006B39E7">
        <w:rPr>
          <w:rStyle w:val="StyleBoldUnderline"/>
          <w:highlight w:val="green"/>
        </w:rPr>
        <w:t xml:space="preserve"> is growing in many </w:t>
      </w:r>
      <w:r w:rsidRPr="006B39E7">
        <w:rPr>
          <w:rStyle w:val="StyleBoldUnderline"/>
        </w:rPr>
        <w:t xml:space="preserve">developing </w:t>
      </w:r>
      <w:r w:rsidRPr="006B39E7">
        <w:rPr>
          <w:rStyle w:val="StyleBoldUnderline"/>
          <w:highlight w:val="green"/>
        </w:rPr>
        <w:t xml:space="preserve">countries, particularly China. A global race for energy resources is on — and China is way out front. </w:t>
      </w:r>
      <w:r w:rsidRPr="00151444">
        <w:rPr>
          <w:sz w:val="16"/>
          <w:shd w:val="clear" w:color="auto" w:fill="00FF00"/>
        </w:rPr>
        <w:t xml:space="preserve"> </w:t>
      </w:r>
      <w:r w:rsidRPr="006B39E7">
        <w:rPr>
          <w:rStyle w:val="StyleBoldUnderline"/>
          <w:highlight w:val="green"/>
        </w:rPr>
        <w:t xml:space="preserve">China’s </w:t>
      </w:r>
      <w:r w:rsidRPr="006B39E7">
        <w:rPr>
          <w:rStyle w:val="StyleBoldUnderline"/>
        </w:rPr>
        <w:t>state-owned</w:t>
      </w:r>
      <w:r w:rsidRPr="006B39E7">
        <w:rPr>
          <w:rStyle w:val="StyleBoldUnderline"/>
          <w:highlight w:val="green"/>
        </w:rPr>
        <w:t xml:space="preserve"> oil companies are </w:t>
      </w:r>
      <w:r w:rsidRPr="006B39E7">
        <w:rPr>
          <w:rStyle w:val="StyleBoldUnderline"/>
        </w:rPr>
        <w:t>now</w:t>
      </w:r>
      <w:r w:rsidRPr="006B39E7">
        <w:rPr>
          <w:rStyle w:val="StyleBoldUnderline"/>
          <w:highlight w:val="green"/>
        </w:rPr>
        <w:t xml:space="preserve"> maneuvering to control a substantial amount of oil</w:t>
      </w:r>
      <w:r w:rsidRPr="006B39E7">
        <w:rPr>
          <w:rStyle w:val="StyleBoldUnderline"/>
        </w:rPr>
        <w:t xml:space="preserve"> and natural gas in Africa, Asia and South America. China’s energy investments are also in our own backyard. Beijing has invested in five oil sands projects in Alberta, Canada, and signed agreements with Cuba to explore for oil on land and offshore. </w:t>
      </w:r>
      <w:r w:rsidRPr="006B39E7">
        <w:rPr>
          <w:rStyle w:val="Emphasis"/>
          <w:highlight w:val="green"/>
        </w:rPr>
        <w:t>China could soon be drilling closer to U.S. shores than we are.</w:t>
      </w:r>
      <w:r w:rsidRPr="006B39E7">
        <w:rPr>
          <w:rStyle w:val="StyleBoldUnderline"/>
        </w:rPr>
        <w:t xml:space="preserve"> </w:t>
      </w:r>
      <w:r w:rsidRPr="00151444">
        <w:rPr>
          <w:sz w:val="16"/>
        </w:rPr>
        <w:t xml:space="preserve"> China has deals in more than 21 countries, through direct oil and natural gas purchases as well as “loans for energy” — in which China builds energy infrastructure in exchange for the resource. These deals could potentially deliver more than 7.8 billion barrels of oil to China.  </w:t>
      </w:r>
      <w:r w:rsidRPr="006B39E7">
        <w:rPr>
          <w:rStyle w:val="StyleBoldUnderline"/>
        </w:rPr>
        <w:t xml:space="preserve">As with manufacturing, aggressive government intervention fuels China’s growing dominance in energy. Beijing maintains direct ownership of oil companies and finances deals through state-owned banks. </w:t>
      </w:r>
      <w:r w:rsidRPr="00151444">
        <w:rPr>
          <w:sz w:val="16"/>
        </w:rPr>
        <w:t xml:space="preserve"> </w:t>
      </w:r>
      <w:r w:rsidRPr="006B39E7">
        <w:rPr>
          <w:rStyle w:val="StyleBoldUnderline"/>
        </w:rPr>
        <w:t xml:space="preserve">Why should we care about China’s energy play? Because </w:t>
      </w:r>
      <w:r w:rsidRPr="006B39E7">
        <w:rPr>
          <w:rStyle w:val="StyleBoldUnderline"/>
          <w:highlight w:val="green"/>
        </w:rPr>
        <w:t xml:space="preserve">the </w:t>
      </w:r>
      <w:r w:rsidRPr="006B39E7">
        <w:rPr>
          <w:rStyle w:val="Emphasis"/>
          <w:highlight w:val="green"/>
        </w:rPr>
        <w:t>U</w:t>
      </w:r>
      <w:r w:rsidRPr="006B39E7">
        <w:rPr>
          <w:rStyle w:val="StyleBoldUnderline"/>
        </w:rPr>
        <w:t xml:space="preserve">nited </w:t>
      </w:r>
      <w:r w:rsidRPr="006B39E7">
        <w:rPr>
          <w:rStyle w:val="Emphasis"/>
          <w:highlight w:val="green"/>
        </w:rPr>
        <w:t>S</w:t>
      </w:r>
      <w:r w:rsidRPr="006B39E7">
        <w:rPr>
          <w:rStyle w:val="StyleBoldUnderline"/>
        </w:rPr>
        <w:t xml:space="preserve">tates </w:t>
      </w:r>
      <w:r w:rsidRPr="006B39E7">
        <w:rPr>
          <w:rStyle w:val="StyleBoldUnderline"/>
          <w:highlight w:val="green"/>
        </w:rPr>
        <w:t>is already too dependent on other countries for its energy needs.</w:t>
      </w:r>
      <w:r w:rsidRPr="006B39E7">
        <w:rPr>
          <w:rStyle w:val="StyleBoldUnderline"/>
        </w:rPr>
        <w:t xml:space="preserve"> The United States imports nearly two-thirds of the oil it uses daily</w:t>
      </w:r>
      <w:r w:rsidRPr="00151444">
        <w:rPr>
          <w:sz w:val="16"/>
        </w:rPr>
        <w:t xml:space="preserve"> — 12 million barrels per day, much of it from nations hostile to our interests.  Forty years ago, 85 percent of the world’s oil reserves were open to private investment. Today, only 20 percent are open, with the remaining 80 percent state-owned or controlled. </w:t>
      </w:r>
      <w:r w:rsidRPr="006B39E7">
        <w:rPr>
          <w:rStyle w:val="StyleBoldUnderline"/>
        </w:rPr>
        <w:t>We are nearing a day when oil sales are dictated less by commercial purposes and instead by political or military considerations.</w:t>
      </w:r>
      <w:r w:rsidRPr="006B39E7">
        <w:rPr>
          <w:rStyle w:val="StyleBoldUnderline"/>
          <w:highlight w:val="green"/>
        </w:rPr>
        <w:t xml:space="preserve"> </w:t>
      </w:r>
      <w:r w:rsidRPr="00151444">
        <w:rPr>
          <w:sz w:val="16"/>
          <w:shd w:val="clear" w:color="auto" w:fill="00FF00"/>
        </w:rPr>
        <w:t xml:space="preserve"> </w:t>
      </w:r>
      <w:r w:rsidRPr="006B39E7">
        <w:rPr>
          <w:rStyle w:val="StyleBoldUnderline"/>
          <w:highlight w:val="green"/>
        </w:rPr>
        <w:t xml:space="preserve">While China is aggressively securing energy resources, Washington is paralyzed by a political system unable to address our long-term </w:t>
      </w:r>
      <w:r w:rsidRPr="006B39E7">
        <w:rPr>
          <w:rStyle w:val="StyleBoldUnderline"/>
        </w:rPr>
        <w:t xml:space="preserve">economic and energy </w:t>
      </w:r>
      <w:r w:rsidRPr="006B39E7">
        <w:rPr>
          <w:rStyle w:val="StyleBoldUnderline"/>
          <w:highlight w:val="green"/>
        </w:rPr>
        <w:t>security needs</w:t>
      </w:r>
      <w:r w:rsidRPr="00151444">
        <w:rPr>
          <w:sz w:val="16"/>
        </w:rPr>
        <w:t>. This is why we are concerned about the political backlash against offshore drilling. Our political system is increasingly short-term in its outlook and driven by the 24-hour news cycle.</w:t>
      </w:r>
    </w:p>
    <w:p w:rsidR="00151444" w:rsidRPr="00151444" w:rsidRDefault="00151444" w:rsidP="00151444">
      <w:pPr>
        <w:pStyle w:val="Heading4"/>
      </w:pPr>
      <w:r w:rsidRPr="00151444">
        <w:t>US-China scramble for resources causes war</w:t>
      </w:r>
    </w:p>
    <w:p w:rsidR="00151444" w:rsidRPr="00151444" w:rsidRDefault="00151444" w:rsidP="00151444">
      <w:r w:rsidRPr="00151444">
        <w:rPr>
          <w:rStyle w:val="StyleStyleBold12pt"/>
        </w:rPr>
        <w:t>Gaffney 07</w:t>
      </w:r>
      <w:r w:rsidRPr="00151444">
        <w:t xml:space="preserve"> - Frank Gaffney, President and CEO, Center for Security Policy, Testimony before the House Select Energy Independence and Global Warming Committee, CQ CONGRESSIONAL TESTIMONY, 7—12—07, lexis.</w:t>
      </w:r>
    </w:p>
    <w:p w:rsidR="00151444" w:rsidRPr="00151444" w:rsidRDefault="00151444" w:rsidP="00151444"/>
    <w:p w:rsidR="00151444" w:rsidRPr="00B20110" w:rsidRDefault="00151444" w:rsidP="00151444">
      <w:pPr>
        <w:rPr>
          <w:color w:val="000000"/>
          <w:sz w:val="16"/>
        </w:rPr>
      </w:pPr>
      <w:r w:rsidRPr="00B20110">
        <w:rPr>
          <w:color w:val="000000"/>
          <w:sz w:val="16"/>
        </w:rPr>
        <w:t xml:space="preserve">At the risk of stating the obvious, </w:t>
      </w:r>
      <w:r w:rsidRPr="006B39E7">
        <w:rPr>
          <w:rStyle w:val="StyleBoldUnderline"/>
        </w:rPr>
        <w:t xml:space="preserve">no nation can afford its people the quality of life, let alone the economic and security benefits, associated with being an advanced 21" Century society without assured and cost-effective access to energy. Today, for the United States and </w:t>
      </w:r>
      <w:r w:rsidRPr="00B20110">
        <w:rPr>
          <w:color w:val="000000"/>
          <w:sz w:val="16"/>
        </w:rPr>
        <w:t xml:space="preserve">most of the rest of the world - including, increasingly, Communist </w:t>
      </w:r>
      <w:r w:rsidRPr="006B39E7">
        <w:rPr>
          <w:rStyle w:val="StyleBoldUnderline"/>
        </w:rPr>
        <w:t>China - that means having access to reliable sources of imported oil</w:t>
      </w:r>
      <w:r w:rsidRPr="00B20110">
        <w:rPr>
          <w:color w:val="000000"/>
          <w:sz w:val="16"/>
        </w:rPr>
        <w:t xml:space="preserve">... </w:t>
      </w:r>
      <w:r w:rsidRPr="006B39E7">
        <w:rPr>
          <w:rStyle w:val="StyleBoldUnderline"/>
          <w:highlight w:val="green"/>
        </w:rPr>
        <w:t>China is mindful of the</w:t>
      </w:r>
      <w:r w:rsidRPr="006B39E7">
        <w:rPr>
          <w:rStyle w:val="StyleBoldUnderline"/>
        </w:rPr>
        <w:t xml:space="preserve"> </w:t>
      </w:r>
      <w:r w:rsidRPr="006B39E7">
        <w:rPr>
          <w:rStyle w:val="StyleBoldUnderline"/>
          <w:highlight w:val="green"/>
        </w:rPr>
        <w:t>lessons of the 20th Century with respect to energy</w:t>
      </w:r>
      <w:r w:rsidRPr="006B39E7">
        <w:rPr>
          <w:rStyle w:val="StyleBoldUnderline"/>
        </w:rPr>
        <w:t xml:space="preserve"> insecurity. </w:t>
      </w:r>
      <w:r w:rsidRPr="006B39E7">
        <w:rPr>
          <w:rStyle w:val="StyleBoldUnderline"/>
          <w:highlight w:val="green"/>
        </w:rPr>
        <w:t>Imperial Japan's thirst for</w:t>
      </w:r>
      <w:r w:rsidRPr="006B39E7">
        <w:rPr>
          <w:rStyle w:val="StyleBoldUnderline"/>
        </w:rPr>
        <w:t xml:space="preserve"> imported </w:t>
      </w:r>
      <w:r w:rsidRPr="006B39E7">
        <w:rPr>
          <w:rStyle w:val="StyleBoldUnderline"/>
          <w:highlight w:val="green"/>
        </w:rPr>
        <w:t>oil was a</w:t>
      </w:r>
      <w:r w:rsidRPr="006B39E7">
        <w:rPr>
          <w:rStyle w:val="StyleBoldUnderline"/>
        </w:rPr>
        <w:t xml:space="preserve"> </w:t>
      </w:r>
      <w:r w:rsidRPr="006B39E7">
        <w:rPr>
          <w:rStyle w:val="Emphasis"/>
          <w:highlight w:val="green"/>
        </w:rPr>
        <w:t>principal catalyst</w:t>
      </w:r>
      <w:r w:rsidRPr="006B39E7">
        <w:rPr>
          <w:rStyle w:val="StyleBoldUnderline"/>
          <w:highlight w:val="green"/>
        </w:rPr>
        <w:t xml:space="preserve"> for its war with the </w:t>
      </w:r>
      <w:r w:rsidRPr="006B39E7">
        <w:rPr>
          <w:rStyle w:val="Emphasis"/>
          <w:highlight w:val="green"/>
        </w:rPr>
        <w:t>U</w:t>
      </w:r>
      <w:r w:rsidRPr="006B39E7">
        <w:rPr>
          <w:rStyle w:val="StyleBoldUnderline"/>
        </w:rPr>
        <w:t xml:space="preserve">nited </w:t>
      </w:r>
      <w:r w:rsidRPr="006B39E7">
        <w:rPr>
          <w:rStyle w:val="Emphasis"/>
          <w:highlight w:val="green"/>
        </w:rPr>
        <w:t>S</w:t>
      </w:r>
      <w:r w:rsidRPr="006B39E7">
        <w:rPr>
          <w:rStyle w:val="StyleBoldUnderline"/>
        </w:rPr>
        <w:t>tates. For the moment, the PRC is neither able nor willing to emulate the violent seizure by Japan</w:t>
      </w:r>
      <w:r w:rsidRPr="00B20110">
        <w:rPr>
          <w:color w:val="000000"/>
          <w:sz w:val="16"/>
        </w:rPr>
        <w:t xml:space="preserve"> some sixty-four years ago of petroleum and other natural resources in East Asia. </w:t>
      </w:r>
      <w:r w:rsidRPr="006B39E7">
        <w:rPr>
          <w:rStyle w:val="StyleBoldUnderline"/>
          <w:highlight w:val="green"/>
        </w:rPr>
        <w:t>We ignore at our peril</w:t>
      </w:r>
      <w:r w:rsidRPr="006B39E7">
        <w:rPr>
          <w:rStyle w:val="StyleBoldUnderline"/>
        </w:rPr>
        <w:t xml:space="preserve">, however, </w:t>
      </w:r>
      <w:r w:rsidRPr="006B39E7">
        <w:rPr>
          <w:rStyle w:val="StyleBoldUnderline"/>
          <w:highlight w:val="green"/>
        </w:rPr>
        <w:t xml:space="preserve">the fact that Beijing is engaged in an </w:t>
      </w:r>
      <w:r w:rsidRPr="006B39E7">
        <w:rPr>
          <w:rStyle w:val="StyleBoldUnderline"/>
        </w:rPr>
        <w:t xml:space="preserve">even-more- </w:t>
      </w:r>
      <w:r w:rsidRPr="006B39E7">
        <w:rPr>
          <w:rStyle w:val="StyleBoldUnderline"/>
          <w:highlight w:val="green"/>
        </w:rPr>
        <w:t>ambitious effort to acquire</w:t>
      </w:r>
      <w:r w:rsidRPr="006B39E7">
        <w:rPr>
          <w:rStyle w:val="StyleBoldUnderline"/>
        </w:rPr>
        <w:t xml:space="preserve"> legal title to </w:t>
      </w:r>
      <w:r w:rsidRPr="006B39E7">
        <w:rPr>
          <w:rStyle w:val="StyleBoldUnderline"/>
          <w:highlight w:val="green"/>
        </w:rPr>
        <w:t>energy resources</w:t>
      </w:r>
      <w:r w:rsidRPr="006B39E7">
        <w:rPr>
          <w:rStyle w:val="StyleBoldUnderline"/>
        </w:rPr>
        <w:t xml:space="preserve">, not only in the Western Pacific - where much of Unocal's reserves of 650 million barrels of oil are to be found - but literally </w:t>
      </w:r>
      <w:r w:rsidRPr="006B39E7">
        <w:rPr>
          <w:rStyle w:val="StyleBoldUnderline"/>
          <w:highlight w:val="green"/>
        </w:rPr>
        <w:t>around the world</w:t>
      </w:r>
      <w:r w:rsidRPr="006B39E7">
        <w:rPr>
          <w:rStyle w:val="StyleBoldUnderline"/>
        </w:rPr>
        <w:t>.</w:t>
      </w:r>
      <w:r w:rsidRPr="00B20110">
        <w:rPr>
          <w:color w:val="000000"/>
          <w:sz w:val="16"/>
        </w:rPr>
        <w:t xml:space="preserve"> What is particularly worrisome is that Chinese deals being struck from Siberia to Venezuela, from Indonesia to Sudan, from Iran to Canada, from Azerbaijan to Cuba appear not only designed to secure oil to meet Chinese needs. </w:t>
      </w:r>
      <w:r w:rsidRPr="006B39E7">
        <w:rPr>
          <w:rStyle w:val="StyleBoldUnderline"/>
          <w:highlight w:val="green"/>
        </w:rPr>
        <w:t>In a world in which such resources are</w:t>
      </w:r>
      <w:r w:rsidRPr="006B39E7">
        <w:rPr>
          <w:rStyle w:val="StyleBoldUnderline"/>
        </w:rPr>
        <w:t xml:space="preserve"> certainly </w:t>
      </w:r>
      <w:r w:rsidRPr="006B39E7">
        <w:rPr>
          <w:rStyle w:val="StyleBoldUnderline"/>
          <w:highlight w:val="green"/>
        </w:rPr>
        <w:t>finite</w:t>
      </w:r>
      <w:r w:rsidRPr="006B39E7">
        <w:rPr>
          <w:rStyle w:val="StyleBoldUnderline"/>
        </w:rPr>
        <w:t xml:space="preserve">, and possibly contracting, </w:t>
      </w:r>
      <w:r w:rsidRPr="006B39E7">
        <w:rPr>
          <w:rStyle w:val="StyleBoldUnderline"/>
          <w:highlight w:val="green"/>
        </w:rPr>
        <w:t>they</w:t>
      </w:r>
      <w:r w:rsidRPr="006B39E7">
        <w:rPr>
          <w:rStyle w:val="StyleBoldUnderline"/>
        </w:rPr>
        <w:t xml:space="preserve"> also </w:t>
      </w:r>
      <w:r w:rsidRPr="006B39E7">
        <w:rPr>
          <w:rStyle w:val="StyleBoldUnderline"/>
          <w:highlight w:val="green"/>
        </w:rPr>
        <w:t xml:space="preserve">have the effect of taking them off a global market upon which the </w:t>
      </w:r>
      <w:r w:rsidRPr="006B39E7">
        <w:rPr>
          <w:rStyle w:val="Emphasis"/>
          <w:highlight w:val="green"/>
        </w:rPr>
        <w:t>U</w:t>
      </w:r>
      <w:r w:rsidRPr="006B39E7">
        <w:rPr>
          <w:rStyle w:val="StyleBoldUnderline"/>
        </w:rPr>
        <w:t xml:space="preserve">nited </w:t>
      </w:r>
      <w:r w:rsidRPr="006B39E7">
        <w:rPr>
          <w:rStyle w:val="Emphasis"/>
          <w:highlight w:val="green"/>
        </w:rPr>
        <w:t>S</w:t>
      </w:r>
      <w:r w:rsidRPr="006B39E7">
        <w:rPr>
          <w:rStyle w:val="StyleBoldUnderline"/>
        </w:rPr>
        <w:t xml:space="preserve">tates </w:t>
      </w:r>
      <w:r w:rsidRPr="006B39E7">
        <w:rPr>
          <w:rStyle w:val="StyleBoldUnderline"/>
          <w:highlight w:val="green"/>
        </w:rPr>
        <w:t>is</w:t>
      </w:r>
      <w:r w:rsidRPr="006B39E7">
        <w:rPr>
          <w:rStyle w:val="StyleBoldUnderline"/>
        </w:rPr>
        <w:t xml:space="preserve"> increasingly </w:t>
      </w:r>
      <w:r w:rsidRPr="006B39E7">
        <w:rPr>
          <w:rStyle w:val="StyleBoldUnderline"/>
          <w:highlight w:val="green"/>
        </w:rPr>
        <w:t>dependent.</w:t>
      </w:r>
      <w:r w:rsidRPr="00B20110">
        <w:rPr>
          <w:color w:val="000000"/>
          <w:sz w:val="16"/>
          <w:shd w:val="clear" w:color="auto" w:fill="00FF00"/>
        </w:rPr>
        <w:t xml:space="preserve"> </w:t>
      </w:r>
      <w:r w:rsidRPr="00B20110">
        <w:rPr>
          <w:color w:val="000000"/>
          <w:sz w:val="16"/>
        </w:rPr>
        <w:t xml:space="preserve">Jim Woolsey, Robert McFarlane and a number of other national security minded individuals and organizations have joined the Center for Security Policy in advancing a plan for energy security we call </w:t>
      </w:r>
      <w:r w:rsidRPr="006B39E7">
        <w:rPr>
          <w:rStyle w:val="StyleBoldUnderline"/>
        </w:rPr>
        <w:t>the "Set America Free" blueprint. (</w:t>
      </w:r>
      <w:r w:rsidRPr="00B20110">
        <w:rPr>
          <w:color w:val="000000"/>
          <w:sz w:val="16"/>
        </w:rPr>
        <w:t>The blueprint can be viewed at  http://www.SetAmericaFree.oriz.)</w:t>
      </w:r>
      <w:r w:rsidRPr="006B39E7">
        <w:rPr>
          <w:rStyle w:val="StyleBoldUnderline"/>
        </w:rPr>
        <w:t xml:space="preserve"> It offers practical steps that can be taken immediately to begin reducing the Nation's need for imported oil. </w:t>
      </w:r>
      <w:r w:rsidRPr="006B39E7">
        <w:rPr>
          <w:rStyle w:val="StyleBoldUnderline"/>
          <w:highlight w:val="green"/>
        </w:rPr>
        <w:t xml:space="preserve">Unless </w:t>
      </w:r>
      <w:r w:rsidRPr="006B39E7">
        <w:rPr>
          <w:rStyle w:val="StyleBoldUnderline"/>
        </w:rPr>
        <w:t xml:space="preserve">such </w:t>
      </w:r>
      <w:r w:rsidRPr="006B39E7">
        <w:rPr>
          <w:rStyle w:val="StyleBoldUnderline"/>
          <w:highlight w:val="green"/>
        </w:rPr>
        <w:t>steps are taken</w:t>
      </w:r>
      <w:r w:rsidRPr="006B39E7">
        <w:rPr>
          <w:rStyle w:val="StyleBoldUnderline"/>
        </w:rPr>
        <w:t xml:space="preserve">, it would appear that, as a practical matter, </w:t>
      </w:r>
      <w:r w:rsidRPr="006B39E7">
        <w:rPr>
          <w:rStyle w:val="StyleBoldUnderline"/>
          <w:highlight w:val="green"/>
        </w:rPr>
        <w:t xml:space="preserve">we will inevitably find ourselves on a collision course with </w:t>
      </w:r>
      <w:r w:rsidRPr="006B39E7">
        <w:rPr>
          <w:rStyle w:val="StyleBoldUnderline"/>
        </w:rPr>
        <w:t xml:space="preserve">Communist </w:t>
      </w:r>
      <w:r w:rsidRPr="006B39E7">
        <w:rPr>
          <w:rStyle w:val="StyleBoldUnderline"/>
          <w:highlight w:val="green"/>
        </w:rPr>
        <w:t>China,</w:t>
      </w:r>
      <w:r w:rsidRPr="00B20110">
        <w:rPr>
          <w:color w:val="000000"/>
          <w:sz w:val="16"/>
        </w:rPr>
        <w:t xml:space="preserve"> particularly if world-wide demand for oil approaches anything like the projected 60% growth over the next two decades...</w:t>
      </w:r>
    </w:p>
    <w:p w:rsidR="00151444" w:rsidRPr="00151444" w:rsidRDefault="00151444" w:rsidP="00151444">
      <w:pPr>
        <w:pStyle w:val="Heading4"/>
      </w:pPr>
      <w:r w:rsidRPr="00151444">
        <w:t>Extinction</w:t>
      </w:r>
    </w:p>
    <w:p w:rsidR="00151444" w:rsidRPr="00151444" w:rsidRDefault="00151444" w:rsidP="00151444">
      <w:r w:rsidRPr="00151444">
        <w:rPr>
          <w:rStyle w:val="StyleStyleBold12pt"/>
        </w:rPr>
        <w:t>Cheong 01</w:t>
      </w:r>
      <w:r w:rsidRPr="00151444">
        <w:t xml:space="preserve"> - China Cheong, journalist, WILL TAIWAN BREAK AWAY: THE RISE OF TAIWANESE NATIONALISM, 2001, p. 7.</w:t>
      </w:r>
    </w:p>
    <w:p w:rsidR="00151444" w:rsidRPr="00151444" w:rsidRDefault="00151444" w:rsidP="00151444"/>
    <w:p w:rsidR="00151444" w:rsidRPr="00151444" w:rsidRDefault="00151444" w:rsidP="00151444">
      <w:pPr>
        <w:rPr>
          <w:b/>
          <w:bCs/>
          <w:highlight w:val="green"/>
          <w:u w:val="single"/>
        </w:rPr>
      </w:pPr>
      <w:r w:rsidRPr="00B20110">
        <w:rPr>
          <w:color w:val="000000"/>
          <w:sz w:val="16"/>
        </w:rPr>
        <w:t xml:space="preserve">The US estimates that </w:t>
      </w:r>
      <w:r w:rsidRPr="006B39E7">
        <w:rPr>
          <w:rStyle w:val="StyleBoldUnderline"/>
        </w:rPr>
        <w:t>China possesses about 20 nuclear warheads that can destroy major American cities</w:t>
      </w:r>
      <w:r w:rsidRPr="00B20110">
        <w:rPr>
          <w:color w:val="000000"/>
          <w:sz w:val="16"/>
        </w:rPr>
        <w:t xml:space="preserve">. </w:t>
      </w:r>
      <w:r w:rsidRPr="006B39E7">
        <w:rPr>
          <w:rStyle w:val="StyleBoldUnderline"/>
          <w:highlight w:val="green"/>
        </w:rPr>
        <w:t>Beijing</w:t>
      </w:r>
      <w:r w:rsidRPr="006B39E7">
        <w:rPr>
          <w:rStyle w:val="StyleBoldUnderline"/>
        </w:rPr>
        <w:t xml:space="preserve"> also </w:t>
      </w:r>
      <w:r w:rsidRPr="006B39E7">
        <w:rPr>
          <w:rStyle w:val="StyleBoldUnderline"/>
          <w:highlight w:val="green"/>
        </w:rPr>
        <w:t>seems prepared to go for the nuclear option</w:t>
      </w:r>
      <w:r w:rsidRPr="006B39E7">
        <w:rPr>
          <w:rStyle w:val="StyleBoldUnderline"/>
        </w:rPr>
        <w:t>. A Chinese military official disclosed recently that Beijing was considering a review of its “non first use” principle regarding nuclear weapons. Major-General</w:t>
      </w:r>
      <w:r w:rsidRPr="00B20110">
        <w:rPr>
          <w:color w:val="000000"/>
          <w:sz w:val="16"/>
        </w:rPr>
        <w:t xml:space="preserve"> Pan Zhangqiang, president of the military-funded Institute for Strategic Studies, told a gathering at the Woodrow Wilson International Centre for Scholars in Washington that although the government still abided by that principle, </w:t>
      </w:r>
      <w:r w:rsidRPr="006B39E7">
        <w:rPr>
          <w:rStyle w:val="StyleBoldUnderline"/>
        </w:rPr>
        <w:t xml:space="preserve">there were strong pressures from the military to drop it. He said </w:t>
      </w:r>
      <w:r w:rsidRPr="006B39E7">
        <w:rPr>
          <w:rStyle w:val="StyleBoldUnderline"/>
          <w:highlight w:val="green"/>
        </w:rPr>
        <w:t xml:space="preserve">military leaders considered the use of nuclear weapons mandatory if the country risked dismemberment </w:t>
      </w:r>
      <w:r w:rsidRPr="006B39E7">
        <w:rPr>
          <w:rStyle w:val="StyleBoldUnderline"/>
        </w:rPr>
        <w:t>as a result of foreign intervention.</w:t>
      </w:r>
      <w:r w:rsidRPr="00B20110">
        <w:rPr>
          <w:color w:val="000000"/>
          <w:sz w:val="16"/>
        </w:rPr>
        <w:t xml:space="preserve"> Gen Ridgeway </w:t>
      </w:r>
      <w:r w:rsidRPr="006B39E7">
        <w:rPr>
          <w:rStyle w:val="StyleBoldUnderline"/>
        </w:rPr>
        <w:t xml:space="preserve">said that should that come to pass, we would see the destruction of civilisation. </w:t>
      </w:r>
      <w:r w:rsidRPr="006B39E7">
        <w:rPr>
          <w:rStyle w:val="StyleBoldUnderline"/>
          <w:highlight w:val="green"/>
        </w:rPr>
        <w:t>There would be no victors in such a war. While the prospect of a nuclear Armaggedon</w:t>
      </w:r>
      <w:r w:rsidRPr="006B39E7">
        <w:rPr>
          <w:rStyle w:val="StyleBoldUnderline"/>
        </w:rPr>
        <w:t xml:space="preserve"> over Taiwan </w:t>
      </w:r>
      <w:r w:rsidRPr="006B39E7">
        <w:rPr>
          <w:rStyle w:val="StyleBoldUnderline"/>
          <w:highlight w:val="green"/>
        </w:rPr>
        <w:t>might seem inconceivable, it cannot be ruled out entirely, for China puts sovereignty above everything else.</w:t>
      </w:r>
    </w:p>
    <w:p w:rsidR="00B8198C" w:rsidRDefault="00B8198C" w:rsidP="00B8198C">
      <w:pPr>
        <w:pStyle w:val="Heading2"/>
      </w:pPr>
      <w:r>
        <w:t xml:space="preserve">ADV countries </w:t>
      </w:r>
    </w:p>
    <w:p w:rsidR="00732B8B" w:rsidRPr="00732B8B" w:rsidRDefault="007101F0" w:rsidP="007101F0">
      <w:pPr>
        <w:pStyle w:val="Heading3"/>
      </w:pPr>
      <w:r>
        <w:t xml:space="preserve">ADV China 1nc </w:t>
      </w:r>
    </w:p>
    <w:p w:rsidR="00B8198C" w:rsidRPr="00B8198C" w:rsidRDefault="00B8198C" w:rsidP="00B8198C">
      <w:pPr>
        <w:pStyle w:val="Heading4"/>
      </w:pPr>
      <w:r>
        <w:t xml:space="preserve">High prices oil undermines Chinese growth </w:t>
      </w:r>
    </w:p>
    <w:p w:rsidR="00B8198C" w:rsidRPr="00B8198C" w:rsidRDefault="00B8198C" w:rsidP="00B8198C">
      <w:r w:rsidRPr="00B8198C">
        <w:t xml:space="preserve">Jeff </w:t>
      </w:r>
      <w:r w:rsidRPr="00B8198C">
        <w:rPr>
          <w:rStyle w:val="StyleStyleBold12pt"/>
        </w:rPr>
        <w:t>Rubin</w:t>
      </w:r>
      <w:r>
        <w:t xml:space="preserve"> </w:t>
      </w:r>
      <w:r w:rsidRPr="00B8198C">
        <w:rPr>
          <w:rStyle w:val="StyleStyleBold12pt"/>
        </w:rPr>
        <w:t>2012</w:t>
      </w:r>
      <w:r w:rsidRPr="00B8198C">
        <w:t xml:space="preserve"> former chief economist, CIBC World Markets, "How High Oil Prices Will Permanently Cap Economic Growth," BLOOMBERG, 9—23—12, http://www.bloomberg.com/news/2012-09-23/how-high-oil-prices-will-permanently-cap-economic-growth.html</w:t>
      </w:r>
    </w:p>
    <w:p w:rsidR="00B8198C" w:rsidRPr="00B8198C" w:rsidRDefault="00B8198C" w:rsidP="00B8198C"/>
    <w:p w:rsidR="00B8198C" w:rsidRPr="00B8198C" w:rsidRDefault="00B8198C" w:rsidP="00B8198C">
      <w:pPr>
        <w:rPr>
          <w:color w:val="000000"/>
          <w:sz w:val="16"/>
          <w:szCs w:val="16"/>
        </w:rPr>
      </w:pPr>
      <w:r w:rsidRPr="00B8198C">
        <w:rPr>
          <w:color w:val="000000"/>
          <w:sz w:val="16"/>
          <w:szCs w:val="16"/>
        </w:rPr>
        <w:t xml:space="preserve">For most of the last century, </w:t>
      </w:r>
      <w:r w:rsidRPr="00B8198C">
        <w:rPr>
          <w:rStyle w:val="StyleBoldUnderline"/>
          <w:highlight w:val="green"/>
        </w:rPr>
        <w:t>cheap oil powered global economic growth</w:t>
      </w:r>
      <w:r w:rsidRPr="007101F0">
        <w:rPr>
          <w:rStyle w:val="StyleBoldUnderline"/>
          <w:rFonts w:asciiTheme="minorHAnsi" w:hAnsiTheme="minorHAnsi"/>
        </w:rPr>
        <w:t xml:space="preserve">. But </w:t>
      </w:r>
      <w:r w:rsidRPr="00B8198C">
        <w:rPr>
          <w:color w:val="000000"/>
          <w:sz w:val="16"/>
          <w:szCs w:val="16"/>
        </w:rPr>
        <w:t xml:space="preserve">in the last decade, the </w:t>
      </w:r>
      <w:r w:rsidRPr="00B8198C">
        <w:rPr>
          <w:rStyle w:val="StyleBoldUnderline"/>
          <w:highlight w:val="green"/>
        </w:rPr>
        <w:t xml:space="preserve">price of oil has quadrupled, and that shift will </w:t>
      </w:r>
      <w:r w:rsidRPr="00B8198C">
        <w:rPr>
          <w:rStyle w:val="Emphasis"/>
          <w:highlight w:val="green"/>
        </w:rPr>
        <w:t xml:space="preserve">permanently </w:t>
      </w:r>
      <w:r w:rsidRPr="00B8198C">
        <w:rPr>
          <w:rStyle w:val="StyleBoldUnderline"/>
          <w:highlight w:val="green"/>
        </w:rPr>
        <w:t>shackle the growth potential of the world’s economies.</w:t>
      </w:r>
      <w:r w:rsidRPr="00B8198C">
        <w:rPr>
          <w:rStyle w:val="StyleBoldUnderline"/>
        </w:rPr>
        <w:t xml:space="preserve">  </w:t>
      </w:r>
      <w:r w:rsidRPr="00B8198C">
        <w:rPr>
          <w:color w:val="000000"/>
          <w:sz w:val="16"/>
          <w:szCs w:val="16"/>
        </w:rPr>
        <w:t xml:space="preserve">The countries guzzling the most oil are taking the biggest hits to potential economic growth. That’s sobering news for the U.S., which consumes almost a fifth of the oil used in the world every day. Not long ago, when oil was $20 a barrel, the U.S. was the locomotive of global economic growth; the federal government was running budget surpluses; the jobless rate at the beginning of the last decade was at a 40-year low. Now, growth is stalled, the deficit is more than $1 trillion and almost 13 million Americans are unemployed.  And the U.S. isn’t the only country getting squeezed. </w:t>
      </w:r>
      <w:r w:rsidRPr="00B8198C">
        <w:rPr>
          <w:rStyle w:val="StyleBoldUnderline"/>
          <w:highlight w:val="green"/>
        </w:rPr>
        <w:t>From Europe to Japan, governments are struggling to restore growth</w:t>
      </w:r>
      <w:r w:rsidRPr="00B8198C">
        <w:rPr>
          <w:color w:val="000000"/>
          <w:sz w:val="16"/>
          <w:szCs w:val="16"/>
        </w:rPr>
        <w:t xml:space="preserve">. But the economic remedies being used are doing more harm than good, based as they are on a fundamental belief that economic growth can return to its former strength. Central bankers and policy makers have failed to fully recognize the suffocating impact of $100-a-barrel oil.  </w:t>
      </w:r>
      <w:r w:rsidRPr="00B8198C">
        <w:rPr>
          <w:rStyle w:val="StyleBoldUnderline"/>
          <w:highlight w:val="green"/>
        </w:rPr>
        <w:t>Running huge budget deficits and keeping borrowing costs at record lows are only compounding current problems. These policies cannot be long-term substitutes for cheap oil because an economy can’t grow if it can no longer afford to burn the fuel on which it runs</w:t>
      </w:r>
      <w:r w:rsidRPr="00B8198C">
        <w:rPr>
          <w:rStyle w:val="reduce2"/>
          <w:sz w:val="14"/>
        </w:rPr>
        <w:t xml:space="preserve">. </w:t>
      </w:r>
      <w:r w:rsidRPr="00B8198C">
        <w:rPr>
          <w:sz w:val="16"/>
          <w:szCs w:val="16"/>
        </w:rPr>
        <w:t>The end of growth means governments will need to radically change how economies are managed. Fiscal and monetary policies need to be recalibrated to account for slower potential growth rates.  Energy Source Oil provides more than a third of the energy we use on the planet every day, more than any other energy source. And you can draw a straight line between oil consumption and gross-domestic- product growth. The more oil we burn, the faster the global economy grows. On average over the last four decades, a 1 percent bump in world oil consumption has led to a 2 percent increase in global GDP. That means if GDP increased 4 percent a year -- as it often did before the 2008 recession -- oil consumption was increasing by 2 percent a year. At $20 a barrel, increasing annual oil consumption by 2 percent seems reasonable enough. At $100 a barrel, it becomes easier to see how a 2 percent increase in fuel consumption is enough to make an economy collapse. 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Over the last four decades, each time oil prices have spiked, the global economy has entered a recession. Consider the first oil shock, after the Yom Kippur War in 1973, when the Organization of Petroleum Exporting Countries’ Arab members turned off the taps on roughly 8 percent of the world’s oil supply by cutting shipments to the U.S. and other Israeli allies. Crude prices spiked, and by 1974, real GDP in the U.S. had shrunk by 2.5 percent. The second OPEC oil shock happened during Iran’s revolution and the subsequent war with Iraq. Disruptions to Iranian production during the revolution sent crude prices higher, pushing the North American economy into a recession for the first half of 1980. 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The first Gulf War disrupted almost 10 percent of the world’s oil supply, sending major oil-consuming countries into a recession in the fall of 1990. Guess what oil prices were doing in 2008, when the world fell into the deepest recession since the 1930s? From trading around $30 a barrel in 2004, oil prices marched steadily higher before hitting a peak of $147 a barrel in the summer of 2008. Unlike past oil price shocks, this time there wasn’t even a supply disruption to blame. The spigot was wide open. The problem was, we could no longer afford to buy what was flowing through it. There are many ways an oil shock can hurt an economy. When prices spike, most of us have little choice but to open our wallets. Paying more for oil means we have less cash to spend on food, shelter, furniture, clothes, travel and pretty much anything else. Expensive oil, coupled with the average American’s refusal to drive less, leaves a lot less money for the rest of the economy. Worse, when oil prices go up, so does inflation. And when inflation goes up, central banks respond by raising interest rates to keep prices in check.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 Unfortunately, this pattern of oil-driven inflation is with us again. And world food prices are being affected.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 Food Prices</w:t>
      </w:r>
      <w:r w:rsidRPr="00B8198C">
        <w:rPr>
          <w:sz w:val="16"/>
          <w:szCs w:val="16"/>
          <w:highlight w:val="green"/>
        </w:rPr>
        <w:t>A</w:t>
      </w:r>
      <w:r w:rsidRPr="00B8198C">
        <w:rPr>
          <w:rStyle w:val="StyleBoldUnderline"/>
          <w:highlight w:val="green"/>
        </w:rPr>
        <w:t xml:space="preserve"> double whammy of rising oil and food prices means inflation</w:t>
      </w:r>
      <w:r w:rsidRPr="00B8198C">
        <w:rPr>
          <w:rStyle w:val="StyleBoldUnderline"/>
        </w:rPr>
        <w:t xml:space="preserve"> will be here sooner than anyone would like to think.</w:t>
      </w:r>
      <w:r w:rsidRPr="007101F0">
        <w:rPr>
          <w:rStyle w:val="StyleBoldUnderline"/>
          <w:rFonts w:asciiTheme="minorHAnsi" w:hAnsiTheme="minorHAnsi"/>
        </w:rPr>
        <w:t xml:space="preserve"> </w:t>
      </w:r>
      <w:r w:rsidRPr="00B8198C">
        <w:rPr>
          <w:color w:val="000000"/>
          <w:sz w:val="16"/>
          <w:szCs w:val="16"/>
        </w:rPr>
        <w:t>Rising inflation rates</w:t>
      </w:r>
      <w:r w:rsidRPr="00B8198C">
        <w:rPr>
          <w:rStyle w:val="StyleBoldUnderline"/>
          <w:highlight w:val="green"/>
        </w:rPr>
        <w:t xml:space="preserve"> in China and India</w:t>
      </w:r>
      <w:r w:rsidRPr="00B8198C">
        <w:rPr>
          <w:color w:val="000000"/>
          <w:sz w:val="16"/>
          <w:szCs w:val="16"/>
        </w:rPr>
        <w:t xml:space="preserve">are a clear signal that those economies are growing at an unsustainable pace. </w:t>
      </w:r>
      <w:r w:rsidRPr="007101F0">
        <w:rPr>
          <w:rStyle w:val="StyleBoldUnderline"/>
          <w:rFonts w:asciiTheme="minorHAnsi" w:hAnsiTheme="minorHAnsi"/>
        </w:rPr>
        <w:t xml:space="preserve">China </w:t>
      </w:r>
      <w:r w:rsidRPr="00B8198C">
        <w:rPr>
          <w:rStyle w:val="StyleBoldUnderline"/>
        </w:rPr>
        <w:t xml:space="preserve">has made GDP growth of more than 8 percent a priority but </w:t>
      </w:r>
      <w:r w:rsidRPr="00B8198C">
        <w:rPr>
          <w:rStyle w:val="StyleBoldUnderline"/>
          <w:highlight w:val="green"/>
        </w:rPr>
        <w:t>needs to recalibrate</w:t>
      </w:r>
      <w:r w:rsidRPr="00B8198C">
        <w:rPr>
          <w:color w:val="000000"/>
          <w:sz w:val="16"/>
          <w:szCs w:val="16"/>
        </w:rPr>
        <w:t xml:space="preserve"> its thinking to recognize the damping effects of high oil prices. </w:t>
      </w:r>
      <w:r w:rsidRPr="00B8198C">
        <w:rPr>
          <w:rStyle w:val="StyleBoldUnderline"/>
        </w:rPr>
        <w:t>Growth might not stall entirely, but</w:t>
      </w:r>
      <w:r w:rsidRPr="007101F0">
        <w:rPr>
          <w:rStyle w:val="StyleBoldUnderline"/>
          <w:rFonts w:asciiTheme="minorHAnsi" w:hAnsiTheme="minorHAnsi"/>
        </w:rPr>
        <w:t xml:space="preserve"> </w:t>
      </w:r>
      <w:r w:rsidRPr="00B8198C">
        <w:rPr>
          <w:rStyle w:val="StyleBoldUnderline"/>
          <w:highlight w:val="green"/>
        </w:rPr>
        <w:t xml:space="preserve">clocking double-digit gains is no longer feasible, </w:t>
      </w:r>
      <w:r w:rsidRPr="00B8198C">
        <w:rPr>
          <w:rStyle w:val="StyleBoldUnderline"/>
        </w:rPr>
        <w:t>at least</w:t>
      </w:r>
      <w:r w:rsidRPr="00B8198C">
        <w:rPr>
          <w:rStyle w:val="StyleBoldUnderline"/>
          <w:highlight w:val="green"/>
        </w:rPr>
        <w:t xml:space="preserve"> without triggering a </w:t>
      </w:r>
      <w:r w:rsidRPr="00B8198C">
        <w:rPr>
          <w:rStyle w:val="Emphasis"/>
          <w:highlight w:val="green"/>
        </w:rPr>
        <w:t>calamitous increase in inflation</w:t>
      </w:r>
      <w:r w:rsidRPr="00B8198C">
        <w:rPr>
          <w:rStyle w:val="StyleBoldUnderline"/>
        </w:rPr>
        <w:t>. If China and India, the new engines of global economic growth, are forced to adopt anti-inflationary monetary policies, the ripple effects for resource-based economies such as Canada, Australia and Brazil will be felt in a hurry.</w:t>
      </w:r>
      <w:r w:rsidRPr="007101F0">
        <w:rPr>
          <w:rStyle w:val="StyleBoldUnderline"/>
          <w:rFonts w:asciiTheme="minorHAnsi" w:hAnsiTheme="minorHAnsi"/>
        </w:rPr>
        <w:t xml:space="preserve"> </w:t>
      </w:r>
      <w:r w:rsidRPr="00B8198C">
        <w:rPr>
          <w:rStyle w:val="Emphasis"/>
          <w:highlight w:val="green"/>
        </w:rPr>
        <w:t>Triple-digit oil prices will end the lofty economic hopes of India and China,</w:t>
      </w:r>
      <w:r w:rsidRPr="00B8198C">
        <w:rPr>
          <w:rStyle w:val="Emphasis"/>
        </w:rPr>
        <w:t xml:space="preserve"> </w:t>
      </w:r>
      <w:r w:rsidRPr="00B8198C">
        <w:rPr>
          <w:color w:val="000000"/>
          <w:sz w:val="16"/>
          <w:szCs w:val="16"/>
        </w:rPr>
        <w:t>which are looking to achieve the same sort of sustained growth that North America and Europe enjoyed in the postwar era. There is an unavoidable obstacle that puts such ambitions out of reach: Today’s oil isn’t flowing from the same places it did yesterday. More importantly, it’s not flowing at the same cost.</w:t>
      </w:r>
    </w:p>
    <w:p w:rsidR="00B8198C" w:rsidRPr="00B8198C" w:rsidRDefault="00B8198C" w:rsidP="00B8198C">
      <w:pPr>
        <w:pStyle w:val="Heading4"/>
      </w:pPr>
      <w:r w:rsidRPr="00B8198C">
        <w:t xml:space="preserve">Chinese economy </w:t>
      </w:r>
      <w:r>
        <w:t xml:space="preserve">is vulnerable – next shock could trigger a collapse </w:t>
      </w:r>
    </w:p>
    <w:p w:rsidR="00B8198C" w:rsidRPr="00B8198C" w:rsidRDefault="00B8198C" w:rsidP="00B8198C">
      <w:r w:rsidRPr="00B8198C">
        <w:rPr>
          <w:rStyle w:val="StyleStyleBold12pt"/>
        </w:rPr>
        <w:t>Roach 13</w:t>
      </w:r>
      <w:r w:rsidRPr="00B8198C">
        <w:t xml:space="preserve"> (Stephen, senior fellow at Yale University’s Jackson Institute of Global Affairs, 1/29/13, “China’s Last Soft Landing” Project Syndicate) http://www.project-syndicate.org/commentary/chinese-economic-resilience-is-weakening-by-stephen-s--roach</w:t>
      </w:r>
    </w:p>
    <w:p w:rsidR="00B8198C" w:rsidRPr="00B8198C" w:rsidRDefault="00B8198C" w:rsidP="00B8198C"/>
    <w:p w:rsidR="00B8198C" w:rsidRPr="007101F0" w:rsidRDefault="00B8198C" w:rsidP="00B8198C">
      <w:pPr>
        <w:rPr>
          <w:rStyle w:val="StyleBoldUnderline"/>
          <w:rFonts w:asciiTheme="minorHAnsi" w:hAnsiTheme="minorHAnsi"/>
        </w:rPr>
      </w:pPr>
      <w:r w:rsidRPr="00816663">
        <w:rPr>
          <w:sz w:val="16"/>
        </w:rPr>
        <w:t>Since then</w:t>
      </w:r>
      <w:r w:rsidRPr="00816663">
        <w:rPr>
          <w:rStyle w:val="StyleBoldUnderline"/>
          <w:highlight w:val="green"/>
        </w:rPr>
        <w:t>, many of China’s</w:t>
      </w:r>
      <w:r w:rsidRPr="00816663">
        <w:rPr>
          <w:rStyle w:val="StyleBoldUnderline"/>
        </w:rPr>
        <w:t xml:space="preserve"> inherent</w:t>
      </w:r>
      <w:r w:rsidRPr="007101F0">
        <w:rPr>
          <w:rStyle w:val="StyleBoldUnderline"/>
          <w:rFonts w:asciiTheme="minorHAnsi" w:hAnsiTheme="minorHAnsi"/>
        </w:rPr>
        <w:t xml:space="preserve"> </w:t>
      </w:r>
      <w:r w:rsidRPr="00816663">
        <w:rPr>
          <w:rStyle w:val="StyleBoldUnderline"/>
          <w:highlight w:val="green"/>
        </w:rPr>
        <w:t>strengths have been sapped by</w:t>
      </w:r>
      <w:r w:rsidRPr="00816663">
        <w:rPr>
          <w:rStyle w:val="StyleBoldUnderline"/>
        </w:rPr>
        <w:t xml:space="preserve"> all-too-frequent</w:t>
      </w:r>
      <w:r w:rsidRPr="007101F0">
        <w:rPr>
          <w:rStyle w:val="StyleBoldUnderline"/>
          <w:rFonts w:asciiTheme="minorHAnsi" w:hAnsiTheme="minorHAnsi"/>
        </w:rPr>
        <w:t xml:space="preserve"> </w:t>
      </w:r>
      <w:r w:rsidRPr="00816663">
        <w:rPr>
          <w:rStyle w:val="Emphasis"/>
          <w:highlight w:val="green"/>
        </w:rPr>
        <w:t>external shocks.</w:t>
      </w:r>
      <w:r w:rsidRPr="00816663">
        <w:rPr>
          <w:rStyle w:val="StyleBoldUnderline"/>
          <w:highlight w:val="green"/>
        </w:rPr>
        <w:t xml:space="preserve">The banking sector is still digging out from </w:t>
      </w:r>
      <w:r w:rsidRPr="00816663">
        <w:rPr>
          <w:rStyle w:val="StyleBoldUnderline"/>
        </w:rPr>
        <w:t xml:space="preserve">the </w:t>
      </w:r>
      <w:r w:rsidRPr="00816663">
        <w:rPr>
          <w:rStyle w:val="StyleBoldUnderline"/>
          <w:highlight w:val="green"/>
        </w:rPr>
        <w:t>bad loans</w:t>
      </w:r>
      <w:r w:rsidRPr="00816663">
        <w:rPr>
          <w:sz w:val="16"/>
        </w:rPr>
        <w:t xml:space="preserve"> extended </w:t>
      </w:r>
      <w:r w:rsidRPr="00816663">
        <w:rPr>
          <w:rStyle w:val="StyleBoldUnderline"/>
        </w:rPr>
        <w:t xml:space="preserve">in the aftermath of the global meltdown in 2008.Finding affordable </w:t>
      </w:r>
      <w:r w:rsidRPr="00816663">
        <w:rPr>
          <w:rStyle w:val="StyleBoldUnderline"/>
          <w:highlight w:val="green"/>
        </w:rPr>
        <w:t>housing has become an</w:t>
      </w:r>
      <w:r w:rsidRPr="00816663">
        <w:rPr>
          <w:rStyle w:val="StyleBoldUnderline"/>
        </w:rPr>
        <w:t xml:space="preserve"> increasingly serious </w:t>
      </w:r>
      <w:r w:rsidRPr="00816663">
        <w:rPr>
          <w:rStyle w:val="StyleBoldUnderline"/>
          <w:highlight w:val="green"/>
        </w:rPr>
        <w:t>problem</w:t>
      </w:r>
      <w:r w:rsidRPr="00816663">
        <w:rPr>
          <w:sz w:val="16"/>
        </w:rPr>
        <w:t xml:space="preserve"> for those relocating to cities for the first time. </w:t>
      </w:r>
      <w:r w:rsidRPr="00816663">
        <w:rPr>
          <w:rStyle w:val="StyleBoldUnderline"/>
        </w:rPr>
        <w:t xml:space="preserve">And </w:t>
      </w:r>
      <w:r w:rsidRPr="00816663">
        <w:rPr>
          <w:rStyle w:val="StyleBoldUnderline"/>
          <w:highlight w:val="green"/>
        </w:rPr>
        <w:t>corruption scandals</w:t>
      </w:r>
      <w:r w:rsidRPr="00816663">
        <w:rPr>
          <w:rStyle w:val="StyleBoldUnderline"/>
        </w:rPr>
        <w:t xml:space="preserve"> and the related risks of political turmoil </w:t>
      </w:r>
      <w:r w:rsidRPr="00816663">
        <w:rPr>
          <w:rStyle w:val="StyleBoldUnderline"/>
          <w:highlight w:val="green"/>
        </w:rPr>
        <w:t>were unsettling</w:t>
      </w:r>
      <w:r w:rsidRPr="00816663">
        <w:rPr>
          <w:sz w:val="16"/>
        </w:rPr>
        <w:t>, to say the least</w:t>
      </w:r>
      <w:r w:rsidRPr="00816663">
        <w:rPr>
          <w:rStyle w:val="StyleBoldUnderline"/>
        </w:rPr>
        <w:t>, in the months prior to last year’s Communist Party leadership transition.</w:t>
      </w:r>
      <w:r w:rsidRPr="00816663">
        <w:rPr>
          <w:sz w:val="16"/>
        </w:rPr>
        <w:t xml:space="preserve">In other words, the </w:t>
      </w:r>
      <w:r w:rsidRPr="00816663">
        <w:rPr>
          <w:rStyle w:val="Emphasis"/>
          <w:highlight w:val="green"/>
        </w:rPr>
        <w:t>vulnerability</w:t>
      </w:r>
      <w:r w:rsidRPr="00816663">
        <w:rPr>
          <w:rStyle w:val="Emphasis"/>
        </w:rPr>
        <w:t xml:space="preserve"> </w:t>
      </w:r>
      <w:r w:rsidRPr="00816663">
        <w:rPr>
          <w:sz w:val="16"/>
        </w:rPr>
        <w:t xml:space="preserve">implied by Wen’s “Four Uns” </w:t>
      </w:r>
      <w:r w:rsidRPr="00816663">
        <w:rPr>
          <w:rStyle w:val="StyleBoldUnderline"/>
          <w:highlight w:val="green"/>
        </w:rPr>
        <w:t>has increased significantly. China’s economy has</w:t>
      </w:r>
      <w:r w:rsidRPr="00816663">
        <w:rPr>
          <w:sz w:val="16"/>
        </w:rPr>
        <w:t xml:space="preserve"> certainly </w:t>
      </w:r>
      <w:r w:rsidRPr="00816663">
        <w:rPr>
          <w:rStyle w:val="StyleBoldUnderline"/>
          <w:highlight w:val="green"/>
        </w:rPr>
        <w:t>become more unstable</w:t>
      </w:r>
      <w:r w:rsidRPr="00816663">
        <w:rPr>
          <w:rStyle w:val="StyleBoldUnderline"/>
        </w:rPr>
        <w:t xml:space="preserve">, with major slowdowns in real GDP growth in 2009 and again in 2012. </w:t>
      </w:r>
      <w:r w:rsidRPr="00816663">
        <w:rPr>
          <w:rStyle w:val="StyleBoldUnderline"/>
          <w:highlight w:val="green"/>
        </w:rPr>
        <w:t>Its imbalances have gotten worse as well</w:t>
      </w:r>
      <w:r w:rsidRPr="00816663">
        <w:rPr>
          <w:rStyle w:val="StyleBoldUnderline"/>
        </w:rPr>
        <w:t>,</w:t>
      </w:r>
      <w:r w:rsidRPr="00816663">
        <w:rPr>
          <w:sz w:val="16"/>
        </w:rPr>
        <w:t xml:space="preserve"> with the investment share of GDP approaching 50% and private consumption falling below 35% of GDP. </w:t>
      </w:r>
      <w:r w:rsidRPr="00816663">
        <w:rPr>
          <w:rStyle w:val="StyleBoldUnderline"/>
        </w:rPr>
        <w:t>Similarly, China has become more uncoordinated, or fragmented, as its</w:t>
      </w:r>
      <w:r w:rsidRPr="007101F0">
        <w:rPr>
          <w:rStyle w:val="StyleBoldUnderline"/>
          <w:rFonts w:asciiTheme="minorHAnsi" w:hAnsiTheme="minorHAnsi"/>
        </w:rPr>
        <w:t xml:space="preserve"> </w:t>
      </w:r>
      <w:r w:rsidRPr="00816663">
        <w:rPr>
          <w:rStyle w:val="StyleBoldUnderline"/>
          <w:highlight w:val="green"/>
        </w:rPr>
        <w:t>income disparities have continued to widen</w:t>
      </w:r>
      <w:r w:rsidRPr="00816663">
        <w:rPr>
          <w:rStyle w:val="StyleBoldUnderline"/>
        </w:rPr>
        <w:t xml:space="preserve">. And </w:t>
      </w:r>
      <w:r w:rsidRPr="00816663">
        <w:rPr>
          <w:rStyle w:val="StyleBoldUnderline"/>
          <w:highlight w:val="green"/>
        </w:rPr>
        <w:t>sustainability is being jeopardized by</w:t>
      </w:r>
      <w:r w:rsidR="00816663">
        <w:rPr>
          <w:rStyle w:val="StyleBoldUnderline"/>
          <w:highlight w:val="green"/>
        </w:rPr>
        <w:t xml:space="preserve"> </w:t>
      </w:r>
      <w:r w:rsidRPr="00816663">
        <w:rPr>
          <w:rStyle w:val="StyleBoldUnderline"/>
          <w:highlight w:val="green"/>
        </w:rPr>
        <w:t>environmental degradation and pollution</w:t>
      </w:r>
      <w:r w:rsidRPr="00816663">
        <w:rPr>
          <w:rStyle w:val="StyleBoldUnderline"/>
        </w:rPr>
        <w:t>, which pose a growing threat to the country’s atmosphere and water supply.</w:t>
      </w:r>
      <w:r w:rsidRPr="00816663">
        <w:rPr>
          <w:sz w:val="16"/>
        </w:rPr>
        <w:t xml:space="preserve">In short, </w:t>
      </w:r>
      <w:r w:rsidRPr="00816663">
        <w:rPr>
          <w:rStyle w:val="Emphasis"/>
          <w:highlight w:val="green"/>
        </w:rPr>
        <w:t>China’s growth model has been stretched as never before</w:t>
      </w:r>
      <w:r w:rsidRPr="00816663">
        <w:rPr>
          <w:rStyle w:val="StyleBoldUnderline"/>
          <w:highlight w:val="green"/>
        </w:rPr>
        <w:t>.</w:t>
      </w:r>
      <w:r w:rsidRPr="00816663">
        <w:rPr>
          <w:rStyle w:val="StyleBoldUnderline"/>
        </w:rPr>
        <w:t xml:space="preserve"> And, like a piece of fabric, </w:t>
      </w:r>
      <w:r w:rsidRPr="00816663">
        <w:rPr>
          <w:rStyle w:val="StyleBoldUnderline"/>
          <w:highlight w:val="green"/>
        </w:rPr>
        <w:t>the longer it remains stretched</w:t>
      </w:r>
      <w:r w:rsidRPr="007101F0">
        <w:rPr>
          <w:rStyle w:val="StyleBoldUnderline"/>
          <w:rFonts w:asciiTheme="minorHAnsi" w:hAnsiTheme="minorHAnsi"/>
        </w:rPr>
        <w:t xml:space="preserve">, </w:t>
      </w:r>
      <w:r w:rsidRPr="00816663">
        <w:rPr>
          <w:rStyle w:val="StyleBoldUnderline"/>
        </w:rPr>
        <w:t xml:space="preserve">the longer it will take to return to its former resilient state – and </w:t>
      </w:r>
      <w:r w:rsidRPr="00816663">
        <w:rPr>
          <w:rStyle w:val="StyleBoldUnderline"/>
          <w:highlight w:val="green"/>
        </w:rPr>
        <w:t>the greater the possibility</w:t>
      </w:r>
      <w:r w:rsidRPr="00816663">
        <w:rPr>
          <w:rStyle w:val="StyleBoldUnderline"/>
        </w:rPr>
        <w:t xml:space="preserve"> that </w:t>
      </w:r>
      <w:r w:rsidRPr="00816663">
        <w:rPr>
          <w:rStyle w:val="Emphasis"/>
          <w:highlight w:val="green"/>
        </w:rPr>
        <w:t>it will not spring back</w:t>
      </w:r>
      <w:r w:rsidRPr="00816663">
        <w:rPr>
          <w:rStyle w:val="Emphasis"/>
        </w:rPr>
        <w:t xml:space="preserve"> </w:t>
      </w:r>
      <w:r w:rsidRPr="00816663">
        <w:rPr>
          <w:rStyle w:val="StyleBoldUnderline"/>
        </w:rPr>
        <w:t xml:space="preserve">the next time </w:t>
      </w:r>
      <w:r w:rsidRPr="00816663">
        <w:rPr>
          <w:rStyle w:val="StyleBoldUnderline"/>
          <w:highlight w:val="green"/>
        </w:rPr>
        <w:t>something goes wrong</w:t>
      </w:r>
      <w:r w:rsidRPr="00816663">
        <w:rPr>
          <w:rStyle w:val="StyleBoldUnderline"/>
        </w:rPr>
        <w:t>.</w:t>
      </w:r>
      <w:r w:rsidRPr="00816663">
        <w:rPr>
          <w:sz w:val="16"/>
        </w:rPr>
        <w:t xml:space="preserve">The message to China’s new leadership is unmistakable: There has never been a more urgent time to get on with the heavy lifting of rebalancing and reform. Now is the time to implement the measures that will accelerate the transition to a more consumer-led economy. The agenda is long, but it is hardly a secret. It includes developing the services sector, funding the social safety net, liberalizing an antiquated residential-permit system (hukou), reforming state-owned enterprises, and ending financial repression on households by lifting artificially low interest rates on savings. Failure to act quickly on this program would leave China far too vulnerable to the inevitable next shock in a crisis-battered world. In the absence of rebalancing, any one of several potential tipping points could seriously compromise the economy’s ability to pull off another soft landing: deteriorating credit quality in the banking system; weakening export competitiveness as wages rise; key environmental, governance, and social problems (namely, pollution, corruption, and inequality); and, of course, foreign-policy missteps, as suggested by escalating problems with Japan. </w:t>
      </w:r>
      <w:r w:rsidRPr="00816663">
        <w:rPr>
          <w:rStyle w:val="StyleBoldUnderline"/>
        </w:rPr>
        <w:t>The Chinese economy has come through two major global crises in the past four years. On the surface, its resilience has been impressive</w:t>
      </w:r>
      <w:r w:rsidRPr="00816663">
        <w:rPr>
          <w:sz w:val="16"/>
        </w:rPr>
        <w:t xml:space="preserve"> – the first to recover, as Chinese leaders always want to remind the rest of the world</w:t>
      </w:r>
      <w:r w:rsidRPr="00816663">
        <w:rPr>
          <w:rStyle w:val="StyleBoldUnderline"/>
        </w:rPr>
        <w:t xml:space="preserve">. But, </w:t>
      </w:r>
      <w:r w:rsidRPr="00816663">
        <w:rPr>
          <w:rStyle w:val="StyleBoldUnderline"/>
          <w:highlight w:val="green"/>
        </w:rPr>
        <w:t>beneath the surface, an</w:t>
      </w:r>
      <w:r w:rsidRPr="00816663">
        <w:rPr>
          <w:rStyle w:val="StyleBoldUnderline"/>
        </w:rPr>
        <w:t xml:space="preserve"> unbalanced, </w:t>
      </w:r>
      <w:r w:rsidRPr="00816663">
        <w:rPr>
          <w:rStyle w:val="StyleBoldUnderline"/>
          <w:highlight w:val="green"/>
        </w:rPr>
        <w:t>unstable</w:t>
      </w:r>
      <w:r w:rsidRPr="00816663">
        <w:rPr>
          <w:rStyle w:val="StyleBoldUnderline"/>
        </w:rPr>
        <w:t xml:space="preserve">, uncoordinated, and unsustainable </w:t>
      </w:r>
      <w:r w:rsidRPr="00816663">
        <w:rPr>
          <w:rStyle w:val="StyleBoldUnderline"/>
          <w:highlight w:val="green"/>
        </w:rPr>
        <w:t>economy risks losing its capacity for resilience.</w:t>
      </w:r>
      <w:r w:rsidRPr="00816663">
        <w:rPr>
          <w:rStyle w:val="StyleBoldUnderline"/>
        </w:rPr>
        <w:t xml:space="preserve"> Without rebalancing and reforms, </w:t>
      </w:r>
      <w:r w:rsidRPr="00816663">
        <w:rPr>
          <w:rStyle w:val="StyleBoldUnderline"/>
          <w:highlight w:val="green"/>
        </w:rPr>
        <w:t>the days of</w:t>
      </w:r>
      <w:r w:rsidRPr="00816663">
        <w:rPr>
          <w:rStyle w:val="StyleBoldUnderline"/>
        </w:rPr>
        <w:t xml:space="preserve"> the automatic </w:t>
      </w:r>
      <w:r w:rsidRPr="00816663">
        <w:rPr>
          <w:rStyle w:val="StyleBoldUnderline"/>
          <w:highlight w:val="green"/>
        </w:rPr>
        <w:t>Chinese soft landing may be over.</w:t>
      </w:r>
      <w:r w:rsidRPr="007101F0">
        <w:rPr>
          <w:rStyle w:val="StyleBoldUnderline"/>
          <w:rFonts w:asciiTheme="minorHAnsi" w:hAnsiTheme="minorHAnsi"/>
        </w:rPr>
        <w:t xml:space="preserve"> </w:t>
      </w:r>
    </w:p>
    <w:p w:rsidR="00B8198C" w:rsidRPr="00816663" w:rsidRDefault="00B8198C" w:rsidP="00816663">
      <w:pPr>
        <w:pStyle w:val="Heading4"/>
      </w:pPr>
      <w:r w:rsidRPr="00816663">
        <w:t>Stalled growth causes internal Chinese collapse</w:t>
      </w:r>
    </w:p>
    <w:p w:rsidR="00B8198C" w:rsidRPr="00816663" w:rsidRDefault="00B8198C" w:rsidP="00816663">
      <w:r w:rsidRPr="00816663">
        <w:rPr>
          <w:rStyle w:val="StyleStyleBold12pt"/>
        </w:rPr>
        <w:t>Lewis</w:t>
      </w:r>
      <w:r w:rsidR="00816663" w:rsidRPr="00816663">
        <w:rPr>
          <w:rStyle w:val="StyleStyleBold12pt"/>
        </w:rPr>
        <w:t xml:space="preserve"> 2007</w:t>
      </w:r>
      <w:r w:rsidRPr="00816663">
        <w:t xml:space="preserve"> Research Director of the Economic Research Council, 07 (Dan, April 19, “The nightmare of a Chines economic collapse” World Finance, http://www.worldfinance.com/news/137/ARTICLE/1144/2007-04-19.html)</w:t>
      </w:r>
    </w:p>
    <w:p w:rsidR="00B8198C" w:rsidRPr="00816663" w:rsidRDefault="00B8198C" w:rsidP="00816663"/>
    <w:p w:rsidR="00B8198C" w:rsidRPr="00816663" w:rsidRDefault="00B8198C" w:rsidP="00B8198C">
      <w:pPr>
        <w:rPr>
          <w:sz w:val="16"/>
        </w:rPr>
      </w:pPr>
      <w:r w:rsidRPr="00816663">
        <w:rPr>
          <w:sz w:val="16"/>
        </w:rPr>
        <w:t xml:space="preserve">A reduction in demand for imported Chinese goods would quickly entail </w:t>
      </w:r>
      <w:r w:rsidRPr="007101F0">
        <w:rPr>
          <w:rStyle w:val="StyleBoldUnderline"/>
          <w:rFonts w:asciiTheme="minorHAnsi" w:hAnsiTheme="minorHAnsi"/>
          <w:highlight w:val="green"/>
        </w:rPr>
        <w:t>a</w:t>
      </w:r>
      <w:r w:rsidRPr="00816663">
        <w:rPr>
          <w:rStyle w:val="StyleBoldUnderline"/>
          <w:highlight w:val="green"/>
        </w:rPr>
        <w:t xml:space="preserve"> decline in China’s economic growth</w:t>
      </w:r>
      <w:r w:rsidRPr="00816663">
        <w:rPr>
          <w:rStyle w:val="StyleBoldUnderline"/>
        </w:rPr>
        <w:t xml:space="preserve"> rate. That </w:t>
      </w:r>
      <w:r w:rsidRPr="00816663">
        <w:rPr>
          <w:rStyle w:val="StyleBoldUnderline"/>
          <w:highlight w:val="green"/>
        </w:rPr>
        <w:t>is alarming</w:t>
      </w:r>
      <w:r w:rsidRPr="00816663">
        <w:rPr>
          <w:rStyle w:val="StyleBoldUnderline"/>
        </w:rPr>
        <w:t xml:space="preserve">. </w:t>
      </w:r>
      <w:r w:rsidRPr="00816663">
        <w:rPr>
          <w:sz w:val="16"/>
        </w:rPr>
        <w:t xml:space="preserve">It has been calculated that </w:t>
      </w:r>
      <w:r w:rsidRPr="00816663">
        <w:rPr>
          <w:rStyle w:val="StyleBoldUnderline"/>
          <w:highlight w:val="green"/>
        </w:rPr>
        <w:t>to keep China’s society stable</w:t>
      </w:r>
      <w:r w:rsidRPr="00816663">
        <w:rPr>
          <w:sz w:val="16"/>
        </w:rPr>
        <w:t xml:space="preserve"> – ie to manage the transition from a rural to an urban society without devastating unemployment - </w:t>
      </w:r>
      <w:r w:rsidRPr="00816663">
        <w:rPr>
          <w:rStyle w:val="StyleBoldUnderline"/>
          <w:highlight w:val="green"/>
        </w:rPr>
        <w:t>the minimum growth rate is 7.2</w:t>
      </w:r>
      <w:r w:rsidRPr="00816663">
        <w:rPr>
          <w:rStyle w:val="StyleBoldUnderline"/>
        </w:rPr>
        <w:t xml:space="preserve"> percent. </w:t>
      </w:r>
      <w:r w:rsidRPr="00816663">
        <w:rPr>
          <w:rStyle w:val="StyleBoldUnderline"/>
          <w:highlight w:val="green"/>
        </w:rPr>
        <w:t>Anything less</w:t>
      </w:r>
      <w:r w:rsidRPr="00816663">
        <w:rPr>
          <w:rStyle w:val="StyleBoldUnderline"/>
        </w:rPr>
        <w:t xml:space="preserve"> than that </w:t>
      </w:r>
      <w:r w:rsidRPr="00816663">
        <w:rPr>
          <w:rStyle w:val="StyleBoldUnderline"/>
          <w:highlight w:val="green"/>
        </w:rPr>
        <w:t>and unemployment will rise and the</w:t>
      </w:r>
      <w:r w:rsidRPr="00816663">
        <w:rPr>
          <w:rStyle w:val="StyleBoldUnderline"/>
        </w:rPr>
        <w:t xml:space="preserve"> massive </w:t>
      </w:r>
      <w:r w:rsidRPr="00816663">
        <w:rPr>
          <w:rStyle w:val="StyleBoldUnderline"/>
          <w:highlight w:val="green"/>
        </w:rPr>
        <w:t>shift in population</w:t>
      </w:r>
      <w:r w:rsidR="00816663" w:rsidRPr="00816663">
        <w:rPr>
          <w:rStyle w:val="StyleBoldUnderline"/>
          <w:highlight w:val="green"/>
        </w:rPr>
        <w:t xml:space="preserve"> </w:t>
      </w:r>
      <w:r w:rsidRPr="00816663">
        <w:rPr>
          <w:rStyle w:val="StyleBoldUnderline"/>
          <w:highlight w:val="green"/>
        </w:rPr>
        <w:t>from the country to the cities</w:t>
      </w:r>
      <w:r w:rsidR="00816663" w:rsidRPr="00816663">
        <w:rPr>
          <w:rStyle w:val="StyleBoldUnderline"/>
          <w:highlight w:val="green"/>
        </w:rPr>
        <w:t xml:space="preserve"> </w:t>
      </w:r>
      <w:r w:rsidRPr="00816663">
        <w:rPr>
          <w:rStyle w:val="StyleBoldUnderline"/>
          <w:highlight w:val="green"/>
        </w:rPr>
        <w:t>becomes unsustainable</w:t>
      </w:r>
      <w:r w:rsidRPr="00816663">
        <w:rPr>
          <w:rStyle w:val="StyleBoldUnderline"/>
        </w:rPr>
        <w:t xml:space="preserve">. </w:t>
      </w:r>
      <w:r w:rsidRPr="00816663">
        <w:rPr>
          <w:sz w:val="16"/>
        </w:rPr>
        <w:t xml:space="preserve">This is when real discontent with communist party rule becomes vocal and hard to ignore. It doesn’t end there. </w:t>
      </w:r>
      <w:r w:rsidRPr="00816663">
        <w:rPr>
          <w:rStyle w:val="StyleBoldUnderline"/>
          <w:highlight w:val="green"/>
        </w:rPr>
        <w:t xml:space="preserve">That will at best bring a </w:t>
      </w:r>
      <w:r w:rsidRPr="00816663">
        <w:rPr>
          <w:rStyle w:val="Emphasis"/>
          <w:highlight w:val="green"/>
        </w:rPr>
        <w:t>global recession</w:t>
      </w:r>
      <w:r w:rsidRPr="00816663">
        <w:rPr>
          <w:rStyle w:val="StyleBoldUnderline"/>
        </w:rPr>
        <w:t>.</w:t>
      </w:r>
      <w:r w:rsidRPr="00816663">
        <w:rPr>
          <w:sz w:val="16"/>
        </w:rPr>
        <w:t xml:space="preserve"> The crucial point is that communist authoritarian states have at least had some success in keeping a lid on ethnic tensions – so far. But </w:t>
      </w:r>
      <w:r w:rsidRPr="00816663">
        <w:rPr>
          <w:rStyle w:val="StyleBoldUnderline"/>
          <w:highlight w:val="green"/>
        </w:rPr>
        <w:t>when multi-ethnic communist countries fall apart</w:t>
      </w:r>
      <w:r w:rsidRPr="00816663">
        <w:rPr>
          <w:rStyle w:val="StyleBoldUnderline"/>
        </w:rPr>
        <w:t xml:space="preserve"> from economic stress</w:t>
      </w:r>
      <w:r w:rsidRPr="00816663">
        <w:rPr>
          <w:sz w:val="16"/>
        </w:rPr>
        <w:t xml:space="preserve"> and the implosion of central power, </w:t>
      </w:r>
      <w:r w:rsidRPr="00816663">
        <w:rPr>
          <w:rStyle w:val="StyleBoldUnderline"/>
          <w:highlight w:val="green"/>
        </w:rPr>
        <w:t>history suggests that they don’t</w:t>
      </w:r>
      <w:r w:rsidR="00816663" w:rsidRPr="00816663">
        <w:rPr>
          <w:rStyle w:val="StyleBoldUnderline"/>
          <w:highlight w:val="green"/>
        </w:rPr>
        <w:t xml:space="preserve"> </w:t>
      </w:r>
      <w:r w:rsidRPr="00816663">
        <w:rPr>
          <w:rStyle w:val="StyleBoldUnderline"/>
          <w:highlight w:val="green"/>
        </w:rPr>
        <w:t>become</w:t>
      </w:r>
      <w:r w:rsidRPr="00816663">
        <w:rPr>
          <w:rStyle w:val="StyleBoldUnderline"/>
        </w:rPr>
        <w:t xml:space="preserve"> successful </w:t>
      </w:r>
      <w:r w:rsidRPr="00816663">
        <w:rPr>
          <w:rStyle w:val="StyleBoldUnderline"/>
          <w:highlight w:val="green"/>
        </w:rPr>
        <w:t>democracies overnight. Far from it</w:t>
      </w:r>
      <w:r w:rsidRPr="00816663">
        <w:rPr>
          <w:rStyle w:val="StyleBoldUnderline"/>
        </w:rPr>
        <w:t>.</w:t>
      </w:r>
      <w:r w:rsidRPr="00816663">
        <w:rPr>
          <w:sz w:val="16"/>
        </w:rPr>
        <w:t xml:space="preserve"> There’s a very real chance that </w:t>
      </w:r>
      <w:r w:rsidRPr="00816663">
        <w:rPr>
          <w:rStyle w:val="StyleBoldUnderline"/>
          <w:highlight w:val="green"/>
        </w:rPr>
        <w:t>China might go the way of Yugoloslavia</w:t>
      </w:r>
      <w:r w:rsidRPr="00816663">
        <w:rPr>
          <w:rStyle w:val="StyleBoldUnderline"/>
        </w:rPr>
        <w:t xml:space="preserve"> </w:t>
      </w:r>
      <w:r w:rsidRPr="00816663">
        <w:rPr>
          <w:sz w:val="16"/>
        </w:rPr>
        <w:t xml:space="preserve">or the Soviet Union – </w:t>
      </w:r>
      <w:r w:rsidRPr="00816663">
        <w:rPr>
          <w:rStyle w:val="StyleBoldUnderline"/>
        </w:rPr>
        <w:t xml:space="preserve">chaos, </w:t>
      </w:r>
      <w:r w:rsidRPr="00816663">
        <w:rPr>
          <w:rStyle w:val="Emphasis"/>
          <w:highlight w:val="green"/>
        </w:rPr>
        <w:t>civil unrest and internecine war</w:t>
      </w:r>
      <w:r w:rsidRPr="00816663">
        <w:rPr>
          <w:rStyle w:val="StyleBoldUnderline"/>
        </w:rPr>
        <w:t>.</w:t>
      </w:r>
      <w:r w:rsidRPr="00816663">
        <w:rPr>
          <w:sz w:val="16"/>
        </w:rPr>
        <w:t xml:space="preserve"> In the very worst case scenario, </w:t>
      </w:r>
      <w:r w:rsidRPr="00816663">
        <w:rPr>
          <w:rStyle w:val="StyleBoldUnderline"/>
          <w:highlight w:val="green"/>
        </w:rPr>
        <w:t>a Chinese government might seek to maintain national cohesion by going to war with Taiwan–</w:t>
      </w:r>
      <w:r w:rsidRPr="00816663">
        <w:rPr>
          <w:rStyle w:val="StyleBoldUnderline"/>
        </w:rPr>
        <w:t xml:space="preserve"> </w:t>
      </w:r>
      <w:r w:rsidRPr="00816663">
        <w:rPr>
          <w:sz w:val="16"/>
        </w:rPr>
        <w:t>whom America is pledged to defend.</w:t>
      </w:r>
    </w:p>
    <w:p w:rsidR="00816663" w:rsidRDefault="00B8198C" w:rsidP="00816663">
      <w:pPr>
        <w:pStyle w:val="Heading4"/>
      </w:pPr>
      <w:r w:rsidRPr="00B8198C">
        <w:t>Chinese collapse causes a civil war that goes nuclear</w:t>
      </w:r>
      <w:r w:rsidR="00816663">
        <w:t xml:space="preserve"> </w:t>
      </w:r>
    </w:p>
    <w:p w:rsidR="00B8198C" w:rsidRPr="00B8198C" w:rsidRDefault="00B8198C" w:rsidP="00B8198C">
      <w:r w:rsidRPr="00732B8B">
        <w:rPr>
          <w:rStyle w:val="StyleStyleBold12pt"/>
        </w:rPr>
        <w:t>Yee and Storey 02</w:t>
      </w:r>
      <w:r w:rsidR="00732B8B">
        <w:t xml:space="preserve"> </w:t>
      </w:r>
      <w:r w:rsidRPr="00B8198C">
        <w:t>[Professor of Politics and International Relations at the Hong Kong Baptist University and Storey, Lecturer in Defence Studies at Deakin University, Herbert Yee, Professor of Politics and International Relations at the Hong Kong Baptist University and Ian Storey, Lecturer in Defence Studies at Deakin University, 2002, “The China Threat: Perceptions, Myths and Reality,” p5]</w:t>
      </w:r>
      <w:r w:rsidRPr="00B8198C">
        <w:br/>
      </w:r>
    </w:p>
    <w:p w:rsidR="00B8198C" w:rsidRPr="00844176" w:rsidRDefault="00B8198C" w:rsidP="00B8198C">
      <w:pPr>
        <w:rPr>
          <w:rStyle w:val="box"/>
          <w:shd w:val="clear" w:color="auto" w:fill="00FF00"/>
        </w:rPr>
      </w:pPr>
      <w:r w:rsidRPr="00844176">
        <w:t xml:space="preserve">The fourth factor contributing to the perception of a China threat is the fear of </w:t>
      </w:r>
      <w:r w:rsidRPr="00732B8B">
        <w:rPr>
          <w:rStyle w:val="StyleBoldUnderline"/>
        </w:rPr>
        <w:t>political and economic</w:t>
      </w:r>
      <w:r w:rsidRPr="007101F0">
        <w:rPr>
          <w:rStyle w:val="StyleBoldUnderline"/>
          <w:rFonts w:asciiTheme="minorHAnsi" w:hAnsiTheme="minorHAnsi"/>
        </w:rPr>
        <w:t xml:space="preserve"> </w:t>
      </w:r>
      <w:r w:rsidRPr="00732B8B">
        <w:rPr>
          <w:rStyle w:val="StyleBoldUnderline"/>
          <w:highlight w:val="green"/>
        </w:rPr>
        <w:t>collapse in thePRC, resulting in</w:t>
      </w:r>
      <w:r w:rsidRPr="00732B8B">
        <w:rPr>
          <w:rStyle w:val="StyleBoldUnderline"/>
        </w:rPr>
        <w:t xml:space="preserve"> territorial fragmentation</w:t>
      </w:r>
      <w:r w:rsidRPr="00732B8B">
        <w:rPr>
          <w:rStyle w:val="StyleBoldUnderline"/>
          <w:highlight w:val="green"/>
        </w:rPr>
        <w:t>, civil war</w:t>
      </w:r>
      <w:r w:rsidRPr="00732B8B">
        <w:rPr>
          <w:rStyle w:val="StyleBoldUnderline"/>
        </w:rPr>
        <w:t xml:space="preserve"> and waves of refugees pouring into neighbouring countries. Naturally, any or all of these scenarios </w:t>
      </w:r>
      <w:r w:rsidRPr="00732B8B">
        <w:rPr>
          <w:rStyle w:val="StyleBoldUnderline"/>
          <w:highlight w:val="green"/>
        </w:rPr>
        <w:t>would have a</w:t>
      </w:r>
      <w:r w:rsidRPr="00732B8B">
        <w:rPr>
          <w:rStyle w:val="StyleBoldUnderline"/>
        </w:rPr>
        <w:t xml:space="preserve"> profoundly </w:t>
      </w:r>
      <w:r w:rsidRPr="00732B8B">
        <w:rPr>
          <w:rStyle w:val="StyleBoldUnderline"/>
          <w:highlight w:val="green"/>
        </w:rPr>
        <w:t>negative impact on regional stability.</w:t>
      </w:r>
      <w:r w:rsidRPr="00732B8B">
        <w:rPr>
          <w:rStyle w:val="StyleBoldUnderline"/>
        </w:rPr>
        <w:t xml:space="preserve"> Today the Chinese leadership faces a raft of internal problems</w:t>
      </w:r>
      <w:r w:rsidRPr="00844176">
        <w:t xml:space="preserve">, including the increasing political demands of its citizens, a growing population, a shortage of natural resources and a deterioration in the natural environment caused by rapid industrialisation and pollution. These </w:t>
      </w:r>
      <w:r w:rsidRPr="00732B8B">
        <w:rPr>
          <w:rStyle w:val="StyleBoldUnderline"/>
        </w:rPr>
        <w:t>problems are putting a strain on the central government's ability to govern effectively. Political disintegration or</w:t>
      </w:r>
      <w:r w:rsidRPr="007101F0">
        <w:rPr>
          <w:rStyle w:val="StyleBoldUnderline"/>
          <w:rFonts w:asciiTheme="minorHAnsi" w:hAnsiTheme="minorHAnsi"/>
        </w:rPr>
        <w:t xml:space="preserve"> </w:t>
      </w:r>
      <w:r w:rsidRPr="00732B8B">
        <w:rPr>
          <w:rStyle w:val="StyleBoldUnderline"/>
          <w:highlight w:val="green"/>
        </w:rPr>
        <w:t>a Chinese civil war might result in millions of Chinese refugees seeking asylum</w:t>
      </w:r>
      <w:r w:rsidRPr="00732B8B">
        <w:rPr>
          <w:rStyle w:val="StyleBoldUnderline"/>
        </w:rPr>
        <w:t xml:space="preserve"> </w:t>
      </w:r>
      <w:r w:rsidRPr="007101F0">
        <w:rPr>
          <w:rStyle w:val="StyleBoldUnderline"/>
          <w:rFonts w:asciiTheme="minorHAnsi" w:hAnsiTheme="minorHAnsi"/>
        </w:rPr>
        <w:t>in neighbouring countries</w:t>
      </w:r>
      <w:r w:rsidRPr="00732B8B">
        <w:rPr>
          <w:rStyle w:val="StyleBoldUnderline"/>
        </w:rPr>
        <w:t>.</w:t>
      </w:r>
      <w:r w:rsidRPr="00844176">
        <w:t xml:space="preserve"> Such an unprecedented exodus of refugees from a collapsed PRC would no doubt put a severe strain on the limited resources of China's neighbours. </w:t>
      </w:r>
      <w:r w:rsidRPr="00732B8B">
        <w:rPr>
          <w:rStyle w:val="StyleBoldUnderline"/>
          <w:highlight w:val="green"/>
        </w:rPr>
        <w:t>A fragmented China</w:t>
      </w:r>
      <w:r w:rsidR="00732B8B">
        <w:rPr>
          <w:rStyle w:val="StyleBoldUnderline"/>
          <w:highlight w:val="green"/>
        </w:rPr>
        <w:t xml:space="preserve"> </w:t>
      </w:r>
      <w:r w:rsidRPr="00732B8B">
        <w:rPr>
          <w:rStyle w:val="StyleBoldUnderline"/>
          <w:highlight w:val="green"/>
        </w:rPr>
        <w:t>could</w:t>
      </w:r>
      <w:r w:rsidRPr="00732B8B">
        <w:rPr>
          <w:rStyle w:val="StyleBoldUnderline"/>
        </w:rPr>
        <w:t xml:space="preserve"> also </w:t>
      </w:r>
      <w:r w:rsidRPr="00732B8B">
        <w:rPr>
          <w:rStyle w:val="StyleBoldUnderline"/>
          <w:highlight w:val="green"/>
        </w:rPr>
        <w:t>result in</w:t>
      </w:r>
      <w:r w:rsidRPr="00732B8B">
        <w:rPr>
          <w:rStyle w:val="StyleBoldUnderline"/>
        </w:rPr>
        <w:t xml:space="preserve"> another nightmare scenario—</w:t>
      </w:r>
      <w:r w:rsidRPr="00732B8B">
        <w:rPr>
          <w:rStyle w:val="StyleBoldUnderline"/>
          <w:highlight w:val="green"/>
        </w:rPr>
        <w:t>nuclear weapons falling into the hands of irresponsible</w:t>
      </w:r>
      <w:r w:rsidRPr="00732B8B">
        <w:rPr>
          <w:rStyle w:val="StyleBoldUnderline"/>
        </w:rPr>
        <w:t xml:space="preserve"> local </w:t>
      </w:r>
      <w:r w:rsidRPr="00732B8B">
        <w:rPr>
          <w:rStyle w:val="StyleBoldUnderline"/>
          <w:highlight w:val="green"/>
        </w:rPr>
        <w:t>provincial</w:t>
      </w:r>
      <w:r w:rsidRPr="00732B8B">
        <w:rPr>
          <w:rStyle w:val="StyleBoldUnderline"/>
        </w:rPr>
        <w:t xml:space="preserve"> leaders or</w:t>
      </w:r>
      <w:r w:rsidRPr="007101F0">
        <w:rPr>
          <w:rStyle w:val="StyleBoldUnderline"/>
          <w:rFonts w:asciiTheme="minorHAnsi" w:hAnsiTheme="minorHAnsi"/>
        </w:rPr>
        <w:t xml:space="preserve"> </w:t>
      </w:r>
      <w:r w:rsidRPr="00732B8B">
        <w:rPr>
          <w:rStyle w:val="StyleBoldUnderline"/>
          <w:highlight w:val="green"/>
        </w:rPr>
        <w:t>warlords.</w:t>
      </w:r>
      <w:r w:rsidRPr="00732B8B">
        <w:rPr>
          <w:rStyle w:val="StyleBoldUnderline"/>
        </w:rPr>
        <w:t>12 From this perspective</w:t>
      </w:r>
      <w:r w:rsidRPr="00732B8B">
        <w:rPr>
          <w:rStyle w:val="StyleBoldUnderline"/>
          <w:highlight w:val="green"/>
        </w:rPr>
        <w:t>,</w:t>
      </w:r>
      <w:r w:rsidRPr="007101F0">
        <w:rPr>
          <w:rStyle w:val="StyleBoldUnderline"/>
          <w:rFonts w:asciiTheme="minorHAnsi" w:hAnsiTheme="minorHAnsi"/>
          <w:highlight w:val="green"/>
        </w:rPr>
        <w:t xml:space="preserve"> </w:t>
      </w:r>
      <w:r w:rsidRPr="00732B8B">
        <w:rPr>
          <w:rStyle w:val="StyleBoldUnderline"/>
          <w:highlight w:val="green"/>
        </w:rPr>
        <w:t>a disintegrating China would</w:t>
      </w:r>
      <w:r w:rsidRPr="00732B8B">
        <w:rPr>
          <w:rStyle w:val="StyleBoldUnderline"/>
        </w:rPr>
        <w:t xml:space="preserve"> also </w:t>
      </w:r>
      <w:r w:rsidRPr="00732B8B">
        <w:rPr>
          <w:rStyle w:val="StyleBoldUnderline"/>
          <w:highlight w:val="green"/>
        </w:rPr>
        <w:t>pose a threat to</w:t>
      </w:r>
      <w:r w:rsidRPr="00732B8B">
        <w:rPr>
          <w:rStyle w:val="StyleBoldUnderline"/>
        </w:rPr>
        <w:t xml:space="preserve"> its neighbours and </w:t>
      </w:r>
      <w:r w:rsidRPr="00732B8B">
        <w:rPr>
          <w:rStyle w:val="StyleBoldUnderline"/>
          <w:highlight w:val="green"/>
        </w:rPr>
        <w:t>the world.</w:t>
      </w:r>
    </w:p>
    <w:p w:rsidR="00B8198C" w:rsidRPr="00B8198C" w:rsidRDefault="00B8198C" w:rsidP="00732B8B">
      <w:pPr>
        <w:pStyle w:val="Heading4"/>
      </w:pPr>
      <w:r w:rsidRPr="00B8198C">
        <w:t>Lack of growth causes the CCP to revert to nationalism and war</w:t>
      </w:r>
    </w:p>
    <w:p w:rsidR="00B8198C" w:rsidRPr="00B8198C" w:rsidRDefault="00B8198C" w:rsidP="00B8198C">
      <w:r w:rsidRPr="00732B8B">
        <w:rPr>
          <w:rStyle w:val="StyleStyleBold12pt"/>
        </w:rPr>
        <w:t xml:space="preserve">Innocent 09 </w:t>
      </w:r>
      <w:r w:rsidRPr="00732B8B">
        <w:t>(Malou</w:t>
      </w:r>
      <w:r w:rsidRPr="00B8198C">
        <w:t xml:space="preserve">, foreign policy analyst at the Cato Institute, 2/26/09, “Outlook on China: Peaceful Partner or Warmonger?” Christian Science Monitor) </w:t>
      </w:r>
    </w:p>
    <w:p w:rsidR="00B8198C" w:rsidRPr="00B8198C" w:rsidRDefault="00B8198C" w:rsidP="00B8198C"/>
    <w:p w:rsidR="00B8198C" w:rsidRPr="007101F0" w:rsidRDefault="00B8198C" w:rsidP="00B8198C">
      <w:pPr>
        <w:rPr>
          <w:rStyle w:val="StyleBoldUnderline"/>
          <w:rFonts w:asciiTheme="minorHAnsi" w:hAnsiTheme="minorHAnsi"/>
        </w:rPr>
      </w:pPr>
      <w:r w:rsidRPr="00732B8B">
        <w:rPr>
          <w:sz w:val="16"/>
        </w:rPr>
        <w:t xml:space="preserve">For more than 30 years, free and open markets have propelled China's labor-driven growth and lifted more than 200 million of its citizens out of rural poverty. But America's recent economic downturn has hit China hard. Exports from its booming trade sector dropped 17.5 percent in January from a year ago. In the past several months, an estimated 20 million rural Chinese migrant workers have lost their jobs.  China's rising unemployment could lead to increased social unrest, and challenge the authority of the ruling Chinese Communist Party (CCP). Throughout 30 years of liberal reform, </w:t>
      </w:r>
      <w:r w:rsidRPr="00732B8B">
        <w:rPr>
          <w:rStyle w:val="StyleBoldUnderline"/>
          <w:highlight w:val="green"/>
        </w:rPr>
        <w:t>the CCP has justified its</w:t>
      </w:r>
      <w:r w:rsidRPr="00732B8B">
        <w:rPr>
          <w:sz w:val="16"/>
        </w:rPr>
        <w:t xml:space="preserve"> authoritarian </w:t>
      </w:r>
      <w:r w:rsidRPr="00732B8B">
        <w:rPr>
          <w:rStyle w:val="StyleBoldUnderline"/>
          <w:highlight w:val="green"/>
        </w:rPr>
        <w:t>grip through</w:t>
      </w:r>
      <w:r w:rsidRPr="00732B8B">
        <w:rPr>
          <w:sz w:val="16"/>
        </w:rPr>
        <w:t xml:space="preserve"> the promise of </w:t>
      </w:r>
      <w:r w:rsidRPr="00732B8B">
        <w:rPr>
          <w:rStyle w:val="StyleBoldUnderline"/>
          <w:highlight w:val="green"/>
        </w:rPr>
        <w:t>economic advancement.  If it can't maintain</w:t>
      </w:r>
      <w:r w:rsidRPr="00732B8B">
        <w:rPr>
          <w:sz w:val="16"/>
        </w:rPr>
        <w:t xml:space="preserve"> the steady </w:t>
      </w:r>
      <w:r w:rsidRPr="00732B8B">
        <w:rPr>
          <w:rStyle w:val="StyleBoldUnderline"/>
          <w:highlight w:val="green"/>
        </w:rPr>
        <w:t>growth</w:t>
      </w:r>
      <w:r w:rsidRPr="007101F0">
        <w:rPr>
          <w:rStyle w:val="StyleBoldUnderline"/>
          <w:rFonts w:asciiTheme="minorHAnsi" w:hAnsiTheme="minorHAnsi"/>
        </w:rPr>
        <w:t xml:space="preserve"> </w:t>
      </w:r>
      <w:r w:rsidRPr="00732B8B">
        <w:rPr>
          <w:sz w:val="16"/>
        </w:rPr>
        <w:t>it's promised</w:t>
      </w:r>
      <w:r w:rsidRPr="00732B8B">
        <w:rPr>
          <w:b/>
          <w:sz w:val="16"/>
        </w:rPr>
        <w:t xml:space="preserve">, </w:t>
      </w:r>
      <w:r w:rsidRPr="00732B8B">
        <w:rPr>
          <w:rStyle w:val="StyleBoldUnderline"/>
          <w:highlight w:val="green"/>
        </w:rPr>
        <w:t>experts fear the country's leaders might bolster their legitimacy by</w:t>
      </w:r>
      <w:r w:rsidRPr="00732B8B">
        <w:rPr>
          <w:rStyle w:val="StyleBoldUnderline"/>
        </w:rPr>
        <w:t xml:space="preserve"> </w:t>
      </w:r>
      <w:r w:rsidRPr="00732B8B">
        <w:rPr>
          <w:sz w:val="16"/>
        </w:rPr>
        <w:t>other means, such</w:t>
      </w:r>
      <w:r w:rsidRPr="00732B8B">
        <w:rPr>
          <w:b/>
          <w:sz w:val="16"/>
        </w:rPr>
        <w:t xml:space="preserve"> as </w:t>
      </w:r>
      <w:r w:rsidRPr="00732B8B">
        <w:rPr>
          <w:rStyle w:val="Emphasis"/>
          <w:highlight w:val="green"/>
        </w:rPr>
        <w:t>exploiting Chinese nationalism</w:t>
      </w:r>
      <w:r w:rsidRPr="00732B8B">
        <w:rPr>
          <w:rStyle w:val="StyleBoldUnderline"/>
          <w:highlight w:val="green"/>
        </w:rPr>
        <w:t xml:space="preserve"> and directing popular discontent toward outside targets.</w:t>
      </w:r>
      <w:r w:rsidRPr="00732B8B">
        <w:rPr>
          <w:sz w:val="16"/>
        </w:rPr>
        <w:t xml:space="preserve"> Given the severity of the financial crisis, China will be entering a stressful and possibly turbulent period. America must be careful not to adopt policies that</w:t>
      </w:r>
      <w:r w:rsidR="00732B8B" w:rsidRPr="00732B8B">
        <w:rPr>
          <w:sz w:val="16"/>
        </w:rPr>
        <w:t xml:space="preserve"> </w:t>
      </w:r>
      <w:r w:rsidRPr="00732B8B">
        <w:rPr>
          <w:rStyle w:val="StyleBoldUnderline"/>
          <w:highlight w:val="green"/>
        </w:rPr>
        <w:t>risk making the history of great power conflict come to fruition</w:t>
      </w:r>
      <w:r w:rsidRPr="00732B8B">
        <w:rPr>
          <w:rStyle w:val="StyleBoldUnderline"/>
        </w:rPr>
        <w:t>.  One fear is that as China's military strength grows,</w:t>
      </w:r>
      <w:r w:rsidRPr="007101F0">
        <w:rPr>
          <w:rStyle w:val="StyleBoldUnderline"/>
          <w:rFonts w:asciiTheme="minorHAnsi" w:hAnsiTheme="minorHAnsi"/>
        </w:rPr>
        <w:t xml:space="preserve"> </w:t>
      </w:r>
      <w:r w:rsidRPr="00732B8B">
        <w:rPr>
          <w:rStyle w:val="StyleBoldUnderline"/>
          <w:highlight w:val="green"/>
        </w:rPr>
        <w:t>Beijing may pursue more aggressive geopolitical strategies in the South China Sea,</w:t>
      </w:r>
      <w:r w:rsidRPr="00732B8B">
        <w:rPr>
          <w:sz w:val="16"/>
        </w:rPr>
        <w:t xml:space="preserve"> one of the largest and most heavily trafficked shipping routes in the world.  For example, China has expressed its desire to recapture the Malampaya and Camago natural gas fields from the Philippines, among other islands that offer strategic importance and/or natural resources to quench China's thirst for energy.  It's a desire that's been acted on before.  In 1988, China's Navy destroyed Vietnamese battleships in skirmishes over the Spratly archipelago. And in 1995, Beijing successfully took control of Mischief Reef, previously claimed by the Philippines, building structures that critics said were of a military nature. (China said they were necessary to protect its fishermen.)  It's no wonder that East Asian capitals are uneasy about China's growing maritime clout.  "Few in Asia doubt that having succeeded once, China will try again," explains Arthur Waldron, a professor of international relations at the University of Pennsylvania.  China's military modernization also has implications for US national security. Rising powers have historically brought greater instability to the international system.  </w:t>
      </w:r>
      <w:r w:rsidRPr="00732B8B">
        <w:rPr>
          <w:rStyle w:val="StyleBoldUnderline"/>
        </w:rPr>
        <w:t xml:space="preserve">In a comprehensive examination of the causes of major wars, </w:t>
      </w:r>
      <w:r w:rsidRPr="00732B8B">
        <w:rPr>
          <w:sz w:val="16"/>
        </w:rPr>
        <w:t>A.F.K. Organski and JacekKugler suggest in "The War Ledger" that as a country's power increases, its willingness to seek change in the international system will be heightened</w:t>
      </w:r>
      <w:r w:rsidRPr="00732B8B">
        <w:rPr>
          <w:rStyle w:val="StyleBoldUnderline"/>
          <w:highlight w:val="green"/>
        </w:rPr>
        <w:t>. "It is this shift that destabilizes the system and begins the slide toward war,"</w:t>
      </w:r>
      <w:r w:rsidRPr="00732B8B">
        <w:rPr>
          <w:sz w:val="16"/>
        </w:rPr>
        <w:t xml:space="preserve"> they write.  While there is some evidence to support the presumption that China will become adversarial, others see China becoming a status quo power seeking peaceful relations with the rest of the global community.  For these experts,</w:t>
      </w:r>
      <w:r w:rsidRPr="00732B8B">
        <w:rPr>
          <w:b/>
          <w:sz w:val="16"/>
        </w:rPr>
        <w:t xml:space="preserve">the </w:t>
      </w:r>
      <w:r w:rsidRPr="00732B8B">
        <w:rPr>
          <w:rStyle w:val="StyleBoldUnderline"/>
        </w:rPr>
        <w:t>potential for hostile US-China relations is all the more reason to encourage Beijing's integration into the global economic and trading system, which may undermine China's propensity to base its interests simply in military terms.</w:t>
      </w:r>
      <w:r w:rsidRPr="00732B8B">
        <w:rPr>
          <w:sz w:val="16"/>
        </w:rPr>
        <w:t xml:space="preserve">  To put a twist on the old saying</w:t>
      </w:r>
      <w:r w:rsidRPr="00732B8B">
        <w:rPr>
          <w:rStyle w:val="StyleBoldUnderline"/>
          <w:highlight w:val="green"/>
        </w:rPr>
        <w:t>, so long as goods cross borders, soldiers won't.</w:t>
      </w:r>
    </w:p>
    <w:p w:rsidR="00B8198C" w:rsidRPr="00B8198C" w:rsidRDefault="00B8198C" w:rsidP="00732B8B">
      <w:pPr>
        <w:pStyle w:val="Heading4"/>
      </w:pPr>
      <w:r w:rsidRPr="00B8198C">
        <w:t>Lash out kills billions</w:t>
      </w:r>
    </w:p>
    <w:p w:rsidR="00B8198C" w:rsidRPr="00B8198C" w:rsidRDefault="00B8198C" w:rsidP="00B8198C">
      <w:r w:rsidRPr="00732B8B">
        <w:rPr>
          <w:rStyle w:val="StyleStyleBold12pt"/>
        </w:rPr>
        <w:t>Rexing 05</w:t>
      </w:r>
      <w:r w:rsidRPr="00B8198C">
        <w:t xml:space="preserve"> (San, Staff – Epoch Times, The CCP’s Last Ditch Gamble: Biological and Nuclear War, 8-5, http://english.epochtimes.com/news/5-8-5/30975.html)</w:t>
      </w:r>
    </w:p>
    <w:p w:rsidR="00B8198C" w:rsidRPr="00B8198C" w:rsidRDefault="00B8198C" w:rsidP="00B8198C"/>
    <w:p w:rsidR="00B8198C" w:rsidRDefault="00B8198C" w:rsidP="00B8198C">
      <w:pPr>
        <w:rPr>
          <w:rStyle w:val="StyleBoldUnderline"/>
        </w:rPr>
      </w:pPr>
      <w:r w:rsidRPr="00B8198C">
        <w:rPr>
          <w:rStyle w:val="StyleBoldUnderline"/>
          <w:highlight w:val="green"/>
        </w:rPr>
        <w:t xml:space="preserve">Since the Party’s life is “above all else,” it would not be surprising if the CCP resorts to the use of </w:t>
      </w:r>
      <w:r w:rsidRPr="00732B8B">
        <w:rPr>
          <w:rStyle w:val="Emphasis"/>
          <w:highlight w:val="green"/>
        </w:rPr>
        <w:t>biological, chemical, and nuclear weapons</w:t>
      </w:r>
      <w:r w:rsidRPr="00732B8B">
        <w:rPr>
          <w:rStyle w:val="StyleBoldUnderline"/>
          <w:highlight w:val="green"/>
        </w:rPr>
        <w:t xml:space="preserve"> </w:t>
      </w:r>
      <w:r w:rsidRPr="00B8198C">
        <w:rPr>
          <w:rStyle w:val="StyleBoldUnderline"/>
          <w:highlight w:val="green"/>
        </w:rPr>
        <w:t>in its attempt to extend its life. The CCP</w:t>
      </w:r>
      <w:r w:rsidRPr="00732B8B">
        <w:rPr>
          <w:rStyle w:val="StyleBoldUnderline"/>
          <w:highlight w:val="green"/>
        </w:rPr>
        <w:t>,</w:t>
      </w:r>
      <w:r w:rsidRPr="00732B8B">
        <w:rPr>
          <w:rStyle w:val="StyleBoldUnderline"/>
        </w:rPr>
        <w:t xml:space="preserve"> which disregards human life, </w:t>
      </w:r>
      <w:r w:rsidRPr="00B8198C">
        <w:rPr>
          <w:rStyle w:val="StyleBoldUnderline"/>
          <w:highlight w:val="green"/>
        </w:rPr>
        <w:t>would not hesitate to kill two hundred million Americans, along with</w:t>
      </w:r>
      <w:r w:rsidRPr="00732B8B">
        <w:rPr>
          <w:rStyle w:val="StyleBoldUnderline"/>
        </w:rPr>
        <w:t xml:space="preserve"> seven or</w:t>
      </w:r>
      <w:r w:rsidRPr="007101F0">
        <w:rPr>
          <w:rStyle w:val="StyleBoldUnderline"/>
          <w:rFonts w:asciiTheme="minorHAnsi" w:hAnsiTheme="minorHAnsi"/>
        </w:rPr>
        <w:t xml:space="preserve"> </w:t>
      </w:r>
      <w:r w:rsidRPr="00B8198C">
        <w:rPr>
          <w:rStyle w:val="StyleBoldUnderline"/>
          <w:highlight w:val="green"/>
        </w:rPr>
        <w:t>eight hundred million Chinese, to achieve its ends</w:t>
      </w:r>
      <w:r w:rsidRPr="0041482B">
        <w:rPr>
          <w:color w:val="000000"/>
          <w:sz w:val="16"/>
          <w:shd w:val="clear" w:color="auto" w:fill="00FF00"/>
        </w:rPr>
        <w:t xml:space="preserve">. </w:t>
      </w:r>
      <w:r w:rsidRPr="0041482B">
        <w:rPr>
          <w:color w:val="000000"/>
          <w:sz w:val="16"/>
        </w:rPr>
        <w:t>These speeches let the public see the CCP for what it really is. With evil filling its every cell the CCP intends to wage a war against humankind in its desperate attempt to cling to life.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w:t>
      </w:r>
      <w:r w:rsidRPr="00732B8B">
        <w:rPr>
          <w:rStyle w:val="StyleBoldUnderline"/>
        </w:rPr>
        <w:t xml:space="preserve">. This bloody confession has confirmed </w:t>
      </w:r>
      <w:r w:rsidRPr="00732B8B">
        <w:rPr>
          <w:rStyle w:val="StyleBoldUnderline"/>
          <w:highlight w:val="green"/>
        </w:rPr>
        <w:t>the CCP</w:t>
      </w:r>
      <w:r w:rsidRPr="00732B8B">
        <w:rPr>
          <w:rStyle w:val="StyleBoldUnderline"/>
        </w:rPr>
        <w:t>’s nature: That of a monstrous murderer who has killed 80 million Chinese people and who now</w:t>
      </w:r>
      <w:r w:rsidRPr="007101F0">
        <w:rPr>
          <w:rStyle w:val="StyleBoldUnderline"/>
          <w:rFonts w:asciiTheme="minorHAnsi" w:hAnsiTheme="minorHAnsi"/>
        </w:rPr>
        <w:t xml:space="preserve"> </w:t>
      </w:r>
      <w:r w:rsidRPr="00732B8B">
        <w:rPr>
          <w:rStyle w:val="StyleBoldUnderline"/>
          <w:highlight w:val="green"/>
        </w:rPr>
        <w:t>plans to hold one billion</w:t>
      </w:r>
      <w:r w:rsidRPr="007101F0">
        <w:rPr>
          <w:rStyle w:val="StyleBoldUnderline"/>
          <w:rFonts w:asciiTheme="minorHAnsi" w:hAnsiTheme="minorHAnsi"/>
        </w:rPr>
        <w:t xml:space="preserve"> </w:t>
      </w:r>
      <w:r w:rsidRPr="00732B8B">
        <w:rPr>
          <w:rStyle w:val="StyleBoldUnderline"/>
        </w:rPr>
        <w:t xml:space="preserve">people </w:t>
      </w:r>
      <w:r w:rsidRPr="00732B8B">
        <w:rPr>
          <w:rStyle w:val="StyleBoldUnderline"/>
          <w:highlight w:val="green"/>
        </w:rPr>
        <w:t>hostage and gamble with their lives.</w:t>
      </w:r>
      <w:r w:rsidRPr="00732B8B">
        <w:rPr>
          <w:rStyle w:val="StyleBoldUnderline"/>
        </w:rPr>
        <w:t xml:space="preserve"> </w:t>
      </w:r>
    </w:p>
    <w:p w:rsidR="006B562D" w:rsidRPr="006B562D" w:rsidRDefault="006B562D" w:rsidP="006B562D">
      <w:pPr>
        <w:pStyle w:val="Heading3"/>
      </w:pPr>
      <w:r w:rsidRPr="006B562D">
        <w:t xml:space="preserve">China ADV – SCS scenario </w:t>
      </w:r>
    </w:p>
    <w:p w:rsidR="006B562D" w:rsidRPr="006B562D" w:rsidRDefault="006B562D" w:rsidP="006B562D">
      <w:pPr>
        <w:pStyle w:val="Heading4"/>
      </w:pPr>
      <w:r w:rsidRPr="006B562D">
        <w:t>Tensions are at an all-time high over access to oil in the South China Sea—miscalculation and conflict are likely</w:t>
      </w:r>
    </w:p>
    <w:p w:rsidR="006B562D" w:rsidRPr="006B562D" w:rsidRDefault="006B562D" w:rsidP="006B562D">
      <w:r w:rsidRPr="006B562D">
        <w:rPr>
          <w:rStyle w:val="StyleStyleBold12pt"/>
        </w:rPr>
        <w:t>Kleine-Ahlbrandt 12</w:t>
      </w:r>
      <w:r w:rsidRPr="006B562D">
        <w:t xml:space="preserve"> (Stephanie, Beijing-based China and Northeast Asia project director for the International Crisis Group, 7/30/12, “High Stakes in the South China Sea” The Diplomat) http://thediplomat.com/flashpoints-blog/2012/07/30/high-stakes-in-the-south-china-sea/</w:t>
      </w:r>
    </w:p>
    <w:p w:rsidR="006B562D" w:rsidRPr="006B562D" w:rsidRDefault="006B562D" w:rsidP="006B562D"/>
    <w:p w:rsidR="006B562D" w:rsidRPr="006B562D" w:rsidRDefault="006B562D" w:rsidP="006B562D">
      <w:pPr>
        <w:rPr>
          <w:rStyle w:val="Emphasis"/>
          <w:highlight w:val="green"/>
        </w:rPr>
      </w:pPr>
      <w:r w:rsidRPr="006B562D">
        <w:rPr>
          <w:sz w:val="16"/>
        </w:rPr>
        <w:t xml:space="preserve">Coverage of the South China Sea territorial dispute has tended to paint the story as that of a giant China flexing its muscle over a handful of smaller Southeast Asian states. But while China’s increasingly assertive behavior shows its willingness to exploit the weaknesses of other claimants, the picture is not as simple as it is often portrayed. </w:t>
      </w:r>
      <w:r w:rsidRPr="006B562D">
        <w:rPr>
          <w:rStyle w:val="StyleBoldUnderline"/>
          <w:highlight w:val="green"/>
        </w:rPr>
        <w:t>Vietnam and the Philippines are pushing</w:t>
      </w:r>
      <w:r w:rsidRPr="006B562D">
        <w:rPr>
          <w:rStyle w:val="StyleBoldUnderline"/>
        </w:rPr>
        <w:t xml:space="preserve"> back </w:t>
      </w:r>
      <w:r w:rsidRPr="006B562D">
        <w:rPr>
          <w:rStyle w:val="StyleBoldUnderline"/>
          <w:highlight w:val="green"/>
        </w:rPr>
        <w:t>against China</w:t>
      </w:r>
      <w:r w:rsidRPr="006B562D">
        <w:rPr>
          <w:sz w:val="16"/>
        </w:rPr>
        <w:t xml:space="preserve">, and </w:t>
      </w:r>
      <w:r w:rsidRPr="006B562D">
        <w:rPr>
          <w:rStyle w:val="StyleBoldUnderline"/>
        </w:rPr>
        <w:t xml:space="preserve">many countries are </w:t>
      </w:r>
      <w:r w:rsidRPr="006B562D">
        <w:rPr>
          <w:rStyle w:val="StyleBoldUnderline"/>
          <w:highlight w:val="green"/>
        </w:rPr>
        <w:t>stoking tensions in the sea</w:t>
      </w:r>
      <w:r w:rsidRPr="006B562D">
        <w:rPr>
          <w:rStyle w:val="StyleBoldUnderline"/>
        </w:rPr>
        <w:t>.</w:t>
      </w:r>
      <w:r w:rsidRPr="006B562D">
        <w:rPr>
          <w:sz w:val="16"/>
        </w:rPr>
        <w:t xml:space="preserve"> Together, </w:t>
      </w:r>
      <w:r w:rsidRPr="006B562D">
        <w:rPr>
          <w:rStyle w:val="StyleBoldUnderline"/>
          <w:highlight w:val="green"/>
        </w:rPr>
        <w:t xml:space="preserve">their actions leave plenty of room for </w:t>
      </w:r>
      <w:r w:rsidRPr="006B562D">
        <w:rPr>
          <w:rStyle w:val="Emphasis"/>
          <w:highlight w:val="green"/>
        </w:rPr>
        <w:t>open conflict to break out</w:t>
      </w:r>
      <w:r w:rsidRPr="006B562D">
        <w:rPr>
          <w:sz w:val="16"/>
        </w:rPr>
        <w:t>. Vietnam and the Philippines are no strangers to confronting China over the South China Sea.</w:t>
      </w:r>
      <w:r w:rsidRPr="006B562D">
        <w:rPr>
          <w:rStyle w:val="StyleBoldUnderline"/>
        </w:rPr>
        <w:t xml:space="preserve"> </w:t>
      </w:r>
      <w:r w:rsidRPr="006B562D">
        <w:rPr>
          <w:rStyle w:val="StyleBoldUnderline"/>
          <w:highlight w:val="green"/>
        </w:rPr>
        <w:t>Vietnam and China fought two wars in the</w:t>
      </w:r>
      <w:r w:rsidRPr="006B562D">
        <w:rPr>
          <w:rStyle w:val="StyleBoldUnderline"/>
        </w:rPr>
        <w:t xml:space="preserve"> 19</w:t>
      </w:r>
      <w:r w:rsidRPr="006B562D">
        <w:rPr>
          <w:rStyle w:val="StyleBoldUnderline"/>
          <w:highlight w:val="green"/>
        </w:rPr>
        <w:t xml:space="preserve">70s and </w:t>
      </w:r>
      <w:r w:rsidRPr="006B562D">
        <w:rPr>
          <w:rStyle w:val="StyleBoldUnderline"/>
        </w:rPr>
        <w:t>19</w:t>
      </w:r>
      <w:r w:rsidRPr="006B562D">
        <w:rPr>
          <w:rStyle w:val="StyleBoldUnderline"/>
          <w:highlight w:val="green"/>
        </w:rPr>
        <w:t>80s over the Paracels, while China occupied a Philippine-claimed reef in the</w:t>
      </w:r>
      <w:r w:rsidRPr="006B562D">
        <w:rPr>
          <w:rStyle w:val="StyleBoldUnderline"/>
        </w:rPr>
        <w:t xml:space="preserve"> mid-19</w:t>
      </w:r>
      <w:r w:rsidRPr="006B562D">
        <w:rPr>
          <w:rStyle w:val="StyleBoldUnderline"/>
          <w:highlight w:val="green"/>
        </w:rPr>
        <w:t>90s</w:t>
      </w:r>
      <w:r w:rsidRPr="006B562D">
        <w:rPr>
          <w:rStyle w:val="StyleBoldUnderline"/>
        </w:rPr>
        <w:t xml:space="preserve"> in the Spratlys. </w:t>
      </w:r>
      <w:r w:rsidRPr="006B562D">
        <w:rPr>
          <w:rStyle w:val="StyleBoldUnderline"/>
          <w:highlight w:val="green"/>
        </w:rPr>
        <w:t>Tensions have run high</w:t>
      </w:r>
      <w:r w:rsidRPr="006B562D">
        <w:rPr>
          <w:rStyle w:val="StyleBoldUnderline"/>
        </w:rPr>
        <w:t xml:space="preserve"> again </w:t>
      </w:r>
      <w:r w:rsidRPr="006B562D">
        <w:rPr>
          <w:rStyle w:val="StyleBoldUnderline"/>
          <w:highlight w:val="green"/>
        </w:rPr>
        <w:t xml:space="preserve">in recent years, </w:t>
      </w:r>
      <w:r w:rsidRPr="006B562D">
        <w:rPr>
          <w:rStyle w:val="Emphasis"/>
          <w:highlight w:val="green"/>
        </w:rPr>
        <w:t>driven by resource</w:t>
      </w:r>
      <w:r w:rsidRPr="006B562D">
        <w:rPr>
          <w:rStyle w:val="StyleBoldUnderline"/>
        </w:rPr>
        <w:t xml:space="preserve"> and strategic </w:t>
      </w:r>
      <w:r w:rsidRPr="006B562D">
        <w:rPr>
          <w:rStyle w:val="Emphasis"/>
          <w:highlight w:val="green"/>
        </w:rPr>
        <w:t>interests.</w:t>
      </w:r>
      <w:r w:rsidRPr="006B562D">
        <w:rPr>
          <w:rStyle w:val="StyleBoldUnderline"/>
        </w:rPr>
        <w:t xml:space="preserve"> </w:t>
      </w:r>
      <w:r w:rsidRPr="006B562D">
        <w:rPr>
          <w:rStyle w:val="StyleBoldUnderline"/>
          <w:highlight w:val="green"/>
        </w:rPr>
        <w:t>Beijing is more determined than ever to ensure that its Southeast Asia rivals do not come between it and its territorial claims. In the face of Beijing’s</w:t>
      </w:r>
      <w:r w:rsidRPr="006B562D">
        <w:rPr>
          <w:rStyle w:val="StyleBoldUnderline"/>
        </w:rPr>
        <w:t xml:space="preserve"> growing </w:t>
      </w:r>
      <w:r w:rsidRPr="006B562D">
        <w:rPr>
          <w:rStyle w:val="StyleBoldUnderline"/>
          <w:highlight w:val="green"/>
        </w:rPr>
        <w:t>confidence, Hanoi and Manila are</w:t>
      </w:r>
      <w:r w:rsidRPr="006B562D">
        <w:rPr>
          <w:rStyle w:val="StyleBoldUnderline"/>
        </w:rPr>
        <w:t xml:space="preserve"> actively </w:t>
      </w:r>
      <w:r w:rsidRPr="006B562D">
        <w:rPr>
          <w:rStyle w:val="StyleBoldUnderline"/>
          <w:highlight w:val="green"/>
        </w:rPr>
        <w:t>enlisting the aid of</w:t>
      </w:r>
      <w:r w:rsidRPr="006B562D">
        <w:rPr>
          <w:sz w:val="16"/>
        </w:rPr>
        <w:t xml:space="preserve"> ASEAN and </w:t>
      </w:r>
      <w:r w:rsidRPr="006B562D">
        <w:rPr>
          <w:rStyle w:val="StyleBoldUnderline"/>
          <w:highlight w:val="green"/>
        </w:rPr>
        <w:t xml:space="preserve">the </w:t>
      </w:r>
      <w:r w:rsidRPr="006B562D">
        <w:rPr>
          <w:rStyle w:val="Emphasis"/>
          <w:highlight w:val="green"/>
        </w:rPr>
        <w:t>U</w:t>
      </w:r>
      <w:r w:rsidRPr="006B562D">
        <w:rPr>
          <w:rStyle w:val="StyleBoldUnderline"/>
        </w:rPr>
        <w:t xml:space="preserve">nited </w:t>
      </w:r>
      <w:r w:rsidRPr="006B562D">
        <w:rPr>
          <w:rStyle w:val="Emphasis"/>
          <w:highlight w:val="green"/>
        </w:rPr>
        <w:t>S</w:t>
      </w:r>
      <w:r w:rsidRPr="006B562D">
        <w:rPr>
          <w:rStyle w:val="StyleBoldUnderline"/>
        </w:rPr>
        <w:t>tates.</w:t>
      </w:r>
      <w:r w:rsidRPr="006B562D">
        <w:rPr>
          <w:sz w:val="16"/>
        </w:rPr>
        <w:t xml:space="preserve"> Vietnam had some early success. Hanoi deftly outmaneuvered China, much to Beijing’s embarrassment, by championing the sovereignty issue on ASEAN’s agenda during its chairmanship of the organization in 2010. Its efforts culminated in U.S. Secretary of State Hillary Clinton’s landmark speech that declared that the South China Sea was a U.S. “national interest.” The phrase was a rude awakening for China and, according to a Vietnamese diplomat, was a major reason that Beijing started taking Hanoi more seriously. However, </w:t>
      </w:r>
      <w:r w:rsidRPr="006B562D">
        <w:rPr>
          <w:rStyle w:val="StyleBoldUnderline"/>
        </w:rPr>
        <w:t xml:space="preserve">Hanoi and Manila’s efforts are now failing to convince China to tread more lightly. </w:t>
      </w:r>
      <w:r w:rsidRPr="006B562D">
        <w:rPr>
          <w:rStyle w:val="StyleBoldUnderline"/>
          <w:highlight w:val="green"/>
        </w:rPr>
        <w:t>Beijing has simply upped the ante</w:t>
      </w:r>
      <w:r w:rsidRPr="006B562D">
        <w:rPr>
          <w:rStyle w:val="StyleBoldUnderline"/>
        </w:rPr>
        <w:t xml:space="preserve"> in response.</w:t>
      </w:r>
      <w:r w:rsidRPr="006B562D">
        <w:rPr>
          <w:sz w:val="16"/>
        </w:rPr>
        <w:t xml:space="preserve"> The Philippines has also responded to China’s claims by leaning on its military alliance with Washington, even going so far as to advocate interpreting the 1951 Mutual Defense Treaty in a way that includes the South China Sea—a position the United States has yet to endorse. Nor do bold steps always produce a persuasive show of force. </w:t>
      </w:r>
      <w:r w:rsidRPr="006B562D">
        <w:rPr>
          <w:rStyle w:val="StyleBoldUnderline"/>
          <w:highlight w:val="green"/>
        </w:rPr>
        <w:t>Manila’s deployment of a warship to intercept Chinese vessels</w:t>
      </w:r>
      <w:r w:rsidRPr="006B562D">
        <w:rPr>
          <w:rStyle w:val="StyleBoldUnderline"/>
        </w:rPr>
        <w:t xml:space="preserve"> poaching in the disputed Scarborough Shoal in April </w:t>
      </w:r>
      <w:r w:rsidRPr="006B562D">
        <w:rPr>
          <w:rStyle w:val="StyleBoldUnderline"/>
          <w:highlight w:val="green"/>
        </w:rPr>
        <w:t>began a standoff that was only broken by a typhoon</w:t>
      </w:r>
      <w:r w:rsidRPr="006B562D">
        <w:rPr>
          <w:rStyle w:val="StyleBoldUnderline"/>
        </w:rPr>
        <w:t>.</w:t>
      </w:r>
      <w:r w:rsidRPr="006B562D">
        <w:rPr>
          <w:sz w:val="16"/>
        </w:rPr>
        <w:t xml:space="preserve"> Hanoi’s passage of a maritime law in June, requiring foreign naval ships entering the disputed areas to notify Vietnamese authorities, was countered by Beijing’s creation of a centrally administered outpost in the South China Sea, Sansha City, complete with its own military garrison. </w:t>
      </w:r>
      <w:r w:rsidRPr="006B562D">
        <w:rPr>
          <w:rStyle w:val="StyleBoldUnderline"/>
          <w:highlight w:val="green"/>
        </w:rPr>
        <w:t>In this game of tit-for-tat, Vietnam and the Philippines are</w:t>
      </w:r>
      <w:r w:rsidRPr="006B562D">
        <w:rPr>
          <w:rStyle w:val="StyleBoldUnderline"/>
        </w:rPr>
        <w:t xml:space="preserve"> clearly </w:t>
      </w:r>
      <w:r w:rsidRPr="006B562D">
        <w:rPr>
          <w:rStyle w:val="StyleBoldUnderline"/>
          <w:highlight w:val="green"/>
        </w:rPr>
        <w:t>vulnerable. ASEAN has been too divided</w:t>
      </w:r>
      <w:r w:rsidRPr="006B562D">
        <w:rPr>
          <w:sz w:val="16"/>
        </w:rPr>
        <w:t xml:space="preserve"> as of late </w:t>
      </w:r>
      <w:r w:rsidRPr="006B562D">
        <w:rPr>
          <w:rStyle w:val="StyleBoldUnderline"/>
          <w:highlight w:val="green"/>
        </w:rPr>
        <w:t xml:space="preserve">to </w:t>
      </w:r>
      <w:r w:rsidRPr="006B562D">
        <w:rPr>
          <w:rStyle w:val="StyleBoldUnderline"/>
        </w:rPr>
        <w:t xml:space="preserve">be of much </w:t>
      </w:r>
      <w:r w:rsidRPr="006B562D">
        <w:rPr>
          <w:rStyle w:val="StyleBoldUnderline"/>
          <w:highlight w:val="green"/>
        </w:rPr>
        <w:t>help.</w:t>
      </w:r>
      <w:r w:rsidRPr="006B562D">
        <w:rPr>
          <w:sz w:val="16"/>
        </w:rPr>
        <w:t xml:space="preserve"> The diverging interests of individual ASEAN states have stalled negotiations over a code of conduct agreement with China. </w:t>
      </w:r>
      <w:r w:rsidRPr="006B562D">
        <w:rPr>
          <w:rStyle w:val="StyleBoldUnderline"/>
        </w:rPr>
        <w:t xml:space="preserve">The end result was a diplomatic deadlock at this month’s foreign ministers’ meeting in Phnom Penh, the first time in the organization’s 45-year history that ASEAN members failed to issue a joint statement. With no mechanisms to manage tensions and the prospects of a resolution diminishing, directly </w:t>
      </w:r>
      <w:r w:rsidRPr="006B562D">
        <w:rPr>
          <w:rStyle w:val="StyleBoldUnderline"/>
          <w:highlight w:val="green"/>
        </w:rPr>
        <w:t>pushing back against Beijing seems</w:t>
      </w:r>
      <w:r w:rsidRPr="006B562D">
        <w:rPr>
          <w:rStyle w:val="StyleBoldUnderline"/>
        </w:rPr>
        <w:t xml:space="preserve"> to be </w:t>
      </w:r>
      <w:r w:rsidRPr="006B562D">
        <w:rPr>
          <w:rStyle w:val="StyleBoldUnderline"/>
          <w:highlight w:val="green"/>
        </w:rPr>
        <w:t>an ever escalating gamble</w:t>
      </w:r>
      <w:r w:rsidRPr="006B562D">
        <w:rPr>
          <w:sz w:val="16"/>
        </w:rPr>
        <w:t xml:space="preserve"> for Hanoi and Manila. </w:t>
      </w:r>
      <w:r w:rsidRPr="006B562D">
        <w:rPr>
          <w:rStyle w:val="StyleBoldUnderline"/>
          <w:highlight w:val="green"/>
        </w:rPr>
        <w:t>But domestic demand in Vietnam and the Philippines for hydrocarbon</w:t>
      </w:r>
      <w:r w:rsidRPr="006B562D">
        <w:rPr>
          <w:sz w:val="16"/>
        </w:rPr>
        <w:t xml:space="preserve"> and fish </w:t>
      </w:r>
      <w:r w:rsidRPr="006B562D">
        <w:rPr>
          <w:rStyle w:val="StyleBoldUnderline"/>
          <w:highlight w:val="green"/>
        </w:rPr>
        <w:t>stock is eroding</w:t>
      </w:r>
      <w:r w:rsidRPr="006B562D">
        <w:rPr>
          <w:rStyle w:val="StyleBoldUnderline"/>
        </w:rPr>
        <w:t xml:space="preserve"> the longstanding </w:t>
      </w:r>
      <w:r w:rsidRPr="006B562D">
        <w:rPr>
          <w:rStyle w:val="StyleBoldUnderline"/>
          <w:highlight w:val="green"/>
        </w:rPr>
        <w:t>restraints on conflict</w:t>
      </w:r>
      <w:r w:rsidRPr="006B562D">
        <w:rPr>
          <w:rStyle w:val="StyleBoldUnderline"/>
        </w:rPr>
        <w:t>.</w:t>
      </w:r>
      <w:r w:rsidRPr="006B562D">
        <w:rPr>
          <w:sz w:val="16"/>
        </w:rPr>
        <w:t xml:space="preserve"> Furthermore, </w:t>
      </w:r>
      <w:r w:rsidRPr="006B562D">
        <w:rPr>
          <w:rStyle w:val="StyleBoldUnderline"/>
          <w:highlight w:val="green"/>
        </w:rPr>
        <w:t>rising nationalism and a reluctance to appear weak</w:t>
      </w:r>
      <w:r w:rsidRPr="006B562D">
        <w:rPr>
          <w:rStyle w:val="StyleBoldUnderline"/>
        </w:rPr>
        <w:t xml:space="preserve"> before their respective domestic audiences </w:t>
      </w:r>
      <w:r w:rsidRPr="006B562D">
        <w:rPr>
          <w:rStyle w:val="StyleBoldUnderline"/>
          <w:highlight w:val="green"/>
        </w:rPr>
        <w:t>are nudging them towards greater confrontation with China</w:t>
      </w:r>
      <w:r w:rsidRPr="006B562D">
        <w:rPr>
          <w:rStyle w:val="StyleBoldUnderline"/>
        </w:rPr>
        <w:t xml:space="preserve"> </w:t>
      </w:r>
      <w:r w:rsidRPr="006B562D">
        <w:rPr>
          <w:rStyle w:val="StyleBoldUnderline"/>
          <w:highlight w:val="green"/>
        </w:rPr>
        <w:t>as the latter enlarges its</w:t>
      </w:r>
      <w:r w:rsidRPr="006B562D">
        <w:rPr>
          <w:rStyle w:val="StyleBoldUnderline"/>
        </w:rPr>
        <w:t xml:space="preserve"> maritime </w:t>
      </w:r>
      <w:r w:rsidRPr="006B562D">
        <w:rPr>
          <w:rStyle w:val="StyleBoldUnderline"/>
          <w:highlight w:val="green"/>
        </w:rPr>
        <w:t xml:space="preserve">footprint. High stakes coupled with an increase of tensions means that </w:t>
      </w:r>
      <w:r w:rsidRPr="006B562D">
        <w:rPr>
          <w:rStyle w:val="Emphasis"/>
          <w:highlight w:val="green"/>
        </w:rPr>
        <w:t>a misstep</w:t>
      </w:r>
      <w:r w:rsidRPr="006B562D">
        <w:rPr>
          <w:rStyle w:val="StyleBoldUnderline"/>
          <w:highlight w:val="green"/>
        </w:rPr>
        <w:t xml:space="preserve"> by either China or Southeast Asian claimants</w:t>
      </w:r>
      <w:r w:rsidRPr="006B562D">
        <w:rPr>
          <w:rStyle w:val="Emphasis"/>
          <w:highlight w:val="green"/>
        </w:rPr>
        <w:t xml:space="preserve"> can all too easily escalate the dispute to irreversible levels. </w:t>
      </w:r>
    </w:p>
    <w:p w:rsidR="006B562D" w:rsidRPr="006B562D" w:rsidRDefault="006B562D" w:rsidP="006B562D">
      <w:pPr>
        <w:pStyle w:val="Heading4"/>
      </w:pPr>
      <w:r w:rsidRPr="006B562D">
        <w:t>China will escalate the conflict militarily—ultra-hardliners are gaining sway</w:t>
      </w:r>
    </w:p>
    <w:p w:rsidR="006B562D" w:rsidRPr="006B562D" w:rsidRDefault="006B562D" w:rsidP="006B562D">
      <w:r w:rsidRPr="006B562D">
        <w:rPr>
          <w:rStyle w:val="StyleStyleBold12pt"/>
        </w:rPr>
        <w:t>Lague 12</w:t>
      </w:r>
      <w:r w:rsidRPr="006B562D">
        <w:t xml:space="preserve"> (David, reporter, 7/25/12, “China's hawks gaining sway in South China sea dispute” Reuters) http://news.yahoo.com/chinas-hawks-gaining-sway-south-china-sea-dispute-210711501.html</w:t>
      </w:r>
    </w:p>
    <w:p w:rsidR="006B562D" w:rsidRPr="006B562D" w:rsidRDefault="006B562D" w:rsidP="006B562D"/>
    <w:p w:rsidR="006B562D" w:rsidRPr="00762AD8" w:rsidRDefault="006B562D" w:rsidP="006B562D">
      <w:pPr>
        <w:rPr>
          <w:color w:val="000000"/>
          <w:sz w:val="16"/>
        </w:rPr>
      </w:pPr>
      <w:r w:rsidRPr="00762AD8">
        <w:rPr>
          <w:color w:val="000000"/>
          <w:sz w:val="16"/>
        </w:rPr>
        <w:t xml:space="preserve">HONG KONG (Reuters) - </w:t>
      </w:r>
      <w:r w:rsidRPr="006B562D">
        <w:rPr>
          <w:rStyle w:val="StyleBoldUnderline"/>
          <w:highlight w:val="green"/>
        </w:rPr>
        <w:t>China has adopted a more aggressive stance</w:t>
      </w:r>
      <w:r w:rsidRPr="00762AD8">
        <w:rPr>
          <w:color w:val="000000"/>
          <w:sz w:val="16"/>
        </w:rPr>
        <w:t xml:space="preserve"> in recent weeks </w:t>
      </w:r>
      <w:r w:rsidRPr="006B562D">
        <w:rPr>
          <w:rStyle w:val="StyleBoldUnderline"/>
          <w:highlight w:val="green"/>
        </w:rPr>
        <w:t>on territorial disputes</w:t>
      </w:r>
      <w:r w:rsidRPr="006B562D">
        <w:rPr>
          <w:rStyle w:val="StyleBoldUnderline"/>
        </w:rPr>
        <w:t xml:space="preserve"> </w:t>
      </w:r>
      <w:r w:rsidRPr="006B562D">
        <w:rPr>
          <w:rStyle w:val="StyleBoldUnderline"/>
          <w:highlight w:val="green"/>
        </w:rPr>
        <w:t>in the South China Sea as hard-line officials</w:t>
      </w:r>
      <w:r w:rsidRPr="00762AD8">
        <w:rPr>
          <w:color w:val="000000"/>
          <w:sz w:val="16"/>
        </w:rPr>
        <w:t xml:space="preserve"> and commentators </w:t>
      </w:r>
      <w:r w:rsidRPr="006B562D">
        <w:rPr>
          <w:rStyle w:val="StyleBoldUnderline"/>
          <w:highlight w:val="green"/>
        </w:rPr>
        <w:t>call on Beijing to take a tougher line</w:t>
      </w:r>
      <w:r w:rsidRPr="006B562D">
        <w:rPr>
          <w:rStyle w:val="StyleBoldUnderline"/>
        </w:rPr>
        <w:t xml:space="preserve"> with rival claimants. China's supreme policymaking body, the Politburo Standing Committee, is made up entirely of civilians, but </w:t>
      </w:r>
      <w:r w:rsidRPr="006B562D">
        <w:rPr>
          <w:rStyle w:val="StyleBoldUnderline"/>
          <w:highlight w:val="green"/>
        </w:rPr>
        <w:t>outspoken</w:t>
      </w:r>
      <w:r w:rsidRPr="00762AD8">
        <w:rPr>
          <w:color w:val="000000"/>
          <w:sz w:val="16"/>
        </w:rPr>
        <w:t xml:space="preserve"> People's Liberation Army </w:t>
      </w:r>
      <w:r w:rsidRPr="006B562D">
        <w:rPr>
          <w:rStyle w:val="StyleBoldUnderline"/>
          <w:highlight w:val="green"/>
        </w:rPr>
        <w:t>(PLA) officers</w:t>
      </w:r>
      <w:r w:rsidRPr="006B562D">
        <w:rPr>
          <w:rStyle w:val="StyleBoldUnderline"/>
        </w:rPr>
        <w:t xml:space="preserve">, intelligence advisers and maritime agency chiefs </w:t>
      </w:r>
      <w:r w:rsidRPr="006B562D">
        <w:rPr>
          <w:rStyle w:val="StyleBoldUnderline"/>
          <w:highlight w:val="green"/>
        </w:rPr>
        <w:t>are arguing that Beijing should be more forceful in asserting its sovereignty over the sea and the oil</w:t>
      </w:r>
      <w:r w:rsidRPr="00762AD8">
        <w:rPr>
          <w:color w:val="000000"/>
          <w:sz w:val="16"/>
        </w:rPr>
        <w:t xml:space="preserve"> and natural gas </w:t>
      </w:r>
      <w:r w:rsidRPr="006B562D">
        <w:rPr>
          <w:rStyle w:val="StyleBoldUnderline"/>
        </w:rPr>
        <w:t xml:space="preserve">believed to lie </w:t>
      </w:r>
      <w:r w:rsidRPr="006B562D">
        <w:rPr>
          <w:rStyle w:val="StyleBoldUnderline"/>
          <w:highlight w:val="green"/>
        </w:rPr>
        <w:t>under the sea-bed</w:t>
      </w:r>
      <w:r w:rsidRPr="006B562D">
        <w:rPr>
          <w:rStyle w:val="StyleBoldUnderline"/>
        </w:rPr>
        <w:t>.</w:t>
      </w:r>
      <w:r w:rsidRPr="00762AD8">
        <w:rPr>
          <w:color w:val="000000"/>
          <w:sz w:val="16"/>
        </w:rPr>
        <w:t xml:space="preserve"> Most of them blame the United States' so-called strategic "pivot" to Asia for emboldening neighboring countries, particularly the Philippines and Vietnam, to challenge China's claims. "China now faces a whole pack of aggressive neighbors headed by Vietnam and the Philippines and also a set of menacing challengers headed by the United States, forming their encirclement from outside the region," wrote Xu Zhirong, a deputy chief captain with China Marine Surveillance, in the June edition of China Eye, a publication of the Hong Kong-based China Energy Fund Committee. "And, such a band of eager lackeys is exactly what the U.S. needs for its strategic return to Asia," he wrote. Most Chinese and foreign security policy analysts believe China wants to avoid military conflict across sea lanes that carry an annual $5 trillion in ship-borne trade, particularly if it raises the prospect of U.S. intervention. However, they say </w:t>
      </w:r>
      <w:r w:rsidRPr="006B562D">
        <w:rPr>
          <w:rStyle w:val="StyleBoldUnderline"/>
        </w:rPr>
        <w:t>Beijing is increasingly determined to block any unified effort from rival claimants to negotiate over disputes, preferring instead to isolate much smaller and weaker states in direct talks.</w:t>
      </w:r>
      <w:r w:rsidRPr="00762AD8">
        <w:rPr>
          <w:color w:val="000000"/>
          <w:sz w:val="16"/>
        </w:rPr>
        <w:t xml:space="preserve"> There was evidence of this harder line at an annual foreign ministers' meeting of the 10-member Association of South East Asian Nations (ASEAN) bloc earlier this month where diplomats said China's influence behind the scenes led to an unprecedented breakdown in the grouping's traditional preference for maintaining an appearance of harmony and unity. The meeting in Phnom Penh ended in disarray without progress on a proposed code of conduct that was aimed at minimizing the risk of conflict in the South China Sea or issuing a concluding communique. China's close ally Cambodia, the meeting's host, blocked every attempt to include tensions in the South China Sea on the agenda, said the diplomats from other member nations. THE GARRISON </w:t>
      </w:r>
      <w:r w:rsidRPr="006B562D">
        <w:rPr>
          <w:rStyle w:val="StyleBoldUnderline"/>
        </w:rPr>
        <w:t xml:space="preserve">On the military front, </w:t>
      </w:r>
      <w:r w:rsidRPr="006B562D">
        <w:rPr>
          <w:rStyle w:val="StyleBoldUnderline"/>
          <w:highlight w:val="green"/>
        </w:rPr>
        <w:t>China's powerful Central Military Commission</w:t>
      </w:r>
      <w:r w:rsidRPr="006B562D">
        <w:rPr>
          <w:rStyle w:val="StyleBoldUnderline"/>
        </w:rPr>
        <w:t xml:space="preserve"> </w:t>
      </w:r>
      <w:r w:rsidRPr="006B562D">
        <w:rPr>
          <w:rStyle w:val="StyleBoldUnderline"/>
          <w:highlight w:val="green"/>
        </w:rPr>
        <w:t>has approved the formal establishment of a military garrison for the South China Sea</w:t>
      </w:r>
      <w:r w:rsidRPr="006B562D">
        <w:rPr>
          <w:rStyle w:val="StyleBoldUnderline"/>
        </w:rPr>
        <w:t>. The move, announced this week, is essentially a further assertion of China's sovereignty claims</w:t>
      </w:r>
      <w:r w:rsidRPr="00762AD8">
        <w:rPr>
          <w:color w:val="000000"/>
          <w:sz w:val="16"/>
        </w:rPr>
        <w:t xml:space="preserve"> after it last month raised the administrative status of the seas to the level of a city, which it calls Sansha. The official Xinhua news agency said the Sansha garrison would be responsible for "national defense mobilization ... guarding the city and supporting local emergency rescue and disaster relief" and "carrying out military missions". The city government is located on the 2.13-square km Yongxing Island, according to Xinhua, which contains a small military airport, a sea port, roads, a clinic, a post office and an observatory. This is in the Paracels, a group of islands also claimed by Vietnam and Taiwan. A ship calls twice in a month from nearby Hainan province to serve its 613 residents. Xu, a regular commentator on maritime security issues, is one of many analysts arguing that recent tensions are a direct result of the Obama administration's announcement late last year of a strategic shift which would eventually see 60 per cent of the U.S. navy's warships deployed to the Asia Pacific, up from the current 50 per cent. The U.S. move is widely seen as a response to China's growing military power and increasingly assertive behavior in dealing with contested territory. </w:t>
      </w:r>
      <w:r w:rsidRPr="006B562D">
        <w:rPr>
          <w:rStyle w:val="StyleBoldUnderline"/>
          <w:highlight w:val="green"/>
        </w:rPr>
        <w:t xml:space="preserve">China's recent rows with </w:t>
      </w:r>
      <w:r w:rsidRPr="006B562D">
        <w:rPr>
          <w:rStyle w:val="StyleBoldUnderline"/>
        </w:rPr>
        <w:t xml:space="preserve">the Philippines over the Scarborough Shoal and </w:t>
      </w:r>
      <w:r w:rsidRPr="006B562D">
        <w:rPr>
          <w:rStyle w:val="StyleBoldUnderline"/>
          <w:highlight w:val="green"/>
        </w:rPr>
        <w:t>Vietnam over oil exploration rights have heightened</w:t>
      </w:r>
      <w:r w:rsidRPr="006B562D">
        <w:rPr>
          <w:rStyle w:val="StyleBoldUnderline"/>
        </w:rPr>
        <w:t xml:space="preserve"> regional </w:t>
      </w:r>
      <w:r w:rsidRPr="006B562D">
        <w:rPr>
          <w:rStyle w:val="StyleBoldUnderline"/>
          <w:highlight w:val="green"/>
        </w:rPr>
        <w:t>fears that</w:t>
      </w:r>
      <w:r w:rsidRPr="006B562D">
        <w:rPr>
          <w:rStyle w:val="Emphasis"/>
          <w:highlight w:val="green"/>
        </w:rPr>
        <w:t xml:space="preserve"> tension in the South China Sea could lead to armed conflict.</w:t>
      </w:r>
      <w:r w:rsidRPr="006B562D">
        <w:rPr>
          <w:rStyle w:val="StyleBoldUnderline"/>
          <w:highlight w:val="green"/>
        </w:rPr>
        <w:t xml:space="preserve"> One of China's most hawkish army officers</w:t>
      </w:r>
      <w:r w:rsidRPr="006B562D">
        <w:rPr>
          <w:rStyle w:val="StyleBoldUnderline"/>
        </w:rPr>
        <w:t xml:space="preserve">, Major </w:t>
      </w:r>
      <w:r w:rsidRPr="006B562D">
        <w:rPr>
          <w:rStyle w:val="StyleBoldUnderline"/>
          <w:highlight w:val="green"/>
        </w:rPr>
        <w:t>General Zhu</w:t>
      </w:r>
      <w:r w:rsidRPr="00762AD8">
        <w:rPr>
          <w:color w:val="000000"/>
          <w:sz w:val="16"/>
        </w:rPr>
        <w:t xml:space="preserve"> </w:t>
      </w:r>
      <w:r w:rsidRPr="006B562D">
        <w:rPr>
          <w:rStyle w:val="StyleBoldUnderline"/>
        </w:rPr>
        <w:t xml:space="preserve">Chenghu, </w:t>
      </w:r>
      <w:r w:rsidRPr="006B562D">
        <w:rPr>
          <w:rStyle w:val="StyleBoldUnderline"/>
          <w:highlight w:val="green"/>
        </w:rPr>
        <w:t>an influential</w:t>
      </w:r>
      <w:r w:rsidRPr="00762AD8">
        <w:rPr>
          <w:color w:val="000000"/>
          <w:sz w:val="16"/>
        </w:rPr>
        <w:t xml:space="preserve"> teacher and </w:t>
      </w:r>
      <w:r w:rsidRPr="006B562D">
        <w:rPr>
          <w:rStyle w:val="StyleBoldUnderline"/>
          <w:highlight w:val="green"/>
        </w:rPr>
        <w:t>strategy researcher</w:t>
      </w:r>
      <w:r w:rsidRPr="006B562D">
        <w:rPr>
          <w:rStyle w:val="StyleBoldUnderline"/>
        </w:rPr>
        <w:t xml:space="preserve"> at Beijing's National Defence University, </w:t>
      </w:r>
      <w:r w:rsidRPr="006B562D">
        <w:rPr>
          <w:rStyle w:val="StyleBoldUnderline"/>
          <w:highlight w:val="green"/>
        </w:rPr>
        <w:t>has dismissed the entitlement of</w:t>
      </w:r>
      <w:r w:rsidRPr="006B562D">
        <w:rPr>
          <w:rStyle w:val="StyleBoldUnderline"/>
        </w:rPr>
        <w:t xml:space="preserve"> these </w:t>
      </w:r>
      <w:r w:rsidRPr="006B562D">
        <w:rPr>
          <w:rStyle w:val="StyleBoldUnderline"/>
          <w:highlight w:val="green"/>
        </w:rPr>
        <w:t>rivals to the</w:t>
      </w:r>
      <w:r w:rsidRPr="006B562D">
        <w:rPr>
          <w:rStyle w:val="StyleBoldUnderline"/>
        </w:rPr>
        <w:t xml:space="preserve"> disputed </w:t>
      </w:r>
      <w:r w:rsidRPr="006B562D">
        <w:rPr>
          <w:rStyle w:val="StyleBoldUnderline"/>
          <w:highlight w:val="green"/>
        </w:rPr>
        <w:t>waters.</w:t>
      </w:r>
      <w:r w:rsidRPr="006B562D">
        <w:rPr>
          <w:rStyle w:val="StyleBoldUnderline"/>
        </w:rPr>
        <w:t xml:space="preserve"> </w:t>
      </w:r>
      <w:r w:rsidRPr="00762AD8">
        <w:rPr>
          <w:color w:val="000000"/>
          <w:sz w:val="16"/>
        </w:rPr>
        <w:t xml:space="preserve">UNREASONABLE AND ILLEGAL In a speech to the World Peace Forum in Beijing earlier this month, </w:t>
      </w:r>
      <w:r w:rsidRPr="006B562D">
        <w:rPr>
          <w:rStyle w:val="StyleBoldUnderline"/>
        </w:rPr>
        <w:t>Zhu said it was "unreasonable and illegal" for the Philippines and Vietnam to claim territory that historically belonged to China</w:t>
      </w:r>
      <w:r w:rsidRPr="00762AD8">
        <w:rPr>
          <w:color w:val="000000"/>
          <w:sz w:val="16"/>
        </w:rPr>
        <w:t>. He said there had been no disputes in the South China Sea before the 1970s when maps published by rival claimants also acknowledged it was Chinese territory. "</w:t>
      </w:r>
      <w:r w:rsidRPr="006B562D">
        <w:rPr>
          <w:rStyle w:val="StyleBoldUnderline"/>
        </w:rPr>
        <w:t xml:space="preserve">Relevant countries did not begin to lay claim to islands and sea waters in the area until the discovery of large amounts of oil </w:t>
      </w:r>
      <w:r w:rsidRPr="00762AD8">
        <w:rPr>
          <w:color w:val="000000"/>
          <w:sz w:val="16"/>
        </w:rPr>
        <w:t xml:space="preserve">and gas reserves </w:t>
      </w:r>
      <w:r w:rsidRPr="006B562D">
        <w:rPr>
          <w:rStyle w:val="StyleBoldUnderline"/>
        </w:rPr>
        <w:t>in the South China Sea," he said,</w:t>
      </w:r>
      <w:r w:rsidRPr="00762AD8">
        <w:rPr>
          <w:color w:val="000000"/>
          <w:sz w:val="16"/>
        </w:rPr>
        <w:t xml:space="preserve"> according to an extract of his speech published in the official Global Times newspaper last week. </w:t>
      </w:r>
      <w:r w:rsidRPr="006B562D">
        <w:rPr>
          <w:rStyle w:val="StyleBoldUnderline"/>
          <w:highlight w:val="green"/>
        </w:rPr>
        <w:t>Zhu</w:t>
      </w:r>
      <w:r w:rsidRPr="00762AD8">
        <w:rPr>
          <w:color w:val="000000"/>
          <w:sz w:val="16"/>
        </w:rPr>
        <w:t xml:space="preserve"> also blamed U.S. "meddling" for prolonging the current tension. The retired general </w:t>
      </w:r>
      <w:r w:rsidRPr="006B562D">
        <w:rPr>
          <w:rStyle w:val="StyleBoldUnderline"/>
          <w:highlight w:val="green"/>
        </w:rPr>
        <w:t>is best known for his assertion</w:t>
      </w:r>
      <w:r w:rsidRPr="00762AD8">
        <w:rPr>
          <w:color w:val="000000"/>
          <w:sz w:val="16"/>
        </w:rPr>
        <w:t xml:space="preserve"> in 2005 </w:t>
      </w:r>
      <w:r w:rsidRPr="006B562D">
        <w:rPr>
          <w:rStyle w:val="StyleBoldUnderline"/>
          <w:highlight w:val="green"/>
        </w:rPr>
        <w:t xml:space="preserve">that China should use nuclear weapons against the </w:t>
      </w:r>
      <w:r w:rsidRPr="006B562D">
        <w:rPr>
          <w:rStyle w:val="Emphasis"/>
          <w:highlight w:val="green"/>
        </w:rPr>
        <w:t>U</w:t>
      </w:r>
      <w:r w:rsidRPr="00762AD8">
        <w:rPr>
          <w:color w:val="000000"/>
          <w:sz w:val="16"/>
        </w:rPr>
        <w:t xml:space="preserve">nited </w:t>
      </w:r>
      <w:r w:rsidRPr="006B562D">
        <w:rPr>
          <w:rStyle w:val="Emphasis"/>
          <w:highlight w:val="green"/>
        </w:rPr>
        <w:t>S</w:t>
      </w:r>
      <w:r w:rsidRPr="00762AD8">
        <w:rPr>
          <w:color w:val="000000"/>
          <w:sz w:val="16"/>
        </w:rPr>
        <w:t xml:space="preserve">tates </w:t>
      </w:r>
      <w:r w:rsidRPr="006B562D">
        <w:rPr>
          <w:rStyle w:val="StyleBoldUnderline"/>
          <w:highlight w:val="green"/>
        </w:rPr>
        <w:t>if American forces intervened in a conflict</w:t>
      </w:r>
      <w:r w:rsidRPr="00762AD8">
        <w:rPr>
          <w:color w:val="000000"/>
          <w:sz w:val="16"/>
        </w:rPr>
        <w:t xml:space="preserve"> over Taiwan. </w:t>
      </w:r>
      <w:r w:rsidRPr="006B562D">
        <w:rPr>
          <w:rStyle w:val="StyleBoldUnderline"/>
          <w:highlight w:val="green"/>
        </w:rPr>
        <w:t xml:space="preserve">He </w:t>
      </w:r>
      <w:r w:rsidRPr="00762AD8">
        <w:rPr>
          <w:color w:val="000000"/>
          <w:sz w:val="16"/>
        </w:rPr>
        <w:t xml:space="preserve">escaped any serious censure over what he stressed at the time were his personal views and </w:t>
      </w:r>
      <w:r w:rsidRPr="006B562D">
        <w:rPr>
          <w:rStyle w:val="StyleBoldUnderline"/>
        </w:rPr>
        <w:t xml:space="preserve">has since </w:t>
      </w:r>
      <w:r w:rsidRPr="006B562D">
        <w:rPr>
          <w:rStyle w:val="StyleBoldUnderline"/>
          <w:highlight w:val="green"/>
        </w:rPr>
        <w:t>become a regular member of high-level Chinese military delegations</w:t>
      </w:r>
      <w:r w:rsidRPr="006B562D">
        <w:rPr>
          <w:rStyle w:val="StyleBoldUnderline"/>
        </w:rPr>
        <w:t xml:space="preserve"> in security talks</w:t>
      </w:r>
      <w:r w:rsidRPr="00762AD8">
        <w:rPr>
          <w:color w:val="000000"/>
          <w:sz w:val="16"/>
        </w:rPr>
        <w:t xml:space="preserve"> with U.S. counterparts. </w:t>
      </w:r>
      <w:r w:rsidRPr="006B562D">
        <w:rPr>
          <w:rStyle w:val="StyleBoldUnderline"/>
        </w:rPr>
        <w:t>Other officials calling for a tougher line include Cui Liru</w:t>
      </w:r>
      <w:r w:rsidRPr="00762AD8">
        <w:rPr>
          <w:color w:val="000000"/>
          <w:sz w:val="16"/>
        </w:rPr>
        <w:t xml:space="preserve">, president of the China Institutes of Contemporary International Relations, a Beijing think-tank closely linked to China's intelligence services, </w:t>
      </w:r>
      <w:r w:rsidRPr="006B562D">
        <w:rPr>
          <w:rStyle w:val="StyleBoldUnderline"/>
        </w:rPr>
        <w:t>and Major General Luo Yuan, a retired army officer who is well known for his hard-line views</w:t>
      </w:r>
      <w:r w:rsidRPr="00762AD8">
        <w:rPr>
          <w:color w:val="000000"/>
          <w:sz w:val="16"/>
        </w:rPr>
        <w:t xml:space="preserve"> and provocative media commentaries. It is unclear how much sway these blunt speaking officials exercise over foreign and military policies or whether their views reflect official thinking. But for the PLA, the persistent territorial disputes undermine a carefully-honed image as a force that will never allow foreign powers to encroach on Chinese territory as they did in the colonial period. "</w:t>
      </w:r>
      <w:r w:rsidRPr="006B562D">
        <w:rPr>
          <w:rStyle w:val="StyleBoldUnderline"/>
        </w:rPr>
        <w:t>The South China Sea situation is certainly highly frustrating for Chinese military officers</w:t>
      </w:r>
      <w:r w:rsidRPr="00762AD8">
        <w:rPr>
          <w:color w:val="000000"/>
          <w:sz w:val="16"/>
        </w:rPr>
        <w:t xml:space="preserve">," said Sun Yun, a Washington-based China security policy expert and a former analyst with the International Crisis Group in Beijing. "If the PLA cannot even defend China's own territory at its doorstep, what capacity or legitimacy does it have to cruise around the world?" </w:t>
      </w:r>
    </w:p>
    <w:p w:rsidR="006B562D" w:rsidRPr="006B562D" w:rsidRDefault="006B562D" w:rsidP="006B562D">
      <w:pPr>
        <w:pStyle w:val="Heading4"/>
      </w:pPr>
      <w:r w:rsidRPr="006B562D">
        <w:t>Conflict over the South China Sea causes nuclear war—improved US-China relations over the area are necessary to avert a global catastrophe</w:t>
      </w:r>
    </w:p>
    <w:p w:rsidR="006B562D" w:rsidRPr="006B562D" w:rsidRDefault="006B562D" w:rsidP="006B562D">
      <w:r w:rsidRPr="006B562D">
        <w:rPr>
          <w:rStyle w:val="StyleStyleBold12pt"/>
        </w:rPr>
        <w:t>Wittner 11</w:t>
      </w:r>
      <w:r w:rsidRPr="006B562D">
        <w:t xml:space="preserve"> (Lawrence, Ph.D. in History from Columbia, award-winning foreign policy writer and author, 11/28/11, “COMMENTARY: Is a Nuclear War with China Possible?” Huntington News) http://www.huntingtonnews.net/14446</w:t>
      </w:r>
    </w:p>
    <w:p w:rsidR="006B562D" w:rsidRPr="006B562D" w:rsidRDefault="006B562D" w:rsidP="006B562D"/>
    <w:p w:rsidR="006B562D" w:rsidRPr="006B562D" w:rsidRDefault="006B562D" w:rsidP="006B562D">
      <w:pPr>
        <w:rPr>
          <w:rStyle w:val="StyleBoldUnderline"/>
          <w:highlight w:val="green"/>
        </w:rPr>
      </w:pPr>
      <w:r w:rsidRPr="006B562D">
        <w:rPr>
          <w:rStyle w:val="StyleBoldUnderline"/>
        </w:rPr>
        <w:t>While nuclear weapons exist, there remains a danger that they will be used.</w:t>
      </w:r>
      <w:r>
        <w:rPr>
          <w:color w:val="000000"/>
          <w:sz w:val="16"/>
        </w:rPr>
        <w:t xml:space="preserve"> </w:t>
      </w:r>
      <w:r w:rsidRPr="00762AD8">
        <w:rPr>
          <w:color w:val="000000"/>
          <w:sz w:val="16"/>
        </w:rPr>
        <w:t xml:space="preserve">After all, </w:t>
      </w:r>
      <w:r w:rsidRPr="006B562D">
        <w:rPr>
          <w:rStyle w:val="StyleBoldUnderline"/>
          <w:highlight w:val="green"/>
        </w:rPr>
        <w:t>for centuries national conflicts have led to wars, with nations employing their deadliest weapons. The current deterioration of U.S. relations with China might end up providing us with</w:t>
      </w:r>
      <w:r w:rsidRPr="006B562D">
        <w:rPr>
          <w:rStyle w:val="StyleBoldUnderline"/>
        </w:rPr>
        <w:t xml:space="preserve"> yet </w:t>
      </w:r>
      <w:r w:rsidRPr="006B562D">
        <w:rPr>
          <w:rStyle w:val="StyleBoldUnderline"/>
          <w:highlight w:val="green"/>
        </w:rPr>
        <w:t>another example of this</w:t>
      </w:r>
      <w:r w:rsidRPr="006B562D">
        <w:rPr>
          <w:rStyle w:val="StyleBoldUnderline"/>
        </w:rPr>
        <w:t xml:space="preserve"> phenomenon. </w:t>
      </w:r>
      <w:r w:rsidRPr="006B562D">
        <w:rPr>
          <w:rStyle w:val="StyleBoldUnderline"/>
          <w:highlight w:val="green"/>
        </w:rPr>
        <w:t>The gathering tension</w:t>
      </w:r>
      <w:r w:rsidRPr="00762AD8">
        <w:rPr>
          <w:color w:val="000000"/>
          <w:sz w:val="16"/>
        </w:rPr>
        <w:t xml:space="preserve"> between the United States and China </w:t>
      </w:r>
      <w:r w:rsidRPr="006B562D">
        <w:rPr>
          <w:rStyle w:val="StyleBoldUnderline"/>
          <w:highlight w:val="green"/>
        </w:rPr>
        <w:t>is clear</w:t>
      </w:r>
      <w:r w:rsidRPr="00762AD8">
        <w:rPr>
          <w:color w:val="000000"/>
          <w:sz w:val="16"/>
        </w:rPr>
        <w:t xml:space="preserve"> enough.</w:t>
      </w:r>
      <w:r>
        <w:rPr>
          <w:color w:val="000000"/>
          <w:sz w:val="16"/>
        </w:rPr>
        <w:t xml:space="preserve"> </w:t>
      </w:r>
      <w:r w:rsidRPr="00762AD8">
        <w:rPr>
          <w:color w:val="000000"/>
          <w:sz w:val="16"/>
        </w:rPr>
        <w:t xml:space="preserve">Disturbed by China’s growing economic and military strength, </w:t>
      </w:r>
      <w:r w:rsidRPr="006B562D">
        <w:rPr>
          <w:rStyle w:val="Emphasis"/>
          <w:highlight w:val="green"/>
        </w:rPr>
        <w:t>the U.S.</w:t>
      </w:r>
      <w:r w:rsidRPr="006B562D">
        <w:rPr>
          <w:rStyle w:val="StyleBoldUnderline"/>
          <w:highlight w:val="green"/>
        </w:rPr>
        <w:t xml:space="preserve"> </w:t>
      </w:r>
      <w:r w:rsidRPr="006B562D">
        <w:rPr>
          <w:rStyle w:val="StyleBoldUnderline"/>
        </w:rPr>
        <w:t xml:space="preserve">government </w:t>
      </w:r>
      <w:r w:rsidRPr="006B562D">
        <w:rPr>
          <w:rStyle w:val="Emphasis"/>
          <w:highlight w:val="green"/>
        </w:rPr>
        <w:t>recently challenged China’s claims in the South China Sea</w:t>
      </w:r>
      <w:r w:rsidRPr="006B562D">
        <w:rPr>
          <w:rStyle w:val="StyleBoldUnderline"/>
          <w:highlight w:val="green"/>
        </w:rPr>
        <w:t>,</w:t>
      </w:r>
      <w:r w:rsidRPr="00762AD8">
        <w:rPr>
          <w:color w:val="000000"/>
          <w:sz w:val="16"/>
        </w:rPr>
        <w:t xml:space="preserve"> increased the U.S. military presence in Australia, and deepened U.S. military ties with other nations in the Pacific region.</w:t>
      </w:r>
      <w:r>
        <w:rPr>
          <w:color w:val="000000"/>
          <w:sz w:val="16"/>
        </w:rPr>
        <w:t xml:space="preserve"> </w:t>
      </w:r>
      <w:r w:rsidRPr="00762AD8">
        <w:rPr>
          <w:color w:val="000000"/>
          <w:sz w:val="16"/>
        </w:rPr>
        <w:t>According to Secretary of State Hillary Clinton, the United States was “asserting our own position as a Pacific power.”</w:t>
      </w:r>
      <w:r>
        <w:rPr>
          <w:color w:val="000000"/>
          <w:sz w:val="16"/>
        </w:rPr>
        <w:t xml:space="preserve"> </w:t>
      </w:r>
      <w:r w:rsidRPr="006B562D">
        <w:rPr>
          <w:rStyle w:val="StyleBoldUnderline"/>
        </w:rPr>
        <w:t xml:space="preserve">But </w:t>
      </w:r>
      <w:r w:rsidRPr="006B562D">
        <w:rPr>
          <w:rStyle w:val="Emphasis"/>
          <w:highlight w:val="green"/>
        </w:rPr>
        <w:t>need this lead to nuclear war?</w:t>
      </w:r>
      <w:r w:rsidRPr="006B562D">
        <w:rPr>
          <w:rStyle w:val="StyleBoldUnderline"/>
        </w:rPr>
        <w:t xml:space="preserve"> Not necessarily. And yet, </w:t>
      </w:r>
      <w:r w:rsidRPr="006B562D">
        <w:rPr>
          <w:rStyle w:val="Emphasis"/>
          <w:highlight w:val="green"/>
        </w:rPr>
        <w:t>there are signs that it could</w:t>
      </w:r>
      <w:r w:rsidRPr="00762AD8">
        <w:rPr>
          <w:color w:val="000000"/>
          <w:sz w:val="16"/>
        </w:rPr>
        <w:t>.</w:t>
      </w:r>
      <w:r>
        <w:rPr>
          <w:color w:val="000000"/>
          <w:sz w:val="16"/>
        </w:rPr>
        <w:t xml:space="preserve"> </w:t>
      </w:r>
      <w:r w:rsidRPr="00762AD8">
        <w:rPr>
          <w:color w:val="000000"/>
          <w:sz w:val="16"/>
        </w:rPr>
        <w:t xml:space="preserve">After all, </w:t>
      </w:r>
      <w:r w:rsidRPr="006B562D">
        <w:rPr>
          <w:rStyle w:val="StyleBoldUnderline"/>
          <w:highlight w:val="green"/>
        </w:rPr>
        <w:t xml:space="preserve">both the </w:t>
      </w:r>
      <w:r w:rsidRPr="006B562D">
        <w:rPr>
          <w:rStyle w:val="Emphasis"/>
          <w:highlight w:val="green"/>
        </w:rPr>
        <w:t>U</w:t>
      </w:r>
      <w:r w:rsidRPr="00762AD8">
        <w:rPr>
          <w:color w:val="000000"/>
          <w:sz w:val="16"/>
        </w:rPr>
        <w:t xml:space="preserve">nited </w:t>
      </w:r>
      <w:r w:rsidRPr="006B562D">
        <w:rPr>
          <w:rStyle w:val="Emphasis"/>
          <w:highlight w:val="green"/>
        </w:rPr>
        <w:t>S</w:t>
      </w:r>
      <w:r w:rsidRPr="00762AD8">
        <w:rPr>
          <w:color w:val="000000"/>
          <w:sz w:val="16"/>
        </w:rPr>
        <w:t xml:space="preserve">tates </w:t>
      </w:r>
      <w:r w:rsidRPr="006B562D">
        <w:rPr>
          <w:rStyle w:val="StyleBoldUnderline"/>
          <w:highlight w:val="green"/>
        </w:rPr>
        <w:t>and China possess large numbers of nuclear weapons. The U.S.</w:t>
      </w:r>
      <w:r w:rsidRPr="006B562D">
        <w:rPr>
          <w:rStyle w:val="StyleBoldUnderline"/>
        </w:rPr>
        <w:t xml:space="preserve"> government </w:t>
      </w:r>
      <w:r w:rsidRPr="006B562D">
        <w:rPr>
          <w:rStyle w:val="StyleBoldUnderline"/>
          <w:highlight w:val="green"/>
        </w:rPr>
        <w:t>threatened to attack China with nuclear weapons during</w:t>
      </w:r>
      <w:r w:rsidRPr="00762AD8">
        <w:rPr>
          <w:color w:val="000000"/>
          <w:sz w:val="16"/>
        </w:rPr>
        <w:t xml:space="preserve"> the Korean War and, later, during the </w:t>
      </w:r>
      <w:r w:rsidRPr="006B562D">
        <w:rPr>
          <w:rStyle w:val="StyleBoldUnderline"/>
          <w:highlight w:val="green"/>
        </w:rPr>
        <w:t>conflict over</w:t>
      </w:r>
      <w:r w:rsidRPr="006B562D">
        <w:rPr>
          <w:rStyle w:val="StyleBoldUnderline"/>
        </w:rPr>
        <w:t xml:space="preserve"> the future of </w:t>
      </w:r>
      <w:r w:rsidRPr="006B562D">
        <w:rPr>
          <w:rStyle w:val="StyleBoldUnderline"/>
          <w:highlight w:val="green"/>
        </w:rPr>
        <w:t>China’s offshore islands</w:t>
      </w:r>
      <w:r w:rsidRPr="006B562D">
        <w:rPr>
          <w:rStyle w:val="StyleBoldUnderline"/>
        </w:rPr>
        <w:t>, Quemoy and Matsu.</w:t>
      </w:r>
      <w:r>
        <w:rPr>
          <w:color w:val="000000"/>
          <w:sz w:val="16"/>
        </w:rPr>
        <w:t xml:space="preserve"> </w:t>
      </w:r>
      <w:r w:rsidRPr="00762AD8">
        <w:rPr>
          <w:color w:val="000000"/>
          <w:sz w:val="16"/>
        </w:rPr>
        <w:t xml:space="preserve">In the midst of the latter confrontation, President Dwight </w:t>
      </w:r>
      <w:r w:rsidRPr="006B562D">
        <w:rPr>
          <w:rStyle w:val="StyleBoldUnderline"/>
        </w:rPr>
        <w:t>Eisenhower declared publicly</w:t>
      </w:r>
      <w:r w:rsidRPr="00762AD8">
        <w:rPr>
          <w:color w:val="000000"/>
          <w:sz w:val="16"/>
        </w:rPr>
        <w:t>, and chillingly</w:t>
      </w:r>
      <w:r w:rsidRPr="006B562D">
        <w:rPr>
          <w:rStyle w:val="StyleBoldUnderline"/>
        </w:rPr>
        <w:t>, that U.S. nuclear weapons would “be used just exactly as you would use a bullet</w:t>
      </w:r>
      <w:r w:rsidRPr="00762AD8">
        <w:rPr>
          <w:color w:val="000000"/>
          <w:sz w:val="16"/>
        </w:rPr>
        <w:t xml:space="preserve"> or anything else.”</w:t>
      </w:r>
      <w:r>
        <w:rPr>
          <w:color w:val="000000"/>
          <w:sz w:val="16"/>
        </w:rPr>
        <w:t xml:space="preserve"> </w:t>
      </w:r>
      <w:r w:rsidRPr="00762AD8">
        <w:rPr>
          <w:color w:val="000000"/>
          <w:sz w:val="16"/>
        </w:rPr>
        <w:t>Of course, China didn’t have nuclear weapons then.</w:t>
      </w:r>
      <w:r>
        <w:rPr>
          <w:color w:val="000000"/>
          <w:sz w:val="16"/>
        </w:rPr>
        <w:t xml:space="preserve"> </w:t>
      </w:r>
      <w:r w:rsidRPr="00762AD8">
        <w:rPr>
          <w:color w:val="000000"/>
          <w:sz w:val="16"/>
        </w:rPr>
        <w:t>Now that it does, perhaps the behavior of national leaders will be more temperate.</w:t>
      </w:r>
      <w:r>
        <w:rPr>
          <w:color w:val="000000"/>
          <w:sz w:val="16"/>
        </w:rPr>
        <w:t xml:space="preserve"> </w:t>
      </w:r>
      <w:r w:rsidRPr="00762AD8">
        <w:rPr>
          <w:color w:val="000000"/>
          <w:sz w:val="16"/>
        </w:rPr>
        <w:t xml:space="preserve">But </w:t>
      </w:r>
      <w:r w:rsidRPr="006B562D">
        <w:rPr>
          <w:rStyle w:val="StyleBoldUnderline"/>
        </w:rPr>
        <w:t xml:space="preserve">the </w:t>
      </w:r>
      <w:r w:rsidRPr="006B562D">
        <w:rPr>
          <w:rStyle w:val="StyleBoldUnderline"/>
          <w:highlight w:val="green"/>
        </w:rPr>
        <w:t xml:space="preserve">loose nuclear threats of U.S. and Soviet </w:t>
      </w:r>
      <w:r w:rsidRPr="006B562D">
        <w:rPr>
          <w:rStyle w:val="StyleBoldUnderline"/>
        </w:rPr>
        <w:t xml:space="preserve">government officials </w:t>
      </w:r>
      <w:r w:rsidRPr="006B562D">
        <w:rPr>
          <w:rStyle w:val="StyleBoldUnderline"/>
          <w:highlight w:val="green"/>
        </w:rPr>
        <w:t>during the Cold War</w:t>
      </w:r>
      <w:r w:rsidRPr="00762AD8">
        <w:rPr>
          <w:color w:val="000000"/>
          <w:sz w:val="16"/>
        </w:rPr>
        <w:t xml:space="preserve">, when both nations had vast nuclear arsenals, </w:t>
      </w:r>
      <w:r w:rsidRPr="006B562D">
        <w:rPr>
          <w:rStyle w:val="StyleBoldUnderline"/>
          <w:highlight w:val="green"/>
        </w:rPr>
        <w:t xml:space="preserve">should convince us that, </w:t>
      </w:r>
      <w:r w:rsidRPr="006B562D">
        <w:rPr>
          <w:rStyle w:val="StyleBoldUnderline"/>
        </w:rPr>
        <w:t xml:space="preserve">even as the military ante is raised, </w:t>
      </w:r>
      <w:r w:rsidRPr="006B562D">
        <w:rPr>
          <w:rStyle w:val="StyleBoldUnderline"/>
          <w:highlight w:val="green"/>
        </w:rPr>
        <w:t>nuclear saber-rattling persists. Some</w:t>
      </w:r>
      <w:r w:rsidRPr="00762AD8">
        <w:rPr>
          <w:color w:val="000000"/>
          <w:sz w:val="16"/>
        </w:rPr>
        <w:t xml:space="preserve"> pundits </w:t>
      </w:r>
      <w:r w:rsidRPr="006B562D">
        <w:rPr>
          <w:rStyle w:val="StyleBoldUnderline"/>
          <w:highlight w:val="green"/>
        </w:rPr>
        <w:t>argue that nuclear weapons prevent wars</w:t>
      </w:r>
      <w:r w:rsidRPr="006B562D">
        <w:rPr>
          <w:rStyle w:val="StyleBoldUnderline"/>
        </w:rPr>
        <w:t xml:space="preserve"> between nuclear-armed nations</w:t>
      </w:r>
      <w:r w:rsidRPr="00762AD8">
        <w:rPr>
          <w:color w:val="000000"/>
          <w:sz w:val="16"/>
        </w:rPr>
        <w:t>; and, admittedly, there haven’t been very many—at least not yet.</w:t>
      </w:r>
      <w:r>
        <w:rPr>
          <w:color w:val="000000"/>
          <w:sz w:val="16"/>
        </w:rPr>
        <w:t xml:space="preserve"> </w:t>
      </w:r>
      <w:r w:rsidRPr="006B562D">
        <w:rPr>
          <w:rStyle w:val="StyleBoldUnderline"/>
          <w:highlight w:val="green"/>
        </w:rPr>
        <w:t>But the Kargil War of</w:t>
      </w:r>
      <w:r w:rsidRPr="006B562D">
        <w:rPr>
          <w:rStyle w:val="StyleBoldUnderline"/>
        </w:rPr>
        <w:t xml:space="preserve"> 19</w:t>
      </w:r>
      <w:r w:rsidRPr="006B562D">
        <w:rPr>
          <w:rStyle w:val="StyleBoldUnderline"/>
          <w:highlight w:val="green"/>
        </w:rPr>
        <w:t>99, between nuclear-armed India and nuclear-armed Pakistan, should convince us that such wars can occur</w:t>
      </w:r>
      <w:r w:rsidRPr="006B562D">
        <w:rPr>
          <w:rStyle w:val="StyleBoldUnderline"/>
        </w:rPr>
        <w:t>.</w:t>
      </w:r>
      <w:r>
        <w:rPr>
          <w:color w:val="000000"/>
          <w:sz w:val="16"/>
        </w:rPr>
        <w:t xml:space="preserve"> </w:t>
      </w:r>
      <w:r w:rsidRPr="00762AD8">
        <w:rPr>
          <w:color w:val="000000"/>
          <w:sz w:val="16"/>
        </w:rPr>
        <w:t xml:space="preserve">Indeed, in that case, </w:t>
      </w:r>
      <w:r w:rsidRPr="006B562D">
        <w:rPr>
          <w:rStyle w:val="StyleBoldUnderline"/>
          <w:highlight w:val="green"/>
        </w:rPr>
        <w:t>the conflict almost slipped into a nuclear war</w:t>
      </w:r>
      <w:r w:rsidRPr="006B562D">
        <w:rPr>
          <w:rStyle w:val="StyleBoldUnderline"/>
        </w:rPr>
        <w:t xml:space="preserve">. </w:t>
      </w:r>
      <w:r w:rsidRPr="00762AD8">
        <w:rPr>
          <w:color w:val="000000"/>
          <w:sz w:val="16"/>
        </w:rPr>
        <w:t>Pakistan’s foreign secretary threatened that, if the war escalated, his country felt free to use “any weapon” in its arsenal.</w:t>
      </w:r>
      <w:r>
        <w:rPr>
          <w:color w:val="000000"/>
          <w:sz w:val="16"/>
        </w:rPr>
        <w:t xml:space="preserve"> </w:t>
      </w:r>
      <w:r w:rsidRPr="006B562D">
        <w:rPr>
          <w:rStyle w:val="StyleBoldUnderline"/>
        </w:rPr>
        <w:t>During the conflict, Pakistan did move nuclear weapons toward its border, while India</w:t>
      </w:r>
      <w:r w:rsidRPr="00762AD8">
        <w:rPr>
          <w:color w:val="000000"/>
          <w:sz w:val="16"/>
        </w:rPr>
        <w:t xml:space="preserve">, it is claimed, </w:t>
      </w:r>
      <w:r w:rsidRPr="006B562D">
        <w:rPr>
          <w:rStyle w:val="StyleBoldUnderline"/>
        </w:rPr>
        <w:t>readied its own nuclear missiles for an attack on Pakistan.</w:t>
      </w:r>
      <w:r>
        <w:rPr>
          <w:color w:val="000000"/>
          <w:sz w:val="16"/>
        </w:rPr>
        <w:t xml:space="preserve"> </w:t>
      </w:r>
      <w:r w:rsidRPr="00762AD8">
        <w:rPr>
          <w:color w:val="000000"/>
          <w:sz w:val="16"/>
        </w:rPr>
        <w:t xml:space="preserve">At the least, though, </w:t>
      </w:r>
      <w:r w:rsidRPr="006B562D">
        <w:rPr>
          <w:rStyle w:val="StyleBoldUnderline"/>
          <w:highlight w:val="green"/>
        </w:rPr>
        <w:t>don’t nuclear weapons deter a nuclear attack?</w:t>
      </w:r>
      <w:r>
        <w:rPr>
          <w:color w:val="000000"/>
          <w:sz w:val="16"/>
        </w:rPr>
        <w:t xml:space="preserve"> </w:t>
      </w:r>
      <w:r w:rsidRPr="00762AD8">
        <w:rPr>
          <w:color w:val="000000"/>
          <w:sz w:val="16"/>
        </w:rPr>
        <w:t>Do they?</w:t>
      </w:r>
      <w:r>
        <w:rPr>
          <w:color w:val="000000"/>
          <w:sz w:val="16"/>
        </w:rPr>
        <w:t xml:space="preserve"> </w:t>
      </w:r>
      <w:r w:rsidRPr="006B562D">
        <w:rPr>
          <w:rStyle w:val="StyleBoldUnderline"/>
        </w:rPr>
        <w:t xml:space="preserve">Obviously, </w:t>
      </w:r>
      <w:r w:rsidRPr="006B562D">
        <w:rPr>
          <w:rStyle w:val="StyleBoldUnderline"/>
          <w:highlight w:val="green"/>
        </w:rPr>
        <w:t xml:space="preserve">NATO leaders didn’t feel deterred, for, throughout the Cold War, NATO’s strategy was to respond to a Soviet conventional military attack </w:t>
      </w:r>
      <w:r w:rsidRPr="006B562D">
        <w:rPr>
          <w:rStyle w:val="StyleBoldUnderline"/>
        </w:rPr>
        <w:t xml:space="preserve">on Western Europe </w:t>
      </w:r>
      <w:r w:rsidRPr="006B562D">
        <w:rPr>
          <w:rStyle w:val="StyleBoldUnderline"/>
          <w:highlight w:val="green"/>
        </w:rPr>
        <w:t>by launching a Western nuclear attack on the nuclear-armed Soviet Union.</w:t>
      </w:r>
      <w:r w:rsidRPr="006B562D">
        <w:rPr>
          <w:rStyle w:val="StyleBoldUnderline"/>
        </w:rPr>
        <w:t xml:space="preserve"> Furthermore, </w:t>
      </w:r>
      <w:r w:rsidRPr="006B562D">
        <w:rPr>
          <w:rStyle w:val="StyleBoldUnderline"/>
          <w:highlight w:val="green"/>
        </w:rPr>
        <w:t>if U.S.</w:t>
      </w:r>
      <w:r w:rsidRPr="006B562D">
        <w:rPr>
          <w:rStyle w:val="StyleBoldUnderline"/>
        </w:rPr>
        <w:t xml:space="preserve"> government officials </w:t>
      </w:r>
      <w:r w:rsidRPr="006B562D">
        <w:rPr>
          <w:rStyle w:val="StyleBoldUnderline"/>
          <w:highlight w:val="green"/>
        </w:rPr>
        <w:t>really believed</w:t>
      </w:r>
      <w:r w:rsidRPr="006B562D">
        <w:rPr>
          <w:rStyle w:val="StyleBoldUnderline"/>
        </w:rPr>
        <w:t xml:space="preserve"> that </w:t>
      </w:r>
      <w:r w:rsidRPr="006B562D">
        <w:rPr>
          <w:rStyle w:val="StyleBoldUnderline"/>
          <w:highlight w:val="green"/>
        </w:rPr>
        <w:t>nuclear deterrence worked, they would not have resorted to championing “Star Wars” and</w:t>
      </w:r>
      <w:r w:rsidRPr="00762AD8">
        <w:rPr>
          <w:color w:val="000000"/>
          <w:sz w:val="16"/>
        </w:rPr>
        <w:t xml:space="preserve"> its modern variant, </w:t>
      </w:r>
      <w:r w:rsidRPr="006B562D">
        <w:rPr>
          <w:rStyle w:val="StyleBoldUnderline"/>
        </w:rPr>
        <w:t xml:space="preserve">national </w:t>
      </w:r>
      <w:r w:rsidRPr="006B562D">
        <w:rPr>
          <w:rStyle w:val="StyleBoldUnderline"/>
          <w:highlight w:val="green"/>
        </w:rPr>
        <w:t>missile defense</w:t>
      </w:r>
      <w:r w:rsidRPr="00762AD8">
        <w:rPr>
          <w:color w:val="000000"/>
          <w:sz w:val="16"/>
        </w:rPr>
        <w:t>.</w:t>
      </w:r>
      <w:r>
        <w:rPr>
          <w:color w:val="000000"/>
          <w:sz w:val="16"/>
        </w:rPr>
        <w:t xml:space="preserve"> </w:t>
      </w:r>
      <w:r w:rsidRPr="00762AD8">
        <w:rPr>
          <w:color w:val="000000"/>
          <w:sz w:val="16"/>
        </w:rPr>
        <w:t>Why are these vastly expensive—and probably unworkable—military defense systems needed if other nuclear powers are deterred from attacking by U.S. nuclear might?</w:t>
      </w:r>
      <w:r>
        <w:rPr>
          <w:color w:val="000000"/>
          <w:sz w:val="16"/>
        </w:rPr>
        <w:t xml:space="preserve"> </w:t>
      </w:r>
      <w:r w:rsidRPr="00762AD8">
        <w:rPr>
          <w:color w:val="000000"/>
          <w:sz w:val="16"/>
        </w:rPr>
        <w:t>Of course, the bottom line for those Americans convinced that nuclear weapons safeguard them from a Chinese nuclear attack might be that the U.S. nuclear arsenal is far greater than its Chinese counterpart.</w:t>
      </w:r>
      <w:r>
        <w:rPr>
          <w:color w:val="000000"/>
          <w:sz w:val="16"/>
        </w:rPr>
        <w:t xml:space="preserve"> </w:t>
      </w:r>
      <w:r w:rsidRPr="00762AD8">
        <w:rPr>
          <w:color w:val="000000"/>
          <w:sz w:val="16"/>
        </w:rPr>
        <w:t>Today, it is estimated that the U.S. government possesses over five thousand nuclear warheads, while the Chinese government has a total inventory of roughly three hundred.</w:t>
      </w:r>
      <w:r>
        <w:rPr>
          <w:color w:val="000000"/>
          <w:sz w:val="16"/>
        </w:rPr>
        <w:t xml:space="preserve"> </w:t>
      </w:r>
      <w:r w:rsidRPr="00762AD8">
        <w:rPr>
          <w:color w:val="000000"/>
          <w:sz w:val="16"/>
        </w:rPr>
        <w:t>Moreover, only about forty of these Chinese nuclear weapons can reach the United States.</w:t>
      </w:r>
      <w:r>
        <w:rPr>
          <w:color w:val="000000"/>
          <w:sz w:val="16"/>
        </w:rPr>
        <w:t xml:space="preserve"> </w:t>
      </w:r>
      <w:r w:rsidRPr="00762AD8">
        <w:rPr>
          <w:color w:val="000000"/>
          <w:sz w:val="16"/>
        </w:rPr>
        <w:t>Surely the United States would “win” any nuclear war with China.</w:t>
      </w:r>
      <w:r>
        <w:rPr>
          <w:color w:val="000000"/>
          <w:sz w:val="16"/>
        </w:rPr>
        <w:t xml:space="preserve"> </w:t>
      </w:r>
      <w:r w:rsidRPr="00762AD8">
        <w:rPr>
          <w:color w:val="000000"/>
          <w:sz w:val="16"/>
        </w:rPr>
        <w:t>But what would that “victory” entail?</w:t>
      </w:r>
      <w:r>
        <w:rPr>
          <w:color w:val="000000"/>
          <w:sz w:val="16"/>
        </w:rPr>
        <w:t xml:space="preserve"> </w:t>
      </w:r>
      <w:r w:rsidRPr="006B562D">
        <w:rPr>
          <w:rStyle w:val="StyleBoldUnderline"/>
          <w:highlight w:val="green"/>
        </w:rPr>
        <w:t>A nuclear attack by China would immediately slaughter at least 10 million Americans</w:t>
      </w:r>
      <w:r w:rsidRPr="006B562D">
        <w:rPr>
          <w:rStyle w:val="StyleBoldUnderline"/>
        </w:rPr>
        <w:t xml:space="preserve"> in a great storm of blast and fire, </w:t>
      </w:r>
      <w:r w:rsidRPr="006B562D">
        <w:rPr>
          <w:rStyle w:val="StyleBoldUnderline"/>
          <w:highlight w:val="green"/>
        </w:rPr>
        <w:t>while leaving many more dying horribly of sickness and radiation poisoning. The Chinese death toll</w:t>
      </w:r>
      <w:r w:rsidRPr="006B562D">
        <w:rPr>
          <w:rStyle w:val="StyleBoldUnderline"/>
        </w:rPr>
        <w:t xml:space="preserve"> in a nuclear war w</w:t>
      </w:r>
      <w:r w:rsidRPr="006B562D">
        <w:rPr>
          <w:rStyle w:val="StyleBoldUnderline"/>
          <w:highlight w:val="green"/>
        </w:rPr>
        <w:t>ould be far higher. Both nations would be reduced to smoldering, radioactive wastelands.</w:t>
      </w:r>
      <w:r>
        <w:rPr>
          <w:color w:val="000000"/>
          <w:sz w:val="16"/>
        </w:rPr>
        <w:t xml:space="preserve"> </w:t>
      </w:r>
      <w:r w:rsidRPr="00762AD8">
        <w:rPr>
          <w:color w:val="000000"/>
          <w:sz w:val="16"/>
        </w:rPr>
        <w:t xml:space="preserve">Also, </w:t>
      </w:r>
      <w:r w:rsidRPr="006B562D">
        <w:rPr>
          <w:rStyle w:val="StyleBoldUnderline"/>
          <w:highlight w:val="green"/>
        </w:rPr>
        <w:t xml:space="preserve">radioactive debris sent aloft </w:t>
      </w:r>
      <w:r w:rsidRPr="006B562D">
        <w:rPr>
          <w:rStyle w:val="StyleBoldUnderline"/>
        </w:rPr>
        <w:t xml:space="preserve">by the nuclear explosions </w:t>
      </w:r>
      <w:r w:rsidRPr="006B562D">
        <w:rPr>
          <w:rStyle w:val="StyleBoldUnderline"/>
          <w:highlight w:val="green"/>
        </w:rPr>
        <w:t>would blot out the sun and bring on a “nuclear winter” around the globe</w:t>
      </w:r>
      <w:r w:rsidRPr="006B562D">
        <w:rPr>
          <w:rStyle w:val="StyleBoldUnderline"/>
        </w:rPr>
        <w:t xml:space="preserve">—destroying agriculture, </w:t>
      </w:r>
      <w:r w:rsidRPr="006B562D">
        <w:rPr>
          <w:rStyle w:val="StyleBoldUnderline"/>
          <w:highlight w:val="green"/>
        </w:rPr>
        <w:t>creating worldwide famine, and</w:t>
      </w:r>
      <w:r w:rsidRPr="006B562D">
        <w:rPr>
          <w:rStyle w:val="StyleBoldUnderline"/>
        </w:rPr>
        <w:t xml:space="preserve"> generating chaos and </w:t>
      </w:r>
      <w:r w:rsidRPr="006B562D">
        <w:rPr>
          <w:rStyle w:val="StyleBoldUnderline"/>
          <w:highlight w:val="green"/>
        </w:rPr>
        <w:t>destruction.</w:t>
      </w:r>
      <w:r>
        <w:rPr>
          <w:color w:val="000000"/>
          <w:sz w:val="16"/>
        </w:rPr>
        <w:t xml:space="preserve"> </w:t>
      </w:r>
      <w:r w:rsidRPr="00762AD8">
        <w:rPr>
          <w:color w:val="000000"/>
          <w:sz w:val="16"/>
        </w:rPr>
        <w:t xml:space="preserve"> Moreover, in another decade the extent of this catastrophe would be far worse.</w:t>
      </w:r>
      <w:r>
        <w:rPr>
          <w:color w:val="000000"/>
          <w:sz w:val="16"/>
        </w:rPr>
        <w:t xml:space="preserve"> </w:t>
      </w:r>
      <w:r w:rsidRPr="006B562D">
        <w:rPr>
          <w:rStyle w:val="StyleBoldUnderline"/>
          <w:highlight w:val="green"/>
        </w:rPr>
        <w:t>The Chinese government is currently expanding its nuclear arsenal</w:t>
      </w:r>
      <w:r w:rsidRPr="006B562D">
        <w:rPr>
          <w:rStyle w:val="StyleBoldUnderline"/>
        </w:rPr>
        <w:t xml:space="preserve">, and </w:t>
      </w:r>
      <w:r w:rsidRPr="006B562D">
        <w:rPr>
          <w:rStyle w:val="StyleBoldUnderline"/>
          <w:highlight w:val="green"/>
        </w:rPr>
        <w:t>by</w:t>
      </w:r>
      <w:r w:rsidRPr="006B562D">
        <w:rPr>
          <w:rStyle w:val="StyleBoldUnderline"/>
        </w:rPr>
        <w:t xml:space="preserve"> the year </w:t>
      </w:r>
      <w:r w:rsidRPr="006B562D">
        <w:rPr>
          <w:rStyle w:val="StyleBoldUnderline"/>
          <w:highlight w:val="green"/>
        </w:rPr>
        <w:t>2020 it is expected to more than double its</w:t>
      </w:r>
      <w:r w:rsidRPr="006B562D">
        <w:rPr>
          <w:rStyle w:val="StyleBoldUnderline"/>
        </w:rPr>
        <w:t xml:space="preserve"> number of </w:t>
      </w:r>
      <w:r w:rsidRPr="006B562D">
        <w:rPr>
          <w:rStyle w:val="StyleBoldUnderline"/>
          <w:highlight w:val="green"/>
        </w:rPr>
        <w:t xml:space="preserve">nuclear weapons that can hit the </w:t>
      </w:r>
      <w:r w:rsidRPr="006B562D">
        <w:rPr>
          <w:rStyle w:val="Emphasis"/>
          <w:highlight w:val="green"/>
        </w:rPr>
        <w:t>U</w:t>
      </w:r>
      <w:r w:rsidRPr="00762AD8">
        <w:rPr>
          <w:color w:val="000000"/>
          <w:sz w:val="16"/>
        </w:rPr>
        <w:t xml:space="preserve">nited </w:t>
      </w:r>
      <w:r w:rsidRPr="006B562D">
        <w:rPr>
          <w:rStyle w:val="Emphasis"/>
          <w:highlight w:val="green"/>
        </w:rPr>
        <w:t>S</w:t>
      </w:r>
      <w:r w:rsidRPr="00762AD8">
        <w:rPr>
          <w:color w:val="000000"/>
          <w:sz w:val="16"/>
        </w:rPr>
        <w:t>tates.</w:t>
      </w:r>
      <w:r>
        <w:rPr>
          <w:color w:val="000000"/>
          <w:sz w:val="16"/>
        </w:rPr>
        <w:t xml:space="preserve"> </w:t>
      </w:r>
      <w:r w:rsidRPr="006B562D">
        <w:rPr>
          <w:rStyle w:val="StyleBoldUnderline"/>
          <w:highlight w:val="green"/>
        </w:rPr>
        <w:t>The U.S.</w:t>
      </w:r>
      <w:r w:rsidRPr="006B562D">
        <w:rPr>
          <w:rStyle w:val="StyleBoldUnderline"/>
        </w:rPr>
        <w:t xml:space="preserve"> government</w:t>
      </w:r>
      <w:r w:rsidRPr="00762AD8">
        <w:rPr>
          <w:color w:val="000000"/>
          <w:sz w:val="16"/>
        </w:rPr>
        <w:t xml:space="preserve">, in turn, </w:t>
      </w:r>
      <w:r w:rsidRPr="006B562D">
        <w:rPr>
          <w:rStyle w:val="StyleBoldUnderline"/>
          <w:highlight w:val="green"/>
        </w:rPr>
        <w:t xml:space="preserve">has plans to spend </w:t>
      </w:r>
      <w:r w:rsidRPr="006B562D">
        <w:rPr>
          <w:rStyle w:val="StyleBoldUnderline"/>
        </w:rPr>
        <w:t xml:space="preserve">hundreds of </w:t>
      </w:r>
      <w:r w:rsidRPr="006B562D">
        <w:rPr>
          <w:rStyle w:val="StyleBoldUnderline"/>
          <w:highlight w:val="green"/>
        </w:rPr>
        <w:t>billions</w:t>
      </w:r>
      <w:r w:rsidRPr="006B562D">
        <w:rPr>
          <w:rStyle w:val="StyleBoldUnderline"/>
        </w:rPr>
        <w:t xml:space="preserve"> of dollars </w:t>
      </w:r>
      <w:r w:rsidRPr="006B562D">
        <w:rPr>
          <w:rStyle w:val="StyleBoldUnderline"/>
          <w:highlight w:val="green"/>
        </w:rPr>
        <w:t>“modernizing” its nuclear weapons</w:t>
      </w:r>
      <w:r w:rsidRPr="00762AD8">
        <w:rPr>
          <w:color w:val="000000"/>
          <w:sz w:val="16"/>
          <w:shd w:val="clear" w:color="auto" w:fill="00FF00"/>
        </w:rPr>
        <w:t xml:space="preserve"> </w:t>
      </w:r>
      <w:r w:rsidRPr="00762AD8">
        <w:rPr>
          <w:color w:val="000000"/>
          <w:sz w:val="16"/>
        </w:rPr>
        <w:t>and nuclear production facilities over the next decade.</w:t>
      </w:r>
      <w:r>
        <w:rPr>
          <w:color w:val="000000"/>
          <w:sz w:val="16"/>
        </w:rPr>
        <w:t xml:space="preserve"> </w:t>
      </w:r>
      <w:r w:rsidRPr="006B562D">
        <w:rPr>
          <w:rStyle w:val="StyleBoldUnderline"/>
          <w:highlight w:val="green"/>
        </w:rPr>
        <w:t>To avert</w:t>
      </w:r>
      <w:r w:rsidRPr="006B562D">
        <w:rPr>
          <w:rStyle w:val="StyleBoldUnderline"/>
        </w:rPr>
        <w:t xml:space="preserve"> the enormous disaster of </w:t>
      </w:r>
      <w:r w:rsidRPr="006B562D">
        <w:rPr>
          <w:rStyle w:val="StyleBoldUnderline"/>
          <w:highlight w:val="green"/>
        </w:rPr>
        <w:t>a U.S.-China nuclear war,</w:t>
      </w:r>
      <w:r w:rsidRPr="006B562D">
        <w:rPr>
          <w:rStyle w:val="StyleBoldUnderline"/>
        </w:rPr>
        <w:t xml:space="preserve"> there are</w:t>
      </w:r>
      <w:r w:rsidRPr="00762AD8">
        <w:rPr>
          <w:color w:val="000000"/>
          <w:sz w:val="16"/>
        </w:rPr>
        <w:t xml:space="preserve"> two </w:t>
      </w:r>
      <w:r w:rsidRPr="006B562D">
        <w:rPr>
          <w:rStyle w:val="StyleBoldUnderline"/>
        </w:rPr>
        <w:t>obvious actions that can be taken</w:t>
      </w:r>
      <w:r w:rsidRPr="00762AD8">
        <w:rPr>
          <w:color w:val="000000"/>
          <w:sz w:val="16"/>
        </w:rPr>
        <w:t>.</w:t>
      </w:r>
      <w:r>
        <w:rPr>
          <w:color w:val="000000"/>
          <w:sz w:val="16"/>
        </w:rPr>
        <w:t xml:space="preserve"> </w:t>
      </w:r>
      <w:r w:rsidRPr="00762AD8">
        <w:rPr>
          <w:color w:val="000000"/>
          <w:sz w:val="16"/>
        </w:rPr>
        <w:t>The first is to get rid of nuclear weapons, as the nuclear powers have agreed to do but thus far have resisted doing.</w:t>
      </w:r>
      <w:r>
        <w:rPr>
          <w:color w:val="000000"/>
          <w:sz w:val="16"/>
        </w:rPr>
        <w:t xml:space="preserve"> </w:t>
      </w:r>
      <w:r w:rsidRPr="00762AD8">
        <w:rPr>
          <w:color w:val="000000"/>
          <w:sz w:val="16"/>
        </w:rPr>
        <w:t xml:space="preserve">The second, conducted while the nuclear disarmament process is occurring, is to </w:t>
      </w:r>
      <w:r w:rsidRPr="006B562D">
        <w:rPr>
          <w:rStyle w:val="Emphasis"/>
          <w:highlight w:val="green"/>
        </w:rPr>
        <w:t>improve U.S.-China relations</w:t>
      </w:r>
      <w:r w:rsidRPr="006B562D">
        <w:rPr>
          <w:rStyle w:val="StyleBoldUnderline"/>
          <w:highlight w:val="green"/>
        </w:rPr>
        <w:t>. If the American and Chinese people are interested in ensuring their survival and that of the world, they should</w:t>
      </w:r>
      <w:r w:rsidRPr="006B562D">
        <w:rPr>
          <w:rStyle w:val="StyleBoldUnderline"/>
        </w:rPr>
        <w:t xml:space="preserve"> be working to </w:t>
      </w:r>
      <w:r w:rsidRPr="006B562D">
        <w:rPr>
          <w:rStyle w:val="StyleBoldUnderline"/>
          <w:highlight w:val="green"/>
        </w:rPr>
        <w:t xml:space="preserve">encourage these policies. </w:t>
      </w:r>
    </w:p>
    <w:p w:rsidR="006B562D" w:rsidRPr="006B562D" w:rsidRDefault="006B562D" w:rsidP="006B562D">
      <w:pPr>
        <w:pStyle w:val="Heading4"/>
      </w:pPr>
      <w:r w:rsidRPr="006B562D">
        <w:t>Plan solves US-China relations and prevents war—by increasing energy abundance worldwide, it eliminates the cause of conflict and reduces nationalism</w:t>
      </w:r>
    </w:p>
    <w:p w:rsidR="006B562D" w:rsidRPr="006B562D" w:rsidRDefault="006B562D" w:rsidP="006B562D">
      <w:r w:rsidRPr="006B562D">
        <w:rPr>
          <w:rStyle w:val="StyleStyleBold12pt"/>
        </w:rPr>
        <w:t>Mead 12</w:t>
      </w:r>
      <w:r w:rsidRPr="006B562D">
        <w:t xml:space="preserve"> (Walter Russell, James Clarke Chace Professor of Foreign Affairs and Humanities at Bard College, 7/18/12, “Energy Revolution 3: The New American Century” The American Interest) http://blogs.the-american-interest.com/wrm/2012/07/18/energy-revolution-3-the-new-american-century/</w:t>
      </w:r>
    </w:p>
    <w:p w:rsidR="006B562D" w:rsidRPr="006B562D" w:rsidRDefault="006B562D" w:rsidP="006B562D"/>
    <w:p w:rsidR="006B562D" w:rsidRPr="006B562D" w:rsidRDefault="006B562D" w:rsidP="006B562D">
      <w:pPr>
        <w:rPr>
          <w:rStyle w:val="StyleBoldUnderline"/>
        </w:rPr>
      </w:pPr>
      <w:r w:rsidRPr="00762AD8">
        <w:rPr>
          <w:color w:val="000000"/>
          <w:sz w:val="16"/>
        </w:rPr>
        <w:t xml:space="preserve">On the whole, </w:t>
      </w:r>
      <w:r w:rsidRPr="006B562D">
        <w:rPr>
          <w:rStyle w:val="StyleBoldUnderline"/>
          <w:highlight w:val="green"/>
        </w:rPr>
        <w:t>a world of energy abundance should be</w:t>
      </w:r>
      <w:r w:rsidRPr="006B562D">
        <w:rPr>
          <w:rStyle w:val="StyleBoldUnderline"/>
        </w:rPr>
        <w:t xml:space="preserve"> particularly </w:t>
      </w:r>
      <w:r w:rsidRPr="006B562D">
        <w:rPr>
          <w:rStyle w:val="StyleBoldUnderline"/>
          <w:highlight w:val="green"/>
        </w:rPr>
        <w:t>good for U.S.-China relations.</w:t>
      </w:r>
      <w:r w:rsidRPr="006B562D">
        <w:rPr>
          <w:rStyle w:val="StyleBoldUnderline"/>
        </w:rPr>
        <w:t xml:space="preserve"> If </w:t>
      </w:r>
      <w:r w:rsidRPr="00762AD8">
        <w:rPr>
          <w:color w:val="000000"/>
          <w:sz w:val="16"/>
        </w:rPr>
        <w:t xml:space="preserve">both China and the United States have large energy reserves at home, and </w:t>
      </w:r>
      <w:r w:rsidRPr="006B562D">
        <w:rPr>
          <w:rStyle w:val="StyleBoldUnderline"/>
          <w:highlight w:val="green"/>
        </w:rPr>
        <w:t>if new discoveries</w:t>
      </w:r>
      <w:r w:rsidRPr="00762AD8">
        <w:rPr>
          <w:color w:val="000000"/>
          <w:sz w:val="16"/>
        </w:rPr>
        <w:t xml:space="preserve"> globally </w:t>
      </w:r>
      <w:r w:rsidRPr="006B562D">
        <w:rPr>
          <w:rStyle w:val="StyleBoldUnderline"/>
          <w:highlight w:val="green"/>
        </w:rPr>
        <w:t>are making energy more abundant, there is less chance that China and the U.S. will compete</w:t>
      </w:r>
      <w:r w:rsidRPr="006B562D">
        <w:rPr>
          <w:rStyle w:val="StyleBoldUnderline"/>
        </w:rPr>
        <w:t xml:space="preserve"> for political influence </w:t>
      </w:r>
      <w:r w:rsidRPr="006B562D">
        <w:rPr>
          <w:rStyle w:val="StyleBoldUnderline"/>
          <w:highlight w:val="green"/>
        </w:rPr>
        <w:t xml:space="preserve">in </w:t>
      </w:r>
      <w:r w:rsidRPr="006B562D">
        <w:rPr>
          <w:rStyle w:val="StyleBoldUnderline"/>
        </w:rPr>
        <w:t xml:space="preserve">places like </w:t>
      </w:r>
      <w:r w:rsidRPr="006B562D">
        <w:rPr>
          <w:rStyle w:val="StyleBoldUnderline"/>
          <w:highlight w:val="green"/>
        </w:rPr>
        <w:t>the Middle East. More energy security</w:t>
      </w:r>
      <w:r w:rsidRPr="00762AD8">
        <w:rPr>
          <w:color w:val="000000"/>
          <w:sz w:val="16"/>
        </w:rPr>
        <w:t xml:space="preserve"> at home </w:t>
      </w:r>
      <w:r w:rsidRPr="006B562D">
        <w:rPr>
          <w:rStyle w:val="StyleBoldUnderline"/>
          <w:highlight w:val="green"/>
        </w:rPr>
        <w:t xml:space="preserve">may also lessen the political pressure inside China to build up its naval forces. </w:t>
      </w:r>
      <w:r w:rsidRPr="006B562D">
        <w:rPr>
          <w:rStyle w:val="Emphasis"/>
          <w:highlight w:val="green"/>
        </w:rPr>
        <w:t>Oil may calm the troubled waters around China’s shores</w:t>
      </w:r>
      <w:r w:rsidRPr="006B562D">
        <w:rPr>
          <w:rStyle w:val="StyleBoldUnderline"/>
          <w:highlight w:val="green"/>
        </w:rPr>
        <w:t>. The maritime disputes now causing trouble</w:t>
      </w:r>
      <w:r w:rsidRPr="00762AD8">
        <w:rPr>
          <w:color w:val="000000"/>
          <w:sz w:val="16"/>
        </w:rPr>
        <w:t xml:space="preserve"> from Korea and Japan to Malaysia and the Philippines </w:t>
      </w:r>
      <w:r w:rsidRPr="006B562D">
        <w:rPr>
          <w:rStyle w:val="StyleBoldUnderline"/>
          <w:highlight w:val="green"/>
        </w:rPr>
        <w:t xml:space="preserve">will be easier to manage if the </w:t>
      </w:r>
      <w:r w:rsidRPr="006B562D">
        <w:rPr>
          <w:rStyle w:val="StyleBoldUnderline"/>
        </w:rPr>
        <w:t xml:space="preserve">potential </w:t>
      </w:r>
      <w:r w:rsidRPr="006B562D">
        <w:rPr>
          <w:rStyle w:val="StyleBoldUnderline"/>
          <w:highlight w:val="green"/>
        </w:rPr>
        <w:t>undersea energy resources are seen as less vital to national</w:t>
      </w:r>
      <w:r w:rsidRPr="006B562D">
        <w:rPr>
          <w:rStyle w:val="StyleBoldUnderline"/>
        </w:rPr>
        <w:t xml:space="preserve"> economic </w:t>
      </w:r>
      <w:r w:rsidRPr="006B562D">
        <w:rPr>
          <w:rStyle w:val="StyleBoldUnderline"/>
          <w:highlight w:val="green"/>
        </w:rPr>
        <w:t>security</w:t>
      </w:r>
      <w:r w:rsidRPr="00762AD8">
        <w:rPr>
          <w:color w:val="000000"/>
          <w:sz w:val="16"/>
          <w:shd w:val="clear" w:color="auto" w:fill="00FF00"/>
        </w:rPr>
        <w:t>.</w:t>
      </w:r>
      <w:r w:rsidRPr="00762AD8">
        <w:rPr>
          <w:color w:val="000000"/>
          <w:sz w:val="16"/>
        </w:rPr>
        <w:t xml:space="preserve"> Nationalist passion will still drive tough stands on the maritime issues, but </w:t>
      </w:r>
      <w:r w:rsidRPr="006B562D">
        <w:rPr>
          <w:rStyle w:val="Emphasis"/>
          <w:highlight w:val="green"/>
        </w:rPr>
        <w:t>nationalism is a much stronger force when powerful economic arguments share the agenda of radical nationalist groups.</w:t>
      </w:r>
      <w:r w:rsidRPr="006B562D">
        <w:rPr>
          <w:rStyle w:val="StyleBoldUnderline"/>
          <w:highlight w:val="green"/>
        </w:rPr>
        <w:t xml:space="preserve"> If the South China Sea issue is seen as both a question of</w:t>
      </w:r>
      <w:r w:rsidRPr="00762AD8">
        <w:rPr>
          <w:color w:val="000000"/>
          <w:sz w:val="16"/>
          <w:shd w:val="clear" w:color="auto" w:fill="00FF00"/>
        </w:rPr>
        <w:t xml:space="preserve"> </w:t>
      </w:r>
      <w:r w:rsidRPr="00762AD8">
        <w:rPr>
          <w:color w:val="000000"/>
          <w:sz w:val="16"/>
        </w:rPr>
        <w:t xml:space="preserve">national </w:t>
      </w:r>
      <w:r w:rsidRPr="006B562D">
        <w:rPr>
          <w:rStyle w:val="StyleBoldUnderline"/>
          <w:highlight w:val="green"/>
        </w:rPr>
        <w:t>pride and</w:t>
      </w:r>
      <w:r w:rsidRPr="00762AD8">
        <w:rPr>
          <w:color w:val="000000"/>
          <w:sz w:val="16"/>
        </w:rPr>
        <w:t xml:space="preserve">, because of perceived energy supply issues, </w:t>
      </w:r>
      <w:r w:rsidRPr="006B562D">
        <w:rPr>
          <w:rStyle w:val="StyleBoldUnderline"/>
        </w:rPr>
        <w:t xml:space="preserve">a vital </w:t>
      </w:r>
      <w:r w:rsidRPr="006B562D">
        <w:rPr>
          <w:rStyle w:val="StyleBoldUnderline"/>
          <w:highlight w:val="green"/>
        </w:rPr>
        <w:t>national interest, Chinese policy will be much tougher than if it is simply</w:t>
      </w:r>
      <w:r w:rsidRPr="006B562D">
        <w:rPr>
          <w:rStyle w:val="StyleBoldUnderline"/>
        </w:rPr>
        <w:t xml:space="preserve"> a question of </w:t>
      </w:r>
      <w:r w:rsidRPr="006B562D">
        <w:rPr>
          <w:rStyle w:val="StyleBoldUnderline"/>
          <w:highlight w:val="green"/>
        </w:rPr>
        <w:t>pride.</w:t>
      </w:r>
      <w:r w:rsidRPr="006B562D">
        <w:rPr>
          <w:rStyle w:val="StyleBoldUnderline"/>
        </w:rPr>
        <w:t xml:space="preserve"> </w:t>
      </w:r>
    </w:p>
    <w:p w:rsidR="007101F0" w:rsidRPr="00844176" w:rsidRDefault="007101F0" w:rsidP="007101F0">
      <w:pPr>
        <w:pStyle w:val="Heading3"/>
      </w:pPr>
      <w:r>
        <w:t xml:space="preserve">China ADV – impact – economy </w:t>
      </w:r>
    </w:p>
    <w:p w:rsidR="007101F0" w:rsidRPr="007101F0" w:rsidRDefault="007101F0" w:rsidP="007101F0">
      <w:pPr>
        <w:pStyle w:val="Heading4"/>
      </w:pPr>
      <w:r w:rsidRPr="007101F0">
        <w:t>Chinese slowdown hurts global growth</w:t>
      </w:r>
    </w:p>
    <w:p w:rsidR="007101F0" w:rsidRPr="007101F0" w:rsidRDefault="007101F0" w:rsidP="007101F0">
      <w:r w:rsidRPr="007101F0">
        <w:rPr>
          <w:rStyle w:val="StyleStyleBold12pt"/>
        </w:rPr>
        <w:t>Financial Times 12</w:t>
      </w:r>
      <w:r w:rsidRPr="007101F0">
        <w:t xml:space="preserve"> (10/17/12, “Global economy: When China sneezes”) http://www.ft.com/intl/cms/s/2/8514c0dc-17af-11e2-9530-00144feabdc0.html#axzz2JszMjBof</w:t>
      </w:r>
    </w:p>
    <w:p w:rsidR="007101F0" w:rsidRPr="007101F0" w:rsidRDefault="007101F0" w:rsidP="007101F0"/>
    <w:p w:rsidR="007101F0" w:rsidRPr="007101F0" w:rsidRDefault="007101F0" w:rsidP="007101F0">
      <w:pPr>
        <w:rPr>
          <w:rStyle w:val="StyleBoldUnderline"/>
          <w:b w:val="0"/>
          <w:bCs w:val="0"/>
          <w:sz w:val="16"/>
          <w:u w:val="none"/>
        </w:rPr>
      </w:pPr>
      <w:r w:rsidRPr="007101F0">
        <w:rPr>
          <w:sz w:val="16"/>
        </w:rPr>
        <w:t xml:space="preserve">More than 50 years later, </w:t>
      </w:r>
      <w:r w:rsidRPr="007101F0">
        <w:rPr>
          <w:rStyle w:val="StyleBoldUnderline"/>
          <w:rFonts w:asciiTheme="minorHAnsi" w:hAnsiTheme="minorHAnsi"/>
          <w:highlight w:val="green"/>
        </w:rPr>
        <w:t xml:space="preserve">China is </w:t>
      </w:r>
      <w:r w:rsidRPr="007101F0">
        <w:rPr>
          <w:rStyle w:val="Emphasis"/>
          <w:highlight w:val="green"/>
        </w:rPr>
        <w:t>so integrated</w:t>
      </w:r>
      <w:r w:rsidRPr="007101F0">
        <w:rPr>
          <w:rStyle w:val="StyleBoldUnderline"/>
          <w:rFonts w:asciiTheme="minorHAnsi" w:hAnsiTheme="minorHAnsi"/>
          <w:highlight w:val="green"/>
        </w:rPr>
        <w:t xml:space="preserve"> into the global economy that </w:t>
      </w:r>
      <w:r w:rsidRPr="007101F0">
        <w:rPr>
          <w:rStyle w:val="Emphasis"/>
          <w:highlight w:val="green"/>
        </w:rPr>
        <w:t>even</w:t>
      </w:r>
      <w:r w:rsidRPr="007101F0">
        <w:rPr>
          <w:rStyle w:val="StyleBoldUnderline"/>
          <w:rFonts w:asciiTheme="minorHAnsi" w:hAnsiTheme="minorHAnsi"/>
        </w:rPr>
        <w:t xml:space="preserve"> relatively </w:t>
      </w:r>
      <w:r w:rsidRPr="007101F0">
        <w:rPr>
          <w:rStyle w:val="Emphasis"/>
          <w:highlight w:val="green"/>
        </w:rPr>
        <w:t>minor shifts</w:t>
      </w:r>
      <w:r w:rsidRPr="007101F0">
        <w:rPr>
          <w:rStyle w:val="StyleBoldUnderline"/>
          <w:rFonts w:asciiTheme="minorHAnsi" w:hAnsiTheme="minorHAnsi"/>
        </w:rPr>
        <w:t xml:space="preserve"> in its domestic production or spending </w:t>
      </w:r>
      <w:r w:rsidRPr="007101F0">
        <w:rPr>
          <w:rStyle w:val="StyleBoldUnderline"/>
          <w:rFonts w:asciiTheme="minorHAnsi" w:hAnsiTheme="minorHAnsi"/>
          <w:highlight w:val="green"/>
        </w:rPr>
        <w:t>can have a big impact</w:t>
      </w:r>
      <w:r w:rsidRPr="007101F0">
        <w:rPr>
          <w:rStyle w:val="StyleBoldUnderline"/>
          <w:rFonts w:asciiTheme="minorHAnsi" w:hAnsiTheme="minorHAnsi"/>
        </w:rPr>
        <w:t xml:space="preserve"> on the other side of the world.“China can transmit real shocks widely,” the International Monetary Fund said in a recent report,</w:t>
      </w:r>
      <w:r w:rsidRPr="007101F0">
        <w:rPr>
          <w:sz w:val="16"/>
        </w:rPr>
        <w:t xml:space="preserve"> “whether these originate domestically or elsewhere.” Beijing is scheduled to publish quarterly figures today that are likely to show the economy slowed for the seventh consecutive quarter. Many expect growth of less than 7.5 per cent from the same period a year earlier. While still fast by the standards of most developed countries, this would represent a significant slowdown for an economy that was growing at nearly 12 per cent as recently as the start of 2010. </w:t>
      </w:r>
      <w:r w:rsidRPr="007101F0">
        <w:rPr>
          <w:rStyle w:val="StyleBoldUnderline"/>
          <w:rFonts w:asciiTheme="minorHAnsi" w:hAnsiTheme="minorHAnsi"/>
          <w:highlight w:val="green"/>
        </w:rPr>
        <w:t>China’s</w:t>
      </w:r>
      <w:r w:rsidRPr="007101F0">
        <w:rPr>
          <w:sz w:val="16"/>
        </w:rPr>
        <w:t xml:space="preserve">deceleration has affected a diverse range of industries and trading partners to varying degrees – and, in recent months, its </w:t>
      </w:r>
      <w:r w:rsidRPr="007101F0">
        <w:rPr>
          <w:rStyle w:val="StyleBoldUnderline"/>
          <w:rFonts w:asciiTheme="minorHAnsi" w:hAnsiTheme="minorHAnsi"/>
          <w:highlight w:val="green"/>
        </w:rPr>
        <w:t>economic prospects have become</w:t>
      </w:r>
      <w:r w:rsidRPr="007101F0">
        <w:rPr>
          <w:rStyle w:val="StyleBoldUnderline"/>
          <w:rFonts w:asciiTheme="minorHAnsi" w:hAnsiTheme="minorHAnsi"/>
        </w:rPr>
        <w:t xml:space="preserve"> almost </w:t>
      </w:r>
      <w:r w:rsidRPr="007101F0">
        <w:rPr>
          <w:rStyle w:val="StyleBoldUnderline"/>
          <w:rFonts w:asciiTheme="minorHAnsi" w:hAnsiTheme="minorHAnsi"/>
          <w:highlight w:val="green"/>
        </w:rPr>
        <w:t>as big a concern</w:t>
      </w:r>
      <w:r w:rsidRPr="007101F0">
        <w:rPr>
          <w:rStyle w:val="StyleBoldUnderline"/>
          <w:rFonts w:asciiTheme="minorHAnsi" w:hAnsiTheme="minorHAnsi"/>
        </w:rPr>
        <w:t xml:space="preserve"> for global investors </w:t>
      </w:r>
      <w:r w:rsidRPr="007101F0">
        <w:rPr>
          <w:rStyle w:val="StyleBoldUnderline"/>
          <w:rFonts w:asciiTheme="minorHAnsi" w:hAnsiTheme="minorHAnsi"/>
          <w:highlight w:val="green"/>
        </w:rPr>
        <w:t>as the fate of</w:t>
      </w:r>
      <w:r w:rsidRPr="007101F0">
        <w:rPr>
          <w:rStyle w:val="StyleBoldUnderline"/>
          <w:rFonts w:asciiTheme="minorHAnsi" w:hAnsiTheme="minorHAnsi"/>
        </w:rPr>
        <w:t xml:space="preserve"> crisis-hit </w:t>
      </w:r>
      <w:r w:rsidRPr="007101F0">
        <w:rPr>
          <w:rStyle w:val="StyleBoldUnderline"/>
          <w:rFonts w:asciiTheme="minorHAnsi" w:hAnsiTheme="minorHAnsi"/>
          <w:highlight w:val="green"/>
        </w:rPr>
        <w:t>Europe and the</w:t>
      </w:r>
      <w:r w:rsidRPr="007101F0">
        <w:rPr>
          <w:rStyle w:val="StyleBoldUnderline"/>
          <w:rFonts w:asciiTheme="minorHAnsi" w:hAnsiTheme="minorHAnsi"/>
        </w:rPr>
        <w:t xml:space="preserve"> trudging </w:t>
      </w:r>
      <w:r w:rsidRPr="007101F0">
        <w:rPr>
          <w:rStyle w:val="StyleBoldUnderline"/>
          <w:rFonts w:asciiTheme="minorHAnsi" w:hAnsiTheme="minorHAnsi"/>
          <w:highlight w:val="green"/>
        </w:rPr>
        <w:t>US</w:t>
      </w:r>
      <w:r w:rsidRPr="007101F0">
        <w:rPr>
          <w:rStyle w:val="StyleBoldUnderline"/>
          <w:rFonts w:asciiTheme="minorHAnsi" w:hAnsiTheme="minorHAnsi"/>
        </w:rPr>
        <w:t xml:space="preserve"> economy.</w:t>
      </w:r>
      <w:r w:rsidRPr="007101F0">
        <w:rPr>
          <w:sz w:val="16"/>
        </w:rPr>
        <w:t xml:space="preserve">Given how rapidly China has come to dominate many global commodities markets, particularly in the past decade, these have been the most obvious victims. To cite a statistic that would have warmed Mao’s heart, </w:t>
      </w:r>
      <w:r w:rsidRPr="007101F0">
        <w:rPr>
          <w:rStyle w:val="StyleBoldUnderline"/>
          <w:rFonts w:asciiTheme="minorHAnsi" w:hAnsiTheme="minorHAnsi"/>
        </w:rPr>
        <w:t>China now produces seven times more steel than the UK and the US combined, and accounts for nearly half of global output of the metal.</w:t>
      </w:r>
      <w:r w:rsidRPr="007101F0">
        <w:rPr>
          <w:sz w:val="16"/>
        </w:rPr>
        <w:t xml:space="preserve"> The country’s share of global imports of iron ore, a crucial steelmaking ingredient, has increased from less than 10 per cent in the early 1990s to about 65 per cent now. But in response to slowing demand from China, prices of commodities such as iron ore, copper and coal have fallen dramatically this year. This is already having an impact on the economies of Australia, Brazil, Indonesia, parts of Africa and other exporters. RicDeverell of Credit Suisse says the prices of iron ore and other commodities could fall in the long run below their current levels. “The ingredients are building for a train wreck. I think [iron ore prices] are more likely to be $70 in 2015 than $150.” </w:t>
      </w:r>
      <w:r w:rsidRPr="007101F0">
        <w:rPr>
          <w:rStyle w:val="StyleBoldUnderline"/>
          <w:rFonts w:asciiTheme="minorHAnsi" w:hAnsiTheme="minorHAnsi"/>
          <w:highlight w:val="green"/>
        </w:rPr>
        <w:t xml:space="preserve">China is increasingly important to a broad range of </w:t>
      </w:r>
      <w:r w:rsidRPr="007101F0">
        <w:rPr>
          <w:rStyle w:val="StyleBoldUnderline"/>
          <w:rFonts w:asciiTheme="minorHAnsi" w:hAnsiTheme="minorHAnsi"/>
        </w:rPr>
        <w:t xml:space="preserve">other </w:t>
      </w:r>
      <w:r w:rsidRPr="007101F0">
        <w:rPr>
          <w:rStyle w:val="StyleBoldUnderline"/>
          <w:rFonts w:asciiTheme="minorHAnsi" w:hAnsiTheme="minorHAnsi"/>
          <w:highlight w:val="green"/>
        </w:rPr>
        <w:t>industries</w:t>
      </w:r>
      <w:r w:rsidRPr="007101F0">
        <w:rPr>
          <w:rStyle w:val="StyleBoldUnderline"/>
          <w:rFonts w:asciiTheme="minorHAnsi" w:hAnsiTheme="minorHAnsi"/>
        </w:rPr>
        <w:t xml:space="preserve"> and exporters, too.</w:t>
      </w:r>
      <w:r w:rsidRPr="007101F0">
        <w:rPr>
          <w:sz w:val="16"/>
        </w:rPr>
        <w:t xml:space="preserve"> The IMF says it is now the first- or second-largest trading partner of 78 countries, which account for 55 per cent of global gross domestic product. In 2000, it was the first- or second-largest trading partner of just 13 countries, accounting for 15 per cent of global GDP. The Chinese slowdown has so far been gradual, but the fall in investment and infrastructure spending has affected demand for the types of machinery and capital goods in which producers such as Japan and Germany are particularly strong. Consumer-oriented sectors, such as electronic components and luxury goods, have proved more resilient, although here too some weaker brands are suffering. </w:t>
      </w:r>
      <w:r w:rsidRPr="007101F0">
        <w:rPr>
          <w:rStyle w:val="StyleBoldUnderline"/>
          <w:rFonts w:asciiTheme="minorHAnsi" w:hAnsiTheme="minorHAnsi"/>
        </w:rPr>
        <w:t xml:space="preserve">The rapid </w:t>
      </w:r>
      <w:r w:rsidRPr="007101F0">
        <w:rPr>
          <w:rStyle w:val="StyleBoldUnderline"/>
          <w:rFonts w:asciiTheme="minorHAnsi" w:hAnsiTheme="minorHAnsi"/>
          <w:highlight w:val="green"/>
        </w:rPr>
        <w:t>integration</w:t>
      </w:r>
      <w:r w:rsidRPr="007101F0">
        <w:rPr>
          <w:rStyle w:val="StyleBoldUnderline"/>
          <w:rFonts w:asciiTheme="minorHAnsi" w:hAnsiTheme="minorHAnsi"/>
        </w:rPr>
        <w:t xml:space="preserve"> that has made China a driver of the global economy also</w:t>
      </w:r>
      <w:r w:rsidRPr="007101F0">
        <w:rPr>
          <w:rStyle w:val="StyleBoldUnderline"/>
          <w:rFonts w:asciiTheme="minorHAnsi" w:hAnsiTheme="minorHAnsi"/>
          <w:highlight w:val="green"/>
        </w:rPr>
        <w:t xml:space="preserve"> means </w:t>
      </w:r>
      <w:r w:rsidRPr="007101F0">
        <w:rPr>
          <w:rStyle w:val="StyleBoldUnderline"/>
          <w:rFonts w:asciiTheme="minorHAnsi" w:hAnsiTheme="minorHAnsi"/>
        </w:rPr>
        <w:t xml:space="preserve">that </w:t>
      </w:r>
      <w:r w:rsidRPr="007101F0">
        <w:rPr>
          <w:rStyle w:val="StyleBoldUnderline"/>
          <w:rFonts w:asciiTheme="minorHAnsi" w:hAnsiTheme="minorHAnsi"/>
          <w:highlight w:val="green"/>
        </w:rPr>
        <w:t>a fall in the</w:t>
      </w:r>
      <w:r w:rsidRPr="007101F0">
        <w:rPr>
          <w:rStyle w:val="StyleBoldUnderline"/>
          <w:rFonts w:asciiTheme="minorHAnsi" w:hAnsiTheme="minorHAnsi"/>
        </w:rPr>
        <w:t xml:space="preserve"> breakneck </w:t>
      </w:r>
      <w:r w:rsidRPr="007101F0">
        <w:rPr>
          <w:rStyle w:val="StyleBoldUnderline"/>
          <w:rFonts w:asciiTheme="minorHAnsi" w:hAnsiTheme="minorHAnsi"/>
          <w:highlight w:val="green"/>
        </w:rPr>
        <w:t>pace of growth will</w:t>
      </w:r>
      <w:r w:rsidRPr="007101F0">
        <w:rPr>
          <w:rStyle w:val="StyleBoldUnderline"/>
          <w:rFonts w:asciiTheme="minorHAnsi" w:hAnsiTheme="minorHAnsi"/>
        </w:rPr>
        <w:t xml:space="preserve"> have a profound </w:t>
      </w:r>
      <w:r w:rsidRPr="007101F0">
        <w:rPr>
          <w:rStyle w:val="StyleBoldUnderline"/>
          <w:rFonts w:asciiTheme="minorHAnsi" w:hAnsiTheme="minorHAnsi"/>
          <w:highlight w:val="green"/>
        </w:rPr>
        <w:t xml:space="preserve">effect </w:t>
      </w:r>
      <w:r w:rsidRPr="007101F0">
        <w:rPr>
          <w:rStyle w:val="StyleBoldUnderline"/>
          <w:rFonts w:asciiTheme="minorHAnsi" w:hAnsiTheme="minorHAnsi"/>
        </w:rPr>
        <w:t>on the rest of</w:t>
      </w:r>
      <w:r w:rsidRPr="007101F0">
        <w:rPr>
          <w:rStyle w:val="StyleBoldUnderline"/>
          <w:rFonts w:asciiTheme="minorHAnsi" w:hAnsiTheme="minorHAnsi"/>
          <w:highlight w:val="green"/>
        </w:rPr>
        <w:t xml:space="preserve"> us.</w:t>
      </w:r>
      <w:r w:rsidRPr="007101F0">
        <w:rPr>
          <w:sz w:val="16"/>
        </w:rPr>
        <w:t xml:space="preserve"> Just half a century ago, 36m people died in the country and few outsiders heard about it. Today, </w:t>
      </w:r>
      <w:r w:rsidRPr="007101F0">
        <w:rPr>
          <w:rStyle w:val="StyleBoldUnderline"/>
          <w:rFonts w:asciiTheme="minorHAnsi" w:hAnsiTheme="minorHAnsi"/>
        </w:rPr>
        <w:t>when China’s nouveaux riches buy fewer cars and handbags, the rest of the world pays attention.</w:t>
      </w:r>
    </w:p>
    <w:p w:rsidR="007101F0" w:rsidRDefault="007101F0" w:rsidP="007101F0">
      <w:pPr>
        <w:pStyle w:val="Heading3"/>
      </w:pPr>
      <w:r>
        <w:t xml:space="preserve">China ADV – internal – oil prices </w:t>
      </w:r>
    </w:p>
    <w:p w:rsidR="007101F0" w:rsidRPr="007101F0" w:rsidRDefault="007101F0" w:rsidP="007101F0">
      <w:pPr>
        <w:pStyle w:val="Heading4"/>
      </w:pPr>
      <w:r>
        <w:t>H</w:t>
      </w:r>
      <w:r w:rsidRPr="007101F0">
        <w:t>igh oil prices spark protests against the regime</w:t>
      </w:r>
    </w:p>
    <w:p w:rsidR="007101F0" w:rsidRPr="007101F0" w:rsidRDefault="007101F0" w:rsidP="007101F0">
      <w:r w:rsidRPr="007101F0">
        <w:rPr>
          <w:rStyle w:val="StyleStyleBold12pt"/>
        </w:rPr>
        <w:t>VOA 12</w:t>
      </w:r>
      <w:r w:rsidRPr="007101F0">
        <w:t xml:space="preserve"> (3/21/12, “China: High Oil Prices Could Cause Social Unrest” Voice of America) http://blogs.voanews.com/breaking-news/2012/03/21/china-high-oil-prices-could-cause-social-unrest/</w:t>
      </w:r>
    </w:p>
    <w:p w:rsidR="007101F0" w:rsidRPr="007101F0" w:rsidRDefault="007101F0" w:rsidP="007101F0"/>
    <w:p w:rsidR="007101F0" w:rsidRPr="00627648" w:rsidRDefault="007101F0" w:rsidP="007101F0">
      <w:pPr>
        <w:rPr>
          <w:rFonts w:cs="Arial"/>
          <w:sz w:val="19"/>
          <w:u w:val="thick"/>
          <w:bdr w:val="single" w:sz="12" w:space="0" w:color="auto"/>
          <w:shd w:val="clear" w:color="auto" w:fill="00FF00"/>
        </w:rPr>
      </w:pPr>
      <w:r w:rsidRPr="007101F0">
        <w:rPr>
          <w:rStyle w:val="StyleBoldUnderline"/>
          <w:rFonts w:asciiTheme="minorHAnsi" w:hAnsiTheme="minorHAnsi"/>
        </w:rPr>
        <w:t xml:space="preserve">China is warning that rising domestic </w:t>
      </w:r>
      <w:r w:rsidRPr="007101F0">
        <w:rPr>
          <w:rStyle w:val="StyleBoldUnderline"/>
          <w:rFonts w:asciiTheme="minorHAnsi" w:hAnsiTheme="minorHAnsi"/>
          <w:highlight w:val="green"/>
        </w:rPr>
        <w:t xml:space="preserve">oil prices could threaten social stability, after Beijing raised the price of </w:t>
      </w:r>
      <w:r w:rsidRPr="007101F0">
        <w:rPr>
          <w:rStyle w:val="StyleBoldUnderline"/>
          <w:rFonts w:asciiTheme="minorHAnsi" w:hAnsiTheme="minorHAnsi"/>
        </w:rPr>
        <w:t>retail</w:t>
      </w:r>
      <w:r w:rsidRPr="007101F0">
        <w:rPr>
          <w:rStyle w:val="StyleBoldUnderline"/>
          <w:rFonts w:asciiTheme="minorHAnsi" w:hAnsiTheme="minorHAnsi"/>
          <w:highlight w:val="green"/>
        </w:rPr>
        <w:t xml:space="preserve"> gas</w:t>
      </w:r>
      <w:r w:rsidRPr="007101F0">
        <w:rPr>
          <w:rStyle w:val="StyleBoldUnderline"/>
          <w:rFonts w:asciiTheme="minorHAnsi" w:hAnsiTheme="minorHAnsi"/>
        </w:rPr>
        <w:t>oline</w:t>
      </w:r>
      <w:r w:rsidRPr="007101F0">
        <w:rPr>
          <w:sz w:val="16"/>
        </w:rPr>
        <w:t xml:space="preserve"> for the second time in two months.  The government said earlier this week that it was raising gas prices by 6.5 percent and diesel by 7 percent — the biggest price hike in China in nearly three years.  Retail pump prices are set in China by central authorities, in part to maintain social stability.  The Communist Party-affiliated Global Times newspaper acknowledged Wednesday </w:t>
      </w:r>
      <w:r w:rsidRPr="007101F0">
        <w:rPr>
          <w:rStyle w:val="StyleBoldUnderline"/>
          <w:rFonts w:asciiTheme="minorHAnsi" w:hAnsiTheme="minorHAnsi"/>
          <w:highlight w:val="green"/>
        </w:rPr>
        <w:t>the move is “unpopular with the public</w:t>
      </w:r>
      <w:r w:rsidRPr="007101F0">
        <w:rPr>
          <w:rStyle w:val="StyleBoldUnderline"/>
          <w:rFonts w:asciiTheme="minorHAnsi" w:hAnsiTheme="minorHAnsi"/>
        </w:rPr>
        <w:t xml:space="preserve">,” warning that </w:t>
      </w:r>
      <w:r w:rsidRPr="007101F0">
        <w:rPr>
          <w:rStyle w:val="Emphasis"/>
          <w:highlight w:val="green"/>
        </w:rPr>
        <w:t>rising oil prices have sparked recent protests around the world.</w:t>
      </w:r>
      <w:r w:rsidRPr="007101F0">
        <w:rPr>
          <w:sz w:val="16"/>
        </w:rPr>
        <w:t xml:space="preserve">  The U.S.-based American Automobile Association says Chinese motorists now pay around $1.20 per liter for fuel. That represents an increase of nearly 50 percent since 2009.  Global Times said the majority of </w:t>
      </w:r>
      <w:r w:rsidRPr="007101F0">
        <w:rPr>
          <w:rStyle w:val="StyleBoldUnderline"/>
          <w:rFonts w:asciiTheme="minorHAnsi" w:hAnsiTheme="minorHAnsi"/>
        </w:rPr>
        <w:t>the Chinese public blames high oil prices on the monopoly of the country's state-owned petroleum corporations</w:t>
      </w:r>
      <w:r w:rsidRPr="007101F0">
        <w:rPr>
          <w:sz w:val="16"/>
        </w:rPr>
        <w:t xml:space="preserve"> — Sinopec and CNPC. It said because of their relationship to the government, public anger could soon spill over.  China Central Television this week quoted one car owner complaining about the spike in prices.  “</w:t>
      </w:r>
      <w:r w:rsidRPr="007101F0">
        <w:rPr>
          <w:rStyle w:val="StyleBoldUnderline"/>
          <w:rFonts w:asciiTheme="minorHAnsi" w:hAnsiTheme="minorHAnsi"/>
          <w:highlight w:val="green"/>
        </w:rPr>
        <w:t>The National Development and Reform Commission</w:t>
      </w:r>
      <w:r>
        <w:rPr>
          <w:rStyle w:val="StyleBoldUnderline"/>
          <w:rFonts w:asciiTheme="minorHAnsi" w:hAnsiTheme="minorHAnsi"/>
        </w:rPr>
        <w:t xml:space="preserve"> </w:t>
      </w:r>
      <w:r w:rsidRPr="007101F0">
        <w:rPr>
          <w:sz w:val="16"/>
        </w:rPr>
        <w:t xml:space="preserve">reacts slowly when the international oil prices lower. But it </w:t>
      </w:r>
      <w:r w:rsidRPr="007101F0">
        <w:rPr>
          <w:rStyle w:val="StyleBoldUnderline"/>
          <w:rFonts w:asciiTheme="minorHAnsi" w:hAnsiTheme="minorHAnsi"/>
          <w:highlight w:val="green"/>
        </w:rPr>
        <w:t>reacts</w:t>
      </w:r>
      <w:r w:rsidRPr="007101F0">
        <w:rPr>
          <w:sz w:val="16"/>
        </w:rPr>
        <w:t xml:space="preserve"> so </w:t>
      </w:r>
      <w:r w:rsidRPr="007101F0">
        <w:rPr>
          <w:rStyle w:val="StyleBoldUnderline"/>
          <w:rFonts w:asciiTheme="minorHAnsi" w:hAnsiTheme="minorHAnsi"/>
          <w:highlight w:val="green"/>
        </w:rPr>
        <w:t>swiftlyto keep pace with the rise of the international oil prices</w:t>
      </w:r>
      <w:r w:rsidRPr="007101F0">
        <w:rPr>
          <w:rStyle w:val="StyleBoldUnderline"/>
          <w:rFonts w:asciiTheme="minorHAnsi" w:hAnsiTheme="minorHAnsi"/>
        </w:rPr>
        <w:t>.</w:t>
      </w:r>
      <w:r w:rsidRPr="007101F0">
        <w:rPr>
          <w:sz w:val="16"/>
        </w:rPr>
        <w:t xml:space="preserve">”  The unidentified car owner said authorities are quick to raise pump prices when world prices go up, but slow to reduce them when world prices come down.  The Global Times editorial said Beijing should work to improve transparency and dispel rumors of corruption within Sinopec and CNPC, acknowledging that the two organizations are notorious for “opaque operation” and bad public relations.  The paper said </w:t>
      </w:r>
      <w:r w:rsidRPr="007101F0">
        <w:rPr>
          <w:rStyle w:val="StyleBoldUnderline"/>
          <w:rFonts w:asciiTheme="minorHAnsi" w:hAnsiTheme="minorHAnsi"/>
          <w:highlight w:val="green"/>
        </w:rPr>
        <w:t>high oil prices could</w:t>
      </w:r>
      <w:r w:rsidRPr="007101F0">
        <w:rPr>
          <w:sz w:val="16"/>
        </w:rPr>
        <w:t xml:space="preserve"> be effective in curbing energy consumption, but warned they could also </w:t>
      </w:r>
      <w:r w:rsidRPr="007101F0">
        <w:rPr>
          <w:rStyle w:val="Emphasis"/>
          <w:highlight w:val="green"/>
        </w:rPr>
        <w:t>slow economic growth and trigger massive inflation</w:t>
      </w:r>
      <w:r w:rsidRPr="007101F0">
        <w:rPr>
          <w:rStyle w:val="Emphasis"/>
        </w:rPr>
        <w:t>.</w:t>
      </w:r>
      <w:r w:rsidRPr="00627648">
        <w:rPr>
          <w:rStyle w:val="box"/>
          <w:shd w:val="clear" w:color="auto" w:fill="00FF00"/>
        </w:rPr>
        <w:t xml:space="preserve"> </w:t>
      </w:r>
    </w:p>
    <w:p w:rsidR="007101F0" w:rsidRPr="007101F0" w:rsidRDefault="007101F0" w:rsidP="007101F0">
      <w:pPr>
        <w:pStyle w:val="Heading4"/>
      </w:pPr>
      <w:r w:rsidRPr="007101F0">
        <w:t>High oil prices hurt Asian growth</w:t>
      </w:r>
    </w:p>
    <w:p w:rsidR="007101F0" w:rsidRPr="007101F0" w:rsidRDefault="007101F0" w:rsidP="007101F0">
      <w:r w:rsidRPr="007101F0">
        <w:rPr>
          <w:rStyle w:val="StyleStyleBold12pt"/>
        </w:rPr>
        <w:t>Taipei Times 12</w:t>
      </w:r>
      <w:r w:rsidRPr="007101F0">
        <w:t xml:space="preserve"> (3/14/12, “Higher oil prices start to pinch Asians” Taipei Times) http://www.taipeitimes.com/News/biz/archives/2012/03/14/2003527717</w:t>
      </w:r>
    </w:p>
    <w:p w:rsidR="007101F0" w:rsidRPr="007101F0" w:rsidRDefault="007101F0" w:rsidP="007101F0"/>
    <w:p w:rsidR="007101F0" w:rsidRPr="007101F0" w:rsidRDefault="007101F0" w:rsidP="007101F0">
      <w:pPr>
        <w:rPr>
          <w:rFonts w:asciiTheme="minorHAnsi" w:hAnsiTheme="minorHAnsi"/>
          <w:b/>
          <w:bCs/>
          <w:u w:val="single"/>
        </w:rPr>
      </w:pPr>
      <w:r w:rsidRPr="007101F0">
        <w:rPr>
          <w:rStyle w:val="StyleBoldUnderline"/>
          <w:rFonts w:asciiTheme="minorHAnsi" w:hAnsiTheme="minorHAnsi"/>
          <w:highlight w:val="green"/>
        </w:rPr>
        <w:t>Surging oil prices are starting to pinch</w:t>
      </w:r>
      <w:r w:rsidRPr="007101F0">
        <w:rPr>
          <w:rStyle w:val="StyleBoldUnderline"/>
          <w:rFonts w:asciiTheme="minorHAnsi" w:hAnsiTheme="minorHAnsi"/>
        </w:rPr>
        <w:t xml:space="preserve"> the </w:t>
      </w:r>
      <w:r w:rsidRPr="007101F0">
        <w:rPr>
          <w:rStyle w:val="StyleBoldUnderline"/>
          <w:rFonts w:asciiTheme="minorHAnsi" w:hAnsiTheme="minorHAnsi"/>
          <w:highlight w:val="green"/>
        </w:rPr>
        <w:t xml:space="preserve">pocketbooks of Asian consumers and could </w:t>
      </w:r>
      <w:r w:rsidRPr="007101F0">
        <w:rPr>
          <w:rStyle w:val="StyleBoldUnderline"/>
          <w:rFonts w:asciiTheme="minorHAnsi" w:hAnsiTheme="minorHAnsi"/>
        </w:rPr>
        <w:t xml:space="preserve">quicken inflation and </w:t>
      </w:r>
      <w:r w:rsidRPr="007101F0">
        <w:rPr>
          <w:rStyle w:val="StyleBoldUnderline"/>
          <w:rFonts w:asciiTheme="minorHAnsi" w:hAnsiTheme="minorHAnsi"/>
          <w:highlight w:val="green"/>
        </w:rPr>
        <w:t>slow economic activity</w:t>
      </w:r>
      <w:r w:rsidRPr="007101F0">
        <w:rPr>
          <w:rStyle w:val="StyleBoldUnderline"/>
          <w:rFonts w:asciiTheme="minorHAnsi" w:hAnsiTheme="minorHAnsi"/>
        </w:rPr>
        <w:t xml:space="preserve"> in a region that has led global growth in recent years. The jump in crude</w:t>
      </w:r>
      <w:r w:rsidRPr="007101F0">
        <w:rPr>
          <w:sz w:val="16"/>
        </w:rPr>
        <w:t xml:space="preserve"> — the US benchmark is trading near a 10-month high of US$107 a barrel from US$75 in October — </w:t>
      </w:r>
      <w:r w:rsidRPr="007101F0">
        <w:rPr>
          <w:rStyle w:val="StyleBoldUnderline"/>
          <w:rFonts w:asciiTheme="minorHAnsi" w:hAnsiTheme="minorHAnsi"/>
        </w:rPr>
        <w:t xml:space="preserve">has sent fuel prices higher across Asia, </w:t>
      </w:r>
      <w:r w:rsidRPr="007101F0">
        <w:rPr>
          <w:sz w:val="16"/>
        </w:rPr>
        <w:t xml:space="preserve">where only Malaysia is a net oil exporter among the major economies. In Singapore, for instance, a liter of 92 octane gasoline at ExxonMobil stations has risen 6 percent this year to S$2.15 (US$1.71) a liter. </w:t>
      </w:r>
      <w:r w:rsidRPr="007101F0">
        <w:rPr>
          <w:rStyle w:val="StyleBoldUnderline"/>
          <w:rFonts w:asciiTheme="minorHAnsi" w:hAnsiTheme="minorHAnsi"/>
          <w:highlight w:val="green"/>
        </w:rPr>
        <w:t xml:space="preserve">Higher oil prices have </w:t>
      </w:r>
      <w:r w:rsidRPr="007101F0">
        <w:rPr>
          <w:rStyle w:val="StyleBoldUnderline"/>
          <w:rFonts w:asciiTheme="minorHAnsi" w:hAnsiTheme="minorHAnsi"/>
        </w:rPr>
        <w:t xml:space="preserve">already </w:t>
      </w:r>
      <w:r w:rsidRPr="007101F0">
        <w:rPr>
          <w:rStyle w:val="StyleBoldUnderline"/>
          <w:rFonts w:asciiTheme="minorHAnsi" w:hAnsiTheme="minorHAnsi"/>
          <w:highlight w:val="green"/>
        </w:rPr>
        <w:t>made Asian policymakers think twice about cutting lending rates and</w:t>
      </w:r>
      <w:r w:rsidRPr="007101F0">
        <w:rPr>
          <w:rStyle w:val="StyleBoldUnderline"/>
          <w:rFonts w:asciiTheme="minorHAnsi" w:hAnsiTheme="minorHAnsi"/>
        </w:rPr>
        <w:t xml:space="preserve"> implementing other </w:t>
      </w:r>
      <w:r w:rsidRPr="007101F0">
        <w:rPr>
          <w:rStyle w:val="StyleBoldUnderline"/>
          <w:rFonts w:asciiTheme="minorHAnsi" w:hAnsiTheme="minorHAnsi"/>
          <w:highlight w:val="green"/>
        </w:rPr>
        <w:t>stimulus</w:t>
      </w:r>
      <w:r w:rsidRPr="007101F0">
        <w:rPr>
          <w:rStyle w:val="StyleBoldUnderline"/>
          <w:rFonts w:asciiTheme="minorHAnsi" w:hAnsiTheme="minorHAnsi"/>
        </w:rPr>
        <w:t xml:space="preserve"> measures designed to boost economic growth as shockwaves from Europe’s debt crisis spread. </w:t>
      </w:r>
      <w:r w:rsidRPr="007101F0">
        <w:rPr>
          <w:rStyle w:val="StyleBoldUnderline"/>
          <w:rFonts w:asciiTheme="minorHAnsi" w:hAnsiTheme="minorHAnsi"/>
          <w:highlight w:val="green"/>
        </w:rPr>
        <w:t>If crude gets much higher, it could force</w:t>
      </w:r>
      <w:r w:rsidRPr="007101F0">
        <w:rPr>
          <w:rStyle w:val="StyleBoldUnderline"/>
          <w:rFonts w:asciiTheme="minorHAnsi" w:hAnsiTheme="minorHAnsi"/>
        </w:rPr>
        <w:t xml:space="preserve"> central </w:t>
      </w:r>
      <w:r w:rsidRPr="007101F0">
        <w:rPr>
          <w:rStyle w:val="StyleBoldUnderline"/>
          <w:rFonts w:asciiTheme="minorHAnsi" w:hAnsiTheme="minorHAnsi"/>
          <w:highlight w:val="green"/>
        </w:rPr>
        <w:t>bankers to raise rates, sacrificing growth to tame inflation</w:t>
      </w:r>
      <w:r w:rsidRPr="007101F0">
        <w:rPr>
          <w:rStyle w:val="StyleBoldUnderline"/>
          <w:rFonts w:asciiTheme="minorHAnsi" w:hAnsiTheme="minorHAnsi"/>
        </w:rPr>
        <w:t>.</w:t>
      </w:r>
      <w:r w:rsidRPr="007101F0">
        <w:rPr>
          <w:sz w:val="16"/>
        </w:rPr>
        <w:t xml:space="preserve"> The backbone of Asia’s economy has traditionally been exports to the US and Europe, but a growing middle class and a boom in purchasing power in recent years in countries such China and Indonesia have made Asian consumer demand increasingly vital to the global economy. “I spend most of my day on the road driving clients around to see properties,” said 27-year-old Singapore real-estate agent Timothy Chen, who switched last week to a less expensive, lower-octane gasoline to help stem his rising fuel bill. “It’s frustrating because I’m paying more for petrol, but I’m not making more money.” Some in the region, such as Singapore and Hong Kong, import all of their crude and are particularly exposed to higher energy prices, which boost transport and production costs, and therefore the cost of most goods. The cost of crude has spiked recently amid investor optimism that an improving US economy will boost demand and fears that rising tensions over Iran’s nuclear program could lead to global supply disruptions. “</w:t>
      </w:r>
      <w:r w:rsidRPr="007101F0">
        <w:rPr>
          <w:rStyle w:val="StyleBoldUnderline"/>
          <w:rFonts w:asciiTheme="minorHAnsi" w:hAnsiTheme="minorHAnsi"/>
          <w:highlight w:val="green"/>
        </w:rPr>
        <w:t>Rising oil prices appear</w:t>
      </w:r>
      <w:r w:rsidRPr="007101F0">
        <w:rPr>
          <w:rStyle w:val="StyleBoldUnderline"/>
          <w:rFonts w:asciiTheme="minorHAnsi" w:hAnsiTheme="minorHAnsi"/>
        </w:rPr>
        <w:t xml:space="preserve"> more </w:t>
      </w:r>
      <w:r w:rsidRPr="007101F0">
        <w:rPr>
          <w:rStyle w:val="StyleBoldUnderline"/>
          <w:rFonts w:asciiTheme="minorHAnsi" w:hAnsiTheme="minorHAnsi"/>
          <w:highlight w:val="green"/>
        </w:rPr>
        <w:t>like a tax on global growth</w:t>
      </w:r>
      <w:r w:rsidRPr="007101F0">
        <w:rPr>
          <w:rStyle w:val="StyleBoldUnderline"/>
          <w:rFonts w:asciiTheme="minorHAnsi" w:hAnsiTheme="minorHAnsi"/>
        </w:rPr>
        <w:t>, eating into spending power in the US and Europe, and hitting many Asian economies at a time when they are slowing,”</w:t>
      </w:r>
      <w:r w:rsidRPr="007101F0">
        <w:rPr>
          <w:sz w:val="16"/>
        </w:rPr>
        <w:t xml:space="preserve"> Standard Chartered Bank chief economist Gerard Lyons said</w:t>
      </w:r>
      <w:r w:rsidRPr="007101F0">
        <w:rPr>
          <w:rStyle w:val="StyleBoldUnderline"/>
          <w:rFonts w:asciiTheme="minorHAnsi" w:hAnsiTheme="minorHAnsi"/>
        </w:rPr>
        <w:t>. “</w:t>
      </w:r>
      <w:r w:rsidRPr="007101F0">
        <w:rPr>
          <w:rStyle w:val="Emphasis"/>
          <w:highlight w:val="green"/>
        </w:rPr>
        <w:t>The impact of oil prices on the global economy can never be underestimated</w:t>
      </w:r>
      <w:r w:rsidRPr="007101F0">
        <w:rPr>
          <w:rStyle w:val="StyleBoldUnderline"/>
          <w:rFonts w:asciiTheme="minorHAnsi" w:hAnsiTheme="minorHAnsi"/>
        </w:rPr>
        <w:t xml:space="preserve">. Rising </w:t>
      </w:r>
      <w:r w:rsidRPr="007101F0">
        <w:rPr>
          <w:rStyle w:val="StyleBoldUnderline"/>
          <w:rFonts w:asciiTheme="minorHAnsi" w:hAnsiTheme="minorHAnsi"/>
          <w:highlight w:val="green"/>
        </w:rPr>
        <w:t>oil prices are</w:t>
      </w:r>
      <w:r w:rsidRPr="007101F0">
        <w:rPr>
          <w:rStyle w:val="StyleBoldUnderline"/>
          <w:rFonts w:asciiTheme="minorHAnsi" w:hAnsiTheme="minorHAnsi"/>
        </w:rPr>
        <w:t xml:space="preserve"> usually </w:t>
      </w:r>
      <w:r w:rsidRPr="007101F0">
        <w:rPr>
          <w:rStyle w:val="Emphasis"/>
          <w:highlight w:val="green"/>
        </w:rPr>
        <w:t>the biggest threat</w:t>
      </w:r>
      <w:r w:rsidRPr="007101F0">
        <w:rPr>
          <w:rStyle w:val="StyleBoldUnderline"/>
          <w:rFonts w:asciiTheme="minorHAnsi" w:hAnsiTheme="minorHAnsi"/>
          <w:highlight w:val="green"/>
        </w:rPr>
        <w:t xml:space="preserve"> to</w:t>
      </w:r>
      <w:r w:rsidRPr="007101F0">
        <w:rPr>
          <w:rStyle w:val="StyleBoldUnderline"/>
          <w:rFonts w:asciiTheme="minorHAnsi" w:hAnsiTheme="minorHAnsi"/>
        </w:rPr>
        <w:t xml:space="preserve"> continued global </w:t>
      </w:r>
      <w:r w:rsidRPr="007101F0">
        <w:rPr>
          <w:rStyle w:val="StyleBoldUnderline"/>
          <w:rFonts w:asciiTheme="minorHAnsi" w:hAnsiTheme="minorHAnsi"/>
          <w:highlight w:val="green"/>
        </w:rPr>
        <w:t>growth.</w:t>
      </w:r>
      <w:r w:rsidRPr="007101F0">
        <w:rPr>
          <w:rStyle w:val="StyleBoldUnderline"/>
          <w:rFonts w:asciiTheme="minorHAnsi" w:hAnsiTheme="minorHAnsi"/>
        </w:rPr>
        <w:t>”</w:t>
      </w:r>
      <w:r w:rsidRPr="007101F0">
        <w:rPr>
          <w:sz w:val="16"/>
        </w:rPr>
        <w:t xml:space="preserve"> Asia’s strong trade and government surpluses have so far helped it absorb higher global oil prices without a significant impact on the region’s inflation and economic growth. The IMF is forecasting GDP in Asia will expand 6.7 percent this year from 6.3 percent last year. However, GDP forecasts will not take the sting out of higher fuel costs, especially for the region’s poor</w:t>
      </w:r>
      <w:r w:rsidRPr="007101F0">
        <w:rPr>
          <w:rStyle w:val="StyleBoldUnderline"/>
          <w:rFonts w:asciiTheme="minorHAnsi" w:hAnsiTheme="minorHAnsi"/>
        </w:rPr>
        <w:t>. Even if the most recent data suggest inflation remains largely in check, Asia might still be hurt by the recent surge in oil prices, since it can take months or years for higher energy costs and tighter monetary policies to work their way through an economy</w:t>
      </w:r>
      <w:r w:rsidRPr="007101F0">
        <w:rPr>
          <w:sz w:val="16"/>
        </w:rPr>
        <w:t>, said Sean Darby, chief global equity strategist with Jeffries in Hong Kong. “</w:t>
      </w:r>
      <w:r w:rsidRPr="007101F0">
        <w:rPr>
          <w:rStyle w:val="StyleBoldUnderline"/>
          <w:rFonts w:asciiTheme="minorHAnsi" w:hAnsiTheme="minorHAnsi"/>
        </w:rPr>
        <w:t xml:space="preserve">Well after the oil shock occurs, the economy will still be impacted,” Darby said. </w:t>
      </w:r>
    </w:p>
    <w:p w:rsidR="007101F0" w:rsidRPr="007101F0" w:rsidRDefault="007101F0" w:rsidP="007101F0">
      <w:pPr>
        <w:pStyle w:val="Heading4"/>
      </w:pPr>
      <w:r w:rsidRPr="007101F0">
        <w:t>China’s economy is vulnerable to oil price hikes</w:t>
      </w:r>
    </w:p>
    <w:p w:rsidR="007101F0" w:rsidRPr="007101F0" w:rsidRDefault="007101F0" w:rsidP="007101F0">
      <w:r w:rsidRPr="007101F0">
        <w:rPr>
          <w:rStyle w:val="StyleStyleBold12pt"/>
        </w:rPr>
        <w:t>Stephen 12</w:t>
      </w:r>
      <w:r w:rsidRPr="007101F0">
        <w:t xml:space="preserve"> (Craig, advisory consultant in China specializing in media and telecoms, 4/15/12, “Is high oil price behind China’s slowdown?” MarketWatch) http://www.marketwatch.com/story/is-high-oil-price-behind-chinas-slowdown-2012-04-15</w:t>
      </w:r>
    </w:p>
    <w:p w:rsidR="007101F0" w:rsidRPr="007101F0" w:rsidRDefault="007101F0" w:rsidP="007101F0"/>
    <w:p w:rsidR="007101F0" w:rsidRPr="007101F0" w:rsidRDefault="007101F0" w:rsidP="007101F0">
      <w:pPr>
        <w:rPr>
          <w:rStyle w:val="StyleBoldUnderline"/>
          <w:rFonts w:asciiTheme="minorHAnsi" w:hAnsiTheme="minorHAnsi"/>
        </w:rPr>
      </w:pPr>
      <w:r w:rsidRPr="007101F0">
        <w:rPr>
          <w:sz w:val="16"/>
        </w:rPr>
        <w:t xml:space="preserve">Here, </w:t>
      </w:r>
      <w:r w:rsidRPr="007101F0">
        <w:rPr>
          <w:rStyle w:val="StyleBoldUnderline"/>
          <w:rFonts w:asciiTheme="minorHAnsi" w:hAnsiTheme="minorHAnsi"/>
          <w:highlight w:val="green"/>
        </w:rPr>
        <w:t xml:space="preserve">China’s </w:t>
      </w:r>
      <w:r w:rsidRPr="007101F0">
        <w:rPr>
          <w:rStyle w:val="StyleBoldUnderline"/>
          <w:rFonts w:asciiTheme="minorHAnsi" w:hAnsiTheme="minorHAnsi"/>
        </w:rPr>
        <w:t xml:space="preserve">growing </w:t>
      </w:r>
      <w:r w:rsidRPr="007101F0">
        <w:rPr>
          <w:rStyle w:val="StyleBoldUnderline"/>
          <w:rFonts w:asciiTheme="minorHAnsi" w:hAnsiTheme="minorHAnsi"/>
          <w:highlight w:val="green"/>
        </w:rPr>
        <w:t>dependence on oil is worth highlighting</w:t>
      </w:r>
      <w:r w:rsidRPr="007101F0">
        <w:rPr>
          <w:sz w:val="16"/>
        </w:rPr>
        <w:t xml:space="preserve">, as its consumers face steep price hikes.  As the second-largest consumer of oil after the U.S., </w:t>
      </w:r>
      <w:r w:rsidRPr="007101F0">
        <w:rPr>
          <w:rStyle w:val="StyleBoldUnderline"/>
          <w:rFonts w:asciiTheme="minorHAnsi" w:hAnsiTheme="minorHAnsi"/>
          <w:highlight w:val="green"/>
        </w:rPr>
        <w:t>the</w:t>
      </w:r>
      <w:r w:rsidRPr="007101F0">
        <w:rPr>
          <w:rStyle w:val="StyleBoldUnderline"/>
          <w:rFonts w:asciiTheme="minorHAnsi" w:hAnsiTheme="minorHAnsi"/>
        </w:rPr>
        <w:t xml:space="preserve"> mainland </w:t>
      </w:r>
      <w:r w:rsidRPr="007101F0">
        <w:rPr>
          <w:rStyle w:val="StyleBoldUnderline"/>
          <w:rFonts w:asciiTheme="minorHAnsi" w:hAnsiTheme="minorHAnsi"/>
          <w:highlight w:val="green"/>
        </w:rPr>
        <w:t>Chinese economy is increasingly exposed to higher crude prices.</w:t>
      </w:r>
      <w:r w:rsidRPr="007101F0">
        <w:rPr>
          <w:rStyle w:val="StyleBoldUnderline"/>
          <w:rFonts w:asciiTheme="minorHAnsi" w:hAnsiTheme="minorHAnsi"/>
        </w:rPr>
        <w:t xml:space="preserve"> China is also steadily increasing the amount of oil it imports</w:t>
      </w:r>
      <w:r w:rsidRPr="007101F0">
        <w:rPr>
          <w:sz w:val="16"/>
        </w:rPr>
        <w:t>, which reached 5.57 million barrels a day in March, up 8.7% from a year earlier  Last month, China’s National Development and Reform Commission (NDRC) instigated its second fuel-price hike in less than five weeks, raising gasoline and diesel prices by 600 yuan ($95) per ton. This led to gasoline and diesel at the retail level increasing by between 6.5% to 7%. Read report on Chinese fuel-price increase.  The price of gasoline has now reached 8 yuan a liter, or over $4.80 a gallon, while in southern Guangdong province, it was reported prices had even reached the 9-yuan-a-liter mark.  Next to the U.S. average of around $3.94 a gallon this looks pricy, especially when you consider Chinese mainlanders have seen the price of gas at the pump double since 2005 from 4 yuan a liter.  This is likely to come as a shock to the new generation of mainland Chinese motorists, who last year surpassed 100 million, and according to some forecasts will reach 200 million by 2020.  Anecdotally, it is already possible to notice the higher prices when catching a taxi over the border from Hong Kong. Fares are considerably higher than even a few years ago, and taxi drivers are less willing to bargain.  As well as pinching motorists, higher fuel prices also feed through to wider inflation</w:t>
      </w:r>
      <w:r w:rsidRPr="007101F0">
        <w:rPr>
          <w:rStyle w:val="StyleBoldUnderline"/>
          <w:rFonts w:asciiTheme="minorHAnsi" w:hAnsiTheme="minorHAnsi"/>
        </w:rPr>
        <w:t xml:space="preserve">. </w:t>
      </w:r>
      <w:r w:rsidRPr="007101F0">
        <w:rPr>
          <w:rStyle w:val="StyleBoldUnderline"/>
          <w:rFonts w:asciiTheme="minorHAnsi" w:hAnsiTheme="minorHAnsi"/>
          <w:highlight w:val="green"/>
        </w:rPr>
        <w:t>As petroleum-based fertilizers are used in agriculture, and gas</w:t>
      </w:r>
      <w:r w:rsidRPr="007101F0">
        <w:rPr>
          <w:rStyle w:val="StyleBoldUnderline"/>
          <w:rFonts w:asciiTheme="minorHAnsi" w:hAnsiTheme="minorHAnsi"/>
        </w:rPr>
        <w:t xml:space="preserve">oline </w:t>
      </w:r>
      <w:r w:rsidRPr="007101F0">
        <w:rPr>
          <w:rStyle w:val="StyleBoldUnderline"/>
          <w:rFonts w:asciiTheme="minorHAnsi" w:hAnsiTheme="minorHAnsi"/>
          <w:highlight w:val="green"/>
        </w:rPr>
        <w:t>is needed to transport</w:t>
      </w:r>
      <w:r w:rsidRPr="007101F0">
        <w:rPr>
          <w:rStyle w:val="StyleBoldUnderline"/>
          <w:rFonts w:asciiTheme="minorHAnsi" w:hAnsiTheme="minorHAnsi"/>
        </w:rPr>
        <w:t xml:space="preserve"> goods, </w:t>
      </w:r>
      <w:r w:rsidRPr="007101F0">
        <w:rPr>
          <w:rStyle w:val="StyleBoldUnderline"/>
          <w:rFonts w:asciiTheme="minorHAnsi" w:hAnsiTheme="minorHAnsi"/>
          <w:highlight w:val="green"/>
        </w:rPr>
        <w:t>these higher prices will have a knock-on effect.</w:t>
      </w:r>
      <w:r w:rsidRPr="007101F0">
        <w:rPr>
          <w:sz w:val="16"/>
        </w:rPr>
        <w:t xml:space="preserve"> This is one reason, it is argued, </w:t>
      </w:r>
      <w:r w:rsidRPr="007101F0">
        <w:rPr>
          <w:rStyle w:val="StyleBoldUnderline"/>
          <w:rFonts w:asciiTheme="minorHAnsi" w:hAnsiTheme="minorHAnsi"/>
        </w:rPr>
        <w:t xml:space="preserve">China is facing structurally higher inflation. </w:t>
      </w:r>
    </w:p>
    <w:p w:rsidR="007101F0" w:rsidRPr="007101F0" w:rsidRDefault="007101F0" w:rsidP="007101F0">
      <w:pPr>
        <w:pStyle w:val="Heading3"/>
      </w:pPr>
      <w:r w:rsidRPr="007101F0">
        <w:t xml:space="preserve">China </w:t>
      </w:r>
      <w:r>
        <w:t xml:space="preserve">ADV – internal – decline = war </w:t>
      </w:r>
    </w:p>
    <w:p w:rsidR="007101F0" w:rsidRPr="007101F0" w:rsidRDefault="007101F0" w:rsidP="007101F0">
      <w:pPr>
        <w:pStyle w:val="Heading4"/>
      </w:pPr>
      <w:r w:rsidRPr="007101F0">
        <w:t>Chinese economic decline triggers social unrest that collapses the CCP – causes great power war</w:t>
      </w:r>
    </w:p>
    <w:p w:rsidR="007101F0" w:rsidRPr="007101F0" w:rsidRDefault="007101F0" w:rsidP="007101F0">
      <w:r w:rsidRPr="007101F0">
        <w:rPr>
          <w:rStyle w:val="StyleStyleBold12pt"/>
        </w:rPr>
        <w:t>Kane 01</w:t>
      </w:r>
      <w:r w:rsidRPr="007101F0">
        <w:t xml:space="preserve"> [Thomas Kane, PhD in Security Studies from the University of Hull &amp; Lawrence Serewicz, Autumn, www.carlisle.army.mil/usawc/Parameters/01autumn/Kane.htm</w:t>
      </w:r>
    </w:p>
    <w:p w:rsidR="007101F0" w:rsidRPr="007101F0" w:rsidRDefault="007101F0" w:rsidP="007101F0"/>
    <w:p w:rsidR="007101F0" w:rsidRPr="007101F0" w:rsidRDefault="007101F0" w:rsidP="007101F0">
      <w:pPr>
        <w:rPr>
          <w:rFonts w:asciiTheme="minorHAnsi" w:hAnsiTheme="minorHAnsi"/>
          <w:b/>
          <w:bCs/>
          <w:highlight w:val="green"/>
          <w:u w:val="single"/>
        </w:rPr>
      </w:pPr>
      <w:r w:rsidRPr="007101F0">
        <w:rPr>
          <w:sz w:val="16"/>
        </w:rPr>
        <w:t xml:space="preserve">Despite China's problems with its food supply, the Chinese do not appear to be in danger of widespread starvation. Nevertheless, one cannot rule out the prospect entirely, especially if the earth's climate actually is getting warmer. The consequences of general famine in a country with over a billion people clearly would be catastrophic. The effects of oil shortages and industrial stagnation would be less lurid, but </w:t>
      </w:r>
      <w:r w:rsidRPr="007101F0">
        <w:rPr>
          <w:rStyle w:val="StyleBoldUnderline"/>
          <w:rFonts w:asciiTheme="minorHAnsi" w:hAnsiTheme="minorHAnsi"/>
        </w:rPr>
        <w:t xml:space="preserve">economic </w:t>
      </w:r>
      <w:r w:rsidRPr="007101F0">
        <w:rPr>
          <w:rStyle w:val="StyleBoldUnderline"/>
          <w:rFonts w:asciiTheme="minorHAnsi" w:hAnsiTheme="minorHAnsi"/>
          <w:highlight w:val="green"/>
        </w:rPr>
        <w:t>collapse would endanger China's political stabilit</w:t>
      </w:r>
      <w:r w:rsidRPr="007101F0">
        <w:rPr>
          <w:rStyle w:val="StyleBoldUnderline"/>
          <w:rFonts w:asciiTheme="minorHAnsi" w:hAnsiTheme="minorHAnsi"/>
        </w:rPr>
        <w:t xml:space="preserve">y </w:t>
      </w:r>
      <w:r w:rsidRPr="007101F0">
        <w:rPr>
          <w:sz w:val="16"/>
        </w:rPr>
        <w:t xml:space="preserve">whether that collapse came with a  bang or a whimper. </w:t>
      </w:r>
      <w:r w:rsidRPr="007101F0">
        <w:rPr>
          <w:rStyle w:val="StyleBoldUnderline"/>
          <w:rFonts w:asciiTheme="minorHAnsi" w:hAnsiTheme="minorHAnsi"/>
        </w:rPr>
        <w:t xml:space="preserve">PRC </w:t>
      </w:r>
      <w:r w:rsidRPr="007101F0">
        <w:rPr>
          <w:rStyle w:val="StyleBoldUnderline"/>
          <w:rFonts w:asciiTheme="minorHAnsi" w:hAnsiTheme="minorHAnsi"/>
          <w:highlight w:val="green"/>
        </w:rPr>
        <w:t>society has become dangerously fractured</w:t>
      </w:r>
      <w:r w:rsidRPr="007101F0">
        <w:rPr>
          <w:rStyle w:val="StyleBoldUnderline"/>
          <w:rFonts w:asciiTheme="minorHAnsi" w:hAnsiTheme="minorHAnsi"/>
        </w:rPr>
        <w:t>. As</w:t>
      </w:r>
      <w:r w:rsidRPr="007101F0">
        <w:rPr>
          <w:sz w:val="16"/>
        </w:rPr>
        <w:t xml:space="preserve"> the </w:t>
      </w:r>
      <w:r w:rsidRPr="007101F0">
        <w:rPr>
          <w:rStyle w:val="StyleBoldUnderline"/>
          <w:rFonts w:asciiTheme="minorHAnsi" w:hAnsiTheme="minorHAnsi"/>
        </w:rPr>
        <w:t xml:space="preserve">coastal cities grow richer and more cosmopolitan </w:t>
      </w:r>
      <w:r w:rsidRPr="007101F0">
        <w:rPr>
          <w:sz w:val="16"/>
        </w:rPr>
        <w:t xml:space="preserve">while the rural inland provinces grow poorer, the </w:t>
      </w:r>
      <w:r w:rsidRPr="007101F0">
        <w:rPr>
          <w:rStyle w:val="StyleBoldUnderline"/>
          <w:rFonts w:asciiTheme="minorHAnsi" w:hAnsiTheme="minorHAnsi"/>
        </w:rPr>
        <w:t>political interests of the two regions become ever less compatible. Increasing the prospects for division yet further</w:t>
      </w:r>
      <w:r w:rsidRPr="007101F0">
        <w:rPr>
          <w:sz w:val="16"/>
        </w:rPr>
        <w:t xml:space="preserve">,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China is vulnerable to unrest of many kinds. </w:t>
      </w:r>
      <w:r w:rsidRPr="007101F0">
        <w:rPr>
          <w:rStyle w:val="StyleBoldUnderline"/>
          <w:rFonts w:asciiTheme="minorHAnsi" w:hAnsiTheme="minorHAnsi"/>
          <w:highlight w:val="green"/>
        </w:rPr>
        <w:t>Unemployment</w:t>
      </w:r>
      <w:r w:rsidRPr="007101F0">
        <w:rPr>
          <w:sz w:val="16"/>
        </w:rPr>
        <w:t xml:space="preserve">or severe hardship, not to mention actual starvation, </w:t>
      </w:r>
      <w:r w:rsidRPr="007101F0">
        <w:rPr>
          <w:rStyle w:val="StyleBoldUnderline"/>
          <w:rFonts w:asciiTheme="minorHAnsi" w:hAnsiTheme="minorHAnsi"/>
          <w:highlight w:val="green"/>
        </w:rPr>
        <w:t>could easily trigger popular uprisings. Provincial leaders might be tempted to secede,</w:t>
      </w:r>
      <w:r w:rsidRPr="007101F0">
        <w:rPr>
          <w:sz w:val="16"/>
        </w:rPr>
        <w:t xml:space="preserve"> perhaps openly or perhaps by quietly ceasing to obey Beijing's directives. </w:t>
      </w:r>
      <w:r w:rsidRPr="007101F0">
        <w:rPr>
          <w:rStyle w:val="StyleBoldUnderline"/>
          <w:rFonts w:asciiTheme="minorHAnsi" w:hAnsiTheme="minorHAnsi"/>
          <w:highlight w:val="green"/>
        </w:rPr>
        <w:t>China's leaders</w:t>
      </w:r>
      <w:r w:rsidRPr="007101F0">
        <w:rPr>
          <w:sz w:val="16"/>
        </w:rPr>
        <w:t xml:space="preserve">, in turn, </w:t>
      </w:r>
      <w:r w:rsidRPr="007101F0">
        <w:rPr>
          <w:rStyle w:val="StyleBoldUnderline"/>
          <w:rFonts w:asciiTheme="minorHAnsi" w:hAnsiTheme="minorHAnsi"/>
          <w:highlight w:val="green"/>
        </w:rPr>
        <w:t>might adopt drastic measures</w:t>
      </w:r>
      <w:r w:rsidRPr="007101F0">
        <w:rPr>
          <w:rStyle w:val="StyleBoldUnderline"/>
          <w:rFonts w:asciiTheme="minorHAnsi" w:hAnsiTheme="minorHAnsi"/>
        </w:rPr>
        <w:t xml:space="preserve"> to forestall such developments</w:t>
      </w:r>
      <w:r w:rsidRPr="007101F0">
        <w:rPr>
          <w:sz w:val="16"/>
        </w:rPr>
        <w:t xml:space="preserve">. If faced with internal strife, supporters of China's existing regime may return to a more overt form of communist dictatorship.The PRC has, after all, oscillated between experimentation and orthodoxy continually  throughout its existence. Spectacular examples include Mao's Hundred Flowers campaign and the return to conventional Marxism- Leninism after the leftist experiments of the Cultural Revolution, but the process continued throughout the 1980s, when the Chinese referred to it as the "fang-shou cycle." (Fang means to loosen one's grip; shou means to tighten it.) [51] If order broke down, the Chinese would not be the only people to suffer. </w:t>
      </w:r>
      <w:r w:rsidRPr="007101F0">
        <w:rPr>
          <w:rStyle w:val="StyleBoldUnderline"/>
          <w:rFonts w:asciiTheme="minorHAnsi" w:hAnsiTheme="minorHAnsi"/>
          <w:highlight w:val="green"/>
        </w:rPr>
        <w:t>Civil unrest in the PRC would disrupt trade relationships, send refugees  flowing across borders, and force outside powers to consider intervention. If different countries chose to intervene on different sides, China's struggle could lead to major war.</w:t>
      </w:r>
      <w:r w:rsidRPr="007101F0">
        <w:rPr>
          <w:rStyle w:val="StyleBoldUnderline"/>
          <w:rFonts w:asciiTheme="minorHAnsi" w:hAnsiTheme="minorHAnsi"/>
        </w:rPr>
        <w:t xml:space="preserve"> In a less apocalyptic but still grim scenario, </w:t>
      </w:r>
      <w:r w:rsidRPr="007101F0">
        <w:rPr>
          <w:rStyle w:val="StyleBoldUnderline"/>
          <w:rFonts w:asciiTheme="minorHAnsi" w:hAnsiTheme="minorHAnsi"/>
          <w:highlight w:val="green"/>
        </w:rPr>
        <w:t>China's government might try to ward off its demise by attacking adjacent countries</w:t>
      </w:r>
    </w:p>
    <w:p w:rsidR="007101F0" w:rsidRDefault="007101F0" w:rsidP="007101F0">
      <w:pPr>
        <w:pStyle w:val="Heading3"/>
      </w:pPr>
      <w:r>
        <w:t xml:space="preserve">China ADV – internal – nationalism module </w:t>
      </w:r>
    </w:p>
    <w:p w:rsidR="007101F0" w:rsidRPr="007101F0" w:rsidRDefault="007101F0" w:rsidP="007101F0">
      <w:pPr>
        <w:pStyle w:val="Heading4"/>
      </w:pPr>
      <w:r w:rsidRPr="007101F0">
        <w:t>Economic downturn causes a surge in Chinese nationalism</w:t>
      </w:r>
    </w:p>
    <w:p w:rsidR="007101F0" w:rsidRPr="007101F0" w:rsidRDefault="007101F0" w:rsidP="007101F0">
      <w:r w:rsidRPr="007101F0">
        <w:rPr>
          <w:rStyle w:val="StyleStyleBold12pt"/>
        </w:rPr>
        <w:t>Stratint Forum 08</w:t>
      </w:r>
      <w:r w:rsidRPr="007101F0">
        <w:t xml:space="preserve"> [Strategic Intelligence Forum, “Abiding US Suspicions of China,” 3-13, http://www.courcyint.com/CIF/CIF17233.asp]</w:t>
      </w:r>
    </w:p>
    <w:p w:rsidR="007101F0" w:rsidRPr="007101F0" w:rsidRDefault="007101F0" w:rsidP="007101F0"/>
    <w:p w:rsidR="007101F0" w:rsidRPr="007101F0" w:rsidRDefault="007101F0" w:rsidP="007101F0">
      <w:pPr>
        <w:rPr>
          <w:sz w:val="16"/>
        </w:rPr>
      </w:pPr>
      <w:r w:rsidRPr="007101F0">
        <w:rPr>
          <w:sz w:val="16"/>
        </w:rPr>
        <w:t xml:space="preserve">The Pentagon goes on to argue that the CCP has come to rely on economic performance and nationalism “as a substitute for the failure of communist ideology to unify the population and mobilize political support”. The danger is that </w:t>
      </w:r>
      <w:r w:rsidRPr="007101F0">
        <w:rPr>
          <w:rStyle w:val="StyleBoldUnderline"/>
          <w:rFonts w:asciiTheme="minorHAnsi" w:hAnsiTheme="minorHAnsi"/>
          <w:highlight w:val="green"/>
        </w:rPr>
        <w:t>if economic growth falters</w:t>
      </w:r>
      <w:r w:rsidRPr="007101F0">
        <w:rPr>
          <w:rStyle w:val="StyleBoldUnderline"/>
          <w:rFonts w:asciiTheme="minorHAnsi" w:hAnsiTheme="minorHAnsi"/>
        </w:rPr>
        <w:t xml:space="preserve">, an even </w:t>
      </w:r>
      <w:r w:rsidRPr="007101F0">
        <w:rPr>
          <w:rStyle w:val="StyleBoldUnderline"/>
          <w:rFonts w:asciiTheme="minorHAnsi" w:hAnsiTheme="minorHAnsi"/>
          <w:highlight w:val="green"/>
        </w:rPr>
        <w:t>higher reliance on nationalism will be necessary</w:t>
      </w:r>
      <w:r w:rsidRPr="007101F0">
        <w:rPr>
          <w:sz w:val="16"/>
        </w:rPr>
        <w:t xml:space="preserve">.  It also clearly believes that </w:t>
      </w:r>
      <w:r w:rsidRPr="007101F0">
        <w:rPr>
          <w:rStyle w:val="StyleBoldUnderline"/>
          <w:rFonts w:asciiTheme="minorHAnsi" w:hAnsiTheme="minorHAnsi"/>
        </w:rPr>
        <w:t>economic performance will</w:t>
      </w:r>
      <w:r w:rsidRPr="007101F0">
        <w:rPr>
          <w:sz w:val="16"/>
        </w:rPr>
        <w:t xml:space="preserve"> indeed </w:t>
      </w:r>
      <w:r w:rsidRPr="007101F0">
        <w:rPr>
          <w:rStyle w:val="StyleBoldUnderline"/>
          <w:rFonts w:asciiTheme="minorHAnsi" w:hAnsiTheme="minorHAnsi"/>
        </w:rPr>
        <w:t>falter because of underlying weaknesses such as non-performing loans, inefficient state-owned enterprises, and economic disparity between urban and rural areas.</w:t>
      </w:r>
      <w:r w:rsidRPr="007101F0">
        <w:rPr>
          <w:sz w:val="16"/>
        </w:rPr>
        <w:t xml:space="preserve"> The report warns: “</w:t>
      </w:r>
      <w:r w:rsidRPr="007101F0">
        <w:rPr>
          <w:rStyle w:val="StyleBoldUnderline"/>
          <w:rFonts w:asciiTheme="minorHAnsi" w:hAnsiTheme="minorHAnsi"/>
          <w:highlight w:val="green"/>
        </w:rPr>
        <w:t>Economic shocks, setbacks, or even modestly slower growth could lead to higher unemployment, inflation, and significant unrest, potentially giving rise to greater reliance on nationalism to maintain popular support for the CCP</w:t>
      </w:r>
      <w:r w:rsidRPr="007101F0">
        <w:rPr>
          <w:rStyle w:val="StyleBoldUnderline"/>
          <w:rFonts w:asciiTheme="minorHAnsi" w:hAnsiTheme="minorHAnsi"/>
        </w:rPr>
        <w:t>.</w:t>
      </w:r>
      <w:r w:rsidRPr="007101F0">
        <w:rPr>
          <w:sz w:val="16"/>
        </w:rPr>
        <w:t>”  One interesting point the Pentagon report makes on a potential economic crisis is the fact that China’s leaders have limited experience in dealing with a correction or recession in a complex market economy, and “it is not certain whether their responses would ease or exacerbate temporary dislocations”.</w:t>
      </w:r>
    </w:p>
    <w:p w:rsidR="007101F0" w:rsidRDefault="007101F0" w:rsidP="007101F0">
      <w:pPr>
        <w:pStyle w:val="Heading4"/>
      </w:pPr>
      <w:r w:rsidRPr="007101F0">
        <w:t>Nationalism will force Chinese aggression over Taiwan</w:t>
      </w:r>
      <w:r>
        <w:t xml:space="preserve"> </w:t>
      </w:r>
    </w:p>
    <w:p w:rsidR="007101F0" w:rsidRPr="007101F0" w:rsidRDefault="007101F0" w:rsidP="007101F0">
      <w:r w:rsidRPr="007101F0">
        <w:rPr>
          <w:rStyle w:val="StyleStyleBold12pt"/>
        </w:rPr>
        <w:t>Manicom</w:t>
      </w:r>
      <w:r>
        <w:rPr>
          <w:rStyle w:val="StyleStyleBold12pt"/>
        </w:rPr>
        <w:t xml:space="preserve"> </w:t>
      </w:r>
      <w:r w:rsidRPr="007101F0">
        <w:rPr>
          <w:rStyle w:val="StyleStyleBold12pt"/>
        </w:rPr>
        <w:t>07</w:t>
      </w:r>
      <w:r w:rsidRPr="007101F0">
        <w:t xml:space="preserve"> James Manicom, Ph.D Research Fellow in the Asian Institute at the University of Toronto, February 2007, “Near-term Instability in the Taiwan Strait?” Security Challenges, Volume 3 Number 1, </w:t>
      </w:r>
      <w:hyperlink r:id="rId31" w:tgtFrame="_blank" w:history="1">
        <w:r w:rsidRPr="007101F0">
          <w:rPr>
            <w:rStyle w:val="Hyperlink"/>
          </w:rPr>
          <w:t>http://www.securitychallenges.org.au/ArticlePDFs/vol3no1Manicom.pdf</w:t>
        </w:r>
      </w:hyperlink>
      <w:r w:rsidRPr="007101F0">
        <w:br/>
      </w:r>
    </w:p>
    <w:p w:rsidR="007101F0" w:rsidRPr="007101F0" w:rsidRDefault="007101F0" w:rsidP="007101F0">
      <w:pPr>
        <w:rPr>
          <w:sz w:val="16"/>
        </w:rPr>
      </w:pPr>
      <w:r w:rsidRPr="007101F0">
        <w:rPr>
          <w:sz w:val="16"/>
        </w:rPr>
        <w:t xml:space="preserve">This article illustrates how </w:t>
      </w:r>
      <w:r w:rsidRPr="007101F0">
        <w:rPr>
          <w:rStyle w:val="StyleBoldUnderline"/>
          <w:rFonts w:asciiTheme="minorHAnsi" w:hAnsiTheme="minorHAnsi"/>
        </w:rPr>
        <w:t>growing nationalist pressures in Chinese government and society could pressure governing elites into a demonstration of force in the Taiwan Strait in the near future.</w:t>
      </w:r>
      <w:r w:rsidRPr="007101F0">
        <w:rPr>
          <w:sz w:val="16"/>
        </w:rPr>
        <w:t xml:space="preserve"> In doing so, it challenges the two prevailing orthodox assessments of cross-Strait security. The first views the cross-Strait relationship as tense but stable, the second views war between the US and China in the Strait as inevitable in the long term. In contrast, this article contends that </w:t>
      </w:r>
      <w:r w:rsidRPr="007101F0">
        <w:rPr>
          <w:rStyle w:val="StyleBoldUnderline"/>
          <w:rFonts w:asciiTheme="minorHAnsi" w:hAnsiTheme="minorHAnsi"/>
        </w:rPr>
        <w:t>a military crisis is possible in the short term as a result of internal domestic pressures on the leadership</w:t>
      </w:r>
      <w:r w:rsidRPr="007101F0">
        <w:rPr>
          <w:sz w:val="16"/>
        </w:rPr>
        <w:t xml:space="preserve">. In a crisis over Taiwan, </w:t>
      </w:r>
      <w:r w:rsidRPr="007101F0">
        <w:rPr>
          <w:rStyle w:val="StyleBoldUnderline"/>
          <w:rFonts w:asciiTheme="minorHAnsi" w:hAnsiTheme="minorHAnsi"/>
        </w:rPr>
        <w:t>Chinese leadership elites will be under pressure from three domestic sources that could inhibit their ability to pursue a conciliatory solution. These three sources are: hardline elements of the PLA, remaining Third Generation elites, and nationalist segments of the population.</w:t>
      </w:r>
      <w:r w:rsidRPr="007101F0">
        <w:rPr>
          <w:sz w:val="16"/>
        </w:rPr>
        <w:t xml:space="preserve"> It concludes with an examination of the policy implications for all actors in the Strait. In short, it is imperative that the Fourth Generation’s Taiwan policy appears to be making progress towards reunification.</w:t>
      </w:r>
    </w:p>
    <w:p w:rsidR="00BF3EEB" w:rsidRDefault="00BF3EEB" w:rsidP="00BF3EEB">
      <w:pPr>
        <w:pStyle w:val="Heading2"/>
      </w:pPr>
      <w:r>
        <w:t>Growth Good</w:t>
      </w:r>
    </w:p>
    <w:p w:rsidR="00EC230B" w:rsidRPr="00705BFC" w:rsidRDefault="00EC230B" w:rsidP="00EC230B">
      <w:pPr>
        <w:pStyle w:val="Heading3"/>
      </w:pPr>
      <w:r>
        <w:t xml:space="preserve">Growth good – 2ac </w:t>
      </w:r>
    </w:p>
    <w:p w:rsidR="00EC230B" w:rsidRPr="002E2C7F" w:rsidRDefault="00EC230B" w:rsidP="00EC230B">
      <w:pPr>
        <w:pStyle w:val="Heading4"/>
      </w:pPr>
      <w:r w:rsidRPr="002E2C7F">
        <w:t xml:space="preserve">Growth is sustainable </w:t>
      </w:r>
    </w:p>
    <w:p w:rsidR="00EC230B" w:rsidRPr="002E2C7F" w:rsidRDefault="00EC230B" w:rsidP="00EC230B">
      <w:r w:rsidRPr="002E2C7F">
        <w:t xml:space="preserve">Indur M. </w:t>
      </w:r>
      <w:r w:rsidRPr="002E2C7F">
        <w:rPr>
          <w:rStyle w:val="StyleStyleBold12pt"/>
        </w:rPr>
        <w:t>Goklany</w:t>
      </w:r>
      <w:r>
        <w:rPr>
          <w:rStyle w:val="StyleStyleBold12pt"/>
        </w:rPr>
        <w:t xml:space="preserve"> 2007</w:t>
      </w:r>
      <w:r w:rsidRPr="002E2C7F">
        <w:t xml:space="preserve">, science and technology policy analyst for the United States Department of the Interior, 2007, “The improving state of the </w:t>
      </w:r>
      <w:r>
        <w:t>world”, p. 97-100, google boks</w:t>
      </w:r>
    </w:p>
    <w:p w:rsidR="00EC230B" w:rsidRPr="002E2C7F" w:rsidRDefault="00EC230B" w:rsidP="00EC230B"/>
    <w:p w:rsidR="00EC230B" w:rsidRPr="005171BA" w:rsidRDefault="00EC230B" w:rsidP="00EC230B">
      <w:pPr>
        <w:rPr>
          <w:sz w:val="16"/>
        </w:rPr>
      </w:pPr>
      <w:r w:rsidRPr="005171BA">
        <w:rPr>
          <w:sz w:val="16"/>
        </w:rPr>
        <w:t xml:space="preserve">It may be argued that the improvements in human well-being have been obtained through massive and unsustainable depredation of the earth's nonrenewable resources and degradation of its environment. While deferring the latter issue to subsequent sections, in the following 1 will address the issue of nonrenewable resources. This discussion is brief because it has been addressed comprehensively in Julian L. Simon's The State of Humanity, as well as elsewhere, and the general finding is that </w:t>
      </w:r>
      <w:r w:rsidRPr="002E2C7F">
        <w:rPr>
          <w:rStyle w:val="StyleBoldUnderline"/>
        </w:rPr>
        <w:t>we are not likely to run out of critical energy and mineral resources any time soon, if at all</w:t>
      </w:r>
      <w:r w:rsidRPr="005171BA">
        <w:rPr>
          <w:sz w:val="16"/>
        </w:rPr>
        <w:t xml:space="preserve">.52 </w:t>
      </w:r>
      <w:r w:rsidRPr="005171BA">
        <w:rPr>
          <w:rStyle w:val="StyleBoldUnderline"/>
          <w:highlight w:val="green"/>
        </w:rPr>
        <w:t>The contention that we are depleting "nonrenewable" resources stems from a static view of what a "resource" is</w:t>
      </w:r>
      <w:r w:rsidRPr="002E2C7F">
        <w:rPr>
          <w:rStyle w:val="StyleBoldUnderline"/>
        </w:rPr>
        <w:t>.</w:t>
      </w:r>
      <w:r w:rsidRPr="005171BA">
        <w:rPr>
          <w:sz w:val="16"/>
        </w:rPr>
        <w:t xml:space="preserve"> For example, while every atom of copper is a potential resource for humanity, </w:t>
      </w:r>
      <w:r w:rsidRPr="002E2C7F">
        <w:rPr>
          <w:rStyle w:val="StyleBoldUnderline"/>
        </w:rPr>
        <w:t xml:space="preserve">it is not a usable resource unless it is accessible at an affordable price. But </w:t>
      </w:r>
      <w:r w:rsidRPr="005171BA">
        <w:rPr>
          <w:rStyle w:val="StyleBoldUnderline"/>
          <w:highlight w:val="green"/>
        </w:rPr>
        <w:t>what is accessible</w:t>
      </w:r>
      <w:r w:rsidRPr="002E2C7F">
        <w:rPr>
          <w:rStyle w:val="StyleBoldUnderline"/>
        </w:rPr>
        <w:t xml:space="preserve"> and affordable </w:t>
      </w:r>
      <w:r w:rsidRPr="005171BA">
        <w:rPr>
          <w:rStyle w:val="StyleBoldUnderline"/>
          <w:highlight w:val="green"/>
        </w:rPr>
        <w:t>depends on technology, which</w:t>
      </w:r>
      <w:r w:rsidRPr="002E2C7F">
        <w:rPr>
          <w:rStyle w:val="StyleBoldUnderline"/>
        </w:rPr>
        <w:t xml:space="preserve">, as we have already seen, </w:t>
      </w:r>
      <w:r w:rsidRPr="005171BA">
        <w:rPr>
          <w:rStyle w:val="StyleBoldUnderline"/>
          <w:highlight w:val="green"/>
        </w:rPr>
        <w:t>is constantly advancing</w:t>
      </w:r>
      <w:r w:rsidRPr="005171BA">
        <w:rPr>
          <w:sz w:val="16"/>
          <w:shd w:val="clear" w:color="auto" w:fill="00FF00"/>
        </w:rPr>
        <w:t xml:space="preserve">. </w:t>
      </w:r>
      <w:r w:rsidRPr="005171BA">
        <w:rPr>
          <w:sz w:val="16"/>
        </w:rPr>
        <w:t xml:space="preserve">Economic geologists classify the amount of resources that can be extracted profitably at current prices as current, proven, or economic reserves. However, </w:t>
      </w:r>
      <w:r w:rsidRPr="002E2C7F">
        <w:rPr>
          <w:rStyle w:val="StyleBoldUnderline"/>
        </w:rPr>
        <w:t>at any time, there will be resources that can be extracted using current technology, but which could not then be sold profitably. Such resources are classified as potential reserves, and they are a function of current prices and technology.</w:t>
      </w:r>
      <w:r w:rsidRPr="005171BA">
        <w:rPr>
          <w:sz w:val="16"/>
        </w:rPr>
        <w:t xml:space="preserve"> Consider, for instance, that technology limited us to bore a hole no deeper than a thousand feet. All the copper beyond that, even if it comprised 99 percent of the earth's total resource endowment of copper, would be inaccessible. Therefore, the price of copper (assuming free markets and good information) would not consider the 99 percent that would be inaccessible. But if technology advances so that we can access copper beyond that thousand feet and be able to sell that additional amount at a profit, its price would drop in recognition of the expansion of the resource base. In fact, it is not necessary for a technology to actually be functioning for markets to factor it into prices. </w:t>
      </w:r>
      <w:r w:rsidRPr="002E2C7F">
        <w:rPr>
          <w:rStyle w:val="StyleBoldUnderline"/>
        </w:rPr>
        <w:t>The likelihood that a technology may increase economic reserves itself would be considered in the pricing. The greater the likelihood, the lower prices would drop in anticipation. Thus, prices are always changing in response to short- and long-term prospects for accessing and using a commodity</w:t>
      </w:r>
      <w:r w:rsidRPr="005171BA">
        <w:rPr>
          <w:sz w:val="16"/>
        </w:rPr>
        <w:t>. In a free market system, the fact that prices are attached to commodities means that suppliers are in a constant quest to increase supplies so that they can sell more while at the same time reducing prices so that they are not undersold. Meanwhile, direct and indirect users of the commodities are on their own quest to reduce consumption so that thev can reduce their costs. T</w:t>
      </w:r>
      <w:r w:rsidRPr="002E2C7F">
        <w:rPr>
          <w:rStyle w:val="StyleBoldUnderline"/>
        </w:rPr>
        <w:t>he higher the price of a resource, the greater the response from both suppliers and consumers.</w:t>
      </w:r>
      <w:r w:rsidRPr="005171BA">
        <w:rPr>
          <w:sz w:val="16"/>
        </w:rPr>
        <w:t xml:space="preserve"> This response can take the form of greater penetration of improved-but-less-used technologies, as well as research, development, and adoption of brand new technologies. For suppliers, </w:t>
      </w:r>
      <w:r w:rsidRPr="002E2C7F">
        <w:rPr>
          <w:rStyle w:val="StyleBoldUnderline"/>
        </w:rPr>
        <w:t>this leads to technological change in the search for more efficient methods to locate, extract, and refine the resource</w:t>
      </w:r>
      <w:r w:rsidRPr="005171BA">
        <w:rPr>
          <w:sz w:val="16"/>
        </w:rPr>
        <w:t xml:space="preserve">. For consumers, </w:t>
      </w:r>
      <w:r w:rsidRPr="002E2C7F">
        <w:rPr>
          <w:rStyle w:val="StyleBoldUnderline"/>
        </w:rPr>
        <w:t xml:space="preserve">higher prices stimulate technological change in the reuse, recycling, and conservation of that resource. </w:t>
      </w:r>
      <w:r w:rsidRPr="005171BA">
        <w:rPr>
          <w:sz w:val="16"/>
        </w:rPr>
        <w:t>Thus, today with global steel demand at record heights (around a billion tonnes annually), more than a third of the steel produced each year comes from recycled scrap, which is a $100 billion per year business." High prices also intensify the search for substitutes for that resource. And sometimes those substitutes can drive out the "original" resource. To paraphrase Bjorn Lomborg</w:t>
      </w:r>
      <w:r w:rsidRPr="002E2C7F">
        <w:rPr>
          <w:rStyle w:val="StyleBoldUnderline"/>
        </w:rPr>
        <w:t xml:space="preserve">, </w:t>
      </w:r>
      <w:r w:rsidRPr="005171BA">
        <w:rPr>
          <w:rStyle w:val="StyleBoldUnderline"/>
          <w:highlight w:val="green"/>
        </w:rPr>
        <w:t>the stone age didn't end because we ran out of stones</w:t>
      </w:r>
      <w:r w:rsidRPr="002E2C7F">
        <w:rPr>
          <w:rStyle w:val="StyleBoldUnderline"/>
        </w:rPr>
        <w:t>, the iron age because we ran out of iron, or the bronze age because we ran out of bronze</w:t>
      </w:r>
      <w:r w:rsidRPr="005171BA">
        <w:rPr>
          <w:sz w:val="16"/>
        </w:rPr>
        <w:t xml:space="preserve">.'"1 As a result of this dynamic, </w:t>
      </w:r>
      <w:r w:rsidRPr="002E2C7F">
        <w:rPr>
          <w:rStyle w:val="StyleBoldUnderline"/>
        </w:rPr>
        <w:t>technology increases the amount of resources that can be used or there is increased substitution, which would stabilize if not reduce prices</w:t>
      </w:r>
      <w:r w:rsidRPr="005171BA">
        <w:rPr>
          <w:sz w:val="16"/>
        </w:rPr>
        <w:t>. Alternatively</w:t>
      </w:r>
      <w:r w:rsidRPr="002E2C7F">
        <w:rPr>
          <w:rStyle w:val="StyleBoldUnderline"/>
        </w:rPr>
        <w:t>, if these efforts fail to reduce prices, its usage would drop and efforts to find substitutes would increase until they are, in fact, found</w:t>
      </w:r>
      <w:r w:rsidRPr="005171BA">
        <w:rPr>
          <w:sz w:val="16"/>
        </w:rPr>
        <w:t>. Consider whale blubber</w:t>
      </w:r>
      <w:r w:rsidRPr="005171BA">
        <w:rPr>
          <w:sz w:val="16"/>
          <w:shd w:val="clear" w:color="auto" w:fill="00FF00"/>
        </w:rPr>
        <w:t xml:space="preserve">. </w:t>
      </w:r>
      <w:r w:rsidRPr="005171BA">
        <w:rPr>
          <w:rStyle w:val="StyleBoldUnderline"/>
          <w:highlight w:val="green"/>
        </w:rPr>
        <w:t>Once</w:t>
      </w:r>
      <w:r w:rsidRPr="002E2C7F">
        <w:rPr>
          <w:rStyle w:val="StyleBoldUnderline"/>
        </w:rPr>
        <w:t xml:space="preserve"> it was the preferred fuel used to light households. </w:t>
      </w:r>
      <w:r w:rsidRPr="005171BA">
        <w:rPr>
          <w:rStyle w:val="StyleBoldUnderline"/>
          <w:highlight w:val="green"/>
        </w:rPr>
        <w:t>It became scarce,</w:t>
      </w:r>
      <w:r w:rsidRPr="002E2C7F">
        <w:rPr>
          <w:rStyle w:val="StyleBoldUnderline"/>
        </w:rPr>
        <w:t xml:space="preserve"> prices went up, and </w:t>
      </w:r>
      <w:r w:rsidRPr="005171BA">
        <w:rPr>
          <w:rStyle w:val="StyleBoldUnderline"/>
          <w:highlight w:val="green"/>
        </w:rPr>
        <w:t>substitutes were found</w:t>
      </w:r>
      <w:r w:rsidRPr="005171BA">
        <w:rPr>
          <w:sz w:val="16"/>
        </w:rPr>
        <w:t xml:space="preserve">. Today, although there might be a niche for whale blubber somewhere, it no longer has an international market as a lighting fuel. So although reportedly you can get a pound of whale blubber for half-a-penny in Norway (down from 15 cents per pound in 1999), its current price is irrelevant/'5 Thus, it is hardly surprising that </w:t>
      </w:r>
      <w:r w:rsidRPr="002E2C7F">
        <w:rPr>
          <w:rStyle w:val="StyleBoldUnderline"/>
        </w:rPr>
        <w:t>despite short-term fluctuations, the long-term price trend of virtually every commodity that is used today has been downward over the past two centuries not only in terms of "real," inflation-adjusted dollars but also more importantly in terms of the amount of effort an average individual has to expend to obtain or to purchase a given mass of that commodity</w:t>
      </w:r>
      <w:r w:rsidRPr="005171BA">
        <w:rPr>
          <w:sz w:val="16"/>
        </w:rPr>
        <w:t xml:space="preserve">.^ As one illustration of this general phenomenon, figure 4.4 shows that, despite a recent upturn in prices probably because of increased demand in Asia, there has been a long-term decline in the price of 13 metals relative to wages.57 On that basis, in 2005, the price of copper was an l/80th of its 1800 level, aluminum dropped to a 1/ 40th of its 1900 price, silver declined to a l/40th of its 1860 level, and tin to a l/7th of its price in 1880. These long-term declines in prices indicate that those commodities are not getting any scarcer. In fact, the only metal that had a price-relative-to-wages higher in 2005 than in 1900 was platinum: in 2005, it was 35 percent more expensive that it was in 1900, but its price had peaked around 1920, at a level three and one-half times higher than today's. Given that </w:t>
      </w:r>
      <w:r w:rsidRPr="002E2C7F">
        <w:rPr>
          <w:rStyle w:val="StyleBoldUnderline"/>
        </w:rPr>
        <w:t xml:space="preserve">commodity prices have, by and large, dropped, </w:t>
      </w:r>
      <w:r w:rsidRPr="00E65B98">
        <w:rPr>
          <w:b/>
          <w:u w:val="thick"/>
          <w:bdr w:val="none" w:sz="0" w:space="0" w:color="auto" w:frame="1"/>
        </w:rPr>
        <w:t>i</w:t>
      </w:r>
      <w:r w:rsidRPr="005171BA">
        <w:rPr>
          <w:sz w:val="16"/>
        </w:rPr>
        <w:t xml:space="preserve">t is interesting to ponder on the etymology of the phrase "searching for a needle in a haystack." Before the industrial revolution when metals were scarcer than they are today and needles, therefore, more costly, it might have made sense to search a haystack for a lost needle. But today that would be a sheer waste of time and energy. Finally, </w:t>
      </w:r>
      <w:r w:rsidRPr="002E2C7F">
        <w:rPr>
          <w:rStyle w:val="StyleBoldUnderline"/>
        </w:rPr>
        <w:t>in recent years there have been a spate of books and articles trumpeting the imminent end of oil.</w:t>
      </w:r>
      <w:r w:rsidRPr="005171BA">
        <w:rPr>
          <w:sz w:val="16"/>
        </w:rPr>
        <w:t>** As Jerry Taylor of the Cato Institute notes, "</w:t>
      </w:r>
      <w:r w:rsidRPr="002E2C7F">
        <w:rPr>
          <w:rStyle w:val="StyleBoldUnderline"/>
        </w:rPr>
        <w:t>Fortunately, the debate over the likelihood of declining production is in a sense irrelevant." ' Perhaps the end of oil will come about sometime in the future but whenever it comes, it will only be a footnote to history</w:t>
      </w:r>
      <w:r w:rsidRPr="005171BA">
        <w:rPr>
          <w:sz w:val="16"/>
        </w:rPr>
        <w:t>, just as the end of blubber is today</w:t>
      </w:r>
      <w:r w:rsidRPr="002E2C7F">
        <w:rPr>
          <w:rStyle w:val="StyleBoldUnderline"/>
        </w:rPr>
        <w:t xml:space="preserve">. </w:t>
      </w:r>
      <w:r w:rsidRPr="005171BA">
        <w:rPr>
          <w:rStyle w:val="StyleBoldUnderline"/>
          <w:highlight w:val="green"/>
        </w:rPr>
        <w:t>The end of oil does not mean an end to energy production</w:t>
      </w:r>
      <w:r w:rsidRPr="002E2C7F">
        <w:rPr>
          <w:rStyle w:val="StyleBoldUnderline"/>
        </w:rPr>
        <w:t xml:space="preserve">. Even today </w:t>
      </w:r>
      <w:r w:rsidRPr="005171BA">
        <w:rPr>
          <w:rStyle w:val="StyleBoldUnderline"/>
          <w:highlight w:val="green"/>
        </w:rPr>
        <w:t>we have</w:t>
      </w:r>
      <w:r w:rsidRPr="002E2C7F">
        <w:rPr>
          <w:rStyle w:val="StyleBoldUnderline"/>
        </w:rPr>
        <w:t xml:space="preserve"> a number of </w:t>
      </w:r>
      <w:r w:rsidRPr="005171BA">
        <w:rPr>
          <w:rStyle w:val="StyleBoldUnderline"/>
          <w:highlight w:val="green"/>
        </w:rPr>
        <w:t>technologies waiting in the wings</w:t>
      </w:r>
      <w:r w:rsidRPr="002E2C7F">
        <w:rPr>
          <w:rStyle w:val="StyleBoldUnderline"/>
        </w:rPr>
        <w:t xml:space="preserve"> ranging from "clean coal" to nuclear as a substitute for fossil fuels to different forms of renewables that could generate electricity for ultimate use in the home, workplace, and even in transportation. And </w:t>
      </w:r>
      <w:r w:rsidRPr="005171BA">
        <w:rPr>
          <w:rStyle w:val="StyleBoldUnderline"/>
          <w:highlight w:val="green"/>
        </w:rPr>
        <w:t>when the price is right, they will step in</w:t>
      </w:r>
      <w:r w:rsidRPr="002E2C7F">
        <w:rPr>
          <w:rStyle w:val="StyleBoldUnderline"/>
        </w:rPr>
        <w:t>, either because oil becomes more expensive as it becomes scarcer or technological innovation reduces the price of substitutes</w:t>
      </w:r>
      <w:r w:rsidRPr="005171BA">
        <w:rPr>
          <w:sz w:val="16"/>
        </w:rPr>
        <w:t>.</w:t>
      </w:r>
    </w:p>
    <w:p w:rsidR="00EC230B" w:rsidRPr="005171BA" w:rsidRDefault="00EC230B" w:rsidP="00EC230B">
      <w:pPr>
        <w:pStyle w:val="Heading4"/>
      </w:pPr>
      <w:r w:rsidRPr="005171BA">
        <w:t>Space solves scarcity</w:t>
      </w:r>
    </w:p>
    <w:p w:rsidR="00EC230B" w:rsidRPr="005171BA" w:rsidRDefault="00EC230B" w:rsidP="00EC230B">
      <w:r w:rsidRPr="005171BA">
        <w:t xml:space="preserve">John Carl </w:t>
      </w:r>
      <w:r w:rsidRPr="005171BA">
        <w:rPr>
          <w:rStyle w:val="StyleStyleBold12pt"/>
        </w:rPr>
        <w:t>Villanueva</w:t>
      </w:r>
      <w:r w:rsidRPr="005171BA">
        <w:t>, 3/30/</w:t>
      </w:r>
      <w:r w:rsidRPr="005171BA">
        <w:rPr>
          <w:rStyle w:val="StyleStyleBold12pt"/>
        </w:rPr>
        <w:t>10</w:t>
      </w:r>
      <w:r w:rsidRPr="005171BA">
        <w:t>, “Space Colonization”, http://www.universetoday.com/61085/space-colonization/, umn-rks</w:t>
      </w:r>
    </w:p>
    <w:p w:rsidR="00EC230B" w:rsidRPr="005171BA" w:rsidRDefault="00EC230B" w:rsidP="00EC230B"/>
    <w:p w:rsidR="00EC230B" w:rsidRPr="00E65B98" w:rsidRDefault="00EC230B" w:rsidP="00EC230B">
      <w:pPr>
        <w:rPr>
          <w:color w:val="000000"/>
          <w:sz w:val="16"/>
        </w:rPr>
      </w:pPr>
      <w:r w:rsidRPr="00E65B98">
        <w:rPr>
          <w:color w:val="000000"/>
          <w:sz w:val="16"/>
        </w:rPr>
        <w:t xml:space="preserve">Although </w:t>
      </w:r>
      <w:r w:rsidRPr="00705BFC">
        <w:rPr>
          <w:rStyle w:val="StyleBoldUnderline"/>
        </w:rPr>
        <w:t>Earth is abundant with natural resources, these natural resources are not unlimited</w:t>
      </w:r>
      <w:r w:rsidRPr="00E65B98">
        <w:rPr>
          <w:color w:val="000000"/>
          <w:sz w:val="16"/>
        </w:rPr>
        <w:t xml:space="preserve">. This is why practically all space programs include space colonization among their long-term goals. </w:t>
      </w:r>
      <w:r w:rsidRPr="00705BFC">
        <w:rPr>
          <w:rStyle w:val="StyleBoldUnderline"/>
        </w:rPr>
        <w:t>Space colonization refers to the setting up of a self-sufficient human habitat outside planet Earth</w:t>
      </w:r>
      <w:r w:rsidRPr="00E65B98">
        <w:rPr>
          <w:color w:val="000000"/>
          <w:sz w:val="16"/>
        </w:rPr>
        <w:t xml:space="preserve">. The nearest candidate is the Moon. This is followed by Mars and then perhaps somewhere in the neighborhood of Proxima Centauri, the nearest star from our Sun. </w:t>
      </w:r>
      <w:r w:rsidRPr="00705BFC">
        <w:rPr>
          <w:rStyle w:val="StyleBoldUnderline"/>
        </w:rPr>
        <w:t>Signs that the Earth is feeling the pressure of the ever mushrooming population are everywhere</w:t>
      </w:r>
      <w:r w:rsidRPr="00E65B98">
        <w:rPr>
          <w:color w:val="000000"/>
          <w:sz w:val="16"/>
        </w:rPr>
        <w:t xml:space="preserve">. Depleted rain forests, deteriorating ozone layer, uninhabitable rivers, and Global Warming are evidences of a stressed-out planet. Sure, there are solutions to these problems. But the fact remains that, pretty soon, the demands of our growing population would be too much for this planet to handle. </w:t>
      </w:r>
      <w:r w:rsidRPr="00705BFC">
        <w:rPr>
          <w:rStyle w:val="StyleBoldUnderline"/>
          <w:highlight w:val="green"/>
        </w:rPr>
        <w:t>The Apollo Program has shown</w:t>
      </w:r>
      <w:r w:rsidRPr="00705BFC">
        <w:rPr>
          <w:rStyle w:val="StyleBoldUnderline"/>
        </w:rPr>
        <w:t xml:space="preserve"> us that </w:t>
      </w:r>
      <w:r w:rsidRPr="00705BFC">
        <w:rPr>
          <w:rStyle w:val="StyleBoldUnderline"/>
          <w:highlight w:val="green"/>
        </w:rPr>
        <w:t xml:space="preserve">it is possible to </w:t>
      </w:r>
      <w:r w:rsidRPr="00705BFC">
        <w:rPr>
          <w:rStyle w:val="StyleBoldUnderline"/>
        </w:rPr>
        <w:t xml:space="preserve">land and even </w:t>
      </w:r>
      <w:r w:rsidRPr="00705BFC">
        <w:rPr>
          <w:rStyle w:val="StyleBoldUnderline"/>
          <w:highlight w:val="green"/>
        </w:rPr>
        <w:t>walk on the Moon.</w:t>
      </w:r>
      <w:r w:rsidRPr="00705BFC">
        <w:rPr>
          <w:rStyle w:val="StyleBoldUnderline"/>
        </w:rPr>
        <w:t xml:space="preserve"> </w:t>
      </w:r>
      <w:r w:rsidRPr="00705BFC">
        <w:rPr>
          <w:rStyle w:val="StyleBoldUnderline"/>
          <w:highlight w:val="green"/>
        </w:rPr>
        <w:t>Building structures there is not</w:t>
      </w:r>
      <w:r w:rsidRPr="00705BFC">
        <w:rPr>
          <w:rStyle w:val="StyleBoldUnderline"/>
        </w:rPr>
        <w:t xml:space="preserve"> an </w:t>
      </w:r>
      <w:r w:rsidRPr="00705BFC">
        <w:rPr>
          <w:rStyle w:val="StyleBoldUnderline"/>
          <w:highlight w:val="green"/>
        </w:rPr>
        <w:t xml:space="preserve">impossible </w:t>
      </w:r>
      <w:r w:rsidRPr="00705BFC">
        <w:rPr>
          <w:rStyle w:val="StyleBoldUnderline"/>
        </w:rPr>
        <w:t>task.</w:t>
      </w:r>
      <w:r w:rsidRPr="00E65B98">
        <w:rPr>
          <w:color w:val="000000"/>
          <w:sz w:val="16"/>
        </w:rPr>
        <w:t xml:space="preserve"> However, there is one main concern – the presence of water. For the Moon or any celestial body to be habitable, it has to have water. If possible, that water has to be in liquid form. </w:t>
      </w:r>
      <w:r w:rsidRPr="00705BFC">
        <w:rPr>
          <w:rStyle w:val="StyleBoldUnderline"/>
          <w:highlight w:val="green"/>
        </w:rPr>
        <w:t>With water, people can grow plants, which can then serve as</w:t>
      </w:r>
      <w:r w:rsidRPr="00705BFC">
        <w:rPr>
          <w:rStyle w:val="StyleBoldUnderline"/>
        </w:rPr>
        <w:t xml:space="preserve"> sources of </w:t>
      </w:r>
      <w:r w:rsidRPr="00705BFC">
        <w:rPr>
          <w:rStyle w:val="StyleBoldUnderline"/>
          <w:highlight w:val="green"/>
        </w:rPr>
        <w:t>food</w:t>
      </w:r>
      <w:r w:rsidRPr="00E65B98">
        <w:rPr>
          <w:color w:val="000000"/>
          <w:sz w:val="16"/>
        </w:rPr>
        <w:t xml:space="preserve">. Energy is not a problem since </w:t>
      </w:r>
      <w:r w:rsidRPr="00705BFC">
        <w:rPr>
          <w:rStyle w:val="StyleBoldUnderline"/>
          <w:highlight w:val="green"/>
        </w:rPr>
        <w:t>Solar energy is readily available</w:t>
      </w:r>
      <w:r w:rsidRPr="00705BFC">
        <w:rPr>
          <w:rStyle w:val="StyleBoldUnderline"/>
        </w:rPr>
        <w:t xml:space="preserve"> on the Lunar surface</w:t>
      </w:r>
      <w:r w:rsidRPr="00E65B98">
        <w:rPr>
          <w:color w:val="000000"/>
          <w:sz w:val="16"/>
        </w:rPr>
        <w:t xml:space="preserve">. Since there is no atmosphere on the Moon, energy from the Sun can reach solar panels unhindered. Solar panels are already being used to power satellites and even the Mars exploration rovers Spirit and Opportunity, so there’s no question to their reliability. Spirit and Opportunity are two mobile robots that are currently exploring the surface of the Red Planet. As </w:t>
      </w:r>
      <w:r w:rsidRPr="00705BFC">
        <w:rPr>
          <w:rStyle w:val="StyleBoldUnderline"/>
        </w:rPr>
        <w:t>with regards to the water problem, a possible solution may lie in the water ice deposits found in some polar craters on the Moon</w:t>
      </w:r>
      <w:r w:rsidRPr="00E65B98">
        <w:rPr>
          <w:color w:val="000000"/>
          <w:sz w:val="16"/>
        </w:rPr>
        <w:t xml:space="preserve">. </w:t>
      </w:r>
      <w:r w:rsidRPr="00705BFC">
        <w:rPr>
          <w:rStyle w:val="StyleBoldUnderline"/>
        </w:rPr>
        <w:t>Data</w:t>
      </w:r>
      <w:r w:rsidRPr="00E65B98">
        <w:rPr>
          <w:color w:val="000000"/>
          <w:sz w:val="16"/>
        </w:rPr>
        <w:t xml:space="preserve"> gathered by the LCROSS lunar impact mission </w:t>
      </w:r>
      <w:r w:rsidRPr="00705BFC">
        <w:rPr>
          <w:rStyle w:val="StyleBoldUnderline"/>
        </w:rPr>
        <w:t>presented proofs of the presence of water ice there.</w:t>
      </w:r>
      <w:r w:rsidRPr="00E65B98">
        <w:rPr>
          <w:color w:val="000000"/>
          <w:sz w:val="12"/>
          <w:bdr w:val="none" w:sz="0" w:space="0" w:color="auto" w:frame="1"/>
        </w:rPr>
        <w:t xml:space="preserve"> </w:t>
      </w:r>
      <w:r w:rsidRPr="00705BFC">
        <w:rPr>
          <w:rStyle w:val="StyleBoldUnderline"/>
          <w:highlight w:val="green"/>
        </w:rPr>
        <w:t>If space colonization on the Moon is not possible, then there’s always Mars.</w:t>
      </w:r>
      <w:r w:rsidRPr="00E65B98">
        <w:rPr>
          <w:color w:val="000000"/>
          <w:sz w:val="16"/>
        </w:rPr>
        <w:t xml:space="preserve"> Mars possesses many attributes that make it a very good candidate for colonization. Mars has a similar axial tilt to the Earth’s, giving it seasons similar to ours. It has a thin atmosphere that can partially shield inhabitants from solar and cosmic radiation. Best of all, like the Moon, Mars also has water ice deposits on its surface.</w:t>
      </w:r>
    </w:p>
    <w:p w:rsidR="00EC230B" w:rsidRPr="005171BA" w:rsidRDefault="00EC230B" w:rsidP="00EC230B">
      <w:pPr>
        <w:pStyle w:val="Heading4"/>
      </w:pPr>
      <w:r w:rsidRPr="005171BA">
        <w:t>No extinction from biodiversity loss</w:t>
      </w:r>
    </w:p>
    <w:p w:rsidR="00EC230B" w:rsidRPr="005171BA" w:rsidRDefault="00EC230B" w:rsidP="00EC230B">
      <w:r w:rsidRPr="005171BA">
        <w:rPr>
          <w:rStyle w:val="StyleStyleBold12pt"/>
        </w:rPr>
        <w:t>Moore 98</w:t>
      </w:r>
      <w:r w:rsidRPr="005171BA">
        <w:t xml:space="preserve"> (Senior Fellow – Hoover Institute, Climate of Fear, Pg. 99)</w:t>
      </w:r>
    </w:p>
    <w:p w:rsidR="00EC230B" w:rsidRPr="005171BA" w:rsidRDefault="00EC230B" w:rsidP="00EC230B"/>
    <w:p w:rsidR="00EC230B" w:rsidRPr="00705BFC" w:rsidRDefault="00EC230B" w:rsidP="00EC230B">
      <w:pPr>
        <w:rPr>
          <w:rStyle w:val="StyleBoldUnderline"/>
          <w:highlight w:val="green"/>
        </w:rPr>
      </w:pPr>
      <w:r w:rsidRPr="00E65B98">
        <w:rPr>
          <w:color w:val="000000"/>
          <w:sz w:val="16"/>
        </w:rPr>
        <w:t>Nevertheless</w:t>
      </w:r>
      <w:r w:rsidRPr="005171BA">
        <w:rPr>
          <w:rStyle w:val="StyleBoldUnderline"/>
        </w:rPr>
        <w:t xml:space="preserve">, </w:t>
      </w:r>
      <w:r w:rsidRPr="00705BFC">
        <w:rPr>
          <w:rStyle w:val="StyleBoldUnderline"/>
          <w:highlight w:val="green"/>
        </w:rPr>
        <w:t>the loss of a class of living being does not</w:t>
      </w:r>
      <w:r w:rsidRPr="005171BA">
        <w:rPr>
          <w:rStyle w:val="StyleBoldUnderline"/>
        </w:rPr>
        <w:t xml:space="preserve"> typically </w:t>
      </w:r>
      <w:r w:rsidRPr="00705BFC">
        <w:rPr>
          <w:rStyle w:val="StyleBoldUnderline"/>
          <w:highlight w:val="green"/>
        </w:rPr>
        <w:t>threaten other species</w:t>
      </w:r>
      <w:r w:rsidRPr="005171BA">
        <w:rPr>
          <w:rStyle w:val="StyleBoldUnderline"/>
        </w:rPr>
        <w:t xml:space="preserve">. Most </w:t>
      </w:r>
      <w:r w:rsidRPr="00705BFC">
        <w:rPr>
          <w:rStyle w:val="StyleBoldUnderline"/>
          <w:highlight w:val="green"/>
        </w:rPr>
        <w:t xml:space="preserve">animals and plants </w:t>
      </w:r>
      <w:r w:rsidRPr="005171BA">
        <w:rPr>
          <w:rStyle w:val="StyleBoldUnderline"/>
        </w:rPr>
        <w:t xml:space="preserve">can </w:t>
      </w:r>
      <w:r w:rsidRPr="00705BFC">
        <w:rPr>
          <w:rStyle w:val="StyleBoldUnderline"/>
          <w:highlight w:val="green"/>
        </w:rPr>
        <w:t>derive</w:t>
      </w:r>
      <w:r w:rsidRPr="005171BA">
        <w:rPr>
          <w:rStyle w:val="StyleBoldUnderline"/>
        </w:rPr>
        <w:t xml:space="preserve"> their nutrients or receive the other</w:t>
      </w:r>
      <w:r w:rsidRPr="00705BFC">
        <w:rPr>
          <w:rStyle w:val="StyleBoldUnderline"/>
          <w:highlight w:val="green"/>
        </w:rPr>
        <w:t xml:space="preserve"> benefits</w:t>
      </w:r>
      <w:r w:rsidRPr="005171BA">
        <w:rPr>
          <w:rStyle w:val="StyleBoldUnderline"/>
        </w:rPr>
        <w:t xml:space="preserve"> provided by a particular species </w:t>
      </w:r>
      <w:r w:rsidRPr="00705BFC">
        <w:rPr>
          <w:rStyle w:val="StyleBoldUnderline"/>
          <w:highlight w:val="green"/>
        </w:rPr>
        <w:t>from more than a single source.</w:t>
      </w:r>
      <w:r w:rsidRPr="005171BA">
        <w:rPr>
          <w:rStyle w:val="StyleBoldUnderline"/>
        </w:rPr>
        <w:t xml:space="preserve"> If it were true that the extinction of a single species would produce a cascade of losses, then the massive extinctions of the past should have wiped out all life. </w:t>
      </w:r>
      <w:r w:rsidRPr="00705BFC">
        <w:rPr>
          <w:rStyle w:val="StyleBoldUnderline"/>
          <w:highlight w:val="green"/>
        </w:rPr>
        <w:t>Evolution forces</w:t>
      </w:r>
      <w:r w:rsidRPr="005171BA">
        <w:rPr>
          <w:rStyle w:val="StyleBoldUnderline"/>
        </w:rPr>
        <w:t xml:space="preserve"> various </w:t>
      </w:r>
      <w:r w:rsidRPr="00705BFC">
        <w:rPr>
          <w:rStyle w:val="StyleBoldUnderline"/>
          <w:highlight w:val="green"/>
        </w:rPr>
        <w:t xml:space="preserve">life forms to adjust </w:t>
      </w:r>
      <w:r w:rsidRPr="005171BA">
        <w:rPr>
          <w:rStyle w:val="StyleBoldUnderline"/>
        </w:rPr>
        <w:t>to change.</w:t>
      </w:r>
      <w:r w:rsidRPr="00E65B98">
        <w:rPr>
          <w:color w:val="000000"/>
          <w:sz w:val="16"/>
        </w:rPr>
        <w:t xml:space="preserve"> A few may not make the adaptation but others will mutate to meet the new conditions. Although a particular chain of DNA may be eliminated through the loss of a species, other animals or plants adapting to the same environment often produce similar genetic solutions with like proteins. </w:t>
      </w:r>
      <w:r w:rsidRPr="00705BFC">
        <w:rPr>
          <w:rStyle w:val="StyleBoldUnderline"/>
          <w:highlight w:val="green"/>
        </w:rPr>
        <w:t>It is</w:t>
      </w:r>
      <w:r w:rsidRPr="005171BA">
        <w:rPr>
          <w:rStyle w:val="StyleBoldUnderline"/>
        </w:rPr>
        <w:t xml:space="preserve"> almost </w:t>
      </w:r>
      <w:r w:rsidRPr="00705BFC">
        <w:rPr>
          <w:rStyle w:val="StyleBoldUnderline"/>
          <w:highlight w:val="green"/>
        </w:rPr>
        <w:t>impossible to imagine a single species that, if eliminated, would threaten</w:t>
      </w:r>
      <w:r w:rsidRPr="005171BA">
        <w:rPr>
          <w:rStyle w:val="StyleBoldUnderline"/>
        </w:rPr>
        <w:t xml:space="preserve"> us </w:t>
      </w:r>
      <w:r w:rsidRPr="00705BFC">
        <w:rPr>
          <w:rStyle w:val="StyleBoldUnderline"/>
          <w:highlight w:val="green"/>
        </w:rPr>
        <w:t>humans.</w:t>
      </w:r>
    </w:p>
    <w:p w:rsidR="00EC230B" w:rsidRPr="00AC3ADA" w:rsidRDefault="00EC230B" w:rsidP="00EC230B">
      <w:pPr>
        <w:pStyle w:val="Heading4"/>
      </w:pPr>
      <w:r w:rsidRPr="00AC3ADA">
        <w:t>Pre-industrial lifestyles devastate the environment</w:t>
      </w:r>
    </w:p>
    <w:p w:rsidR="00EC230B" w:rsidRPr="00AC3ADA" w:rsidRDefault="00EC230B" w:rsidP="00EC230B">
      <w:r w:rsidRPr="00AC3ADA">
        <w:rPr>
          <w:rStyle w:val="StyleStyleBold12pt"/>
        </w:rPr>
        <w:t>Democratic Socialist Party</w:t>
      </w:r>
      <w:r>
        <w:rPr>
          <w:rStyle w:val="StyleStyleBold12pt"/>
        </w:rPr>
        <w:t xml:space="preserve"> 2004</w:t>
      </w:r>
      <w:r w:rsidRPr="00AC3ADA">
        <w:t>, “Chapter II: Symptoms and Causes of the Environmental Crisis,” ENVIRONMENT, CAPITALISM, AND SOCIALISM, online edition, 2004. Available from the World Wide Web at: www.d</w:t>
      </w:r>
      <w:r>
        <w:t>sp.org.au/dsp/ECS/Chapter2.htm</w:t>
      </w:r>
    </w:p>
    <w:p w:rsidR="00EC230B" w:rsidRPr="00AC3ADA" w:rsidRDefault="00EC230B" w:rsidP="00EC230B"/>
    <w:p w:rsidR="00EC230B" w:rsidRPr="00E65B98" w:rsidRDefault="00EC230B" w:rsidP="00EC230B">
      <w:pPr>
        <w:rPr>
          <w:color w:val="000000"/>
          <w:sz w:val="16"/>
        </w:rPr>
      </w:pPr>
      <w:r w:rsidRPr="005171BA">
        <w:rPr>
          <w:rStyle w:val="StyleBoldUnderline"/>
        </w:rPr>
        <w:t xml:space="preserve">Lastly, </w:t>
      </w:r>
      <w:r w:rsidRPr="00705BFC">
        <w:rPr>
          <w:rStyle w:val="StyleBoldUnderline"/>
          <w:highlight w:val="green"/>
        </w:rPr>
        <w:t>a return to a pre-industrial</w:t>
      </w:r>
      <w:r w:rsidRPr="005171BA">
        <w:rPr>
          <w:rStyle w:val="StyleBoldUnderline"/>
        </w:rPr>
        <w:t xml:space="preserve">, agrarian </w:t>
      </w:r>
      <w:r w:rsidRPr="00705BFC">
        <w:rPr>
          <w:rStyle w:val="StyleBoldUnderline"/>
          <w:highlight w:val="green"/>
        </w:rPr>
        <w:t>society would not</w:t>
      </w:r>
      <w:r w:rsidRPr="005171BA">
        <w:rPr>
          <w:rStyle w:val="StyleBoldUnderline"/>
        </w:rPr>
        <w:t xml:space="preserve"> even provide an automatic </w:t>
      </w:r>
      <w:r w:rsidRPr="00705BFC">
        <w:rPr>
          <w:rStyle w:val="StyleBoldUnderline"/>
          <w:highlight w:val="green"/>
        </w:rPr>
        <w:t>guarantee against environmental destruction</w:t>
      </w:r>
      <w:r w:rsidRPr="005171BA">
        <w:rPr>
          <w:rStyle w:val="StyleBoldUnderline"/>
        </w:rPr>
        <w:t xml:space="preserve">. The </w:t>
      </w:r>
      <w:r w:rsidRPr="00705BFC">
        <w:rPr>
          <w:rStyle w:val="StyleBoldUnderline"/>
          <w:highlight w:val="green"/>
        </w:rPr>
        <w:t>advocates of this</w:t>
      </w:r>
      <w:r w:rsidRPr="005171BA">
        <w:rPr>
          <w:rStyle w:val="StyleBoldUnderline"/>
        </w:rPr>
        <w:t xml:space="preserve"> solution often</w:t>
      </w:r>
      <w:r w:rsidRPr="00705BFC">
        <w:rPr>
          <w:rStyle w:val="StyleBoldUnderline"/>
          <w:highlight w:val="green"/>
        </w:rPr>
        <w:t xml:space="preserve"> have a romanticised view of pre-industrial societies </w:t>
      </w:r>
      <w:r w:rsidRPr="005171BA">
        <w:rPr>
          <w:rStyle w:val="StyleBoldUnderline"/>
        </w:rPr>
        <w:t xml:space="preserve">as simple, natural and harmoniously integrated with nature. </w:t>
      </w:r>
      <w:r w:rsidRPr="00705BFC">
        <w:rPr>
          <w:rStyle w:val="StyleBoldUnderline"/>
          <w:highlight w:val="green"/>
        </w:rPr>
        <w:t xml:space="preserve">But </w:t>
      </w:r>
      <w:r w:rsidRPr="005171BA">
        <w:rPr>
          <w:rStyle w:val="StyleBoldUnderline"/>
        </w:rPr>
        <w:t xml:space="preserve">pre-industrial societies often caused severe environmental problems. For example, </w:t>
      </w:r>
      <w:r w:rsidRPr="00705BFC">
        <w:rPr>
          <w:rStyle w:val="StyleBoldUnderline"/>
          <w:highlight w:val="green"/>
        </w:rPr>
        <w:t>hunter-gatherer tribes</w:t>
      </w:r>
      <w:r w:rsidRPr="005171BA">
        <w:rPr>
          <w:rStyle w:val="StyleBoldUnderline"/>
        </w:rPr>
        <w:t xml:space="preserve"> in Africa, North America and Australia </w:t>
      </w:r>
      <w:r w:rsidRPr="00705BFC">
        <w:rPr>
          <w:rStyle w:val="StyleBoldUnderline"/>
          <w:highlight w:val="green"/>
        </w:rPr>
        <w:t xml:space="preserve">destroyed vast areas of woodland through </w:t>
      </w:r>
      <w:r w:rsidRPr="005171BA">
        <w:rPr>
          <w:rStyle w:val="StyleBoldUnderline"/>
        </w:rPr>
        <w:t xml:space="preserve">repeated </w:t>
      </w:r>
      <w:r w:rsidRPr="00705BFC">
        <w:rPr>
          <w:rStyle w:val="StyleBoldUnderline"/>
          <w:highlight w:val="green"/>
        </w:rPr>
        <w:t>burning</w:t>
      </w:r>
      <w:r w:rsidRPr="005171BA">
        <w:rPr>
          <w:rStyle w:val="StyleBoldUnderline"/>
        </w:rPr>
        <w:t xml:space="preserve"> in order to increase pasture for the animals they hunted. Burning was also one of their techniques of hunting</w:t>
      </w:r>
      <w:r w:rsidRPr="00E65B98">
        <w:rPr>
          <w:color w:val="000000"/>
          <w:sz w:val="16"/>
        </w:rPr>
        <w:t xml:space="preserve">. </w:t>
      </w:r>
      <w:r w:rsidRPr="005171BA">
        <w:rPr>
          <w:rStyle w:val="StyleBoldUnderline"/>
        </w:rPr>
        <w:t xml:space="preserve">Primitive </w:t>
      </w:r>
      <w:r w:rsidRPr="00705BFC">
        <w:rPr>
          <w:rStyle w:val="StyleBoldUnderline"/>
          <w:highlight w:val="green"/>
        </w:rPr>
        <w:t>pastoral communities inflicted even greater damage</w:t>
      </w:r>
      <w:r w:rsidRPr="00E65B98">
        <w:rPr>
          <w:color w:val="000000"/>
          <w:sz w:val="16"/>
        </w:rPr>
        <w:t xml:space="preserve">. Not possessing any means of transportation, afraid of wild animals preying on their herds from the shelter of forests, the primitive pastoralists tried to keep domesticated animals as close as possible to their settlements. In addition, these patriarchal societies measured a man's social status by the size of his herds. As a consequence of these two factors, pastures were overgrazed, forests were cut down to create new pasture and to provide firewood. </w:t>
      </w:r>
      <w:r w:rsidRPr="00705BFC">
        <w:rPr>
          <w:rStyle w:val="StyleBoldUnderline"/>
          <w:highlight w:val="green"/>
        </w:rPr>
        <w:t xml:space="preserve">The </w:t>
      </w:r>
      <w:r w:rsidRPr="005171BA">
        <w:rPr>
          <w:rStyle w:val="StyleBoldUnderline"/>
        </w:rPr>
        <w:t xml:space="preserve">degradation and even </w:t>
      </w:r>
      <w:r w:rsidRPr="00705BFC">
        <w:rPr>
          <w:rStyle w:val="StyleBoldUnderline"/>
          <w:highlight w:val="green"/>
        </w:rPr>
        <w:t xml:space="preserve">desertification of </w:t>
      </w:r>
      <w:r w:rsidRPr="005171BA">
        <w:rPr>
          <w:rStyle w:val="StyleBoldUnderline"/>
        </w:rPr>
        <w:t xml:space="preserve">the vast open spaces of </w:t>
      </w:r>
      <w:r w:rsidRPr="00705BFC">
        <w:rPr>
          <w:rStyle w:val="StyleBoldUnderline"/>
          <w:highlight w:val="green"/>
        </w:rPr>
        <w:t>Central Asia and the Middle East is</w:t>
      </w:r>
      <w:r w:rsidRPr="005171BA">
        <w:rPr>
          <w:rStyle w:val="StyleBoldUnderline"/>
        </w:rPr>
        <w:t xml:space="preserve"> to a considerable extent </w:t>
      </w:r>
      <w:r w:rsidRPr="00705BFC">
        <w:rPr>
          <w:rStyle w:val="StyleBoldUnderline"/>
          <w:highlight w:val="green"/>
        </w:rPr>
        <w:t>the result of the activities of herdsmen</w:t>
      </w:r>
      <w:r w:rsidRPr="005171BA">
        <w:rPr>
          <w:rStyle w:val="StyleBoldUnderline"/>
        </w:rPr>
        <w:t xml:space="preserve"> over thousands of years.</w:t>
      </w:r>
      <w:r w:rsidRPr="00E65B98">
        <w:rPr>
          <w:color w:val="000000"/>
          <w:sz w:val="16"/>
        </w:rPr>
        <w:t xml:space="preserve"> It is justifiably said that the nomad is not so much the son of the desert as its father.</w:t>
      </w:r>
    </w:p>
    <w:p w:rsidR="00EC230B" w:rsidRPr="00AC3ADA" w:rsidRDefault="00EC230B" w:rsidP="00EC230B">
      <w:pPr>
        <w:pStyle w:val="Heading4"/>
      </w:pPr>
      <w:r w:rsidRPr="00AC3ADA">
        <w:t>Alt would cause the starvation of billions</w:t>
      </w:r>
    </w:p>
    <w:p w:rsidR="00EC230B" w:rsidRPr="00AC3ADA" w:rsidRDefault="00EC230B" w:rsidP="00EC230B">
      <w:r w:rsidRPr="00AC3ADA">
        <w:rPr>
          <w:rStyle w:val="StyleStyleBold12pt"/>
        </w:rPr>
        <w:t>Democratic Socialist Party</w:t>
      </w:r>
      <w:r>
        <w:rPr>
          <w:rStyle w:val="StyleStyleBold12pt"/>
        </w:rPr>
        <w:t xml:space="preserve"> 2004</w:t>
      </w:r>
      <w:r w:rsidRPr="00AC3ADA">
        <w:t>, “Chapter II: Symptoms and Causes of the Environmental Crisis,” ENVIRONMENT, CAPITALISM, AND SOCIALISM, online edition, 2004. Available from the World Wide Web at: www.d</w:t>
      </w:r>
      <w:r>
        <w:t>sp.org.au/dsp/ECS/Chapter2.htm</w:t>
      </w:r>
    </w:p>
    <w:p w:rsidR="00EC230B" w:rsidRPr="00AC3ADA" w:rsidRDefault="00EC230B" w:rsidP="00EC230B"/>
    <w:p w:rsidR="00EC230B" w:rsidRPr="00E65B98" w:rsidRDefault="00EC230B" w:rsidP="00EC230B">
      <w:pPr>
        <w:rPr>
          <w:color w:val="000000"/>
          <w:sz w:val="16"/>
        </w:rPr>
      </w:pPr>
      <w:r w:rsidRPr="005171BA">
        <w:rPr>
          <w:rStyle w:val="StyleBoldUnderline"/>
        </w:rPr>
        <w:t xml:space="preserve">The power and environmental impact of modern technology is so intense and wide-ranging that its shortsighted application to nature can have, and is having, catastrophic results. This has led </w:t>
      </w:r>
      <w:r w:rsidRPr="00705BFC">
        <w:rPr>
          <w:rStyle w:val="StyleBoldUnderline"/>
          <w:highlight w:val="green"/>
        </w:rPr>
        <w:t>some environmentalists</w:t>
      </w:r>
      <w:r w:rsidRPr="005171BA">
        <w:rPr>
          <w:rStyle w:val="StyleBoldUnderline"/>
        </w:rPr>
        <w:t xml:space="preserve"> to </w:t>
      </w:r>
      <w:r w:rsidRPr="00705BFC">
        <w:rPr>
          <w:rStyle w:val="StyleBoldUnderline"/>
          <w:highlight w:val="green"/>
        </w:rPr>
        <w:t>urge</w:t>
      </w:r>
      <w:r w:rsidRPr="005171BA">
        <w:rPr>
          <w:rStyle w:val="StyleBoldUnderline"/>
        </w:rPr>
        <w:t xml:space="preserve"> the abandonment of industrial technology and </w:t>
      </w:r>
      <w:r w:rsidRPr="00705BFC">
        <w:rPr>
          <w:rStyle w:val="StyleBoldUnderline"/>
          <w:highlight w:val="green"/>
        </w:rPr>
        <w:t>a return to a pre-industrial</w:t>
      </w:r>
      <w:r w:rsidRPr="005171BA">
        <w:rPr>
          <w:rStyle w:val="StyleBoldUnderline"/>
        </w:rPr>
        <w:t xml:space="preserve">, self-sufficient, agrarian, village-based </w:t>
      </w:r>
      <w:r w:rsidRPr="00705BFC">
        <w:rPr>
          <w:rStyle w:val="StyleBoldUnderline"/>
          <w:highlight w:val="green"/>
        </w:rPr>
        <w:t xml:space="preserve">economy </w:t>
      </w:r>
      <w:r w:rsidRPr="005171BA">
        <w:rPr>
          <w:rStyle w:val="StyleBoldUnderline"/>
        </w:rPr>
        <w:t xml:space="preserve">as the only way to preserve the natural equilibrium of the biosphere. </w:t>
      </w:r>
      <w:r w:rsidRPr="00705BFC">
        <w:rPr>
          <w:rStyle w:val="StyleBoldUnderline"/>
          <w:highlight w:val="green"/>
        </w:rPr>
        <w:t>Such a proposal</w:t>
      </w:r>
      <w:r w:rsidRPr="005171BA">
        <w:rPr>
          <w:rStyle w:val="StyleBoldUnderline"/>
        </w:rPr>
        <w:t xml:space="preserve"> is not only reactionary in the most literal sense of the term, but also totally untenable</w:t>
      </w:r>
      <w:r w:rsidRPr="00E65B98">
        <w:rPr>
          <w:color w:val="000000"/>
          <w:sz w:val="16"/>
        </w:rPr>
        <w:t xml:space="preserve">. </w:t>
      </w:r>
      <w:r w:rsidRPr="005171BA">
        <w:rPr>
          <w:rStyle w:val="StyleBoldUnderline"/>
        </w:rPr>
        <w:t xml:space="preserve">Firstly, it </w:t>
      </w:r>
      <w:r w:rsidRPr="00705BFC">
        <w:rPr>
          <w:rStyle w:val="StyleBoldUnderline"/>
          <w:highlight w:val="green"/>
        </w:rPr>
        <w:t>would mean the death, through starvation</w:t>
      </w:r>
      <w:r w:rsidRPr="005171BA">
        <w:rPr>
          <w:rStyle w:val="StyleBoldUnderline"/>
        </w:rPr>
        <w:t xml:space="preserve"> alone, </w:t>
      </w:r>
      <w:r w:rsidRPr="00705BFC">
        <w:rPr>
          <w:rStyle w:val="StyleBoldUnderline"/>
          <w:highlight w:val="green"/>
        </w:rPr>
        <w:t>of much of the world's current population</w:t>
      </w:r>
      <w:r w:rsidRPr="00E65B98">
        <w:rPr>
          <w:color w:val="000000"/>
          <w:sz w:val="16"/>
        </w:rPr>
        <w:t xml:space="preserve">. Modern industrialised agriculture produces cereal crop yields of 6000-8000 kilograms per hectare. Using such industrial farming techniques, each hectare of cultivated land can support 25-35 people at the minimum level of 230 kilograms per capita. </w:t>
      </w:r>
      <w:r w:rsidRPr="005171BA">
        <w:rPr>
          <w:rStyle w:val="StyleBoldUnderline"/>
        </w:rPr>
        <w:t>Non-industrial farming techniques produce only enough to support about one person per hectare</w:t>
      </w:r>
      <w:r w:rsidRPr="00E65B98">
        <w:rPr>
          <w:color w:val="000000"/>
          <w:sz w:val="16"/>
        </w:rPr>
        <w:t xml:space="preserve">. </w:t>
      </w:r>
      <w:r w:rsidRPr="005171BA">
        <w:rPr>
          <w:rStyle w:val="StyleBoldUnderline"/>
        </w:rPr>
        <w:t>Using currently cultivated land, pre-</w:t>
      </w:r>
      <w:r w:rsidRPr="00705BFC">
        <w:rPr>
          <w:rStyle w:val="StyleBoldUnderline"/>
          <w:highlight w:val="green"/>
        </w:rPr>
        <w:t>industrial methods of</w:t>
      </w:r>
      <w:r w:rsidRPr="005171BA">
        <w:rPr>
          <w:rStyle w:val="StyleBoldUnderline"/>
        </w:rPr>
        <w:t xml:space="preserve"> cereal </w:t>
      </w:r>
      <w:r w:rsidRPr="00705BFC">
        <w:rPr>
          <w:rStyle w:val="StyleBoldUnderline"/>
          <w:highlight w:val="green"/>
        </w:rPr>
        <w:t>production would be sufficient to provide</w:t>
      </w:r>
      <w:r w:rsidRPr="005171BA">
        <w:rPr>
          <w:rStyle w:val="StyleBoldUnderline"/>
        </w:rPr>
        <w:t xml:space="preserve"> the minimum daily</w:t>
      </w:r>
      <w:r w:rsidRPr="00705BFC">
        <w:rPr>
          <w:rStyle w:val="StyleBoldUnderline"/>
          <w:highlight w:val="green"/>
        </w:rPr>
        <w:t xml:space="preserve"> calorie requirements for</w:t>
      </w:r>
      <w:r w:rsidRPr="005171BA">
        <w:rPr>
          <w:rStyle w:val="StyleBoldUnderline"/>
        </w:rPr>
        <w:t xml:space="preserve"> about 1400 million people, that is, </w:t>
      </w:r>
      <w:r w:rsidRPr="00705BFC">
        <w:rPr>
          <w:rStyle w:val="StyleBoldUnderline"/>
          <w:highlight w:val="green"/>
        </w:rPr>
        <w:t xml:space="preserve">less than one-third of the world's </w:t>
      </w:r>
      <w:r w:rsidRPr="005171BA">
        <w:rPr>
          <w:rStyle w:val="StyleBoldUnderline"/>
        </w:rPr>
        <w:t xml:space="preserve">present </w:t>
      </w:r>
      <w:r w:rsidRPr="00705BFC">
        <w:rPr>
          <w:rStyle w:val="StyleBoldUnderline"/>
          <w:highlight w:val="green"/>
        </w:rPr>
        <w:t>population</w:t>
      </w:r>
      <w:r w:rsidRPr="00E65B98">
        <w:rPr>
          <w:color w:val="000000"/>
          <w:sz w:val="16"/>
        </w:rPr>
        <w:t>. Indeed, prior to industrialisation, the world's population reached a maximum of 600 million, one-eighth its present number.</w:t>
      </w:r>
    </w:p>
    <w:p w:rsidR="00EC230B" w:rsidRPr="00AC3ADA" w:rsidRDefault="00EC230B" w:rsidP="00EC230B">
      <w:pPr>
        <w:pStyle w:val="Heading4"/>
      </w:pPr>
      <w:r w:rsidRPr="00AC3ADA">
        <w:t>Alt requires facism and wars</w:t>
      </w:r>
    </w:p>
    <w:p w:rsidR="00EC230B" w:rsidRPr="00AC3ADA" w:rsidRDefault="00EC230B" w:rsidP="00EC230B">
      <w:r w:rsidRPr="00AC3ADA">
        <w:rPr>
          <w:rStyle w:val="StyleStyleBold12pt"/>
        </w:rPr>
        <w:t>Democratic Socialist Party</w:t>
      </w:r>
      <w:r>
        <w:rPr>
          <w:rStyle w:val="StyleStyleBold12pt"/>
        </w:rPr>
        <w:t xml:space="preserve"> 2004</w:t>
      </w:r>
      <w:r w:rsidRPr="00AC3ADA">
        <w:t>, “Chapter II: Symptoms and Causes of the Environmental Crisis,” ENVIRONMENT, CAPITALISM, AND SOCIALISM, online edition, 2004. Available from the World Wide Web at: www.d</w:t>
      </w:r>
      <w:r>
        <w:t>sp.org.au/dsp/ECS/Chapter2.htm</w:t>
      </w:r>
    </w:p>
    <w:p w:rsidR="00EC230B" w:rsidRPr="00AC3ADA" w:rsidRDefault="00EC230B" w:rsidP="00EC230B"/>
    <w:p w:rsidR="00EC230B" w:rsidRPr="00AC3ADA" w:rsidRDefault="00EC230B" w:rsidP="00EC230B">
      <w:pPr>
        <w:rPr>
          <w:color w:val="000000"/>
          <w:sz w:val="16"/>
          <w:shd w:val="clear" w:color="auto" w:fill="00FF00"/>
        </w:rPr>
      </w:pPr>
      <w:r w:rsidRPr="005171BA">
        <w:rPr>
          <w:rStyle w:val="StyleBoldUnderline"/>
        </w:rPr>
        <w:t xml:space="preserve">Secondly, </w:t>
      </w:r>
      <w:r w:rsidRPr="00705BFC">
        <w:rPr>
          <w:rStyle w:val="StyleBoldUnderline"/>
          <w:highlight w:val="green"/>
        </w:rPr>
        <w:t>the</w:t>
      </w:r>
      <w:r w:rsidRPr="005171BA">
        <w:rPr>
          <w:rStyle w:val="StyleBoldUnderline"/>
        </w:rPr>
        <w:t xml:space="preserve"> great majority of the </w:t>
      </w:r>
      <w:r w:rsidRPr="00705BFC">
        <w:rPr>
          <w:rStyle w:val="StyleBoldUnderline"/>
          <w:highlight w:val="green"/>
        </w:rPr>
        <w:t>world's population would not voluntarily submit to death by starvation</w:t>
      </w:r>
      <w:r w:rsidRPr="005171BA">
        <w:rPr>
          <w:rStyle w:val="StyleBoldUnderline"/>
        </w:rPr>
        <w:t>. Nor is it likely that the few hundred millions who would be able to survive would be content to eat just enough to appease their hunger,</w:t>
      </w:r>
      <w:r w:rsidRPr="00E65B98">
        <w:rPr>
          <w:color w:val="000000"/>
          <w:sz w:val="16"/>
        </w:rPr>
        <w:t xml:space="preserve"> let alone willingly forego the general quality of life that modern industry, science and technology makes possible. </w:t>
      </w:r>
      <w:r w:rsidRPr="00705BFC">
        <w:rPr>
          <w:rStyle w:val="StyleBoldUnderline"/>
          <w:highlight w:val="green"/>
        </w:rPr>
        <w:t>Deindustrialisation would</w:t>
      </w:r>
      <w:r w:rsidRPr="005171BA">
        <w:rPr>
          <w:rStyle w:val="StyleBoldUnderline"/>
        </w:rPr>
        <w:t xml:space="preserve"> therefore </w:t>
      </w:r>
      <w:r w:rsidRPr="00705BFC">
        <w:rPr>
          <w:rStyle w:val="StyleBoldUnderline"/>
          <w:highlight w:val="green"/>
        </w:rPr>
        <w:t>require the global imposition of a permanent totalitarian regime so malevolently inhuman it would make Pol Pot's genocidal tyranny in Cambodia appear benign by comparison</w:t>
      </w:r>
      <w:r w:rsidRPr="00E65B98">
        <w:rPr>
          <w:color w:val="000000"/>
          <w:sz w:val="16"/>
        </w:rPr>
        <w:t xml:space="preserve">. </w:t>
      </w:r>
      <w:r w:rsidRPr="005171BA">
        <w:rPr>
          <w:rStyle w:val="StyleBoldUnderline"/>
        </w:rPr>
        <w:t>In the face of massive popular resistance</w:t>
      </w:r>
      <w:r w:rsidRPr="00E65B98">
        <w:rPr>
          <w:color w:val="000000"/>
          <w:sz w:val="16"/>
        </w:rPr>
        <w:t xml:space="preserve">, including from the highly skilled and organised workers of the industrialised countries, </w:t>
      </w:r>
      <w:r w:rsidRPr="00705BFC">
        <w:rPr>
          <w:rStyle w:val="StyleBoldUnderline"/>
          <w:highlight w:val="green"/>
        </w:rPr>
        <w:t>such a regime could only come to power</w:t>
      </w:r>
      <w:r w:rsidRPr="005171BA">
        <w:rPr>
          <w:rStyle w:val="StyleBoldUnderline"/>
        </w:rPr>
        <w:t xml:space="preserve"> and maintain itself </w:t>
      </w:r>
      <w:r w:rsidRPr="00705BFC">
        <w:rPr>
          <w:rStyle w:val="StyleBoldUnderline"/>
          <w:highlight w:val="green"/>
        </w:rPr>
        <w:t xml:space="preserve">by using the fiendish weapons </w:t>
      </w:r>
      <w:r w:rsidRPr="005171BA">
        <w:rPr>
          <w:rStyle w:val="StyleBoldUnderline"/>
        </w:rPr>
        <w:t xml:space="preserve">and technical instruments of social control </w:t>
      </w:r>
      <w:r w:rsidRPr="00705BFC">
        <w:rPr>
          <w:rStyle w:val="StyleBoldUnderline"/>
          <w:highlight w:val="green"/>
        </w:rPr>
        <w:t>that industrial production</w:t>
      </w:r>
      <w:r w:rsidRPr="005171BA">
        <w:rPr>
          <w:rStyle w:val="StyleBoldUnderline"/>
        </w:rPr>
        <w:t xml:space="preserve"> and technology </w:t>
      </w:r>
      <w:r w:rsidRPr="00705BFC">
        <w:rPr>
          <w:rStyle w:val="StyleBoldUnderline"/>
          <w:highlight w:val="green"/>
        </w:rPr>
        <w:t>make possible, thus defeating the</w:t>
      </w:r>
      <w:r w:rsidRPr="005171BA">
        <w:rPr>
          <w:rStyle w:val="StyleBoldUnderline"/>
        </w:rPr>
        <w:t xml:space="preserve"> very </w:t>
      </w:r>
      <w:r w:rsidRPr="00705BFC">
        <w:rPr>
          <w:rStyle w:val="StyleBoldUnderline"/>
          <w:highlight w:val="green"/>
        </w:rPr>
        <w:t>rationale for its</w:t>
      </w:r>
      <w:r w:rsidRPr="005171BA">
        <w:rPr>
          <w:rStyle w:val="StyleBoldUnderline"/>
        </w:rPr>
        <w:t xml:space="preserve"> own</w:t>
      </w:r>
      <w:r w:rsidRPr="00705BFC">
        <w:rPr>
          <w:rStyle w:val="StyleBoldUnderline"/>
          <w:highlight w:val="green"/>
        </w:rPr>
        <w:t xml:space="preserve"> existence</w:t>
      </w:r>
      <w:r w:rsidRPr="00E65B98">
        <w:rPr>
          <w:color w:val="000000"/>
          <w:sz w:val="16"/>
          <w:shd w:val="clear" w:color="auto" w:fill="00FF00"/>
        </w:rPr>
        <w:t>.</w:t>
      </w:r>
    </w:p>
    <w:p w:rsidR="00BF3EEB" w:rsidRPr="001D3DAB" w:rsidRDefault="00BF3EEB" w:rsidP="00BF3EEB">
      <w:pPr>
        <w:pStyle w:val="Heading3"/>
      </w:pPr>
      <w:r>
        <w:t xml:space="preserve">Growth good – solves war </w:t>
      </w:r>
    </w:p>
    <w:p w:rsidR="00BF3EEB" w:rsidRPr="001D3DAB" w:rsidRDefault="00BF3EEB" w:rsidP="00BF3EEB">
      <w:pPr>
        <w:pStyle w:val="Heading4"/>
      </w:pPr>
      <w:r w:rsidRPr="001D3DAB">
        <w:t>Economic growth causes international cooperation which solves war</w:t>
      </w:r>
    </w:p>
    <w:p w:rsidR="00BF3EEB" w:rsidRPr="001D3DAB" w:rsidRDefault="00BF3EEB" w:rsidP="00BF3EEB">
      <w:pPr>
        <w:rPr>
          <w:rFonts w:eastAsia="Calibri" w:cs="Arial"/>
        </w:rPr>
      </w:pPr>
      <w:r w:rsidRPr="001D3DAB">
        <w:rPr>
          <w:rStyle w:val="StyleStyleBold12pt"/>
          <w:szCs w:val="26"/>
        </w:rPr>
        <w:t>Mead 12</w:t>
      </w:r>
      <w:r w:rsidRPr="001D3DAB">
        <w:rPr>
          <w:rFonts w:eastAsia="Calibri" w:cs="Arial"/>
        </w:rPr>
        <w:t xml:space="preserve"> (Walter Russell, James Clarke Chace Professor of Foreign Affairs and Humanities at Bard College, 7/18/12, “Energy Revolution 3: The New American Century” The American Interest) http://blogs.the-american-interest.com/wrm/2012/07/18/energy-revolution-3-the-new-american-century/</w:t>
      </w:r>
    </w:p>
    <w:p w:rsidR="00BF3EEB" w:rsidRPr="001D3DAB" w:rsidRDefault="00BF3EEB" w:rsidP="00BF3EEB">
      <w:pPr>
        <w:rPr>
          <w:rFonts w:eastAsia="Calibri" w:cs="Arial"/>
        </w:rPr>
      </w:pPr>
    </w:p>
    <w:p w:rsidR="00BF3EEB" w:rsidRPr="001D3DAB" w:rsidRDefault="00BF3EEB" w:rsidP="00BF3EEB">
      <w:pPr>
        <w:rPr>
          <w:rStyle w:val="StyleBoldUnderline"/>
        </w:rPr>
      </w:pPr>
      <w:r w:rsidRPr="001D3DAB">
        <w:rPr>
          <w:rStyle w:val="StyleBoldUnderline"/>
        </w:rPr>
        <w:t>Abundant energy will</w:t>
      </w:r>
      <w:r w:rsidRPr="001D3DAB">
        <w:rPr>
          <w:rFonts w:eastAsia="Calibri" w:cs="Arial"/>
          <w:color w:val="000000"/>
          <w:sz w:val="16"/>
        </w:rPr>
        <w:t xml:space="preserve"> also </w:t>
      </w:r>
      <w:r w:rsidRPr="001D3DAB">
        <w:rPr>
          <w:rStyle w:val="StyleBoldUnderline"/>
        </w:rPr>
        <w:t xml:space="preserve">promote </w:t>
      </w:r>
      <w:r w:rsidRPr="001D3DAB">
        <w:rPr>
          <w:rStyle w:val="StyleBoldUnderline"/>
          <w:highlight w:val="green"/>
        </w:rPr>
        <w:t>global economic growth</w:t>
      </w:r>
      <w:r w:rsidRPr="001D3DAB">
        <w:rPr>
          <w:rStyle w:val="StyleBoldUnderline"/>
        </w:rPr>
        <w:t xml:space="preserve">, an effect that strengthens and </w:t>
      </w:r>
      <w:r w:rsidRPr="001D3DAB">
        <w:rPr>
          <w:rStyle w:val="StyleBoldUnderline"/>
          <w:highlight w:val="green"/>
        </w:rPr>
        <w:t>stabilizes the world system. It is easier for countries to cooperate when their economies are doing well. There is less nationalist pressure</w:t>
      </w:r>
      <w:r w:rsidRPr="001D3DAB">
        <w:rPr>
          <w:rStyle w:val="StyleBoldUnderline"/>
        </w:rPr>
        <w:t xml:space="preserve"> inside countries driving political leaders to take confrontational stands, </w:t>
      </w:r>
      <w:r w:rsidRPr="001D3DAB">
        <w:rPr>
          <w:rStyle w:val="StyleBoldUnderline"/>
          <w:highlight w:val="green"/>
        </w:rPr>
        <w:t xml:space="preserve">and it is easier to negotiate </w:t>
      </w:r>
      <w:r w:rsidRPr="001D3DAB">
        <w:rPr>
          <w:rStyle w:val="StyleBoldUnderline"/>
        </w:rPr>
        <w:t>win-win solutions</w:t>
      </w:r>
      <w:r w:rsidRPr="001D3DAB">
        <w:rPr>
          <w:rStyle w:val="StyleBoldUnderline"/>
          <w:highlight w:val="green"/>
        </w:rPr>
        <w:t xml:space="preserve"> and build</w:t>
      </w:r>
      <w:r w:rsidRPr="001D3DAB">
        <w:rPr>
          <w:rFonts w:eastAsia="Calibri" w:cs="Arial"/>
          <w:color w:val="000000"/>
          <w:sz w:val="16"/>
        </w:rPr>
        <w:t xml:space="preserve"> functioning </w:t>
      </w:r>
      <w:r w:rsidRPr="001D3DAB">
        <w:rPr>
          <w:rStyle w:val="StyleBoldUnderline"/>
          <w:highlight w:val="green"/>
        </w:rPr>
        <w:t>international institutions when all parties are</w:t>
      </w:r>
      <w:r w:rsidRPr="001D3DAB">
        <w:rPr>
          <w:rFonts w:eastAsia="Calibri" w:cs="Arial"/>
          <w:color w:val="000000"/>
          <w:sz w:val="16"/>
        </w:rPr>
        <w:t>relatively</w:t>
      </w:r>
      <w:r w:rsidRPr="001D3DAB">
        <w:rPr>
          <w:rStyle w:val="StyleBoldUnderline"/>
          <w:highlight w:val="green"/>
        </w:rPr>
        <w:t xml:space="preserve">optimistic </w:t>
      </w:r>
      <w:r w:rsidRPr="001D3DAB">
        <w:rPr>
          <w:rStyle w:val="StyleBoldUnderline"/>
        </w:rPr>
        <w:t>about their prospects.</w:t>
      </w:r>
    </w:p>
    <w:p w:rsidR="00BF3EEB" w:rsidRPr="001D3DAB" w:rsidRDefault="00BF3EEB" w:rsidP="00BF3EEB"/>
    <w:p w:rsidR="00BF3EEB" w:rsidRPr="001D3DAB" w:rsidRDefault="00BF3EEB" w:rsidP="00BF3EEB"/>
    <w:p w:rsidR="00BF3EEB" w:rsidRDefault="00BF3EEB">
      <w:pPr>
        <w:spacing w:after="200" w:line="276" w:lineRule="auto"/>
        <w:rPr>
          <w:rFonts w:asciiTheme="minorHAnsi" w:hAnsiTheme="minorHAnsi" w:cstheme="minorBidi"/>
        </w:rPr>
      </w:pPr>
    </w:p>
    <w:sectPr w:rsidR="00BF3E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509" w:rsidRDefault="00A56509" w:rsidP="005F5576">
      <w:r>
        <w:separator/>
      </w:r>
    </w:p>
  </w:endnote>
  <w:endnote w:type="continuationSeparator" w:id="0">
    <w:p w:rsidR="00A56509" w:rsidRDefault="00A5650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509" w:rsidRDefault="00A56509" w:rsidP="005F5576">
      <w:r>
        <w:separator/>
      </w:r>
    </w:p>
  </w:footnote>
  <w:footnote w:type="continuationSeparator" w:id="0">
    <w:p w:rsidR="00A56509" w:rsidRDefault="00A5650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E12"/>
    <w:rsid w:val="000022F2"/>
    <w:rsid w:val="0000459F"/>
    <w:rsid w:val="00004EB4"/>
    <w:rsid w:val="0002196C"/>
    <w:rsid w:val="00021F29"/>
    <w:rsid w:val="00022F02"/>
    <w:rsid w:val="00024296"/>
    <w:rsid w:val="00027EED"/>
    <w:rsid w:val="0003041D"/>
    <w:rsid w:val="00033028"/>
    <w:rsid w:val="000360A7"/>
    <w:rsid w:val="00052A1D"/>
    <w:rsid w:val="00055E12"/>
    <w:rsid w:val="00064A59"/>
    <w:rsid w:val="0007162E"/>
    <w:rsid w:val="00073B9A"/>
    <w:rsid w:val="00075491"/>
    <w:rsid w:val="00090287"/>
    <w:rsid w:val="00090BA2"/>
    <w:rsid w:val="0009547F"/>
    <w:rsid w:val="000978A3"/>
    <w:rsid w:val="00097D7E"/>
    <w:rsid w:val="000A0D7F"/>
    <w:rsid w:val="000A1D39"/>
    <w:rsid w:val="000A4FA5"/>
    <w:rsid w:val="000B1E12"/>
    <w:rsid w:val="000B61C8"/>
    <w:rsid w:val="000C767D"/>
    <w:rsid w:val="000D0B76"/>
    <w:rsid w:val="000D2AE5"/>
    <w:rsid w:val="000D3A26"/>
    <w:rsid w:val="000D3D8D"/>
    <w:rsid w:val="000D41D2"/>
    <w:rsid w:val="000E14D1"/>
    <w:rsid w:val="000E41A3"/>
    <w:rsid w:val="000F37E7"/>
    <w:rsid w:val="000F6483"/>
    <w:rsid w:val="00113C68"/>
    <w:rsid w:val="00114663"/>
    <w:rsid w:val="00115576"/>
    <w:rsid w:val="0012057B"/>
    <w:rsid w:val="00126D92"/>
    <w:rsid w:val="001301AC"/>
    <w:rsid w:val="001304DF"/>
    <w:rsid w:val="00140397"/>
    <w:rsid w:val="0014072D"/>
    <w:rsid w:val="00141F7D"/>
    <w:rsid w:val="00141FBF"/>
    <w:rsid w:val="00151444"/>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40A"/>
    <w:rsid w:val="001D0D51"/>
    <w:rsid w:val="001D3DAB"/>
    <w:rsid w:val="001F7572"/>
    <w:rsid w:val="0020006E"/>
    <w:rsid w:val="002009AE"/>
    <w:rsid w:val="002101DA"/>
    <w:rsid w:val="00217499"/>
    <w:rsid w:val="0024023F"/>
    <w:rsid w:val="00240C4E"/>
    <w:rsid w:val="00243DC0"/>
    <w:rsid w:val="00250E16"/>
    <w:rsid w:val="00257696"/>
    <w:rsid w:val="0026382E"/>
    <w:rsid w:val="00264B0D"/>
    <w:rsid w:val="00272786"/>
    <w:rsid w:val="00287AB7"/>
    <w:rsid w:val="00293710"/>
    <w:rsid w:val="00294D00"/>
    <w:rsid w:val="00295E1E"/>
    <w:rsid w:val="002A0E13"/>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1764A"/>
    <w:rsid w:val="00326187"/>
    <w:rsid w:val="00326EEB"/>
    <w:rsid w:val="0033078A"/>
    <w:rsid w:val="00331559"/>
    <w:rsid w:val="00341D6C"/>
    <w:rsid w:val="00344E91"/>
    <w:rsid w:val="00347123"/>
    <w:rsid w:val="0034756E"/>
    <w:rsid w:val="00347E74"/>
    <w:rsid w:val="00351D97"/>
    <w:rsid w:val="00354B5B"/>
    <w:rsid w:val="003729F0"/>
    <w:rsid w:val="00383E0A"/>
    <w:rsid w:val="003847C7"/>
    <w:rsid w:val="00385298"/>
    <w:rsid w:val="003852CE"/>
    <w:rsid w:val="0038534C"/>
    <w:rsid w:val="00392E92"/>
    <w:rsid w:val="00395C83"/>
    <w:rsid w:val="003A2A3B"/>
    <w:rsid w:val="003A440C"/>
    <w:rsid w:val="003B024E"/>
    <w:rsid w:val="003B0C84"/>
    <w:rsid w:val="003B183E"/>
    <w:rsid w:val="003B2F3E"/>
    <w:rsid w:val="003B3FF3"/>
    <w:rsid w:val="003B55B7"/>
    <w:rsid w:val="003B57CD"/>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3568"/>
    <w:rsid w:val="00471A70"/>
    <w:rsid w:val="00473A79"/>
    <w:rsid w:val="00475E03"/>
    <w:rsid w:val="00476723"/>
    <w:rsid w:val="0047798D"/>
    <w:rsid w:val="004931DE"/>
    <w:rsid w:val="004A6083"/>
    <w:rsid w:val="004A6E81"/>
    <w:rsid w:val="004A7806"/>
    <w:rsid w:val="004B0545"/>
    <w:rsid w:val="004B7E46"/>
    <w:rsid w:val="004D2E68"/>
    <w:rsid w:val="004D3745"/>
    <w:rsid w:val="004D3987"/>
    <w:rsid w:val="004E294C"/>
    <w:rsid w:val="004E3132"/>
    <w:rsid w:val="004E552E"/>
    <w:rsid w:val="004E656D"/>
    <w:rsid w:val="004F0849"/>
    <w:rsid w:val="004F12C6"/>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5F8F"/>
    <w:rsid w:val="00546D61"/>
    <w:rsid w:val="005579BF"/>
    <w:rsid w:val="00560C3E"/>
    <w:rsid w:val="00563468"/>
    <w:rsid w:val="00564EC2"/>
    <w:rsid w:val="00565EAE"/>
    <w:rsid w:val="00573677"/>
    <w:rsid w:val="00575F7D"/>
    <w:rsid w:val="00580383"/>
    <w:rsid w:val="00580E40"/>
    <w:rsid w:val="00590731"/>
    <w:rsid w:val="005A506B"/>
    <w:rsid w:val="005A701C"/>
    <w:rsid w:val="005B0616"/>
    <w:rsid w:val="005B2444"/>
    <w:rsid w:val="005B2D14"/>
    <w:rsid w:val="005B3140"/>
    <w:rsid w:val="005C0B05"/>
    <w:rsid w:val="005D1156"/>
    <w:rsid w:val="005D152A"/>
    <w:rsid w:val="005E0681"/>
    <w:rsid w:val="005E3B08"/>
    <w:rsid w:val="005E3FE4"/>
    <w:rsid w:val="005E572E"/>
    <w:rsid w:val="005F5576"/>
    <w:rsid w:val="006014AB"/>
    <w:rsid w:val="006029DD"/>
    <w:rsid w:val="00605F20"/>
    <w:rsid w:val="0061680A"/>
    <w:rsid w:val="00623B70"/>
    <w:rsid w:val="0063578B"/>
    <w:rsid w:val="00636B3D"/>
    <w:rsid w:val="00641025"/>
    <w:rsid w:val="00650E98"/>
    <w:rsid w:val="00656C61"/>
    <w:rsid w:val="006672D8"/>
    <w:rsid w:val="0066771B"/>
    <w:rsid w:val="00670D96"/>
    <w:rsid w:val="00672877"/>
    <w:rsid w:val="00683154"/>
    <w:rsid w:val="006868DB"/>
    <w:rsid w:val="00687B5B"/>
    <w:rsid w:val="00690115"/>
    <w:rsid w:val="00690898"/>
    <w:rsid w:val="00693039"/>
    <w:rsid w:val="00693A5A"/>
    <w:rsid w:val="006B302F"/>
    <w:rsid w:val="006B39E7"/>
    <w:rsid w:val="006B562D"/>
    <w:rsid w:val="006C2063"/>
    <w:rsid w:val="006C64D4"/>
    <w:rsid w:val="006E53F0"/>
    <w:rsid w:val="006E62C2"/>
    <w:rsid w:val="006F46C3"/>
    <w:rsid w:val="006F7CDF"/>
    <w:rsid w:val="00700BDB"/>
    <w:rsid w:val="0070121B"/>
    <w:rsid w:val="00701E73"/>
    <w:rsid w:val="007101F0"/>
    <w:rsid w:val="00711FE2"/>
    <w:rsid w:val="00712649"/>
    <w:rsid w:val="00714BC9"/>
    <w:rsid w:val="007201E1"/>
    <w:rsid w:val="00723F91"/>
    <w:rsid w:val="00725623"/>
    <w:rsid w:val="00732B8B"/>
    <w:rsid w:val="00740A1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B05"/>
    <w:rsid w:val="007E3F59"/>
    <w:rsid w:val="007E5043"/>
    <w:rsid w:val="007E5183"/>
    <w:rsid w:val="007F7E42"/>
    <w:rsid w:val="00801A16"/>
    <w:rsid w:val="008133F9"/>
    <w:rsid w:val="00816663"/>
    <w:rsid w:val="00823AAC"/>
    <w:rsid w:val="00836026"/>
    <w:rsid w:val="00854C66"/>
    <w:rsid w:val="008553E1"/>
    <w:rsid w:val="0087643B"/>
    <w:rsid w:val="00877669"/>
    <w:rsid w:val="008823FC"/>
    <w:rsid w:val="00897F92"/>
    <w:rsid w:val="008A64C9"/>
    <w:rsid w:val="008B180A"/>
    <w:rsid w:val="008B24B7"/>
    <w:rsid w:val="008C2CD8"/>
    <w:rsid w:val="008C5743"/>
    <w:rsid w:val="008C68EE"/>
    <w:rsid w:val="008C7F44"/>
    <w:rsid w:val="008D4273"/>
    <w:rsid w:val="008D4EF3"/>
    <w:rsid w:val="008E0E4F"/>
    <w:rsid w:val="008E1FD5"/>
    <w:rsid w:val="008E4139"/>
    <w:rsid w:val="008F1AC8"/>
    <w:rsid w:val="008F322F"/>
    <w:rsid w:val="009018D3"/>
    <w:rsid w:val="00907DFE"/>
    <w:rsid w:val="00914596"/>
    <w:rsid w:val="009146BF"/>
    <w:rsid w:val="00915AD4"/>
    <w:rsid w:val="00915EF1"/>
    <w:rsid w:val="00924C08"/>
    <w:rsid w:val="00927D88"/>
    <w:rsid w:val="00930D1F"/>
    <w:rsid w:val="00935127"/>
    <w:rsid w:val="0094025E"/>
    <w:rsid w:val="00940ACA"/>
    <w:rsid w:val="0094256C"/>
    <w:rsid w:val="00953F11"/>
    <w:rsid w:val="009706C1"/>
    <w:rsid w:val="00976675"/>
    <w:rsid w:val="00976FBF"/>
    <w:rsid w:val="00984B38"/>
    <w:rsid w:val="009A0636"/>
    <w:rsid w:val="009A6FF5"/>
    <w:rsid w:val="009B2B47"/>
    <w:rsid w:val="009B35DB"/>
    <w:rsid w:val="009C4298"/>
    <w:rsid w:val="009C5572"/>
    <w:rsid w:val="009C6306"/>
    <w:rsid w:val="009D318C"/>
    <w:rsid w:val="00A10B8B"/>
    <w:rsid w:val="00A20D78"/>
    <w:rsid w:val="00A2174A"/>
    <w:rsid w:val="00A26733"/>
    <w:rsid w:val="00A3595E"/>
    <w:rsid w:val="00A46C7F"/>
    <w:rsid w:val="00A56509"/>
    <w:rsid w:val="00A73245"/>
    <w:rsid w:val="00A77145"/>
    <w:rsid w:val="00A82989"/>
    <w:rsid w:val="00A904FE"/>
    <w:rsid w:val="00A9262C"/>
    <w:rsid w:val="00AB3B76"/>
    <w:rsid w:val="00AB61DD"/>
    <w:rsid w:val="00AC222F"/>
    <w:rsid w:val="00AC2CC7"/>
    <w:rsid w:val="00AC7B3B"/>
    <w:rsid w:val="00AD1070"/>
    <w:rsid w:val="00AD3CE6"/>
    <w:rsid w:val="00AE1307"/>
    <w:rsid w:val="00AE7586"/>
    <w:rsid w:val="00AF7A65"/>
    <w:rsid w:val="00B06710"/>
    <w:rsid w:val="00B07EBF"/>
    <w:rsid w:val="00B166CB"/>
    <w:rsid w:val="00B235E1"/>
    <w:rsid w:val="00B272CF"/>
    <w:rsid w:val="00B3145D"/>
    <w:rsid w:val="00B357BA"/>
    <w:rsid w:val="00B564DB"/>
    <w:rsid w:val="00B768B6"/>
    <w:rsid w:val="00B76E5D"/>
    <w:rsid w:val="00B816A3"/>
    <w:rsid w:val="00B8198C"/>
    <w:rsid w:val="00B90599"/>
    <w:rsid w:val="00B908D1"/>
    <w:rsid w:val="00B940D1"/>
    <w:rsid w:val="00BB58BD"/>
    <w:rsid w:val="00BB6A26"/>
    <w:rsid w:val="00BC1034"/>
    <w:rsid w:val="00BE2408"/>
    <w:rsid w:val="00BE3EC6"/>
    <w:rsid w:val="00BE5BEB"/>
    <w:rsid w:val="00BE6528"/>
    <w:rsid w:val="00BF3EEB"/>
    <w:rsid w:val="00C0087A"/>
    <w:rsid w:val="00C05F9D"/>
    <w:rsid w:val="00C23805"/>
    <w:rsid w:val="00C27212"/>
    <w:rsid w:val="00C34185"/>
    <w:rsid w:val="00C42DD6"/>
    <w:rsid w:val="00C528AC"/>
    <w:rsid w:val="00C545E7"/>
    <w:rsid w:val="00C66858"/>
    <w:rsid w:val="00C72E69"/>
    <w:rsid w:val="00C7411E"/>
    <w:rsid w:val="00C82210"/>
    <w:rsid w:val="00C84988"/>
    <w:rsid w:val="00CA4AF6"/>
    <w:rsid w:val="00CA59CA"/>
    <w:rsid w:val="00CB2356"/>
    <w:rsid w:val="00CB4075"/>
    <w:rsid w:val="00CB4E6D"/>
    <w:rsid w:val="00CC23DE"/>
    <w:rsid w:val="00CD3E3A"/>
    <w:rsid w:val="00CD5D6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1444"/>
    <w:rsid w:val="00DC701C"/>
    <w:rsid w:val="00DD7F91"/>
    <w:rsid w:val="00DF5C59"/>
    <w:rsid w:val="00DF5E70"/>
    <w:rsid w:val="00E00376"/>
    <w:rsid w:val="00E01016"/>
    <w:rsid w:val="00E043B1"/>
    <w:rsid w:val="00E14EBD"/>
    <w:rsid w:val="00E16734"/>
    <w:rsid w:val="00E23260"/>
    <w:rsid w:val="00E2367A"/>
    <w:rsid w:val="00E27BC7"/>
    <w:rsid w:val="00E35FC9"/>
    <w:rsid w:val="00E377A4"/>
    <w:rsid w:val="00E41346"/>
    <w:rsid w:val="00E420E9"/>
    <w:rsid w:val="00E4635D"/>
    <w:rsid w:val="00E55DE4"/>
    <w:rsid w:val="00E61D76"/>
    <w:rsid w:val="00E674DB"/>
    <w:rsid w:val="00E70912"/>
    <w:rsid w:val="00E75F28"/>
    <w:rsid w:val="00E90AA6"/>
    <w:rsid w:val="00E977B8"/>
    <w:rsid w:val="00E97AD1"/>
    <w:rsid w:val="00EA109B"/>
    <w:rsid w:val="00EA15A8"/>
    <w:rsid w:val="00EA2926"/>
    <w:rsid w:val="00EB2CDE"/>
    <w:rsid w:val="00EB7385"/>
    <w:rsid w:val="00EC1A81"/>
    <w:rsid w:val="00EC230B"/>
    <w:rsid w:val="00EC7E5C"/>
    <w:rsid w:val="00ED78F1"/>
    <w:rsid w:val="00EE4DCA"/>
    <w:rsid w:val="00EF0F62"/>
    <w:rsid w:val="00EF5A61"/>
    <w:rsid w:val="00F007E1"/>
    <w:rsid w:val="00F0134E"/>
    <w:rsid w:val="00F057C6"/>
    <w:rsid w:val="00F11E0A"/>
    <w:rsid w:val="00F17D96"/>
    <w:rsid w:val="00F22565"/>
    <w:rsid w:val="00F25BE8"/>
    <w:rsid w:val="00F3380E"/>
    <w:rsid w:val="00F40837"/>
    <w:rsid w:val="00F42F79"/>
    <w:rsid w:val="00F47773"/>
    <w:rsid w:val="00F5019D"/>
    <w:rsid w:val="00F5248C"/>
    <w:rsid w:val="00F56308"/>
    <w:rsid w:val="00F634D6"/>
    <w:rsid w:val="00F64385"/>
    <w:rsid w:val="00F6473F"/>
    <w:rsid w:val="00F76366"/>
    <w:rsid w:val="00F805C0"/>
    <w:rsid w:val="00F87E4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12F97148-AC13-4C00-8482-2D87F7C7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F5C5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F5C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5C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5C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w:basedOn w:val="Normal"/>
    <w:next w:val="Normal"/>
    <w:link w:val="Heading4Char"/>
    <w:qFormat/>
    <w:rsid w:val="00DF5C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F5C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5C59"/>
  </w:style>
  <w:style w:type="character" w:customStyle="1" w:styleId="Heading1Char">
    <w:name w:val="Heading 1 Char"/>
    <w:aliases w:val="Pocket Char"/>
    <w:basedOn w:val="DefaultParagraphFont"/>
    <w:link w:val="Heading1"/>
    <w:uiPriority w:val="1"/>
    <w:rsid w:val="00DF5C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F5C5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DF5C5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F5C59"/>
    <w:rPr>
      <w:b/>
      <w:bCs/>
    </w:rPr>
  </w:style>
  <w:style w:type="character" w:customStyle="1" w:styleId="Heading3Char">
    <w:name w:val="Heading 3 Char"/>
    <w:aliases w:val="Block Char"/>
    <w:basedOn w:val="DefaultParagraphFont"/>
    <w:link w:val="Heading3"/>
    <w:uiPriority w:val="3"/>
    <w:rsid w:val="00DF5C59"/>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Intense Emphasis1,Intense Emphasis2,HHeading 3 + 12 pt,ci,Intense Emphasis11,Intense Emphasis3,Minimized Char,Intense Emphasis111,Intense Emphasis1111,Bo,Intense Emphasis31,Bold,Style"/>
    <w:basedOn w:val="DefaultParagraphFont"/>
    <w:uiPriority w:val="6"/>
    <w:qFormat/>
    <w:rsid w:val="00DF5C59"/>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DF5C59"/>
    <w:rPr>
      <w:b/>
      <w:bCs/>
      <w:sz w:val="26"/>
      <w:u w:val="none"/>
    </w:rPr>
  </w:style>
  <w:style w:type="paragraph" w:styleId="Header">
    <w:name w:val="header"/>
    <w:basedOn w:val="Normal"/>
    <w:link w:val="HeaderChar"/>
    <w:uiPriority w:val="99"/>
    <w:semiHidden/>
    <w:rsid w:val="00DF5C59"/>
    <w:pPr>
      <w:tabs>
        <w:tab w:val="center" w:pos="4680"/>
        <w:tab w:val="right" w:pos="9360"/>
      </w:tabs>
    </w:pPr>
  </w:style>
  <w:style w:type="character" w:customStyle="1" w:styleId="HeaderChar">
    <w:name w:val="Header Char"/>
    <w:basedOn w:val="DefaultParagraphFont"/>
    <w:link w:val="Header"/>
    <w:uiPriority w:val="99"/>
    <w:semiHidden/>
    <w:rsid w:val="00DF5C59"/>
    <w:rPr>
      <w:rFonts w:ascii="Calibri" w:hAnsi="Calibri" w:cs="Calibri"/>
    </w:rPr>
  </w:style>
  <w:style w:type="paragraph" w:styleId="Footer">
    <w:name w:val="footer"/>
    <w:basedOn w:val="Normal"/>
    <w:link w:val="FooterChar"/>
    <w:uiPriority w:val="99"/>
    <w:semiHidden/>
    <w:rsid w:val="00DF5C59"/>
    <w:pPr>
      <w:tabs>
        <w:tab w:val="center" w:pos="4680"/>
        <w:tab w:val="right" w:pos="9360"/>
      </w:tabs>
    </w:pPr>
  </w:style>
  <w:style w:type="character" w:customStyle="1" w:styleId="FooterChar">
    <w:name w:val="Footer Char"/>
    <w:basedOn w:val="DefaultParagraphFont"/>
    <w:link w:val="Footer"/>
    <w:uiPriority w:val="99"/>
    <w:semiHidden/>
    <w:rsid w:val="00DF5C59"/>
    <w:rPr>
      <w:rFonts w:ascii="Calibri" w:hAnsi="Calibri" w:cs="Calibri"/>
    </w:rPr>
  </w:style>
  <w:style w:type="character" w:styleId="Hyperlink">
    <w:name w:val="Hyperlink"/>
    <w:aliases w:val="heading 1 (block title),Read,Important,Internet Link"/>
    <w:basedOn w:val="DefaultParagraphFont"/>
    <w:uiPriority w:val="99"/>
    <w:rsid w:val="00DF5C59"/>
    <w:rPr>
      <w:color w:val="auto"/>
      <w:u w:val="none"/>
    </w:rPr>
  </w:style>
  <w:style w:type="character" w:styleId="FollowedHyperlink">
    <w:name w:val="FollowedHyperlink"/>
    <w:basedOn w:val="DefaultParagraphFont"/>
    <w:uiPriority w:val="99"/>
    <w:semiHidden/>
    <w:rsid w:val="00DF5C59"/>
    <w:rPr>
      <w:color w:val="auto"/>
      <w:u w:val="none"/>
    </w:rPr>
  </w:style>
  <w:style w:type="character" w:customStyle="1" w:styleId="Heading4Char">
    <w:name w:val="Heading 4 Char"/>
    <w:aliases w:val="Tag Char,Big card Char,Normal Tag Char,heading 2 Char"/>
    <w:basedOn w:val="DefaultParagraphFont"/>
    <w:link w:val="Heading4"/>
    <w:uiPriority w:val="4"/>
    <w:rsid w:val="00DF5C59"/>
    <w:rPr>
      <w:rFonts w:ascii="Calibri" w:eastAsiaTheme="majorEastAsia" w:hAnsi="Calibri" w:cstheme="majorBidi"/>
      <w:b/>
      <w:bCs/>
      <w:iCs/>
      <w:sz w:val="26"/>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1D3DAB"/>
    <w:rPr>
      <w:rFonts w:ascii="Arial" w:hAnsi="Arial"/>
      <w:b/>
      <w:sz w:val="22"/>
      <w:szCs w:val="24"/>
    </w:rPr>
  </w:style>
  <w:style w:type="paragraph" w:customStyle="1" w:styleId="evidencetext">
    <w:name w:val="evidence text"/>
    <w:basedOn w:val="Normal"/>
    <w:next w:val="Normal"/>
    <w:link w:val="evidencetextChar1"/>
    <w:qFormat/>
    <w:rsid w:val="001D3DAB"/>
    <w:pPr>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1D3DAB"/>
    <w:rPr>
      <w:rFonts w:ascii="Arial" w:eastAsia="Times New Roman" w:hAnsi="Arial" w:cs="Times New Roman"/>
      <w:color w:val="000000"/>
      <w:sz w:val="16"/>
      <w:szCs w:val="24"/>
    </w:rPr>
  </w:style>
  <w:style w:type="paragraph" w:customStyle="1" w:styleId="BlockTitle1">
    <w:name w:val="Block Title #1"/>
    <w:basedOn w:val="Heading1"/>
    <w:next w:val="Normal"/>
    <w:qFormat/>
    <w:rsid w:val="001D3DAB"/>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highlight2">
    <w:name w:val="highlight2"/>
    <w:basedOn w:val="DefaultParagraphFont"/>
    <w:rsid w:val="001D3DAB"/>
    <w:rPr>
      <w:rFonts w:ascii="Arial" w:hAnsi="Arial"/>
      <w:b/>
      <w:sz w:val="19"/>
      <w:u w:val="thick"/>
      <w:bdr w:val="none" w:sz="0" w:space="0" w:color="auto"/>
      <w:shd w:val="clear" w:color="auto" w:fill="auto"/>
    </w:rPr>
  </w:style>
  <w:style w:type="character" w:customStyle="1" w:styleId="box">
    <w:name w:val="box"/>
    <w:basedOn w:val="DefaultParagraphFont"/>
    <w:rsid w:val="001D3DAB"/>
    <w:rPr>
      <w:rFonts w:ascii="Arial" w:hAnsi="Arial" w:cs="Arial"/>
      <w:b/>
      <w:color w:val="000000"/>
      <w:sz w:val="19"/>
      <w:szCs w:val="22"/>
      <w:u w:val="thick"/>
      <w:bdr w:val="single" w:sz="12" w:space="0" w:color="auto"/>
    </w:rPr>
  </w:style>
  <w:style w:type="character" w:customStyle="1" w:styleId="reduce2">
    <w:name w:val="reduce2"/>
    <w:basedOn w:val="DefaultParagraphFont"/>
    <w:rsid w:val="00B8198C"/>
    <w:rPr>
      <w:rFonts w:ascii="Arial" w:hAnsi="Arial" w:cs="Arial"/>
      <w:color w:val="000000"/>
      <w:sz w:val="12"/>
      <w:szCs w:val="22"/>
    </w:rPr>
  </w:style>
  <w:style w:type="character" w:customStyle="1" w:styleId="Style11pt">
    <w:name w:val="Style 11 pt"/>
    <w:rsid w:val="002A0E1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oia.org/wp-content/uploads/2013/12/The-Economic-Benefits-of-Increasing-US-Access-to-Offshore-Oil-and-Natura....pdf" TargetMode="External"/><Relationship Id="rId18" Type="http://schemas.openxmlformats.org/officeDocument/2006/relationships/hyperlink" Target="http://www.noia.org/wp-content/uploads/2013/12/The-Economic-Benefits-of-Increasing-US-Access-to-Offshore-Oil-and-Natura....pdf" TargetMode="External"/><Relationship Id="rId26" Type="http://schemas.openxmlformats.org/officeDocument/2006/relationships/hyperlink" Target="http://www.noia.org/wp-content/uploads/2013/12/The-Economic-Benefits-of-Increasing-US-Access-to-Offshore-Oil-and-Natura....pdf" TargetMode="External"/><Relationship Id="rId3" Type="http://schemas.openxmlformats.org/officeDocument/2006/relationships/customXml" Target="../customXml/item3.xml"/><Relationship Id="rId21" Type="http://schemas.openxmlformats.org/officeDocument/2006/relationships/hyperlink" Target="http://www.noia.org/wp-content/uploads/2013/12/The-Economic-Benefits-of-Increasing-US-Access-to-Offshore-Oil-and-Natura....pdf" TargetMode="External"/><Relationship Id="rId7" Type="http://schemas.openxmlformats.org/officeDocument/2006/relationships/footnotes" Target="footnotes.xml"/><Relationship Id="rId12" Type="http://schemas.openxmlformats.org/officeDocument/2006/relationships/hyperlink" Target="http://www.noia.org/wp-content/uploads/2013/12/The-Economic-Benefits-of-Increasing-US-Access-to-Offshore-Oil-and-Natura....pdf" TargetMode="External"/><Relationship Id="rId17" Type="http://schemas.openxmlformats.org/officeDocument/2006/relationships/hyperlink" Target="http://www.whitehouse.gov/blog/2013/08/29/reducing-america-s-dependence-foreign-oil-strategy-increase-economic-growth-and-redu" TargetMode="External"/><Relationship Id="rId25" Type="http://schemas.openxmlformats.org/officeDocument/2006/relationships/hyperlink" Target="http://www.internations.org/usa-expats/guide/16293-economy-finance/the-us-economy-1628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oia.org/wp-content/uploads/2013/12/The-Economic-Benefits-of-Increasing-US-Access-to-Offshore-Oil-and-Natura....pdf" TargetMode="External"/><Relationship Id="rId20" Type="http://schemas.openxmlformats.org/officeDocument/2006/relationships/hyperlink" Target="http://www.noia.org/wp-content/uploads/2013/12/The-Economic-Benefits-of-Increasing-US-Access-to-Offshore-Oil-and-Natura....pdf" TargetMode="External"/><Relationship Id="rId29" Type="http://schemas.openxmlformats.org/officeDocument/2006/relationships/hyperlink" Target="http://www.cnbc.com/id/10182892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oia.org/wp-content/uploads/2013/12/The-Economic-Benefits-of-Increasing-US-Access-to-Offshore-Oil-and-Natura....pdf" TargetMode="External"/><Relationship Id="rId24" Type="http://schemas.openxmlformats.org/officeDocument/2006/relationships/hyperlink" Target="http://www.prairiebizmag.com/event/article/id/19949/"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pddnet.com/blogs/2013/10/are-we-manufacturing-renaissance" TargetMode="External"/><Relationship Id="rId23" Type="http://schemas.openxmlformats.org/officeDocument/2006/relationships/hyperlink" Target="http://www.treehugger.com/files/2008/02/always_look_on.php" TargetMode="External"/><Relationship Id="rId28" Type="http://schemas.openxmlformats.org/officeDocument/2006/relationships/hyperlink" Target="http://www.eia.gov/forecasts/steo/" TargetMode="External"/><Relationship Id="rId10" Type="http://schemas.openxmlformats.org/officeDocument/2006/relationships/hyperlink" Target="http://www.noia.org/wp-content/uploads/2013/12/The-Economic-Benefits-of-Increasing-US-Access-to-Offshore-Oil-and-Natura....pdf" TargetMode="External"/><Relationship Id="rId19" Type="http://schemas.openxmlformats.org/officeDocument/2006/relationships/hyperlink" Target="http://www.noia.org/wp-content/uploads/2013/12/The-Economic-Benefits-of-Increasing-US-Access-to-Offshore-Oil-and-Natura....pdf" TargetMode="External"/><Relationship Id="rId31" Type="http://schemas.openxmlformats.org/officeDocument/2006/relationships/hyperlink" Target="http://www.securitychallenges.org.au/ArticlePDFs/vol3no1Manicom.pdf" TargetMode="External"/><Relationship Id="rId4" Type="http://schemas.openxmlformats.org/officeDocument/2006/relationships/styles" Target="styles.xml"/><Relationship Id="rId9" Type="http://schemas.openxmlformats.org/officeDocument/2006/relationships/hyperlink" Target="http://www.nytimes.com/2014/02/28/us/us-moves-toward-atlantic-oil-exploration-stirring-debate-over-sea-life.html?_r=1" TargetMode="External"/><Relationship Id="rId14" Type="http://schemas.openxmlformats.org/officeDocument/2006/relationships/hyperlink" Target="http://www.nytimes.com/2014/04/05/business/economy/jobs-report-for-march.html?_r=0" TargetMode="External"/><Relationship Id="rId22" Type="http://schemas.openxmlformats.org/officeDocument/2006/relationships/hyperlink" Target="http://www.noia.org/wp-content/uploads/2013/12/The-Economic-Benefits-of-Increasing-US-Access-to-Offshore-Oil-and-Natura....pdf" TargetMode="External"/><Relationship Id="rId27" Type="http://schemas.openxmlformats.org/officeDocument/2006/relationships/hyperlink" Target="http://www.brookings.edu/research/opinions/2012/07/10-economy-foreign-policy-lieberthal-ohanlon" TargetMode="External"/><Relationship Id="rId30" Type="http://schemas.openxmlformats.org/officeDocument/2006/relationships/hyperlink" Target="http://www.worldpoliticsreview.com/articles/8099/the-new-rules-leadership-fatigue-puts-u-s-and-globalization-at-crossroa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3047</TotalTime>
  <Pages>118</Pages>
  <Words>55557</Words>
  <Characters>316678</Characters>
  <Application>Microsoft Office Word</Application>
  <DocSecurity>0</DocSecurity>
  <Lines>2638</Lines>
  <Paragraphs>742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OCS AFF</vt:lpstr>
      <vt:lpstr>    Drilling </vt:lpstr>
      <vt:lpstr>        1ac – inherency </vt:lpstr>
      <vt:lpstr>        Inherency </vt:lpstr>
      <vt:lpstr>    Solvency </vt:lpstr>
      <vt:lpstr>        Solvency 1ac</vt:lpstr>
      <vt:lpstr>        Solvency – OCS – Oil Production/Econ</vt:lpstr>
      <vt:lpstr>    ADV Economy – production </vt:lpstr>
      <vt:lpstr>        ADV Economy 1ac – production  </vt:lpstr>
      <vt:lpstr>        Econ ADV – 2ac overview </vt:lpstr>
      <vt:lpstr>        Econ ADV – 2ac Impact Calc</vt:lpstr>
      <vt:lpstr>        Econ ADV – Unemployment – 2ac o/v </vt:lpstr>
      <vt:lpstr>        Econ ADV – Unemployment – key economy </vt:lpstr>
      <vt:lpstr>        Econ ADV – Unemployment – OCS Solves</vt:lpstr>
      <vt:lpstr>        Econ ADV – Unemployment – A2 can’t solve</vt:lpstr>
      <vt:lpstr>        Econ ADV – Unemployment – A2 no impact</vt:lpstr>
      <vt:lpstr>        Econ ADV – trade deficit – 2ac o/v </vt:lpstr>
      <vt:lpstr>        Econ ADV – trade deficit – Drilling Solves</vt:lpstr>
      <vt:lpstr>        Econ ADV – trade deficit – key economy</vt:lpstr>
      <vt:lpstr>        Econ ADV – trade deficit – A2 can’t solve</vt:lpstr>
    </vt:vector>
  </TitlesOfParts>
  <Company>Whitman College</Company>
  <LinksUpToDate>false</LinksUpToDate>
  <CharactersWithSpaces>371493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Louie Petit</cp:lastModifiedBy>
  <cp:revision>20</cp:revision>
  <dcterms:created xsi:type="dcterms:W3CDTF">2014-07-07T20:38:00Z</dcterms:created>
  <dcterms:modified xsi:type="dcterms:W3CDTF">2014-07-15T21:30:00Z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